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charts/chart1.xml" ContentType="application/vnd.openxmlformats-officedocument.drawingml.chart+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E8026" w14:textId="239136BF" w:rsidR="00CC2583" w:rsidRPr="00077AB2" w:rsidRDefault="00CC2583" w:rsidP="00077AB2">
      <w:pPr>
        <w:rPr>
          <w:rFonts w:eastAsia="Calibri"/>
          <w:szCs w:val="22"/>
        </w:rPr>
      </w:pPr>
      <w:bookmarkStart w:id="0" w:name="_Toc400542591"/>
      <w:r>
        <w:rPr>
          <w:noProof/>
          <w:sz w:val="16"/>
          <w:szCs w:val="16"/>
        </w:rPr>
        <mc:AlternateContent>
          <mc:Choice Requires="wpg">
            <w:drawing>
              <wp:anchor distT="0" distB="0" distL="114300" distR="114300" simplePos="0" relativeHeight="251569152" behindDoc="0" locked="0" layoutInCell="1" allowOverlap="1" wp14:anchorId="5F08AC4B" wp14:editId="31603D50">
                <wp:simplePos x="0" y="0"/>
                <wp:positionH relativeFrom="margin">
                  <wp:align>center</wp:align>
                </wp:positionH>
                <wp:positionV relativeFrom="paragraph">
                  <wp:posOffset>-473892</wp:posOffset>
                </wp:positionV>
                <wp:extent cx="6863443" cy="1251857"/>
                <wp:effectExtent l="0" t="0" r="0" b="5715"/>
                <wp:wrapNone/>
                <wp:docPr id="6" name="Group 6"/>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1" name="Rectangle 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70282DB1" id="Group 6" o:spid="_x0000_s1026" style="position:absolute;margin-left:0;margin-top:-37.3pt;width:540.45pt;height:98.55pt;z-index:251569152;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AqYl7N0QMA&#10;AC0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">
                  <v:imagedata r:id="rId15" o:title="horizontal RGB white"/>
                </v:shape>
                <w10:wrap anchorx="margin"/>
              </v:group>
            </w:pict>
          </mc:Fallback>
        </mc:AlternateContent>
      </w:r>
    </w:p>
    <w:p w14:paraId="7EE72D35" w14:textId="263C8109" w:rsidR="00CC2583" w:rsidRDefault="00CC2583" w:rsidP="00993FDB">
      <w:pPr>
        <w:jc w:val="both"/>
        <w:rPr>
          <w:rFonts w:eastAsia="Calibri"/>
          <w:szCs w:val="22"/>
        </w:rPr>
      </w:pPr>
    </w:p>
    <w:p w14:paraId="05BE50C1" w14:textId="7DD441C2" w:rsidR="00CC2583" w:rsidRPr="00077AB2" w:rsidRDefault="00CC2583" w:rsidP="00CC2583">
      <w:pPr>
        <w:jc w:val="both"/>
        <w:rPr>
          <w:rFonts w:eastAsia="Calibri"/>
          <w:szCs w:val="22"/>
        </w:rPr>
      </w:pPr>
      <w:commentRangeStart w:id="1"/>
      <w:commentRangeEnd w:id="1"/>
      <w:r>
        <w:rPr>
          <w:rStyle w:val="CommentReference"/>
        </w:rPr>
        <w:commentReference w:id="1"/>
      </w:r>
    </w:p>
    <w:p w14:paraId="07B74718" w14:textId="77777777" w:rsidR="00CC2583" w:rsidRDefault="00CC2583" w:rsidP="002C7BB0">
      <w:pPr>
        <w:spacing w:before="240" w:after="200" w:line="0" w:lineRule="atLeast"/>
        <w:rPr>
          <w:rFonts w:eastAsia="Calibri"/>
          <w:noProof/>
          <w:color w:val="4799B5"/>
          <w:sz w:val="48"/>
          <w:szCs w:val="48"/>
        </w:rPr>
      </w:pPr>
    </w:p>
    <w:p w14:paraId="0E5B09A8" w14:textId="77777777" w:rsidR="005C05D0" w:rsidRDefault="005C05D0" w:rsidP="005C05D0">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32D32840" w14:textId="77777777" w:rsidR="00CC2583" w:rsidRDefault="00CC2583" w:rsidP="002C7BB0">
      <w:pPr>
        <w:spacing w:before="240" w:after="200" w:line="0" w:lineRule="atLeast"/>
        <w:rPr>
          <w:rFonts w:eastAsia="Calibri"/>
          <w:noProof/>
          <w:color w:val="4799B5"/>
          <w:sz w:val="48"/>
          <w:szCs w:val="48"/>
        </w:rPr>
      </w:pPr>
    </w:p>
    <w:p w14:paraId="76B95397" w14:textId="11A0DA47" w:rsidR="00CC2583" w:rsidRDefault="00CC2583" w:rsidP="002C7BB0">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3EC8C6DC" w14:textId="32E10DE1" w:rsidR="00CC2583" w:rsidRPr="00077AB2" w:rsidRDefault="00CC2583" w:rsidP="00986328">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w:t>
      </w:r>
      <w:r w:rsidRPr="007E76BA">
        <w:rPr>
          <w:rFonts w:eastAsia="Calibri"/>
          <w:noProof/>
          <w:color w:val="4799B5"/>
          <w:sz w:val="40"/>
          <w:szCs w:val="40"/>
          <w:highlight w:val="yellow"/>
        </w:rPr>
        <w:t>Survey Year(s)</w:t>
      </w:r>
      <w:r>
        <w:rPr>
          <w:rFonts w:eastAsia="Calibri"/>
          <w:noProof/>
          <w:color w:val="4799B5"/>
          <w:sz w:val="40"/>
          <w:szCs w:val="40"/>
        </w:rPr>
        <w:t>]—Baseline</w:t>
      </w:r>
    </w:p>
    <w:p w14:paraId="3781BB44" w14:textId="77777777" w:rsidR="00CC2583" w:rsidRDefault="00CC2583" w:rsidP="00986328">
      <w:pPr>
        <w:spacing w:line="240" w:lineRule="auto"/>
        <w:rPr>
          <w:rFonts w:eastAsia="Calibri"/>
          <w:noProof/>
          <w:color w:val="4799B5"/>
          <w:sz w:val="40"/>
          <w:szCs w:val="40"/>
        </w:rPr>
      </w:pPr>
      <w:r>
        <w:rPr>
          <w:rFonts w:eastAsia="Calibri"/>
          <w:noProof/>
          <w:color w:val="4799B5"/>
          <w:sz w:val="40"/>
          <w:szCs w:val="40"/>
        </w:rPr>
        <w:t>[</w:t>
      </w:r>
      <w:r w:rsidRPr="00D9087B">
        <w:rPr>
          <w:rFonts w:eastAsia="Calibri"/>
          <w:noProof/>
          <w:color w:val="4799B5"/>
          <w:sz w:val="40"/>
          <w:szCs w:val="40"/>
          <w:highlight w:val="yellow"/>
        </w:rPr>
        <w:t>Month</w:t>
      </w:r>
      <w:r>
        <w:rPr>
          <w:rFonts w:eastAsia="Calibri"/>
          <w:noProof/>
          <w:color w:val="4799B5"/>
          <w:sz w:val="40"/>
          <w:szCs w:val="40"/>
        </w:rPr>
        <w:t>] [</w:t>
      </w:r>
      <w:r w:rsidRPr="008D002F">
        <w:rPr>
          <w:rFonts w:eastAsia="Calibri"/>
          <w:noProof/>
          <w:color w:val="4799B5"/>
          <w:sz w:val="40"/>
          <w:szCs w:val="40"/>
          <w:highlight w:val="yellow"/>
        </w:rPr>
        <w:t>Year</w:t>
      </w:r>
      <w:r>
        <w:rPr>
          <w:rFonts w:eastAsia="Calibri"/>
          <w:noProof/>
          <w:color w:val="4799B5"/>
          <w:sz w:val="40"/>
          <w:szCs w:val="40"/>
        </w:rPr>
        <w:t>]</w:t>
      </w:r>
    </w:p>
    <w:p w14:paraId="69BBF2F1" w14:textId="77777777" w:rsidR="00CC2583" w:rsidRDefault="00CC2583" w:rsidP="00986328">
      <w:pPr>
        <w:spacing w:line="240" w:lineRule="auto"/>
        <w:rPr>
          <w:rFonts w:eastAsia="Calibri"/>
          <w:noProof/>
          <w:color w:val="4799B5"/>
          <w:sz w:val="40"/>
          <w:szCs w:val="40"/>
        </w:rPr>
      </w:pPr>
    </w:p>
    <w:p w14:paraId="6A6403A1" w14:textId="77777777" w:rsidR="00CC2583" w:rsidRDefault="00CC2583" w:rsidP="00986328">
      <w:pPr>
        <w:spacing w:line="240" w:lineRule="auto"/>
        <w:rPr>
          <w:rFonts w:eastAsia="Calibri"/>
          <w:noProof/>
          <w:color w:val="4799B5"/>
          <w:sz w:val="40"/>
          <w:szCs w:val="40"/>
        </w:rPr>
      </w:pPr>
    </w:p>
    <w:p w14:paraId="19EC2FE7" w14:textId="77777777" w:rsidR="00CC2583" w:rsidRDefault="00CC2583" w:rsidP="00986328">
      <w:pPr>
        <w:spacing w:line="240" w:lineRule="auto"/>
        <w:rPr>
          <w:rFonts w:eastAsia="Calibri"/>
          <w:noProof/>
          <w:color w:val="4799B5"/>
          <w:sz w:val="40"/>
          <w:szCs w:val="40"/>
        </w:rPr>
      </w:pPr>
    </w:p>
    <w:p w14:paraId="14F6606D" w14:textId="77777777" w:rsidR="00CC2583" w:rsidRDefault="00CC2583" w:rsidP="00986328">
      <w:pPr>
        <w:spacing w:line="240" w:lineRule="auto"/>
        <w:rPr>
          <w:rFonts w:eastAsia="Calibri"/>
          <w:noProof/>
          <w:color w:val="4799B5"/>
          <w:sz w:val="40"/>
          <w:szCs w:val="40"/>
        </w:rPr>
      </w:pPr>
    </w:p>
    <w:p w14:paraId="4ADDEF38" w14:textId="77777777" w:rsidR="00CC2583" w:rsidRDefault="00CC2583" w:rsidP="00986328">
      <w:pPr>
        <w:spacing w:line="240" w:lineRule="auto"/>
        <w:rPr>
          <w:rFonts w:eastAsia="Calibri"/>
          <w:noProof/>
          <w:color w:val="4799B5"/>
          <w:sz w:val="40"/>
          <w:szCs w:val="40"/>
        </w:rPr>
      </w:pPr>
    </w:p>
    <w:p w14:paraId="3F2F04F8" w14:textId="77777777" w:rsidR="00CC2583" w:rsidRDefault="00CC2583" w:rsidP="00986328">
      <w:pPr>
        <w:spacing w:line="240" w:lineRule="auto"/>
        <w:rPr>
          <w:rFonts w:eastAsia="Calibri"/>
          <w:noProof/>
          <w:color w:val="4799B5"/>
          <w:sz w:val="40"/>
          <w:szCs w:val="40"/>
        </w:rPr>
      </w:pPr>
    </w:p>
    <w:p w14:paraId="06F9F546" w14:textId="77777777" w:rsidR="00CC2583" w:rsidRDefault="00CC2583" w:rsidP="00986328">
      <w:pPr>
        <w:spacing w:line="240" w:lineRule="auto"/>
        <w:rPr>
          <w:rFonts w:eastAsia="Calibri"/>
          <w:noProof/>
          <w:color w:val="4799B5"/>
          <w:sz w:val="40"/>
          <w:szCs w:val="40"/>
        </w:rPr>
      </w:pPr>
    </w:p>
    <w:p w14:paraId="09DE7ED4" w14:textId="77777777" w:rsidR="00CC2583" w:rsidRDefault="00CC2583" w:rsidP="00986328">
      <w:pPr>
        <w:spacing w:line="240" w:lineRule="auto"/>
        <w:rPr>
          <w:rFonts w:eastAsia="Calibri"/>
          <w:noProof/>
          <w:color w:val="4799B5"/>
          <w:sz w:val="40"/>
          <w:szCs w:val="40"/>
        </w:rPr>
      </w:pPr>
    </w:p>
    <w:p w14:paraId="37B45199" w14:textId="77777777" w:rsidR="00CC2583" w:rsidRDefault="00CC2583" w:rsidP="00986328">
      <w:pPr>
        <w:spacing w:line="240" w:lineRule="auto"/>
        <w:rPr>
          <w:rFonts w:eastAsia="Calibri"/>
          <w:noProof/>
          <w:color w:val="4799B5"/>
          <w:sz w:val="40"/>
          <w:szCs w:val="40"/>
        </w:rPr>
      </w:pPr>
    </w:p>
    <w:p w14:paraId="1BAB3878" w14:textId="77777777" w:rsidR="00CC2583" w:rsidRDefault="00CC2583" w:rsidP="00986328">
      <w:pPr>
        <w:spacing w:line="240" w:lineRule="auto"/>
        <w:rPr>
          <w:rFonts w:eastAsia="Calibri"/>
          <w:noProof/>
          <w:color w:val="4799B5"/>
          <w:sz w:val="40"/>
          <w:szCs w:val="40"/>
        </w:rPr>
      </w:pPr>
    </w:p>
    <w:p w14:paraId="12A21DED" w14:textId="77777777" w:rsidR="00CC2583" w:rsidRDefault="00CC2583" w:rsidP="00986328">
      <w:pPr>
        <w:spacing w:line="240" w:lineRule="auto"/>
        <w:rPr>
          <w:rFonts w:eastAsia="Calibri"/>
          <w:noProof/>
          <w:color w:val="4799B5"/>
          <w:sz w:val="40"/>
          <w:szCs w:val="40"/>
        </w:rPr>
      </w:pPr>
    </w:p>
    <w:p w14:paraId="3E43428A" w14:textId="77777777" w:rsidR="00CC2583" w:rsidRDefault="00CC2583" w:rsidP="00986328">
      <w:pPr>
        <w:spacing w:line="240" w:lineRule="auto"/>
        <w:rPr>
          <w:rFonts w:eastAsia="Calibri"/>
          <w:noProof/>
          <w:color w:val="4799B5"/>
          <w:sz w:val="40"/>
          <w:szCs w:val="40"/>
        </w:rPr>
      </w:pPr>
      <w:r w:rsidRPr="00077AB2">
        <w:rPr>
          <w:rFonts w:ascii="Calibri" w:eastAsia="Calibri" w:hAnsi="Calibri"/>
          <w:noProof/>
          <w:szCs w:val="22"/>
        </w:rPr>
        <w:drawing>
          <wp:inline distT="0" distB="0" distL="0" distR="0" wp14:anchorId="6AE00225" wp14:editId="541D037F">
            <wp:extent cx="278003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9"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3996D7C2" w14:textId="77777777" w:rsidR="00CC2583" w:rsidRPr="00077AB2" w:rsidRDefault="00CC2583" w:rsidP="00986328">
      <w:pPr>
        <w:spacing w:line="240" w:lineRule="auto"/>
        <w:rPr>
          <w:rFonts w:eastAsia="Calibri"/>
          <w:color w:val="4799B5"/>
          <w:sz w:val="32"/>
          <w:szCs w:val="32"/>
        </w:rPr>
      </w:pPr>
    </w:p>
    <w:p w14:paraId="3FC793A5" w14:textId="77777777" w:rsidR="00077AB2" w:rsidRPr="00077AB2" w:rsidRDefault="00077AB2" w:rsidP="00077AB2">
      <w:pPr>
        <w:spacing w:line="20" w:lineRule="exact"/>
        <w:rPr>
          <w:rFonts w:ascii="Calibri" w:eastAsia="Calibri" w:hAnsi="Calibri"/>
          <w:szCs w:val="22"/>
        </w:rPr>
        <w:sectPr w:rsidR="00077AB2" w:rsidRPr="00077AB2" w:rsidSect="00CC2583">
          <w:pgSz w:w="12240" w:h="15840" w:code="1"/>
          <w:pgMar w:top="1440" w:right="1440" w:bottom="1440" w:left="1440" w:header="720" w:footer="720" w:gutter="0"/>
          <w:cols w:space="720"/>
          <w:docGrid w:linePitch="360"/>
        </w:sectPr>
      </w:pPr>
    </w:p>
    <w:p w14:paraId="150F8A11" w14:textId="77777777" w:rsidR="00E56548" w:rsidRPr="00CC2583" w:rsidRDefault="00E56548" w:rsidP="00E56548">
      <w:pPr>
        <w:pStyle w:val="SL-FlLftSgl"/>
        <w:spacing w:after="0"/>
        <w:rPr>
          <w:sz w:val="22"/>
          <w:szCs w:val="22"/>
        </w:rPr>
      </w:pPr>
      <w:bookmarkStart w:id="2" w:name="_Hlk7450740"/>
      <w:commentRangeStart w:id="3"/>
      <w:r w:rsidRPr="00CC2583">
        <w:rPr>
          <w:sz w:val="22"/>
          <w:szCs w:val="22"/>
        </w:rPr>
        <w:lastRenderedPageBreak/>
        <w:t>This</w:t>
      </w:r>
      <w:commentRangeEnd w:id="3"/>
      <w:r w:rsidR="00AD0004" w:rsidRPr="00CC2583">
        <w:rPr>
          <w:rStyle w:val="CommentReference"/>
          <w:sz w:val="22"/>
          <w:szCs w:val="22"/>
        </w:rPr>
        <w:commentReference w:id="3"/>
      </w:r>
      <w:r w:rsidRPr="00CC2583">
        <w:rPr>
          <w:sz w:val="22"/>
          <w:szCs w:val="22"/>
        </w:rPr>
        <w:t xml:space="preserve"> publication was prepared for review by the United States Agency for International Development. It was prepared by [</w:t>
      </w:r>
      <w:r w:rsidRPr="00CC2583">
        <w:rPr>
          <w:sz w:val="22"/>
          <w:szCs w:val="22"/>
          <w:highlight w:val="yellow"/>
        </w:rPr>
        <w:t>Survey Contractor</w:t>
      </w:r>
      <w:r w:rsidRPr="00CC2583">
        <w:rPr>
          <w:sz w:val="22"/>
          <w:szCs w:val="22"/>
        </w:rPr>
        <w:t>] for the United States Agency for International Development, USAID Contract Number [</w:t>
      </w:r>
      <w:r w:rsidRPr="00CC2583">
        <w:rPr>
          <w:sz w:val="22"/>
          <w:szCs w:val="22"/>
          <w:highlight w:val="yellow"/>
        </w:rPr>
        <w:t>Contract Number</w:t>
      </w:r>
      <w:r w:rsidRPr="00CC2583">
        <w:rPr>
          <w:sz w:val="22"/>
          <w:szCs w:val="22"/>
        </w:rPr>
        <w:t>].</w:t>
      </w:r>
    </w:p>
    <w:p w14:paraId="386BF75D" w14:textId="77777777" w:rsidR="00123069" w:rsidRPr="00CC2583" w:rsidRDefault="00123069" w:rsidP="00314E1F">
      <w:pPr>
        <w:pStyle w:val="SL-FlLftSgl"/>
        <w:spacing w:after="0"/>
        <w:rPr>
          <w:sz w:val="22"/>
          <w:szCs w:val="22"/>
        </w:rPr>
      </w:pPr>
    </w:p>
    <w:p w14:paraId="594E1739" w14:textId="77777777" w:rsidR="00BC0F95" w:rsidRPr="00CC2583" w:rsidRDefault="00BC0F95" w:rsidP="00314E1F">
      <w:pPr>
        <w:pStyle w:val="SL-FlLftSgl"/>
        <w:spacing w:after="0"/>
        <w:rPr>
          <w:sz w:val="22"/>
          <w:szCs w:val="22"/>
        </w:rPr>
      </w:pPr>
    </w:p>
    <w:p w14:paraId="23DDB908" w14:textId="77777777" w:rsidR="00BC0F95" w:rsidRPr="00CC2583" w:rsidRDefault="00BC0F95" w:rsidP="00314E1F">
      <w:pPr>
        <w:pStyle w:val="SL-FlLftSgl"/>
        <w:spacing w:after="0"/>
        <w:rPr>
          <w:sz w:val="22"/>
          <w:szCs w:val="22"/>
        </w:rPr>
      </w:pPr>
      <w:r w:rsidRPr="00CC2583">
        <w:rPr>
          <w:sz w:val="22"/>
          <w:szCs w:val="22"/>
        </w:rPr>
        <w:t xml:space="preserve">Recommended </w:t>
      </w:r>
      <w:commentRangeStart w:id="4"/>
      <w:r w:rsidRPr="00CC2583">
        <w:rPr>
          <w:sz w:val="22"/>
          <w:szCs w:val="22"/>
        </w:rPr>
        <w:t>Citation</w:t>
      </w:r>
      <w:commentRangeEnd w:id="4"/>
      <w:r w:rsidR="00AD0004" w:rsidRPr="00CC2583">
        <w:rPr>
          <w:rStyle w:val="CommentReference"/>
          <w:sz w:val="22"/>
          <w:szCs w:val="22"/>
        </w:rPr>
        <w:commentReference w:id="4"/>
      </w:r>
      <w:r w:rsidRPr="00CC2583">
        <w:rPr>
          <w:sz w:val="22"/>
          <w:szCs w:val="22"/>
        </w:rPr>
        <w:t>:</w:t>
      </w:r>
    </w:p>
    <w:p w14:paraId="0C101AC9" w14:textId="309D366F" w:rsidR="00BC0F95" w:rsidRPr="00CC2583" w:rsidRDefault="00BC0F95" w:rsidP="00314E1F">
      <w:pPr>
        <w:pStyle w:val="SL-FlLftSgl"/>
        <w:spacing w:after="0"/>
        <w:rPr>
          <w:sz w:val="22"/>
          <w:szCs w:val="22"/>
        </w:rPr>
      </w:pPr>
      <w:r w:rsidRPr="00CC2583">
        <w:rPr>
          <w:sz w:val="22"/>
          <w:szCs w:val="22"/>
        </w:rPr>
        <w:t>Feed the Future. [</w:t>
      </w:r>
      <w:r w:rsidRPr="00CC2583">
        <w:rPr>
          <w:sz w:val="22"/>
          <w:szCs w:val="22"/>
          <w:highlight w:val="yellow"/>
        </w:rPr>
        <w:t>Year</w:t>
      </w:r>
      <w:r w:rsidRPr="00CC2583">
        <w:rPr>
          <w:sz w:val="22"/>
          <w:szCs w:val="22"/>
        </w:rPr>
        <w:t xml:space="preserve">]. Feed the Future </w:t>
      </w:r>
      <w:r w:rsidR="00D22FB0" w:rsidRPr="00CC2583">
        <w:rPr>
          <w:sz w:val="22"/>
          <w:szCs w:val="22"/>
        </w:rPr>
        <w:t>[</w:t>
      </w:r>
      <w:r w:rsidR="00D22FB0" w:rsidRPr="00CC2583">
        <w:rPr>
          <w:sz w:val="22"/>
          <w:szCs w:val="22"/>
          <w:highlight w:val="yellow"/>
        </w:rPr>
        <w:t>C</w:t>
      </w:r>
      <w:r w:rsidR="00FA0785">
        <w:rPr>
          <w:sz w:val="22"/>
          <w:szCs w:val="22"/>
          <w:highlight w:val="yellow"/>
        </w:rPr>
        <w:t>ountry</w:t>
      </w:r>
      <w:r w:rsidR="00A44933" w:rsidRPr="00CC2583">
        <w:rPr>
          <w:sz w:val="22"/>
          <w:szCs w:val="22"/>
        </w:rPr>
        <w:t>]</w:t>
      </w:r>
      <w:r w:rsidR="00D22FB0" w:rsidRPr="00CC2583">
        <w:rPr>
          <w:sz w:val="22"/>
          <w:szCs w:val="22"/>
        </w:rPr>
        <w:t xml:space="preserve"> </w:t>
      </w:r>
      <w:r w:rsidRPr="00CC2583">
        <w:rPr>
          <w:sz w:val="22"/>
          <w:szCs w:val="22"/>
        </w:rPr>
        <w:t>Zone of Influence</w:t>
      </w:r>
      <w:r w:rsidR="00C72D7F" w:rsidRPr="00CC2583">
        <w:rPr>
          <w:sz w:val="22"/>
          <w:szCs w:val="22"/>
        </w:rPr>
        <w:t xml:space="preserve"> Survey</w:t>
      </w:r>
      <w:r w:rsidRPr="00CC2583">
        <w:rPr>
          <w:sz w:val="22"/>
          <w:szCs w:val="22"/>
        </w:rPr>
        <w:t xml:space="preserve"> </w:t>
      </w:r>
      <w:r w:rsidR="00FC6B64" w:rsidRPr="00CC2583">
        <w:rPr>
          <w:sz w:val="22"/>
          <w:szCs w:val="22"/>
        </w:rPr>
        <w:t>[</w:t>
      </w:r>
      <w:r w:rsidR="00FC6B64" w:rsidRPr="00CC2583">
        <w:rPr>
          <w:sz w:val="22"/>
          <w:szCs w:val="22"/>
          <w:highlight w:val="yellow"/>
        </w:rPr>
        <w:t>Survey year(s)</w:t>
      </w:r>
      <w:r w:rsidR="00FC6B64" w:rsidRPr="00CC2583">
        <w:rPr>
          <w:sz w:val="22"/>
          <w:szCs w:val="22"/>
        </w:rPr>
        <w:t>] Baseline</w:t>
      </w:r>
      <w:r w:rsidR="00A44933" w:rsidRPr="00CC2583">
        <w:rPr>
          <w:sz w:val="22"/>
          <w:szCs w:val="22"/>
        </w:rPr>
        <w:t>.</w:t>
      </w:r>
    </w:p>
    <w:p w14:paraId="60E0514E" w14:textId="77777777" w:rsidR="00BC0F95" w:rsidRPr="00CC2583" w:rsidRDefault="00BC0F95" w:rsidP="00314E1F">
      <w:pPr>
        <w:pStyle w:val="SL-FlLftSgl"/>
        <w:spacing w:after="0"/>
        <w:rPr>
          <w:sz w:val="22"/>
          <w:szCs w:val="22"/>
        </w:rPr>
      </w:pPr>
    </w:p>
    <w:p w14:paraId="189C17B2" w14:textId="77777777" w:rsidR="00BC0F95" w:rsidRPr="00CC2583" w:rsidRDefault="00BC0F95" w:rsidP="00314E1F">
      <w:pPr>
        <w:pStyle w:val="SL-FlLftSgl"/>
        <w:tabs>
          <w:tab w:val="left" w:pos="6360"/>
        </w:tabs>
        <w:spacing w:after="0"/>
        <w:rPr>
          <w:sz w:val="22"/>
          <w:szCs w:val="22"/>
        </w:rPr>
      </w:pPr>
    </w:p>
    <w:p w14:paraId="3745D2E5" w14:textId="6A3DD720" w:rsidR="00BC0F95" w:rsidRPr="00CC2583" w:rsidRDefault="00BC0F95" w:rsidP="00314E1F">
      <w:pPr>
        <w:pStyle w:val="SL-FlLftSgl"/>
        <w:spacing w:after="0"/>
        <w:rPr>
          <w:sz w:val="22"/>
          <w:szCs w:val="22"/>
        </w:rPr>
      </w:pPr>
      <w:r w:rsidRPr="00CC2583">
        <w:rPr>
          <w:sz w:val="22"/>
          <w:szCs w:val="22"/>
        </w:rPr>
        <w:t xml:space="preserve">USAID Bureau for </w:t>
      </w:r>
      <w:r w:rsidR="009736F8" w:rsidRPr="00CC2583">
        <w:rPr>
          <w:sz w:val="22"/>
          <w:szCs w:val="22"/>
        </w:rPr>
        <w:t xml:space="preserve">Resilience and </w:t>
      </w:r>
      <w:r w:rsidRPr="00CC2583">
        <w:rPr>
          <w:sz w:val="22"/>
          <w:szCs w:val="22"/>
        </w:rPr>
        <w:t>Food Security Contact:</w:t>
      </w:r>
    </w:p>
    <w:p w14:paraId="630047F5" w14:textId="141C6B39" w:rsidR="00BC0F95" w:rsidRPr="00CC2583" w:rsidRDefault="00BC0F95" w:rsidP="00314E1F">
      <w:pPr>
        <w:pStyle w:val="SL-FlLftSgl"/>
        <w:spacing w:after="0"/>
        <w:rPr>
          <w:rStyle w:val="Hyperlink"/>
          <w:color w:val="auto"/>
          <w:sz w:val="22"/>
          <w:szCs w:val="22"/>
          <w:u w:val="none"/>
        </w:rPr>
        <w:sectPr w:rsidR="00BC0F95" w:rsidRPr="00CC2583" w:rsidSect="002420C4">
          <w:footerReference w:type="default" r:id="rId20"/>
          <w:pgSz w:w="12240" w:h="15840" w:code="1"/>
          <w:pgMar w:top="1440" w:right="1440" w:bottom="1440" w:left="1440" w:header="720" w:footer="576" w:gutter="0"/>
          <w:cols w:space="720"/>
          <w:vAlign w:val="bottom"/>
          <w:docGrid w:linePitch="299"/>
        </w:sectPr>
      </w:pPr>
      <w:r w:rsidRPr="00CC2583">
        <w:rPr>
          <w:sz w:val="22"/>
          <w:szCs w:val="22"/>
        </w:rPr>
        <w:t>bfs.mel@usaid.gov</w:t>
      </w:r>
    </w:p>
    <w:p w14:paraId="10DF86AE" w14:textId="3EF2605C" w:rsidR="00E62BC4" w:rsidRPr="00E62BC4" w:rsidRDefault="00E62BC4" w:rsidP="00E62BC4">
      <w:pPr>
        <w:rPr>
          <w:b/>
          <w:color w:val="94A545"/>
          <w:sz w:val="32"/>
          <w:szCs w:val="32"/>
          <w:highlight w:val="yellow"/>
        </w:rPr>
      </w:pPr>
      <w:bookmarkStart w:id="5" w:name="_Toc401381412"/>
      <w:bookmarkStart w:id="6" w:name="_Toc403709606"/>
      <w:bookmarkStart w:id="7" w:name="_Toc403769537"/>
      <w:bookmarkStart w:id="8" w:name="_Toc403770137"/>
      <w:bookmarkStart w:id="9" w:name="_Toc404261241"/>
      <w:bookmarkStart w:id="10" w:name="_Toc404262009"/>
      <w:bookmarkStart w:id="11" w:name="_Toc404267497"/>
      <w:bookmarkStart w:id="12" w:name="_Toc414874477"/>
      <w:bookmarkStart w:id="13" w:name="_Toc415065687"/>
      <w:bookmarkStart w:id="14" w:name="_Toc415138633"/>
      <w:bookmarkEnd w:id="2"/>
      <w:commentRangeStart w:id="15"/>
      <w:r w:rsidRPr="00E62BC4">
        <w:rPr>
          <w:b/>
          <w:color w:val="94A545"/>
          <w:sz w:val="32"/>
          <w:szCs w:val="32"/>
          <w:highlight w:val="yellow"/>
        </w:rPr>
        <w:lastRenderedPageBreak/>
        <w:t>INSTRUCTIONS</w:t>
      </w:r>
      <w:commentRangeEnd w:id="15"/>
      <w:r w:rsidR="00AD0004">
        <w:rPr>
          <w:rStyle w:val="CommentReference"/>
        </w:rPr>
        <w:commentReference w:id="15"/>
      </w:r>
      <w:r w:rsidRPr="00E62BC4">
        <w:rPr>
          <w:b/>
          <w:color w:val="94A545"/>
          <w:sz w:val="32"/>
          <w:szCs w:val="32"/>
          <w:highlight w:val="yellow"/>
        </w:rPr>
        <w:t xml:space="preserve"> </w:t>
      </w:r>
      <w:bookmarkStart w:id="16" w:name="_Hlk7450971"/>
      <w:r w:rsidR="00FC6B64">
        <w:rPr>
          <w:b/>
          <w:color w:val="94A545"/>
          <w:sz w:val="32"/>
          <w:szCs w:val="32"/>
          <w:highlight w:val="yellow"/>
        </w:rPr>
        <w:t>ON HOW TO USE THIS TEMPLATE</w:t>
      </w:r>
      <w:r w:rsidRPr="00E62BC4">
        <w:rPr>
          <w:b/>
          <w:color w:val="94A545"/>
          <w:sz w:val="32"/>
          <w:szCs w:val="32"/>
          <w:highlight w:val="yellow"/>
        </w:rPr>
        <w:t>:</w:t>
      </w:r>
      <w:bookmarkEnd w:id="16"/>
    </w:p>
    <w:p w14:paraId="72406437" w14:textId="77777777" w:rsidR="00C72D7F" w:rsidRPr="00C72D7F" w:rsidRDefault="00C72D7F" w:rsidP="00C72D7F">
      <w:pPr>
        <w:tabs>
          <w:tab w:val="left" w:pos="7785"/>
        </w:tabs>
        <w:rPr>
          <w:b/>
          <w:highlight w:val="yellow"/>
        </w:rPr>
      </w:pPr>
      <w:r w:rsidRPr="00C72D7F">
        <w:rPr>
          <w:b/>
          <w:highlight w:val="yellow"/>
        </w:rPr>
        <w:tab/>
      </w:r>
    </w:p>
    <w:p w14:paraId="2B519329" w14:textId="68FAC3D2" w:rsidR="00C72D7F" w:rsidRPr="0098795E" w:rsidRDefault="00C72D7F" w:rsidP="00E62BC4">
      <w:pPr>
        <w:pStyle w:val="BodyText1"/>
        <w:rPr>
          <w:highlight w:val="yellow"/>
        </w:rPr>
      </w:pPr>
      <w:r w:rsidRPr="00C72D7F">
        <w:rPr>
          <w:highlight w:val="yellow"/>
        </w:rPr>
        <w:t xml:space="preserve">This document has been developed as a template to be modified for each </w:t>
      </w:r>
      <w:r w:rsidRPr="00C72D7F">
        <w:rPr>
          <w:rFonts w:eastAsia="Cabin"/>
          <w:highlight w:val="yellow"/>
        </w:rPr>
        <w:t xml:space="preserve">Feed the Future </w:t>
      </w:r>
      <w:r w:rsidR="00573A29">
        <w:rPr>
          <w:rFonts w:eastAsia="Cabin"/>
          <w:highlight w:val="yellow"/>
        </w:rPr>
        <w:t>ZOI Survey</w:t>
      </w:r>
      <w:r w:rsidRPr="00C72D7F">
        <w:rPr>
          <w:highlight w:val="yellow"/>
        </w:rPr>
        <w:t xml:space="preserve">. </w:t>
      </w:r>
      <w:bookmarkStart w:id="17" w:name="_Hlk7451039"/>
      <w:r w:rsidRPr="00C72D7F">
        <w:rPr>
          <w:highlight w:val="yellow"/>
        </w:rPr>
        <w:t xml:space="preserve">The content and the text have been pre-approved by the Bureau for Food Security (BFS) and </w:t>
      </w:r>
      <w:r>
        <w:rPr>
          <w:highlight w:val="yellow"/>
        </w:rPr>
        <w:t>should be modified where noted.</w:t>
      </w:r>
      <w:r w:rsidRPr="0098795E">
        <w:rPr>
          <w:highlight w:val="yellow"/>
        </w:rPr>
        <w:t xml:space="preserve"> We use the following conventions in this template</w:t>
      </w:r>
      <w:r>
        <w:rPr>
          <w:highlight w:val="yellow"/>
        </w:rPr>
        <w:t xml:space="preserve"> to indicate where modifications should or may be made</w:t>
      </w:r>
      <w:r w:rsidRPr="0098795E">
        <w:rPr>
          <w:highlight w:val="yellow"/>
        </w:rPr>
        <w:t>:</w:t>
      </w:r>
    </w:p>
    <w:p w14:paraId="2771675B" w14:textId="77777777" w:rsidR="00C72D7F" w:rsidRPr="00E62BC4" w:rsidRDefault="00C72D7F" w:rsidP="00FC6B64">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4496E14E" w14:textId="77777777" w:rsidR="00C72D7F" w:rsidRPr="00E62BC4" w:rsidRDefault="00C72D7F" w:rsidP="00E62BC4">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6B4E3F9B" w14:textId="3D457C5E" w:rsidR="00C72D7F" w:rsidRPr="00E62BC4" w:rsidRDefault="00C72D7F" w:rsidP="00E62BC4">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BFS’s review. Add a note after the instruction in the comment box that explains what you did (e.g., revised, deleted). </w:t>
      </w:r>
    </w:p>
    <w:p w14:paraId="5AA1E153" w14:textId="1D848262" w:rsidR="00C72D7F" w:rsidRPr="00D36C97" w:rsidRDefault="00C72D7F" w:rsidP="00E62BC4">
      <w:pPr>
        <w:pStyle w:val="BodyText1"/>
      </w:pPr>
      <w:r w:rsidRPr="00D36C97">
        <w:rPr>
          <w:highlight w:val="yellow"/>
        </w:rPr>
        <w:t>While</w:t>
      </w:r>
      <w:r w:rsidR="00F07A18">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 If you need to change anything other than the parts designated for modification, please use track changes to facilitate </w:t>
      </w:r>
      <w:r w:rsidR="00FC6B64">
        <w:rPr>
          <w:highlight w:val="yellow"/>
        </w:rPr>
        <w:t>USAID</w:t>
      </w:r>
      <w:r w:rsidR="00FC6B64" w:rsidRPr="00D36C97">
        <w:rPr>
          <w:highlight w:val="yellow"/>
        </w:rPr>
        <w:t xml:space="preserve">’s </w:t>
      </w:r>
      <w:r w:rsidRPr="00D36C97">
        <w:rPr>
          <w:highlight w:val="yellow"/>
        </w:rPr>
        <w:t>review of your changes.</w:t>
      </w:r>
      <w:bookmarkEnd w:id="17"/>
      <w:r w:rsidRPr="00D36C97">
        <w:t xml:space="preserve"> </w:t>
      </w:r>
    </w:p>
    <w:p w14:paraId="2ECD594C" w14:textId="0622C2D3" w:rsidR="00C72D7F" w:rsidRDefault="00C72D7F">
      <w:pPr>
        <w:spacing w:line="240" w:lineRule="auto"/>
        <w:rPr>
          <w:b/>
          <w:color w:val="4799B5"/>
          <w:sz w:val="36"/>
        </w:rPr>
      </w:pPr>
      <w:r>
        <w:br w:type="page"/>
      </w:r>
    </w:p>
    <w:p w14:paraId="606F6FE5" w14:textId="77777777" w:rsidR="00000D06" w:rsidRDefault="00E62BC4" w:rsidP="00CC2583">
      <w:pPr>
        <w:pStyle w:val="BodyText"/>
        <w:spacing w:after="240" w:line="240" w:lineRule="auto"/>
        <w:contextualSpacing/>
        <w:rPr>
          <w:b/>
          <w:color w:val="94A545"/>
          <w:sz w:val="32"/>
          <w:szCs w:val="32"/>
        </w:rPr>
      </w:pPr>
      <w:r w:rsidRPr="00E62BC4">
        <w:rPr>
          <w:b/>
          <w:color w:val="94A545"/>
          <w:sz w:val="32"/>
          <w:szCs w:val="32"/>
        </w:rPr>
        <w:lastRenderedPageBreak/>
        <w:t xml:space="preserve">TABLE OF </w:t>
      </w:r>
      <w:commentRangeStart w:id="18"/>
      <w:r w:rsidRPr="00E62BC4">
        <w:rPr>
          <w:b/>
          <w:color w:val="94A545"/>
          <w:sz w:val="32"/>
          <w:szCs w:val="32"/>
        </w:rPr>
        <w:t>CONTENTS</w:t>
      </w:r>
      <w:bookmarkEnd w:id="0"/>
      <w:bookmarkEnd w:id="5"/>
      <w:bookmarkEnd w:id="6"/>
      <w:bookmarkEnd w:id="7"/>
      <w:bookmarkEnd w:id="8"/>
      <w:bookmarkEnd w:id="9"/>
      <w:bookmarkEnd w:id="10"/>
      <w:bookmarkEnd w:id="11"/>
      <w:bookmarkEnd w:id="12"/>
      <w:bookmarkEnd w:id="13"/>
      <w:bookmarkEnd w:id="14"/>
      <w:commentRangeEnd w:id="18"/>
      <w:r w:rsidR="00AD0004">
        <w:rPr>
          <w:rStyle w:val="CommentReference"/>
        </w:rPr>
        <w:commentReference w:id="18"/>
      </w:r>
    </w:p>
    <w:p w14:paraId="6FC60FC4" w14:textId="4DB06935" w:rsidR="006937C7" w:rsidRDefault="004C1826">
      <w:pPr>
        <w:pStyle w:val="TOC1"/>
        <w:rPr>
          <w:rFonts w:asciiTheme="minorHAnsi" w:eastAsiaTheme="minorEastAsia" w:hAnsiTheme="minorHAnsi" w:cstheme="minorBidi"/>
          <w:color w:val="auto"/>
        </w:rPr>
      </w:pPr>
      <w:r w:rsidRPr="00E62BC4">
        <w:rPr>
          <w:rFonts w:cs="Times New Roman"/>
          <w:b/>
          <w:color w:val="4799B5"/>
          <w:sz w:val="32"/>
          <w:szCs w:val="32"/>
        </w:rPr>
        <w:fldChar w:fldCharType="begin"/>
      </w:r>
      <w:r w:rsidRPr="00E62BC4">
        <w:rPr>
          <w:b/>
          <w:sz w:val="32"/>
          <w:szCs w:val="32"/>
        </w:rPr>
        <w:instrText xml:space="preserve"> TOC \o "2-3" \h \z \t "Heading 1,1" </w:instrText>
      </w:r>
      <w:r w:rsidRPr="00E62BC4">
        <w:rPr>
          <w:rFonts w:cs="Times New Roman"/>
          <w:b/>
          <w:color w:val="4799B5"/>
          <w:sz w:val="32"/>
          <w:szCs w:val="32"/>
        </w:rPr>
        <w:fldChar w:fldCharType="separate"/>
      </w:r>
      <w:hyperlink w:anchor="_Toc63673294" w:history="1">
        <w:r w:rsidR="006937C7" w:rsidRPr="00EF104E">
          <w:rPr>
            <w:rStyle w:val="Hyperlink"/>
          </w:rPr>
          <w:t>List of tables</w:t>
        </w:r>
        <w:r w:rsidR="006937C7">
          <w:rPr>
            <w:webHidden/>
          </w:rPr>
          <w:tab/>
        </w:r>
        <w:r w:rsidR="006937C7">
          <w:rPr>
            <w:webHidden/>
          </w:rPr>
          <w:fldChar w:fldCharType="begin"/>
        </w:r>
        <w:r w:rsidR="006937C7">
          <w:rPr>
            <w:webHidden/>
          </w:rPr>
          <w:instrText xml:space="preserve"> PAGEREF _Toc63673294 \h </w:instrText>
        </w:r>
        <w:r w:rsidR="006937C7">
          <w:rPr>
            <w:webHidden/>
          </w:rPr>
        </w:r>
        <w:r w:rsidR="006937C7">
          <w:rPr>
            <w:webHidden/>
          </w:rPr>
          <w:fldChar w:fldCharType="separate"/>
        </w:r>
        <w:r w:rsidR="006937C7">
          <w:rPr>
            <w:webHidden/>
          </w:rPr>
          <w:t>v</w:t>
        </w:r>
        <w:r w:rsidR="006937C7">
          <w:rPr>
            <w:webHidden/>
          </w:rPr>
          <w:fldChar w:fldCharType="end"/>
        </w:r>
      </w:hyperlink>
    </w:p>
    <w:p w14:paraId="1C57CD63" w14:textId="6669A08E" w:rsidR="006937C7" w:rsidRDefault="00DD47E3">
      <w:pPr>
        <w:pStyle w:val="TOC1"/>
        <w:rPr>
          <w:rFonts w:asciiTheme="minorHAnsi" w:eastAsiaTheme="minorEastAsia" w:hAnsiTheme="minorHAnsi" w:cstheme="minorBidi"/>
          <w:color w:val="auto"/>
        </w:rPr>
      </w:pPr>
      <w:hyperlink w:anchor="_Toc63673295" w:history="1">
        <w:r w:rsidR="006937C7" w:rsidRPr="00EF104E">
          <w:rPr>
            <w:rStyle w:val="Hyperlink"/>
          </w:rPr>
          <w:t>List of figures</w:t>
        </w:r>
        <w:r w:rsidR="006937C7">
          <w:rPr>
            <w:webHidden/>
          </w:rPr>
          <w:tab/>
        </w:r>
        <w:r w:rsidR="006937C7">
          <w:rPr>
            <w:webHidden/>
          </w:rPr>
          <w:fldChar w:fldCharType="begin"/>
        </w:r>
        <w:r w:rsidR="006937C7">
          <w:rPr>
            <w:webHidden/>
          </w:rPr>
          <w:instrText xml:space="preserve"> PAGEREF _Toc63673295 \h </w:instrText>
        </w:r>
        <w:r w:rsidR="006937C7">
          <w:rPr>
            <w:webHidden/>
          </w:rPr>
        </w:r>
        <w:r w:rsidR="006937C7">
          <w:rPr>
            <w:webHidden/>
          </w:rPr>
          <w:fldChar w:fldCharType="separate"/>
        </w:r>
        <w:r w:rsidR="006937C7">
          <w:rPr>
            <w:webHidden/>
          </w:rPr>
          <w:t>ix</w:t>
        </w:r>
        <w:r w:rsidR="006937C7">
          <w:rPr>
            <w:webHidden/>
          </w:rPr>
          <w:fldChar w:fldCharType="end"/>
        </w:r>
      </w:hyperlink>
    </w:p>
    <w:p w14:paraId="6F6F1A1E" w14:textId="2F598967" w:rsidR="006937C7" w:rsidRDefault="00DD47E3">
      <w:pPr>
        <w:pStyle w:val="TOC1"/>
        <w:rPr>
          <w:rFonts w:asciiTheme="minorHAnsi" w:eastAsiaTheme="minorEastAsia" w:hAnsiTheme="minorHAnsi" w:cstheme="minorBidi"/>
          <w:color w:val="auto"/>
        </w:rPr>
      </w:pPr>
      <w:hyperlink w:anchor="_Toc63673296" w:history="1">
        <w:r w:rsidR="006937C7" w:rsidRPr="00EF104E">
          <w:rPr>
            <w:rStyle w:val="Hyperlink"/>
          </w:rPr>
          <w:t>List of abbreviations</w:t>
        </w:r>
        <w:r w:rsidR="006937C7">
          <w:rPr>
            <w:webHidden/>
          </w:rPr>
          <w:tab/>
        </w:r>
        <w:r w:rsidR="006937C7">
          <w:rPr>
            <w:webHidden/>
          </w:rPr>
          <w:fldChar w:fldCharType="begin"/>
        </w:r>
        <w:r w:rsidR="006937C7">
          <w:rPr>
            <w:webHidden/>
          </w:rPr>
          <w:instrText xml:space="preserve"> PAGEREF _Toc63673296 \h </w:instrText>
        </w:r>
        <w:r w:rsidR="006937C7">
          <w:rPr>
            <w:webHidden/>
          </w:rPr>
        </w:r>
        <w:r w:rsidR="006937C7">
          <w:rPr>
            <w:webHidden/>
          </w:rPr>
          <w:fldChar w:fldCharType="separate"/>
        </w:r>
        <w:r w:rsidR="006937C7">
          <w:rPr>
            <w:webHidden/>
          </w:rPr>
          <w:t>x</w:t>
        </w:r>
        <w:r w:rsidR="006937C7">
          <w:rPr>
            <w:webHidden/>
          </w:rPr>
          <w:fldChar w:fldCharType="end"/>
        </w:r>
      </w:hyperlink>
    </w:p>
    <w:p w14:paraId="1449D1DC" w14:textId="0F3921E0" w:rsidR="006937C7" w:rsidRDefault="00DD47E3">
      <w:pPr>
        <w:pStyle w:val="TOC1"/>
        <w:rPr>
          <w:rFonts w:asciiTheme="minorHAnsi" w:eastAsiaTheme="minorEastAsia" w:hAnsiTheme="minorHAnsi" w:cstheme="minorBidi"/>
          <w:color w:val="auto"/>
        </w:rPr>
      </w:pPr>
      <w:hyperlink w:anchor="_Toc63673297" w:history="1">
        <w:r w:rsidR="006937C7" w:rsidRPr="00EF104E">
          <w:rPr>
            <w:rStyle w:val="Hyperlink"/>
          </w:rPr>
          <w:t>Executive summary</w:t>
        </w:r>
        <w:r w:rsidR="006937C7">
          <w:rPr>
            <w:webHidden/>
          </w:rPr>
          <w:tab/>
        </w:r>
        <w:r w:rsidR="006937C7">
          <w:rPr>
            <w:webHidden/>
          </w:rPr>
          <w:fldChar w:fldCharType="begin"/>
        </w:r>
        <w:r w:rsidR="006937C7">
          <w:rPr>
            <w:webHidden/>
          </w:rPr>
          <w:instrText xml:space="preserve"> PAGEREF _Toc63673297 \h </w:instrText>
        </w:r>
        <w:r w:rsidR="006937C7">
          <w:rPr>
            <w:webHidden/>
          </w:rPr>
        </w:r>
        <w:r w:rsidR="006937C7">
          <w:rPr>
            <w:webHidden/>
          </w:rPr>
          <w:fldChar w:fldCharType="separate"/>
        </w:r>
        <w:r w:rsidR="006937C7">
          <w:rPr>
            <w:webHidden/>
          </w:rPr>
          <w:t>xi</w:t>
        </w:r>
        <w:r w:rsidR="006937C7">
          <w:rPr>
            <w:webHidden/>
          </w:rPr>
          <w:fldChar w:fldCharType="end"/>
        </w:r>
      </w:hyperlink>
    </w:p>
    <w:p w14:paraId="6F049A31" w14:textId="11A3AF40" w:rsidR="006937C7" w:rsidRDefault="00DD47E3">
      <w:pPr>
        <w:pStyle w:val="TOC2"/>
        <w:rPr>
          <w:rFonts w:asciiTheme="minorHAnsi" w:eastAsiaTheme="minorEastAsia" w:hAnsiTheme="minorHAnsi" w:cstheme="minorBidi"/>
          <w:color w:val="auto"/>
        </w:rPr>
      </w:pPr>
      <w:hyperlink w:anchor="_Toc63673298" w:history="1">
        <w:r w:rsidR="006937C7" w:rsidRPr="00EF104E">
          <w:rPr>
            <w:rStyle w:val="Hyperlink"/>
          </w:rPr>
          <w:t>Background</w:t>
        </w:r>
        <w:r w:rsidR="006937C7">
          <w:rPr>
            <w:webHidden/>
          </w:rPr>
          <w:tab/>
        </w:r>
        <w:r w:rsidR="006937C7">
          <w:rPr>
            <w:webHidden/>
          </w:rPr>
          <w:fldChar w:fldCharType="begin"/>
        </w:r>
        <w:r w:rsidR="006937C7">
          <w:rPr>
            <w:webHidden/>
          </w:rPr>
          <w:instrText xml:space="preserve"> PAGEREF _Toc63673298 \h </w:instrText>
        </w:r>
        <w:r w:rsidR="006937C7">
          <w:rPr>
            <w:webHidden/>
          </w:rPr>
        </w:r>
        <w:r w:rsidR="006937C7">
          <w:rPr>
            <w:webHidden/>
          </w:rPr>
          <w:fldChar w:fldCharType="separate"/>
        </w:r>
        <w:r w:rsidR="006937C7">
          <w:rPr>
            <w:webHidden/>
          </w:rPr>
          <w:t>xi</w:t>
        </w:r>
        <w:r w:rsidR="006937C7">
          <w:rPr>
            <w:webHidden/>
          </w:rPr>
          <w:fldChar w:fldCharType="end"/>
        </w:r>
      </w:hyperlink>
    </w:p>
    <w:p w14:paraId="1E9C4FA0" w14:textId="71E9567D" w:rsidR="006937C7" w:rsidRDefault="00DD47E3">
      <w:pPr>
        <w:pStyle w:val="TOC2"/>
        <w:rPr>
          <w:rFonts w:asciiTheme="minorHAnsi" w:eastAsiaTheme="minorEastAsia" w:hAnsiTheme="minorHAnsi" w:cstheme="minorBidi"/>
          <w:color w:val="auto"/>
        </w:rPr>
      </w:pPr>
      <w:hyperlink w:anchor="_Toc63673299" w:history="1">
        <w:r w:rsidR="006937C7" w:rsidRPr="00EF104E">
          <w:rPr>
            <w:rStyle w:val="Hyperlink"/>
          </w:rPr>
          <w:t>[</w:t>
        </w:r>
        <w:r w:rsidR="006937C7" w:rsidRPr="00EF104E">
          <w:rPr>
            <w:rStyle w:val="Hyperlink"/>
            <w:highlight w:val="yellow"/>
          </w:rPr>
          <w:t>Country</w:t>
        </w:r>
        <w:r w:rsidR="006937C7" w:rsidRPr="00EF104E">
          <w:rPr>
            <w:rStyle w:val="Hyperlink"/>
          </w:rPr>
          <w:t>] Feed the Future ZOI Survey [</w:t>
        </w:r>
        <w:r w:rsidR="006937C7" w:rsidRPr="00EF104E">
          <w:rPr>
            <w:rStyle w:val="Hyperlink"/>
            <w:highlight w:val="yellow"/>
          </w:rPr>
          <w:t>Survey Year(s)]</w:t>
        </w:r>
        <w:r w:rsidR="006937C7" w:rsidRPr="00EF104E">
          <w:rPr>
            <w:rStyle w:val="Hyperlink"/>
          </w:rPr>
          <w:t xml:space="preserve"> indicators</w:t>
        </w:r>
        <w:r w:rsidR="006937C7">
          <w:rPr>
            <w:webHidden/>
          </w:rPr>
          <w:tab/>
        </w:r>
        <w:r w:rsidR="006937C7">
          <w:rPr>
            <w:webHidden/>
          </w:rPr>
          <w:fldChar w:fldCharType="begin"/>
        </w:r>
        <w:r w:rsidR="006937C7">
          <w:rPr>
            <w:webHidden/>
          </w:rPr>
          <w:instrText xml:space="preserve"> PAGEREF _Toc63673299 \h </w:instrText>
        </w:r>
        <w:r w:rsidR="006937C7">
          <w:rPr>
            <w:webHidden/>
          </w:rPr>
        </w:r>
        <w:r w:rsidR="006937C7">
          <w:rPr>
            <w:webHidden/>
          </w:rPr>
          <w:fldChar w:fldCharType="separate"/>
        </w:r>
        <w:r w:rsidR="006937C7">
          <w:rPr>
            <w:webHidden/>
          </w:rPr>
          <w:t>xi</w:t>
        </w:r>
        <w:r w:rsidR="006937C7">
          <w:rPr>
            <w:webHidden/>
          </w:rPr>
          <w:fldChar w:fldCharType="end"/>
        </w:r>
      </w:hyperlink>
    </w:p>
    <w:p w14:paraId="6DA7707C" w14:textId="28074441" w:rsidR="006937C7" w:rsidRDefault="00DD47E3">
      <w:pPr>
        <w:pStyle w:val="TOC2"/>
        <w:rPr>
          <w:rFonts w:asciiTheme="minorHAnsi" w:eastAsiaTheme="minorEastAsia" w:hAnsiTheme="minorHAnsi" w:cstheme="minorBidi"/>
          <w:color w:val="auto"/>
        </w:rPr>
      </w:pPr>
      <w:hyperlink w:anchor="_Toc63673300" w:history="1">
        <w:r w:rsidR="006937C7" w:rsidRPr="00EF104E">
          <w:rPr>
            <w:rStyle w:val="Hyperlink"/>
          </w:rPr>
          <w:t>Summary of key findings</w:t>
        </w:r>
        <w:r w:rsidR="006937C7">
          <w:rPr>
            <w:webHidden/>
          </w:rPr>
          <w:tab/>
        </w:r>
        <w:r w:rsidR="006937C7">
          <w:rPr>
            <w:webHidden/>
          </w:rPr>
          <w:fldChar w:fldCharType="begin"/>
        </w:r>
        <w:r w:rsidR="006937C7">
          <w:rPr>
            <w:webHidden/>
          </w:rPr>
          <w:instrText xml:space="preserve"> PAGEREF _Toc63673300 \h </w:instrText>
        </w:r>
        <w:r w:rsidR="006937C7">
          <w:rPr>
            <w:webHidden/>
          </w:rPr>
        </w:r>
        <w:r w:rsidR="006937C7">
          <w:rPr>
            <w:webHidden/>
          </w:rPr>
          <w:fldChar w:fldCharType="separate"/>
        </w:r>
        <w:r w:rsidR="006937C7">
          <w:rPr>
            <w:webHidden/>
          </w:rPr>
          <w:t>xx</w:t>
        </w:r>
        <w:r w:rsidR="006937C7">
          <w:rPr>
            <w:webHidden/>
          </w:rPr>
          <w:fldChar w:fldCharType="end"/>
        </w:r>
      </w:hyperlink>
    </w:p>
    <w:p w14:paraId="4B932A33" w14:textId="34819AE6" w:rsidR="006937C7" w:rsidRDefault="00DD47E3">
      <w:pPr>
        <w:pStyle w:val="TOC3"/>
        <w:rPr>
          <w:rFonts w:asciiTheme="minorHAnsi" w:eastAsiaTheme="minorEastAsia" w:hAnsiTheme="minorHAnsi" w:cstheme="minorBidi"/>
          <w:color w:val="auto"/>
        </w:rPr>
      </w:pPr>
      <w:hyperlink w:anchor="_Toc63673301" w:history="1">
        <w:r w:rsidR="006937C7" w:rsidRPr="00EF104E">
          <w:rPr>
            <w:rStyle w:val="Hyperlink"/>
          </w:rPr>
          <w:t>Household economic status</w:t>
        </w:r>
        <w:r w:rsidR="006937C7">
          <w:rPr>
            <w:webHidden/>
          </w:rPr>
          <w:tab/>
        </w:r>
        <w:r w:rsidR="006937C7">
          <w:rPr>
            <w:webHidden/>
          </w:rPr>
          <w:fldChar w:fldCharType="begin"/>
        </w:r>
        <w:r w:rsidR="006937C7">
          <w:rPr>
            <w:webHidden/>
          </w:rPr>
          <w:instrText xml:space="preserve"> PAGEREF _Toc63673301 \h </w:instrText>
        </w:r>
        <w:r w:rsidR="006937C7">
          <w:rPr>
            <w:webHidden/>
          </w:rPr>
        </w:r>
        <w:r w:rsidR="006937C7">
          <w:rPr>
            <w:webHidden/>
          </w:rPr>
          <w:fldChar w:fldCharType="separate"/>
        </w:r>
        <w:r w:rsidR="006937C7">
          <w:rPr>
            <w:webHidden/>
          </w:rPr>
          <w:t>xx</w:t>
        </w:r>
        <w:r w:rsidR="006937C7">
          <w:rPr>
            <w:webHidden/>
          </w:rPr>
          <w:fldChar w:fldCharType="end"/>
        </w:r>
      </w:hyperlink>
    </w:p>
    <w:p w14:paraId="67C6C8C2" w14:textId="18B03070" w:rsidR="006937C7" w:rsidRDefault="00DD47E3">
      <w:pPr>
        <w:pStyle w:val="TOC3"/>
        <w:rPr>
          <w:rFonts w:asciiTheme="minorHAnsi" w:eastAsiaTheme="minorEastAsia" w:hAnsiTheme="minorHAnsi" w:cstheme="minorBidi"/>
          <w:color w:val="auto"/>
        </w:rPr>
      </w:pPr>
      <w:hyperlink w:anchor="_Toc63673302" w:history="1">
        <w:r w:rsidR="006937C7" w:rsidRPr="00EF104E">
          <w:rPr>
            <w:rStyle w:val="Hyperlink"/>
          </w:rPr>
          <w:t>Resilience</w:t>
        </w:r>
        <w:r w:rsidR="006937C7">
          <w:rPr>
            <w:webHidden/>
          </w:rPr>
          <w:tab/>
        </w:r>
        <w:r w:rsidR="006937C7">
          <w:rPr>
            <w:webHidden/>
          </w:rPr>
          <w:fldChar w:fldCharType="begin"/>
        </w:r>
        <w:r w:rsidR="006937C7">
          <w:rPr>
            <w:webHidden/>
          </w:rPr>
          <w:instrText xml:space="preserve"> PAGEREF _Toc63673302 \h </w:instrText>
        </w:r>
        <w:r w:rsidR="006937C7">
          <w:rPr>
            <w:webHidden/>
          </w:rPr>
        </w:r>
        <w:r w:rsidR="006937C7">
          <w:rPr>
            <w:webHidden/>
          </w:rPr>
          <w:fldChar w:fldCharType="separate"/>
        </w:r>
        <w:r w:rsidR="006937C7">
          <w:rPr>
            <w:webHidden/>
          </w:rPr>
          <w:t>xx</w:t>
        </w:r>
        <w:r w:rsidR="006937C7">
          <w:rPr>
            <w:webHidden/>
          </w:rPr>
          <w:fldChar w:fldCharType="end"/>
        </w:r>
      </w:hyperlink>
    </w:p>
    <w:p w14:paraId="50109956" w14:textId="5B26DFD3" w:rsidR="006937C7" w:rsidRDefault="00DD47E3">
      <w:pPr>
        <w:pStyle w:val="TOC3"/>
        <w:rPr>
          <w:rFonts w:asciiTheme="minorHAnsi" w:eastAsiaTheme="minorEastAsia" w:hAnsiTheme="minorHAnsi" w:cstheme="minorBidi"/>
          <w:color w:val="auto"/>
        </w:rPr>
      </w:pPr>
      <w:hyperlink w:anchor="_Toc63673303" w:history="1">
        <w:r w:rsidR="006937C7" w:rsidRPr="00EF104E">
          <w:rPr>
            <w:rStyle w:val="Hyperlink"/>
          </w:rPr>
          <w:t>Abbreviated Women’s Empowerment in Agriculture Index (A-WEAI)</w:t>
        </w:r>
        <w:r w:rsidR="006937C7">
          <w:rPr>
            <w:webHidden/>
          </w:rPr>
          <w:tab/>
        </w:r>
        <w:r w:rsidR="006937C7">
          <w:rPr>
            <w:webHidden/>
          </w:rPr>
          <w:fldChar w:fldCharType="begin"/>
        </w:r>
        <w:r w:rsidR="006937C7">
          <w:rPr>
            <w:webHidden/>
          </w:rPr>
          <w:instrText xml:space="preserve"> PAGEREF _Toc63673303 \h </w:instrText>
        </w:r>
        <w:r w:rsidR="006937C7">
          <w:rPr>
            <w:webHidden/>
          </w:rPr>
        </w:r>
        <w:r w:rsidR="006937C7">
          <w:rPr>
            <w:webHidden/>
          </w:rPr>
          <w:fldChar w:fldCharType="separate"/>
        </w:r>
        <w:r w:rsidR="006937C7">
          <w:rPr>
            <w:webHidden/>
          </w:rPr>
          <w:t>xx</w:t>
        </w:r>
        <w:r w:rsidR="006937C7">
          <w:rPr>
            <w:webHidden/>
          </w:rPr>
          <w:fldChar w:fldCharType="end"/>
        </w:r>
      </w:hyperlink>
    </w:p>
    <w:p w14:paraId="27D7506F" w14:textId="75BC8A38" w:rsidR="006937C7" w:rsidRDefault="00DD47E3">
      <w:pPr>
        <w:pStyle w:val="TOC3"/>
        <w:rPr>
          <w:rFonts w:asciiTheme="minorHAnsi" w:eastAsiaTheme="minorEastAsia" w:hAnsiTheme="minorHAnsi" w:cstheme="minorBidi"/>
          <w:color w:val="auto"/>
        </w:rPr>
      </w:pPr>
      <w:hyperlink w:anchor="_Toc63673304" w:history="1">
        <w:r w:rsidR="006937C7" w:rsidRPr="00EF104E">
          <w:rPr>
            <w:rStyle w:val="Hyperlink"/>
          </w:rPr>
          <w:t>Agriculture</w:t>
        </w:r>
        <w:r w:rsidR="006937C7">
          <w:rPr>
            <w:webHidden/>
          </w:rPr>
          <w:tab/>
        </w:r>
        <w:r w:rsidR="006937C7">
          <w:rPr>
            <w:webHidden/>
          </w:rPr>
          <w:fldChar w:fldCharType="begin"/>
        </w:r>
        <w:r w:rsidR="006937C7">
          <w:rPr>
            <w:webHidden/>
          </w:rPr>
          <w:instrText xml:space="preserve"> PAGEREF _Toc63673304 \h </w:instrText>
        </w:r>
        <w:r w:rsidR="006937C7">
          <w:rPr>
            <w:webHidden/>
          </w:rPr>
        </w:r>
        <w:r w:rsidR="006937C7">
          <w:rPr>
            <w:webHidden/>
          </w:rPr>
          <w:fldChar w:fldCharType="separate"/>
        </w:r>
        <w:r w:rsidR="006937C7">
          <w:rPr>
            <w:webHidden/>
          </w:rPr>
          <w:t>xxi</w:t>
        </w:r>
        <w:r w:rsidR="006937C7">
          <w:rPr>
            <w:webHidden/>
          </w:rPr>
          <w:fldChar w:fldCharType="end"/>
        </w:r>
      </w:hyperlink>
    </w:p>
    <w:p w14:paraId="0A358426" w14:textId="7E57F682" w:rsidR="006937C7" w:rsidRDefault="00DD47E3">
      <w:pPr>
        <w:pStyle w:val="TOC3"/>
        <w:rPr>
          <w:rFonts w:asciiTheme="minorHAnsi" w:eastAsiaTheme="minorEastAsia" w:hAnsiTheme="minorHAnsi" w:cstheme="minorBidi"/>
          <w:color w:val="auto"/>
        </w:rPr>
      </w:pPr>
      <w:hyperlink w:anchor="_Toc63673305" w:history="1">
        <w:r w:rsidR="006937C7" w:rsidRPr="00EF104E">
          <w:rPr>
            <w:rStyle w:val="Hyperlink"/>
            <w:lang w:eastAsia="ko-KR"/>
          </w:rPr>
          <w:t>Food insecurity and dietary intake</w:t>
        </w:r>
        <w:r w:rsidR="006937C7">
          <w:rPr>
            <w:webHidden/>
          </w:rPr>
          <w:tab/>
        </w:r>
        <w:r w:rsidR="006937C7">
          <w:rPr>
            <w:webHidden/>
          </w:rPr>
          <w:fldChar w:fldCharType="begin"/>
        </w:r>
        <w:r w:rsidR="006937C7">
          <w:rPr>
            <w:webHidden/>
          </w:rPr>
          <w:instrText xml:space="preserve"> PAGEREF _Toc63673305 \h </w:instrText>
        </w:r>
        <w:r w:rsidR="006937C7">
          <w:rPr>
            <w:webHidden/>
          </w:rPr>
        </w:r>
        <w:r w:rsidR="006937C7">
          <w:rPr>
            <w:webHidden/>
          </w:rPr>
          <w:fldChar w:fldCharType="separate"/>
        </w:r>
        <w:r w:rsidR="006937C7">
          <w:rPr>
            <w:webHidden/>
          </w:rPr>
          <w:t>xxi</w:t>
        </w:r>
        <w:r w:rsidR="006937C7">
          <w:rPr>
            <w:webHidden/>
          </w:rPr>
          <w:fldChar w:fldCharType="end"/>
        </w:r>
      </w:hyperlink>
    </w:p>
    <w:p w14:paraId="421B66C5" w14:textId="0F1A5012" w:rsidR="006937C7" w:rsidRDefault="00DD47E3">
      <w:pPr>
        <w:pStyle w:val="TOC3"/>
        <w:rPr>
          <w:rFonts w:asciiTheme="minorHAnsi" w:eastAsiaTheme="minorEastAsia" w:hAnsiTheme="minorHAnsi" w:cstheme="minorBidi"/>
          <w:color w:val="auto"/>
        </w:rPr>
      </w:pPr>
      <w:hyperlink w:anchor="_Toc63673306" w:history="1">
        <w:r w:rsidR="006937C7" w:rsidRPr="00EF104E">
          <w:rPr>
            <w:rStyle w:val="Hyperlink"/>
            <w:lang w:eastAsia="ko-KR"/>
          </w:rPr>
          <w:t>Nutritional status of women and children</w:t>
        </w:r>
        <w:r w:rsidR="006937C7">
          <w:rPr>
            <w:webHidden/>
          </w:rPr>
          <w:tab/>
        </w:r>
        <w:r w:rsidR="006937C7">
          <w:rPr>
            <w:webHidden/>
          </w:rPr>
          <w:fldChar w:fldCharType="begin"/>
        </w:r>
        <w:r w:rsidR="006937C7">
          <w:rPr>
            <w:webHidden/>
          </w:rPr>
          <w:instrText xml:space="preserve"> PAGEREF _Toc63673306 \h </w:instrText>
        </w:r>
        <w:r w:rsidR="006937C7">
          <w:rPr>
            <w:webHidden/>
          </w:rPr>
        </w:r>
        <w:r w:rsidR="006937C7">
          <w:rPr>
            <w:webHidden/>
          </w:rPr>
          <w:fldChar w:fldCharType="separate"/>
        </w:r>
        <w:r w:rsidR="006937C7">
          <w:rPr>
            <w:webHidden/>
          </w:rPr>
          <w:t>xxi</w:t>
        </w:r>
        <w:r w:rsidR="006937C7">
          <w:rPr>
            <w:webHidden/>
          </w:rPr>
          <w:fldChar w:fldCharType="end"/>
        </w:r>
      </w:hyperlink>
    </w:p>
    <w:p w14:paraId="3042598D" w14:textId="366E3BFC" w:rsidR="006937C7" w:rsidRDefault="00DD47E3">
      <w:pPr>
        <w:pStyle w:val="TOC3"/>
        <w:rPr>
          <w:rFonts w:asciiTheme="minorHAnsi" w:eastAsiaTheme="minorEastAsia" w:hAnsiTheme="minorHAnsi" w:cstheme="minorBidi"/>
          <w:color w:val="auto"/>
        </w:rPr>
      </w:pPr>
      <w:hyperlink w:anchor="_Toc63673307" w:history="1">
        <w:r w:rsidR="006937C7" w:rsidRPr="00EF104E">
          <w:rPr>
            <w:rStyle w:val="Hyperlink"/>
            <w:lang w:eastAsia="ko-KR"/>
          </w:rPr>
          <w:t>Water, sanitation, and hygiene</w:t>
        </w:r>
        <w:r w:rsidR="006937C7">
          <w:rPr>
            <w:webHidden/>
          </w:rPr>
          <w:tab/>
        </w:r>
        <w:r w:rsidR="006937C7">
          <w:rPr>
            <w:webHidden/>
          </w:rPr>
          <w:fldChar w:fldCharType="begin"/>
        </w:r>
        <w:r w:rsidR="006937C7">
          <w:rPr>
            <w:webHidden/>
          </w:rPr>
          <w:instrText xml:space="preserve"> PAGEREF _Toc63673307 \h </w:instrText>
        </w:r>
        <w:r w:rsidR="006937C7">
          <w:rPr>
            <w:webHidden/>
          </w:rPr>
        </w:r>
        <w:r w:rsidR="006937C7">
          <w:rPr>
            <w:webHidden/>
          </w:rPr>
          <w:fldChar w:fldCharType="separate"/>
        </w:r>
        <w:r w:rsidR="006937C7">
          <w:rPr>
            <w:webHidden/>
          </w:rPr>
          <w:t>xxi</w:t>
        </w:r>
        <w:r w:rsidR="006937C7">
          <w:rPr>
            <w:webHidden/>
          </w:rPr>
          <w:fldChar w:fldCharType="end"/>
        </w:r>
      </w:hyperlink>
    </w:p>
    <w:p w14:paraId="7C7242B9" w14:textId="50BCAEB2" w:rsidR="006937C7" w:rsidRDefault="00DD47E3">
      <w:pPr>
        <w:pStyle w:val="TOC1"/>
        <w:rPr>
          <w:rFonts w:asciiTheme="minorHAnsi" w:eastAsiaTheme="minorEastAsia" w:hAnsiTheme="minorHAnsi" w:cstheme="minorBidi"/>
          <w:color w:val="auto"/>
        </w:rPr>
      </w:pPr>
      <w:hyperlink w:anchor="_Toc63673308" w:history="1">
        <w:r w:rsidR="006937C7" w:rsidRPr="00EF104E">
          <w:rPr>
            <w:rStyle w:val="Hyperlink"/>
          </w:rPr>
          <w:t>1.</w:t>
        </w:r>
        <w:r w:rsidR="006937C7">
          <w:rPr>
            <w:rFonts w:asciiTheme="minorHAnsi" w:eastAsiaTheme="minorEastAsia" w:hAnsiTheme="minorHAnsi" w:cstheme="minorBidi"/>
            <w:color w:val="auto"/>
          </w:rPr>
          <w:tab/>
        </w:r>
        <w:r w:rsidR="006937C7" w:rsidRPr="00EF104E">
          <w:rPr>
            <w:rStyle w:val="Hyperlink"/>
          </w:rPr>
          <w:t>Background</w:t>
        </w:r>
        <w:r w:rsidR="006937C7">
          <w:rPr>
            <w:webHidden/>
          </w:rPr>
          <w:tab/>
        </w:r>
        <w:r w:rsidR="006937C7">
          <w:rPr>
            <w:webHidden/>
          </w:rPr>
          <w:fldChar w:fldCharType="begin"/>
        </w:r>
        <w:r w:rsidR="006937C7">
          <w:rPr>
            <w:webHidden/>
          </w:rPr>
          <w:instrText xml:space="preserve"> PAGEREF _Toc63673308 \h </w:instrText>
        </w:r>
        <w:r w:rsidR="006937C7">
          <w:rPr>
            <w:webHidden/>
          </w:rPr>
        </w:r>
        <w:r w:rsidR="006937C7">
          <w:rPr>
            <w:webHidden/>
          </w:rPr>
          <w:fldChar w:fldCharType="separate"/>
        </w:r>
        <w:r w:rsidR="006937C7">
          <w:rPr>
            <w:webHidden/>
          </w:rPr>
          <w:t>23</w:t>
        </w:r>
        <w:r w:rsidR="006937C7">
          <w:rPr>
            <w:webHidden/>
          </w:rPr>
          <w:fldChar w:fldCharType="end"/>
        </w:r>
      </w:hyperlink>
    </w:p>
    <w:p w14:paraId="46769E81" w14:textId="1901706C" w:rsidR="006937C7" w:rsidRDefault="00DD47E3">
      <w:pPr>
        <w:pStyle w:val="TOC2"/>
        <w:rPr>
          <w:rFonts w:asciiTheme="minorHAnsi" w:eastAsiaTheme="minorEastAsia" w:hAnsiTheme="minorHAnsi" w:cstheme="minorBidi"/>
          <w:color w:val="auto"/>
        </w:rPr>
      </w:pPr>
      <w:hyperlink w:anchor="_Toc63673309" w:history="1">
        <w:r w:rsidR="006937C7" w:rsidRPr="00EF104E">
          <w:rPr>
            <w:rStyle w:val="Hyperlink"/>
          </w:rPr>
          <w:t>1.1.</w:t>
        </w:r>
        <w:r w:rsidR="006937C7">
          <w:rPr>
            <w:rFonts w:asciiTheme="minorHAnsi" w:eastAsiaTheme="minorEastAsia" w:hAnsiTheme="minorHAnsi" w:cstheme="minorBidi"/>
            <w:color w:val="auto"/>
          </w:rPr>
          <w:tab/>
        </w:r>
        <w:r w:rsidR="006937C7" w:rsidRPr="00EF104E">
          <w:rPr>
            <w:rStyle w:val="Hyperlink"/>
          </w:rPr>
          <w:t>Feed the Future overview</w:t>
        </w:r>
        <w:r w:rsidR="006937C7">
          <w:rPr>
            <w:webHidden/>
          </w:rPr>
          <w:tab/>
        </w:r>
        <w:r w:rsidR="006937C7">
          <w:rPr>
            <w:webHidden/>
          </w:rPr>
          <w:fldChar w:fldCharType="begin"/>
        </w:r>
        <w:r w:rsidR="006937C7">
          <w:rPr>
            <w:webHidden/>
          </w:rPr>
          <w:instrText xml:space="preserve"> PAGEREF _Toc63673309 \h </w:instrText>
        </w:r>
        <w:r w:rsidR="006937C7">
          <w:rPr>
            <w:webHidden/>
          </w:rPr>
        </w:r>
        <w:r w:rsidR="006937C7">
          <w:rPr>
            <w:webHidden/>
          </w:rPr>
          <w:fldChar w:fldCharType="separate"/>
        </w:r>
        <w:r w:rsidR="006937C7">
          <w:rPr>
            <w:webHidden/>
          </w:rPr>
          <w:t>23</w:t>
        </w:r>
        <w:r w:rsidR="006937C7">
          <w:rPr>
            <w:webHidden/>
          </w:rPr>
          <w:fldChar w:fldCharType="end"/>
        </w:r>
      </w:hyperlink>
    </w:p>
    <w:p w14:paraId="4FAB98E6" w14:textId="54F45712" w:rsidR="006937C7" w:rsidRDefault="00DD47E3">
      <w:pPr>
        <w:pStyle w:val="TOC2"/>
        <w:rPr>
          <w:rFonts w:asciiTheme="minorHAnsi" w:eastAsiaTheme="minorEastAsia" w:hAnsiTheme="minorHAnsi" w:cstheme="minorBidi"/>
          <w:color w:val="auto"/>
        </w:rPr>
      </w:pPr>
      <w:hyperlink w:anchor="_Toc63673310" w:history="1">
        <w:r w:rsidR="006937C7" w:rsidRPr="00EF104E">
          <w:rPr>
            <w:rStyle w:val="Hyperlink"/>
          </w:rPr>
          <w:t>1.2</w:t>
        </w:r>
        <w:r w:rsidR="006937C7">
          <w:rPr>
            <w:rFonts w:asciiTheme="minorHAnsi" w:eastAsiaTheme="minorEastAsia" w:hAnsiTheme="minorHAnsi" w:cstheme="minorBidi"/>
            <w:color w:val="auto"/>
          </w:rPr>
          <w:tab/>
        </w:r>
        <w:r w:rsidR="006937C7" w:rsidRPr="00EF104E">
          <w:rPr>
            <w:rStyle w:val="Hyperlink"/>
          </w:rPr>
          <w:t>Feed the Future ZOI profile</w:t>
        </w:r>
        <w:r w:rsidR="006937C7">
          <w:rPr>
            <w:webHidden/>
          </w:rPr>
          <w:tab/>
        </w:r>
        <w:r w:rsidR="006937C7">
          <w:rPr>
            <w:webHidden/>
          </w:rPr>
          <w:fldChar w:fldCharType="begin"/>
        </w:r>
        <w:r w:rsidR="006937C7">
          <w:rPr>
            <w:webHidden/>
          </w:rPr>
          <w:instrText xml:space="preserve"> PAGEREF _Toc63673310 \h </w:instrText>
        </w:r>
        <w:r w:rsidR="006937C7">
          <w:rPr>
            <w:webHidden/>
          </w:rPr>
        </w:r>
        <w:r w:rsidR="006937C7">
          <w:rPr>
            <w:webHidden/>
          </w:rPr>
          <w:fldChar w:fldCharType="separate"/>
        </w:r>
        <w:r w:rsidR="006937C7">
          <w:rPr>
            <w:webHidden/>
          </w:rPr>
          <w:t>23</w:t>
        </w:r>
        <w:r w:rsidR="006937C7">
          <w:rPr>
            <w:webHidden/>
          </w:rPr>
          <w:fldChar w:fldCharType="end"/>
        </w:r>
      </w:hyperlink>
    </w:p>
    <w:p w14:paraId="051587D3" w14:textId="6E36EDCD" w:rsidR="006937C7" w:rsidRDefault="00DD47E3">
      <w:pPr>
        <w:pStyle w:val="TOC3"/>
        <w:rPr>
          <w:rFonts w:asciiTheme="minorHAnsi" w:eastAsiaTheme="minorEastAsia" w:hAnsiTheme="minorHAnsi" w:cstheme="minorBidi"/>
          <w:color w:val="auto"/>
        </w:rPr>
      </w:pPr>
      <w:hyperlink w:anchor="_Toc63673311" w:history="1">
        <w:r w:rsidR="006937C7" w:rsidRPr="00EF104E">
          <w:rPr>
            <w:rStyle w:val="Hyperlink"/>
          </w:rPr>
          <w:t>1.2.1</w:t>
        </w:r>
        <w:r w:rsidR="006937C7">
          <w:rPr>
            <w:rFonts w:asciiTheme="minorHAnsi" w:eastAsiaTheme="minorEastAsia" w:hAnsiTheme="minorHAnsi" w:cstheme="minorBidi"/>
            <w:color w:val="auto"/>
          </w:rPr>
          <w:tab/>
        </w:r>
        <w:r w:rsidR="006937C7" w:rsidRPr="00EF104E">
          <w:rPr>
            <w:rStyle w:val="Hyperlink"/>
          </w:rPr>
          <w:t>Rationale for ZOI selection</w:t>
        </w:r>
        <w:r w:rsidR="006937C7">
          <w:rPr>
            <w:webHidden/>
          </w:rPr>
          <w:tab/>
        </w:r>
        <w:r w:rsidR="006937C7">
          <w:rPr>
            <w:webHidden/>
          </w:rPr>
          <w:fldChar w:fldCharType="begin"/>
        </w:r>
        <w:r w:rsidR="006937C7">
          <w:rPr>
            <w:webHidden/>
          </w:rPr>
          <w:instrText xml:space="preserve"> PAGEREF _Toc63673311 \h </w:instrText>
        </w:r>
        <w:r w:rsidR="006937C7">
          <w:rPr>
            <w:webHidden/>
          </w:rPr>
        </w:r>
        <w:r w:rsidR="006937C7">
          <w:rPr>
            <w:webHidden/>
          </w:rPr>
          <w:fldChar w:fldCharType="separate"/>
        </w:r>
        <w:r w:rsidR="006937C7">
          <w:rPr>
            <w:webHidden/>
          </w:rPr>
          <w:t>24</w:t>
        </w:r>
        <w:r w:rsidR="006937C7">
          <w:rPr>
            <w:webHidden/>
          </w:rPr>
          <w:fldChar w:fldCharType="end"/>
        </w:r>
      </w:hyperlink>
    </w:p>
    <w:p w14:paraId="26085C15" w14:textId="63206BE1" w:rsidR="006937C7" w:rsidRDefault="00DD47E3">
      <w:pPr>
        <w:pStyle w:val="TOC3"/>
        <w:rPr>
          <w:rFonts w:asciiTheme="minorHAnsi" w:eastAsiaTheme="minorEastAsia" w:hAnsiTheme="minorHAnsi" w:cstheme="minorBidi"/>
          <w:color w:val="auto"/>
        </w:rPr>
      </w:pPr>
      <w:hyperlink w:anchor="_Toc63673312" w:history="1">
        <w:r w:rsidR="006937C7" w:rsidRPr="00EF104E">
          <w:rPr>
            <w:rStyle w:val="Hyperlink"/>
          </w:rPr>
          <w:t>1.2.2</w:t>
        </w:r>
        <w:r w:rsidR="006937C7">
          <w:rPr>
            <w:rFonts w:asciiTheme="minorHAnsi" w:eastAsiaTheme="minorEastAsia" w:hAnsiTheme="minorHAnsi" w:cstheme="minorBidi"/>
            <w:color w:val="auto"/>
          </w:rPr>
          <w:tab/>
        </w:r>
        <w:r w:rsidR="006937C7" w:rsidRPr="00EF104E">
          <w:rPr>
            <w:rStyle w:val="Hyperlink"/>
          </w:rPr>
          <w:t>Demography of the ZOI</w:t>
        </w:r>
        <w:r w:rsidR="006937C7">
          <w:rPr>
            <w:webHidden/>
          </w:rPr>
          <w:tab/>
        </w:r>
        <w:r w:rsidR="006937C7">
          <w:rPr>
            <w:webHidden/>
          </w:rPr>
          <w:fldChar w:fldCharType="begin"/>
        </w:r>
        <w:r w:rsidR="006937C7">
          <w:rPr>
            <w:webHidden/>
          </w:rPr>
          <w:instrText xml:space="preserve"> PAGEREF _Toc63673312 \h </w:instrText>
        </w:r>
        <w:r w:rsidR="006937C7">
          <w:rPr>
            <w:webHidden/>
          </w:rPr>
        </w:r>
        <w:r w:rsidR="006937C7">
          <w:rPr>
            <w:webHidden/>
          </w:rPr>
          <w:fldChar w:fldCharType="separate"/>
        </w:r>
        <w:r w:rsidR="006937C7">
          <w:rPr>
            <w:webHidden/>
          </w:rPr>
          <w:t>24</w:t>
        </w:r>
        <w:r w:rsidR="006937C7">
          <w:rPr>
            <w:webHidden/>
          </w:rPr>
          <w:fldChar w:fldCharType="end"/>
        </w:r>
      </w:hyperlink>
    </w:p>
    <w:p w14:paraId="29C14E79" w14:textId="738F6305" w:rsidR="006937C7" w:rsidRDefault="00DD47E3">
      <w:pPr>
        <w:pStyle w:val="TOC3"/>
        <w:rPr>
          <w:rFonts w:asciiTheme="minorHAnsi" w:eastAsiaTheme="minorEastAsia" w:hAnsiTheme="minorHAnsi" w:cstheme="minorBidi"/>
          <w:color w:val="auto"/>
        </w:rPr>
      </w:pPr>
      <w:hyperlink w:anchor="_Toc63673313" w:history="1">
        <w:r w:rsidR="006937C7" w:rsidRPr="00EF104E">
          <w:rPr>
            <w:rStyle w:val="Hyperlink"/>
          </w:rPr>
          <w:t>1.2.3</w:t>
        </w:r>
        <w:r w:rsidR="006937C7">
          <w:rPr>
            <w:rFonts w:asciiTheme="minorHAnsi" w:eastAsiaTheme="minorEastAsia" w:hAnsiTheme="minorHAnsi" w:cstheme="minorBidi"/>
            <w:color w:val="auto"/>
          </w:rPr>
          <w:tab/>
        </w:r>
        <w:r w:rsidR="006937C7" w:rsidRPr="00EF104E">
          <w:rPr>
            <w:rStyle w:val="Hyperlink"/>
          </w:rPr>
          <w:t>Climate and agriculture in the ZOI</w:t>
        </w:r>
        <w:r w:rsidR="006937C7">
          <w:rPr>
            <w:webHidden/>
          </w:rPr>
          <w:tab/>
        </w:r>
        <w:r w:rsidR="006937C7">
          <w:rPr>
            <w:webHidden/>
          </w:rPr>
          <w:fldChar w:fldCharType="begin"/>
        </w:r>
        <w:r w:rsidR="006937C7">
          <w:rPr>
            <w:webHidden/>
          </w:rPr>
          <w:instrText xml:space="preserve"> PAGEREF _Toc63673313 \h </w:instrText>
        </w:r>
        <w:r w:rsidR="006937C7">
          <w:rPr>
            <w:webHidden/>
          </w:rPr>
        </w:r>
        <w:r w:rsidR="006937C7">
          <w:rPr>
            <w:webHidden/>
          </w:rPr>
          <w:fldChar w:fldCharType="separate"/>
        </w:r>
        <w:r w:rsidR="006937C7">
          <w:rPr>
            <w:webHidden/>
          </w:rPr>
          <w:t>28</w:t>
        </w:r>
        <w:r w:rsidR="006937C7">
          <w:rPr>
            <w:webHidden/>
          </w:rPr>
          <w:fldChar w:fldCharType="end"/>
        </w:r>
      </w:hyperlink>
    </w:p>
    <w:p w14:paraId="77EC3E50" w14:textId="3717BE8D" w:rsidR="006937C7" w:rsidRDefault="00DD47E3">
      <w:pPr>
        <w:pStyle w:val="TOC2"/>
        <w:rPr>
          <w:rFonts w:asciiTheme="minorHAnsi" w:eastAsiaTheme="minorEastAsia" w:hAnsiTheme="minorHAnsi" w:cstheme="minorBidi"/>
          <w:color w:val="auto"/>
        </w:rPr>
      </w:pPr>
      <w:hyperlink w:anchor="_Toc63673314" w:history="1">
        <w:r w:rsidR="006937C7" w:rsidRPr="00EF104E">
          <w:rPr>
            <w:rStyle w:val="Hyperlink"/>
          </w:rPr>
          <w:t>1.3</w:t>
        </w:r>
        <w:r w:rsidR="006937C7">
          <w:rPr>
            <w:rFonts w:asciiTheme="minorHAnsi" w:eastAsiaTheme="minorEastAsia" w:hAnsiTheme="minorHAnsi" w:cstheme="minorBidi"/>
            <w:color w:val="auto"/>
          </w:rPr>
          <w:tab/>
        </w:r>
        <w:r w:rsidR="006937C7" w:rsidRPr="00EF104E">
          <w:rPr>
            <w:rStyle w:val="Hyperlink"/>
          </w:rPr>
          <w:t>Purpose of this assessment</w:t>
        </w:r>
        <w:r w:rsidR="006937C7">
          <w:rPr>
            <w:webHidden/>
          </w:rPr>
          <w:tab/>
        </w:r>
        <w:r w:rsidR="006937C7">
          <w:rPr>
            <w:webHidden/>
          </w:rPr>
          <w:fldChar w:fldCharType="begin"/>
        </w:r>
        <w:r w:rsidR="006937C7">
          <w:rPr>
            <w:webHidden/>
          </w:rPr>
          <w:instrText xml:space="preserve"> PAGEREF _Toc63673314 \h </w:instrText>
        </w:r>
        <w:r w:rsidR="006937C7">
          <w:rPr>
            <w:webHidden/>
          </w:rPr>
        </w:r>
        <w:r w:rsidR="006937C7">
          <w:rPr>
            <w:webHidden/>
          </w:rPr>
          <w:fldChar w:fldCharType="separate"/>
        </w:r>
        <w:r w:rsidR="006937C7">
          <w:rPr>
            <w:webHidden/>
          </w:rPr>
          <w:t>28</w:t>
        </w:r>
        <w:r w:rsidR="006937C7">
          <w:rPr>
            <w:webHidden/>
          </w:rPr>
          <w:fldChar w:fldCharType="end"/>
        </w:r>
      </w:hyperlink>
    </w:p>
    <w:p w14:paraId="3D1F7268" w14:textId="174DA4FD" w:rsidR="006937C7" w:rsidRDefault="00DD47E3">
      <w:pPr>
        <w:pStyle w:val="TOC1"/>
        <w:rPr>
          <w:rFonts w:asciiTheme="minorHAnsi" w:eastAsiaTheme="minorEastAsia" w:hAnsiTheme="minorHAnsi" w:cstheme="minorBidi"/>
          <w:color w:val="auto"/>
        </w:rPr>
      </w:pPr>
      <w:hyperlink w:anchor="_Toc63673315" w:history="1">
        <w:r w:rsidR="006937C7" w:rsidRPr="00EF104E">
          <w:rPr>
            <w:rStyle w:val="Hyperlink"/>
          </w:rPr>
          <w:t>2.</w:t>
        </w:r>
        <w:r w:rsidR="006937C7">
          <w:rPr>
            <w:rFonts w:asciiTheme="minorHAnsi" w:eastAsiaTheme="minorEastAsia" w:hAnsiTheme="minorHAnsi" w:cstheme="minorBidi"/>
            <w:color w:val="auto"/>
          </w:rPr>
          <w:tab/>
        </w:r>
        <w:r w:rsidR="006937C7" w:rsidRPr="00EF104E">
          <w:rPr>
            <w:rStyle w:val="Hyperlink"/>
          </w:rPr>
          <w:t>Methodology for obtaining values for Feed the Future indicators</w:t>
        </w:r>
        <w:r w:rsidR="006937C7">
          <w:rPr>
            <w:webHidden/>
          </w:rPr>
          <w:tab/>
        </w:r>
        <w:r w:rsidR="006937C7">
          <w:rPr>
            <w:webHidden/>
          </w:rPr>
          <w:fldChar w:fldCharType="begin"/>
        </w:r>
        <w:r w:rsidR="006937C7">
          <w:rPr>
            <w:webHidden/>
          </w:rPr>
          <w:instrText xml:space="preserve"> PAGEREF _Toc63673315 \h </w:instrText>
        </w:r>
        <w:r w:rsidR="006937C7">
          <w:rPr>
            <w:webHidden/>
          </w:rPr>
        </w:r>
        <w:r w:rsidR="006937C7">
          <w:rPr>
            <w:webHidden/>
          </w:rPr>
          <w:fldChar w:fldCharType="separate"/>
        </w:r>
        <w:r w:rsidR="006937C7">
          <w:rPr>
            <w:webHidden/>
          </w:rPr>
          <w:t>29</w:t>
        </w:r>
        <w:r w:rsidR="006937C7">
          <w:rPr>
            <w:webHidden/>
          </w:rPr>
          <w:fldChar w:fldCharType="end"/>
        </w:r>
      </w:hyperlink>
    </w:p>
    <w:p w14:paraId="7A74D69F" w14:textId="3308313F" w:rsidR="006937C7" w:rsidRDefault="00DD47E3">
      <w:pPr>
        <w:pStyle w:val="TOC2"/>
        <w:rPr>
          <w:rFonts w:asciiTheme="minorHAnsi" w:eastAsiaTheme="minorEastAsia" w:hAnsiTheme="minorHAnsi" w:cstheme="minorBidi"/>
          <w:color w:val="auto"/>
        </w:rPr>
      </w:pPr>
      <w:hyperlink w:anchor="_Toc63673316" w:history="1">
        <w:r w:rsidR="006937C7" w:rsidRPr="00EF104E">
          <w:rPr>
            <w:rStyle w:val="Hyperlink"/>
          </w:rPr>
          <w:t>2.1</w:t>
        </w:r>
        <w:r w:rsidR="006937C7">
          <w:rPr>
            <w:rFonts w:asciiTheme="minorHAnsi" w:eastAsiaTheme="minorEastAsia" w:hAnsiTheme="minorHAnsi" w:cstheme="minorBidi"/>
            <w:color w:val="auto"/>
          </w:rPr>
          <w:tab/>
        </w:r>
        <w:r w:rsidR="006937C7" w:rsidRPr="00EF104E">
          <w:rPr>
            <w:rStyle w:val="Hyperlink"/>
          </w:rPr>
          <w:t>Methodology</w:t>
        </w:r>
        <w:r w:rsidR="006937C7">
          <w:rPr>
            <w:webHidden/>
          </w:rPr>
          <w:tab/>
        </w:r>
        <w:r w:rsidR="006937C7">
          <w:rPr>
            <w:webHidden/>
          </w:rPr>
          <w:fldChar w:fldCharType="begin"/>
        </w:r>
        <w:r w:rsidR="006937C7">
          <w:rPr>
            <w:webHidden/>
          </w:rPr>
          <w:instrText xml:space="preserve"> PAGEREF _Toc63673316 \h </w:instrText>
        </w:r>
        <w:r w:rsidR="006937C7">
          <w:rPr>
            <w:webHidden/>
          </w:rPr>
        </w:r>
        <w:r w:rsidR="006937C7">
          <w:rPr>
            <w:webHidden/>
          </w:rPr>
          <w:fldChar w:fldCharType="separate"/>
        </w:r>
        <w:r w:rsidR="006937C7">
          <w:rPr>
            <w:webHidden/>
          </w:rPr>
          <w:t>29</w:t>
        </w:r>
        <w:r w:rsidR="006937C7">
          <w:rPr>
            <w:webHidden/>
          </w:rPr>
          <w:fldChar w:fldCharType="end"/>
        </w:r>
      </w:hyperlink>
    </w:p>
    <w:p w14:paraId="6F5A7F9B" w14:textId="191F1D63" w:rsidR="006937C7" w:rsidRDefault="00DD47E3">
      <w:pPr>
        <w:pStyle w:val="TOC3"/>
        <w:rPr>
          <w:rFonts w:asciiTheme="minorHAnsi" w:eastAsiaTheme="minorEastAsia" w:hAnsiTheme="minorHAnsi" w:cstheme="minorBidi"/>
          <w:color w:val="auto"/>
        </w:rPr>
      </w:pPr>
      <w:hyperlink w:anchor="_Toc63673317" w:history="1">
        <w:r w:rsidR="006937C7" w:rsidRPr="00EF104E">
          <w:rPr>
            <w:rStyle w:val="Hyperlink"/>
          </w:rPr>
          <w:t>2.1.1</w:t>
        </w:r>
        <w:r w:rsidR="006937C7">
          <w:rPr>
            <w:rFonts w:asciiTheme="minorHAnsi" w:eastAsiaTheme="minorEastAsia" w:hAnsiTheme="minorHAnsi" w:cstheme="minorBidi"/>
            <w:color w:val="auto"/>
          </w:rPr>
          <w:tab/>
        </w:r>
        <w:r w:rsidR="006937C7" w:rsidRPr="00EF104E">
          <w:rPr>
            <w:rStyle w:val="Hyperlink"/>
          </w:rPr>
          <w:t>Survey sample design</w:t>
        </w:r>
        <w:r w:rsidR="006937C7">
          <w:rPr>
            <w:webHidden/>
          </w:rPr>
          <w:tab/>
        </w:r>
        <w:r w:rsidR="006937C7">
          <w:rPr>
            <w:webHidden/>
          </w:rPr>
          <w:fldChar w:fldCharType="begin"/>
        </w:r>
        <w:r w:rsidR="006937C7">
          <w:rPr>
            <w:webHidden/>
          </w:rPr>
          <w:instrText xml:space="preserve"> PAGEREF _Toc63673317 \h </w:instrText>
        </w:r>
        <w:r w:rsidR="006937C7">
          <w:rPr>
            <w:webHidden/>
          </w:rPr>
        </w:r>
        <w:r w:rsidR="006937C7">
          <w:rPr>
            <w:webHidden/>
          </w:rPr>
          <w:fldChar w:fldCharType="separate"/>
        </w:r>
        <w:r w:rsidR="006937C7">
          <w:rPr>
            <w:webHidden/>
          </w:rPr>
          <w:t>29</w:t>
        </w:r>
        <w:r w:rsidR="006937C7">
          <w:rPr>
            <w:webHidden/>
          </w:rPr>
          <w:fldChar w:fldCharType="end"/>
        </w:r>
      </w:hyperlink>
    </w:p>
    <w:p w14:paraId="7DDE423C" w14:textId="6A5236A6" w:rsidR="006937C7" w:rsidRDefault="00DD47E3">
      <w:pPr>
        <w:pStyle w:val="TOC3"/>
        <w:rPr>
          <w:rFonts w:asciiTheme="minorHAnsi" w:eastAsiaTheme="minorEastAsia" w:hAnsiTheme="minorHAnsi" w:cstheme="minorBidi"/>
          <w:color w:val="auto"/>
        </w:rPr>
      </w:pPr>
      <w:hyperlink w:anchor="_Toc63673318" w:history="1">
        <w:r w:rsidR="006937C7" w:rsidRPr="00EF104E">
          <w:rPr>
            <w:rStyle w:val="Hyperlink"/>
            <w:lang w:val="fr-CA"/>
          </w:rPr>
          <w:t>2.1.2</w:t>
        </w:r>
        <w:r w:rsidR="006937C7">
          <w:rPr>
            <w:rFonts w:asciiTheme="minorHAnsi" w:eastAsiaTheme="minorEastAsia" w:hAnsiTheme="minorHAnsi" w:cstheme="minorBidi"/>
            <w:color w:val="auto"/>
          </w:rPr>
          <w:tab/>
        </w:r>
        <w:r w:rsidR="006937C7" w:rsidRPr="00EF104E">
          <w:rPr>
            <w:rStyle w:val="Hyperlink"/>
            <w:lang w:val="fr-CA"/>
          </w:rPr>
          <w:t>Questionnaire design</w:t>
        </w:r>
        <w:r w:rsidR="006937C7">
          <w:rPr>
            <w:webHidden/>
          </w:rPr>
          <w:tab/>
        </w:r>
        <w:r w:rsidR="006937C7">
          <w:rPr>
            <w:webHidden/>
          </w:rPr>
          <w:fldChar w:fldCharType="begin"/>
        </w:r>
        <w:r w:rsidR="006937C7">
          <w:rPr>
            <w:webHidden/>
          </w:rPr>
          <w:instrText xml:space="preserve"> PAGEREF _Toc63673318 \h </w:instrText>
        </w:r>
        <w:r w:rsidR="006937C7">
          <w:rPr>
            <w:webHidden/>
          </w:rPr>
        </w:r>
        <w:r w:rsidR="006937C7">
          <w:rPr>
            <w:webHidden/>
          </w:rPr>
          <w:fldChar w:fldCharType="separate"/>
        </w:r>
        <w:r w:rsidR="006937C7">
          <w:rPr>
            <w:webHidden/>
          </w:rPr>
          <w:t>29</w:t>
        </w:r>
        <w:r w:rsidR="006937C7">
          <w:rPr>
            <w:webHidden/>
          </w:rPr>
          <w:fldChar w:fldCharType="end"/>
        </w:r>
      </w:hyperlink>
    </w:p>
    <w:p w14:paraId="529FEB69" w14:textId="60D1B7C6" w:rsidR="006937C7" w:rsidRDefault="00DD47E3">
      <w:pPr>
        <w:pStyle w:val="TOC3"/>
        <w:rPr>
          <w:rFonts w:asciiTheme="minorHAnsi" w:eastAsiaTheme="minorEastAsia" w:hAnsiTheme="minorHAnsi" w:cstheme="minorBidi"/>
          <w:color w:val="auto"/>
        </w:rPr>
      </w:pPr>
      <w:hyperlink w:anchor="_Toc63673319" w:history="1">
        <w:r w:rsidR="006937C7" w:rsidRPr="00EF104E">
          <w:rPr>
            <w:rStyle w:val="Hyperlink"/>
          </w:rPr>
          <w:t>2.1.3</w:t>
        </w:r>
        <w:r w:rsidR="006937C7">
          <w:rPr>
            <w:rFonts w:asciiTheme="minorHAnsi" w:eastAsiaTheme="minorEastAsia" w:hAnsiTheme="minorHAnsi" w:cstheme="minorBidi"/>
            <w:color w:val="auto"/>
          </w:rPr>
          <w:tab/>
        </w:r>
        <w:r w:rsidR="006937C7" w:rsidRPr="00EF104E">
          <w:rPr>
            <w:rStyle w:val="Hyperlink"/>
          </w:rPr>
          <w:t>Timing of the survey</w:t>
        </w:r>
        <w:r w:rsidR="006937C7">
          <w:rPr>
            <w:webHidden/>
          </w:rPr>
          <w:tab/>
        </w:r>
        <w:r w:rsidR="006937C7">
          <w:rPr>
            <w:webHidden/>
          </w:rPr>
          <w:fldChar w:fldCharType="begin"/>
        </w:r>
        <w:r w:rsidR="006937C7">
          <w:rPr>
            <w:webHidden/>
          </w:rPr>
          <w:instrText xml:space="preserve"> PAGEREF _Toc63673319 \h </w:instrText>
        </w:r>
        <w:r w:rsidR="006937C7">
          <w:rPr>
            <w:webHidden/>
          </w:rPr>
        </w:r>
        <w:r w:rsidR="006937C7">
          <w:rPr>
            <w:webHidden/>
          </w:rPr>
          <w:fldChar w:fldCharType="separate"/>
        </w:r>
        <w:r w:rsidR="006937C7">
          <w:rPr>
            <w:webHidden/>
          </w:rPr>
          <w:t>30</w:t>
        </w:r>
        <w:r w:rsidR="006937C7">
          <w:rPr>
            <w:webHidden/>
          </w:rPr>
          <w:fldChar w:fldCharType="end"/>
        </w:r>
      </w:hyperlink>
    </w:p>
    <w:p w14:paraId="5C16FF79" w14:textId="7C29B960" w:rsidR="006937C7" w:rsidRDefault="00DD47E3">
      <w:pPr>
        <w:pStyle w:val="TOC3"/>
        <w:rPr>
          <w:rFonts w:asciiTheme="minorHAnsi" w:eastAsiaTheme="minorEastAsia" w:hAnsiTheme="minorHAnsi" w:cstheme="minorBidi"/>
          <w:color w:val="auto"/>
        </w:rPr>
      </w:pPr>
      <w:hyperlink w:anchor="_Toc63673320" w:history="1">
        <w:r w:rsidR="006937C7" w:rsidRPr="00EF104E">
          <w:rPr>
            <w:rStyle w:val="Hyperlink"/>
          </w:rPr>
          <w:t>2.1.4</w:t>
        </w:r>
        <w:r w:rsidR="006937C7">
          <w:rPr>
            <w:rFonts w:asciiTheme="minorHAnsi" w:eastAsiaTheme="minorEastAsia" w:hAnsiTheme="minorHAnsi" w:cstheme="minorBidi"/>
            <w:color w:val="auto"/>
          </w:rPr>
          <w:tab/>
        </w:r>
        <w:r w:rsidR="006937C7" w:rsidRPr="00EF104E">
          <w:rPr>
            <w:rStyle w:val="Hyperlink"/>
          </w:rPr>
          <w:t>Listing</w:t>
        </w:r>
        <w:r w:rsidR="006937C7">
          <w:rPr>
            <w:webHidden/>
          </w:rPr>
          <w:tab/>
        </w:r>
        <w:r w:rsidR="006937C7">
          <w:rPr>
            <w:webHidden/>
          </w:rPr>
          <w:fldChar w:fldCharType="begin"/>
        </w:r>
        <w:r w:rsidR="006937C7">
          <w:rPr>
            <w:webHidden/>
          </w:rPr>
          <w:instrText xml:space="preserve"> PAGEREF _Toc63673320 \h </w:instrText>
        </w:r>
        <w:r w:rsidR="006937C7">
          <w:rPr>
            <w:webHidden/>
          </w:rPr>
        </w:r>
        <w:r w:rsidR="006937C7">
          <w:rPr>
            <w:webHidden/>
          </w:rPr>
          <w:fldChar w:fldCharType="separate"/>
        </w:r>
        <w:r w:rsidR="006937C7">
          <w:rPr>
            <w:webHidden/>
          </w:rPr>
          <w:t>30</w:t>
        </w:r>
        <w:r w:rsidR="006937C7">
          <w:rPr>
            <w:webHidden/>
          </w:rPr>
          <w:fldChar w:fldCharType="end"/>
        </w:r>
      </w:hyperlink>
    </w:p>
    <w:p w14:paraId="7953A71C" w14:textId="7BB0A88C" w:rsidR="006937C7" w:rsidRDefault="00DD47E3">
      <w:pPr>
        <w:pStyle w:val="TOC3"/>
        <w:rPr>
          <w:rFonts w:asciiTheme="minorHAnsi" w:eastAsiaTheme="minorEastAsia" w:hAnsiTheme="minorHAnsi" w:cstheme="minorBidi"/>
          <w:color w:val="auto"/>
        </w:rPr>
      </w:pPr>
      <w:hyperlink w:anchor="_Toc63673321" w:history="1">
        <w:r w:rsidR="006937C7" w:rsidRPr="00EF104E">
          <w:rPr>
            <w:rStyle w:val="Hyperlink"/>
          </w:rPr>
          <w:t>2.1.5</w:t>
        </w:r>
        <w:r w:rsidR="006937C7">
          <w:rPr>
            <w:rFonts w:asciiTheme="minorHAnsi" w:eastAsiaTheme="minorEastAsia" w:hAnsiTheme="minorHAnsi" w:cstheme="minorBidi"/>
            <w:color w:val="auto"/>
          </w:rPr>
          <w:tab/>
        </w:r>
        <w:r w:rsidR="006937C7" w:rsidRPr="00EF104E">
          <w:rPr>
            <w:rStyle w:val="Hyperlink"/>
          </w:rPr>
          <w:t>Training for main fieldwork</w:t>
        </w:r>
        <w:r w:rsidR="006937C7">
          <w:rPr>
            <w:webHidden/>
          </w:rPr>
          <w:tab/>
        </w:r>
        <w:r w:rsidR="006937C7">
          <w:rPr>
            <w:webHidden/>
          </w:rPr>
          <w:fldChar w:fldCharType="begin"/>
        </w:r>
        <w:r w:rsidR="006937C7">
          <w:rPr>
            <w:webHidden/>
          </w:rPr>
          <w:instrText xml:space="preserve"> PAGEREF _Toc63673321 \h </w:instrText>
        </w:r>
        <w:r w:rsidR="006937C7">
          <w:rPr>
            <w:webHidden/>
          </w:rPr>
        </w:r>
        <w:r w:rsidR="006937C7">
          <w:rPr>
            <w:webHidden/>
          </w:rPr>
          <w:fldChar w:fldCharType="separate"/>
        </w:r>
        <w:r w:rsidR="006937C7">
          <w:rPr>
            <w:webHidden/>
          </w:rPr>
          <w:t>30</w:t>
        </w:r>
        <w:r w:rsidR="006937C7">
          <w:rPr>
            <w:webHidden/>
          </w:rPr>
          <w:fldChar w:fldCharType="end"/>
        </w:r>
      </w:hyperlink>
    </w:p>
    <w:p w14:paraId="193EDB6E" w14:textId="6521AFDC" w:rsidR="006937C7" w:rsidRDefault="00DD47E3">
      <w:pPr>
        <w:pStyle w:val="TOC3"/>
        <w:rPr>
          <w:rFonts w:asciiTheme="minorHAnsi" w:eastAsiaTheme="minorEastAsia" w:hAnsiTheme="minorHAnsi" w:cstheme="minorBidi"/>
          <w:color w:val="auto"/>
        </w:rPr>
      </w:pPr>
      <w:hyperlink w:anchor="_Toc63673322" w:history="1">
        <w:r w:rsidR="006937C7" w:rsidRPr="00EF104E">
          <w:rPr>
            <w:rStyle w:val="Hyperlink"/>
          </w:rPr>
          <w:t>2.1.6</w:t>
        </w:r>
        <w:r w:rsidR="006937C7">
          <w:rPr>
            <w:rFonts w:asciiTheme="minorHAnsi" w:eastAsiaTheme="minorEastAsia" w:hAnsiTheme="minorHAnsi" w:cstheme="minorBidi"/>
            <w:color w:val="auto"/>
          </w:rPr>
          <w:tab/>
        </w:r>
        <w:r w:rsidR="006937C7" w:rsidRPr="00EF104E">
          <w:rPr>
            <w:rStyle w:val="Hyperlink"/>
          </w:rPr>
          <w:t>Fieldwork</w:t>
        </w:r>
        <w:r w:rsidR="006937C7">
          <w:rPr>
            <w:webHidden/>
          </w:rPr>
          <w:tab/>
        </w:r>
        <w:r w:rsidR="006937C7">
          <w:rPr>
            <w:webHidden/>
          </w:rPr>
          <w:fldChar w:fldCharType="begin"/>
        </w:r>
        <w:r w:rsidR="006937C7">
          <w:rPr>
            <w:webHidden/>
          </w:rPr>
          <w:instrText xml:space="preserve"> PAGEREF _Toc63673322 \h </w:instrText>
        </w:r>
        <w:r w:rsidR="006937C7">
          <w:rPr>
            <w:webHidden/>
          </w:rPr>
        </w:r>
        <w:r w:rsidR="006937C7">
          <w:rPr>
            <w:webHidden/>
          </w:rPr>
          <w:fldChar w:fldCharType="separate"/>
        </w:r>
        <w:r w:rsidR="006937C7">
          <w:rPr>
            <w:webHidden/>
          </w:rPr>
          <w:t>30</w:t>
        </w:r>
        <w:r w:rsidR="006937C7">
          <w:rPr>
            <w:webHidden/>
          </w:rPr>
          <w:fldChar w:fldCharType="end"/>
        </w:r>
      </w:hyperlink>
    </w:p>
    <w:p w14:paraId="1B74C0FD" w14:textId="059D18D5" w:rsidR="006937C7" w:rsidRDefault="00DD47E3">
      <w:pPr>
        <w:pStyle w:val="TOC3"/>
        <w:rPr>
          <w:rFonts w:asciiTheme="minorHAnsi" w:eastAsiaTheme="minorEastAsia" w:hAnsiTheme="minorHAnsi" w:cstheme="minorBidi"/>
          <w:color w:val="auto"/>
        </w:rPr>
      </w:pPr>
      <w:hyperlink w:anchor="_Toc63673323" w:history="1">
        <w:r w:rsidR="006937C7" w:rsidRPr="00EF104E">
          <w:rPr>
            <w:rStyle w:val="Hyperlink"/>
          </w:rPr>
          <w:t>2.1.7</w:t>
        </w:r>
        <w:r w:rsidR="006937C7">
          <w:rPr>
            <w:rFonts w:asciiTheme="minorHAnsi" w:eastAsiaTheme="minorEastAsia" w:hAnsiTheme="minorHAnsi" w:cstheme="minorBidi"/>
            <w:color w:val="auto"/>
          </w:rPr>
          <w:tab/>
        </w:r>
        <w:r w:rsidR="006937C7" w:rsidRPr="00EF104E">
          <w:rPr>
            <w:rStyle w:val="Hyperlink"/>
          </w:rPr>
          <w:t>Data management and analysis</w:t>
        </w:r>
        <w:r w:rsidR="006937C7">
          <w:rPr>
            <w:webHidden/>
          </w:rPr>
          <w:tab/>
        </w:r>
        <w:r w:rsidR="006937C7">
          <w:rPr>
            <w:webHidden/>
          </w:rPr>
          <w:fldChar w:fldCharType="begin"/>
        </w:r>
        <w:r w:rsidR="006937C7">
          <w:rPr>
            <w:webHidden/>
          </w:rPr>
          <w:instrText xml:space="preserve"> PAGEREF _Toc63673323 \h </w:instrText>
        </w:r>
        <w:r w:rsidR="006937C7">
          <w:rPr>
            <w:webHidden/>
          </w:rPr>
        </w:r>
        <w:r w:rsidR="006937C7">
          <w:rPr>
            <w:webHidden/>
          </w:rPr>
          <w:fldChar w:fldCharType="separate"/>
        </w:r>
        <w:r w:rsidR="006937C7">
          <w:rPr>
            <w:webHidden/>
          </w:rPr>
          <w:t>30</w:t>
        </w:r>
        <w:r w:rsidR="006937C7">
          <w:rPr>
            <w:webHidden/>
          </w:rPr>
          <w:fldChar w:fldCharType="end"/>
        </w:r>
      </w:hyperlink>
    </w:p>
    <w:p w14:paraId="691C5BF6" w14:textId="26589542" w:rsidR="006937C7" w:rsidRDefault="00DD47E3">
      <w:pPr>
        <w:pStyle w:val="TOC3"/>
        <w:rPr>
          <w:rFonts w:asciiTheme="minorHAnsi" w:eastAsiaTheme="minorEastAsia" w:hAnsiTheme="minorHAnsi" w:cstheme="minorBidi"/>
          <w:color w:val="auto"/>
        </w:rPr>
      </w:pPr>
      <w:hyperlink w:anchor="_Toc63673324" w:history="1">
        <w:r w:rsidR="006937C7" w:rsidRPr="00EF104E">
          <w:rPr>
            <w:rStyle w:val="Hyperlink"/>
          </w:rPr>
          <w:t>2.1.8</w:t>
        </w:r>
        <w:r w:rsidR="006937C7">
          <w:rPr>
            <w:rFonts w:asciiTheme="minorHAnsi" w:eastAsiaTheme="minorEastAsia" w:hAnsiTheme="minorHAnsi" w:cstheme="minorBidi"/>
            <w:color w:val="auto"/>
          </w:rPr>
          <w:tab/>
        </w:r>
        <w:r w:rsidR="006937C7" w:rsidRPr="00EF104E">
          <w:rPr>
            <w:rStyle w:val="Hyperlink"/>
          </w:rPr>
          <w:t>Limitations of the survey</w:t>
        </w:r>
        <w:r w:rsidR="006937C7">
          <w:rPr>
            <w:webHidden/>
          </w:rPr>
          <w:tab/>
        </w:r>
        <w:r w:rsidR="006937C7">
          <w:rPr>
            <w:webHidden/>
          </w:rPr>
          <w:fldChar w:fldCharType="begin"/>
        </w:r>
        <w:r w:rsidR="006937C7">
          <w:rPr>
            <w:webHidden/>
          </w:rPr>
          <w:instrText xml:space="preserve"> PAGEREF _Toc63673324 \h </w:instrText>
        </w:r>
        <w:r w:rsidR="006937C7">
          <w:rPr>
            <w:webHidden/>
          </w:rPr>
        </w:r>
        <w:r w:rsidR="006937C7">
          <w:rPr>
            <w:webHidden/>
          </w:rPr>
          <w:fldChar w:fldCharType="separate"/>
        </w:r>
        <w:r w:rsidR="006937C7">
          <w:rPr>
            <w:webHidden/>
          </w:rPr>
          <w:t>30</w:t>
        </w:r>
        <w:r w:rsidR="006937C7">
          <w:rPr>
            <w:webHidden/>
          </w:rPr>
          <w:fldChar w:fldCharType="end"/>
        </w:r>
      </w:hyperlink>
    </w:p>
    <w:p w14:paraId="0000D319" w14:textId="1FD69B1C" w:rsidR="006937C7" w:rsidRDefault="00DD47E3">
      <w:pPr>
        <w:pStyle w:val="TOC3"/>
        <w:rPr>
          <w:rFonts w:asciiTheme="minorHAnsi" w:eastAsiaTheme="minorEastAsia" w:hAnsiTheme="minorHAnsi" w:cstheme="minorBidi"/>
          <w:color w:val="auto"/>
        </w:rPr>
      </w:pPr>
      <w:hyperlink w:anchor="_Toc63673325" w:history="1">
        <w:r w:rsidR="006937C7" w:rsidRPr="00EF104E">
          <w:rPr>
            <w:rStyle w:val="Hyperlink"/>
          </w:rPr>
          <w:t>2.1.9</w:t>
        </w:r>
        <w:r w:rsidR="006937C7">
          <w:rPr>
            <w:rFonts w:asciiTheme="minorHAnsi" w:eastAsiaTheme="minorEastAsia" w:hAnsiTheme="minorHAnsi" w:cstheme="minorBidi"/>
            <w:color w:val="auto"/>
          </w:rPr>
          <w:tab/>
        </w:r>
        <w:r w:rsidR="006937C7" w:rsidRPr="00EF104E">
          <w:rPr>
            <w:rStyle w:val="Hyperlink"/>
          </w:rPr>
          <w:t>ZOI Survey response rates</w:t>
        </w:r>
        <w:r w:rsidR="006937C7">
          <w:rPr>
            <w:webHidden/>
          </w:rPr>
          <w:tab/>
        </w:r>
        <w:r w:rsidR="006937C7">
          <w:rPr>
            <w:webHidden/>
          </w:rPr>
          <w:fldChar w:fldCharType="begin"/>
        </w:r>
        <w:r w:rsidR="006937C7">
          <w:rPr>
            <w:webHidden/>
          </w:rPr>
          <w:instrText xml:space="preserve"> PAGEREF _Toc63673325 \h </w:instrText>
        </w:r>
        <w:r w:rsidR="006937C7">
          <w:rPr>
            <w:webHidden/>
          </w:rPr>
        </w:r>
        <w:r w:rsidR="006937C7">
          <w:rPr>
            <w:webHidden/>
          </w:rPr>
          <w:fldChar w:fldCharType="separate"/>
        </w:r>
        <w:r w:rsidR="006937C7">
          <w:rPr>
            <w:webHidden/>
          </w:rPr>
          <w:t>30</w:t>
        </w:r>
        <w:r w:rsidR="006937C7">
          <w:rPr>
            <w:webHidden/>
          </w:rPr>
          <w:fldChar w:fldCharType="end"/>
        </w:r>
      </w:hyperlink>
    </w:p>
    <w:p w14:paraId="3AAF1AAF" w14:textId="79D628E7" w:rsidR="006937C7" w:rsidRDefault="00DD47E3">
      <w:pPr>
        <w:pStyle w:val="TOC2"/>
        <w:rPr>
          <w:rFonts w:asciiTheme="minorHAnsi" w:eastAsiaTheme="minorEastAsia" w:hAnsiTheme="minorHAnsi" w:cstheme="minorBidi"/>
          <w:color w:val="auto"/>
        </w:rPr>
      </w:pPr>
      <w:hyperlink w:anchor="_Toc63673326" w:history="1">
        <w:r w:rsidR="006937C7" w:rsidRPr="00EF104E">
          <w:rPr>
            <w:rStyle w:val="Hyperlink"/>
          </w:rPr>
          <w:t>2.2</w:t>
        </w:r>
        <w:r w:rsidR="006937C7">
          <w:rPr>
            <w:rFonts w:asciiTheme="minorHAnsi" w:eastAsiaTheme="minorEastAsia" w:hAnsiTheme="minorHAnsi" w:cstheme="minorBidi"/>
            <w:color w:val="auto"/>
          </w:rPr>
          <w:tab/>
        </w:r>
        <w:r w:rsidR="006937C7" w:rsidRPr="00EF104E">
          <w:rPr>
            <w:rStyle w:val="Hyperlink"/>
          </w:rPr>
          <w:t>Measures and reporting conventions used throughout this report</w:t>
        </w:r>
        <w:r w:rsidR="006937C7">
          <w:rPr>
            <w:webHidden/>
          </w:rPr>
          <w:tab/>
        </w:r>
        <w:r w:rsidR="006937C7">
          <w:rPr>
            <w:webHidden/>
          </w:rPr>
          <w:fldChar w:fldCharType="begin"/>
        </w:r>
        <w:r w:rsidR="006937C7">
          <w:rPr>
            <w:webHidden/>
          </w:rPr>
          <w:instrText xml:space="preserve"> PAGEREF _Toc63673326 \h </w:instrText>
        </w:r>
        <w:r w:rsidR="006937C7">
          <w:rPr>
            <w:webHidden/>
          </w:rPr>
        </w:r>
        <w:r w:rsidR="006937C7">
          <w:rPr>
            <w:webHidden/>
          </w:rPr>
          <w:fldChar w:fldCharType="separate"/>
        </w:r>
        <w:r w:rsidR="006937C7">
          <w:rPr>
            <w:webHidden/>
          </w:rPr>
          <w:t>32</w:t>
        </w:r>
        <w:r w:rsidR="006937C7">
          <w:rPr>
            <w:webHidden/>
          </w:rPr>
          <w:fldChar w:fldCharType="end"/>
        </w:r>
      </w:hyperlink>
    </w:p>
    <w:p w14:paraId="6A9F72AE" w14:textId="7536AE6B" w:rsidR="006937C7" w:rsidRDefault="00DD47E3">
      <w:pPr>
        <w:pStyle w:val="TOC3"/>
        <w:rPr>
          <w:rFonts w:asciiTheme="minorHAnsi" w:eastAsiaTheme="minorEastAsia" w:hAnsiTheme="minorHAnsi" w:cstheme="minorBidi"/>
          <w:color w:val="auto"/>
        </w:rPr>
      </w:pPr>
      <w:hyperlink w:anchor="_Toc63673327" w:history="1">
        <w:r w:rsidR="006937C7" w:rsidRPr="00EF104E">
          <w:rPr>
            <w:rStyle w:val="Hyperlink"/>
          </w:rPr>
          <w:t>2.2.1</w:t>
        </w:r>
        <w:r w:rsidR="006937C7">
          <w:rPr>
            <w:rFonts w:asciiTheme="minorHAnsi" w:eastAsiaTheme="minorEastAsia" w:hAnsiTheme="minorHAnsi" w:cstheme="minorBidi"/>
            <w:color w:val="auto"/>
          </w:rPr>
          <w:tab/>
        </w:r>
        <w:r w:rsidR="006937C7" w:rsidRPr="00EF104E">
          <w:rPr>
            <w:rStyle w:val="Hyperlink"/>
          </w:rPr>
          <w:t>Standard indicator disaggregates</w:t>
        </w:r>
        <w:r w:rsidR="006937C7">
          <w:rPr>
            <w:webHidden/>
          </w:rPr>
          <w:tab/>
        </w:r>
        <w:r w:rsidR="006937C7">
          <w:rPr>
            <w:webHidden/>
          </w:rPr>
          <w:fldChar w:fldCharType="begin"/>
        </w:r>
        <w:r w:rsidR="006937C7">
          <w:rPr>
            <w:webHidden/>
          </w:rPr>
          <w:instrText xml:space="preserve"> PAGEREF _Toc63673327 \h </w:instrText>
        </w:r>
        <w:r w:rsidR="006937C7">
          <w:rPr>
            <w:webHidden/>
          </w:rPr>
        </w:r>
        <w:r w:rsidR="006937C7">
          <w:rPr>
            <w:webHidden/>
          </w:rPr>
          <w:fldChar w:fldCharType="separate"/>
        </w:r>
        <w:r w:rsidR="006937C7">
          <w:rPr>
            <w:webHidden/>
          </w:rPr>
          <w:t>32</w:t>
        </w:r>
        <w:r w:rsidR="006937C7">
          <w:rPr>
            <w:webHidden/>
          </w:rPr>
          <w:fldChar w:fldCharType="end"/>
        </w:r>
      </w:hyperlink>
    </w:p>
    <w:p w14:paraId="01FF734D" w14:textId="5112EA5D" w:rsidR="006937C7" w:rsidRDefault="00DD47E3">
      <w:pPr>
        <w:pStyle w:val="TOC3"/>
        <w:rPr>
          <w:rFonts w:asciiTheme="minorHAnsi" w:eastAsiaTheme="minorEastAsia" w:hAnsiTheme="minorHAnsi" w:cstheme="minorBidi"/>
          <w:color w:val="auto"/>
        </w:rPr>
      </w:pPr>
      <w:hyperlink w:anchor="_Toc63673328" w:history="1">
        <w:r w:rsidR="006937C7" w:rsidRPr="00EF104E">
          <w:rPr>
            <w:rStyle w:val="Hyperlink"/>
          </w:rPr>
          <w:t>2.2.2</w:t>
        </w:r>
        <w:r w:rsidR="006937C7">
          <w:rPr>
            <w:rFonts w:asciiTheme="minorHAnsi" w:eastAsiaTheme="minorEastAsia" w:hAnsiTheme="minorHAnsi" w:cstheme="minorBidi"/>
            <w:color w:val="auto"/>
          </w:rPr>
          <w:tab/>
        </w:r>
        <w:r w:rsidR="006937C7" w:rsidRPr="00EF104E">
          <w:rPr>
            <w:rStyle w:val="Hyperlink"/>
          </w:rPr>
          <w:t>Reporting conventions</w:t>
        </w:r>
        <w:r w:rsidR="006937C7">
          <w:rPr>
            <w:webHidden/>
          </w:rPr>
          <w:tab/>
        </w:r>
        <w:r w:rsidR="006937C7">
          <w:rPr>
            <w:webHidden/>
          </w:rPr>
          <w:fldChar w:fldCharType="begin"/>
        </w:r>
        <w:r w:rsidR="006937C7">
          <w:rPr>
            <w:webHidden/>
          </w:rPr>
          <w:instrText xml:space="preserve"> PAGEREF _Toc63673328 \h </w:instrText>
        </w:r>
        <w:r w:rsidR="006937C7">
          <w:rPr>
            <w:webHidden/>
          </w:rPr>
        </w:r>
        <w:r w:rsidR="006937C7">
          <w:rPr>
            <w:webHidden/>
          </w:rPr>
          <w:fldChar w:fldCharType="separate"/>
        </w:r>
        <w:r w:rsidR="006937C7">
          <w:rPr>
            <w:webHidden/>
          </w:rPr>
          <w:t>34</w:t>
        </w:r>
        <w:r w:rsidR="006937C7">
          <w:rPr>
            <w:webHidden/>
          </w:rPr>
          <w:fldChar w:fldCharType="end"/>
        </w:r>
      </w:hyperlink>
    </w:p>
    <w:p w14:paraId="3FF70EA4" w14:textId="62E7E01B" w:rsidR="006937C7" w:rsidRDefault="00DD47E3">
      <w:pPr>
        <w:pStyle w:val="TOC3"/>
        <w:rPr>
          <w:rFonts w:asciiTheme="minorHAnsi" w:eastAsiaTheme="minorEastAsia" w:hAnsiTheme="minorHAnsi" w:cstheme="minorBidi"/>
          <w:color w:val="auto"/>
        </w:rPr>
      </w:pPr>
      <w:hyperlink w:anchor="_Toc63673329" w:history="1">
        <w:r w:rsidR="006937C7" w:rsidRPr="00EF104E">
          <w:rPr>
            <w:rStyle w:val="Hyperlink"/>
          </w:rPr>
          <w:t>2.2.3</w:t>
        </w:r>
        <w:r w:rsidR="006937C7">
          <w:rPr>
            <w:rFonts w:asciiTheme="minorHAnsi" w:eastAsiaTheme="minorEastAsia" w:hAnsiTheme="minorHAnsi" w:cstheme="minorBidi"/>
            <w:color w:val="auto"/>
          </w:rPr>
          <w:tab/>
        </w:r>
        <w:r w:rsidR="006937C7" w:rsidRPr="00EF104E">
          <w:rPr>
            <w:rStyle w:val="Hyperlink"/>
          </w:rPr>
          <w:t>Understanding results tables in this report</w:t>
        </w:r>
        <w:r w:rsidR="006937C7">
          <w:rPr>
            <w:webHidden/>
          </w:rPr>
          <w:tab/>
        </w:r>
        <w:r w:rsidR="006937C7">
          <w:rPr>
            <w:webHidden/>
          </w:rPr>
          <w:fldChar w:fldCharType="begin"/>
        </w:r>
        <w:r w:rsidR="006937C7">
          <w:rPr>
            <w:webHidden/>
          </w:rPr>
          <w:instrText xml:space="preserve"> PAGEREF _Toc63673329 \h </w:instrText>
        </w:r>
        <w:r w:rsidR="006937C7">
          <w:rPr>
            <w:webHidden/>
          </w:rPr>
        </w:r>
        <w:r w:rsidR="006937C7">
          <w:rPr>
            <w:webHidden/>
          </w:rPr>
          <w:fldChar w:fldCharType="separate"/>
        </w:r>
        <w:r w:rsidR="006937C7">
          <w:rPr>
            <w:webHidden/>
          </w:rPr>
          <w:t>34</w:t>
        </w:r>
        <w:r w:rsidR="006937C7">
          <w:rPr>
            <w:webHidden/>
          </w:rPr>
          <w:fldChar w:fldCharType="end"/>
        </w:r>
      </w:hyperlink>
    </w:p>
    <w:p w14:paraId="03F96FDE" w14:textId="2826AE31" w:rsidR="006937C7" w:rsidRDefault="00DD47E3">
      <w:pPr>
        <w:pStyle w:val="TOC1"/>
        <w:rPr>
          <w:rFonts w:asciiTheme="minorHAnsi" w:eastAsiaTheme="minorEastAsia" w:hAnsiTheme="minorHAnsi" w:cstheme="minorBidi"/>
          <w:color w:val="auto"/>
        </w:rPr>
      </w:pPr>
      <w:hyperlink w:anchor="_Toc63673330" w:history="1">
        <w:r w:rsidR="006937C7" w:rsidRPr="00EF104E">
          <w:rPr>
            <w:rStyle w:val="Hyperlink"/>
          </w:rPr>
          <w:t>3.</w:t>
        </w:r>
        <w:r w:rsidR="006937C7">
          <w:rPr>
            <w:rFonts w:asciiTheme="minorHAnsi" w:eastAsiaTheme="minorEastAsia" w:hAnsiTheme="minorHAnsi" w:cstheme="minorBidi"/>
            <w:color w:val="auto"/>
          </w:rPr>
          <w:tab/>
        </w:r>
        <w:r w:rsidR="006937C7" w:rsidRPr="00EF104E">
          <w:rPr>
            <w:rStyle w:val="Hyperlink"/>
          </w:rPr>
          <w:t>Demographic characteristics in the ZOI</w:t>
        </w:r>
        <w:r w:rsidR="006937C7">
          <w:rPr>
            <w:webHidden/>
          </w:rPr>
          <w:tab/>
        </w:r>
        <w:r w:rsidR="006937C7">
          <w:rPr>
            <w:webHidden/>
          </w:rPr>
          <w:fldChar w:fldCharType="begin"/>
        </w:r>
        <w:r w:rsidR="006937C7">
          <w:rPr>
            <w:webHidden/>
          </w:rPr>
          <w:instrText xml:space="preserve"> PAGEREF _Toc63673330 \h </w:instrText>
        </w:r>
        <w:r w:rsidR="006937C7">
          <w:rPr>
            <w:webHidden/>
          </w:rPr>
        </w:r>
        <w:r w:rsidR="006937C7">
          <w:rPr>
            <w:webHidden/>
          </w:rPr>
          <w:fldChar w:fldCharType="separate"/>
        </w:r>
        <w:r w:rsidR="006937C7">
          <w:rPr>
            <w:webHidden/>
          </w:rPr>
          <w:t>6</w:t>
        </w:r>
        <w:r w:rsidR="006937C7">
          <w:rPr>
            <w:webHidden/>
          </w:rPr>
          <w:fldChar w:fldCharType="end"/>
        </w:r>
      </w:hyperlink>
    </w:p>
    <w:p w14:paraId="13454A4E" w14:textId="0DA9B105" w:rsidR="006937C7" w:rsidRDefault="00DD47E3">
      <w:pPr>
        <w:pStyle w:val="TOC2"/>
        <w:rPr>
          <w:rFonts w:asciiTheme="minorHAnsi" w:eastAsiaTheme="minorEastAsia" w:hAnsiTheme="minorHAnsi" w:cstheme="minorBidi"/>
          <w:color w:val="auto"/>
        </w:rPr>
      </w:pPr>
      <w:hyperlink w:anchor="_Toc63673331" w:history="1">
        <w:r w:rsidR="006937C7" w:rsidRPr="00EF104E">
          <w:rPr>
            <w:rStyle w:val="Hyperlink"/>
          </w:rPr>
          <w:t>3.1</w:t>
        </w:r>
        <w:r w:rsidR="006937C7">
          <w:rPr>
            <w:rFonts w:asciiTheme="minorHAnsi" w:eastAsiaTheme="minorEastAsia" w:hAnsiTheme="minorHAnsi" w:cstheme="minorBidi"/>
            <w:color w:val="auto"/>
          </w:rPr>
          <w:tab/>
        </w:r>
        <w:r w:rsidR="006937C7" w:rsidRPr="00EF104E">
          <w:rPr>
            <w:rStyle w:val="Hyperlink"/>
          </w:rPr>
          <w:t>Household demographics</w:t>
        </w:r>
        <w:r w:rsidR="006937C7">
          <w:rPr>
            <w:webHidden/>
          </w:rPr>
          <w:tab/>
        </w:r>
        <w:r w:rsidR="006937C7">
          <w:rPr>
            <w:webHidden/>
          </w:rPr>
          <w:fldChar w:fldCharType="begin"/>
        </w:r>
        <w:r w:rsidR="006937C7">
          <w:rPr>
            <w:webHidden/>
          </w:rPr>
          <w:instrText xml:space="preserve"> PAGEREF _Toc63673331 \h </w:instrText>
        </w:r>
        <w:r w:rsidR="006937C7">
          <w:rPr>
            <w:webHidden/>
          </w:rPr>
        </w:r>
        <w:r w:rsidR="006937C7">
          <w:rPr>
            <w:webHidden/>
          </w:rPr>
          <w:fldChar w:fldCharType="separate"/>
        </w:r>
        <w:r w:rsidR="006937C7">
          <w:rPr>
            <w:webHidden/>
          </w:rPr>
          <w:t>6</w:t>
        </w:r>
        <w:r w:rsidR="006937C7">
          <w:rPr>
            <w:webHidden/>
          </w:rPr>
          <w:fldChar w:fldCharType="end"/>
        </w:r>
      </w:hyperlink>
    </w:p>
    <w:p w14:paraId="64403DB8" w14:textId="4B99216F" w:rsidR="006937C7" w:rsidRDefault="00DD47E3">
      <w:pPr>
        <w:pStyle w:val="TOC2"/>
        <w:rPr>
          <w:rFonts w:asciiTheme="minorHAnsi" w:eastAsiaTheme="minorEastAsia" w:hAnsiTheme="minorHAnsi" w:cstheme="minorBidi"/>
          <w:color w:val="auto"/>
        </w:rPr>
      </w:pPr>
      <w:hyperlink w:anchor="_Toc63673332" w:history="1">
        <w:r w:rsidR="006937C7" w:rsidRPr="00EF104E">
          <w:rPr>
            <w:rStyle w:val="Hyperlink"/>
          </w:rPr>
          <w:t>3.2</w:t>
        </w:r>
        <w:r w:rsidR="006937C7">
          <w:rPr>
            <w:rFonts w:asciiTheme="minorHAnsi" w:eastAsiaTheme="minorEastAsia" w:hAnsiTheme="minorHAnsi" w:cstheme="minorBidi"/>
            <w:color w:val="auto"/>
          </w:rPr>
          <w:tab/>
        </w:r>
        <w:r w:rsidR="006937C7" w:rsidRPr="00EF104E">
          <w:rPr>
            <w:rStyle w:val="Hyperlink"/>
          </w:rPr>
          <w:t>Household member education</w:t>
        </w:r>
        <w:r w:rsidR="006937C7">
          <w:rPr>
            <w:webHidden/>
          </w:rPr>
          <w:tab/>
        </w:r>
        <w:r w:rsidR="006937C7">
          <w:rPr>
            <w:webHidden/>
          </w:rPr>
          <w:fldChar w:fldCharType="begin"/>
        </w:r>
        <w:r w:rsidR="006937C7">
          <w:rPr>
            <w:webHidden/>
          </w:rPr>
          <w:instrText xml:space="preserve"> PAGEREF _Toc63673332 \h </w:instrText>
        </w:r>
        <w:r w:rsidR="006937C7">
          <w:rPr>
            <w:webHidden/>
          </w:rPr>
        </w:r>
        <w:r w:rsidR="006937C7">
          <w:rPr>
            <w:webHidden/>
          </w:rPr>
          <w:fldChar w:fldCharType="separate"/>
        </w:r>
        <w:r w:rsidR="006937C7">
          <w:rPr>
            <w:webHidden/>
          </w:rPr>
          <w:t>8</w:t>
        </w:r>
        <w:r w:rsidR="006937C7">
          <w:rPr>
            <w:webHidden/>
          </w:rPr>
          <w:fldChar w:fldCharType="end"/>
        </w:r>
      </w:hyperlink>
    </w:p>
    <w:p w14:paraId="0F8C9C34" w14:textId="1C9C0F5E" w:rsidR="006937C7" w:rsidRDefault="00DD47E3">
      <w:pPr>
        <w:pStyle w:val="TOC2"/>
        <w:rPr>
          <w:rFonts w:asciiTheme="minorHAnsi" w:eastAsiaTheme="minorEastAsia" w:hAnsiTheme="minorHAnsi" w:cstheme="minorBidi"/>
          <w:color w:val="auto"/>
        </w:rPr>
      </w:pPr>
      <w:hyperlink w:anchor="_Toc63673333" w:history="1">
        <w:r w:rsidR="006937C7" w:rsidRPr="00EF104E">
          <w:rPr>
            <w:rStyle w:val="Hyperlink"/>
          </w:rPr>
          <w:t>3.3</w:t>
        </w:r>
        <w:r w:rsidR="006937C7">
          <w:rPr>
            <w:rFonts w:asciiTheme="minorHAnsi" w:eastAsiaTheme="minorEastAsia" w:hAnsiTheme="minorHAnsi" w:cstheme="minorBidi"/>
            <w:color w:val="auto"/>
          </w:rPr>
          <w:tab/>
        </w:r>
        <w:r w:rsidR="006937C7" w:rsidRPr="00EF104E">
          <w:rPr>
            <w:rStyle w:val="Hyperlink"/>
          </w:rPr>
          <w:t>Dwelling characteristics and living conditions</w:t>
        </w:r>
        <w:r w:rsidR="006937C7">
          <w:rPr>
            <w:webHidden/>
          </w:rPr>
          <w:tab/>
        </w:r>
        <w:r w:rsidR="006937C7">
          <w:rPr>
            <w:webHidden/>
          </w:rPr>
          <w:fldChar w:fldCharType="begin"/>
        </w:r>
        <w:r w:rsidR="006937C7">
          <w:rPr>
            <w:webHidden/>
          </w:rPr>
          <w:instrText xml:space="preserve"> PAGEREF _Toc63673333 \h </w:instrText>
        </w:r>
        <w:r w:rsidR="006937C7">
          <w:rPr>
            <w:webHidden/>
          </w:rPr>
        </w:r>
        <w:r w:rsidR="006937C7">
          <w:rPr>
            <w:webHidden/>
          </w:rPr>
          <w:fldChar w:fldCharType="separate"/>
        </w:r>
        <w:r w:rsidR="006937C7">
          <w:rPr>
            <w:webHidden/>
          </w:rPr>
          <w:t>9</w:t>
        </w:r>
        <w:r w:rsidR="006937C7">
          <w:rPr>
            <w:webHidden/>
          </w:rPr>
          <w:fldChar w:fldCharType="end"/>
        </w:r>
      </w:hyperlink>
    </w:p>
    <w:p w14:paraId="205140FF" w14:textId="250D6F5F" w:rsidR="006937C7" w:rsidRDefault="00DD47E3">
      <w:pPr>
        <w:pStyle w:val="TOC2"/>
        <w:rPr>
          <w:rFonts w:asciiTheme="minorHAnsi" w:eastAsiaTheme="minorEastAsia" w:hAnsiTheme="minorHAnsi" w:cstheme="minorBidi"/>
          <w:color w:val="auto"/>
        </w:rPr>
      </w:pPr>
      <w:hyperlink w:anchor="_Toc63673334" w:history="1">
        <w:r w:rsidR="006937C7" w:rsidRPr="00EF104E">
          <w:rPr>
            <w:rStyle w:val="Hyperlink"/>
          </w:rPr>
          <w:t>3.4</w:t>
        </w:r>
        <w:r w:rsidR="006937C7">
          <w:rPr>
            <w:rFonts w:asciiTheme="minorHAnsi" w:eastAsiaTheme="minorEastAsia" w:hAnsiTheme="minorHAnsi" w:cstheme="minorBidi"/>
            <w:color w:val="auto"/>
          </w:rPr>
          <w:tab/>
        </w:r>
        <w:r w:rsidR="006937C7" w:rsidRPr="00EF104E">
          <w:rPr>
            <w:rStyle w:val="Hyperlink"/>
          </w:rPr>
          <w:t>Water, sanitation, and hygiene</w:t>
        </w:r>
        <w:r w:rsidR="006937C7">
          <w:rPr>
            <w:webHidden/>
          </w:rPr>
          <w:tab/>
        </w:r>
        <w:r w:rsidR="006937C7">
          <w:rPr>
            <w:webHidden/>
          </w:rPr>
          <w:fldChar w:fldCharType="begin"/>
        </w:r>
        <w:r w:rsidR="006937C7">
          <w:rPr>
            <w:webHidden/>
          </w:rPr>
          <w:instrText xml:space="preserve"> PAGEREF _Toc63673334 \h </w:instrText>
        </w:r>
        <w:r w:rsidR="006937C7">
          <w:rPr>
            <w:webHidden/>
          </w:rPr>
        </w:r>
        <w:r w:rsidR="006937C7">
          <w:rPr>
            <w:webHidden/>
          </w:rPr>
          <w:fldChar w:fldCharType="separate"/>
        </w:r>
        <w:r w:rsidR="006937C7">
          <w:rPr>
            <w:webHidden/>
          </w:rPr>
          <w:t>11</w:t>
        </w:r>
        <w:r w:rsidR="006937C7">
          <w:rPr>
            <w:webHidden/>
          </w:rPr>
          <w:fldChar w:fldCharType="end"/>
        </w:r>
      </w:hyperlink>
    </w:p>
    <w:p w14:paraId="683742C3" w14:textId="70D7FFD5" w:rsidR="006937C7" w:rsidRDefault="00DD47E3">
      <w:pPr>
        <w:pStyle w:val="TOC1"/>
        <w:rPr>
          <w:rFonts w:asciiTheme="minorHAnsi" w:eastAsiaTheme="minorEastAsia" w:hAnsiTheme="minorHAnsi" w:cstheme="minorBidi"/>
          <w:color w:val="auto"/>
        </w:rPr>
      </w:pPr>
      <w:hyperlink w:anchor="_Toc63673335" w:history="1">
        <w:r w:rsidR="006937C7" w:rsidRPr="00EF104E">
          <w:rPr>
            <w:rStyle w:val="Hyperlink"/>
          </w:rPr>
          <w:t>4.</w:t>
        </w:r>
        <w:r w:rsidR="006937C7">
          <w:rPr>
            <w:rFonts w:asciiTheme="minorHAnsi" w:eastAsiaTheme="minorEastAsia" w:hAnsiTheme="minorHAnsi" w:cstheme="minorBidi"/>
            <w:color w:val="auto"/>
          </w:rPr>
          <w:tab/>
        </w:r>
        <w:r w:rsidR="006937C7" w:rsidRPr="00EF104E">
          <w:rPr>
            <w:rStyle w:val="Hyperlink"/>
          </w:rPr>
          <w:t>Household economic status</w:t>
        </w:r>
        <w:r w:rsidR="006937C7">
          <w:rPr>
            <w:webHidden/>
          </w:rPr>
          <w:tab/>
        </w:r>
        <w:r w:rsidR="006937C7">
          <w:rPr>
            <w:webHidden/>
          </w:rPr>
          <w:fldChar w:fldCharType="begin"/>
        </w:r>
        <w:r w:rsidR="006937C7">
          <w:rPr>
            <w:webHidden/>
          </w:rPr>
          <w:instrText xml:space="preserve"> PAGEREF _Toc63673335 \h </w:instrText>
        </w:r>
        <w:r w:rsidR="006937C7">
          <w:rPr>
            <w:webHidden/>
          </w:rPr>
        </w:r>
        <w:r w:rsidR="006937C7">
          <w:rPr>
            <w:webHidden/>
          </w:rPr>
          <w:fldChar w:fldCharType="separate"/>
        </w:r>
        <w:r w:rsidR="006937C7">
          <w:rPr>
            <w:webHidden/>
          </w:rPr>
          <w:t>14</w:t>
        </w:r>
        <w:r w:rsidR="006937C7">
          <w:rPr>
            <w:webHidden/>
          </w:rPr>
          <w:fldChar w:fldCharType="end"/>
        </w:r>
      </w:hyperlink>
    </w:p>
    <w:p w14:paraId="2B0921A9" w14:textId="12D8F630" w:rsidR="006937C7" w:rsidRDefault="00DD47E3">
      <w:pPr>
        <w:pStyle w:val="TOC2"/>
        <w:rPr>
          <w:rFonts w:asciiTheme="minorHAnsi" w:eastAsiaTheme="minorEastAsia" w:hAnsiTheme="minorHAnsi" w:cstheme="minorBidi"/>
          <w:color w:val="auto"/>
        </w:rPr>
      </w:pPr>
      <w:hyperlink w:anchor="_Toc63673336" w:history="1">
        <w:r w:rsidR="006937C7" w:rsidRPr="00EF104E">
          <w:rPr>
            <w:rStyle w:val="Hyperlink"/>
          </w:rPr>
          <w:t>4.1</w:t>
        </w:r>
        <w:r w:rsidR="006937C7">
          <w:rPr>
            <w:rFonts w:asciiTheme="minorHAnsi" w:eastAsiaTheme="minorEastAsia" w:hAnsiTheme="minorHAnsi" w:cstheme="minorBidi"/>
            <w:color w:val="auto"/>
          </w:rPr>
          <w:tab/>
        </w:r>
        <w:r w:rsidR="006937C7" w:rsidRPr="00EF104E">
          <w:rPr>
            <w:rStyle w:val="Hyperlink"/>
          </w:rPr>
          <w:t>Measures of poverty in the ZOI</w:t>
        </w:r>
        <w:r w:rsidR="006937C7">
          <w:rPr>
            <w:webHidden/>
          </w:rPr>
          <w:tab/>
        </w:r>
        <w:r w:rsidR="006937C7">
          <w:rPr>
            <w:webHidden/>
          </w:rPr>
          <w:fldChar w:fldCharType="begin"/>
        </w:r>
        <w:r w:rsidR="006937C7">
          <w:rPr>
            <w:webHidden/>
          </w:rPr>
          <w:instrText xml:space="preserve"> PAGEREF _Toc63673336 \h </w:instrText>
        </w:r>
        <w:r w:rsidR="006937C7">
          <w:rPr>
            <w:webHidden/>
          </w:rPr>
        </w:r>
        <w:r w:rsidR="006937C7">
          <w:rPr>
            <w:webHidden/>
          </w:rPr>
          <w:fldChar w:fldCharType="separate"/>
        </w:r>
        <w:r w:rsidR="006937C7">
          <w:rPr>
            <w:webHidden/>
          </w:rPr>
          <w:t>15</w:t>
        </w:r>
        <w:r w:rsidR="006937C7">
          <w:rPr>
            <w:webHidden/>
          </w:rPr>
          <w:fldChar w:fldCharType="end"/>
        </w:r>
      </w:hyperlink>
    </w:p>
    <w:p w14:paraId="185D1CAD" w14:textId="085AF595" w:rsidR="006937C7" w:rsidRDefault="00DD47E3">
      <w:pPr>
        <w:pStyle w:val="TOC3"/>
        <w:rPr>
          <w:rFonts w:asciiTheme="minorHAnsi" w:eastAsiaTheme="minorEastAsia" w:hAnsiTheme="minorHAnsi" w:cstheme="minorBidi"/>
          <w:color w:val="auto"/>
        </w:rPr>
      </w:pPr>
      <w:hyperlink w:anchor="_Toc63673337" w:history="1">
        <w:r w:rsidR="006937C7" w:rsidRPr="00EF104E">
          <w:rPr>
            <w:rStyle w:val="Hyperlink"/>
          </w:rPr>
          <w:t>4.1.1</w:t>
        </w:r>
        <w:r w:rsidR="006937C7">
          <w:rPr>
            <w:rFonts w:asciiTheme="minorHAnsi" w:eastAsiaTheme="minorEastAsia" w:hAnsiTheme="minorHAnsi" w:cstheme="minorBidi"/>
            <w:color w:val="auto"/>
          </w:rPr>
          <w:tab/>
        </w:r>
        <w:r w:rsidR="006937C7" w:rsidRPr="00EF104E">
          <w:rPr>
            <w:rStyle w:val="Hyperlink"/>
          </w:rPr>
          <w:t>The $1.90 poverty threshold</w:t>
        </w:r>
        <w:r w:rsidR="006937C7">
          <w:rPr>
            <w:webHidden/>
          </w:rPr>
          <w:tab/>
        </w:r>
        <w:r w:rsidR="006937C7">
          <w:rPr>
            <w:webHidden/>
          </w:rPr>
          <w:fldChar w:fldCharType="begin"/>
        </w:r>
        <w:r w:rsidR="006937C7">
          <w:rPr>
            <w:webHidden/>
          </w:rPr>
          <w:instrText xml:space="preserve"> PAGEREF _Toc63673337 \h </w:instrText>
        </w:r>
        <w:r w:rsidR="006937C7">
          <w:rPr>
            <w:webHidden/>
          </w:rPr>
        </w:r>
        <w:r w:rsidR="006937C7">
          <w:rPr>
            <w:webHidden/>
          </w:rPr>
          <w:fldChar w:fldCharType="separate"/>
        </w:r>
        <w:r w:rsidR="006937C7">
          <w:rPr>
            <w:webHidden/>
          </w:rPr>
          <w:t>15</w:t>
        </w:r>
        <w:r w:rsidR="006937C7">
          <w:rPr>
            <w:webHidden/>
          </w:rPr>
          <w:fldChar w:fldCharType="end"/>
        </w:r>
      </w:hyperlink>
    </w:p>
    <w:p w14:paraId="4721C8E0" w14:textId="0A370740" w:rsidR="006937C7" w:rsidRDefault="00DD47E3">
      <w:pPr>
        <w:pStyle w:val="TOC3"/>
        <w:rPr>
          <w:rFonts w:asciiTheme="minorHAnsi" w:eastAsiaTheme="minorEastAsia" w:hAnsiTheme="minorHAnsi" w:cstheme="minorBidi"/>
          <w:color w:val="auto"/>
        </w:rPr>
      </w:pPr>
      <w:hyperlink w:anchor="_Toc63673338" w:history="1">
        <w:r w:rsidR="006937C7" w:rsidRPr="00EF104E">
          <w:rPr>
            <w:rStyle w:val="Hyperlink"/>
          </w:rPr>
          <w:t>4.1.2</w:t>
        </w:r>
        <w:r w:rsidR="006937C7">
          <w:rPr>
            <w:rFonts w:asciiTheme="minorHAnsi" w:eastAsiaTheme="minorEastAsia" w:hAnsiTheme="minorHAnsi" w:cstheme="minorBidi"/>
            <w:color w:val="auto"/>
          </w:rPr>
          <w:tab/>
        </w:r>
        <w:r w:rsidR="006937C7" w:rsidRPr="00EF104E">
          <w:rPr>
            <w:rStyle w:val="Hyperlink"/>
          </w:rPr>
          <w:t>The national poverty threshold</w:t>
        </w:r>
        <w:r w:rsidR="006937C7">
          <w:rPr>
            <w:webHidden/>
          </w:rPr>
          <w:tab/>
        </w:r>
        <w:r w:rsidR="006937C7">
          <w:rPr>
            <w:webHidden/>
          </w:rPr>
          <w:fldChar w:fldCharType="begin"/>
        </w:r>
        <w:r w:rsidR="006937C7">
          <w:rPr>
            <w:webHidden/>
          </w:rPr>
          <w:instrText xml:space="preserve"> PAGEREF _Toc63673338 \h </w:instrText>
        </w:r>
        <w:r w:rsidR="006937C7">
          <w:rPr>
            <w:webHidden/>
          </w:rPr>
        </w:r>
        <w:r w:rsidR="006937C7">
          <w:rPr>
            <w:webHidden/>
          </w:rPr>
          <w:fldChar w:fldCharType="separate"/>
        </w:r>
        <w:r w:rsidR="006937C7">
          <w:rPr>
            <w:webHidden/>
          </w:rPr>
          <w:t>19</w:t>
        </w:r>
        <w:r w:rsidR="006937C7">
          <w:rPr>
            <w:webHidden/>
          </w:rPr>
          <w:fldChar w:fldCharType="end"/>
        </w:r>
      </w:hyperlink>
    </w:p>
    <w:p w14:paraId="762423C5" w14:textId="2BAAE251" w:rsidR="006937C7" w:rsidRDefault="00DD47E3">
      <w:pPr>
        <w:pStyle w:val="TOC3"/>
        <w:rPr>
          <w:rFonts w:asciiTheme="minorHAnsi" w:eastAsiaTheme="minorEastAsia" w:hAnsiTheme="minorHAnsi" w:cstheme="minorBidi"/>
          <w:color w:val="auto"/>
        </w:rPr>
      </w:pPr>
      <w:hyperlink w:anchor="_Toc63673339" w:history="1">
        <w:r w:rsidR="006937C7" w:rsidRPr="00EF104E">
          <w:rPr>
            <w:rStyle w:val="Hyperlink"/>
          </w:rPr>
          <w:t>4.1.3</w:t>
        </w:r>
        <w:r w:rsidR="006937C7">
          <w:rPr>
            <w:rFonts w:asciiTheme="minorHAnsi" w:eastAsiaTheme="minorEastAsia" w:hAnsiTheme="minorHAnsi" w:cstheme="minorBidi"/>
            <w:color w:val="auto"/>
          </w:rPr>
          <w:tab/>
        </w:r>
        <w:r w:rsidR="006937C7" w:rsidRPr="00EF104E">
          <w:rPr>
            <w:rStyle w:val="Hyperlink"/>
          </w:rPr>
          <w:t>The national extreme poverty threshold</w:t>
        </w:r>
        <w:r w:rsidR="006937C7">
          <w:rPr>
            <w:webHidden/>
          </w:rPr>
          <w:tab/>
        </w:r>
        <w:r w:rsidR="006937C7">
          <w:rPr>
            <w:webHidden/>
          </w:rPr>
          <w:fldChar w:fldCharType="begin"/>
        </w:r>
        <w:r w:rsidR="006937C7">
          <w:rPr>
            <w:webHidden/>
          </w:rPr>
          <w:instrText xml:space="preserve"> PAGEREF _Toc63673339 \h </w:instrText>
        </w:r>
        <w:r w:rsidR="006937C7">
          <w:rPr>
            <w:webHidden/>
          </w:rPr>
        </w:r>
        <w:r w:rsidR="006937C7">
          <w:rPr>
            <w:webHidden/>
          </w:rPr>
          <w:fldChar w:fldCharType="separate"/>
        </w:r>
        <w:r w:rsidR="006937C7">
          <w:rPr>
            <w:webHidden/>
          </w:rPr>
          <w:t>22</w:t>
        </w:r>
        <w:r w:rsidR="006937C7">
          <w:rPr>
            <w:webHidden/>
          </w:rPr>
          <w:fldChar w:fldCharType="end"/>
        </w:r>
      </w:hyperlink>
    </w:p>
    <w:p w14:paraId="637D3A12" w14:textId="2CD0F5FF" w:rsidR="006937C7" w:rsidRDefault="00DD47E3">
      <w:pPr>
        <w:pStyle w:val="TOC2"/>
        <w:rPr>
          <w:rFonts w:asciiTheme="minorHAnsi" w:eastAsiaTheme="minorEastAsia" w:hAnsiTheme="minorHAnsi" w:cstheme="minorBidi"/>
          <w:color w:val="auto"/>
        </w:rPr>
      </w:pPr>
      <w:hyperlink w:anchor="_Toc63673340" w:history="1">
        <w:r w:rsidR="006937C7" w:rsidRPr="00EF104E">
          <w:rPr>
            <w:rStyle w:val="Hyperlink"/>
          </w:rPr>
          <w:t>4.2</w:t>
        </w:r>
        <w:r w:rsidR="006937C7">
          <w:rPr>
            <w:rFonts w:asciiTheme="minorHAnsi" w:eastAsiaTheme="minorEastAsia" w:hAnsiTheme="minorHAnsi" w:cstheme="minorBidi"/>
            <w:color w:val="auto"/>
          </w:rPr>
          <w:tab/>
        </w:r>
        <w:r w:rsidR="006937C7" w:rsidRPr="00EF104E">
          <w:rPr>
            <w:rStyle w:val="Hyperlink"/>
          </w:rPr>
          <w:t>Asset-based wealth index and comparative wealth index</w:t>
        </w:r>
        <w:r w:rsidR="006937C7">
          <w:rPr>
            <w:webHidden/>
          </w:rPr>
          <w:tab/>
        </w:r>
        <w:r w:rsidR="006937C7">
          <w:rPr>
            <w:webHidden/>
          </w:rPr>
          <w:fldChar w:fldCharType="begin"/>
        </w:r>
        <w:r w:rsidR="006937C7">
          <w:rPr>
            <w:webHidden/>
          </w:rPr>
          <w:instrText xml:space="preserve"> PAGEREF _Toc63673340 \h </w:instrText>
        </w:r>
        <w:r w:rsidR="006937C7">
          <w:rPr>
            <w:webHidden/>
          </w:rPr>
        </w:r>
        <w:r w:rsidR="006937C7">
          <w:rPr>
            <w:webHidden/>
          </w:rPr>
          <w:fldChar w:fldCharType="separate"/>
        </w:r>
        <w:r w:rsidR="006937C7">
          <w:rPr>
            <w:webHidden/>
          </w:rPr>
          <w:t>25</w:t>
        </w:r>
        <w:r w:rsidR="006937C7">
          <w:rPr>
            <w:webHidden/>
          </w:rPr>
          <w:fldChar w:fldCharType="end"/>
        </w:r>
      </w:hyperlink>
    </w:p>
    <w:p w14:paraId="5629A7F8" w14:textId="41A5010F" w:rsidR="006937C7" w:rsidRDefault="00DD47E3">
      <w:pPr>
        <w:pStyle w:val="TOC1"/>
        <w:rPr>
          <w:rFonts w:asciiTheme="minorHAnsi" w:eastAsiaTheme="minorEastAsia" w:hAnsiTheme="minorHAnsi" w:cstheme="minorBidi"/>
          <w:color w:val="auto"/>
        </w:rPr>
      </w:pPr>
      <w:hyperlink w:anchor="_Toc63673341" w:history="1">
        <w:r w:rsidR="006937C7" w:rsidRPr="00EF104E">
          <w:rPr>
            <w:rStyle w:val="Hyperlink"/>
          </w:rPr>
          <w:t>5.</w:t>
        </w:r>
        <w:r w:rsidR="006937C7">
          <w:rPr>
            <w:rFonts w:asciiTheme="minorHAnsi" w:eastAsiaTheme="minorEastAsia" w:hAnsiTheme="minorHAnsi" w:cstheme="minorBidi"/>
            <w:color w:val="auto"/>
          </w:rPr>
          <w:tab/>
        </w:r>
        <w:r w:rsidR="006937C7" w:rsidRPr="00EF104E">
          <w:rPr>
            <w:rStyle w:val="Hyperlink"/>
          </w:rPr>
          <w:t>Resilience</w:t>
        </w:r>
        <w:r w:rsidR="006937C7">
          <w:rPr>
            <w:webHidden/>
          </w:rPr>
          <w:tab/>
        </w:r>
        <w:r w:rsidR="006937C7">
          <w:rPr>
            <w:webHidden/>
          </w:rPr>
          <w:fldChar w:fldCharType="begin"/>
        </w:r>
        <w:r w:rsidR="006937C7">
          <w:rPr>
            <w:webHidden/>
          </w:rPr>
          <w:instrText xml:space="preserve"> PAGEREF _Toc63673341 \h </w:instrText>
        </w:r>
        <w:r w:rsidR="006937C7">
          <w:rPr>
            <w:webHidden/>
          </w:rPr>
        </w:r>
        <w:r w:rsidR="006937C7">
          <w:rPr>
            <w:webHidden/>
          </w:rPr>
          <w:fldChar w:fldCharType="separate"/>
        </w:r>
        <w:r w:rsidR="006937C7">
          <w:rPr>
            <w:webHidden/>
          </w:rPr>
          <w:t>29</w:t>
        </w:r>
        <w:r w:rsidR="006937C7">
          <w:rPr>
            <w:webHidden/>
          </w:rPr>
          <w:fldChar w:fldCharType="end"/>
        </w:r>
      </w:hyperlink>
    </w:p>
    <w:p w14:paraId="171DB05C" w14:textId="2E9445E5" w:rsidR="006937C7" w:rsidRDefault="00DD47E3">
      <w:pPr>
        <w:pStyle w:val="TOC2"/>
        <w:rPr>
          <w:rFonts w:asciiTheme="minorHAnsi" w:eastAsiaTheme="minorEastAsia" w:hAnsiTheme="minorHAnsi" w:cstheme="minorBidi"/>
          <w:color w:val="auto"/>
        </w:rPr>
      </w:pPr>
      <w:hyperlink w:anchor="_Toc63673342" w:history="1">
        <w:r w:rsidR="006937C7" w:rsidRPr="00EF104E">
          <w:rPr>
            <w:rStyle w:val="Hyperlink"/>
          </w:rPr>
          <w:t>5.1</w:t>
        </w:r>
        <w:r w:rsidR="006937C7">
          <w:rPr>
            <w:rFonts w:asciiTheme="minorHAnsi" w:eastAsiaTheme="minorEastAsia" w:hAnsiTheme="minorHAnsi" w:cstheme="minorBidi"/>
            <w:color w:val="auto"/>
          </w:rPr>
          <w:tab/>
        </w:r>
        <w:r w:rsidR="006937C7" w:rsidRPr="00EF104E">
          <w:rPr>
            <w:rStyle w:val="Hyperlink"/>
          </w:rPr>
          <w:t>Shock exposure and severity</w:t>
        </w:r>
        <w:r w:rsidR="006937C7">
          <w:rPr>
            <w:webHidden/>
          </w:rPr>
          <w:tab/>
        </w:r>
        <w:r w:rsidR="006937C7">
          <w:rPr>
            <w:webHidden/>
          </w:rPr>
          <w:fldChar w:fldCharType="begin"/>
        </w:r>
        <w:r w:rsidR="006937C7">
          <w:rPr>
            <w:webHidden/>
          </w:rPr>
          <w:instrText xml:space="preserve"> PAGEREF _Toc63673342 \h </w:instrText>
        </w:r>
        <w:r w:rsidR="006937C7">
          <w:rPr>
            <w:webHidden/>
          </w:rPr>
        </w:r>
        <w:r w:rsidR="006937C7">
          <w:rPr>
            <w:webHidden/>
          </w:rPr>
          <w:fldChar w:fldCharType="separate"/>
        </w:r>
        <w:r w:rsidR="006937C7">
          <w:rPr>
            <w:webHidden/>
          </w:rPr>
          <w:t>29</w:t>
        </w:r>
        <w:r w:rsidR="006937C7">
          <w:rPr>
            <w:webHidden/>
          </w:rPr>
          <w:fldChar w:fldCharType="end"/>
        </w:r>
      </w:hyperlink>
    </w:p>
    <w:p w14:paraId="69037609" w14:textId="74CE13B4" w:rsidR="006937C7" w:rsidRDefault="00DD47E3">
      <w:pPr>
        <w:pStyle w:val="TOC2"/>
        <w:rPr>
          <w:rFonts w:asciiTheme="minorHAnsi" w:eastAsiaTheme="minorEastAsia" w:hAnsiTheme="minorHAnsi" w:cstheme="minorBidi"/>
          <w:color w:val="auto"/>
        </w:rPr>
      </w:pPr>
      <w:hyperlink w:anchor="_Toc63673343" w:history="1">
        <w:r w:rsidR="006937C7" w:rsidRPr="00EF104E">
          <w:rPr>
            <w:rStyle w:val="Hyperlink"/>
          </w:rPr>
          <w:t>5.2</w:t>
        </w:r>
        <w:r w:rsidR="006937C7">
          <w:rPr>
            <w:rFonts w:asciiTheme="minorHAnsi" w:eastAsiaTheme="minorEastAsia" w:hAnsiTheme="minorHAnsi" w:cstheme="minorBidi"/>
            <w:color w:val="auto"/>
          </w:rPr>
          <w:tab/>
        </w:r>
        <w:r w:rsidR="006937C7" w:rsidRPr="00EF104E">
          <w:rPr>
            <w:rStyle w:val="Hyperlink"/>
          </w:rPr>
          <w:t>Ability to recover from shocks and stresses index</w:t>
        </w:r>
        <w:r w:rsidR="006937C7">
          <w:rPr>
            <w:webHidden/>
          </w:rPr>
          <w:tab/>
        </w:r>
        <w:r w:rsidR="006937C7">
          <w:rPr>
            <w:webHidden/>
          </w:rPr>
          <w:fldChar w:fldCharType="begin"/>
        </w:r>
        <w:r w:rsidR="006937C7">
          <w:rPr>
            <w:webHidden/>
          </w:rPr>
          <w:instrText xml:space="preserve"> PAGEREF _Toc63673343 \h </w:instrText>
        </w:r>
        <w:r w:rsidR="006937C7">
          <w:rPr>
            <w:webHidden/>
          </w:rPr>
        </w:r>
        <w:r w:rsidR="006937C7">
          <w:rPr>
            <w:webHidden/>
          </w:rPr>
          <w:fldChar w:fldCharType="separate"/>
        </w:r>
        <w:r w:rsidR="006937C7">
          <w:rPr>
            <w:webHidden/>
          </w:rPr>
          <w:t>31</w:t>
        </w:r>
        <w:r w:rsidR="006937C7">
          <w:rPr>
            <w:webHidden/>
          </w:rPr>
          <w:fldChar w:fldCharType="end"/>
        </w:r>
      </w:hyperlink>
    </w:p>
    <w:p w14:paraId="44D43573" w14:textId="190EE5BE" w:rsidR="006937C7" w:rsidRDefault="00DD47E3">
      <w:pPr>
        <w:pStyle w:val="TOC2"/>
        <w:rPr>
          <w:rFonts w:asciiTheme="minorHAnsi" w:eastAsiaTheme="minorEastAsia" w:hAnsiTheme="minorHAnsi" w:cstheme="minorBidi"/>
          <w:color w:val="auto"/>
        </w:rPr>
      </w:pPr>
      <w:hyperlink w:anchor="_Toc63673344" w:history="1">
        <w:r w:rsidR="006937C7" w:rsidRPr="00EF104E">
          <w:rPr>
            <w:rStyle w:val="Hyperlink"/>
          </w:rPr>
          <w:t>5.3</w:t>
        </w:r>
        <w:r w:rsidR="006937C7">
          <w:rPr>
            <w:rFonts w:asciiTheme="minorHAnsi" w:eastAsiaTheme="minorEastAsia" w:hAnsiTheme="minorHAnsi" w:cstheme="minorBidi"/>
            <w:color w:val="auto"/>
          </w:rPr>
          <w:tab/>
        </w:r>
        <w:r w:rsidR="006937C7" w:rsidRPr="00EF104E">
          <w:rPr>
            <w:rStyle w:val="Hyperlink"/>
          </w:rPr>
          <w:t>Resilience capacities</w:t>
        </w:r>
        <w:r w:rsidR="006937C7">
          <w:rPr>
            <w:webHidden/>
          </w:rPr>
          <w:tab/>
        </w:r>
        <w:r w:rsidR="006937C7">
          <w:rPr>
            <w:webHidden/>
          </w:rPr>
          <w:fldChar w:fldCharType="begin"/>
        </w:r>
        <w:r w:rsidR="006937C7">
          <w:rPr>
            <w:webHidden/>
          </w:rPr>
          <w:instrText xml:space="preserve"> PAGEREF _Toc63673344 \h </w:instrText>
        </w:r>
        <w:r w:rsidR="006937C7">
          <w:rPr>
            <w:webHidden/>
          </w:rPr>
        </w:r>
        <w:r w:rsidR="006937C7">
          <w:rPr>
            <w:webHidden/>
          </w:rPr>
          <w:fldChar w:fldCharType="separate"/>
        </w:r>
        <w:r w:rsidR="006937C7">
          <w:rPr>
            <w:webHidden/>
          </w:rPr>
          <w:t>34</w:t>
        </w:r>
        <w:r w:rsidR="006937C7">
          <w:rPr>
            <w:webHidden/>
          </w:rPr>
          <w:fldChar w:fldCharType="end"/>
        </w:r>
      </w:hyperlink>
    </w:p>
    <w:p w14:paraId="1C135220" w14:textId="38E3A384" w:rsidR="006937C7" w:rsidRDefault="00DD47E3">
      <w:pPr>
        <w:pStyle w:val="TOC3"/>
        <w:rPr>
          <w:rFonts w:asciiTheme="minorHAnsi" w:eastAsiaTheme="minorEastAsia" w:hAnsiTheme="minorHAnsi" w:cstheme="minorBidi"/>
          <w:color w:val="auto"/>
        </w:rPr>
      </w:pPr>
      <w:hyperlink w:anchor="_Toc63673345" w:history="1">
        <w:r w:rsidR="006937C7" w:rsidRPr="00EF104E">
          <w:rPr>
            <w:rStyle w:val="Hyperlink"/>
          </w:rPr>
          <w:t>5.3.1</w:t>
        </w:r>
        <w:r w:rsidR="006937C7">
          <w:rPr>
            <w:rFonts w:asciiTheme="minorHAnsi" w:eastAsiaTheme="minorEastAsia" w:hAnsiTheme="minorHAnsi" w:cstheme="minorBidi"/>
            <w:color w:val="auto"/>
          </w:rPr>
          <w:tab/>
        </w:r>
        <w:r w:rsidR="006937C7" w:rsidRPr="00EF104E">
          <w:rPr>
            <w:rStyle w:val="Hyperlink"/>
          </w:rPr>
          <w:t>Proportion of households that believe local government will respond effectively to future shocks and stresses</w:t>
        </w:r>
        <w:r w:rsidR="006937C7">
          <w:rPr>
            <w:webHidden/>
          </w:rPr>
          <w:tab/>
        </w:r>
        <w:r w:rsidR="006937C7">
          <w:rPr>
            <w:webHidden/>
          </w:rPr>
          <w:fldChar w:fldCharType="begin"/>
        </w:r>
        <w:r w:rsidR="006937C7">
          <w:rPr>
            <w:webHidden/>
          </w:rPr>
          <w:instrText xml:space="preserve"> PAGEREF _Toc63673345 \h </w:instrText>
        </w:r>
        <w:r w:rsidR="006937C7">
          <w:rPr>
            <w:webHidden/>
          </w:rPr>
        </w:r>
        <w:r w:rsidR="006937C7">
          <w:rPr>
            <w:webHidden/>
          </w:rPr>
          <w:fldChar w:fldCharType="separate"/>
        </w:r>
        <w:r w:rsidR="006937C7">
          <w:rPr>
            <w:webHidden/>
          </w:rPr>
          <w:t>34</w:t>
        </w:r>
        <w:r w:rsidR="006937C7">
          <w:rPr>
            <w:webHidden/>
          </w:rPr>
          <w:fldChar w:fldCharType="end"/>
        </w:r>
      </w:hyperlink>
    </w:p>
    <w:p w14:paraId="2C4244D5" w14:textId="054B8B03" w:rsidR="006937C7" w:rsidRDefault="00DD47E3">
      <w:pPr>
        <w:pStyle w:val="TOC3"/>
        <w:rPr>
          <w:rFonts w:asciiTheme="minorHAnsi" w:eastAsiaTheme="minorEastAsia" w:hAnsiTheme="minorHAnsi" w:cstheme="minorBidi"/>
          <w:color w:val="auto"/>
        </w:rPr>
      </w:pPr>
      <w:hyperlink w:anchor="_Toc63673346" w:history="1">
        <w:r w:rsidR="006937C7" w:rsidRPr="00EF104E">
          <w:rPr>
            <w:rStyle w:val="Hyperlink"/>
          </w:rPr>
          <w:t>5.3.2</w:t>
        </w:r>
        <w:r w:rsidR="006937C7">
          <w:rPr>
            <w:rFonts w:asciiTheme="minorHAnsi" w:eastAsiaTheme="minorEastAsia" w:hAnsiTheme="minorHAnsi" w:cstheme="minorBidi"/>
            <w:color w:val="auto"/>
          </w:rPr>
          <w:tab/>
        </w:r>
        <w:r w:rsidR="006937C7" w:rsidRPr="00EF104E">
          <w:rPr>
            <w:rStyle w:val="Hyperlink"/>
          </w:rPr>
          <w:t>Proportion of households participating in group-based savings, micro-finance, or lending programs</w:t>
        </w:r>
        <w:r w:rsidR="006937C7">
          <w:rPr>
            <w:webHidden/>
          </w:rPr>
          <w:tab/>
        </w:r>
        <w:r w:rsidR="006937C7">
          <w:rPr>
            <w:webHidden/>
          </w:rPr>
          <w:fldChar w:fldCharType="begin"/>
        </w:r>
        <w:r w:rsidR="006937C7">
          <w:rPr>
            <w:webHidden/>
          </w:rPr>
          <w:instrText xml:space="preserve"> PAGEREF _Toc63673346 \h </w:instrText>
        </w:r>
        <w:r w:rsidR="006937C7">
          <w:rPr>
            <w:webHidden/>
          </w:rPr>
        </w:r>
        <w:r w:rsidR="006937C7">
          <w:rPr>
            <w:webHidden/>
          </w:rPr>
          <w:fldChar w:fldCharType="separate"/>
        </w:r>
        <w:r w:rsidR="006937C7">
          <w:rPr>
            <w:webHidden/>
          </w:rPr>
          <w:t>35</w:t>
        </w:r>
        <w:r w:rsidR="006937C7">
          <w:rPr>
            <w:webHidden/>
          </w:rPr>
          <w:fldChar w:fldCharType="end"/>
        </w:r>
      </w:hyperlink>
    </w:p>
    <w:p w14:paraId="0557637E" w14:textId="46A1F239" w:rsidR="006937C7" w:rsidRDefault="00DD47E3">
      <w:pPr>
        <w:pStyle w:val="TOC3"/>
        <w:rPr>
          <w:rFonts w:asciiTheme="minorHAnsi" w:eastAsiaTheme="minorEastAsia" w:hAnsiTheme="minorHAnsi" w:cstheme="minorBidi"/>
          <w:color w:val="auto"/>
        </w:rPr>
      </w:pPr>
      <w:hyperlink w:anchor="_Toc63673347" w:history="1">
        <w:r w:rsidR="006937C7" w:rsidRPr="00EF104E">
          <w:rPr>
            <w:rStyle w:val="Hyperlink"/>
          </w:rPr>
          <w:t>5.3.3</w:t>
        </w:r>
        <w:r w:rsidR="006937C7">
          <w:rPr>
            <w:rFonts w:asciiTheme="minorHAnsi" w:eastAsiaTheme="minorEastAsia" w:hAnsiTheme="minorHAnsi" w:cstheme="minorBidi"/>
            <w:color w:val="auto"/>
          </w:rPr>
          <w:tab/>
        </w:r>
        <w:r w:rsidR="006937C7" w:rsidRPr="00EF104E">
          <w:rPr>
            <w:rStyle w:val="Hyperlink"/>
          </w:rPr>
          <w:t>Index of social capital</w:t>
        </w:r>
        <w:r w:rsidR="006937C7">
          <w:rPr>
            <w:webHidden/>
          </w:rPr>
          <w:tab/>
        </w:r>
        <w:r w:rsidR="006937C7">
          <w:rPr>
            <w:webHidden/>
          </w:rPr>
          <w:fldChar w:fldCharType="begin"/>
        </w:r>
        <w:r w:rsidR="006937C7">
          <w:rPr>
            <w:webHidden/>
          </w:rPr>
          <w:instrText xml:space="preserve"> PAGEREF _Toc63673347 \h </w:instrText>
        </w:r>
        <w:r w:rsidR="006937C7">
          <w:rPr>
            <w:webHidden/>
          </w:rPr>
        </w:r>
        <w:r w:rsidR="006937C7">
          <w:rPr>
            <w:webHidden/>
          </w:rPr>
          <w:fldChar w:fldCharType="separate"/>
        </w:r>
        <w:r w:rsidR="006937C7">
          <w:rPr>
            <w:webHidden/>
          </w:rPr>
          <w:t>37</w:t>
        </w:r>
        <w:r w:rsidR="006937C7">
          <w:rPr>
            <w:webHidden/>
          </w:rPr>
          <w:fldChar w:fldCharType="end"/>
        </w:r>
      </w:hyperlink>
    </w:p>
    <w:p w14:paraId="04909086" w14:textId="4E4B75F8" w:rsidR="006937C7" w:rsidRDefault="00DD47E3">
      <w:pPr>
        <w:pStyle w:val="TOC1"/>
        <w:rPr>
          <w:rFonts w:asciiTheme="minorHAnsi" w:eastAsiaTheme="minorEastAsia" w:hAnsiTheme="minorHAnsi" w:cstheme="minorBidi"/>
          <w:color w:val="auto"/>
        </w:rPr>
      </w:pPr>
      <w:hyperlink w:anchor="_Toc63673348" w:history="1">
        <w:r w:rsidR="006937C7" w:rsidRPr="00EF104E">
          <w:rPr>
            <w:rStyle w:val="Hyperlink"/>
          </w:rPr>
          <w:t>6.</w:t>
        </w:r>
        <w:r w:rsidR="006937C7">
          <w:rPr>
            <w:rFonts w:asciiTheme="minorHAnsi" w:eastAsiaTheme="minorEastAsia" w:hAnsiTheme="minorHAnsi" w:cstheme="minorBidi"/>
            <w:color w:val="auto"/>
          </w:rPr>
          <w:tab/>
        </w:r>
        <w:r w:rsidR="006937C7" w:rsidRPr="00EF104E">
          <w:rPr>
            <w:rStyle w:val="Hyperlink"/>
          </w:rPr>
          <w:t>Women’s empowerment in agriculture</w:t>
        </w:r>
        <w:r w:rsidR="006937C7">
          <w:rPr>
            <w:webHidden/>
          </w:rPr>
          <w:tab/>
        </w:r>
        <w:r w:rsidR="006937C7">
          <w:rPr>
            <w:webHidden/>
          </w:rPr>
          <w:fldChar w:fldCharType="begin"/>
        </w:r>
        <w:r w:rsidR="006937C7">
          <w:rPr>
            <w:webHidden/>
          </w:rPr>
          <w:instrText xml:space="preserve"> PAGEREF _Toc63673348 \h </w:instrText>
        </w:r>
        <w:r w:rsidR="006937C7">
          <w:rPr>
            <w:webHidden/>
          </w:rPr>
        </w:r>
        <w:r w:rsidR="006937C7">
          <w:rPr>
            <w:webHidden/>
          </w:rPr>
          <w:fldChar w:fldCharType="separate"/>
        </w:r>
        <w:r w:rsidR="006937C7">
          <w:rPr>
            <w:webHidden/>
          </w:rPr>
          <w:t>39</w:t>
        </w:r>
        <w:r w:rsidR="006937C7">
          <w:rPr>
            <w:webHidden/>
          </w:rPr>
          <w:fldChar w:fldCharType="end"/>
        </w:r>
      </w:hyperlink>
    </w:p>
    <w:p w14:paraId="39051D8D" w14:textId="54E88CE7" w:rsidR="006937C7" w:rsidRDefault="00DD47E3">
      <w:pPr>
        <w:pStyle w:val="TOC2"/>
        <w:rPr>
          <w:rFonts w:asciiTheme="minorHAnsi" w:eastAsiaTheme="minorEastAsia" w:hAnsiTheme="minorHAnsi" w:cstheme="minorBidi"/>
          <w:color w:val="auto"/>
        </w:rPr>
      </w:pPr>
      <w:hyperlink w:anchor="_Toc63673349" w:history="1">
        <w:r w:rsidR="006937C7" w:rsidRPr="00EF104E">
          <w:rPr>
            <w:rStyle w:val="Hyperlink"/>
          </w:rPr>
          <w:t>6.1</w:t>
        </w:r>
        <w:r w:rsidR="006937C7">
          <w:rPr>
            <w:rFonts w:asciiTheme="minorHAnsi" w:eastAsiaTheme="minorEastAsia" w:hAnsiTheme="minorHAnsi" w:cstheme="minorBidi"/>
            <w:color w:val="auto"/>
          </w:rPr>
          <w:tab/>
        </w:r>
        <w:r w:rsidR="006937C7" w:rsidRPr="00EF104E">
          <w:rPr>
            <w:rStyle w:val="Hyperlink"/>
          </w:rPr>
          <w:t>Overview</w:t>
        </w:r>
        <w:r w:rsidR="006937C7">
          <w:rPr>
            <w:webHidden/>
          </w:rPr>
          <w:tab/>
        </w:r>
        <w:r w:rsidR="006937C7">
          <w:rPr>
            <w:webHidden/>
          </w:rPr>
          <w:fldChar w:fldCharType="begin"/>
        </w:r>
        <w:r w:rsidR="006937C7">
          <w:rPr>
            <w:webHidden/>
          </w:rPr>
          <w:instrText xml:space="preserve"> PAGEREF _Toc63673349 \h </w:instrText>
        </w:r>
        <w:r w:rsidR="006937C7">
          <w:rPr>
            <w:webHidden/>
          </w:rPr>
        </w:r>
        <w:r w:rsidR="006937C7">
          <w:rPr>
            <w:webHidden/>
          </w:rPr>
          <w:fldChar w:fldCharType="separate"/>
        </w:r>
        <w:r w:rsidR="006937C7">
          <w:rPr>
            <w:webHidden/>
          </w:rPr>
          <w:t>39</w:t>
        </w:r>
        <w:r w:rsidR="006937C7">
          <w:rPr>
            <w:webHidden/>
          </w:rPr>
          <w:fldChar w:fldCharType="end"/>
        </w:r>
      </w:hyperlink>
    </w:p>
    <w:p w14:paraId="144B7EE5" w14:textId="27E70485" w:rsidR="006937C7" w:rsidRDefault="00DD47E3">
      <w:pPr>
        <w:pStyle w:val="TOC2"/>
        <w:rPr>
          <w:rFonts w:asciiTheme="minorHAnsi" w:eastAsiaTheme="minorEastAsia" w:hAnsiTheme="minorHAnsi" w:cstheme="minorBidi"/>
          <w:color w:val="auto"/>
        </w:rPr>
      </w:pPr>
      <w:hyperlink w:anchor="_Toc63673350" w:history="1">
        <w:r w:rsidR="006937C7" w:rsidRPr="00EF104E">
          <w:rPr>
            <w:rStyle w:val="Hyperlink"/>
          </w:rPr>
          <w:t>6.2</w:t>
        </w:r>
        <w:r w:rsidR="006937C7">
          <w:rPr>
            <w:rFonts w:asciiTheme="minorHAnsi" w:eastAsiaTheme="minorEastAsia" w:hAnsiTheme="minorHAnsi" w:cstheme="minorBidi"/>
            <w:color w:val="auto"/>
          </w:rPr>
          <w:tab/>
        </w:r>
        <w:r w:rsidR="006937C7" w:rsidRPr="00EF104E">
          <w:rPr>
            <w:rStyle w:val="Hyperlink"/>
          </w:rPr>
          <w:t>Summary of A-WEAI results</w:t>
        </w:r>
        <w:r w:rsidR="006937C7">
          <w:rPr>
            <w:webHidden/>
          </w:rPr>
          <w:tab/>
        </w:r>
        <w:r w:rsidR="006937C7">
          <w:rPr>
            <w:webHidden/>
          </w:rPr>
          <w:fldChar w:fldCharType="begin"/>
        </w:r>
        <w:r w:rsidR="006937C7">
          <w:rPr>
            <w:webHidden/>
          </w:rPr>
          <w:instrText xml:space="preserve"> PAGEREF _Toc63673350 \h </w:instrText>
        </w:r>
        <w:r w:rsidR="006937C7">
          <w:rPr>
            <w:webHidden/>
          </w:rPr>
        </w:r>
        <w:r w:rsidR="006937C7">
          <w:rPr>
            <w:webHidden/>
          </w:rPr>
          <w:fldChar w:fldCharType="separate"/>
        </w:r>
        <w:r w:rsidR="006937C7">
          <w:rPr>
            <w:webHidden/>
          </w:rPr>
          <w:t>42</w:t>
        </w:r>
        <w:r w:rsidR="006937C7">
          <w:rPr>
            <w:webHidden/>
          </w:rPr>
          <w:fldChar w:fldCharType="end"/>
        </w:r>
      </w:hyperlink>
    </w:p>
    <w:p w14:paraId="2F4FD469" w14:textId="72F4AEBD" w:rsidR="006937C7" w:rsidRDefault="00DD47E3">
      <w:pPr>
        <w:pStyle w:val="TOC2"/>
        <w:rPr>
          <w:rFonts w:asciiTheme="minorHAnsi" w:eastAsiaTheme="minorEastAsia" w:hAnsiTheme="minorHAnsi" w:cstheme="minorBidi"/>
          <w:color w:val="auto"/>
        </w:rPr>
      </w:pPr>
      <w:hyperlink w:anchor="_Toc63673351" w:history="1">
        <w:r w:rsidR="006937C7" w:rsidRPr="00EF104E">
          <w:rPr>
            <w:rStyle w:val="Hyperlink"/>
          </w:rPr>
          <w:t>6.3.</w:t>
        </w:r>
        <w:r w:rsidR="006937C7">
          <w:rPr>
            <w:rFonts w:asciiTheme="minorHAnsi" w:eastAsiaTheme="minorEastAsia" w:hAnsiTheme="minorHAnsi" w:cstheme="minorBidi"/>
            <w:color w:val="auto"/>
          </w:rPr>
          <w:tab/>
        </w:r>
        <w:r w:rsidR="006937C7" w:rsidRPr="00EF104E">
          <w:rPr>
            <w:rStyle w:val="Hyperlink"/>
          </w:rPr>
          <w:t>A-WEAI domain and indicator results</w:t>
        </w:r>
        <w:r w:rsidR="006937C7">
          <w:rPr>
            <w:webHidden/>
          </w:rPr>
          <w:tab/>
        </w:r>
        <w:r w:rsidR="006937C7">
          <w:rPr>
            <w:webHidden/>
          </w:rPr>
          <w:fldChar w:fldCharType="begin"/>
        </w:r>
        <w:r w:rsidR="006937C7">
          <w:rPr>
            <w:webHidden/>
          </w:rPr>
          <w:instrText xml:space="preserve"> PAGEREF _Toc63673351 \h </w:instrText>
        </w:r>
        <w:r w:rsidR="006937C7">
          <w:rPr>
            <w:webHidden/>
          </w:rPr>
        </w:r>
        <w:r w:rsidR="006937C7">
          <w:rPr>
            <w:webHidden/>
          </w:rPr>
          <w:fldChar w:fldCharType="separate"/>
        </w:r>
        <w:r w:rsidR="006937C7">
          <w:rPr>
            <w:webHidden/>
          </w:rPr>
          <w:t>44</w:t>
        </w:r>
        <w:r w:rsidR="006937C7">
          <w:rPr>
            <w:webHidden/>
          </w:rPr>
          <w:fldChar w:fldCharType="end"/>
        </w:r>
      </w:hyperlink>
    </w:p>
    <w:p w14:paraId="249482FC" w14:textId="20E83126" w:rsidR="006937C7" w:rsidRDefault="00DD47E3">
      <w:pPr>
        <w:pStyle w:val="TOC2"/>
        <w:rPr>
          <w:rFonts w:asciiTheme="minorHAnsi" w:eastAsiaTheme="minorEastAsia" w:hAnsiTheme="minorHAnsi" w:cstheme="minorBidi"/>
          <w:color w:val="auto"/>
        </w:rPr>
      </w:pPr>
      <w:hyperlink w:anchor="_Toc63673352" w:history="1">
        <w:r w:rsidR="006937C7" w:rsidRPr="00EF104E">
          <w:rPr>
            <w:rStyle w:val="Hyperlink"/>
          </w:rPr>
          <w:t>6.4</w:t>
        </w:r>
        <w:r w:rsidR="006937C7">
          <w:rPr>
            <w:rFonts w:asciiTheme="minorHAnsi" w:eastAsiaTheme="minorEastAsia" w:hAnsiTheme="minorHAnsi" w:cstheme="minorBidi"/>
            <w:color w:val="auto"/>
          </w:rPr>
          <w:tab/>
        </w:r>
        <w:r w:rsidR="006937C7" w:rsidRPr="00EF104E">
          <w:rPr>
            <w:rStyle w:val="Hyperlink"/>
          </w:rPr>
          <w:t>Descriptive statistics for A-WEAI domains and indicators</w:t>
        </w:r>
        <w:r w:rsidR="006937C7">
          <w:rPr>
            <w:webHidden/>
          </w:rPr>
          <w:tab/>
        </w:r>
        <w:r w:rsidR="006937C7">
          <w:rPr>
            <w:webHidden/>
          </w:rPr>
          <w:fldChar w:fldCharType="begin"/>
        </w:r>
        <w:r w:rsidR="006937C7">
          <w:rPr>
            <w:webHidden/>
          </w:rPr>
          <w:instrText xml:space="preserve"> PAGEREF _Toc63673352 \h </w:instrText>
        </w:r>
        <w:r w:rsidR="006937C7">
          <w:rPr>
            <w:webHidden/>
          </w:rPr>
        </w:r>
        <w:r w:rsidR="006937C7">
          <w:rPr>
            <w:webHidden/>
          </w:rPr>
          <w:fldChar w:fldCharType="separate"/>
        </w:r>
        <w:r w:rsidR="006937C7">
          <w:rPr>
            <w:webHidden/>
          </w:rPr>
          <w:t>47</w:t>
        </w:r>
        <w:r w:rsidR="006937C7">
          <w:rPr>
            <w:webHidden/>
          </w:rPr>
          <w:fldChar w:fldCharType="end"/>
        </w:r>
      </w:hyperlink>
    </w:p>
    <w:p w14:paraId="7071B1EB" w14:textId="63BC9941" w:rsidR="006937C7" w:rsidRDefault="00DD47E3">
      <w:pPr>
        <w:pStyle w:val="TOC3"/>
        <w:rPr>
          <w:rFonts w:asciiTheme="minorHAnsi" w:eastAsiaTheme="minorEastAsia" w:hAnsiTheme="minorHAnsi" w:cstheme="minorBidi"/>
          <w:color w:val="auto"/>
        </w:rPr>
      </w:pPr>
      <w:hyperlink w:anchor="_Toc63673353" w:history="1">
        <w:r w:rsidR="006937C7" w:rsidRPr="00EF104E">
          <w:rPr>
            <w:rStyle w:val="Hyperlink"/>
          </w:rPr>
          <w:t>6.4.1</w:t>
        </w:r>
        <w:r w:rsidR="006937C7">
          <w:rPr>
            <w:rFonts w:asciiTheme="minorHAnsi" w:eastAsiaTheme="minorEastAsia" w:hAnsiTheme="minorHAnsi" w:cstheme="minorBidi"/>
            <w:color w:val="auto"/>
          </w:rPr>
          <w:tab/>
        </w:r>
        <w:r w:rsidR="006937C7" w:rsidRPr="00EF104E">
          <w:rPr>
            <w:rStyle w:val="Hyperlink"/>
          </w:rPr>
          <w:t>Production</w:t>
        </w:r>
        <w:r w:rsidR="006937C7">
          <w:rPr>
            <w:webHidden/>
          </w:rPr>
          <w:tab/>
        </w:r>
        <w:r w:rsidR="006937C7">
          <w:rPr>
            <w:webHidden/>
          </w:rPr>
          <w:fldChar w:fldCharType="begin"/>
        </w:r>
        <w:r w:rsidR="006937C7">
          <w:rPr>
            <w:webHidden/>
          </w:rPr>
          <w:instrText xml:space="preserve"> PAGEREF _Toc63673353 \h </w:instrText>
        </w:r>
        <w:r w:rsidR="006937C7">
          <w:rPr>
            <w:webHidden/>
          </w:rPr>
        </w:r>
        <w:r w:rsidR="006937C7">
          <w:rPr>
            <w:webHidden/>
          </w:rPr>
          <w:fldChar w:fldCharType="separate"/>
        </w:r>
        <w:r w:rsidR="006937C7">
          <w:rPr>
            <w:webHidden/>
          </w:rPr>
          <w:t>47</w:t>
        </w:r>
        <w:r w:rsidR="006937C7">
          <w:rPr>
            <w:webHidden/>
          </w:rPr>
          <w:fldChar w:fldCharType="end"/>
        </w:r>
      </w:hyperlink>
    </w:p>
    <w:p w14:paraId="54C3834C" w14:textId="69B85B91" w:rsidR="006937C7" w:rsidRDefault="00DD47E3">
      <w:pPr>
        <w:pStyle w:val="TOC3"/>
        <w:rPr>
          <w:rFonts w:asciiTheme="minorHAnsi" w:eastAsiaTheme="minorEastAsia" w:hAnsiTheme="minorHAnsi" w:cstheme="minorBidi"/>
          <w:color w:val="auto"/>
        </w:rPr>
      </w:pPr>
      <w:hyperlink w:anchor="_Toc63673354" w:history="1">
        <w:r w:rsidR="006937C7" w:rsidRPr="00EF104E">
          <w:rPr>
            <w:rStyle w:val="Hyperlink"/>
          </w:rPr>
          <w:t>6.4.2</w:t>
        </w:r>
        <w:r w:rsidR="006937C7">
          <w:rPr>
            <w:rFonts w:asciiTheme="minorHAnsi" w:eastAsiaTheme="minorEastAsia" w:hAnsiTheme="minorHAnsi" w:cstheme="minorBidi"/>
            <w:color w:val="auto"/>
          </w:rPr>
          <w:tab/>
        </w:r>
        <w:r w:rsidR="006937C7" w:rsidRPr="00EF104E">
          <w:rPr>
            <w:rStyle w:val="Hyperlink"/>
          </w:rPr>
          <w:t>Resources</w:t>
        </w:r>
        <w:r w:rsidR="006937C7">
          <w:rPr>
            <w:webHidden/>
          </w:rPr>
          <w:tab/>
        </w:r>
        <w:r w:rsidR="006937C7">
          <w:rPr>
            <w:webHidden/>
          </w:rPr>
          <w:fldChar w:fldCharType="begin"/>
        </w:r>
        <w:r w:rsidR="006937C7">
          <w:rPr>
            <w:webHidden/>
          </w:rPr>
          <w:instrText xml:space="preserve"> PAGEREF _Toc63673354 \h </w:instrText>
        </w:r>
        <w:r w:rsidR="006937C7">
          <w:rPr>
            <w:webHidden/>
          </w:rPr>
        </w:r>
        <w:r w:rsidR="006937C7">
          <w:rPr>
            <w:webHidden/>
          </w:rPr>
          <w:fldChar w:fldCharType="separate"/>
        </w:r>
        <w:r w:rsidR="006937C7">
          <w:rPr>
            <w:webHidden/>
          </w:rPr>
          <w:t>48</w:t>
        </w:r>
        <w:r w:rsidR="006937C7">
          <w:rPr>
            <w:webHidden/>
          </w:rPr>
          <w:fldChar w:fldCharType="end"/>
        </w:r>
      </w:hyperlink>
    </w:p>
    <w:p w14:paraId="6B90EF6C" w14:textId="21E5E9B6" w:rsidR="006937C7" w:rsidRDefault="00DD47E3">
      <w:pPr>
        <w:pStyle w:val="TOC3"/>
        <w:rPr>
          <w:rFonts w:asciiTheme="minorHAnsi" w:eastAsiaTheme="minorEastAsia" w:hAnsiTheme="minorHAnsi" w:cstheme="minorBidi"/>
          <w:color w:val="auto"/>
        </w:rPr>
      </w:pPr>
      <w:hyperlink w:anchor="_Toc63673355" w:history="1">
        <w:r w:rsidR="006937C7" w:rsidRPr="00EF104E">
          <w:rPr>
            <w:rStyle w:val="Hyperlink"/>
          </w:rPr>
          <w:t>6.4.3</w:t>
        </w:r>
        <w:r w:rsidR="006937C7">
          <w:rPr>
            <w:rFonts w:asciiTheme="minorHAnsi" w:eastAsiaTheme="minorEastAsia" w:hAnsiTheme="minorHAnsi" w:cstheme="minorBidi"/>
            <w:color w:val="auto"/>
          </w:rPr>
          <w:tab/>
        </w:r>
        <w:r w:rsidR="006937C7" w:rsidRPr="00EF104E">
          <w:rPr>
            <w:rStyle w:val="Hyperlink"/>
          </w:rPr>
          <w:t>Income</w:t>
        </w:r>
        <w:r w:rsidR="006937C7">
          <w:rPr>
            <w:webHidden/>
          </w:rPr>
          <w:tab/>
        </w:r>
        <w:r w:rsidR="006937C7">
          <w:rPr>
            <w:webHidden/>
          </w:rPr>
          <w:fldChar w:fldCharType="begin"/>
        </w:r>
        <w:r w:rsidR="006937C7">
          <w:rPr>
            <w:webHidden/>
          </w:rPr>
          <w:instrText xml:space="preserve"> PAGEREF _Toc63673355 \h </w:instrText>
        </w:r>
        <w:r w:rsidR="006937C7">
          <w:rPr>
            <w:webHidden/>
          </w:rPr>
        </w:r>
        <w:r w:rsidR="006937C7">
          <w:rPr>
            <w:webHidden/>
          </w:rPr>
          <w:fldChar w:fldCharType="separate"/>
        </w:r>
        <w:r w:rsidR="006937C7">
          <w:rPr>
            <w:webHidden/>
          </w:rPr>
          <w:t>51</w:t>
        </w:r>
        <w:r w:rsidR="006937C7">
          <w:rPr>
            <w:webHidden/>
          </w:rPr>
          <w:fldChar w:fldCharType="end"/>
        </w:r>
      </w:hyperlink>
    </w:p>
    <w:p w14:paraId="323DE2E5" w14:textId="54F0DE14" w:rsidR="006937C7" w:rsidRDefault="00DD47E3">
      <w:pPr>
        <w:pStyle w:val="TOC3"/>
        <w:rPr>
          <w:rFonts w:asciiTheme="minorHAnsi" w:eastAsiaTheme="minorEastAsia" w:hAnsiTheme="minorHAnsi" w:cstheme="minorBidi"/>
          <w:color w:val="auto"/>
        </w:rPr>
      </w:pPr>
      <w:hyperlink w:anchor="_Toc63673356" w:history="1">
        <w:r w:rsidR="006937C7" w:rsidRPr="00EF104E">
          <w:rPr>
            <w:rStyle w:val="Hyperlink"/>
          </w:rPr>
          <w:t>6.4.4</w:t>
        </w:r>
        <w:r w:rsidR="006937C7">
          <w:rPr>
            <w:rFonts w:asciiTheme="minorHAnsi" w:eastAsiaTheme="minorEastAsia" w:hAnsiTheme="minorHAnsi" w:cstheme="minorBidi"/>
            <w:color w:val="auto"/>
          </w:rPr>
          <w:tab/>
        </w:r>
        <w:r w:rsidR="006937C7" w:rsidRPr="00EF104E">
          <w:rPr>
            <w:rStyle w:val="Hyperlink"/>
          </w:rPr>
          <w:t>Leadership</w:t>
        </w:r>
        <w:r w:rsidR="006937C7">
          <w:rPr>
            <w:webHidden/>
          </w:rPr>
          <w:tab/>
        </w:r>
        <w:r w:rsidR="006937C7">
          <w:rPr>
            <w:webHidden/>
          </w:rPr>
          <w:fldChar w:fldCharType="begin"/>
        </w:r>
        <w:r w:rsidR="006937C7">
          <w:rPr>
            <w:webHidden/>
          </w:rPr>
          <w:instrText xml:space="preserve"> PAGEREF _Toc63673356 \h </w:instrText>
        </w:r>
        <w:r w:rsidR="006937C7">
          <w:rPr>
            <w:webHidden/>
          </w:rPr>
        </w:r>
        <w:r w:rsidR="006937C7">
          <w:rPr>
            <w:webHidden/>
          </w:rPr>
          <w:fldChar w:fldCharType="separate"/>
        </w:r>
        <w:r w:rsidR="006937C7">
          <w:rPr>
            <w:webHidden/>
          </w:rPr>
          <w:t>51</w:t>
        </w:r>
        <w:r w:rsidR="006937C7">
          <w:rPr>
            <w:webHidden/>
          </w:rPr>
          <w:fldChar w:fldCharType="end"/>
        </w:r>
      </w:hyperlink>
    </w:p>
    <w:p w14:paraId="0B362AF5" w14:textId="59E03F8E" w:rsidR="006937C7" w:rsidRDefault="00DD47E3">
      <w:pPr>
        <w:pStyle w:val="TOC3"/>
        <w:rPr>
          <w:rFonts w:asciiTheme="minorHAnsi" w:eastAsiaTheme="minorEastAsia" w:hAnsiTheme="minorHAnsi" w:cstheme="minorBidi"/>
          <w:color w:val="auto"/>
        </w:rPr>
      </w:pPr>
      <w:hyperlink w:anchor="_Toc63673357" w:history="1">
        <w:r w:rsidR="006937C7" w:rsidRPr="00EF104E">
          <w:rPr>
            <w:rStyle w:val="Hyperlink"/>
          </w:rPr>
          <w:t>6.4.5</w:t>
        </w:r>
        <w:r w:rsidR="006937C7">
          <w:rPr>
            <w:rFonts w:asciiTheme="minorHAnsi" w:eastAsiaTheme="minorEastAsia" w:hAnsiTheme="minorHAnsi" w:cstheme="minorBidi"/>
            <w:color w:val="auto"/>
          </w:rPr>
          <w:tab/>
        </w:r>
        <w:r w:rsidR="006937C7" w:rsidRPr="00EF104E">
          <w:rPr>
            <w:rStyle w:val="Hyperlink"/>
          </w:rPr>
          <w:t>Time</w:t>
        </w:r>
        <w:r w:rsidR="006937C7">
          <w:rPr>
            <w:webHidden/>
          </w:rPr>
          <w:tab/>
        </w:r>
        <w:r w:rsidR="006937C7">
          <w:rPr>
            <w:webHidden/>
          </w:rPr>
          <w:fldChar w:fldCharType="begin"/>
        </w:r>
        <w:r w:rsidR="006937C7">
          <w:rPr>
            <w:webHidden/>
          </w:rPr>
          <w:instrText xml:space="preserve"> PAGEREF _Toc63673357 \h </w:instrText>
        </w:r>
        <w:r w:rsidR="006937C7">
          <w:rPr>
            <w:webHidden/>
          </w:rPr>
        </w:r>
        <w:r w:rsidR="006937C7">
          <w:rPr>
            <w:webHidden/>
          </w:rPr>
          <w:fldChar w:fldCharType="separate"/>
        </w:r>
        <w:r w:rsidR="006937C7">
          <w:rPr>
            <w:webHidden/>
          </w:rPr>
          <w:t>52</w:t>
        </w:r>
        <w:r w:rsidR="006937C7">
          <w:rPr>
            <w:webHidden/>
          </w:rPr>
          <w:fldChar w:fldCharType="end"/>
        </w:r>
      </w:hyperlink>
    </w:p>
    <w:p w14:paraId="381AC296" w14:textId="1E2B4056" w:rsidR="006937C7" w:rsidRDefault="00DD47E3">
      <w:pPr>
        <w:pStyle w:val="TOC1"/>
        <w:rPr>
          <w:rFonts w:asciiTheme="minorHAnsi" w:eastAsiaTheme="minorEastAsia" w:hAnsiTheme="minorHAnsi" w:cstheme="minorBidi"/>
          <w:color w:val="auto"/>
        </w:rPr>
      </w:pPr>
      <w:hyperlink w:anchor="_Toc63673358" w:history="1">
        <w:r w:rsidR="006937C7" w:rsidRPr="00EF104E">
          <w:rPr>
            <w:rStyle w:val="Hyperlink"/>
          </w:rPr>
          <w:t>7.</w:t>
        </w:r>
        <w:r w:rsidR="006937C7">
          <w:rPr>
            <w:rFonts w:asciiTheme="minorHAnsi" w:eastAsiaTheme="minorEastAsia" w:hAnsiTheme="minorHAnsi" w:cstheme="minorBidi"/>
            <w:color w:val="auto"/>
          </w:rPr>
          <w:tab/>
        </w:r>
        <w:r w:rsidR="006937C7" w:rsidRPr="00EF104E">
          <w:rPr>
            <w:rStyle w:val="Hyperlink"/>
          </w:rPr>
          <w:t>Targeted agriculture value chains</w:t>
        </w:r>
        <w:r w:rsidR="006937C7">
          <w:rPr>
            <w:webHidden/>
          </w:rPr>
          <w:tab/>
        </w:r>
        <w:r w:rsidR="006937C7">
          <w:rPr>
            <w:webHidden/>
          </w:rPr>
          <w:fldChar w:fldCharType="begin"/>
        </w:r>
        <w:r w:rsidR="006937C7">
          <w:rPr>
            <w:webHidden/>
          </w:rPr>
          <w:instrText xml:space="preserve"> PAGEREF _Toc63673358 \h </w:instrText>
        </w:r>
        <w:r w:rsidR="006937C7">
          <w:rPr>
            <w:webHidden/>
          </w:rPr>
        </w:r>
        <w:r w:rsidR="006937C7">
          <w:rPr>
            <w:webHidden/>
          </w:rPr>
          <w:fldChar w:fldCharType="separate"/>
        </w:r>
        <w:r w:rsidR="006937C7">
          <w:rPr>
            <w:webHidden/>
          </w:rPr>
          <w:t>54</w:t>
        </w:r>
        <w:r w:rsidR="006937C7">
          <w:rPr>
            <w:webHidden/>
          </w:rPr>
          <w:fldChar w:fldCharType="end"/>
        </w:r>
      </w:hyperlink>
    </w:p>
    <w:p w14:paraId="75A7B634" w14:textId="4872E869" w:rsidR="006937C7" w:rsidRDefault="00DD47E3">
      <w:pPr>
        <w:pStyle w:val="TOC2"/>
        <w:rPr>
          <w:rFonts w:asciiTheme="minorHAnsi" w:eastAsiaTheme="minorEastAsia" w:hAnsiTheme="minorHAnsi" w:cstheme="minorBidi"/>
          <w:color w:val="auto"/>
        </w:rPr>
      </w:pPr>
      <w:hyperlink w:anchor="_Toc63673359" w:history="1">
        <w:r w:rsidR="006937C7" w:rsidRPr="00EF104E">
          <w:rPr>
            <w:rStyle w:val="Hyperlink"/>
          </w:rPr>
          <w:t>7.1</w:t>
        </w:r>
        <w:r w:rsidR="006937C7">
          <w:rPr>
            <w:rFonts w:asciiTheme="minorHAnsi" w:eastAsiaTheme="minorEastAsia" w:hAnsiTheme="minorHAnsi" w:cstheme="minorBidi"/>
            <w:color w:val="auto"/>
          </w:rPr>
          <w:tab/>
        </w:r>
        <w:r w:rsidR="006937C7" w:rsidRPr="00EF104E">
          <w:rPr>
            <w:rStyle w:val="Hyperlink"/>
          </w:rPr>
          <w:t>Maize cultivation</w:t>
        </w:r>
        <w:r w:rsidR="006937C7">
          <w:rPr>
            <w:webHidden/>
          </w:rPr>
          <w:tab/>
        </w:r>
        <w:r w:rsidR="006937C7">
          <w:rPr>
            <w:webHidden/>
          </w:rPr>
          <w:fldChar w:fldCharType="begin"/>
        </w:r>
        <w:r w:rsidR="006937C7">
          <w:rPr>
            <w:webHidden/>
          </w:rPr>
          <w:instrText xml:space="preserve"> PAGEREF _Toc63673359 \h </w:instrText>
        </w:r>
        <w:r w:rsidR="006937C7">
          <w:rPr>
            <w:webHidden/>
          </w:rPr>
        </w:r>
        <w:r w:rsidR="006937C7">
          <w:rPr>
            <w:webHidden/>
          </w:rPr>
          <w:fldChar w:fldCharType="separate"/>
        </w:r>
        <w:r w:rsidR="006937C7">
          <w:rPr>
            <w:webHidden/>
          </w:rPr>
          <w:t>55</w:t>
        </w:r>
        <w:r w:rsidR="006937C7">
          <w:rPr>
            <w:webHidden/>
          </w:rPr>
          <w:fldChar w:fldCharType="end"/>
        </w:r>
      </w:hyperlink>
    </w:p>
    <w:p w14:paraId="3E05CE32" w14:textId="0B7874E1" w:rsidR="006937C7" w:rsidRDefault="00DD47E3">
      <w:pPr>
        <w:pStyle w:val="TOC3"/>
        <w:rPr>
          <w:rFonts w:asciiTheme="minorHAnsi" w:eastAsiaTheme="minorEastAsia" w:hAnsiTheme="minorHAnsi" w:cstheme="minorBidi"/>
          <w:color w:val="auto"/>
        </w:rPr>
      </w:pPr>
      <w:hyperlink w:anchor="_Toc63673360" w:history="1">
        <w:r w:rsidR="006937C7" w:rsidRPr="00EF104E">
          <w:rPr>
            <w:rStyle w:val="Hyperlink"/>
          </w:rPr>
          <w:t>7.1.1</w:t>
        </w:r>
        <w:r w:rsidR="006937C7">
          <w:rPr>
            <w:rFonts w:asciiTheme="minorHAnsi" w:eastAsiaTheme="minorEastAsia" w:hAnsiTheme="minorHAnsi" w:cstheme="minorBidi"/>
            <w:color w:val="auto"/>
          </w:rPr>
          <w:tab/>
        </w:r>
        <w:r w:rsidR="006937C7" w:rsidRPr="00EF104E">
          <w:rPr>
            <w:rStyle w:val="Hyperlink"/>
          </w:rPr>
          <w:t xml:space="preserve">Cultivation of maize in </w:t>
        </w:r>
        <w:r w:rsidR="006937C7" w:rsidRPr="00EF104E">
          <w:rPr>
            <w:rStyle w:val="Hyperlink"/>
            <w:highlight w:val="yellow"/>
          </w:rPr>
          <w:t>[Country]</w:t>
        </w:r>
        <w:r w:rsidR="006937C7">
          <w:rPr>
            <w:webHidden/>
          </w:rPr>
          <w:tab/>
        </w:r>
        <w:r w:rsidR="006937C7">
          <w:rPr>
            <w:webHidden/>
          </w:rPr>
          <w:fldChar w:fldCharType="begin"/>
        </w:r>
        <w:r w:rsidR="006937C7">
          <w:rPr>
            <w:webHidden/>
          </w:rPr>
          <w:instrText xml:space="preserve"> PAGEREF _Toc63673360 \h </w:instrText>
        </w:r>
        <w:r w:rsidR="006937C7">
          <w:rPr>
            <w:webHidden/>
          </w:rPr>
        </w:r>
        <w:r w:rsidR="006937C7">
          <w:rPr>
            <w:webHidden/>
          </w:rPr>
          <w:fldChar w:fldCharType="separate"/>
        </w:r>
        <w:r w:rsidR="006937C7">
          <w:rPr>
            <w:webHidden/>
          </w:rPr>
          <w:t>55</w:t>
        </w:r>
        <w:r w:rsidR="006937C7">
          <w:rPr>
            <w:webHidden/>
          </w:rPr>
          <w:fldChar w:fldCharType="end"/>
        </w:r>
      </w:hyperlink>
    </w:p>
    <w:p w14:paraId="7FC41DD1" w14:textId="25853BF0" w:rsidR="006937C7" w:rsidRDefault="00DD47E3">
      <w:pPr>
        <w:pStyle w:val="TOC3"/>
        <w:rPr>
          <w:rFonts w:asciiTheme="minorHAnsi" w:eastAsiaTheme="minorEastAsia" w:hAnsiTheme="minorHAnsi" w:cstheme="minorBidi"/>
          <w:color w:val="auto"/>
        </w:rPr>
      </w:pPr>
      <w:hyperlink w:anchor="_Toc63673361" w:history="1">
        <w:r w:rsidR="006937C7" w:rsidRPr="00EF104E">
          <w:rPr>
            <w:rStyle w:val="Hyperlink"/>
          </w:rPr>
          <w:t>7.1.2</w:t>
        </w:r>
        <w:r w:rsidR="006937C7">
          <w:rPr>
            <w:rFonts w:asciiTheme="minorHAnsi" w:eastAsiaTheme="minorEastAsia" w:hAnsiTheme="minorHAnsi" w:cstheme="minorBidi"/>
            <w:color w:val="auto"/>
          </w:rPr>
          <w:tab/>
        </w:r>
        <w:r w:rsidR="006937C7" w:rsidRPr="00EF104E">
          <w:rPr>
            <w:rStyle w:val="Hyperlink"/>
          </w:rPr>
          <w:t>Farmers’ background</w:t>
        </w:r>
        <w:r w:rsidR="006937C7">
          <w:rPr>
            <w:webHidden/>
          </w:rPr>
          <w:tab/>
        </w:r>
        <w:r w:rsidR="006937C7">
          <w:rPr>
            <w:webHidden/>
          </w:rPr>
          <w:fldChar w:fldCharType="begin"/>
        </w:r>
        <w:r w:rsidR="006937C7">
          <w:rPr>
            <w:webHidden/>
          </w:rPr>
          <w:instrText xml:space="preserve"> PAGEREF _Toc63673361 \h </w:instrText>
        </w:r>
        <w:r w:rsidR="006937C7">
          <w:rPr>
            <w:webHidden/>
          </w:rPr>
        </w:r>
        <w:r w:rsidR="006937C7">
          <w:rPr>
            <w:webHidden/>
          </w:rPr>
          <w:fldChar w:fldCharType="separate"/>
        </w:r>
        <w:r w:rsidR="006937C7">
          <w:rPr>
            <w:webHidden/>
          </w:rPr>
          <w:t>55</w:t>
        </w:r>
        <w:r w:rsidR="006937C7">
          <w:rPr>
            <w:webHidden/>
          </w:rPr>
          <w:fldChar w:fldCharType="end"/>
        </w:r>
      </w:hyperlink>
    </w:p>
    <w:p w14:paraId="21B8C9F9" w14:textId="4F2AA4BE" w:rsidR="006937C7" w:rsidRDefault="00DD47E3">
      <w:pPr>
        <w:pStyle w:val="TOC3"/>
        <w:rPr>
          <w:rFonts w:asciiTheme="minorHAnsi" w:eastAsiaTheme="minorEastAsia" w:hAnsiTheme="minorHAnsi" w:cstheme="minorBidi"/>
          <w:color w:val="auto"/>
        </w:rPr>
      </w:pPr>
      <w:hyperlink w:anchor="_Toc63673362" w:history="1">
        <w:r w:rsidR="006937C7" w:rsidRPr="00EF104E">
          <w:rPr>
            <w:rStyle w:val="Hyperlink"/>
          </w:rPr>
          <w:t>7.1.3</w:t>
        </w:r>
        <w:r w:rsidR="006937C7">
          <w:rPr>
            <w:rFonts w:asciiTheme="minorHAnsi" w:eastAsiaTheme="minorEastAsia" w:hAnsiTheme="minorHAnsi" w:cstheme="minorBidi"/>
            <w:color w:val="auto"/>
          </w:rPr>
          <w:tab/>
        </w:r>
        <w:r w:rsidR="006937C7" w:rsidRPr="00EF104E">
          <w:rPr>
            <w:rStyle w:val="Hyperlink"/>
          </w:rPr>
          <w:t>Application of management practices and technologies by maize farmers</w:t>
        </w:r>
        <w:r w:rsidR="006937C7">
          <w:rPr>
            <w:webHidden/>
          </w:rPr>
          <w:tab/>
        </w:r>
        <w:r w:rsidR="006937C7">
          <w:rPr>
            <w:webHidden/>
          </w:rPr>
          <w:fldChar w:fldCharType="begin"/>
        </w:r>
        <w:r w:rsidR="006937C7">
          <w:rPr>
            <w:webHidden/>
          </w:rPr>
          <w:instrText xml:space="preserve"> PAGEREF _Toc63673362 \h </w:instrText>
        </w:r>
        <w:r w:rsidR="006937C7">
          <w:rPr>
            <w:webHidden/>
          </w:rPr>
        </w:r>
        <w:r w:rsidR="006937C7">
          <w:rPr>
            <w:webHidden/>
          </w:rPr>
          <w:fldChar w:fldCharType="separate"/>
        </w:r>
        <w:r w:rsidR="006937C7">
          <w:rPr>
            <w:webHidden/>
          </w:rPr>
          <w:t>57</w:t>
        </w:r>
        <w:r w:rsidR="006937C7">
          <w:rPr>
            <w:webHidden/>
          </w:rPr>
          <w:fldChar w:fldCharType="end"/>
        </w:r>
      </w:hyperlink>
    </w:p>
    <w:p w14:paraId="4929106D" w14:textId="68124BAA" w:rsidR="006937C7" w:rsidRDefault="00DD47E3">
      <w:pPr>
        <w:pStyle w:val="TOC3"/>
        <w:rPr>
          <w:rFonts w:asciiTheme="minorHAnsi" w:eastAsiaTheme="minorEastAsia" w:hAnsiTheme="minorHAnsi" w:cstheme="minorBidi"/>
          <w:color w:val="auto"/>
        </w:rPr>
      </w:pPr>
      <w:hyperlink w:anchor="_Toc63673363" w:history="1">
        <w:r w:rsidR="006937C7" w:rsidRPr="00EF104E">
          <w:rPr>
            <w:rStyle w:val="Hyperlink"/>
          </w:rPr>
          <w:t>7.1.4</w:t>
        </w:r>
        <w:r w:rsidR="006937C7">
          <w:rPr>
            <w:rFonts w:asciiTheme="minorHAnsi" w:eastAsiaTheme="minorEastAsia" w:hAnsiTheme="minorHAnsi" w:cstheme="minorBidi"/>
            <w:color w:val="auto"/>
          </w:rPr>
          <w:tab/>
        </w:r>
        <w:r w:rsidR="006937C7" w:rsidRPr="00EF104E">
          <w:rPr>
            <w:rStyle w:val="Hyperlink"/>
          </w:rPr>
          <w:t>Use of improved management practices and technologies</w:t>
        </w:r>
        <w:r w:rsidR="006937C7">
          <w:rPr>
            <w:webHidden/>
          </w:rPr>
          <w:tab/>
        </w:r>
        <w:r w:rsidR="006937C7">
          <w:rPr>
            <w:webHidden/>
          </w:rPr>
          <w:fldChar w:fldCharType="begin"/>
        </w:r>
        <w:r w:rsidR="006937C7">
          <w:rPr>
            <w:webHidden/>
          </w:rPr>
          <w:instrText xml:space="preserve"> PAGEREF _Toc63673363 \h </w:instrText>
        </w:r>
        <w:r w:rsidR="006937C7">
          <w:rPr>
            <w:webHidden/>
          </w:rPr>
        </w:r>
        <w:r w:rsidR="006937C7">
          <w:rPr>
            <w:webHidden/>
          </w:rPr>
          <w:fldChar w:fldCharType="separate"/>
        </w:r>
        <w:r w:rsidR="006937C7">
          <w:rPr>
            <w:webHidden/>
          </w:rPr>
          <w:t>67</w:t>
        </w:r>
        <w:r w:rsidR="006937C7">
          <w:rPr>
            <w:webHidden/>
          </w:rPr>
          <w:fldChar w:fldCharType="end"/>
        </w:r>
      </w:hyperlink>
    </w:p>
    <w:p w14:paraId="4767FD90" w14:textId="6FC5E395" w:rsidR="006937C7" w:rsidRDefault="00DD47E3">
      <w:pPr>
        <w:pStyle w:val="TOC3"/>
        <w:rPr>
          <w:rFonts w:asciiTheme="minorHAnsi" w:eastAsiaTheme="minorEastAsia" w:hAnsiTheme="minorHAnsi" w:cstheme="minorBidi"/>
          <w:color w:val="auto"/>
        </w:rPr>
      </w:pPr>
      <w:hyperlink w:anchor="_Toc63673364" w:history="1">
        <w:r w:rsidR="006937C7" w:rsidRPr="00EF104E">
          <w:rPr>
            <w:rStyle w:val="Hyperlink"/>
          </w:rPr>
          <w:t>7.1.5</w:t>
        </w:r>
        <w:r w:rsidR="006937C7">
          <w:rPr>
            <w:rFonts w:asciiTheme="minorHAnsi" w:eastAsiaTheme="minorEastAsia" w:hAnsiTheme="minorHAnsi" w:cstheme="minorBidi"/>
            <w:color w:val="auto"/>
          </w:rPr>
          <w:tab/>
        </w:r>
        <w:r w:rsidR="006937C7" w:rsidRPr="00EF104E">
          <w:rPr>
            <w:rStyle w:val="Hyperlink"/>
          </w:rPr>
          <w:t>Maize yield</w:t>
        </w:r>
        <w:r w:rsidR="006937C7">
          <w:rPr>
            <w:webHidden/>
          </w:rPr>
          <w:tab/>
        </w:r>
        <w:r w:rsidR="006937C7">
          <w:rPr>
            <w:webHidden/>
          </w:rPr>
          <w:fldChar w:fldCharType="begin"/>
        </w:r>
        <w:r w:rsidR="006937C7">
          <w:rPr>
            <w:webHidden/>
          </w:rPr>
          <w:instrText xml:space="preserve"> PAGEREF _Toc63673364 \h </w:instrText>
        </w:r>
        <w:r w:rsidR="006937C7">
          <w:rPr>
            <w:webHidden/>
          </w:rPr>
        </w:r>
        <w:r w:rsidR="006937C7">
          <w:rPr>
            <w:webHidden/>
          </w:rPr>
          <w:fldChar w:fldCharType="separate"/>
        </w:r>
        <w:r w:rsidR="006937C7">
          <w:rPr>
            <w:webHidden/>
          </w:rPr>
          <w:t>68</w:t>
        </w:r>
        <w:r w:rsidR="006937C7">
          <w:rPr>
            <w:webHidden/>
          </w:rPr>
          <w:fldChar w:fldCharType="end"/>
        </w:r>
      </w:hyperlink>
    </w:p>
    <w:p w14:paraId="7B776097" w14:textId="000B205F" w:rsidR="006937C7" w:rsidRDefault="00DD47E3">
      <w:pPr>
        <w:pStyle w:val="TOC3"/>
        <w:rPr>
          <w:rFonts w:asciiTheme="minorHAnsi" w:eastAsiaTheme="minorEastAsia" w:hAnsiTheme="minorHAnsi" w:cstheme="minorBidi"/>
          <w:color w:val="auto"/>
        </w:rPr>
      </w:pPr>
      <w:hyperlink w:anchor="_Toc63673365" w:history="1">
        <w:r w:rsidR="006937C7" w:rsidRPr="00EF104E">
          <w:rPr>
            <w:rStyle w:val="Hyperlink"/>
          </w:rPr>
          <w:t>7.1.6</w:t>
        </w:r>
        <w:r w:rsidR="006937C7">
          <w:rPr>
            <w:rFonts w:asciiTheme="minorHAnsi" w:eastAsiaTheme="minorEastAsia" w:hAnsiTheme="minorHAnsi" w:cstheme="minorBidi"/>
            <w:color w:val="auto"/>
          </w:rPr>
          <w:tab/>
        </w:r>
        <w:r w:rsidR="006937C7" w:rsidRPr="00EF104E">
          <w:rPr>
            <w:rStyle w:val="Hyperlink"/>
          </w:rPr>
          <w:t>Soil characteristics</w:t>
        </w:r>
        <w:r w:rsidR="006937C7">
          <w:rPr>
            <w:webHidden/>
          </w:rPr>
          <w:tab/>
        </w:r>
        <w:r w:rsidR="006937C7">
          <w:rPr>
            <w:webHidden/>
          </w:rPr>
          <w:fldChar w:fldCharType="begin"/>
        </w:r>
        <w:r w:rsidR="006937C7">
          <w:rPr>
            <w:webHidden/>
          </w:rPr>
          <w:instrText xml:space="preserve"> PAGEREF _Toc63673365 \h </w:instrText>
        </w:r>
        <w:r w:rsidR="006937C7">
          <w:rPr>
            <w:webHidden/>
          </w:rPr>
        </w:r>
        <w:r w:rsidR="006937C7">
          <w:rPr>
            <w:webHidden/>
          </w:rPr>
          <w:fldChar w:fldCharType="separate"/>
        </w:r>
        <w:r w:rsidR="006937C7">
          <w:rPr>
            <w:webHidden/>
          </w:rPr>
          <w:t>71</w:t>
        </w:r>
        <w:r w:rsidR="006937C7">
          <w:rPr>
            <w:webHidden/>
          </w:rPr>
          <w:fldChar w:fldCharType="end"/>
        </w:r>
      </w:hyperlink>
    </w:p>
    <w:p w14:paraId="2DC1748C" w14:textId="195CCF70" w:rsidR="006937C7" w:rsidRDefault="00DD47E3">
      <w:pPr>
        <w:pStyle w:val="TOC3"/>
        <w:rPr>
          <w:rFonts w:asciiTheme="minorHAnsi" w:eastAsiaTheme="minorEastAsia" w:hAnsiTheme="minorHAnsi" w:cstheme="minorBidi"/>
          <w:color w:val="auto"/>
        </w:rPr>
      </w:pPr>
      <w:hyperlink w:anchor="_Toc63673366" w:history="1">
        <w:r w:rsidR="006937C7" w:rsidRPr="00EF104E">
          <w:rPr>
            <w:rStyle w:val="Hyperlink"/>
          </w:rPr>
          <w:t>7.1.7</w:t>
        </w:r>
        <w:r w:rsidR="006937C7">
          <w:rPr>
            <w:rFonts w:asciiTheme="minorHAnsi" w:eastAsiaTheme="minorEastAsia" w:hAnsiTheme="minorHAnsi" w:cstheme="minorBidi"/>
            <w:color w:val="auto"/>
          </w:rPr>
          <w:tab/>
        </w:r>
        <w:r w:rsidR="006937C7" w:rsidRPr="00EF104E">
          <w:rPr>
            <w:rStyle w:val="Hyperlink"/>
          </w:rPr>
          <w:t>Agrometeorological context</w:t>
        </w:r>
        <w:r w:rsidR="006937C7">
          <w:rPr>
            <w:webHidden/>
          </w:rPr>
          <w:tab/>
        </w:r>
        <w:r w:rsidR="006937C7">
          <w:rPr>
            <w:webHidden/>
          </w:rPr>
          <w:fldChar w:fldCharType="begin"/>
        </w:r>
        <w:r w:rsidR="006937C7">
          <w:rPr>
            <w:webHidden/>
          </w:rPr>
          <w:instrText xml:space="preserve"> PAGEREF _Toc63673366 \h </w:instrText>
        </w:r>
        <w:r w:rsidR="006937C7">
          <w:rPr>
            <w:webHidden/>
          </w:rPr>
        </w:r>
        <w:r w:rsidR="006937C7">
          <w:rPr>
            <w:webHidden/>
          </w:rPr>
          <w:fldChar w:fldCharType="separate"/>
        </w:r>
        <w:r w:rsidR="006937C7">
          <w:rPr>
            <w:webHidden/>
          </w:rPr>
          <w:t>75</w:t>
        </w:r>
        <w:r w:rsidR="006937C7">
          <w:rPr>
            <w:webHidden/>
          </w:rPr>
          <w:fldChar w:fldCharType="end"/>
        </w:r>
      </w:hyperlink>
    </w:p>
    <w:p w14:paraId="71A0E3B7" w14:textId="46F9338E" w:rsidR="006937C7" w:rsidRDefault="00DD47E3">
      <w:pPr>
        <w:pStyle w:val="TOC2"/>
        <w:rPr>
          <w:rFonts w:asciiTheme="minorHAnsi" w:eastAsiaTheme="minorEastAsia" w:hAnsiTheme="minorHAnsi" w:cstheme="minorBidi"/>
          <w:color w:val="auto"/>
        </w:rPr>
      </w:pPr>
      <w:hyperlink w:anchor="_Toc63673367" w:history="1">
        <w:r w:rsidR="006937C7" w:rsidRPr="00EF104E">
          <w:rPr>
            <w:rStyle w:val="Hyperlink"/>
          </w:rPr>
          <w:t>7.2</w:t>
        </w:r>
        <w:r w:rsidR="006937C7">
          <w:rPr>
            <w:rFonts w:asciiTheme="minorHAnsi" w:eastAsiaTheme="minorEastAsia" w:hAnsiTheme="minorHAnsi" w:cstheme="minorBidi"/>
            <w:color w:val="auto"/>
          </w:rPr>
          <w:tab/>
        </w:r>
        <w:r w:rsidR="006937C7" w:rsidRPr="00EF104E">
          <w:rPr>
            <w:rStyle w:val="Hyperlink"/>
          </w:rPr>
          <w:t>Fishpond aquaculture</w:t>
        </w:r>
        <w:r w:rsidR="006937C7">
          <w:rPr>
            <w:webHidden/>
          </w:rPr>
          <w:tab/>
        </w:r>
        <w:r w:rsidR="006937C7">
          <w:rPr>
            <w:webHidden/>
          </w:rPr>
          <w:fldChar w:fldCharType="begin"/>
        </w:r>
        <w:r w:rsidR="006937C7">
          <w:rPr>
            <w:webHidden/>
          </w:rPr>
          <w:instrText xml:space="preserve"> PAGEREF _Toc63673367 \h </w:instrText>
        </w:r>
        <w:r w:rsidR="006937C7">
          <w:rPr>
            <w:webHidden/>
          </w:rPr>
        </w:r>
        <w:r w:rsidR="006937C7">
          <w:rPr>
            <w:webHidden/>
          </w:rPr>
          <w:fldChar w:fldCharType="separate"/>
        </w:r>
        <w:r w:rsidR="006937C7">
          <w:rPr>
            <w:webHidden/>
          </w:rPr>
          <w:t>78</w:t>
        </w:r>
        <w:r w:rsidR="006937C7">
          <w:rPr>
            <w:webHidden/>
          </w:rPr>
          <w:fldChar w:fldCharType="end"/>
        </w:r>
      </w:hyperlink>
    </w:p>
    <w:p w14:paraId="444CE0E9" w14:textId="085B27D5" w:rsidR="006937C7" w:rsidRDefault="00DD47E3">
      <w:pPr>
        <w:pStyle w:val="TOC3"/>
        <w:rPr>
          <w:rFonts w:asciiTheme="minorHAnsi" w:eastAsiaTheme="minorEastAsia" w:hAnsiTheme="minorHAnsi" w:cstheme="minorBidi"/>
          <w:color w:val="auto"/>
        </w:rPr>
      </w:pPr>
      <w:hyperlink w:anchor="_Toc63673368" w:history="1">
        <w:r w:rsidR="006937C7" w:rsidRPr="00EF104E">
          <w:rPr>
            <w:rStyle w:val="Hyperlink"/>
          </w:rPr>
          <w:t>7.2.1</w:t>
        </w:r>
        <w:r w:rsidR="006937C7">
          <w:rPr>
            <w:rFonts w:asciiTheme="minorHAnsi" w:eastAsiaTheme="minorEastAsia" w:hAnsiTheme="minorHAnsi" w:cstheme="minorBidi"/>
            <w:color w:val="auto"/>
          </w:rPr>
          <w:tab/>
        </w:r>
        <w:r w:rsidR="006937C7" w:rsidRPr="00EF104E">
          <w:rPr>
            <w:rStyle w:val="Hyperlink"/>
          </w:rPr>
          <w:t xml:space="preserve">Fishpond aquaculture in </w:t>
        </w:r>
        <w:r w:rsidR="006937C7" w:rsidRPr="00EF104E">
          <w:rPr>
            <w:rStyle w:val="Hyperlink"/>
            <w:highlight w:val="yellow"/>
          </w:rPr>
          <w:t>[Country]</w:t>
        </w:r>
        <w:r w:rsidR="006937C7">
          <w:rPr>
            <w:webHidden/>
          </w:rPr>
          <w:tab/>
        </w:r>
        <w:r w:rsidR="006937C7">
          <w:rPr>
            <w:webHidden/>
          </w:rPr>
          <w:fldChar w:fldCharType="begin"/>
        </w:r>
        <w:r w:rsidR="006937C7">
          <w:rPr>
            <w:webHidden/>
          </w:rPr>
          <w:instrText xml:space="preserve"> PAGEREF _Toc63673368 \h </w:instrText>
        </w:r>
        <w:r w:rsidR="006937C7">
          <w:rPr>
            <w:webHidden/>
          </w:rPr>
        </w:r>
        <w:r w:rsidR="006937C7">
          <w:rPr>
            <w:webHidden/>
          </w:rPr>
          <w:fldChar w:fldCharType="separate"/>
        </w:r>
        <w:r w:rsidR="006937C7">
          <w:rPr>
            <w:webHidden/>
          </w:rPr>
          <w:t>78</w:t>
        </w:r>
        <w:r w:rsidR="006937C7">
          <w:rPr>
            <w:webHidden/>
          </w:rPr>
          <w:fldChar w:fldCharType="end"/>
        </w:r>
      </w:hyperlink>
    </w:p>
    <w:p w14:paraId="545D272E" w14:textId="5985C196" w:rsidR="006937C7" w:rsidRDefault="00DD47E3">
      <w:pPr>
        <w:pStyle w:val="TOC3"/>
        <w:rPr>
          <w:rFonts w:asciiTheme="minorHAnsi" w:eastAsiaTheme="minorEastAsia" w:hAnsiTheme="minorHAnsi" w:cstheme="minorBidi"/>
          <w:color w:val="auto"/>
        </w:rPr>
      </w:pPr>
      <w:hyperlink w:anchor="_Toc63673369" w:history="1">
        <w:r w:rsidR="006937C7" w:rsidRPr="00EF104E">
          <w:rPr>
            <w:rStyle w:val="Hyperlink"/>
          </w:rPr>
          <w:t>7.2.2</w:t>
        </w:r>
        <w:r w:rsidR="006937C7">
          <w:rPr>
            <w:rFonts w:asciiTheme="minorHAnsi" w:eastAsiaTheme="minorEastAsia" w:hAnsiTheme="minorHAnsi" w:cstheme="minorBidi"/>
            <w:color w:val="auto"/>
          </w:rPr>
          <w:tab/>
        </w:r>
        <w:r w:rsidR="006937C7" w:rsidRPr="00EF104E">
          <w:rPr>
            <w:rStyle w:val="Hyperlink"/>
          </w:rPr>
          <w:t>Farmers’ background</w:t>
        </w:r>
        <w:r w:rsidR="006937C7">
          <w:rPr>
            <w:webHidden/>
          </w:rPr>
          <w:tab/>
        </w:r>
        <w:r w:rsidR="006937C7">
          <w:rPr>
            <w:webHidden/>
          </w:rPr>
          <w:fldChar w:fldCharType="begin"/>
        </w:r>
        <w:r w:rsidR="006937C7">
          <w:rPr>
            <w:webHidden/>
          </w:rPr>
          <w:instrText xml:space="preserve"> PAGEREF _Toc63673369 \h </w:instrText>
        </w:r>
        <w:r w:rsidR="006937C7">
          <w:rPr>
            <w:webHidden/>
          </w:rPr>
        </w:r>
        <w:r w:rsidR="006937C7">
          <w:rPr>
            <w:webHidden/>
          </w:rPr>
          <w:fldChar w:fldCharType="separate"/>
        </w:r>
        <w:r w:rsidR="006937C7">
          <w:rPr>
            <w:webHidden/>
          </w:rPr>
          <w:t>78</w:t>
        </w:r>
        <w:r w:rsidR="006937C7">
          <w:rPr>
            <w:webHidden/>
          </w:rPr>
          <w:fldChar w:fldCharType="end"/>
        </w:r>
      </w:hyperlink>
    </w:p>
    <w:p w14:paraId="14B4F611" w14:textId="77D48EE4" w:rsidR="006937C7" w:rsidRDefault="00DD47E3">
      <w:pPr>
        <w:pStyle w:val="TOC3"/>
        <w:rPr>
          <w:rFonts w:asciiTheme="minorHAnsi" w:eastAsiaTheme="minorEastAsia" w:hAnsiTheme="minorHAnsi" w:cstheme="minorBidi"/>
          <w:color w:val="auto"/>
        </w:rPr>
      </w:pPr>
      <w:hyperlink w:anchor="_Toc63673370" w:history="1">
        <w:r w:rsidR="006937C7" w:rsidRPr="00EF104E">
          <w:rPr>
            <w:rStyle w:val="Hyperlink"/>
          </w:rPr>
          <w:t>1.2.3</w:t>
        </w:r>
        <w:r w:rsidR="006937C7">
          <w:rPr>
            <w:rFonts w:asciiTheme="minorHAnsi" w:eastAsiaTheme="minorEastAsia" w:hAnsiTheme="minorHAnsi" w:cstheme="minorBidi"/>
            <w:color w:val="auto"/>
          </w:rPr>
          <w:tab/>
        </w:r>
        <w:r w:rsidR="006937C7" w:rsidRPr="00EF104E">
          <w:rPr>
            <w:rStyle w:val="Hyperlink"/>
          </w:rPr>
          <w:t>Application of management practices and technologies by farmers</w:t>
        </w:r>
        <w:r w:rsidR="006937C7">
          <w:rPr>
            <w:webHidden/>
          </w:rPr>
          <w:tab/>
        </w:r>
        <w:r w:rsidR="006937C7">
          <w:rPr>
            <w:webHidden/>
          </w:rPr>
          <w:fldChar w:fldCharType="begin"/>
        </w:r>
        <w:r w:rsidR="006937C7">
          <w:rPr>
            <w:webHidden/>
          </w:rPr>
          <w:instrText xml:space="preserve"> PAGEREF _Toc63673370 \h </w:instrText>
        </w:r>
        <w:r w:rsidR="006937C7">
          <w:rPr>
            <w:webHidden/>
          </w:rPr>
        </w:r>
        <w:r w:rsidR="006937C7">
          <w:rPr>
            <w:webHidden/>
          </w:rPr>
          <w:fldChar w:fldCharType="separate"/>
        </w:r>
        <w:r w:rsidR="006937C7">
          <w:rPr>
            <w:webHidden/>
          </w:rPr>
          <w:t>79</w:t>
        </w:r>
        <w:r w:rsidR="006937C7">
          <w:rPr>
            <w:webHidden/>
          </w:rPr>
          <w:fldChar w:fldCharType="end"/>
        </w:r>
      </w:hyperlink>
    </w:p>
    <w:p w14:paraId="7D50A24B" w14:textId="77C13CD2" w:rsidR="006937C7" w:rsidRDefault="00DD47E3">
      <w:pPr>
        <w:pStyle w:val="TOC3"/>
        <w:rPr>
          <w:rFonts w:asciiTheme="minorHAnsi" w:eastAsiaTheme="minorEastAsia" w:hAnsiTheme="minorHAnsi" w:cstheme="minorBidi"/>
          <w:color w:val="auto"/>
        </w:rPr>
      </w:pPr>
      <w:hyperlink w:anchor="_Toc63673371" w:history="1">
        <w:r w:rsidR="006937C7" w:rsidRPr="00EF104E">
          <w:rPr>
            <w:rStyle w:val="Hyperlink"/>
          </w:rPr>
          <w:t>7.2.4</w:t>
        </w:r>
        <w:r w:rsidR="006937C7">
          <w:rPr>
            <w:rFonts w:asciiTheme="minorHAnsi" w:eastAsiaTheme="minorEastAsia" w:hAnsiTheme="minorHAnsi" w:cstheme="minorBidi"/>
            <w:color w:val="auto"/>
          </w:rPr>
          <w:tab/>
        </w:r>
        <w:r w:rsidR="006937C7" w:rsidRPr="00EF104E">
          <w:rPr>
            <w:rStyle w:val="Hyperlink"/>
          </w:rPr>
          <w:t>Use of improved management practices and technologies</w:t>
        </w:r>
        <w:r w:rsidR="006937C7">
          <w:rPr>
            <w:webHidden/>
          </w:rPr>
          <w:tab/>
        </w:r>
        <w:r w:rsidR="006937C7">
          <w:rPr>
            <w:webHidden/>
          </w:rPr>
          <w:fldChar w:fldCharType="begin"/>
        </w:r>
        <w:r w:rsidR="006937C7">
          <w:rPr>
            <w:webHidden/>
          </w:rPr>
          <w:instrText xml:space="preserve"> PAGEREF _Toc63673371 \h </w:instrText>
        </w:r>
        <w:r w:rsidR="006937C7">
          <w:rPr>
            <w:webHidden/>
          </w:rPr>
        </w:r>
        <w:r w:rsidR="006937C7">
          <w:rPr>
            <w:webHidden/>
          </w:rPr>
          <w:fldChar w:fldCharType="separate"/>
        </w:r>
        <w:r w:rsidR="006937C7">
          <w:rPr>
            <w:webHidden/>
          </w:rPr>
          <w:t>90</w:t>
        </w:r>
        <w:r w:rsidR="006937C7">
          <w:rPr>
            <w:webHidden/>
          </w:rPr>
          <w:fldChar w:fldCharType="end"/>
        </w:r>
      </w:hyperlink>
    </w:p>
    <w:p w14:paraId="196F1953" w14:textId="0F928490" w:rsidR="006937C7" w:rsidRDefault="00DD47E3">
      <w:pPr>
        <w:pStyle w:val="TOC3"/>
        <w:rPr>
          <w:rFonts w:asciiTheme="minorHAnsi" w:eastAsiaTheme="minorEastAsia" w:hAnsiTheme="minorHAnsi" w:cstheme="minorBidi"/>
          <w:color w:val="auto"/>
        </w:rPr>
      </w:pPr>
      <w:hyperlink w:anchor="_Toc63673372" w:history="1">
        <w:r w:rsidR="006937C7" w:rsidRPr="00EF104E">
          <w:rPr>
            <w:rStyle w:val="Hyperlink"/>
          </w:rPr>
          <w:t>7.2.5</w:t>
        </w:r>
        <w:r w:rsidR="006937C7">
          <w:rPr>
            <w:rFonts w:asciiTheme="minorHAnsi" w:eastAsiaTheme="minorEastAsia" w:hAnsiTheme="minorHAnsi" w:cstheme="minorBidi"/>
            <w:color w:val="auto"/>
          </w:rPr>
          <w:tab/>
        </w:r>
        <w:r w:rsidR="006937C7" w:rsidRPr="00EF104E">
          <w:rPr>
            <w:rStyle w:val="Hyperlink"/>
          </w:rPr>
          <w:t>Fishpond yield</w:t>
        </w:r>
        <w:r w:rsidR="006937C7">
          <w:rPr>
            <w:webHidden/>
          </w:rPr>
          <w:tab/>
        </w:r>
        <w:r w:rsidR="006937C7">
          <w:rPr>
            <w:webHidden/>
          </w:rPr>
          <w:fldChar w:fldCharType="begin"/>
        </w:r>
        <w:r w:rsidR="006937C7">
          <w:rPr>
            <w:webHidden/>
          </w:rPr>
          <w:instrText xml:space="preserve"> PAGEREF _Toc63673372 \h </w:instrText>
        </w:r>
        <w:r w:rsidR="006937C7">
          <w:rPr>
            <w:webHidden/>
          </w:rPr>
        </w:r>
        <w:r w:rsidR="006937C7">
          <w:rPr>
            <w:webHidden/>
          </w:rPr>
          <w:fldChar w:fldCharType="separate"/>
        </w:r>
        <w:r w:rsidR="006937C7">
          <w:rPr>
            <w:webHidden/>
          </w:rPr>
          <w:t>91</w:t>
        </w:r>
        <w:r w:rsidR="006937C7">
          <w:rPr>
            <w:webHidden/>
          </w:rPr>
          <w:fldChar w:fldCharType="end"/>
        </w:r>
      </w:hyperlink>
    </w:p>
    <w:p w14:paraId="562B4537" w14:textId="1F091182" w:rsidR="006937C7" w:rsidRDefault="00DD47E3">
      <w:pPr>
        <w:pStyle w:val="TOC2"/>
        <w:rPr>
          <w:rFonts w:asciiTheme="minorHAnsi" w:eastAsiaTheme="minorEastAsia" w:hAnsiTheme="minorHAnsi" w:cstheme="minorBidi"/>
          <w:color w:val="auto"/>
        </w:rPr>
      </w:pPr>
      <w:hyperlink w:anchor="_Toc63673373" w:history="1">
        <w:r w:rsidR="006937C7" w:rsidRPr="00EF104E">
          <w:rPr>
            <w:rStyle w:val="Hyperlink"/>
          </w:rPr>
          <w:t>7.3</w:t>
        </w:r>
        <w:r w:rsidR="006937C7">
          <w:rPr>
            <w:rFonts w:asciiTheme="minorHAnsi" w:eastAsiaTheme="minorEastAsia" w:hAnsiTheme="minorHAnsi" w:cstheme="minorBidi"/>
            <w:color w:val="auto"/>
          </w:rPr>
          <w:tab/>
        </w:r>
        <w:r w:rsidR="006937C7" w:rsidRPr="00EF104E">
          <w:rPr>
            <w:rStyle w:val="Hyperlink"/>
          </w:rPr>
          <w:t>Dairy farming</w:t>
        </w:r>
        <w:r w:rsidR="006937C7">
          <w:rPr>
            <w:webHidden/>
          </w:rPr>
          <w:tab/>
        </w:r>
        <w:r w:rsidR="006937C7">
          <w:rPr>
            <w:webHidden/>
          </w:rPr>
          <w:fldChar w:fldCharType="begin"/>
        </w:r>
        <w:r w:rsidR="006937C7">
          <w:rPr>
            <w:webHidden/>
          </w:rPr>
          <w:instrText xml:space="preserve"> PAGEREF _Toc63673373 \h </w:instrText>
        </w:r>
        <w:r w:rsidR="006937C7">
          <w:rPr>
            <w:webHidden/>
          </w:rPr>
        </w:r>
        <w:r w:rsidR="006937C7">
          <w:rPr>
            <w:webHidden/>
          </w:rPr>
          <w:fldChar w:fldCharType="separate"/>
        </w:r>
        <w:r w:rsidR="006937C7">
          <w:rPr>
            <w:webHidden/>
          </w:rPr>
          <w:t>94</w:t>
        </w:r>
        <w:r w:rsidR="006937C7">
          <w:rPr>
            <w:webHidden/>
          </w:rPr>
          <w:fldChar w:fldCharType="end"/>
        </w:r>
      </w:hyperlink>
    </w:p>
    <w:p w14:paraId="550B346F" w14:textId="00239FFB" w:rsidR="006937C7" w:rsidRDefault="00DD47E3">
      <w:pPr>
        <w:pStyle w:val="TOC3"/>
        <w:rPr>
          <w:rFonts w:asciiTheme="minorHAnsi" w:eastAsiaTheme="minorEastAsia" w:hAnsiTheme="minorHAnsi" w:cstheme="minorBidi"/>
          <w:color w:val="auto"/>
        </w:rPr>
      </w:pPr>
      <w:hyperlink w:anchor="_Toc63673374" w:history="1">
        <w:r w:rsidR="006937C7" w:rsidRPr="00EF104E">
          <w:rPr>
            <w:rStyle w:val="Hyperlink"/>
          </w:rPr>
          <w:t>7.3.1</w:t>
        </w:r>
        <w:r w:rsidR="006937C7">
          <w:rPr>
            <w:rFonts w:asciiTheme="minorHAnsi" w:eastAsiaTheme="minorEastAsia" w:hAnsiTheme="minorHAnsi" w:cstheme="minorBidi"/>
            <w:color w:val="auto"/>
          </w:rPr>
          <w:tab/>
        </w:r>
        <w:r w:rsidR="006937C7" w:rsidRPr="00EF104E">
          <w:rPr>
            <w:rStyle w:val="Hyperlink"/>
          </w:rPr>
          <w:t xml:space="preserve">Production of dairy cows in </w:t>
        </w:r>
        <w:r w:rsidR="006937C7" w:rsidRPr="00EF104E">
          <w:rPr>
            <w:rStyle w:val="Hyperlink"/>
            <w:highlight w:val="yellow"/>
          </w:rPr>
          <w:t>[Country]</w:t>
        </w:r>
        <w:r w:rsidR="006937C7">
          <w:rPr>
            <w:webHidden/>
          </w:rPr>
          <w:tab/>
        </w:r>
        <w:r w:rsidR="006937C7">
          <w:rPr>
            <w:webHidden/>
          </w:rPr>
          <w:fldChar w:fldCharType="begin"/>
        </w:r>
        <w:r w:rsidR="006937C7">
          <w:rPr>
            <w:webHidden/>
          </w:rPr>
          <w:instrText xml:space="preserve"> PAGEREF _Toc63673374 \h </w:instrText>
        </w:r>
        <w:r w:rsidR="006937C7">
          <w:rPr>
            <w:webHidden/>
          </w:rPr>
        </w:r>
        <w:r w:rsidR="006937C7">
          <w:rPr>
            <w:webHidden/>
          </w:rPr>
          <w:fldChar w:fldCharType="separate"/>
        </w:r>
        <w:r w:rsidR="006937C7">
          <w:rPr>
            <w:webHidden/>
          </w:rPr>
          <w:t>94</w:t>
        </w:r>
        <w:r w:rsidR="006937C7">
          <w:rPr>
            <w:webHidden/>
          </w:rPr>
          <w:fldChar w:fldCharType="end"/>
        </w:r>
      </w:hyperlink>
    </w:p>
    <w:p w14:paraId="29E75DEB" w14:textId="25CEC2A9" w:rsidR="006937C7" w:rsidRDefault="00DD47E3">
      <w:pPr>
        <w:pStyle w:val="TOC3"/>
        <w:rPr>
          <w:rFonts w:asciiTheme="minorHAnsi" w:eastAsiaTheme="minorEastAsia" w:hAnsiTheme="minorHAnsi" w:cstheme="minorBidi"/>
          <w:color w:val="auto"/>
        </w:rPr>
      </w:pPr>
      <w:hyperlink w:anchor="_Toc63673375" w:history="1">
        <w:r w:rsidR="006937C7" w:rsidRPr="00EF104E">
          <w:rPr>
            <w:rStyle w:val="Hyperlink"/>
          </w:rPr>
          <w:t>7.3.2</w:t>
        </w:r>
        <w:r w:rsidR="006937C7">
          <w:rPr>
            <w:rFonts w:asciiTheme="minorHAnsi" w:eastAsiaTheme="minorEastAsia" w:hAnsiTheme="minorHAnsi" w:cstheme="minorBidi"/>
            <w:color w:val="auto"/>
          </w:rPr>
          <w:tab/>
        </w:r>
        <w:r w:rsidR="006937C7" w:rsidRPr="00EF104E">
          <w:rPr>
            <w:rStyle w:val="Hyperlink"/>
          </w:rPr>
          <w:t>Farmers’ background</w:t>
        </w:r>
        <w:r w:rsidR="006937C7">
          <w:rPr>
            <w:webHidden/>
          </w:rPr>
          <w:tab/>
        </w:r>
        <w:r w:rsidR="006937C7">
          <w:rPr>
            <w:webHidden/>
          </w:rPr>
          <w:fldChar w:fldCharType="begin"/>
        </w:r>
        <w:r w:rsidR="006937C7">
          <w:rPr>
            <w:webHidden/>
          </w:rPr>
          <w:instrText xml:space="preserve"> PAGEREF _Toc63673375 \h </w:instrText>
        </w:r>
        <w:r w:rsidR="006937C7">
          <w:rPr>
            <w:webHidden/>
          </w:rPr>
        </w:r>
        <w:r w:rsidR="006937C7">
          <w:rPr>
            <w:webHidden/>
          </w:rPr>
          <w:fldChar w:fldCharType="separate"/>
        </w:r>
        <w:r w:rsidR="006937C7">
          <w:rPr>
            <w:webHidden/>
          </w:rPr>
          <w:t>94</w:t>
        </w:r>
        <w:r w:rsidR="006937C7">
          <w:rPr>
            <w:webHidden/>
          </w:rPr>
          <w:fldChar w:fldCharType="end"/>
        </w:r>
      </w:hyperlink>
    </w:p>
    <w:p w14:paraId="2C0AC0D0" w14:textId="099C747B" w:rsidR="006937C7" w:rsidRDefault="00DD47E3">
      <w:pPr>
        <w:pStyle w:val="TOC3"/>
        <w:rPr>
          <w:rFonts w:asciiTheme="minorHAnsi" w:eastAsiaTheme="minorEastAsia" w:hAnsiTheme="minorHAnsi" w:cstheme="minorBidi"/>
          <w:color w:val="auto"/>
        </w:rPr>
      </w:pPr>
      <w:hyperlink w:anchor="_Toc63673376" w:history="1">
        <w:r w:rsidR="006937C7" w:rsidRPr="00EF104E">
          <w:rPr>
            <w:rStyle w:val="Hyperlink"/>
          </w:rPr>
          <w:t>7.3.3</w:t>
        </w:r>
        <w:r w:rsidR="006937C7">
          <w:rPr>
            <w:rFonts w:asciiTheme="minorHAnsi" w:eastAsiaTheme="minorEastAsia" w:hAnsiTheme="minorHAnsi" w:cstheme="minorBidi"/>
            <w:color w:val="auto"/>
          </w:rPr>
          <w:tab/>
        </w:r>
        <w:r w:rsidR="006937C7" w:rsidRPr="00EF104E">
          <w:rPr>
            <w:rStyle w:val="Hyperlink"/>
          </w:rPr>
          <w:t>Application of management practices and technologies</w:t>
        </w:r>
        <w:r w:rsidR="006937C7">
          <w:rPr>
            <w:webHidden/>
          </w:rPr>
          <w:tab/>
        </w:r>
        <w:r w:rsidR="006937C7">
          <w:rPr>
            <w:webHidden/>
          </w:rPr>
          <w:fldChar w:fldCharType="begin"/>
        </w:r>
        <w:r w:rsidR="006937C7">
          <w:rPr>
            <w:webHidden/>
          </w:rPr>
          <w:instrText xml:space="preserve"> PAGEREF _Toc63673376 \h </w:instrText>
        </w:r>
        <w:r w:rsidR="006937C7">
          <w:rPr>
            <w:webHidden/>
          </w:rPr>
        </w:r>
        <w:r w:rsidR="006937C7">
          <w:rPr>
            <w:webHidden/>
          </w:rPr>
          <w:fldChar w:fldCharType="separate"/>
        </w:r>
        <w:r w:rsidR="006937C7">
          <w:rPr>
            <w:webHidden/>
          </w:rPr>
          <w:t>95</w:t>
        </w:r>
        <w:r w:rsidR="006937C7">
          <w:rPr>
            <w:webHidden/>
          </w:rPr>
          <w:fldChar w:fldCharType="end"/>
        </w:r>
      </w:hyperlink>
    </w:p>
    <w:p w14:paraId="3393A722" w14:textId="1B476B7C" w:rsidR="006937C7" w:rsidRDefault="00DD47E3">
      <w:pPr>
        <w:pStyle w:val="TOC3"/>
        <w:rPr>
          <w:rFonts w:asciiTheme="minorHAnsi" w:eastAsiaTheme="minorEastAsia" w:hAnsiTheme="minorHAnsi" w:cstheme="minorBidi"/>
          <w:color w:val="auto"/>
        </w:rPr>
      </w:pPr>
      <w:hyperlink w:anchor="_Toc63673377" w:history="1">
        <w:r w:rsidR="006937C7" w:rsidRPr="00EF104E">
          <w:rPr>
            <w:rStyle w:val="Hyperlink"/>
          </w:rPr>
          <w:t>7.3.4</w:t>
        </w:r>
        <w:r w:rsidR="006937C7">
          <w:rPr>
            <w:rFonts w:asciiTheme="minorHAnsi" w:eastAsiaTheme="minorEastAsia" w:hAnsiTheme="minorHAnsi" w:cstheme="minorBidi"/>
            <w:color w:val="auto"/>
          </w:rPr>
          <w:tab/>
        </w:r>
        <w:r w:rsidR="006937C7" w:rsidRPr="00EF104E">
          <w:rPr>
            <w:rStyle w:val="Hyperlink"/>
          </w:rPr>
          <w:t>Use of improved management practices and technologies</w:t>
        </w:r>
        <w:r w:rsidR="006937C7">
          <w:rPr>
            <w:webHidden/>
          </w:rPr>
          <w:tab/>
        </w:r>
        <w:r w:rsidR="006937C7">
          <w:rPr>
            <w:webHidden/>
          </w:rPr>
          <w:fldChar w:fldCharType="begin"/>
        </w:r>
        <w:r w:rsidR="006937C7">
          <w:rPr>
            <w:webHidden/>
          </w:rPr>
          <w:instrText xml:space="preserve"> PAGEREF _Toc63673377 \h </w:instrText>
        </w:r>
        <w:r w:rsidR="006937C7">
          <w:rPr>
            <w:webHidden/>
          </w:rPr>
        </w:r>
        <w:r w:rsidR="006937C7">
          <w:rPr>
            <w:webHidden/>
          </w:rPr>
          <w:fldChar w:fldCharType="separate"/>
        </w:r>
        <w:r w:rsidR="006937C7">
          <w:rPr>
            <w:webHidden/>
          </w:rPr>
          <w:t>108</w:t>
        </w:r>
        <w:r w:rsidR="006937C7">
          <w:rPr>
            <w:webHidden/>
          </w:rPr>
          <w:fldChar w:fldCharType="end"/>
        </w:r>
      </w:hyperlink>
    </w:p>
    <w:p w14:paraId="427F8656" w14:textId="1720B380" w:rsidR="006937C7" w:rsidRDefault="00DD47E3">
      <w:pPr>
        <w:pStyle w:val="TOC3"/>
        <w:rPr>
          <w:rFonts w:asciiTheme="minorHAnsi" w:eastAsiaTheme="minorEastAsia" w:hAnsiTheme="minorHAnsi" w:cstheme="minorBidi"/>
          <w:color w:val="auto"/>
        </w:rPr>
      </w:pPr>
      <w:hyperlink w:anchor="_Toc63673378" w:history="1">
        <w:r w:rsidR="006937C7" w:rsidRPr="00EF104E">
          <w:rPr>
            <w:rStyle w:val="Hyperlink"/>
          </w:rPr>
          <w:t>7.3.5</w:t>
        </w:r>
        <w:r w:rsidR="006937C7">
          <w:rPr>
            <w:rFonts w:asciiTheme="minorHAnsi" w:eastAsiaTheme="minorEastAsia" w:hAnsiTheme="minorHAnsi" w:cstheme="minorBidi"/>
            <w:color w:val="auto"/>
          </w:rPr>
          <w:tab/>
        </w:r>
        <w:r w:rsidR="006937C7" w:rsidRPr="00EF104E">
          <w:rPr>
            <w:rStyle w:val="Hyperlink"/>
          </w:rPr>
          <w:t>Dairy cow yield</w:t>
        </w:r>
        <w:r w:rsidR="006937C7">
          <w:rPr>
            <w:webHidden/>
          </w:rPr>
          <w:tab/>
        </w:r>
        <w:r w:rsidR="006937C7">
          <w:rPr>
            <w:webHidden/>
          </w:rPr>
          <w:fldChar w:fldCharType="begin"/>
        </w:r>
        <w:r w:rsidR="006937C7">
          <w:rPr>
            <w:webHidden/>
          </w:rPr>
          <w:instrText xml:space="preserve"> PAGEREF _Toc63673378 \h </w:instrText>
        </w:r>
        <w:r w:rsidR="006937C7">
          <w:rPr>
            <w:webHidden/>
          </w:rPr>
        </w:r>
        <w:r w:rsidR="006937C7">
          <w:rPr>
            <w:webHidden/>
          </w:rPr>
          <w:fldChar w:fldCharType="separate"/>
        </w:r>
        <w:r w:rsidR="006937C7">
          <w:rPr>
            <w:webHidden/>
          </w:rPr>
          <w:t>110</w:t>
        </w:r>
        <w:r w:rsidR="006937C7">
          <w:rPr>
            <w:webHidden/>
          </w:rPr>
          <w:fldChar w:fldCharType="end"/>
        </w:r>
      </w:hyperlink>
    </w:p>
    <w:p w14:paraId="315179EB" w14:textId="48CF5E18" w:rsidR="006937C7" w:rsidRDefault="00DD47E3">
      <w:pPr>
        <w:pStyle w:val="TOC2"/>
        <w:rPr>
          <w:rFonts w:asciiTheme="minorHAnsi" w:eastAsiaTheme="minorEastAsia" w:hAnsiTheme="minorHAnsi" w:cstheme="minorBidi"/>
          <w:color w:val="auto"/>
        </w:rPr>
      </w:pPr>
      <w:hyperlink w:anchor="_Toc63673379" w:history="1">
        <w:r w:rsidR="006937C7" w:rsidRPr="00EF104E">
          <w:rPr>
            <w:rStyle w:val="Hyperlink"/>
          </w:rPr>
          <w:t>7.4</w:t>
        </w:r>
        <w:r w:rsidR="006937C7">
          <w:rPr>
            <w:rFonts w:asciiTheme="minorHAnsi" w:eastAsiaTheme="minorEastAsia" w:hAnsiTheme="minorHAnsi" w:cstheme="minorBidi"/>
            <w:color w:val="auto"/>
          </w:rPr>
          <w:tab/>
        </w:r>
        <w:r w:rsidR="006937C7" w:rsidRPr="00EF104E">
          <w:rPr>
            <w:rStyle w:val="Hyperlink"/>
          </w:rPr>
          <w:t>Looking across maize, fishponds, and dairy cows</w:t>
        </w:r>
        <w:r w:rsidR="006937C7">
          <w:rPr>
            <w:webHidden/>
          </w:rPr>
          <w:tab/>
        </w:r>
        <w:r w:rsidR="006937C7">
          <w:rPr>
            <w:webHidden/>
          </w:rPr>
          <w:fldChar w:fldCharType="begin"/>
        </w:r>
        <w:r w:rsidR="006937C7">
          <w:rPr>
            <w:webHidden/>
          </w:rPr>
          <w:instrText xml:space="preserve"> PAGEREF _Toc63673379 \h </w:instrText>
        </w:r>
        <w:r w:rsidR="006937C7">
          <w:rPr>
            <w:webHidden/>
          </w:rPr>
        </w:r>
        <w:r w:rsidR="006937C7">
          <w:rPr>
            <w:webHidden/>
          </w:rPr>
          <w:fldChar w:fldCharType="separate"/>
        </w:r>
        <w:r w:rsidR="006937C7">
          <w:rPr>
            <w:webHidden/>
          </w:rPr>
          <w:t>113</w:t>
        </w:r>
        <w:r w:rsidR="006937C7">
          <w:rPr>
            <w:webHidden/>
          </w:rPr>
          <w:fldChar w:fldCharType="end"/>
        </w:r>
      </w:hyperlink>
    </w:p>
    <w:p w14:paraId="1DBEFCB2" w14:textId="38A5750B" w:rsidR="006937C7" w:rsidRDefault="00DD47E3">
      <w:pPr>
        <w:pStyle w:val="TOC1"/>
        <w:rPr>
          <w:rFonts w:asciiTheme="minorHAnsi" w:eastAsiaTheme="minorEastAsia" w:hAnsiTheme="minorHAnsi" w:cstheme="minorBidi"/>
          <w:color w:val="auto"/>
        </w:rPr>
      </w:pPr>
      <w:hyperlink w:anchor="_Toc63673380" w:history="1">
        <w:r w:rsidR="006937C7" w:rsidRPr="00EF104E">
          <w:rPr>
            <w:rStyle w:val="Hyperlink"/>
          </w:rPr>
          <w:t>8.</w:t>
        </w:r>
        <w:r w:rsidR="006937C7">
          <w:rPr>
            <w:rFonts w:asciiTheme="minorHAnsi" w:eastAsiaTheme="minorEastAsia" w:hAnsiTheme="minorHAnsi" w:cstheme="minorBidi"/>
            <w:color w:val="auto"/>
          </w:rPr>
          <w:tab/>
        </w:r>
        <w:r w:rsidR="006937C7" w:rsidRPr="00EF104E">
          <w:rPr>
            <w:rStyle w:val="Hyperlink"/>
          </w:rPr>
          <w:t>Food insecurity and dietary intake</w:t>
        </w:r>
        <w:r w:rsidR="006937C7">
          <w:rPr>
            <w:webHidden/>
          </w:rPr>
          <w:tab/>
        </w:r>
        <w:r w:rsidR="006937C7">
          <w:rPr>
            <w:webHidden/>
          </w:rPr>
          <w:fldChar w:fldCharType="begin"/>
        </w:r>
        <w:r w:rsidR="006937C7">
          <w:rPr>
            <w:webHidden/>
          </w:rPr>
          <w:instrText xml:space="preserve"> PAGEREF _Toc63673380 \h </w:instrText>
        </w:r>
        <w:r w:rsidR="006937C7">
          <w:rPr>
            <w:webHidden/>
          </w:rPr>
        </w:r>
        <w:r w:rsidR="006937C7">
          <w:rPr>
            <w:webHidden/>
          </w:rPr>
          <w:fldChar w:fldCharType="separate"/>
        </w:r>
        <w:r w:rsidR="006937C7">
          <w:rPr>
            <w:webHidden/>
          </w:rPr>
          <w:t>115</w:t>
        </w:r>
        <w:r w:rsidR="006937C7">
          <w:rPr>
            <w:webHidden/>
          </w:rPr>
          <w:fldChar w:fldCharType="end"/>
        </w:r>
      </w:hyperlink>
    </w:p>
    <w:p w14:paraId="42F107B7" w14:textId="6C923028" w:rsidR="006937C7" w:rsidRDefault="00DD47E3">
      <w:pPr>
        <w:pStyle w:val="TOC2"/>
        <w:rPr>
          <w:rFonts w:asciiTheme="minorHAnsi" w:eastAsiaTheme="minorEastAsia" w:hAnsiTheme="minorHAnsi" w:cstheme="minorBidi"/>
          <w:color w:val="auto"/>
        </w:rPr>
      </w:pPr>
      <w:hyperlink w:anchor="_Toc63673381" w:history="1">
        <w:r w:rsidR="006937C7" w:rsidRPr="00EF104E">
          <w:rPr>
            <w:rStyle w:val="Hyperlink"/>
          </w:rPr>
          <w:t>8.1</w:t>
        </w:r>
        <w:r w:rsidR="006937C7">
          <w:rPr>
            <w:rFonts w:asciiTheme="minorHAnsi" w:eastAsiaTheme="minorEastAsia" w:hAnsiTheme="minorHAnsi" w:cstheme="minorBidi"/>
            <w:color w:val="auto"/>
          </w:rPr>
          <w:tab/>
        </w:r>
        <w:r w:rsidR="006937C7" w:rsidRPr="00EF104E">
          <w:rPr>
            <w:rStyle w:val="Hyperlink"/>
          </w:rPr>
          <w:t>Food insecurity</w:t>
        </w:r>
        <w:r w:rsidR="006937C7">
          <w:rPr>
            <w:webHidden/>
          </w:rPr>
          <w:tab/>
        </w:r>
        <w:r w:rsidR="006937C7">
          <w:rPr>
            <w:webHidden/>
          </w:rPr>
          <w:fldChar w:fldCharType="begin"/>
        </w:r>
        <w:r w:rsidR="006937C7">
          <w:rPr>
            <w:webHidden/>
          </w:rPr>
          <w:instrText xml:space="preserve"> PAGEREF _Toc63673381 \h </w:instrText>
        </w:r>
        <w:r w:rsidR="006937C7">
          <w:rPr>
            <w:webHidden/>
          </w:rPr>
        </w:r>
        <w:r w:rsidR="006937C7">
          <w:rPr>
            <w:webHidden/>
          </w:rPr>
          <w:fldChar w:fldCharType="separate"/>
        </w:r>
        <w:r w:rsidR="006937C7">
          <w:rPr>
            <w:webHidden/>
          </w:rPr>
          <w:t>115</w:t>
        </w:r>
        <w:r w:rsidR="006937C7">
          <w:rPr>
            <w:webHidden/>
          </w:rPr>
          <w:fldChar w:fldCharType="end"/>
        </w:r>
      </w:hyperlink>
    </w:p>
    <w:p w14:paraId="33C1C329" w14:textId="1A701F4E" w:rsidR="006937C7" w:rsidRDefault="00DD47E3">
      <w:pPr>
        <w:pStyle w:val="TOC2"/>
        <w:rPr>
          <w:rFonts w:asciiTheme="minorHAnsi" w:eastAsiaTheme="minorEastAsia" w:hAnsiTheme="minorHAnsi" w:cstheme="minorBidi"/>
          <w:color w:val="auto"/>
        </w:rPr>
      </w:pPr>
      <w:hyperlink w:anchor="_Toc63673382" w:history="1">
        <w:r w:rsidR="006937C7" w:rsidRPr="00EF104E">
          <w:rPr>
            <w:rStyle w:val="Hyperlink"/>
          </w:rPr>
          <w:t>8.2</w:t>
        </w:r>
        <w:r w:rsidR="006937C7">
          <w:rPr>
            <w:rFonts w:asciiTheme="minorHAnsi" w:eastAsiaTheme="minorEastAsia" w:hAnsiTheme="minorHAnsi" w:cstheme="minorBidi"/>
            <w:color w:val="auto"/>
          </w:rPr>
          <w:tab/>
        </w:r>
        <w:r w:rsidR="006937C7" w:rsidRPr="00EF104E">
          <w:rPr>
            <w:rStyle w:val="Hyperlink"/>
          </w:rPr>
          <w:t>Women’s minimum dietary diversity</w:t>
        </w:r>
        <w:r w:rsidR="006937C7">
          <w:rPr>
            <w:webHidden/>
          </w:rPr>
          <w:tab/>
        </w:r>
        <w:r w:rsidR="006937C7">
          <w:rPr>
            <w:webHidden/>
          </w:rPr>
          <w:fldChar w:fldCharType="begin"/>
        </w:r>
        <w:r w:rsidR="006937C7">
          <w:rPr>
            <w:webHidden/>
          </w:rPr>
          <w:instrText xml:space="preserve"> PAGEREF _Toc63673382 \h </w:instrText>
        </w:r>
        <w:r w:rsidR="006937C7">
          <w:rPr>
            <w:webHidden/>
          </w:rPr>
        </w:r>
        <w:r w:rsidR="006937C7">
          <w:rPr>
            <w:webHidden/>
          </w:rPr>
          <w:fldChar w:fldCharType="separate"/>
        </w:r>
        <w:r w:rsidR="006937C7">
          <w:rPr>
            <w:webHidden/>
          </w:rPr>
          <w:t>118</w:t>
        </w:r>
        <w:r w:rsidR="006937C7">
          <w:rPr>
            <w:webHidden/>
          </w:rPr>
          <w:fldChar w:fldCharType="end"/>
        </w:r>
      </w:hyperlink>
    </w:p>
    <w:p w14:paraId="2B68C0E8" w14:textId="5DFA6C13" w:rsidR="006937C7" w:rsidRDefault="00DD47E3">
      <w:pPr>
        <w:pStyle w:val="TOC2"/>
        <w:rPr>
          <w:rFonts w:asciiTheme="minorHAnsi" w:eastAsiaTheme="minorEastAsia" w:hAnsiTheme="minorHAnsi" w:cstheme="minorBidi"/>
          <w:color w:val="auto"/>
        </w:rPr>
      </w:pPr>
      <w:hyperlink w:anchor="_Toc63673383" w:history="1">
        <w:r w:rsidR="006937C7" w:rsidRPr="00EF104E">
          <w:rPr>
            <w:rStyle w:val="Hyperlink"/>
          </w:rPr>
          <w:t>8.3</w:t>
        </w:r>
        <w:r w:rsidR="006937C7">
          <w:rPr>
            <w:rFonts w:asciiTheme="minorHAnsi" w:eastAsiaTheme="minorEastAsia" w:hAnsiTheme="minorHAnsi" w:cstheme="minorBidi"/>
            <w:color w:val="auto"/>
          </w:rPr>
          <w:tab/>
        </w:r>
        <w:r w:rsidR="006937C7" w:rsidRPr="00EF104E">
          <w:rPr>
            <w:rStyle w:val="Hyperlink"/>
          </w:rPr>
          <w:t>Infant and young child feeding</w:t>
        </w:r>
        <w:r w:rsidR="006937C7">
          <w:rPr>
            <w:webHidden/>
          </w:rPr>
          <w:tab/>
        </w:r>
        <w:r w:rsidR="006937C7">
          <w:rPr>
            <w:webHidden/>
          </w:rPr>
          <w:fldChar w:fldCharType="begin"/>
        </w:r>
        <w:r w:rsidR="006937C7">
          <w:rPr>
            <w:webHidden/>
          </w:rPr>
          <w:instrText xml:space="preserve"> PAGEREF _Toc63673383 \h </w:instrText>
        </w:r>
        <w:r w:rsidR="006937C7">
          <w:rPr>
            <w:webHidden/>
          </w:rPr>
        </w:r>
        <w:r w:rsidR="006937C7">
          <w:rPr>
            <w:webHidden/>
          </w:rPr>
          <w:fldChar w:fldCharType="separate"/>
        </w:r>
        <w:r w:rsidR="006937C7">
          <w:rPr>
            <w:webHidden/>
          </w:rPr>
          <w:t>121</w:t>
        </w:r>
        <w:r w:rsidR="006937C7">
          <w:rPr>
            <w:webHidden/>
          </w:rPr>
          <w:fldChar w:fldCharType="end"/>
        </w:r>
      </w:hyperlink>
    </w:p>
    <w:p w14:paraId="6CBD42EB" w14:textId="02666FB1" w:rsidR="006937C7" w:rsidRDefault="00DD47E3">
      <w:pPr>
        <w:pStyle w:val="TOC3"/>
        <w:rPr>
          <w:rFonts w:asciiTheme="minorHAnsi" w:eastAsiaTheme="minorEastAsia" w:hAnsiTheme="minorHAnsi" w:cstheme="minorBidi"/>
          <w:color w:val="auto"/>
        </w:rPr>
      </w:pPr>
      <w:hyperlink w:anchor="_Toc63673384" w:history="1">
        <w:r w:rsidR="006937C7" w:rsidRPr="00EF104E">
          <w:rPr>
            <w:rStyle w:val="Hyperlink"/>
          </w:rPr>
          <w:t>8.3.1</w:t>
        </w:r>
        <w:r w:rsidR="006937C7">
          <w:rPr>
            <w:rFonts w:asciiTheme="minorHAnsi" w:eastAsiaTheme="minorEastAsia" w:hAnsiTheme="minorHAnsi" w:cstheme="minorBidi"/>
            <w:color w:val="auto"/>
          </w:rPr>
          <w:tab/>
        </w:r>
        <w:r w:rsidR="006937C7" w:rsidRPr="00EF104E">
          <w:rPr>
            <w:rStyle w:val="Hyperlink"/>
          </w:rPr>
          <w:t>Exclusive breastfeeding</w:t>
        </w:r>
        <w:r w:rsidR="006937C7">
          <w:rPr>
            <w:webHidden/>
          </w:rPr>
          <w:tab/>
        </w:r>
        <w:r w:rsidR="006937C7">
          <w:rPr>
            <w:webHidden/>
          </w:rPr>
          <w:fldChar w:fldCharType="begin"/>
        </w:r>
        <w:r w:rsidR="006937C7">
          <w:rPr>
            <w:webHidden/>
          </w:rPr>
          <w:instrText xml:space="preserve"> PAGEREF _Toc63673384 \h </w:instrText>
        </w:r>
        <w:r w:rsidR="006937C7">
          <w:rPr>
            <w:webHidden/>
          </w:rPr>
        </w:r>
        <w:r w:rsidR="006937C7">
          <w:rPr>
            <w:webHidden/>
          </w:rPr>
          <w:fldChar w:fldCharType="separate"/>
        </w:r>
        <w:r w:rsidR="006937C7">
          <w:rPr>
            <w:webHidden/>
          </w:rPr>
          <w:t>121</w:t>
        </w:r>
        <w:r w:rsidR="006937C7">
          <w:rPr>
            <w:webHidden/>
          </w:rPr>
          <w:fldChar w:fldCharType="end"/>
        </w:r>
      </w:hyperlink>
    </w:p>
    <w:p w14:paraId="33BD2BE1" w14:textId="3A1A197F" w:rsidR="006937C7" w:rsidRDefault="00DD47E3">
      <w:pPr>
        <w:pStyle w:val="TOC3"/>
        <w:rPr>
          <w:rFonts w:asciiTheme="minorHAnsi" w:eastAsiaTheme="minorEastAsia" w:hAnsiTheme="minorHAnsi" w:cstheme="minorBidi"/>
          <w:color w:val="auto"/>
        </w:rPr>
      </w:pPr>
      <w:hyperlink w:anchor="_Toc63673385" w:history="1">
        <w:r w:rsidR="006937C7" w:rsidRPr="00EF104E">
          <w:rPr>
            <w:rStyle w:val="Hyperlink"/>
          </w:rPr>
          <w:t>8.3.2</w:t>
        </w:r>
        <w:r w:rsidR="006937C7">
          <w:rPr>
            <w:rFonts w:asciiTheme="minorHAnsi" w:eastAsiaTheme="minorEastAsia" w:hAnsiTheme="minorHAnsi" w:cstheme="minorBidi"/>
            <w:color w:val="auto"/>
          </w:rPr>
          <w:tab/>
        </w:r>
        <w:r w:rsidR="006937C7" w:rsidRPr="00EF104E">
          <w:rPr>
            <w:rStyle w:val="Hyperlink"/>
          </w:rPr>
          <w:t>Minimum acceptable diet</w:t>
        </w:r>
        <w:r w:rsidR="006937C7">
          <w:rPr>
            <w:webHidden/>
          </w:rPr>
          <w:tab/>
        </w:r>
        <w:r w:rsidR="006937C7">
          <w:rPr>
            <w:webHidden/>
          </w:rPr>
          <w:fldChar w:fldCharType="begin"/>
        </w:r>
        <w:r w:rsidR="006937C7">
          <w:rPr>
            <w:webHidden/>
          </w:rPr>
          <w:instrText xml:space="preserve"> PAGEREF _Toc63673385 \h </w:instrText>
        </w:r>
        <w:r w:rsidR="006937C7">
          <w:rPr>
            <w:webHidden/>
          </w:rPr>
        </w:r>
        <w:r w:rsidR="006937C7">
          <w:rPr>
            <w:webHidden/>
          </w:rPr>
          <w:fldChar w:fldCharType="separate"/>
        </w:r>
        <w:r w:rsidR="006937C7">
          <w:rPr>
            <w:webHidden/>
          </w:rPr>
          <w:t>122</w:t>
        </w:r>
        <w:r w:rsidR="006937C7">
          <w:rPr>
            <w:webHidden/>
          </w:rPr>
          <w:fldChar w:fldCharType="end"/>
        </w:r>
      </w:hyperlink>
    </w:p>
    <w:p w14:paraId="7B492FF9" w14:textId="4DDB1BE0" w:rsidR="006937C7" w:rsidRDefault="00DD47E3">
      <w:pPr>
        <w:pStyle w:val="TOC1"/>
        <w:rPr>
          <w:rFonts w:asciiTheme="minorHAnsi" w:eastAsiaTheme="minorEastAsia" w:hAnsiTheme="minorHAnsi" w:cstheme="minorBidi"/>
          <w:color w:val="auto"/>
        </w:rPr>
      </w:pPr>
      <w:hyperlink w:anchor="_Toc63673386" w:history="1">
        <w:r w:rsidR="006937C7" w:rsidRPr="00EF104E">
          <w:rPr>
            <w:rStyle w:val="Hyperlink"/>
          </w:rPr>
          <w:t>9.</w:t>
        </w:r>
        <w:r w:rsidR="006937C7">
          <w:rPr>
            <w:rFonts w:asciiTheme="minorHAnsi" w:eastAsiaTheme="minorEastAsia" w:hAnsiTheme="minorHAnsi" w:cstheme="minorBidi"/>
            <w:color w:val="auto"/>
          </w:rPr>
          <w:tab/>
        </w:r>
        <w:r w:rsidR="006937C7" w:rsidRPr="00EF104E">
          <w:rPr>
            <w:rStyle w:val="Hyperlink"/>
          </w:rPr>
          <w:t>Nutritional status of women and children</w:t>
        </w:r>
        <w:r w:rsidR="006937C7">
          <w:rPr>
            <w:webHidden/>
          </w:rPr>
          <w:tab/>
        </w:r>
        <w:r w:rsidR="006937C7">
          <w:rPr>
            <w:webHidden/>
          </w:rPr>
          <w:fldChar w:fldCharType="begin"/>
        </w:r>
        <w:r w:rsidR="006937C7">
          <w:rPr>
            <w:webHidden/>
          </w:rPr>
          <w:instrText xml:space="preserve"> PAGEREF _Toc63673386 \h </w:instrText>
        </w:r>
        <w:r w:rsidR="006937C7">
          <w:rPr>
            <w:webHidden/>
          </w:rPr>
        </w:r>
        <w:r w:rsidR="006937C7">
          <w:rPr>
            <w:webHidden/>
          </w:rPr>
          <w:fldChar w:fldCharType="separate"/>
        </w:r>
        <w:r w:rsidR="006937C7">
          <w:rPr>
            <w:webHidden/>
          </w:rPr>
          <w:t>126</w:t>
        </w:r>
        <w:r w:rsidR="006937C7">
          <w:rPr>
            <w:webHidden/>
          </w:rPr>
          <w:fldChar w:fldCharType="end"/>
        </w:r>
      </w:hyperlink>
    </w:p>
    <w:p w14:paraId="41C27079" w14:textId="227EC63D" w:rsidR="006937C7" w:rsidRDefault="00DD47E3">
      <w:pPr>
        <w:pStyle w:val="TOC2"/>
        <w:rPr>
          <w:rFonts w:asciiTheme="minorHAnsi" w:eastAsiaTheme="minorEastAsia" w:hAnsiTheme="minorHAnsi" w:cstheme="minorBidi"/>
          <w:color w:val="auto"/>
        </w:rPr>
      </w:pPr>
      <w:hyperlink w:anchor="_Toc63673387" w:history="1">
        <w:r w:rsidR="006937C7" w:rsidRPr="00EF104E">
          <w:rPr>
            <w:rStyle w:val="Hyperlink"/>
          </w:rPr>
          <w:t>9.1</w:t>
        </w:r>
        <w:r w:rsidR="006937C7">
          <w:rPr>
            <w:rFonts w:asciiTheme="minorHAnsi" w:eastAsiaTheme="minorEastAsia" w:hAnsiTheme="minorHAnsi" w:cstheme="minorBidi"/>
            <w:color w:val="auto"/>
          </w:rPr>
          <w:tab/>
        </w:r>
        <w:r w:rsidR="006937C7" w:rsidRPr="00EF104E">
          <w:rPr>
            <w:rStyle w:val="Hyperlink"/>
          </w:rPr>
          <w:t>Body mass index of women age 15-49 years</w:t>
        </w:r>
        <w:r w:rsidR="006937C7">
          <w:rPr>
            <w:webHidden/>
          </w:rPr>
          <w:tab/>
        </w:r>
        <w:r w:rsidR="006937C7">
          <w:rPr>
            <w:webHidden/>
          </w:rPr>
          <w:fldChar w:fldCharType="begin"/>
        </w:r>
        <w:r w:rsidR="006937C7">
          <w:rPr>
            <w:webHidden/>
          </w:rPr>
          <w:instrText xml:space="preserve"> PAGEREF _Toc63673387 \h </w:instrText>
        </w:r>
        <w:r w:rsidR="006937C7">
          <w:rPr>
            <w:webHidden/>
          </w:rPr>
        </w:r>
        <w:r w:rsidR="006937C7">
          <w:rPr>
            <w:webHidden/>
          </w:rPr>
          <w:fldChar w:fldCharType="separate"/>
        </w:r>
        <w:r w:rsidR="006937C7">
          <w:rPr>
            <w:webHidden/>
          </w:rPr>
          <w:t>126</w:t>
        </w:r>
        <w:r w:rsidR="006937C7">
          <w:rPr>
            <w:webHidden/>
          </w:rPr>
          <w:fldChar w:fldCharType="end"/>
        </w:r>
      </w:hyperlink>
    </w:p>
    <w:p w14:paraId="5B61A61A" w14:textId="08C1B965" w:rsidR="006937C7" w:rsidRDefault="00DD47E3">
      <w:pPr>
        <w:pStyle w:val="TOC2"/>
        <w:rPr>
          <w:rFonts w:asciiTheme="minorHAnsi" w:eastAsiaTheme="minorEastAsia" w:hAnsiTheme="minorHAnsi" w:cstheme="minorBidi"/>
          <w:color w:val="auto"/>
        </w:rPr>
      </w:pPr>
      <w:hyperlink w:anchor="_Toc63673388" w:history="1">
        <w:r w:rsidR="006937C7" w:rsidRPr="00EF104E">
          <w:rPr>
            <w:rStyle w:val="Hyperlink"/>
          </w:rPr>
          <w:t>9.2</w:t>
        </w:r>
        <w:r w:rsidR="006937C7">
          <w:rPr>
            <w:rFonts w:asciiTheme="minorHAnsi" w:eastAsiaTheme="minorEastAsia" w:hAnsiTheme="minorHAnsi" w:cstheme="minorBidi"/>
            <w:color w:val="auto"/>
          </w:rPr>
          <w:tab/>
        </w:r>
        <w:r w:rsidR="006937C7" w:rsidRPr="00EF104E">
          <w:rPr>
            <w:rStyle w:val="Hyperlink"/>
          </w:rPr>
          <w:t>Stunting, wasting, and healthy weight among children under 5 years of age</w:t>
        </w:r>
        <w:r w:rsidR="006937C7">
          <w:rPr>
            <w:webHidden/>
          </w:rPr>
          <w:tab/>
        </w:r>
        <w:r w:rsidR="006937C7">
          <w:rPr>
            <w:webHidden/>
          </w:rPr>
          <w:fldChar w:fldCharType="begin"/>
        </w:r>
        <w:r w:rsidR="006937C7">
          <w:rPr>
            <w:webHidden/>
          </w:rPr>
          <w:instrText xml:space="preserve"> PAGEREF _Toc63673388 \h </w:instrText>
        </w:r>
        <w:r w:rsidR="006937C7">
          <w:rPr>
            <w:webHidden/>
          </w:rPr>
        </w:r>
        <w:r w:rsidR="006937C7">
          <w:rPr>
            <w:webHidden/>
          </w:rPr>
          <w:fldChar w:fldCharType="separate"/>
        </w:r>
        <w:r w:rsidR="006937C7">
          <w:rPr>
            <w:webHidden/>
          </w:rPr>
          <w:t>127</w:t>
        </w:r>
        <w:r w:rsidR="006937C7">
          <w:rPr>
            <w:webHidden/>
          </w:rPr>
          <w:fldChar w:fldCharType="end"/>
        </w:r>
      </w:hyperlink>
    </w:p>
    <w:p w14:paraId="4C2E0C9C" w14:textId="0F137580" w:rsidR="006937C7" w:rsidRDefault="00DD47E3">
      <w:pPr>
        <w:pStyle w:val="TOC3"/>
        <w:rPr>
          <w:rFonts w:asciiTheme="minorHAnsi" w:eastAsiaTheme="minorEastAsia" w:hAnsiTheme="minorHAnsi" w:cstheme="minorBidi"/>
          <w:color w:val="auto"/>
        </w:rPr>
      </w:pPr>
      <w:hyperlink w:anchor="_Toc63673389" w:history="1">
        <w:r w:rsidR="006937C7" w:rsidRPr="00EF104E">
          <w:rPr>
            <w:rStyle w:val="Hyperlink"/>
          </w:rPr>
          <w:t>9.2.1</w:t>
        </w:r>
        <w:r w:rsidR="006937C7">
          <w:rPr>
            <w:rFonts w:asciiTheme="minorHAnsi" w:eastAsiaTheme="minorEastAsia" w:hAnsiTheme="minorHAnsi" w:cstheme="minorBidi"/>
            <w:color w:val="auto"/>
          </w:rPr>
          <w:tab/>
        </w:r>
        <w:r w:rsidR="006937C7" w:rsidRPr="00EF104E">
          <w:rPr>
            <w:rStyle w:val="Hyperlink"/>
          </w:rPr>
          <w:t>Stunting (low height-for-age)</w:t>
        </w:r>
        <w:r w:rsidR="006937C7">
          <w:rPr>
            <w:webHidden/>
          </w:rPr>
          <w:tab/>
        </w:r>
        <w:r w:rsidR="006937C7">
          <w:rPr>
            <w:webHidden/>
          </w:rPr>
          <w:fldChar w:fldCharType="begin"/>
        </w:r>
        <w:r w:rsidR="006937C7">
          <w:rPr>
            <w:webHidden/>
          </w:rPr>
          <w:instrText xml:space="preserve"> PAGEREF _Toc63673389 \h </w:instrText>
        </w:r>
        <w:r w:rsidR="006937C7">
          <w:rPr>
            <w:webHidden/>
          </w:rPr>
        </w:r>
        <w:r w:rsidR="006937C7">
          <w:rPr>
            <w:webHidden/>
          </w:rPr>
          <w:fldChar w:fldCharType="separate"/>
        </w:r>
        <w:r w:rsidR="006937C7">
          <w:rPr>
            <w:webHidden/>
          </w:rPr>
          <w:t>127</w:t>
        </w:r>
        <w:r w:rsidR="006937C7">
          <w:rPr>
            <w:webHidden/>
          </w:rPr>
          <w:fldChar w:fldCharType="end"/>
        </w:r>
      </w:hyperlink>
    </w:p>
    <w:p w14:paraId="1DA69C5C" w14:textId="1FB97E1D" w:rsidR="006937C7" w:rsidRDefault="00DD47E3">
      <w:pPr>
        <w:pStyle w:val="TOC3"/>
        <w:rPr>
          <w:rFonts w:asciiTheme="minorHAnsi" w:eastAsiaTheme="minorEastAsia" w:hAnsiTheme="minorHAnsi" w:cstheme="minorBidi"/>
          <w:color w:val="auto"/>
        </w:rPr>
      </w:pPr>
      <w:hyperlink w:anchor="_Toc63673390" w:history="1">
        <w:r w:rsidR="006937C7" w:rsidRPr="00EF104E">
          <w:rPr>
            <w:rStyle w:val="Hyperlink"/>
          </w:rPr>
          <w:t>9.2.2</w:t>
        </w:r>
        <w:r w:rsidR="006937C7">
          <w:rPr>
            <w:rFonts w:asciiTheme="minorHAnsi" w:eastAsiaTheme="minorEastAsia" w:hAnsiTheme="minorHAnsi" w:cstheme="minorBidi"/>
            <w:color w:val="auto"/>
          </w:rPr>
          <w:tab/>
        </w:r>
        <w:r w:rsidR="006937C7" w:rsidRPr="00EF104E">
          <w:rPr>
            <w:rStyle w:val="Hyperlink"/>
          </w:rPr>
          <w:t>Wasting (low weight-for-height) and healthy weight</w:t>
        </w:r>
        <w:r w:rsidR="006937C7">
          <w:rPr>
            <w:webHidden/>
          </w:rPr>
          <w:tab/>
        </w:r>
        <w:r w:rsidR="006937C7">
          <w:rPr>
            <w:webHidden/>
          </w:rPr>
          <w:fldChar w:fldCharType="begin"/>
        </w:r>
        <w:r w:rsidR="006937C7">
          <w:rPr>
            <w:webHidden/>
          </w:rPr>
          <w:instrText xml:space="preserve"> PAGEREF _Toc63673390 \h </w:instrText>
        </w:r>
        <w:r w:rsidR="006937C7">
          <w:rPr>
            <w:webHidden/>
          </w:rPr>
        </w:r>
        <w:r w:rsidR="006937C7">
          <w:rPr>
            <w:webHidden/>
          </w:rPr>
          <w:fldChar w:fldCharType="separate"/>
        </w:r>
        <w:r w:rsidR="006937C7">
          <w:rPr>
            <w:webHidden/>
          </w:rPr>
          <w:t>129</w:t>
        </w:r>
        <w:r w:rsidR="006937C7">
          <w:rPr>
            <w:webHidden/>
          </w:rPr>
          <w:fldChar w:fldCharType="end"/>
        </w:r>
      </w:hyperlink>
    </w:p>
    <w:p w14:paraId="1BC9272D" w14:textId="17B528C2" w:rsidR="006937C7" w:rsidRDefault="00DD47E3">
      <w:pPr>
        <w:pStyle w:val="TOC1"/>
        <w:rPr>
          <w:rFonts w:asciiTheme="minorHAnsi" w:eastAsiaTheme="minorEastAsia" w:hAnsiTheme="minorHAnsi" w:cstheme="minorBidi"/>
          <w:color w:val="auto"/>
        </w:rPr>
      </w:pPr>
      <w:hyperlink w:anchor="_Toc63673391" w:history="1">
        <w:r w:rsidR="006937C7" w:rsidRPr="00EF104E">
          <w:rPr>
            <w:rStyle w:val="Hyperlink"/>
          </w:rPr>
          <w:t>10.</w:t>
        </w:r>
        <w:r w:rsidR="006937C7">
          <w:rPr>
            <w:rFonts w:asciiTheme="minorHAnsi" w:eastAsiaTheme="minorEastAsia" w:hAnsiTheme="minorHAnsi" w:cstheme="minorBidi"/>
            <w:color w:val="auto"/>
          </w:rPr>
          <w:tab/>
        </w:r>
        <w:r w:rsidR="006937C7" w:rsidRPr="00EF104E">
          <w:rPr>
            <w:rStyle w:val="Hyperlink"/>
          </w:rPr>
          <w:t>[</w:t>
        </w:r>
        <w:r w:rsidR="006937C7" w:rsidRPr="00EF104E">
          <w:rPr>
            <w:rStyle w:val="Hyperlink"/>
            <w:highlight w:val="yellow"/>
          </w:rPr>
          <w:t>Country-specific module</w:t>
        </w:r>
        <w:r w:rsidR="006937C7" w:rsidRPr="00EF104E">
          <w:rPr>
            <w:rStyle w:val="Hyperlink"/>
          </w:rPr>
          <w:t>]</w:t>
        </w:r>
        <w:r w:rsidR="006937C7">
          <w:rPr>
            <w:webHidden/>
          </w:rPr>
          <w:tab/>
        </w:r>
        <w:r w:rsidR="006937C7">
          <w:rPr>
            <w:webHidden/>
          </w:rPr>
          <w:fldChar w:fldCharType="begin"/>
        </w:r>
        <w:r w:rsidR="006937C7">
          <w:rPr>
            <w:webHidden/>
          </w:rPr>
          <w:instrText xml:space="preserve"> PAGEREF _Toc63673391 \h </w:instrText>
        </w:r>
        <w:r w:rsidR="006937C7">
          <w:rPr>
            <w:webHidden/>
          </w:rPr>
        </w:r>
        <w:r w:rsidR="006937C7">
          <w:rPr>
            <w:webHidden/>
          </w:rPr>
          <w:fldChar w:fldCharType="separate"/>
        </w:r>
        <w:r w:rsidR="006937C7">
          <w:rPr>
            <w:webHidden/>
          </w:rPr>
          <w:t>133</w:t>
        </w:r>
        <w:r w:rsidR="006937C7">
          <w:rPr>
            <w:webHidden/>
          </w:rPr>
          <w:fldChar w:fldCharType="end"/>
        </w:r>
      </w:hyperlink>
    </w:p>
    <w:p w14:paraId="0EF0B434" w14:textId="5F6A08A8" w:rsidR="006937C7" w:rsidRDefault="00DD47E3">
      <w:pPr>
        <w:pStyle w:val="TOC1"/>
        <w:rPr>
          <w:rFonts w:asciiTheme="minorHAnsi" w:eastAsiaTheme="minorEastAsia" w:hAnsiTheme="minorHAnsi" w:cstheme="minorBidi"/>
          <w:color w:val="auto"/>
        </w:rPr>
      </w:pPr>
      <w:hyperlink w:anchor="_Toc63673392" w:history="1">
        <w:r w:rsidR="006937C7" w:rsidRPr="00EF104E">
          <w:rPr>
            <w:rStyle w:val="Hyperlink"/>
          </w:rPr>
          <w:t>11.</w:t>
        </w:r>
        <w:r w:rsidR="006937C7">
          <w:rPr>
            <w:rFonts w:asciiTheme="minorHAnsi" w:eastAsiaTheme="minorEastAsia" w:hAnsiTheme="minorHAnsi" w:cstheme="minorBidi"/>
            <w:color w:val="auto"/>
          </w:rPr>
          <w:tab/>
        </w:r>
        <w:r w:rsidR="006937C7" w:rsidRPr="00EF104E">
          <w:rPr>
            <w:rStyle w:val="Hyperlink"/>
          </w:rPr>
          <w:t>Summary and conclusions</w:t>
        </w:r>
        <w:r w:rsidR="006937C7">
          <w:rPr>
            <w:webHidden/>
          </w:rPr>
          <w:tab/>
        </w:r>
        <w:r w:rsidR="006937C7">
          <w:rPr>
            <w:webHidden/>
          </w:rPr>
          <w:fldChar w:fldCharType="begin"/>
        </w:r>
        <w:r w:rsidR="006937C7">
          <w:rPr>
            <w:webHidden/>
          </w:rPr>
          <w:instrText xml:space="preserve"> PAGEREF _Toc63673392 \h </w:instrText>
        </w:r>
        <w:r w:rsidR="006937C7">
          <w:rPr>
            <w:webHidden/>
          </w:rPr>
        </w:r>
        <w:r w:rsidR="006937C7">
          <w:rPr>
            <w:webHidden/>
          </w:rPr>
          <w:fldChar w:fldCharType="separate"/>
        </w:r>
        <w:r w:rsidR="006937C7">
          <w:rPr>
            <w:webHidden/>
          </w:rPr>
          <w:t>134</w:t>
        </w:r>
        <w:r w:rsidR="006937C7">
          <w:rPr>
            <w:webHidden/>
          </w:rPr>
          <w:fldChar w:fldCharType="end"/>
        </w:r>
      </w:hyperlink>
    </w:p>
    <w:p w14:paraId="433DF3FA" w14:textId="5C1285C7" w:rsidR="006937C7" w:rsidRDefault="00DD47E3">
      <w:pPr>
        <w:pStyle w:val="TOC1"/>
        <w:rPr>
          <w:rFonts w:asciiTheme="minorHAnsi" w:eastAsiaTheme="minorEastAsia" w:hAnsiTheme="minorHAnsi" w:cstheme="minorBidi"/>
          <w:color w:val="auto"/>
        </w:rPr>
      </w:pPr>
      <w:hyperlink w:anchor="_Toc63673393" w:history="1">
        <w:r w:rsidR="006937C7" w:rsidRPr="00EF104E">
          <w:rPr>
            <w:rStyle w:val="Hyperlink"/>
          </w:rPr>
          <w:t>References</w:t>
        </w:r>
        <w:r w:rsidR="006937C7">
          <w:rPr>
            <w:webHidden/>
          </w:rPr>
          <w:tab/>
        </w:r>
        <w:r w:rsidR="006937C7">
          <w:rPr>
            <w:webHidden/>
          </w:rPr>
          <w:fldChar w:fldCharType="begin"/>
        </w:r>
        <w:r w:rsidR="006937C7">
          <w:rPr>
            <w:webHidden/>
          </w:rPr>
          <w:instrText xml:space="preserve"> PAGEREF _Toc63673393 \h </w:instrText>
        </w:r>
        <w:r w:rsidR="006937C7">
          <w:rPr>
            <w:webHidden/>
          </w:rPr>
        </w:r>
        <w:r w:rsidR="006937C7">
          <w:rPr>
            <w:webHidden/>
          </w:rPr>
          <w:fldChar w:fldCharType="separate"/>
        </w:r>
        <w:r w:rsidR="006937C7">
          <w:rPr>
            <w:webHidden/>
          </w:rPr>
          <w:t>135</w:t>
        </w:r>
        <w:r w:rsidR="006937C7">
          <w:rPr>
            <w:webHidden/>
          </w:rPr>
          <w:fldChar w:fldCharType="end"/>
        </w:r>
      </w:hyperlink>
    </w:p>
    <w:p w14:paraId="3AC5836E" w14:textId="0BD4E402" w:rsidR="006937C7" w:rsidRDefault="00DD47E3">
      <w:pPr>
        <w:pStyle w:val="TOC1"/>
        <w:rPr>
          <w:rFonts w:asciiTheme="minorHAnsi" w:eastAsiaTheme="minorEastAsia" w:hAnsiTheme="minorHAnsi" w:cstheme="minorBidi"/>
          <w:color w:val="auto"/>
        </w:rPr>
      </w:pPr>
      <w:hyperlink w:anchor="_Toc63673394" w:history="1">
        <w:r w:rsidR="006937C7" w:rsidRPr="00EF104E">
          <w:rPr>
            <w:rStyle w:val="Hyperlink"/>
          </w:rPr>
          <w:t>Appendix 1. Supplementary data</w:t>
        </w:r>
        <w:r w:rsidR="006937C7">
          <w:rPr>
            <w:webHidden/>
          </w:rPr>
          <w:tab/>
        </w:r>
        <w:r w:rsidR="006937C7">
          <w:rPr>
            <w:webHidden/>
          </w:rPr>
          <w:fldChar w:fldCharType="begin"/>
        </w:r>
        <w:r w:rsidR="006937C7">
          <w:rPr>
            <w:webHidden/>
          </w:rPr>
          <w:instrText xml:space="preserve"> PAGEREF _Toc63673394 \h </w:instrText>
        </w:r>
        <w:r w:rsidR="006937C7">
          <w:rPr>
            <w:webHidden/>
          </w:rPr>
        </w:r>
        <w:r w:rsidR="006937C7">
          <w:rPr>
            <w:webHidden/>
          </w:rPr>
          <w:fldChar w:fldCharType="separate"/>
        </w:r>
        <w:r w:rsidR="006937C7">
          <w:rPr>
            <w:webHidden/>
          </w:rPr>
          <w:t>142</w:t>
        </w:r>
        <w:r w:rsidR="006937C7">
          <w:rPr>
            <w:webHidden/>
          </w:rPr>
          <w:fldChar w:fldCharType="end"/>
        </w:r>
      </w:hyperlink>
    </w:p>
    <w:p w14:paraId="464FE2FC" w14:textId="50FEAC54" w:rsidR="006937C7" w:rsidRDefault="00DD47E3">
      <w:pPr>
        <w:pStyle w:val="TOC2"/>
        <w:rPr>
          <w:rFonts w:asciiTheme="minorHAnsi" w:eastAsiaTheme="minorEastAsia" w:hAnsiTheme="minorHAnsi" w:cstheme="minorBidi"/>
          <w:color w:val="auto"/>
        </w:rPr>
      </w:pPr>
      <w:hyperlink w:anchor="_Toc63673395" w:history="1">
        <w:r w:rsidR="006937C7" w:rsidRPr="00EF104E">
          <w:rPr>
            <w:rStyle w:val="Hyperlink"/>
          </w:rPr>
          <w:t>A1.1.</w:t>
        </w:r>
        <w:r w:rsidR="006937C7">
          <w:rPr>
            <w:rFonts w:asciiTheme="minorHAnsi" w:eastAsiaTheme="minorEastAsia" w:hAnsiTheme="minorHAnsi" w:cstheme="minorBidi"/>
            <w:color w:val="auto"/>
          </w:rPr>
          <w:tab/>
        </w:r>
        <w:r w:rsidR="006937C7" w:rsidRPr="00EF104E">
          <w:rPr>
            <w:rStyle w:val="Hyperlink"/>
          </w:rPr>
          <w:t>Feed the Future ZOI Survey indicator estimates and module response rates</w:t>
        </w:r>
        <w:r w:rsidR="006937C7">
          <w:rPr>
            <w:webHidden/>
          </w:rPr>
          <w:tab/>
        </w:r>
        <w:r w:rsidR="006937C7">
          <w:rPr>
            <w:webHidden/>
          </w:rPr>
          <w:fldChar w:fldCharType="begin"/>
        </w:r>
        <w:r w:rsidR="006937C7">
          <w:rPr>
            <w:webHidden/>
          </w:rPr>
          <w:instrText xml:space="preserve"> PAGEREF _Toc63673395 \h </w:instrText>
        </w:r>
        <w:r w:rsidR="006937C7">
          <w:rPr>
            <w:webHidden/>
          </w:rPr>
        </w:r>
        <w:r w:rsidR="006937C7">
          <w:rPr>
            <w:webHidden/>
          </w:rPr>
          <w:fldChar w:fldCharType="separate"/>
        </w:r>
        <w:r w:rsidR="006937C7">
          <w:rPr>
            <w:webHidden/>
          </w:rPr>
          <w:t>142</w:t>
        </w:r>
        <w:r w:rsidR="006937C7">
          <w:rPr>
            <w:webHidden/>
          </w:rPr>
          <w:fldChar w:fldCharType="end"/>
        </w:r>
      </w:hyperlink>
    </w:p>
    <w:p w14:paraId="01C3B717" w14:textId="69FC1715" w:rsidR="006937C7" w:rsidRDefault="00DD47E3">
      <w:pPr>
        <w:pStyle w:val="TOC2"/>
        <w:rPr>
          <w:rFonts w:asciiTheme="minorHAnsi" w:eastAsiaTheme="minorEastAsia" w:hAnsiTheme="minorHAnsi" w:cstheme="minorBidi"/>
          <w:color w:val="auto"/>
        </w:rPr>
      </w:pPr>
      <w:hyperlink w:anchor="_Toc63673396" w:history="1">
        <w:r w:rsidR="006937C7" w:rsidRPr="00EF104E">
          <w:rPr>
            <w:rStyle w:val="Hyperlink"/>
          </w:rPr>
          <w:t>A1.2.</w:t>
        </w:r>
        <w:r w:rsidR="006937C7">
          <w:rPr>
            <w:rFonts w:asciiTheme="minorHAnsi" w:eastAsiaTheme="minorEastAsia" w:hAnsiTheme="minorHAnsi" w:cstheme="minorBidi"/>
            <w:color w:val="auto"/>
          </w:rPr>
          <w:tab/>
        </w:r>
        <w:r w:rsidR="006937C7" w:rsidRPr="00EF104E">
          <w:rPr>
            <w:rStyle w:val="Hyperlink"/>
          </w:rPr>
          <w:t>Abbreviated Women’s Empowerment in Agriculture Index results for indicators that compose the five domains of empowerment, using uncensored headcount ratios</w:t>
        </w:r>
        <w:r w:rsidR="006937C7">
          <w:rPr>
            <w:webHidden/>
          </w:rPr>
          <w:tab/>
        </w:r>
        <w:r w:rsidR="006937C7">
          <w:rPr>
            <w:webHidden/>
          </w:rPr>
          <w:fldChar w:fldCharType="begin"/>
        </w:r>
        <w:r w:rsidR="006937C7">
          <w:rPr>
            <w:webHidden/>
          </w:rPr>
          <w:instrText xml:space="preserve"> PAGEREF _Toc63673396 \h </w:instrText>
        </w:r>
        <w:r w:rsidR="006937C7">
          <w:rPr>
            <w:webHidden/>
          </w:rPr>
        </w:r>
        <w:r w:rsidR="006937C7">
          <w:rPr>
            <w:webHidden/>
          </w:rPr>
          <w:fldChar w:fldCharType="separate"/>
        </w:r>
        <w:r w:rsidR="006937C7">
          <w:rPr>
            <w:webHidden/>
          </w:rPr>
          <w:t>152</w:t>
        </w:r>
        <w:r w:rsidR="006937C7">
          <w:rPr>
            <w:webHidden/>
          </w:rPr>
          <w:fldChar w:fldCharType="end"/>
        </w:r>
      </w:hyperlink>
    </w:p>
    <w:p w14:paraId="4C53A327" w14:textId="7B84156F" w:rsidR="006937C7" w:rsidRDefault="00DD47E3">
      <w:pPr>
        <w:pStyle w:val="TOC2"/>
        <w:rPr>
          <w:rFonts w:asciiTheme="minorHAnsi" w:eastAsiaTheme="minorEastAsia" w:hAnsiTheme="minorHAnsi" w:cstheme="minorBidi"/>
          <w:color w:val="auto"/>
        </w:rPr>
      </w:pPr>
      <w:hyperlink w:anchor="_Toc63673397" w:history="1">
        <w:r w:rsidR="006937C7" w:rsidRPr="00EF104E">
          <w:rPr>
            <w:rStyle w:val="Hyperlink"/>
          </w:rPr>
          <w:t>A1.3.</w:t>
        </w:r>
        <w:r w:rsidR="006937C7">
          <w:rPr>
            <w:rFonts w:asciiTheme="minorHAnsi" w:eastAsiaTheme="minorEastAsia" w:hAnsiTheme="minorHAnsi" w:cstheme="minorBidi"/>
            <w:color w:val="auto"/>
          </w:rPr>
          <w:tab/>
        </w:r>
        <w:r w:rsidR="006937C7" w:rsidRPr="00EF104E">
          <w:rPr>
            <w:rStyle w:val="Hyperlink"/>
          </w:rPr>
          <w:t>Poverty indicators at the USD $1.25 (2005 PPP) per person per day threshold</w:t>
        </w:r>
        <w:r w:rsidR="006937C7">
          <w:rPr>
            <w:webHidden/>
          </w:rPr>
          <w:tab/>
        </w:r>
        <w:r w:rsidR="006937C7">
          <w:rPr>
            <w:webHidden/>
          </w:rPr>
          <w:fldChar w:fldCharType="begin"/>
        </w:r>
        <w:r w:rsidR="006937C7">
          <w:rPr>
            <w:webHidden/>
          </w:rPr>
          <w:instrText xml:space="preserve"> PAGEREF _Toc63673397 \h </w:instrText>
        </w:r>
        <w:r w:rsidR="006937C7">
          <w:rPr>
            <w:webHidden/>
          </w:rPr>
        </w:r>
        <w:r w:rsidR="006937C7">
          <w:rPr>
            <w:webHidden/>
          </w:rPr>
          <w:fldChar w:fldCharType="separate"/>
        </w:r>
        <w:r w:rsidR="006937C7">
          <w:rPr>
            <w:webHidden/>
          </w:rPr>
          <w:t>153</w:t>
        </w:r>
        <w:r w:rsidR="006937C7">
          <w:rPr>
            <w:webHidden/>
          </w:rPr>
          <w:fldChar w:fldCharType="end"/>
        </w:r>
      </w:hyperlink>
    </w:p>
    <w:p w14:paraId="3FA6F90B" w14:textId="61F43185" w:rsidR="006937C7" w:rsidRDefault="00DD47E3">
      <w:pPr>
        <w:pStyle w:val="TOC1"/>
        <w:rPr>
          <w:rFonts w:asciiTheme="minorHAnsi" w:eastAsiaTheme="minorEastAsia" w:hAnsiTheme="minorHAnsi" w:cstheme="minorBidi"/>
          <w:color w:val="auto"/>
        </w:rPr>
      </w:pPr>
      <w:hyperlink w:anchor="_Toc63673398" w:history="1">
        <w:r w:rsidR="006937C7" w:rsidRPr="00EF104E">
          <w:rPr>
            <w:rStyle w:val="Hyperlink"/>
          </w:rPr>
          <w:t>Appendix 2. Methodology</w:t>
        </w:r>
        <w:r w:rsidR="006937C7">
          <w:rPr>
            <w:webHidden/>
          </w:rPr>
          <w:tab/>
        </w:r>
        <w:r w:rsidR="006937C7">
          <w:rPr>
            <w:webHidden/>
          </w:rPr>
          <w:fldChar w:fldCharType="begin"/>
        </w:r>
        <w:r w:rsidR="006937C7">
          <w:rPr>
            <w:webHidden/>
          </w:rPr>
          <w:instrText xml:space="preserve"> PAGEREF _Toc63673398 \h </w:instrText>
        </w:r>
        <w:r w:rsidR="006937C7">
          <w:rPr>
            <w:webHidden/>
          </w:rPr>
        </w:r>
        <w:r w:rsidR="006937C7">
          <w:rPr>
            <w:webHidden/>
          </w:rPr>
          <w:fldChar w:fldCharType="separate"/>
        </w:r>
        <w:r w:rsidR="006937C7">
          <w:rPr>
            <w:webHidden/>
          </w:rPr>
          <w:t>155</w:t>
        </w:r>
        <w:r w:rsidR="006937C7">
          <w:rPr>
            <w:webHidden/>
          </w:rPr>
          <w:fldChar w:fldCharType="end"/>
        </w:r>
      </w:hyperlink>
    </w:p>
    <w:p w14:paraId="03ACFEBB" w14:textId="4C142F2C" w:rsidR="006937C7" w:rsidRDefault="00DD47E3">
      <w:pPr>
        <w:pStyle w:val="TOC2"/>
        <w:rPr>
          <w:rFonts w:asciiTheme="minorHAnsi" w:eastAsiaTheme="minorEastAsia" w:hAnsiTheme="minorHAnsi" w:cstheme="minorBidi"/>
          <w:color w:val="auto"/>
        </w:rPr>
      </w:pPr>
      <w:hyperlink w:anchor="_Toc63673399" w:history="1">
        <w:r w:rsidR="006937C7" w:rsidRPr="00EF104E">
          <w:rPr>
            <w:rStyle w:val="Hyperlink"/>
          </w:rPr>
          <w:t>A2.1</w:t>
        </w:r>
        <w:r w:rsidR="006937C7">
          <w:rPr>
            <w:rFonts w:asciiTheme="minorHAnsi" w:eastAsiaTheme="minorEastAsia" w:hAnsiTheme="minorHAnsi" w:cstheme="minorBidi"/>
            <w:color w:val="auto"/>
          </w:rPr>
          <w:tab/>
        </w:r>
        <w:r w:rsidR="006937C7" w:rsidRPr="00EF104E">
          <w:rPr>
            <w:rStyle w:val="Hyperlink"/>
          </w:rPr>
          <w:t>Sampling and weighting</w:t>
        </w:r>
        <w:r w:rsidR="006937C7">
          <w:rPr>
            <w:webHidden/>
          </w:rPr>
          <w:tab/>
        </w:r>
        <w:r w:rsidR="006937C7">
          <w:rPr>
            <w:webHidden/>
          </w:rPr>
          <w:fldChar w:fldCharType="begin"/>
        </w:r>
        <w:r w:rsidR="006937C7">
          <w:rPr>
            <w:webHidden/>
          </w:rPr>
          <w:instrText xml:space="preserve"> PAGEREF _Toc63673399 \h </w:instrText>
        </w:r>
        <w:r w:rsidR="006937C7">
          <w:rPr>
            <w:webHidden/>
          </w:rPr>
        </w:r>
        <w:r w:rsidR="006937C7">
          <w:rPr>
            <w:webHidden/>
          </w:rPr>
          <w:fldChar w:fldCharType="separate"/>
        </w:r>
        <w:r w:rsidR="006937C7">
          <w:rPr>
            <w:webHidden/>
          </w:rPr>
          <w:t>155</w:t>
        </w:r>
        <w:r w:rsidR="006937C7">
          <w:rPr>
            <w:webHidden/>
          </w:rPr>
          <w:fldChar w:fldCharType="end"/>
        </w:r>
      </w:hyperlink>
    </w:p>
    <w:p w14:paraId="1EB4F658" w14:textId="48C56E9F" w:rsidR="006937C7" w:rsidRDefault="00DD47E3">
      <w:pPr>
        <w:pStyle w:val="TOC3"/>
        <w:rPr>
          <w:rFonts w:asciiTheme="minorHAnsi" w:eastAsiaTheme="minorEastAsia" w:hAnsiTheme="minorHAnsi" w:cstheme="minorBidi"/>
          <w:color w:val="auto"/>
        </w:rPr>
      </w:pPr>
      <w:hyperlink w:anchor="_Toc63673400" w:history="1">
        <w:r w:rsidR="006937C7" w:rsidRPr="00EF104E">
          <w:rPr>
            <w:rStyle w:val="Hyperlink"/>
          </w:rPr>
          <w:t>Sampling</w:t>
        </w:r>
        <w:r w:rsidR="006937C7">
          <w:rPr>
            <w:webHidden/>
          </w:rPr>
          <w:tab/>
        </w:r>
        <w:r w:rsidR="006937C7">
          <w:rPr>
            <w:webHidden/>
          </w:rPr>
          <w:fldChar w:fldCharType="begin"/>
        </w:r>
        <w:r w:rsidR="006937C7">
          <w:rPr>
            <w:webHidden/>
          </w:rPr>
          <w:instrText xml:space="preserve"> PAGEREF _Toc63673400 \h </w:instrText>
        </w:r>
        <w:r w:rsidR="006937C7">
          <w:rPr>
            <w:webHidden/>
          </w:rPr>
        </w:r>
        <w:r w:rsidR="006937C7">
          <w:rPr>
            <w:webHidden/>
          </w:rPr>
          <w:fldChar w:fldCharType="separate"/>
        </w:r>
        <w:r w:rsidR="006937C7">
          <w:rPr>
            <w:webHidden/>
          </w:rPr>
          <w:t>155</w:t>
        </w:r>
        <w:r w:rsidR="006937C7">
          <w:rPr>
            <w:webHidden/>
          </w:rPr>
          <w:fldChar w:fldCharType="end"/>
        </w:r>
      </w:hyperlink>
    </w:p>
    <w:p w14:paraId="1F5B6078" w14:textId="1AEDD56D" w:rsidR="006937C7" w:rsidRDefault="00DD47E3">
      <w:pPr>
        <w:pStyle w:val="TOC3"/>
        <w:rPr>
          <w:rFonts w:asciiTheme="minorHAnsi" w:eastAsiaTheme="minorEastAsia" w:hAnsiTheme="minorHAnsi" w:cstheme="minorBidi"/>
          <w:color w:val="auto"/>
        </w:rPr>
      </w:pPr>
      <w:hyperlink w:anchor="_Toc63673401" w:history="1">
        <w:r w:rsidR="006937C7" w:rsidRPr="00EF104E">
          <w:rPr>
            <w:rStyle w:val="Hyperlink"/>
          </w:rPr>
          <w:t>Weighting</w:t>
        </w:r>
        <w:r w:rsidR="006937C7">
          <w:rPr>
            <w:webHidden/>
          </w:rPr>
          <w:tab/>
        </w:r>
        <w:r w:rsidR="006937C7">
          <w:rPr>
            <w:webHidden/>
          </w:rPr>
          <w:fldChar w:fldCharType="begin"/>
        </w:r>
        <w:r w:rsidR="006937C7">
          <w:rPr>
            <w:webHidden/>
          </w:rPr>
          <w:instrText xml:space="preserve"> PAGEREF _Toc63673401 \h </w:instrText>
        </w:r>
        <w:r w:rsidR="006937C7">
          <w:rPr>
            <w:webHidden/>
          </w:rPr>
        </w:r>
        <w:r w:rsidR="006937C7">
          <w:rPr>
            <w:webHidden/>
          </w:rPr>
          <w:fldChar w:fldCharType="separate"/>
        </w:r>
        <w:r w:rsidR="006937C7">
          <w:rPr>
            <w:webHidden/>
          </w:rPr>
          <w:t>155</w:t>
        </w:r>
        <w:r w:rsidR="006937C7">
          <w:rPr>
            <w:webHidden/>
          </w:rPr>
          <w:fldChar w:fldCharType="end"/>
        </w:r>
      </w:hyperlink>
    </w:p>
    <w:p w14:paraId="0F908E8C" w14:textId="40405E1C" w:rsidR="006937C7" w:rsidRDefault="00DD47E3">
      <w:pPr>
        <w:pStyle w:val="TOC2"/>
        <w:rPr>
          <w:rFonts w:asciiTheme="minorHAnsi" w:eastAsiaTheme="minorEastAsia" w:hAnsiTheme="minorHAnsi" w:cstheme="minorBidi"/>
          <w:color w:val="auto"/>
        </w:rPr>
      </w:pPr>
      <w:hyperlink w:anchor="_Toc63673402" w:history="1">
        <w:r w:rsidR="006937C7" w:rsidRPr="00EF104E">
          <w:rPr>
            <w:rStyle w:val="Hyperlink"/>
          </w:rPr>
          <w:t>A2.2a</w:t>
        </w:r>
        <w:r w:rsidR="006937C7">
          <w:rPr>
            <w:rFonts w:asciiTheme="minorHAnsi" w:eastAsiaTheme="minorEastAsia" w:hAnsiTheme="minorHAnsi" w:cstheme="minorBidi"/>
            <w:color w:val="auto"/>
          </w:rPr>
          <w:tab/>
        </w:r>
        <w:r w:rsidR="006937C7" w:rsidRPr="00EF104E">
          <w:rPr>
            <w:rStyle w:val="Hyperlink"/>
          </w:rPr>
          <w:t>Poverty prevalence and consumption expenditure methods</w:t>
        </w:r>
        <w:r w:rsidR="006937C7">
          <w:rPr>
            <w:webHidden/>
          </w:rPr>
          <w:tab/>
        </w:r>
        <w:r w:rsidR="006937C7">
          <w:rPr>
            <w:webHidden/>
          </w:rPr>
          <w:fldChar w:fldCharType="begin"/>
        </w:r>
        <w:r w:rsidR="006937C7">
          <w:rPr>
            <w:webHidden/>
          </w:rPr>
          <w:instrText xml:space="preserve"> PAGEREF _Toc63673402 \h </w:instrText>
        </w:r>
        <w:r w:rsidR="006937C7">
          <w:rPr>
            <w:webHidden/>
          </w:rPr>
        </w:r>
        <w:r w:rsidR="006937C7">
          <w:rPr>
            <w:webHidden/>
          </w:rPr>
          <w:fldChar w:fldCharType="separate"/>
        </w:r>
        <w:r w:rsidR="006937C7">
          <w:rPr>
            <w:webHidden/>
          </w:rPr>
          <w:t>156</w:t>
        </w:r>
        <w:r w:rsidR="006937C7">
          <w:rPr>
            <w:webHidden/>
          </w:rPr>
          <w:fldChar w:fldCharType="end"/>
        </w:r>
      </w:hyperlink>
    </w:p>
    <w:p w14:paraId="37B9581E" w14:textId="49555356" w:rsidR="006937C7" w:rsidRDefault="00DD47E3">
      <w:pPr>
        <w:pStyle w:val="TOC3"/>
        <w:rPr>
          <w:rFonts w:asciiTheme="minorHAnsi" w:eastAsiaTheme="minorEastAsia" w:hAnsiTheme="minorHAnsi" w:cstheme="minorBidi"/>
          <w:color w:val="auto"/>
        </w:rPr>
      </w:pPr>
      <w:hyperlink w:anchor="_Toc63673403" w:history="1">
        <w:r w:rsidR="006937C7" w:rsidRPr="00EF104E">
          <w:rPr>
            <w:rStyle w:val="Hyperlink"/>
          </w:rPr>
          <w:t xml:space="preserve">Data source </w:t>
        </w:r>
        <w:r w:rsidR="006937C7">
          <w:rPr>
            <w:webHidden/>
          </w:rPr>
          <w:tab/>
        </w:r>
        <w:r w:rsidR="006937C7">
          <w:rPr>
            <w:webHidden/>
          </w:rPr>
          <w:fldChar w:fldCharType="begin"/>
        </w:r>
        <w:r w:rsidR="006937C7">
          <w:rPr>
            <w:webHidden/>
          </w:rPr>
          <w:instrText xml:space="preserve"> PAGEREF _Toc63673403 \h </w:instrText>
        </w:r>
        <w:r w:rsidR="006937C7">
          <w:rPr>
            <w:webHidden/>
          </w:rPr>
        </w:r>
        <w:r w:rsidR="006937C7">
          <w:rPr>
            <w:webHidden/>
          </w:rPr>
          <w:fldChar w:fldCharType="separate"/>
        </w:r>
        <w:r w:rsidR="006937C7">
          <w:rPr>
            <w:webHidden/>
          </w:rPr>
          <w:t>156</w:t>
        </w:r>
        <w:r w:rsidR="006937C7">
          <w:rPr>
            <w:webHidden/>
          </w:rPr>
          <w:fldChar w:fldCharType="end"/>
        </w:r>
      </w:hyperlink>
    </w:p>
    <w:p w14:paraId="5C7646C5" w14:textId="0ADA40DF" w:rsidR="006937C7" w:rsidRDefault="00DD47E3">
      <w:pPr>
        <w:pStyle w:val="TOC3"/>
        <w:rPr>
          <w:rFonts w:asciiTheme="minorHAnsi" w:eastAsiaTheme="minorEastAsia" w:hAnsiTheme="minorHAnsi" w:cstheme="minorBidi"/>
          <w:color w:val="auto"/>
        </w:rPr>
      </w:pPr>
      <w:hyperlink w:anchor="_Toc63673404" w:history="1">
        <w:r w:rsidR="006937C7" w:rsidRPr="00EF104E">
          <w:rPr>
            <w:rStyle w:val="Hyperlink"/>
          </w:rPr>
          <w:t>Data preparation</w:t>
        </w:r>
        <w:r w:rsidR="006937C7">
          <w:rPr>
            <w:webHidden/>
          </w:rPr>
          <w:tab/>
        </w:r>
        <w:r w:rsidR="006937C7">
          <w:rPr>
            <w:webHidden/>
          </w:rPr>
          <w:fldChar w:fldCharType="begin"/>
        </w:r>
        <w:r w:rsidR="006937C7">
          <w:rPr>
            <w:webHidden/>
          </w:rPr>
          <w:instrText xml:space="preserve"> PAGEREF _Toc63673404 \h </w:instrText>
        </w:r>
        <w:r w:rsidR="006937C7">
          <w:rPr>
            <w:webHidden/>
          </w:rPr>
        </w:r>
        <w:r w:rsidR="006937C7">
          <w:rPr>
            <w:webHidden/>
          </w:rPr>
          <w:fldChar w:fldCharType="separate"/>
        </w:r>
        <w:r w:rsidR="006937C7">
          <w:rPr>
            <w:webHidden/>
          </w:rPr>
          <w:t>156</w:t>
        </w:r>
        <w:r w:rsidR="006937C7">
          <w:rPr>
            <w:webHidden/>
          </w:rPr>
          <w:fldChar w:fldCharType="end"/>
        </w:r>
      </w:hyperlink>
    </w:p>
    <w:p w14:paraId="4085E588" w14:textId="091EB5AF" w:rsidR="006937C7" w:rsidRDefault="00DD47E3">
      <w:pPr>
        <w:pStyle w:val="TOC3"/>
        <w:rPr>
          <w:rFonts w:asciiTheme="minorHAnsi" w:eastAsiaTheme="minorEastAsia" w:hAnsiTheme="minorHAnsi" w:cstheme="minorBidi"/>
          <w:color w:val="auto"/>
        </w:rPr>
      </w:pPr>
      <w:hyperlink w:anchor="_Toc63673405" w:history="1">
        <w:r w:rsidR="006937C7" w:rsidRPr="00EF104E">
          <w:rPr>
            <w:rStyle w:val="Hyperlink"/>
          </w:rPr>
          <w:t>Currency conversions using consumer price indices and purchasing power parity</w:t>
        </w:r>
        <w:r w:rsidR="006937C7">
          <w:rPr>
            <w:webHidden/>
          </w:rPr>
          <w:tab/>
        </w:r>
        <w:r w:rsidR="006937C7">
          <w:rPr>
            <w:webHidden/>
          </w:rPr>
          <w:fldChar w:fldCharType="begin"/>
        </w:r>
        <w:r w:rsidR="006937C7">
          <w:rPr>
            <w:webHidden/>
          </w:rPr>
          <w:instrText xml:space="preserve"> PAGEREF _Toc63673405 \h </w:instrText>
        </w:r>
        <w:r w:rsidR="006937C7">
          <w:rPr>
            <w:webHidden/>
          </w:rPr>
        </w:r>
        <w:r w:rsidR="006937C7">
          <w:rPr>
            <w:webHidden/>
          </w:rPr>
          <w:fldChar w:fldCharType="separate"/>
        </w:r>
        <w:r w:rsidR="006937C7">
          <w:rPr>
            <w:webHidden/>
          </w:rPr>
          <w:t>157</w:t>
        </w:r>
        <w:r w:rsidR="006937C7">
          <w:rPr>
            <w:webHidden/>
          </w:rPr>
          <w:fldChar w:fldCharType="end"/>
        </w:r>
      </w:hyperlink>
    </w:p>
    <w:p w14:paraId="6BC376CF" w14:textId="59CC301A" w:rsidR="006937C7" w:rsidRDefault="00DD47E3">
      <w:pPr>
        <w:pStyle w:val="TOC3"/>
        <w:rPr>
          <w:rFonts w:asciiTheme="minorHAnsi" w:eastAsiaTheme="minorEastAsia" w:hAnsiTheme="minorHAnsi" w:cstheme="minorBidi"/>
          <w:color w:val="auto"/>
        </w:rPr>
      </w:pPr>
      <w:hyperlink w:anchor="_Toc63673406" w:history="1">
        <w:r w:rsidR="006937C7" w:rsidRPr="00EF104E">
          <w:rPr>
            <w:rStyle w:val="Hyperlink"/>
          </w:rPr>
          <w:t>Poverty thresholds</w:t>
        </w:r>
        <w:r w:rsidR="006937C7">
          <w:rPr>
            <w:webHidden/>
          </w:rPr>
          <w:tab/>
        </w:r>
        <w:r w:rsidR="006937C7">
          <w:rPr>
            <w:webHidden/>
          </w:rPr>
          <w:fldChar w:fldCharType="begin"/>
        </w:r>
        <w:r w:rsidR="006937C7">
          <w:rPr>
            <w:webHidden/>
          </w:rPr>
          <w:instrText xml:space="preserve"> PAGEREF _Toc63673406 \h </w:instrText>
        </w:r>
        <w:r w:rsidR="006937C7">
          <w:rPr>
            <w:webHidden/>
          </w:rPr>
        </w:r>
        <w:r w:rsidR="006937C7">
          <w:rPr>
            <w:webHidden/>
          </w:rPr>
          <w:fldChar w:fldCharType="separate"/>
        </w:r>
        <w:r w:rsidR="006937C7">
          <w:rPr>
            <w:webHidden/>
          </w:rPr>
          <w:t>157</w:t>
        </w:r>
        <w:r w:rsidR="006937C7">
          <w:rPr>
            <w:webHidden/>
          </w:rPr>
          <w:fldChar w:fldCharType="end"/>
        </w:r>
      </w:hyperlink>
    </w:p>
    <w:p w14:paraId="44B1CC53" w14:textId="24750669" w:rsidR="006937C7" w:rsidRDefault="00DD47E3">
      <w:pPr>
        <w:pStyle w:val="TOC2"/>
        <w:rPr>
          <w:rFonts w:asciiTheme="minorHAnsi" w:eastAsiaTheme="minorEastAsia" w:hAnsiTheme="minorHAnsi" w:cstheme="minorBidi"/>
          <w:color w:val="auto"/>
        </w:rPr>
      </w:pPr>
      <w:hyperlink w:anchor="_Toc63673407" w:history="1">
        <w:r w:rsidR="006937C7" w:rsidRPr="00EF104E">
          <w:rPr>
            <w:rStyle w:val="Hyperlink"/>
          </w:rPr>
          <w:t>A2.2b</w:t>
        </w:r>
        <w:r w:rsidR="006937C7">
          <w:rPr>
            <w:rFonts w:asciiTheme="minorHAnsi" w:eastAsiaTheme="minorEastAsia" w:hAnsiTheme="minorHAnsi" w:cstheme="minorBidi"/>
            <w:color w:val="auto"/>
          </w:rPr>
          <w:tab/>
        </w:r>
        <w:r w:rsidR="006937C7" w:rsidRPr="00EF104E">
          <w:rPr>
            <w:rStyle w:val="Hyperlink"/>
          </w:rPr>
          <w:t>Wealth index</w:t>
        </w:r>
        <w:r w:rsidR="006937C7">
          <w:rPr>
            <w:webHidden/>
          </w:rPr>
          <w:tab/>
        </w:r>
        <w:r w:rsidR="006937C7">
          <w:rPr>
            <w:webHidden/>
          </w:rPr>
          <w:fldChar w:fldCharType="begin"/>
        </w:r>
        <w:r w:rsidR="006937C7">
          <w:rPr>
            <w:webHidden/>
          </w:rPr>
          <w:instrText xml:space="preserve"> PAGEREF _Toc63673407 \h </w:instrText>
        </w:r>
        <w:r w:rsidR="006937C7">
          <w:rPr>
            <w:webHidden/>
          </w:rPr>
        </w:r>
        <w:r w:rsidR="006937C7">
          <w:rPr>
            <w:webHidden/>
          </w:rPr>
          <w:fldChar w:fldCharType="separate"/>
        </w:r>
        <w:r w:rsidR="006937C7">
          <w:rPr>
            <w:webHidden/>
          </w:rPr>
          <w:t>157</w:t>
        </w:r>
        <w:r w:rsidR="006937C7">
          <w:rPr>
            <w:webHidden/>
          </w:rPr>
          <w:fldChar w:fldCharType="end"/>
        </w:r>
      </w:hyperlink>
    </w:p>
    <w:p w14:paraId="73F85FFF" w14:textId="4DD8D230" w:rsidR="006937C7" w:rsidRDefault="00DD47E3">
      <w:pPr>
        <w:pStyle w:val="TOC2"/>
        <w:rPr>
          <w:rFonts w:asciiTheme="minorHAnsi" w:eastAsiaTheme="minorEastAsia" w:hAnsiTheme="minorHAnsi" w:cstheme="minorBidi"/>
          <w:color w:val="auto"/>
        </w:rPr>
      </w:pPr>
      <w:hyperlink w:anchor="_Toc63673408" w:history="1">
        <w:r w:rsidR="006937C7" w:rsidRPr="00EF104E">
          <w:rPr>
            <w:rStyle w:val="Hyperlink"/>
          </w:rPr>
          <w:t>A2.3</w:t>
        </w:r>
        <w:r w:rsidR="006937C7">
          <w:rPr>
            <w:rFonts w:asciiTheme="minorHAnsi" w:eastAsiaTheme="minorEastAsia" w:hAnsiTheme="minorHAnsi" w:cstheme="minorBidi"/>
            <w:color w:val="auto"/>
          </w:rPr>
          <w:tab/>
        </w:r>
        <w:r w:rsidR="006937C7" w:rsidRPr="00EF104E">
          <w:rPr>
            <w:rStyle w:val="Hyperlink"/>
          </w:rPr>
          <w:t>Criteria for achieving adequacy for Women’s Empowerment in Agriculture Indicators</w:t>
        </w:r>
        <w:r w:rsidR="006937C7">
          <w:rPr>
            <w:webHidden/>
          </w:rPr>
          <w:tab/>
        </w:r>
        <w:r w:rsidR="006937C7">
          <w:rPr>
            <w:webHidden/>
          </w:rPr>
          <w:fldChar w:fldCharType="begin"/>
        </w:r>
        <w:r w:rsidR="006937C7">
          <w:rPr>
            <w:webHidden/>
          </w:rPr>
          <w:instrText xml:space="preserve"> PAGEREF _Toc63673408 \h </w:instrText>
        </w:r>
        <w:r w:rsidR="006937C7">
          <w:rPr>
            <w:webHidden/>
          </w:rPr>
        </w:r>
        <w:r w:rsidR="006937C7">
          <w:rPr>
            <w:webHidden/>
          </w:rPr>
          <w:fldChar w:fldCharType="separate"/>
        </w:r>
        <w:r w:rsidR="006937C7">
          <w:rPr>
            <w:webHidden/>
          </w:rPr>
          <w:t>159</w:t>
        </w:r>
        <w:r w:rsidR="006937C7">
          <w:rPr>
            <w:webHidden/>
          </w:rPr>
          <w:fldChar w:fldCharType="end"/>
        </w:r>
      </w:hyperlink>
    </w:p>
    <w:p w14:paraId="1A879D4B" w14:textId="6616E79C" w:rsidR="006937C7" w:rsidRDefault="00DD47E3">
      <w:pPr>
        <w:pStyle w:val="TOC1"/>
        <w:rPr>
          <w:rFonts w:asciiTheme="minorHAnsi" w:eastAsiaTheme="minorEastAsia" w:hAnsiTheme="minorHAnsi" w:cstheme="minorBidi"/>
          <w:color w:val="auto"/>
        </w:rPr>
      </w:pPr>
      <w:hyperlink w:anchor="_Toc63673409" w:history="1">
        <w:r w:rsidR="006937C7" w:rsidRPr="00EF104E">
          <w:rPr>
            <w:rStyle w:val="Hyperlink"/>
          </w:rPr>
          <w:t>Appendix 3. Data quality</w:t>
        </w:r>
        <w:r w:rsidR="006937C7">
          <w:rPr>
            <w:webHidden/>
          </w:rPr>
          <w:tab/>
        </w:r>
        <w:r w:rsidR="006937C7">
          <w:rPr>
            <w:webHidden/>
          </w:rPr>
          <w:fldChar w:fldCharType="begin"/>
        </w:r>
        <w:r w:rsidR="006937C7">
          <w:rPr>
            <w:webHidden/>
          </w:rPr>
          <w:instrText xml:space="preserve"> PAGEREF _Toc63673409 \h </w:instrText>
        </w:r>
        <w:r w:rsidR="006937C7">
          <w:rPr>
            <w:webHidden/>
          </w:rPr>
        </w:r>
        <w:r w:rsidR="006937C7">
          <w:rPr>
            <w:webHidden/>
          </w:rPr>
          <w:fldChar w:fldCharType="separate"/>
        </w:r>
        <w:r w:rsidR="006937C7">
          <w:rPr>
            <w:webHidden/>
          </w:rPr>
          <w:t>164</w:t>
        </w:r>
        <w:r w:rsidR="006937C7">
          <w:rPr>
            <w:webHidden/>
          </w:rPr>
          <w:fldChar w:fldCharType="end"/>
        </w:r>
      </w:hyperlink>
    </w:p>
    <w:p w14:paraId="34C72DF0" w14:textId="5FAA1033" w:rsidR="00EC5885" w:rsidRPr="00654C31" w:rsidRDefault="004C1826" w:rsidP="00654C31">
      <w:pPr>
        <w:pStyle w:val="BodyText1"/>
      </w:pPr>
      <w:r w:rsidRPr="00E62BC4">
        <w:fldChar w:fldCharType="end"/>
      </w:r>
    </w:p>
    <w:p w14:paraId="5805AEDC" w14:textId="77777777" w:rsidR="00000D06" w:rsidRDefault="00000D06">
      <w:pPr>
        <w:widowControl/>
        <w:spacing w:line="240" w:lineRule="auto"/>
        <w:rPr>
          <w:b/>
          <w:color w:val="auto"/>
          <w:sz w:val="32"/>
          <w:szCs w:val="32"/>
        </w:rPr>
      </w:pPr>
      <w:bookmarkStart w:id="19" w:name="_Toc527132445"/>
      <w:bookmarkStart w:id="20" w:name="_Toc400542592"/>
      <w:bookmarkStart w:id="21" w:name="_Toc414874479"/>
      <w:r>
        <w:rPr>
          <w:caps/>
          <w:color w:val="auto"/>
          <w:sz w:val="32"/>
          <w:szCs w:val="32"/>
        </w:rPr>
        <w:br w:type="page"/>
      </w:r>
    </w:p>
    <w:p w14:paraId="56387436" w14:textId="4E2E0F16" w:rsidR="00E62BC4" w:rsidRDefault="00E62BC4" w:rsidP="00000D06">
      <w:pPr>
        <w:pStyle w:val="Heading1"/>
        <w:numPr>
          <w:ilvl w:val="0"/>
          <w:numId w:val="0"/>
        </w:numPr>
      </w:pPr>
      <w:bookmarkStart w:id="22" w:name="_Toc63673294"/>
      <w:r w:rsidRPr="00000D06">
        <w:lastRenderedPageBreak/>
        <w:t>List of tables</w:t>
      </w:r>
      <w:bookmarkEnd w:id="19"/>
      <w:bookmarkEnd w:id="22"/>
    </w:p>
    <w:p w14:paraId="6C1EF5C7" w14:textId="4E7BD171" w:rsidR="00305047" w:rsidRDefault="004A6FDF">
      <w:pPr>
        <w:pStyle w:val="TOC1"/>
        <w:rPr>
          <w:rFonts w:asciiTheme="minorHAnsi" w:eastAsiaTheme="minorEastAsia" w:hAnsiTheme="minorHAnsi" w:cstheme="minorBidi"/>
          <w:color w:val="auto"/>
        </w:rPr>
      </w:pPr>
      <w:r>
        <w:fldChar w:fldCharType="begin"/>
      </w:r>
      <w:r>
        <w:instrText xml:space="preserve"> TOC \h \z \t "Table title,1" </w:instrText>
      </w:r>
      <w:r>
        <w:fldChar w:fldCharType="separate"/>
      </w:r>
      <w:hyperlink w:anchor="_Toc63673052" w:history="1">
        <w:r w:rsidR="00305047" w:rsidRPr="00BA27A2">
          <w:rPr>
            <w:rStyle w:val="Hyperlink"/>
          </w:rPr>
          <w:t>Table ES1: Feed the Future Indicator Estimates, by Key Disaggregates, [</w:t>
        </w:r>
        <w:r w:rsidR="00305047" w:rsidRPr="00BA27A2">
          <w:rPr>
            <w:rStyle w:val="Hyperlink"/>
            <w:highlight w:val="yellow"/>
          </w:rPr>
          <w:t>Country</w:t>
        </w:r>
        <w:r w:rsidR="00305047" w:rsidRPr="00BA27A2">
          <w:rPr>
            <w:rStyle w:val="Hyperlink"/>
          </w:rPr>
          <w:t>] [</w:t>
        </w:r>
        <w:r w:rsidR="00305047" w:rsidRPr="00BA27A2">
          <w:rPr>
            <w:rStyle w:val="Hyperlink"/>
            <w:highlight w:val="yellow"/>
          </w:rPr>
          <w:t>Year</w:t>
        </w:r>
        <w:r w:rsidR="00305047" w:rsidRPr="00BA27A2">
          <w:rPr>
            <w:rStyle w:val="Hyperlink"/>
          </w:rPr>
          <w:t>]</w:t>
        </w:r>
        <w:r w:rsidR="00305047">
          <w:rPr>
            <w:webHidden/>
          </w:rPr>
          <w:tab/>
        </w:r>
        <w:r w:rsidR="00305047">
          <w:rPr>
            <w:webHidden/>
          </w:rPr>
          <w:fldChar w:fldCharType="begin"/>
        </w:r>
        <w:r w:rsidR="00305047">
          <w:rPr>
            <w:webHidden/>
          </w:rPr>
          <w:instrText xml:space="preserve"> PAGEREF _Toc63673052 \h </w:instrText>
        </w:r>
        <w:r w:rsidR="00305047">
          <w:rPr>
            <w:webHidden/>
          </w:rPr>
        </w:r>
        <w:r w:rsidR="00305047">
          <w:rPr>
            <w:webHidden/>
          </w:rPr>
          <w:fldChar w:fldCharType="separate"/>
        </w:r>
        <w:r w:rsidR="00305047">
          <w:rPr>
            <w:webHidden/>
          </w:rPr>
          <w:t>xiv</w:t>
        </w:r>
        <w:r w:rsidR="00305047">
          <w:rPr>
            <w:webHidden/>
          </w:rPr>
          <w:fldChar w:fldCharType="end"/>
        </w:r>
      </w:hyperlink>
    </w:p>
    <w:p w14:paraId="7AC7B645" w14:textId="5601A771" w:rsidR="00305047" w:rsidRDefault="00DD47E3">
      <w:pPr>
        <w:pStyle w:val="TOC1"/>
        <w:rPr>
          <w:rFonts w:asciiTheme="minorHAnsi" w:eastAsiaTheme="minorEastAsia" w:hAnsiTheme="minorHAnsi" w:cstheme="minorBidi"/>
          <w:color w:val="auto"/>
        </w:rPr>
      </w:pPr>
      <w:hyperlink w:anchor="_Toc63673053" w:history="1">
        <w:r w:rsidR="00305047" w:rsidRPr="00BA27A2">
          <w:rPr>
            <w:rStyle w:val="Hyperlink"/>
          </w:rPr>
          <w:t>Table 1.2.1: Population of Individuals in the ZOI, by Category, [</w:t>
        </w:r>
        <w:r w:rsidR="00305047" w:rsidRPr="00BA27A2">
          <w:rPr>
            <w:rStyle w:val="Hyperlink"/>
            <w:highlight w:val="yellow"/>
          </w:rPr>
          <w:t>Country</w:t>
        </w:r>
        <w:r w:rsidR="00305047" w:rsidRPr="00BA27A2">
          <w:rPr>
            <w:rStyle w:val="Hyperlink"/>
          </w:rPr>
          <w:t>] [</w:t>
        </w:r>
        <w:r w:rsidR="00305047" w:rsidRPr="00BA27A2">
          <w:rPr>
            <w:rStyle w:val="Hyperlink"/>
            <w:highlight w:val="yellow"/>
          </w:rPr>
          <w:t>Year</w:t>
        </w:r>
        <w:r w:rsidR="00305047" w:rsidRPr="00BA27A2">
          <w:rPr>
            <w:rStyle w:val="Hyperlink"/>
          </w:rPr>
          <w:t>]</w:t>
        </w:r>
        <w:r w:rsidR="00305047">
          <w:rPr>
            <w:webHidden/>
          </w:rPr>
          <w:tab/>
        </w:r>
        <w:r w:rsidR="00305047">
          <w:rPr>
            <w:webHidden/>
          </w:rPr>
          <w:fldChar w:fldCharType="begin"/>
        </w:r>
        <w:r w:rsidR="00305047">
          <w:rPr>
            <w:webHidden/>
          </w:rPr>
          <w:instrText xml:space="preserve"> PAGEREF _Toc63673053 \h </w:instrText>
        </w:r>
        <w:r w:rsidR="00305047">
          <w:rPr>
            <w:webHidden/>
          </w:rPr>
        </w:r>
        <w:r w:rsidR="00305047">
          <w:rPr>
            <w:webHidden/>
          </w:rPr>
          <w:fldChar w:fldCharType="separate"/>
        </w:r>
        <w:r w:rsidR="00305047">
          <w:rPr>
            <w:webHidden/>
          </w:rPr>
          <w:t>25</w:t>
        </w:r>
        <w:r w:rsidR="00305047">
          <w:rPr>
            <w:webHidden/>
          </w:rPr>
          <w:fldChar w:fldCharType="end"/>
        </w:r>
      </w:hyperlink>
    </w:p>
    <w:p w14:paraId="5AA87352" w14:textId="385DBD05" w:rsidR="00305047" w:rsidRDefault="00DD47E3">
      <w:pPr>
        <w:pStyle w:val="TOC1"/>
        <w:rPr>
          <w:rFonts w:asciiTheme="minorHAnsi" w:eastAsiaTheme="minorEastAsia" w:hAnsiTheme="minorHAnsi" w:cstheme="minorBidi"/>
          <w:color w:val="auto"/>
        </w:rPr>
      </w:pPr>
      <w:hyperlink w:anchor="_Toc63673054" w:history="1">
        <w:r w:rsidR="00305047" w:rsidRPr="00BA27A2">
          <w:rPr>
            <w:rStyle w:val="Hyperlink"/>
          </w:rPr>
          <w:t>Table 1.2.2: Population of Individual Farmers of Targeted Value Chain Commodities in the ZOI, by Category, [</w:t>
        </w:r>
        <w:r w:rsidR="00305047" w:rsidRPr="00BA27A2">
          <w:rPr>
            <w:rStyle w:val="Hyperlink"/>
            <w:highlight w:val="yellow"/>
          </w:rPr>
          <w:t>Country</w:t>
        </w:r>
        <w:r w:rsidR="00305047" w:rsidRPr="00BA27A2">
          <w:rPr>
            <w:rStyle w:val="Hyperlink"/>
          </w:rPr>
          <w:t>] [</w:t>
        </w:r>
        <w:r w:rsidR="00305047" w:rsidRPr="00BA27A2">
          <w:rPr>
            <w:rStyle w:val="Hyperlink"/>
            <w:highlight w:val="yellow"/>
          </w:rPr>
          <w:t>Year</w:t>
        </w:r>
        <w:r w:rsidR="00305047" w:rsidRPr="00BA27A2">
          <w:rPr>
            <w:rStyle w:val="Hyperlink"/>
          </w:rPr>
          <w:t>]</w:t>
        </w:r>
        <w:r w:rsidR="00305047">
          <w:rPr>
            <w:webHidden/>
          </w:rPr>
          <w:tab/>
        </w:r>
        <w:r w:rsidR="00305047">
          <w:rPr>
            <w:webHidden/>
          </w:rPr>
          <w:fldChar w:fldCharType="begin"/>
        </w:r>
        <w:r w:rsidR="00305047">
          <w:rPr>
            <w:webHidden/>
          </w:rPr>
          <w:instrText xml:space="preserve"> PAGEREF _Toc63673054 \h </w:instrText>
        </w:r>
        <w:r w:rsidR="00305047">
          <w:rPr>
            <w:webHidden/>
          </w:rPr>
        </w:r>
        <w:r w:rsidR="00305047">
          <w:rPr>
            <w:webHidden/>
          </w:rPr>
          <w:fldChar w:fldCharType="separate"/>
        </w:r>
        <w:r w:rsidR="00305047">
          <w:rPr>
            <w:webHidden/>
          </w:rPr>
          <w:t>26</w:t>
        </w:r>
        <w:r w:rsidR="00305047">
          <w:rPr>
            <w:webHidden/>
          </w:rPr>
          <w:fldChar w:fldCharType="end"/>
        </w:r>
      </w:hyperlink>
    </w:p>
    <w:p w14:paraId="0B5CED2E" w14:textId="6000AEBE" w:rsidR="00305047" w:rsidRDefault="00DD47E3">
      <w:pPr>
        <w:pStyle w:val="TOC1"/>
        <w:rPr>
          <w:rFonts w:asciiTheme="minorHAnsi" w:eastAsiaTheme="minorEastAsia" w:hAnsiTheme="minorHAnsi" w:cstheme="minorBidi"/>
          <w:color w:val="auto"/>
        </w:rPr>
      </w:pPr>
      <w:hyperlink w:anchor="_Toc63673055" w:history="1">
        <w:r w:rsidR="00305047" w:rsidRPr="00BA27A2">
          <w:rPr>
            <w:rStyle w:val="Hyperlink"/>
          </w:rPr>
          <w:t>Table 1.2.3: Number of Households in the ZOI, by Category, [</w:t>
        </w:r>
        <w:r w:rsidR="00305047" w:rsidRPr="00BA27A2">
          <w:rPr>
            <w:rStyle w:val="Hyperlink"/>
            <w:highlight w:val="yellow"/>
          </w:rPr>
          <w:t>Country</w:t>
        </w:r>
        <w:r w:rsidR="00305047" w:rsidRPr="00BA27A2">
          <w:rPr>
            <w:rStyle w:val="Hyperlink"/>
          </w:rPr>
          <w:t>] [</w:t>
        </w:r>
        <w:r w:rsidR="00305047" w:rsidRPr="00BA27A2">
          <w:rPr>
            <w:rStyle w:val="Hyperlink"/>
            <w:highlight w:val="yellow"/>
          </w:rPr>
          <w:t>Year</w:t>
        </w:r>
        <w:r w:rsidR="00305047" w:rsidRPr="00BA27A2">
          <w:rPr>
            <w:rStyle w:val="Hyperlink"/>
          </w:rPr>
          <w:t>]</w:t>
        </w:r>
        <w:r w:rsidR="00305047">
          <w:rPr>
            <w:webHidden/>
          </w:rPr>
          <w:tab/>
        </w:r>
        <w:r w:rsidR="00305047">
          <w:rPr>
            <w:webHidden/>
          </w:rPr>
          <w:fldChar w:fldCharType="begin"/>
        </w:r>
        <w:r w:rsidR="00305047">
          <w:rPr>
            <w:webHidden/>
          </w:rPr>
          <w:instrText xml:space="preserve"> PAGEREF _Toc63673055 \h </w:instrText>
        </w:r>
        <w:r w:rsidR="00305047">
          <w:rPr>
            <w:webHidden/>
          </w:rPr>
        </w:r>
        <w:r w:rsidR="00305047">
          <w:rPr>
            <w:webHidden/>
          </w:rPr>
          <w:fldChar w:fldCharType="separate"/>
        </w:r>
        <w:r w:rsidR="00305047">
          <w:rPr>
            <w:webHidden/>
          </w:rPr>
          <w:t>27</w:t>
        </w:r>
        <w:r w:rsidR="00305047">
          <w:rPr>
            <w:webHidden/>
          </w:rPr>
          <w:fldChar w:fldCharType="end"/>
        </w:r>
      </w:hyperlink>
    </w:p>
    <w:p w14:paraId="0703AFC4" w14:textId="1414EB25" w:rsidR="00305047" w:rsidRDefault="00DD47E3">
      <w:pPr>
        <w:pStyle w:val="TOC1"/>
        <w:rPr>
          <w:rFonts w:asciiTheme="minorHAnsi" w:eastAsiaTheme="minorEastAsia" w:hAnsiTheme="minorHAnsi" w:cstheme="minorBidi"/>
          <w:color w:val="auto"/>
        </w:rPr>
      </w:pPr>
      <w:hyperlink w:anchor="_Toc63673056" w:history="1">
        <w:r w:rsidR="00305047" w:rsidRPr="00BA27A2">
          <w:rPr>
            <w:rStyle w:val="Hyperlink"/>
          </w:rPr>
          <w:t>Table 1.2.4: Number of Households in the ZOI involved in Agriculture, by Category, [</w:t>
        </w:r>
        <w:r w:rsidR="00305047" w:rsidRPr="00BA27A2">
          <w:rPr>
            <w:rStyle w:val="Hyperlink"/>
            <w:highlight w:val="yellow"/>
          </w:rPr>
          <w:t>Country</w:t>
        </w:r>
        <w:r w:rsidR="00305047" w:rsidRPr="00BA27A2">
          <w:rPr>
            <w:rStyle w:val="Hyperlink"/>
          </w:rPr>
          <w:t>] [</w:t>
        </w:r>
        <w:r w:rsidR="00305047" w:rsidRPr="00BA27A2">
          <w:rPr>
            <w:rStyle w:val="Hyperlink"/>
            <w:highlight w:val="yellow"/>
          </w:rPr>
          <w:t>Year</w:t>
        </w:r>
        <w:r w:rsidR="00305047" w:rsidRPr="00BA27A2">
          <w:rPr>
            <w:rStyle w:val="Hyperlink"/>
          </w:rPr>
          <w:t>]</w:t>
        </w:r>
        <w:r w:rsidR="00305047">
          <w:rPr>
            <w:webHidden/>
          </w:rPr>
          <w:tab/>
        </w:r>
        <w:r w:rsidR="00305047">
          <w:rPr>
            <w:webHidden/>
          </w:rPr>
          <w:fldChar w:fldCharType="begin"/>
        </w:r>
        <w:r w:rsidR="00305047">
          <w:rPr>
            <w:webHidden/>
          </w:rPr>
          <w:instrText xml:space="preserve"> PAGEREF _Toc63673056 \h </w:instrText>
        </w:r>
        <w:r w:rsidR="00305047">
          <w:rPr>
            <w:webHidden/>
          </w:rPr>
        </w:r>
        <w:r w:rsidR="00305047">
          <w:rPr>
            <w:webHidden/>
          </w:rPr>
          <w:fldChar w:fldCharType="separate"/>
        </w:r>
        <w:r w:rsidR="00305047">
          <w:rPr>
            <w:webHidden/>
          </w:rPr>
          <w:t>27</w:t>
        </w:r>
        <w:r w:rsidR="00305047">
          <w:rPr>
            <w:webHidden/>
          </w:rPr>
          <w:fldChar w:fldCharType="end"/>
        </w:r>
      </w:hyperlink>
    </w:p>
    <w:p w14:paraId="337AB291" w14:textId="04366BA4" w:rsidR="00305047" w:rsidRDefault="00DD47E3">
      <w:pPr>
        <w:pStyle w:val="TOC1"/>
        <w:rPr>
          <w:rFonts w:asciiTheme="minorHAnsi" w:eastAsiaTheme="minorEastAsia" w:hAnsiTheme="minorHAnsi" w:cstheme="minorBidi"/>
          <w:color w:val="auto"/>
        </w:rPr>
      </w:pPr>
      <w:hyperlink w:anchor="_Toc63673057" w:history="1">
        <w:r w:rsidR="00305047" w:rsidRPr="00BA27A2">
          <w:rPr>
            <w:rStyle w:val="Hyperlink"/>
          </w:rPr>
          <w:t>Table 2.1: Results of Household and Individual Interviews for the [</w:t>
        </w:r>
        <w:r w:rsidR="00305047" w:rsidRPr="00BA27A2">
          <w:rPr>
            <w:rStyle w:val="Hyperlink"/>
            <w:highlight w:val="yellow"/>
          </w:rPr>
          <w:t>Country</w:t>
        </w:r>
        <w:r w:rsidR="00305047" w:rsidRPr="00BA27A2">
          <w:rPr>
            <w:rStyle w:val="Hyperlink"/>
          </w:rPr>
          <w:t>] Feed the Future ZOI Survey [</w:t>
        </w:r>
        <w:r w:rsidR="00305047" w:rsidRPr="00BA27A2">
          <w:rPr>
            <w:rStyle w:val="Hyperlink"/>
            <w:highlight w:val="yellow"/>
          </w:rPr>
          <w:t>Survey year(s)</w:t>
        </w:r>
        <w:r w:rsidR="00305047" w:rsidRPr="00BA27A2">
          <w:rPr>
            <w:rStyle w:val="Hyperlink"/>
          </w:rPr>
          <w:t>], in Total and by Residence</w:t>
        </w:r>
        <w:r w:rsidR="00305047">
          <w:rPr>
            <w:webHidden/>
          </w:rPr>
          <w:tab/>
        </w:r>
        <w:r w:rsidR="00305047">
          <w:rPr>
            <w:webHidden/>
          </w:rPr>
          <w:fldChar w:fldCharType="begin"/>
        </w:r>
        <w:r w:rsidR="00305047">
          <w:rPr>
            <w:webHidden/>
          </w:rPr>
          <w:instrText xml:space="preserve"> PAGEREF _Toc63673057 \h </w:instrText>
        </w:r>
        <w:r w:rsidR="00305047">
          <w:rPr>
            <w:webHidden/>
          </w:rPr>
        </w:r>
        <w:r w:rsidR="00305047">
          <w:rPr>
            <w:webHidden/>
          </w:rPr>
          <w:fldChar w:fldCharType="separate"/>
        </w:r>
        <w:r w:rsidR="00305047">
          <w:rPr>
            <w:webHidden/>
          </w:rPr>
          <w:t>30</w:t>
        </w:r>
        <w:r w:rsidR="00305047">
          <w:rPr>
            <w:webHidden/>
          </w:rPr>
          <w:fldChar w:fldCharType="end"/>
        </w:r>
      </w:hyperlink>
    </w:p>
    <w:p w14:paraId="05213FA5" w14:textId="45D0289E" w:rsidR="00305047" w:rsidRDefault="00DD47E3">
      <w:pPr>
        <w:pStyle w:val="TOC1"/>
        <w:rPr>
          <w:rFonts w:asciiTheme="minorHAnsi" w:eastAsiaTheme="minorEastAsia" w:hAnsiTheme="minorHAnsi" w:cstheme="minorBidi"/>
          <w:color w:val="auto"/>
        </w:rPr>
      </w:pPr>
      <w:hyperlink w:anchor="_Toc63673058" w:history="1">
        <w:r w:rsidR="00305047" w:rsidRPr="00BA27A2">
          <w:rPr>
            <w:rStyle w:val="Hyperlink"/>
          </w:rPr>
          <w:t>Table 3.1.1: Household Demographic Characteristics in the ZOI, in Total and by Gendered Household Type</w:t>
        </w:r>
        <w:r w:rsidR="00305047">
          <w:rPr>
            <w:webHidden/>
          </w:rPr>
          <w:tab/>
        </w:r>
        <w:r w:rsidR="00305047">
          <w:rPr>
            <w:webHidden/>
          </w:rPr>
          <w:fldChar w:fldCharType="begin"/>
        </w:r>
        <w:r w:rsidR="00305047">
          <w:rPr>
            <w:webHidden/>
          </w:rPr>
          <w:instrText xml:space="preserve"> PAGEREF _Toc63673058 \h </w:instrText>
        </w:r>
        <w:r w:rsidR="00305047">
          <w:rPr>
            <w:webHidden/>
          </w:rPr>
        </w:r>
        <w:r w:rsidR="00305047">
          <w:rPr>
            <w:webHidden/>
          </w:rPr>
          <w:fldChar w:fldCharType="separate"/>
        </w:r>
        <w:r w:rsidR="00305047">
          <w:rPr>
            <w:webHidden/>
          </w:rPr>
          <w:t>6</w:t>
        </w:r>
        <w:r w:rsidR="00305047">
          <w:rPr>
            <w:webHidden/>
          </w:rPr>
          <w:fldChar w:fldCharType="end"/>
        </w:r>
      </w:hyperlink>
    </w:p>
    <w:p w14:paraId="67933DAF" w14:textId="417109B0" w:rsidR="00305047" w:rsidRDefault="00DD47E3">
      <w:pPr>
        <w:pStyle w:val="TOC1"/>
        <w:rPr>
          <w:rFonts w:asciiTheme="minorHAnsi" w:eastAsiaTheme="minorEastAsia" w:hAnsiTheme="minorHAnsi" w:cstheme="minorBidi"/>
          <w:color w:val="auto"/>
        </w:rPr>
      </w:pPr>
      <w:hyperlink w:anchor="_Toc63673059" w:history="1">
        <w:r w:rsidR="00305047" w:rsidRPr="00BA27A2">
          <w:rPr>
            <w:rStyle w:val="Hyperlink"/>
          </w:rPr>
          <w:t>Table 3.1.2: Characteristics of Primary Adult Decisionmakers in the ZOI, by Sex</w:t>
        </w:r>
        <w:r w:rsidR="00305047">
          <w:rPr>
            <w:webHidden/>
          </w:rPr>
          <w:tab/>
        </w:r>
        <w:r w:rsidR="00305047">
          <w:rPr>
            <w:webHidden/>
          </w:rPr>
          <w:fldChar w:fldCharType="begin"/>
        </w:r>
        <w:r w:rsidR="00305047">
          <w:rPr>
            <w:webHidden/>
          </w:rPr>
          <w:instrText xml:space="preserve"> PAGEREF _Toc63673059 \h </w:instrText>
        </w:r>
        <w:r w:rsidR="00305047">
          <w:rPr>
            <w:webHidden/>
          </w:rPr>
        </w:r>
        <w:r w:rsidR="00305047">
          <w:rPr>
            <w:webHidden/>
          </w:rPr>
          <w:fldChar w:fldCharType="separate"/>
        </w:r>
        <w:r w:rsidR="00305047">
          <w:rPr>
            <w:webHidden/>
          </w:rPr>
          <w:t>7</w:t>
        </w:r>
        <w:r w:rsidR="00305047">
          <w:rPr>
            <w:webHidden/>
          </w:rPr>
          <w:fldChar w:fldCharType="end"/>
        </w:r>
      </w:hyperlink>
    </w:p>
    <w:p w14:paraId="16B24AE1" w14:textId="329D8642" w:rsidR="00305047" w:rsidRDefault="00DD47E3">
      <w:pPr>
        <w:pStyle w:val="TOC1"/>
        <w:rPr>
          <w:rFonts w:asciiTheme="minorHAnsi" w:eastAsiaTheme="minorEastAsia" w:hAnsiTheme="minorHAnsi" w:cstheme="minorBidi"/>
          <w:color w:val="auto"/>
        </w:rPr>
      </w:pPr>
      <w:hyperlink w:anchor="_Toc63673060" w:history="1">
        <w:r w:rsidR="00305047" w:rsidRPr="00BA27A2">
          <w:rPr>
            <w:rStyle w:val="Hyperlink"/>
          </w:rPr>
          <w:t>Table 3.2.1: School Attendance at Time of Survey among Children and Youth 5-24 Years of Age in the ZOI, in Total and by Age and Sex</w:t>
        </w:r>
        <w:r w:rsidR="00305047">
          <w:rPr>
            <w:webHidden/>
          </w:rPr>
          <w:tab/>
        </w:r>
        <w:r w:rsidR="00305047">
          <w:rPr>
            <w:webHidden/>
          </w:rPr>
          <w:fldChar w:fldCharType="begin"/>
        </w:r>
        <w:r w:rsidR="00305047">
          <w:rPr>
            <w:webHidden/>
          </w:rPr>
          <w:instrText xml:space="preserve"> PAGEREF _Toc63673060 \h </w:instrText>
        </w:r>
        <w:r w:rsidR="00305047">
          <w:rPr>
            <w:webHidden/>
          </w:rPr>
        </w:r>
        <w:r w:rsidR="00305047">
          <w:rPr>
            <w:webHidden/>
          </w:rPr>
          <w:fldChar w:fldCharType="separate"/>
        </w:r>
        <w:r w:rsidR="00305047">
          <w:rPr>
            <w:webHidden/>
          </w:rPr>
          <w:t>8</w:t>
        </w:r>
        <w:r w:rsidR="00305047">
          <w:rPr>
            <w:webHidden/>
          </w:rPr>
          <w:fldChar w:fldCharType="end"/>
        </w:r>
      </w:hyperlink>
    </w:p>
    <w:p w14:paraId="50EF4738" w14:textId="3EC0A3FD" w:rsidR="00305047" w:rsidRDefault="00DD47E3">
      <w:pPr>
        <w:pStyle w:val="TOC1"/>
        <w:rPr>
          <w:rFonts w:asciiTheme="minorHAnsi" w:eastAsiaTheme="minorEastAsia" w:hAnsiTheme="minorHAnsi" w:cstheme="minorBidi"/>
          <w:color w:val="auto"/>
        </w:rPr>
      </w:pPr>
      <w:hyperlink w:anchor="_Toc63673061" w:history="1">
        <w:r w:rsidR="00305047" w:rsidRPr="00BA27A2">
          <w:rPr>
            <w:rStyle w:val="Hyperlink"/>
          </w:rPr>
          <w:t>Table 3.2.2: Completion of Primary Education among Individuals 10 Years of Age or Older in the ZOI, in Total and by Age and Sex</w:t>
        </w:r>
        <w:r w:rsidR="00305047">
          <w:rPr>
            <w:webHidden/>
          </w:rPr>
          <w:tab/>
        </w:r>
        <w:r w:rsidR="00305047">
          <w:rPr>
            <w:webHidden/>
          </w:rPr>
          <w:fldChar w:fldCharType="begin"/>
        </w:r>
        <w:r w:rsidR="00305047">
          <w:rPr>
            <w:webHidden/>
          </w:rPr>
          <w:instrText xml:space="preserve"> PAGEREF _Toc63673061 \h </w:instrText>
        </w:r>
        <w:r w:rsidR="00305047">
          <w:rPr>
            <w:webHidden/>
          </w:rPr>
        </w:r>
        <w:r w:rsidR="00305047">
          <w:rPr>
            <w:webHidden/>
          </w:rPr>
          <w:fldChar w:fldCharType="separate"/>
        </w:r>
        <w:r w:rsidR="00305047">
          <w:rPr>
            <w:webHidden/>
          </w:rPr>
          <w:t>9</w:t>
        </w:r>
        <w:r w:rsidR="00305047">
          <w:rPr>
            <w:webHidden/>
          </w:rPr>
          <w:fldChar w:fldCharType="end"/>
        </w:r>
      </w:hyperlink>
    </w:p>
    <w:p w14:paraId="068C1301" w14:textId="3D063DEB" w:rsidR="00305047" w:rsidRDefault="00DD47E3">
      <w:pPr>
        <w:pStyle w:val="TOC1"/>
        <w:rPr>
          <w:rFonts w:asciiTheme="minorHAnsi" w:eastAsiaTheme="minorEastAsia" w:hAnsiTheme="minorHAnsi" w:cstheme="minorBidi"/>
          <w:color w:val="auto"/>
        </w:rPr>
      </w:pPr>
      <w:hyperlink w:anchor="_Toc63673062" w:history="1">
        <w:r w:rsidR="00305047" w:rsidRPr="00BA27A2">
          <w:rPr>
            <w:rStyle w:val="Hyperlink"/>
          </w:rPr>
          <w:t>Table 3.3.1: Household Dwelling Characteristics in the ZOI, in Total and by Residence and Gendered Household Type</w:t>
        </w:r>
        <w:r w:rsidR="00305047">
          <w:rPr>
            <w:webHidden/>
          </w:rPr>
          <w:tab/>
        </w:r>
        <w:r w:rsidR="00305047">
          <w:rPr>
            <w:webHidden/>
          </w:rPr>
          <w:fldChar w:fldCharType="begin"/>
        </w:r>
        <w:r w:rsidR="00305047">
          <w:rPr>
            <w:webHidden/>
          </w:rPr>
          <w:instrText xml:space="preserve"> PAGEREF _Toc63673062 \h </w:instrText>
        </w:r>
        <w:r w:rsidR="00305047">
          <w:rPr>
            <w:webHidden/>
          </w:rPr>
        </w:r>
        <w:r w:rsidR="00305047">
          <w:rPr>
            <w:webHidden/>
          </w:rPr>
          <w:fldChar w:fldCharType="separate"/>
        </w:r>
        <w:r w:rsidR="00305047">
          <w:rPr>
            <w:webHidden/>
          </w:rPr>
          <w:t>10</w:t>
        </w:r>
        <w:r w:rsidR="00305047">
          <w:rPr>
            <w:webHidden/>
          </w:rPr>
          <w:fldChar w:fldCharType="end"/>
        </w:r>
      </w:hyperlink>
    </w:p>
    <w:p w14:paraId="46C1B0CE" w14:textId="7D4F209C" w:rsidR="00305047" w:rsidRDefault="00DD47E3">
      <w:pPr>
        <w:pStyle w:val="TOC1"/>
        <w:rPr>
          <w:rFonts w:asciiTheme="minorHAnsi" w:eastAsiaTheme="minorEastAsia" w:hAnsiTheme="minorHAnsi" w:cstheme="minorBidi"/>
          <w:color w:val="auto"/>
        </w:rPr>
      </w:pPr>
      <w:hyperlink w:anchor="_Toc63673063" w:history="1">
        <w:r w:rsidR="00305047" w:rsidRPr="00BA27A2">
          <w:rPr>
            <w:rStyle w:val="Hyperlink"/>
          </w:rPr>
          <w:t>Table 3.4.1: Household Water, Sanitation, and Hygiene Characteristics in the ZOI, in Total and by Residence and Gendered Household Type</w:t>
        </w:r>
        <w:r w:rsidR="00305047">
          <w:rPr>
            <w:webHidden/>
          </w:rPr>
          <w:tab/>
        </w:r>
        <w:r w:rsidR="00305047">
          <w:rPr>
            <w:webHidden/>
          </w:rPr>
          <w:fldChar w:fldCharType="begin"/>
        </w:r>
        <w:r w:rsidR="00305047">
          <w:rPr>
            <w:webHidden/>
          </w:rPr>
          <w:instrText xml:space="preserve"> PAGEREF _Toc63673063 \h </w:instrText>
        </w:r>
        <w:r w:rsidR="00305047">
          <w:rPr>
            <w:webHidden/>
          </w:rPr>
        </w:r>
        <w:r w:rsidR="00305047">
          <w:rPr>
            <w:webHidden/>
          </w:rPr>
          <w:fldChar w:fldCharType="separate"/>
        </w:r>
        <w:r w:rsidR="00305047">
          <w:rPr>
            <w:webHidden/>
          </w:rPr>
          <w:t>13</w:t>
        </w:r>
        <w:r w:rsidR="00305047">
          <w:rPr>
            <w:webHidden/>
          </w:rPr>
          <w:fldChar w:fldCharType="end"/>
        </w:r>
      </w:hyperlink>
    </w:p>
    <w:p w14:paraId="0FA8A575" w14:textId="6584A3C6" w:rsidR="00305047" w:rsidRDefault="00DD47E3">
      <w:pPr>
        <w:pStyle w:val="TOC1"/>
        <w:rPr>
          <w:rFonts w:asciiTheme="minorHAnsi" w:eastAsiaTheme="minorEastAsia" w:hAnsiTheme="minorHAnsi" w:cstheme="minorBidi"/>
          <w:color w:val="auto"/>
        </w:rPr>
      </w:pPr>
      <w:hyperlink w:anchor="_Toc63673064" w:history="1">
        <w:r w:rsidR="00305047" w:rsidRPr="00BA27A2">
          <w:rPr>
            <w:rStyle w:val="Hyperlink"/>
          </w:rPr>
          <w:t>Table 4.1.1: Poverty Indicators at the USD $1.90 (2011 PPP) per Person per Day Threshold in the ZOI, in Total and by Selected Household Characteristics</w:t>
        </w:r>
        <w:r w:rsidR="00305047">
          <w:rPr>
            <w:webHidden/>
          </w:rPr>
          <w:tab/>
        </w:r>
        <w:r w:rsidR="00305047">
          <w:rPr>
            <w:webHidden/>
          </w:rPr>
          <w:fldChar w:fldCharType="begin"/>
        </w:r>
        <w:r w:rsidR="00305047">
          <w:rPr>
            <w:webHidden/>
          </w:rPr>
          <w:instrText xml:space="preserve"> PAGEREF _Toc63673064 \h </w:instrText>
        </w:r>
        <w:r w:rsidR="00305047">
          <w:rPr>
            <w:webHidden/>
          </w:rPr>
        </w:r>
        <w:r w:rsidR="00305047">
          <w:rPr>
            <w:webHidden/>
          </w:rPr>
          <w:fldChar w:fldCharType="separate"/>
        </w:r>
        <w:r w:rsidR="00305047">
          <w:rPr>
            <w:webHidden/>
          </w:rPr>
          <w:t>17</w:t>
        </w:r>
        <w:r w:rsidR="00305047">
          <w:rPr>
            <w:webHidden/>
          </w:rPr>
          <w:fldChar w:fldCharType="end"/>
        </w:r>
      </w:hyperlink>
    </w:p>
    <w:p w14:paraId="53E02C14" w14:textId="4174C473" w:rsidR="00305047" w:rsidRDefault="00DD47E3">
      <w:pPr>
        <w:pStyle w:val="TOC1"/>
        <w:rPr>
          <w:rFonts w:asciiTheme="minorHAnsi" w:eastAsiaTheme="minorEastAsia" w:hAnsiTheme="minorHAnsi" w:cstheme="minorBidi"/>
          <w:color w:val="auto"/>
        </w:rPr>
      </w:pPr>
      <w:hyperlink w:anchor="_Toc63673065" w:history="1">
        <w:r w:rsidR="00305047" w:rsidRPr="00BA27A2">
          <w:rPr>
            <w:rStyle w:val="Hyperlink"/>
          </w:rPr>
          <w:t>Table 4.1.2: Poverty Indicators at the National Poverty Threshold of [</w:t>
        </w:r>
        <w:r w:rsidR="00305047" w:rsidRPr="00BA27A2">
          <w:rPr>
            <w:rStyle w:val="Hyperlink"/>
            <w:highlight w:val="yellow"/>
          </w:rPr>
          <w:t>THRESHOLD</w:t>
        </w:r>
        <w:r w:rsidR="00305047" w:rsidRPr="00BA27A2">
          <w:rPr>
            <w:rStyle w:val="Hyperlink"/>
          </w:rPr>
          <w:t>] per Person per Day in the ZOI, in Total and by Selected Household Characteristics</w:t>
        </w:r>
        <w:r w:rsidR="00305047">
          <w:rPr>
            <w:webHidden/>
          </w:rPr>
          <w:tab/>
        </w:r>
        <w:r w:rsidR="00305047">
          <w:rPr>
            <w:webHidden/>
          </w:rPr>
          <w:fldChar w:fldCharType="begin"/>
        </w:r>
        <w:r w:rsidR="00305047">
          <w:rPr>
            <w:webHidden/>
          </w:rPr>
          <w:instrText xml:space="preserve"> PAGEREF _Toc63673065 \h </w:instrText>
        </w:r>
        <w:r w:rsidR="00305047">
          <w:rPr>
            <w:webHidden/>
          </w:rPr>
        </w:r>
        <w:r w:rsidR="00305047">
          <w:rPr>
            <w:webHidden/>
          </w:rPr>
          <w:fldChar w:fldCharType="separate"/>
        </w:r>
        <w:r w:rsidR="00305047">
          <w:rPr>
            <w:webHidden/>
          </w:rPr>
          <w:t>20</w:t>
        </w:r>
        <w:r w:rsidR="00305047">
          <w:rPr>
            <w:webHidden/>
          </w:rPr>
          <w:fldChar w:fldCharType="end"/>
        </w:r>
      </w:hyperlink>
    </w:p>
    <w:p w14:paraId="5A07EC68" w14:textId="3DCF2750" w:rsidR="00305047" w:rsidRDefault="00DD47E3">
      <w:pPr>
        <w:pStyle w:val="TOC1"/>
        <w:rPr>
          <w:rFonts w:asciiTheme="minorHAnsi" w:eastAsiaTheme="minorEastAsia" w:hAnsiTheme="minorHAnsi" w:cstheme="minorBidi"/>
          <w:color w:val="auto"/>
        </w:rPr>
      </w:pPr>
      <w:hyperlink w:anchor="_Toc63673066" w:history="1">
        <w:r w:rsidR="00305047" w:rsidRPr="00BA27A2">
          <w:rPr>
            <w:rStyle w:val="Hyperlink"/>
          </w:rPr>
          <w:t>Table 4.1.3: Poverty Indicators at the National Extreme Poverty Threshold of [</w:t>
        </w:r>
        <w:r w:rsidR="00305047" w:rsidRPr="00BA27A2">
          <w:rPr>
            <w:rStyle w:val="Hyperlink"/>
            <w:highlight w:val="yellow"/>
          </w:rPr>
          <w:t>THRESHOLD</w:t>
        </w:r>
        <w:r w:rsidR="00305047" w:rsidRPr="00BA27A2">
          <w:rPr>
            <w:rStyle w:val="Hyperlink"/>
          </w:rPr>
          <w:t>] per Person per Day in the ZOI, in Total and by Selected Household Characteristics</w:t>
        </w:r>
        <w:r w:rsidR="00305047">
          <w:rPr>
            <w:webHidden/>
          </w:rPr>
          <w:tab/>
        </w:r>
        <w:r w:rsidR="00305047">
          <w:rPr>
            <w:webHidden/>
          </w:rPr>
          <w:fldChar w:fldCharType="begin"/>
        </w:r>
        <w:r w:rsidR="00305047">
          <w:rPr>
            <w:webHidden/>
          </w:rPr>
          <w:instrText xml:space="preserve"> PAGEREF _Toc63673066 \h </w:instrText>
        </w:r>
        <w:r w:rsidR="00305047">
          <w:rPr>
            <w:webHidden/>
          </w:rPr>
        </w:r>
        <w:r w:rsidR="00305047">
          <w:rPr>
            <w:webHidden/>
          </w:rPr>
          <w:fldChar w:fldCharType="separate"/>
        </w:r>
        <w:r w:rsidR="00305047">
          <w:rPr>
            <w:webHidden/>
          </w:rPr>
          <w:t>23</w:t>
        </w:r>
        <w:r w:rsidR="00305047">
          <w:rPr>
            <w:webHidden/>
          </w:rPr>
          <w:fldChar w:fldCharType="end"/>
        </w:r>
      </w:hyperlink>
    </w:p>
    <w:p w14:paraId="7D053642" w14:textId="5CB31D64" w:rsidR="00305047" w:rsidRDefault="00DD47E3">
      <w:pPr>
        <w:pStyle w:val="TOC1"/>
        <w:rPr>
          <w:rFonts w:asciiTheme="minorHAnsi" w:eastAsiaTheme="minorEastAsia" w:hAnsiTheme="minorHAnsi" w:cstheme="minorBidi"/>
          <w:color w:val="auto"/>
        </w:rPr>
      </w:pPr>
      <w:hyperlink w:anchor="_Toc63673067" w:history="1">
        <w:r w:rsidR="00305047" w:rsidRPr="00BA27A2">
          <w:rPr>
            <w:rStyle w:val="Hyperlink"/>
          </w:rPr>
          <w:t>Table 4.2.1: Percent Distribution of Households in the ZOI by Quintile According to the [</w:t>
        </w:r>
        <w:r w:rsidR="00305047" w:rsidRPr="00BA27A2">
          <w:rPr>
            <w:rStyle w:val="Hyperlink"/>
            <w:highlight w:val="yellow"/>
          </w:rPr>
          <w:t>Country</w:t>
        </w:r>
        <w:r w:rsidR="00305047" w:rsidRPr="00BA27A2">
          <w:rPr>
            <w:rStyle w:val="Hyperlink"/>
          </w:rPr>
          <w:t>] Asset-based Wealth Index, in Total and by Selected Household Characteristics</w:t>
        </w:r>
        <w:r w:rsidR="00305047">
          <w:rPr>
            <w:webHidden/>
          </w:rPr>
          <w:tab/>
        </w:r>
        <w:r w:rsidR="00305047">
          <w:rPr>
            <w:webHidden/>
          </w:rPr>
          <w:fldChar w:fldCharType="begin"/>
        </w:r>
        <w:r w:rsidR="00305047">
          <w:rPr>
            <w:webHidden/>
          </w:rPr>
          <w:instrText xml:space="preserve"> PAGEREF _Toc63673067 \h </w:instrText>
        </w:r>
        <w:r w:rsidR="00305047">
          <w:rPr>
            <w:webHidden/>
          </w:rPr>
        </w:r>
        <w:r w:rsidR="00305047">
          <w:rPr>
            <w:webHidden/>
          </w:rPr>
          <w:fldChar w:fldCharType="separate"/>
        </w:r>
        <w:r w:rsidR="00305047">
          <w:rPr>
            <w:webHidden/>
          </w:rPr>
          <w:t>26</w:t>
        </w:r>
        <w:r w:rsidR="00305047">
          <w:rPr>
            <w:webHidden/>
          </w:rPr>
          <w:fldChar w:fldCharType="end"/>
        </w:r>
      </w:hyperlink>
    </w:p>
    <w:p w14:paraId="4BFF7212" w14:textId="063B7AC0" w:rsidR="00305047" w:rsidRDefault="00DD47E3">
      <w:pPr>
        <w:pStyle w:val="TOC1"/>
        <w:rPr>
          <w:rFonts w:asciiTheme="minorHAnsi" w:eastAsiaTheme="minorEastAsia" w:hAnsiTheme="minorHAnsi" w:cstheme="minorBidi"/>
          <w:color w:val="auto"/>
        </w:rPr>
      </w:pPr>
      <w:hyperlink w:anchor="_Toc63673068" w:history="1">
        <w:r w:rsidR="00305047" w:rsidRPr="00BA27A2">
          <w:rPr>
            <w:rStyle w:val="Hyperlink"/>
          </w:rPr>
          <w:t>Table 4.2.2: Percent Distribution of Households in the ZOI by Quintile According to the Comparative Wealth Index, in Total and by Selected Household Characteristics</w:t>
        </w:r>
        <w:r w:rsidR="00305047">
          <w:rPr>
            <w:webHidden/>
          </w:rPr>
          <w:tab/>
        </w:r>
        <w:r w:rsidR="00305047">
          <w:rPr>
            <w:webHidden/>
          </w:rPr>
          <w:fldChar w:fldCharType="begin"/>
        </w:r>
        <w:r w:rsidR="00305047">
          <w:rPr>
            <w:webHidden/>
          </w:rPr>
          <w:instrText xml:space="preserve"> PAGEREF _Toc63673068 \h </w:instrText>
        </w:r>
        <w:r w:rsidR="00305047">
          <w:rPr>
            <w:webHidden/>
          </w:rPr>
        </w:r>
        <w:r w:rsidR="00305047">
          <w:rPr>
            <w:webHidden/>
          </w:rPr>
          <w:fldChar w:fldCharType="separate"/>
        </w:r>
        <w:r w:rsidR="00305047">
          <w:rPr>
            <w:webHidden/>
          </w:rPr>
          <w:t>28</w:t>
        </w:r>
        <w:r w:rsidR="00305047">
          <w:rPr>
            <w:webHidden/>
          </w:rPr>
          <w:fldChar w:fldCharType="end"/>
        </w:r>
      </w:hyperlink>
    </w:p>
    <w:p w14:paraId="21C7EC31" w14:textId="6947F005" w:rsidR="00305047" w:rsidRDefault="00DD47E3">
      <w:pPr>
        <w:pStyle w:val="TOC1"/>
        <w:rPr>
          <w:rFonts w:asciiTheme="minorHAnsi" w:eastAsiaTheme="minorEastAsia" w:hAnsiTheme="minorHAnsi" w:cstheme="minorBidi"/>
          <w:color w:val="auto"/>
        </w:rPr>
      </w:pPr>
      <w:hyperlink w:anchor="_Toc63673069" w:history="1">
        <w:r w:rsidR="00305047" w:rsidRPr="00BA27A2">
          <w:rPr>
            <w:rStyle w:val="Hyperlink"/>
          </w:rPr>
          <w:t>Table 5.1.1: Percent of Households in the ZOI Exposed to Each Shock or Stressor and Perceived Severity of Shocks on Household Income and Food Consumption During the 12 Months Preceding the Survey</w:t>
        </w:r>
        <w:r w:rsidR="00305047">
          <w:rPr>
            <w:webHidden/>
          </w:rPr>
          <w:tab/>
        </w:r>
        <w:r w:rsidR="00305047">
          <w:rPr>
            <w:webHidden/>
          </w:rPr>
          <w:fldChar w:fldCharType="begin"/>
        </w:r>
        <w:r w:rsidR="00305047">
          <w:rPr>
            <w:webHidden/>
          </w:rPr>
          <w:instrText xml:space="preserve"> PAGEREF _Toc63673069 \h </w:instrText>
        </w:r>
        <w:r w:rsidR="00305047">
          <w:rPr>
            <w:webHidden/>
          </w:rPr>
        </w:r>
        <w:r w:rsidR="00305047">
          <w:rPr>
            <w:webHidden/>
          </w:rPr>
          <w:fldChar w:fldCharType="separate"/>
        </w:r>
        <w:r w:rsidR="00305047">
          <w:rPr>
            <w:webHidden/>
          </w:rPr>
          <w:t>30</w:t>
        </w:r>
        <w:r w:rsidR="00305047">
          <w:rPr>
            <w:webHidden/>
          </w:rPr>
          <w:fldChar w:fldCharType="end"/>
        </w:r>
      </w:hyperlink>
    </w:p>
    <w:p w14:paraId="0DBCCA80" w14:textId="4F7A611D" w:rsidR="00305047" w:rsidRDefault="00DD47E3">
      <w:pPr>
        <w:pStyle w:val="TOC1"/>
        <w:rPr>
          <w:rFonts w:asciiTheme="minorHAnsi" w:eastAsiaTheme="minorEastAsia" w:hAnsiTheme="minorHAnsi" w:cstheme="minorBidi"/>
          <w:color w:val="auto"/>
        </w:rPr>
      </w:pPr>
      <w:hyperlink w:anchor="_Toc63673070" w:history="1">
        <w:r w:rsidR="00305047" w:rsidRPr="00BA27A2">
          <w:rPr>
            <w:rStyle w:val="Hyperlink"/>
          </w:rPr>
          <w:t>Table 5.1.2: Percent Distribution of Households in the ZOI by SEI Score, in Total and by Gendered Household Type</w:t>
        </w:r>
        <w:r w:rsidR="00305047">
          <w:rPr>
            <w:webHidden/>
          </w:rPr>
          <w:tab/>
        </w:r>
        <w:r w:rsidR="00305047">
          <w:rPr>
            <w:webHidden/>
          </w:rPr>
          <w:fldChar w:fldCharType="begin"/>
        </w:r>
        <w:r w:rsidR="00305047">
          <w:rPr>
            <w:webHidden/>
          </w:rPr>
          <w:instrText xml:space="preserve"> PAGEREF _Toc63673070 \h </w:instrText>
        </w:r>
        <w:r w:rsidR="00305047">
          <w:rPr>
            <w:webHidden/>
          </w:rPr>
        </w:r>
        <w:r w:rsidR="00305047">
          <w:rPr>
            <w:webHidden/>
          </w:rPr>
          <w:fldChar w:fldCharType="separate"/>
        </w:r>
        <w:r w:rsidR="00305047">
          <w:rPr>
            <w:webHidden/>
          </w:rPr>
          <w:t>31</w:t>
        </w:r>
        <w:r w:rsidR="00305047">
          <w:rPr>
            <w:webHidden/>
          </w:rPr>
          <w:fldChar w:fldCharType="end"/>
        </w:r>
      </w:hyperlink>
    </w:p>
    <w:p w14:paraId="1EB15AE8" w14:textId="5C75D3D9" w:rsidR="00305047" w:rsidRDefault="00DD47E3">
      <w:pPr>
        <w:pStyle w:val="TOC1"/>
        <w:rPr>
          <w:rFonts w:asciiTheme="minorHAnsi" w:eastAsiaTheme="minorEastAsia" w:hAnsiTheme="minorHAnsi" w:cstheme="minorBidi"/>
          <w:color w:val="auto"/>
        </w:rPr>
      </w:pPr>
      <w:hyperlink w:anchor="_Toc63673071" w:history="1">
        <w:r w:rsidR="00305047" w:rsidRPr="00BA27A2">
          <w:rPr>
            <w:rStyle w:val="Hyperlink"/>
          </w:rPr>
          <w:t>Table 5.2.1: Mean ARSSI Scores and Households’ Self-perceived Ability to Meet Their Food Needs—at the Time of the Survey and over the Next Year, Compared to Before Shock Exposure, in Total and by Selected Household Characteristics</w:t>
        </w:r>
        <w:r w:rsidR="00305047">
          <w:rPr>
            <w:webHidden/>
          </w:rPr>
          <w:tab/>
        </w:r>
        <w:r w:rsidR="00305047">
          <w:rPr>
            <w:webHidden/>
          </w:rPr>
          <w:fldChar w:fldCharType="begin"/>
        </w:r>
        <w:r w:rsidR="00305047">
          <w:rPr>
            <w:webHidden/>
          </w:rPr>
          <w:instrText xml:space="preserve"> PAGEREF _Toc63673071 \h </w:instrText>
        </w:r>
        <w:r w:rsidR="00305047">
          <w:rPr>
            <w:webHidden/>
          </w:rPr>
        </w:r>
        <w:r w:rsidR="00305047">
          <w:rPr>
            <w:webHidden/>
          </w:rPr>
          <w:fldChar w:fldCharType="separate"/>
        </w:r>
        <w:r w:rsidR="00305047">
          <w:rPr>
            <w:webHidden/>
          </w:rPr>
          <w:t>33</w:t>
        </w:r>
        <w:r w:rsidR="00305047">
          <w:rPr>
            <w:webHidden/>
          </w:rPr>
          <w:fldChar w:fldCharType="end"/>
        </w:r>
      </w:hyperlink>
    </w:p>
    <w:p w14:paraId="14F937EC" w14:textId="485ABEAA" w:rsidR="00305047" w:rsidRDefault="00DD47E3">
      <w:pPr>
        <w:pStyle w:val="TOC1"/>
        <w:rPr>
          <w:rFonts w:asciiTheme="minorHAnsi" w:eastAsiaTheme="minorEastAsia" w:hAnsiTheme="minorHAnsi" w:cstheme="minorBidi"/>
          <w:color w:val="auto"/>
        </w:rPr>
      </w:pPr>
      <w:hyperlink w:anchor="_Toc63673072" w:history="1">
        <w:r w:rsidR="00305047" w:rsidRPr="00BA27A2">
          <w:rPr>
            <w:rStyle w:val="Hyperlink"/>
          </w:rPr>
          <w:t>Table 5.3.1: Percent of Households in the ZOI that Believe Local Government Will Help the Community Cope with Future Shocks and Stresses, in Total and by Selected Household Characteristics</w:t>
        </w:r>
        <w:r w:rsidR="00305047">
          <w:rPr>
            <w:webHidden/>
          </w:rPr>
          <w:tab/>
        </w:r>
        <w:r w:rsidR="00305047">
          <w:rPr>
            <w:webHidden/>
          </w:rPr>
          <w:fldChar w:fldCharType="begin"/>
        </w:r>
        <w:r w:rsidR="00305047">
          <w:rPr>
            <w:webHidden/>
          </w:rPr>
          <w:instrText xml:space="preserve"> PAGEREF _Toc63673072 \h </w:instrText>
        </w:r>
        <w:r w:rsidR="00305047">
          <w:rPr>
            <w:webHidden/>
          </w:rPr>
        </w:r>
        <w:r w:rsidR="00305047">
          <w:rPr>
            <w:webHidden/>
          </w:rPr>
          <w:fldChar w:fldCharType="separate"/>
        </w:r>
        <w:r w:rsidR="00305047">
          <w:rPr>
            <w:webHidden/>
          </w:rPr>
          <w:t>34</w:t>
        </w:r>
        <w:r w:rsidR="00305047">
          <w:rPr>
            <w:webHidden/>
          </w:rPr>
          <w:fldChar w:fldCharType="end"/>
        </w:r>
      </w:hyperlink>
    </w:p>
    <w:p w14:paraId="37E310B5" w14:textId="10AD61D4" w:rsidR="00305047" w:rsidRDefault="00DD47E3">
      <w:pPr>
        <w:pStyle w:val="TOC1"/>
        <w:rPr>
          <w:rFonts w:asciiTheme="minorHAnsi" w:eastAsiaTheme="minorEastAsia" w:hAnsiTheme="minorHAnsi" w:cstheme="minorBidi"/>
          <w:color w:val="auto"/>
        </w:rPr>
      </w:pPr>
      <w:hyperlink w:anchor="_Toc63673073" w:history="1">
        <w:r w:rsidR="00305047" w:rsidRPr="00BA27A2">
          <w:rPr>
            <w:rStyle w:val="Hyperlink"/>
          </w:rPr>
          <w:t>Table 5.3.2: Percent of Households in the ZOI Participating in Group-based Savings, Micro</w:t>
        </w:r>
        <w:r w:rsidR="00305047" w:rsidRPr="00BA27A2">
          <w:rPr>
            <w:rStyle w:val="Hyperlink"/>
          </w:rPr>
          <w:noBreakHyphen/>
          <w:t>finance, or Lending Programs, in Total and by Selected Household Characteristics</w:t>
        </w:r>
        <w:r w:rsidR="00305047">
          <w:rPr>
            <w:webHidden/>
          </w:rPr>
          <w:tab/>
        </w:r>
        <w:r w:rsidR="00305047">
          <w:rPr>
            <w:webHidden/>
          </w:rPr>
          <w:fldChar w:fldCharType="begin"/>
        </w:r>
        <w:r w:rsidR="00305047">
          <w:rPr>
            <w:webHidden/>
          </w:rPr>
          <w:instrText xml:space="preserve"> PAGEREF _Toc63673073 \h </w:instrText>
        </w:r>
        <w:r w:rsidR="00305047">
          <w:rPr>
            <w:webHidden/>
          </w:rPr>
        </w:r>
        <w:r w:rsidR="00305047">
          <w:rPr>
            <w:webHidden/>
          </w:rPr>
          <w:fldChar w:fldCharType="separate"/>
        </w:r>
        <w:r w:rsidR="00305047">
          <w:rPr>
            <w:webHidden/>
          </w:rPr>
          <w:t>36</w:t>
        </w:r>
        <w:r w:rsidR="00305047">
          <w:rPr>
            <w:webHidden/>
          </w:rPr>
          <w:fldChar w:fldCharType="end"/>
        </w:r>
      </w:hyperlink>
    </w:p>
    <w:p w14:paraId="1D04BD88" w14:textId="35121423" w:rsidR="00305047" w:rsidRDefault="00DD47E3">
      <w:pPr>
        <w:pStyle w:val="TOC1"/>
        <w:rPr>
          <w:rFonts w:asciiTheme="minorHAnsi" w:eastAsiaTheme="minorEastAsia" w:hAnsiTheme="minorHAnsi" w:cstheme="minorBidi"/>
          <w:color w:val="auto"/>
        </w:rPr>
      </w:pPr>
      <w:hyperlink w:anchor="_Toc63673074" w:history="1">
        <w:r w:rsidR="00305047" w:rsidRPr="00BA27A2">
          <w:rPr>
            <w:rStyle w:val="Hyperlink"/>
          </w:rPr>
          <w:t>Table 5.3.3: Mean Social Capital Index Scores in the ZOI, in Total and by Selected Household Characteristics</w:t>
        </w:r>
        <w:r w:rsidR="00305047">
          <w:rPr>
            <w:webHidden/>
          </w:rPr>
          <w:tab/>
        </w:r>
        <w:r w:rsidR="00305047">
          <w:rPr>
            <w:webHidden/>
          </w:rPr>
          <w:fldChar w:fldCharType="begin"/>
        </w:r>
        <w:r w:rsidR="00305047">
          <w:rPr>
            <w:webHidden/>
          </w:rPr>
          <w:instrText xml:space="preserve"> PAGEREF _Toc63673074 \h </w:instrText>
        </w:r>
        <w:r w:rsidR="00305047">
          <w:rPr>
            <w:webHidden/>
          </w:rPr>
        </w:r>
        <w:r w:rsidR="00305047">
          <w:rPr>
            <w:webHidden/>
          </w:rPr>
          <w:fldChar w:fldCharType="separate"/>
        </w:r>
        <w:r w:rsidR="00305047">
          <w:rPr>
            <w:webHidden/>
          </w:rPr>
          <w:t>37</w:t>
        </w:r>
        <w:r w:rsidR="00305047">
          <w:rPr>
            <w:webHidden/>
          </w:rPr>
          <w:fldChar w:fldCharType="end"/>
        </w:r>
      </w:hyperlink>
    </w:p>
    <w:p w14:paraId="59E7D2B6" w14:textId="482C2D7F" w:rsidR="00305047" w:rsidRDefault="00DD47E3">
      <w:pPr>
        <w:pStyle w:val="TOC1"/>
        <w:rPr>
          <w:rFonts w:asciiTheme="minorHAnsi" w:eastAsiaTheme="minorEastAsia" w:hAnsiTheme="minorHAnsi" w:cstheme="minorBidi"/>
          <w:color w:val="auto"/>
        </w:rPr>
      </w:pPr>
      <w:hyperlink w:anchor="_Toc63673075" w:history="1">
        <w:r w:rsidR="00305047" w:rsidRPr="00BA27A2">
          <w:rPr>
            <w:rStyle w:val="Hyperlink"/>
          </w:rPr>
          <w:t>Table 6.1.1: A-WEAI Domains, Indicators, and Definitions of Adequacy</w:t>
        </w:r>
        <w:r w:rsidR="00305047">
          <w:rPr>
            <w:webHidden/>
          </w:rPr>
          <w:tab/>
        </w:r>
        <w:r w:rsidR="00305047">
          <w:rPr>
            <w:webHidden/>
          </w:rPr>
          <w:fldChar w:fldCharType="begin"/>
        </w:r>
        <w:r w:rsidR="00305047">
          <w:rPr>
            <w:webHidden/>
          </w:rPr>
          <w:instrText xml:space="preserve"> PAGEREF _Toc63673075 \h </w:instrText>
        </w:r>
        <w:r w:rsidR="00305047">
          <w:rPr>
            <w:webHidden/>
          </w:rPr>
        </w:r>
        <w:r w:rsidR="00305047">
          <w:rPr>
            <w:webHidden/>
          </w:rPr>
          <w:fldChar w:fldCharType="separate"/>
        </w:r>
        <w:r w:rsidR="00305047">
          <w:rPr>
            <w:webHidden/>
          </w:rPr>
          <w:t>40</w:t>
        </w:r>
        <w:r w:rsidR="00305047">
          <w:rPr>
            <w:webHidden/>
          </w:rPr>
          <w:fldChar w:fldCharType="end"/>
        </w:r>
      </w:hyperlink>
    </w:p>
    <w:p w14:paraId="2D8B74D2" w14:textId="0E742E75" w:rsidR="00305047" w:rsidRDefault="00DD47E3">
      <w:pPr>
        <w:pStyle w:val="TOC1"/>
        <w:rPr>
          <w:rFonts w:asciiTheme="minorHAnsi" w:eastAsiaTheme="minorEastAsia" w:hAnsiTheme="minorHAnsi" w:cstheme="minorBidi"/>
          <w:color w:val="auto"/>
        </w:rPr>
      </w:pPr>
      <w:hyperlink w:anchor="_Toc63673076" w:history="1">
        <w:r w:rsidR="00305047" w:rsidRPr="00BA27A2">
          <w:rPr>
            <w:rStyle w:val="Hyperlink"/>
          </w:rPr>
          <w:t>Table 6.2.1: A-WEAI, 5DE, and GPI Scores, and Average Empowerment Gap</w:t>
        </w:r>
        <w:r w:rsidR="00305047">
          <w:rPr>
            <w:webHidden/>
          </w:rPr>
          <w:tab/>
        </w:r>
        <w:r w:rsidR="00305047">
          <w:rPr>
            <w:webHidden/>
          </w:rPr>
          <w:fldChar w:fldCharType="begin"/>
        </w:r>
        <w:r w:rsidR="00305047">
          <w:rPr>
            <w:webHidden/>
          </w:rPr>
          <w:instrText xml:space="preserve"> PAGEREF _Toc63673076 \h </w:instrText>
        </w:r>
        <w:r w:rsidR="00305047">
          <w:rPr>
            <w:webHidden/>
          </w:rPr>
        </w:r>
        <w:r w:rsidR="00305047">
          <w:rPr>
            <w:webHidden/>
          </w:rPr>
          <w:fldChar w:fldCharType="separate"/>
        </w:r>
        <w:r w:rsidR="00305047">
          <w:rPr>
            <w:webHidden/>
          </w:rPr>
          <w:t>42</w:t>
        </w:r>
        <w:r w:rsidR="00305047">
          <w:rPr>
            <w:webHidden/>
          </w:rPr>
          <w:fldChar w:fldCharType="end"/>
        </w:r>
      </w:hyperlink>
    </w:p>
    <w:p w14:paraId="5A0D7AEC" w14:textId="3006A980" w:rsidR="00305047" w:rsidRDefault="00DD47E3">
      <w:pPr>
        <w:pStyle w:val="TOC1"/>
        <w:rPr>
          <w:rFonts w:asciiTheme="minorHAnsi" w:eastAsiaTheme="minorEastAsia" w:hAnsiTheme="minorHAnsi" w:cstheme="minorBidi"/>
          <w:color w:val="auto"/>
        </w:rPr>
      </w:pPr>
      <w:hyperlink w:anchor="_Toc63673077" w:history="1">
        <w:r w:rsidR="00305047" w:rsidRPr="00BA27A2">
          <w:rPr>
            <w:rStyle w:val="Hyperlink"/>
          </w:rPr>
          <w:t>Table 6.2.2: Empowerment by Sex, Age, Poverty Status, Region, and Child Feeding Behavior</w:t>
        </w:r>
        <w:r w:rsidR="00305047">
          <w:rPr>
            <w:webHidden/>
          </w:rPr>
          <w:tab/>
        </w:r>
        <w:r w:rsidR="00305047">
          <w:rPr>
            <w:webHidden/>
          </w:rPr>
          <w:fldChar w:fldCharType="begin"/>
        </w:r>
        <w:r w:rsidR="00305047">
          <w:rPr>
            <w:webHidden/>
          </w:rPr>
          <w:instrText xml:space="preserve"> PAGEREF _Toc63673077 \h </w:instrText>
        </w:r>
        <w:r w:rsidR="00305047">
          <w:rPr>
            <w:webHidden/>
          </w:rPr>
        </w:r>
        <w:r w:rsidR="00305047">
          <w:rPr>
            <w:webHidden/>
          </w:rPr>
          <w:fldChar w:fldCharType="separate"/>
        </w:r>
        <w:r w:rsidR="00305047">
          <w:rPr>
            <w:webHidden/>
          </w:rPr>
          <w:t>43</w:t>
        </w:r>
        <w:r w:rsidR="00305047">
          <w:rPr>
            <w:webHidden/>
          </w:rPr>
          <w:fldChar w:fldCharType="end"/>
        </w:r>
      </w:hyperlink>
    </w:p>
    <w:p w14:paraId="52319962" w14:textId="74862E8B" w:rsidR="00305047" w:rsidRDefault="00DD47E3">
      <w:pPr>
        <w:pStyle w:val="TOC1"/>
        <w:rPr>
          <w:rFonts w:asciiTheme="minorHAnsi" w:eastAsiaTheme="minorEastAsia" w:hAnsiTheme="minorHAnsi" w:cstheme="minorBidi"/>
          <w:color w:val="auto"/>
        </w:rPr>
      </w:pPr>
      <w:hyperlink w:anchor="_Toc63673078" w:history="1">
        <w:r w:rsidR="00305047" w:rsidRPr="00BA27A2">
          <w:rPr>
            <w:rStyle w:val="Hyperlink"/>
          </w:rPr>
          <w:t>Table 6.3.1: Average Percent of Primary Adult Decisionmakers Achieving Adequacy across the Six A-</w:t>
        </w:r>
        <w:r w:rsidR="00305047" w:rsidRPr="00BA27A2">
          <w:rPr>
            <w:rStyle w:val="Hyperlink"/>
          </w:rPr>
          <w:lastRenderedPageBreak/>
          <w:t>WEAI Indicators, by Sex and Age</w:t>
        </w:r>
        <w:r w:rsidR="00305047">
          <w:rPr>
            <w:webHidden/>
          </w:rPr>
          <w:tab/>
        </w:r>
        <w:r w:rsidR="00305047">
          <w:rPr>
            <w:webHidden/>
          </w:rPr>
          <w:fldChar w:fldCharType="begin"/>
        </w:r>
        <w:r w:rsidR="00305047">
          <w:rPr>
            <w:webHidden/>
          </w:rPr>
          <w:instrText xml:space="preserve"> PAGEREF _Toc63673078 \h </w:instrText>
        </w:r>
        <w:r w:rsidR="00305047">
          <w:rPr>
            <w:webHidden/>
          </w:rPr>
        </w:r>
        <w:r w:rsidR="00305047">
          <w:rPr>
            <w:webHidden/>
          </w:rPr>
          <w:fldChar w:fldCharType="separate"/>
        </w:r>
        <w:r w:rsidR="00305047">
          <w:rPr>
            <w:webHidden/>
          </w:rPr>
          <w:t>45</w:t>
        </w:r>
        <w:r w:rsidR="00305047">
          <w:rPr>
            <w:webHidden/>
          </w:rPr>
          <w:fldChar w:fldCharType="end"/>
        </w:r>
      </w:hyperlink>
    </w:p>
    <w:p w14:paraId="53D622C9" w14:textId="6818D451" w:rsidR="00305047" w:rsidRDefault="00DD47E3">
      <w:pPr>
        <w:pStyle w:val="TOC1"/>
        <w:rPr>
          <w:rFonts w:asciiTheme="minorHAnsi" w:eastAsiaTheme="minorEastAsia" w:hAnsiTheme="minorHAnsi" w:cstheme="minorBidi"/>
          <w:color w:val="auto"/>
        </w:rPr>
      </w:pPr>
      <w:hyperlink w:anchor="_Toc63673079" w:history="1">
        <w:r w:rsidR="00305047" w:rsidRPr="00BA27A2">
          <w:rPr>
            <w:rStyle w:val="Hyperlink"/>
          </w:rPr>
          <w:t>Table 6.3.2: Percent of Primary Adult Decisionmakers with Adequate Achievement in Each A-WEAI Indicator Using Censored Headcount Ratios, by Sex and Age</w:t>
        </w:r>
        <w:r w:rsidR="00305047">
          <w:rPr>
            <w:webHidden/>
          </w:rPr>
          <w:tab/>
        </w:r>
        <w:r w:rsidR="00305047">
          <w:rPr>
            <w:webHidden/>
          </w:rPr>
          <w:fldChar w:fldCharType="begin"/>
        </w:r>
        <w:r w:rsidR="00305047">
          <w:rPr>
            <w:webHidden/>
          </w:rPr>
          <w:instrText xml:space="preserve"> PAGEREF _Toc63673079 \h </w:instrText>
        </w:r>
        <w:r w:rsidR="00305047">
          <w:rPr>
            <w:webHidden/>
          </w:rPr>
        </w:r>
        <w:r w:rsidR="00305047">
          <w:rPr>
            <w:webHidden/>
          </w:rPr>
          <w:fldChar w:fldCharType="separate"/>
        </w:r>
        <w:r w:rsidR="00305047">
          <w:rPr>
            <w:webHidden/>
          </w:rPr>
          <w:t>47</w:t>
        </w:r>
        <w:r w:rsidR="00305047">
          <w:rPr>
            <w:webHidden/>
          </w:rPr>
          <w:fldChar w:fldCharType="end"/>
        </w:r>
      </w:hyperlink>
    </w:p>
    <w:p w14:paraId="59015F38" w14:textId="68F614EC" w:rsidR="00305047" w:rsidRDefault="00DD47E3">
      <w:pPr>
        <w:pStyle w:val="TOC1"/>
        <w:rPr>
          <w:rFonts w:asciiTheme="minorHAnsi" w:eastAsiaTheme="minorEastAsia" w:hAnsiTheme="minorHAnsi" w:cstheme="minorBidi"/>
          <w:color w:val="auto"/>
        </w:rPr>
      </w:pPr>
      <w:hyperlink w:anchor="_Toc63673080" w:history="1">
        <w:r w:rsidR="00305047" w:rsidRPr="00BA27A2">
          <w:rPr>
            <w:rStyle w:val="Hyperlink"/>
          </w:rPr>
          <w:t>Table 6.4.1: Participation in Economic Activities and Input in Decisionmaking on Production, by Sex</w:t>
        </w:r>
        <w:r w:rsidR="00305047">
          <w:rPr>
            <w:webHidden/>
          </w:rPr>
          <w:tab/>
        </w:r>
        <w:r w:rsidR="00305047">
          <w:rPr>
            <w:webHidden/>
          </w:rPr>
          <w:fldChar w:fldCharType="begin"/>
        </w:r>
        <w:r w:rsidR="00305047">
          <w:rPr>
            <w:webHidden/>
          </w:rPr>
          <w:instrText xml:space="preserve"> PAGEREF _Toc63673080 \h </w:instrText>
        </w:r>
        <w:r w:rsidR="00305047">
          <w:rPr>
            <w:webHidden/>
          </w:rPr>
        </w:r>
        <w:r w:rsidR="00305047">
          <w:rPr>
            <w:webHidden/>
          </w:rPr>
          <w:fldChar w:fldCharType="separate"/>
        </w:r>
        <w:r w:rsidR="00305047">
          <w:rPr>
            <w:webHidden/>
          </w:rPr>
          <w:t>48</w:t>
        </w:r>
        <w:r w:rsidR="00305047">
          <w:rPr>
            <w:webHidden/>
          </w:rPr>
          <w:fldChar w:fldCharType="end"/>
        </w:r>
      </w:hyperlink>
    </w:p>
    <w:p w14:paraId="24AEDE42" w14:textId="153FA9B4" w:rsidR="00305047" w:rsidRDefault="00DD47E3">
      <w:pPr>
        <w:pStyle w:val="TOC1"/>
        <w:rPr>
          <w:rFonts w:asciiTheme="minorHAnsi" w:eastAsiaTheme="minorEastAsia" w:hAnsiTheme="minorHAnsi" w:cstheme="minorBidi"/>
          <w:color w:val="auto"/>
        </w:rPr>
      </w:pPr>
      <w:hyperlink w:anchor="_Toc63673081" w:history="1">
        <w:r w:rsidR="00305047" w:rsidRPr="00BA27A2">
          <w:rPr>
            <w:rStyle w:val="Hyperlink"/>
          </w:rPr>
          <w:t>Table 6.4.2: Ownership of Productive Resources, Any Household Member and by Sex of Primary Adult Decisionmaker</w:t>
        </w:r>
        <w:r w:rsidR="00305047">
          <w:rPr>
            <w:webHidden/>
          </w:rPr>
          <w:tab/>
        </w:r>
        <w:r w:rsidR="00305047">
          <w:rPr>
            <w:webHidden/>
          </w:rPr>
          <w:fldChar w:fldCharType="begin"/>
        </w:r>
        <w:r w:rsidR="00305047">
          <w:rPr>
            <w:webHidden/>
          </w:rPr>
          <w:instrText xml:space="preserve"> PAGEREF _Toc63673081 \h </w:instrText>
        </w:r>
        <w:r w:rsidR="00305047">
          <w:rPr>
            <w:webHidden/>
          </w:rPr>
        </w:r>
        <w:r w:rsidR="00305047">
          <w:rPr>
            <w:webHidden/>
          </w:rPr>
          <w:fldChar w:fldCharType="separate"/>
        </w:r>
        <w:r w:rsidR="00305047">
          <w:rPr>
            <w:webHidden/>
          </w:rPr>
          <w:t>48</w:t>
        </w:r>
        <w:r w:rsidR="00305047">
          <w:rPr>
            <w:webHidden/>
          </w:rPr>
          <w:fldChar w:fldCharType="end"/>
        </w:r>
      </w:hyperlink>
    </w:p>
    <w:p w14:paraId="63914791" w14:textId="245D865B" w:rsidR="00305047" w:rsidRDefault="00DD47E3">
      <w:pPr>
        <w:pStyle w:val="TOC1"/>
        <w:rPr>
          <w:rFonts w:asciiTheme="minorHAnsi" w:eastAsiaTheme="minorEastAsia" w:hAnsiTheme="minorHAnsi" w:cstheme="minorBidi"/>
          <w:color w:val="auto"/>
        </w:rPr>
      </w:pPr>
      <w:hyperlink w:anchor="_Toc63673082" w:history="1">
        <w:r w:rsidR="00305047" w:rsidRPr="00BA27A2">
          <w:rPr>
            <w:rStyle w:val="Hyperlink"/>
          </w:rPr>
          <w:t>Table 6.4.3: Credit Access among Women, by Source</w:t>
        </w:r>
        <w:r w:rsidR="00305047">
          <w:rPr>
            <w:webHidden/>
          </w:rPr>
          <w:tab/>
        </w:r>
        <w:r w:rsidR="00305047">
          <w:rPr>
            <w:webHidden/>
          </w:rPr>
          <w:fldChar w:fldCharType="begin"/>
        </w:r>
        <w:r w:rsidR="00305047">
          <w:rPr>
            <w:webHidden/>
          </w:rPr>
          <w:instrText xml:space="preserve"> PAGEREF _Toc63673082 \h </w:instrText>
        </w:r>
        <w:r w:rsidR="00305047">
          <w:rPr>
            <w:webHidden/>
          </w:rPr>
        </w:r>
        <w:r w:rsidR="00305047">
          <w:rPr>
            <w:webHidden/>
          </w:rPr>
          <w:fldChar w:fldCharType="separate"/>
        </w:r>
        <w:r w:rsidR="00305047">
          <w:rPr>
            <w:webHidden/>
          </w:rPr>
          <w:t>49</w:t>
        </w:r>
        <w:r w:rsidR="00305047">
          <w:rPr>
            <w:webHidden/>
          </w:rPr>
          <w:fldChar w:fldCharType="end"/>
        </w:r>
      </w:hyperlink>
    </w:p>
    <w:p w14:paraId="57736B5A" w14:textId="6B80B560" w:rsidR="00305047" w:rsidRDefault="00DD47E3">
      <w:pPr>
        <w:pStyle w:val="TOC1"/>
        <w:rPr>
          <w:rFonts w:asciiTheme="minorHAnsi" w:eastAsiaTheme="minorEastAsia" w:hAnsiTheme="minorHAnsi" w:cstheme="minorBidi"/>
          <w:color w:val="auto"/>
        </w:rPr>
      </w:pPr>
      <w:hyperlink w:anchor="_Toc63673083" w:history="1">
        <w:r w:rsidR="00305047" w:rsidRPr="00BA27A2">
          <w:rPr>
            <w:rStyle w:val="Hyperlink"/>
          </w:rPr>
          <w:t>Table 6.4.4: Credit Access among Men, by Source</w:t>
        </w:r>
        <w:r w:rsidR="00305047">
          <w:rPr>
            <w:webHidden/>
          </w:rPr>
          <w:tab/>
        </w:r>
        <w:r w:rsidR="00305047">
          <w:rPr>
            <w:webHidden/>
          </w:rPr>
          <w:fldChar w:fldCharType="begin"/>
        </w:r>
        <w:r w:rsidR="00305047">
          <w:rPr>
            <w:webHidden/>
          </w:rPr>
          <w:instrText xml:space="preserve"> PAGEREF _Toc63673083 \h </w:instrText>
        </w:r>
        <w:r w:rsidR="00305047">
          <w:rPr>
            <w:webHidden/>
          </w:rPr>
        </w:r>
        <w:r w:rsidR="00305047">
          <w:rPr>
            <w:webHidden/>
          </w:rPr>
          <w:fldChar w:fldCharType="separate"/>
        </w:r>
        <w:r w:rsidR="00305047">
          <w:rPr>
            <w:webHidden/>
          </w:rPr>
          <w:t>50</w:t>
        </w:r>
        <w:r w:rsidR="00305047">
          <w:rPr>
            <w:webHidden/>
          </w:rPr>
          <w:fldChar w:fldCharType="end"/>
        </w:r>
      </w:hyperlink>
    </w:p>
    <w:p w14:paraId="01EA4832" w14:textId="29C9F99A" w:rsidR="00305047" w:rsidRDefault="00DD47E3">
      <w:pPr>
        <w:pStyle w:val="TOC1"/>
        <w:rPr>
          <w:rFonts w:asciiTheme="minorHAnsi" w:eastAsiaTheme="minorEastAsia" w:hAnsiTheme="minorHAnsi" w:cstheme="minorBidi"/>
          <w:color w:val="auto"/>
        </w:rPr>
      </w:pPr>
      <w:hyperlink w:anchor="_Toc63673084" w:history="1">
        <w:r w:rsidR="00305047" w:rsidRPr="00BA27A2">
          <w:rPr>
            <w:rStyle w:val="Hyperlink"/>
          </w:rPr>
          <w:t>Table 6.4.5: Input into Decisionmaking on Use of Income and Major Household Expenditures, by Sex</w:t>
        </w:r>
        <w:r w:rsidR="00305047">
          <w:rPr>
            <w:webHidden/>
          </w:rPr>
          <w:tab/>
        </w:r>
        <w:r w:rsidR="00305047">
          <w:rPr>
            <w:webHidden/>
          </w:rPr>
          <w:fldChar w:fldCharType="begin"/>
        </w:r>
        <w:r w:rsidR="00305047">
          <w:rPr>
            <w:webHidden/>
          </w:rPr>
          <w:instrText xml:space="preserve"> PAGEREF _Toc63673084 \h </w:instrText>
        </w:r>
        <w:r w:rsidR="00305047">
          <w:rPr>
            <w:webHidden/>
          </w:rPr>
        </w:r>
        <w:r w:rsidR="00305047">
          <w:rPr>
            <w:webHidden/>
          </w:rPr>
          <w:fldChar w:fldCharType="separate"/>
        </w:r>
        <w:r w:rsidR="00305047">
          <w:rPr>
            <w:webHidden/>
          </w:rPr>
          <w:t>51</w:t>
        </w:r>
        <w:r w:rsidR="00305047">
          <w:rPr>
            <w:webHidden/>
          </w:rPr>
          <w:fldChar w:fldCharType="end"/>
        </w:r>
      </w:hyperlink>
    </w:p>
    <w:p w14:paraId="13E05A3E" w14:textId="41969E7D" w:rsidR="00305047" w:rsidRDefault="00DD47E3">
      <w:pPr>
        <w:pStyle w:val="TOC1"/>
        <w:rPr>
          <w:rFonts w:asciiTheme="minorHAnsi" w:eastAsiaTheme="minorEastAsia" w:hAnsiTheme="minorHAnsi" w:cstheme="minorBidi"/>
          <w:color w:val="auto"/>
        </w:rPr>
      </w:pPr>
      <w:hyperlink w:anchor="_Toc63673085" w:history="1">
        <w:r w:rsidR="00305047" w:rsidRPr="00BA27A2">
          <w:rPr>
            <w:rStyle w:val="Hyperlink"/>
          </w:rPr>
          <w:t>Table 6.4.6: Group Membership, by Sex</w:t>
        </w:r>
        <w:r w:rsidR="00305047">
          <w:rPr>
            <w:webHidden/>
          </w:rPr>
          <w:tab/>
        </w:r>
        <w:r w:rsidR="00305047">
          <w:rPr>
            <w:webHidden/>
          </w:rPr>
          <w:fldChar w:fldCharType="begin"/>
        </w:r>
        <w:r w:rsidR="00305047">
          <w:rPr>
            <w:webHidden/>
          </w:rPr>
          <w:instrText xml:space="preserve"> PAGEREF _Toc63673085 \h </w:instrText>
        </w:r>
        <w:r w:rsidR="00305047">
          <w:rPr>
            <w:webHidden/>
          </w:rPr>
        </w:r>
        <w:r w:rsidR="00305047">
          <w:rPr>
            <w:webHidden/>
          </w:rPr>
          <w:fldChar w:fldCharType="separate"/>
        </w:r>
        <w:r w:rsidR="00305047">
          <w:rPr>
            <w:webHidden/>
          </w:rPr>
          <w:t>52</w:t>
        </w:r>
        <w:r w:rsidR="00305047">
          <w:rPr>
            <w:webHidden/>
          </w:rPr>
          <w:fldChar w:fldCharType="end"/>
        </w:r>
      </w:hyperlink>
    </w:p>
    <w:p w14:paraId="20F2B938" w14:textId="709EF062" w:rsidR="00305047" w:rsidRDefault="00DD47E3">
      <w:pPr>
        <w:pStyle w:val="TOC1"/>
        <w:rPr>
          <w:rFonts w:asciiTheme="minorHAnsi" w:eastAsiaTheme="minorEastAsia" w:hAnsiTheme="minorHAnsi" w:cstheme="minorBidi"/>
          <w:color w:val="auto"/>
        </w:rPr>
      </w:pPr>
      <w:hyperlink w:anchor="_Toc63673086" w:history="1">
        <w:r w:rsidR="00305047" w:rsidRPr="00BA27A2">
          <w:rPr>
            <w:rStyle w:val="Hyperlink"/>
          </w:rPr>
          <w:t>Table 6.4.7: Time Allocation, by Sex</w:t>
        </w:r>
        <w:r w:rsidR="00305047">
          <w:rPr>
            <w:webHidden/>
          </w:rPr>
          <w:tab/>
        </w:r>
        <w:r w:rsidR="00305047">
          <w:rPr>
            <w:webHidden/>
          </w:rPr>
          <w:fldChar w:fldCharType="begin"/>
        </w:r>
        <w:r w:rsidR="00305047">
          <w:rPr>
            <w:webHidden/>
          </w:rPr>
          <w:instrText xml:space="preserve"> PAGEREF _Toc63673086 \h </w:instrText>
        </w:r>
        <w:r w:rsidR="00305047">
          <w:rPr>
            <w:webHidden/>
          </w:rPr>
        </w:r>
        <w:r w:rsidR="00305047">
          <w:rPr>
            <w:webHidden/>
          </w:rPr>
          <w:fldChar w:fldCharType="separate"/>
        </w:r>
        <w:r w:rsidR="00305047">
          <w:rPr>
            <w:webHidden/>
          </w:rPr>
          <w:t>52</w:t>
        </w:r>
        <w:r w:rsidR="00305047">
          <w:rPr>
            <w:webHidden/>
          </w:rPr>
          <w:fldChar w:fldCharType="end"/>
        </w:r>
      </w:hyperlink>
    </w:p>
    <w:p w14:paraId="1AB868C5" w14:textId="25A59056" w:rsidR="00305047" w:rsidRDefault="00DD47E3">
      <w:pPr>
        <w:pStyle w:val="TOC1"/>
        <w:rPr>
          <w:rFonts w:asciiTheme="minorHAnsi" w:eastAsiaTheme="minorEastAsia" w:hAnsiTheme="minorHAnsi" w:cstheme="minorBidi"/>
          <w:color w:val="auto"/>
        </w:rPr>
      </w:pPr>
      <w:hyperlink w:anchor="_Toc63673087" w:history="1">
        <w:r w:rsidR="00305047" w:rsidRPr="00BA27A2">
          <w:rPr>
            <w:rStyle w:val="Hyperlink"/>
          </w:rPr>
          <w:t>Table 7.1.1: Age and Education of Maize Farmers in the ZOI, in Total and by Farmers’ Sex</w:t>
        </w:r>
        <w:r w:rsidR="00305047">
          <w:rPr>
            <w:webHidden/>
          </w:rPr>
          <w:tab/>
        </w:r>
        <w:r w:rsidR="00305047">
          <w:rPr>
            <w:webHidden/>
          </w:rPr>
          <w:fldChar w:fldCharType="begin"/>
        </w:r>
        <w:r w:rsidR="00305047">
          <w:rPr>
            <w:webHidden/>
          </w:rPr>
          <w:instrText xml:space="preserve"> PAGEREF _Toc63673087 \h </w:instrText>
        </w:r>
        <w:r w:rsidR="00305047">
          <w:rPr>
            <w:webHidden/>
          </w:rPr>
        </w:r>
        <w:r w:rsidR="00305047">
          <w:rPr>
            <w:webHidden/>
          </w:rPr>
          <w:fldChar w:fldCharType="separate"/>
        </w:r>
        <w:r w:rsidR="00305047">
          <w:rPr>
            <w:webHidden/>
          </w:rPr>
          <w:t>55</w:t>
        </w:r>
        <w:r w:rsidR="00305047">
          <w:rPr>
            <w:webHidden/>
          </w:rPr>
          <w:fldChar w:fldCharType="end"/>
        </w:r>
      </w:hyperlink>
    </w:p>
    <w:p w14:paraId="2F9815B9" w14:textId="620A771C" w:rsidR="00305047" w:rsidRDefault="00DD47E3">
      <w:pPr>
        <w:pStyle w:val="TOC1"/>
        <w:rPr>
          <w:rFonts w:asciiTheme="minorHAnsi" w:eastAsiaTheme="minorEastAsia" w:hAnsiTheme="minorHAnsi" w:cstheme="minorBidi"/>
          <w:color w:val="auto"/>
        </w:rPr>
      </w:pPr>
      <w:hyperlink w:anchor="_Toc63673088" w:history="1">
        <w:r w:rsidR="00305047" w:rsidRPr="00BA27A2">
          <w:rPr>
            <w:rStyle w:val="Hyperlink"/>
          </w:rPr>
          <w:t>Table 7.1.2: Reasons for Cultivating Maize in the ZOI, in Total and by Farmers’ Sex and Age</w:t>
        </w:r>
        <w:r w:rsidR="00305047">
          <w:rPr>
            <w:webHidden/>
          </w:rPr>
          <w:tab/>
        </w:r>
        <w:r w:rsidR="00305047">
          <w:rPr>
            <w:webHidden/>
          </w:rPr>
          <w:fldChar w:fldCharType="begin"/>
        </w:r>
        <w:r w:rsidR="00305047">
          <w:rPr>
            <w:webHidden/>
          </w:rPr>
          <w:instrText xml:space="preserve"> PAGEREF _Toc63673088 \h </w:instrText>
        </w:r>
        <w:r w:rsidR="00305047">
          <w:rPr>
            <w:webHidden/>
          </w:rPr>
        </w:r>
        <w:r w:rsidR="00305047">
          <w:rPr>
            <w:webHidden/>
          </w:rPr>
          <w:fldChar w:fldCharType="separate"/>
        </w:r>
        <w:r w:rsidR="00305047">
          <w:rPr>
            <w:webHidden/>
          </w:rPr>
          <w:t>56</w:t>
        </w:r>
        <w:r w:rsidR="00305047">
          <w:rPr>
            <w:webHidden/>
          </w:rPr>
          <w:fldChar w:fldCharType="end"/>
        </w:r>
      </w:hyperlink>
    </w:p>
    <w:p w14:paraId="788630F9" w14:textId="1EFA69BA" w:rsidR="00305047" w:rsidRDefault="00DD47E3">
      <w:pPr>
        <w:pStyle w:val="TOC1"/>
        <w:rPr>
          <w:rFonts w:asciiTheme="minorHAnsi" w:eastAsiaTheme="minorEastAsia" w:hAnsiTheme="minorHAnsi" w:cstheme="minorBidi"/>
          <w:color w:val="auto"/>
        </w:rPr>
      </w:pPr>
      <w:hyperlink w:anchor="_Toc63673089" w:history="1">
        <w:r w:rsidR="00305047" w:rsidRPr="00BA27A2">
          <w:rPr>
            <w:rStyle w:val="Hyperlink"/>
          </w:rPr>
          <w:t>Table 7.1.3: Percent Distribution of Maize Farmers in the Sikasso ZOI by Total Area Cultivated, in Total and by Farmers’ Sex and Age</w:t>
        </w:r>
        <w:r w:rsidR="00305047">
          <w:rPr>
            <w:webHidden/>
          </w:rPr>
          <w:tab/>
        </w:r>
        <w:r w:rsidR="00305047">
          <w:rPr>
            <w:webHidden/>
          </w:rPr>
          <w:fldChar w:fldCharType="begin"/>
        </w:r>
        <w:r w:rsidR="00305047">
          <w:rPr>
            <w:webHidden/>
          </w:rPr>
          <w:instrText xml:space="preserve"> PAGEREF _Toc63673089 \h </w:instrText>
        </w:r>
        <w:r w:rsidR="00305047">
          <w:rPr>
            <w:webHidden/>
          </w:rPr>
        </w:r>
        <w:r w:rsidR="00305047">
          <w:rPr>
            <w:webHidden/>
          </w:rPr>
          <w:fldChar w:fldCharType="separate"/>
        </w:r>
        <w:r w:rsidR="00305047">
          <w:rPr>
            <w:webHidden/>
          </w:rPr>
          <w:t>57</w:t>
        </w:r>
        <w:r w:rsidR="00305047">
          <w:rPr>
            <w:webHidden/>
          </w:rPr>
          <w:fldChar w:fldCharType="end"/>
        </w:r>
      </w:hyperlink>
    </w:p>
    <w:p w14:paraId="4F11A755" w14:textId="7B9DF80C" w:rsidR="00305047" w:rsidRDefault="00DD47E3">
      <w:pPr>
        <w:pStyle w:val="TOC1"/>
        <w:rPr>
          <w:rFonts w:asciiTheme="minorHAnsi" w:eastAsiaTheme="minorEastAsia" w:hAnsiTheme="minorHAnsi" w:cstheme="minorBidi"/>
          <w:color w:val="auto"/>
        </w:rPr>
      </w:pPr>
      <w:hyperlink w:anchor="_Toc63673090" w:history="1">
        <w:r w:rsidR="00305047" w:rsidRPr="00BA27A2">
          <w:rPr>
            <w:rStyle w:val="Hyperlink"/>
          </w:rPr>
          <w:t>Table 7.1.4: Land Preparation, Planting Practices, and Management Practices Used by Maize Farmers in the ZOI, in Total and by Farmers’ Sex and Age</w:t>
        </w:r>
        <w:r w:rsidR="00305047">
          <w:rPr>
            <w:webHidden/>
          </w:rPr>
          <w:tab/>
        </w:r>
        <w:r w:rsidR="00305047">
          <w:rPr>
            <w:webHidden/>
          </w:rPr>
          <w:fldChar w:fldCharType="begin"/>
        </w:r>
        <w:r w:rsidR="00305047">
          <w:rPr>
            <w:webHidden/>
          </w:rPr>
          <w:instrText xml:space="preserve"> PAGEREF _Toc63673090 \h </w:instrText>
        </w:r>
        <w:r w:rsidR="00305047">
          <w:rPr>
            <w:webHidden/>
          </w:rPr>
        </w:r>
        <w:r w:rsidR="00305047">
          <w:rPr>
            <w:webHidden/>
          </w:rPr>
          <w:fldChar w:fldCharType="separate"/>
        </w:r>
        <w:r w:rsidR="00305047">
          <w:rPr>
            <w:webHidden/>
          </w:rPr>
          <w:t>58</w:t>
        </w:r>
        <w:r w:rsidR="00305047">
          <w:rPr>
            <w:webHidden/>
          </w:rPr>
          <w:fldChar w:fldCharType="end"/>
        </w:r>
      </w:hyperlink>
    </w:p>
    <w:p w14:paraId="734D50DA" w14:textId="642F26DD" w:rsidR="00305047" w:rsidRDefault="00DD47E3">
      <w:pPr>
        <w:pStyle w:val="TOC1"/>
        <w:rPr>
          <w:rFonts w:asciiTheme="minorHAnsi" w:eastAsiaTheme="minorEastAsia" w:hAnsiTheme="minorHAnsi" w:cstheme="minorBidi"/>
          <w:color w:val="auto"/>
        </w:rPr>
      </w:pPr>
      <w:hyperlink w:anchor="_Toc63673091" w:history="1">
        <w:r w:rsidR="00305047" w:rsidRPr="00BA27A2">
          <w:rPr>
            <w:rStyle w:val="Hyperlink"/>
          </w:rPr>
          <w:t>Table 7.1.5: Seed Types and Seed Sources Used by Maize Farmers in the ZOI, in Total and by Farmers’ Sex and Age</w:t>
        </w:r>
        <w:r w:rsidR="00305047">
          <w:rPr>
            <w:webHidden/>
          </w:rPr>
          <w:tab/>
        </w:r>
        <w:r w:rsidR="00305047">
          <w:rPr>
            <w:webHidden/>
          </w:rPr>
          <w:fldChar w:fldCharType="begin"/>
        </w:r>
        <w:r w:rsidR="00305047">
          <w:rPr>
            <w:webHidden/>
          </w:rPr>
          <w:instrText xml:space="preserve"> PAGEREF _Toc63673091 \h </w:instrText>
        </w:r>
        <w:r w:rsidR="00305047">
          <w:rPr>
            <w:webHidden/>
          </w:rPr>
        </w:r>
        <w:r w:rsidR="00305047">
          <w:rPr>
            <w:webHidden/>
          </w:rPr>
          <w:fldChar w:fldCharType="separate"/>
        </w:r>
        <w:r w:rsidR="00305047">
          <w:rPr>
            <w:webHidden/>
          </w:rPr>
          <w:t>59</w:t>
        </w:r>
        <w:r w:rsidR="00305047">
          <w:rPr>
            <w:webHidden/>
          </w:rPr>
          <w:fldChar w:fldCharType="end"/>
        </w:r>
      </w:hyperlink>
    </w:p>
    <w:p w14:paraId="7823A763" w14:textId="2C1BF7BE" w:rsidR="00305047" w:rsidRDefault="00DD47E3">
      <w:pPr>
        <w:pStyle w:val="TOC1"/>
        <w:rPr>
          <w:rFonts w:asciiTheme="minorHAnsi" w:eastAsiaTheme="minorEastAsia" w:hAnsiTheme="minorHAnsi" w:cstheme="minorBidi"/>
          <w:color w:val="auto"/>
        </w:rPr>
      </w:pPr>
      <w:hyperlink w:anchor="_Toc63673092" w:history="1">
        <w:r w:rsidR="00305047" w:rsidRPr="00BA27A2">
          <w:rPr>
            <w:rStyle w:val="Hyperlink"/>
          </w:rPr>
          <w:t>Table 7.1.6: Maize Farmers' Fertilizer Use, Types of Fertilizer, and Timing of Application in the ZOI, in Total and by Farmers’ Sex and Age</w:t>
        </w:r>
        <w:r w:rsidR="00305047">
          <w:rPr>
            <w:webHidden/>
          </w:rPr>
          <w:tab/>
        </w:r>
        <w:r w:rsidR="00305047">
          <w:rPr>
            <w:webHidden/>
          </w:rPr>
          <w:fldChar w:fldCharType="begin"/>
        </w:r>
        <w:r w:rsidR="00305047">
          <w:rPr>
            <w:webHidden/>
          </w:rPr>
          <w:instrText xml:space="preserve"> PAGEREF _Toc63673092 \h </w:instrText>
        </w:r>
        <w:r w:rsidR="00305047">
          <w:rPr>
            <w:webHidden/>
          </w:rPr>
        </w:r>
        <w:r w:rsidR="00305047">
          <w:rPr>
            <w:webHidden/>
          </w:rPr>
          <w:fldChar w:fldCharType="separate"/>
        </w:r>
        <w:r w:rsidR="00305047">
          <w:rPr>
            <w:webHidden/>
          </w:rPr>
          <w:t>60</w:t>
        </w:r>
        <w:r w:rsidR="00305047">
          <w:rPr>
            <w:webHidden/>
          </w:rPr>
          <w:fldChar w:fldCharType="end"/>
        </w:r>
      </w:hyperlink>
    </w:p>
    <w:p w14:paraId="0AD98C43" w14:textId="13CB5E43" w:rsidR="00305047" w:rsidRDefault="00DD47E3">
      <w:pPr>
        <w:pStyle w:val="TOC1"/>
        <w:rPr>
          <w:rFonts w:asciiTheme="minorHAnsi" w:eastAsiaTheme="minorEastAsia" w:hAnsiTheme="minorHAnsi" w:cstheme="minorBidi"/>
          <w:color w:val="auto"/>
        </w:rPr>
      </w:pPr>
      <w:hyperlink w:anchor="_Toc63673093" w:history="1">
        <w:r w:rsidR="00305047" w:rsidRPr="00BA27A2">
          <w:rPr>
            <w:rStyle w:val="Hyperlink"/>
          </w:rPr>
          <w:t>Table 7.1.7: Manure Sources and Application Practices Used by Maize Farmers in the ZOI, in Total and by Farmers’ Sex and Age</w:t>
        </w:r>
        <w:r w:rsidR="00305047">
          <w:rPr>
            <w:webHidden/>
          </w:rPr>
          <w:tab/>
        </w:r>
        <w:r w:rsidR="00305047">
          <w:rPr>
            <w:webHidden/>
          </w:rPr>
          <w:fldChar w:fldCharType="begin"/>
        </w:r>
        <w:r w:rsidR="00305047">
          <w:rPr>
            <w:webHidden/>
          </w:rPr>
          <w:instrText xml:space="preserve"> PAGEREF _Toc63673093 \h </w:instrText>
        </w:r>
        <w:r w:rsidR="00305047">
          <w:rPr>
            <w:webHidden/>
          </w:rPr>
        </w:r>
        <w:r w:rsidR="00305047">
          <w:rPr>
            <w:webHidden/>
          </w:rPr>
          <w:fldChar w:fldCharType="separate"/>
        </w:r>
        <w:r w:rsidR="00305047">
          <w:rPr>
            <w:webHidden/>
          </w:rPr>
          <w:t>61</w:t>
        </w:r>
        <w:r w:rsidR="00305047">
          <w:rPr>
            <w:webHidden/>
          </w:rPr>
          <w:fldChar w:fldCharType="end"/>
        </w:r>
      </w:hyperlink>
    </w:p>
    <w:p w14:paraId="56E68D3A" w14:textId="064CCCEE" w:rsidR="00305047" w:rsidRDefault="00DD47E3">
      <w:pPr>
        <w:pStyle w:val="TOC1"/>
        <w:rPr>
          <w:rFonts w:asciiTheme="minorHAnsi" w:eastAsiaTheme="minorEastAsia" w:hAnsiTheme="minorHAnsi" w:cstheme="minorBidi"/>
          <w:color w:val="auto"/>
        </w:rPr>
      </w:pPr>
      <w:hyperlink w:anchor="_Toc63673094" w:history="1">
        <w:r w:rsidR="00305047" w:rsidRPr="00BA27A2">
          <w:rPr>
            <w:rStyle w:val="Hyperlink"/>
          </w:rPr>
          <w:t>Table 7.1.8: Pest and Weed Management Practices Used by Maize Farmers in the ZOI, in Total and by Farmers’ Sex and Age</w:t>
        </w:r>
        <w:r w:rsidR="00305047">
          <w:rPr>
            <w:webHidden/>
          </w:rPr>
          <w:tab/>
        </w:r>
        <w:r w:rsidR="00305047">
          <w:rPr>
            <w:webHidden/>
          </w:rPr>
          <w:fldChar w:fldCharType="begin"/>
        </w:r>
        <w:r w:rsidR="00305047">
          <w:rPr>
            <w:webHidden/>
          </w:rPr>
          <w:instrText xml:space="preserve"> PAGEREF _Toc63673094 \h </w:instrText>
        </w:r>
        <w:r w:rsidR="00305047">
          <w:rPr>
            <w:webHidden/>
          </w:rPr>
        </w:r>
        <w:r w:rsidR="00305047">
          <w:rPr>
            <w:webHidden/>
          </w:rPr>
          <w:fldChar w:fldCharType="separate"/>
        </w:r>
        <w:r w:rsidR="00305047">
          <w:rPr>
            <w:webHidden/>
          </w:rPr>
          <w:t>62</w:t>
        </w:r>
        <w:r w:rsidR="00305047">
          <w:rPr>
            <w:webHidden/>
          </w:rPr>
          <w:fldChar w:fldCharType="end"/>
        </w:r>
      </w:hyperlink>
    </w:p>
    <w:p w14:paraId="65C4CE53" w14:textId="78A66E61" w:rsidR="00305047" w:rsidRDefault="00DD47E3">
      <w:pPr>
        <w:pStyle w:val="TOC1"/>
        <w:rPr>
          <w:rFonts w:asciiTheme="minorHAnsi" w:eastAsiaTheme="minorEastAsia" w:hAnsiTheme="minorHAnsi" w:cstheme="minorBidi"/>
          <w:color w:val="auto"/>
        </w:rPr>
      </w:pPr>
      <w:hyperlink w:anchor="_Toc63673095" w:history="1">
        <w:r w:rsidR="00305047" w:rsidRPr="00BA27A2">
          <w:rPr>
            <w:rStyle w:val="Hyperlink"/>
          </w:rPr>
          <w:t>Table 7.1.9: Harvesting, Drying, and Shucking Methods Used by Maize Farmers in the ZOI, in Total and by Farmers’ Sex and Age</w:t>
        </w:r>
        <w:r w:rsidR="00305047">
          <w:rPr>
            <w:webHidden/>
          </w:rPr>
          <w:tab/>
        </w:r>
        <w:r w:rsidR="00305047">
          <w:rPr>
            <w:webHidden/>
          </w:rPr>
          <w:fldChar w:fldCharType="begin"/>
        </w:r>
        <w:r w:rsidR="00305047">
          <w:rPr>
            <w:webHidden/>
          </w:rPr>
          <w:instrText xml:space="preserve"> PAGEREF _Toc63673095 \h </w:instrText>
        </w:r>
        <w:r w:rsidR="00305047">
          <w:rPr>
            <w:webHidden/>
          </w:rPr>
        </w:r>
        <w:r w:rsidR="00305047">
          <w:rPr>
            <w:webHidden/>
          </w:rPr>
          <w:fldChar w:fldCharType="separate"/>
        </w:r>
        <w:r w:rsidR="00305047">
          <w:rPr>
            <w:webHidden/>
          </w:rPr>
          <w:t>63</w:t>
        </w:r>
        <w:r w:rsidR="00305047">
          <w:rPr>
            <w:webHidden/>
          </w:rPr>
          <w:fldChar w:fldCharType="end"/>
        </w:r>
      </w:hyperlink>
    </w:p>
    <w:p w14:paraId="4A2C2157" w14:textId="5D5BE755" w:rsidR="00305047" w:rsidRDefault="00DD47E3">
      <w:pPr>
        <w:pStyle w:val="TOC1"/>
        <w:rPr>
          <w:rFonts w:asciiTheme="minorHAnsi" w:eastAsiaTheme="minorEastAsia" w:hAnsiTheme="minorHAnsi" w:cstheme="minorBidi"/>
          <w:color w:val="auto"/>
        </w:rPr>
      </w:pPr>
      <w:hyperlink w:anchor="_Toc63673096" w:history="1">
        <w:r w:rsidR="00305047" w:rsidRPr="00BA27A2">
          <w:rPr>
            <w:rStyle w:val="Hyperlink"/>
          </w:rPr>
          <w:t>Table 7.1.10: Use of Crop Residues by Maize Farmers in the ZOI, in Total and by Farmers’ Sex and Age</w:t>
        </w:r>
        <w:r w:rsidR="00305047">
          <w:rPr>
            <w:webHidden/>
          </w:rPr>
          <w:tab/>
        </w:r>
        <w:r w:rsidR="00305047">
          <w:rPr>
            <w:webHidden/>
          </w:rPr>
          <w:fldChar w:fldCharType="begin"/>
        </w:r>
        <w:r w:rsidR="00305047">
          <w:rPr>
            <w:webHidden/>
          </w:rPr>
          <w:instrText xml:space="preserve"> PAGEREF _Toc63673096 \h </w:instrText>
        </w:r>
        <w:r w:rsidR="00305047">
          <w:rPr>
            <w:webHidden/>
          </w:rPr>
        </w:r>
        <w:r w:rsidR="00305047">
          <w:rPr>
            <w:webHidden/>
          </w:rPr>
          <w:fldChar w:fldCharType="separate"/>
        </w:r>
        <w:r w:rsidR="00305047">
          <w:rPr>
            <w:webHidden/>
          </w:rPr>
          <w:t>64</w:t>
        </w:r>
        <w:r w:rsidR="00305047">
          <w:rPr>
            <w:webHidden/>
          </w:rPr>
          <w:fldChar w:fldCharType="end"/>
        </w:r>
      </w:hyperlink>
    </w:p>
    <w:p w14:paraId="1A07E29F" w14:textId="72787380" w:rsidR="00305047" w:rsidRDefault="00DD47E3">
      <w:pPr>
        <w:pStyle w:val="TOC1"/>
        <w:rPr>
          <w:rFonts w:asciiTheme="minorHAnsi" w:eastAsiaTheme="minorEastAsia" w:hAnsiTheme="minorHAnsi" w:cstheme="minorBidi"/>
          <w:color w:val="auto"/>
        </w:rPr>
      </w:pPr>
      <w:hyperlink w:anchor="_Toc63673097" w:history="1">
        <w:r w:rsidR="00305047" w:rsidRPr="00BA27A2">
          <w:rPr>
            <w:rStyle w:val="Hyperlink"/>
          </w:rPr>
          <w:t>Table 7.1.11: Methods of Storing and Transporting Maize in the ZOI, in Total and by Farmers’ Sex and Age</w:t>
        </w:r>
        <w:r w:rsidR="00305047">
          <w:rPr>
            <w:webHidden/>
          </w:rPr>
          <w:tab/>
        </w:r>
        <w:r w:rsidR="00305047">
          <w:rPr>
            <w:webHidden/>
          </w:rPr>
          <w:fldChar w:fldCharType="begin"/>
        </w:r>
        <w:r w:rsidR="00305047">
          <w:rPr>
            <w:webHidden/>
          </w:rPr>
          <w:instrText xml:space="preserve"> PAGEREF _Toc63673097 \h </w:instrText>
        </w:r>
        <w:r w:rsidR="00305047">
          <w:rPr>
            <w:webHidden/>
          </w:rPr>
        </w:r>
        <w:r w:rsidR="00305047">
          <w:rPr>
            <w:webHidden/>
          </w:rPr>
          <w:fldChar w:fldCharType="separate"/>
        </w:r>
        <w:r w:rsidR="00305047">
          <w:rPr>
            <w:webHidden/>
          </w:rPr>
          <w:t>65</w:t>
        </w:r>
        <w:r w:rsidR="00305047">
          <w:rPr>
            <w:webHidden/>
          </w:rPr>
          <w:fldChar w:fldCharType="end"/>
        </w:r>
      </w:hyperlink>
    </w:p>
    <w:p w14:paraId="3B8DA356" w14:textId="7289DFBF" w:rsidR="00305047" w:rsidRDefault="00DD47E3">
      <w:pPr>
        <w:pStyle w:val="TOC1"/>
        <w:rPr>
          <w:rFonts w:asciiTheme="minorHAnsi" w:eastAsiaTheme="minorEastAsia" w:hAnsiTheme="minorHAnsi" w:cstheme="minorBidi"/>
          <w:color w:val="auto"/>
        </w:rPr>
      </w:pPr>
      <w:hyperlink w:anchor="_Toc63673098" w:history="1">
        <w:r w:rsidR="00305047" w:rsidRPr="00BA27A2">
          <w:rPr>
            <w:rStyle w:val="Hyperlink"/>
          </w:rPr>
          <w:t>Table 7.1.12:  Record Keeping, Training Received, and Main Information Sources among Maize Farmers in the ZOI, in Total and by Farmers’ Sex and Age</w:t>
        </w:r>
        <w:r w:rsidR="00305047">
          <w:rPr>
            <w:webHidden/>
          </w:rPr>
          <w:tab/>
        </w:r>
        <w:r w:rsidR="00305047">
          <w:rPr>
            <w:webHidden/>
          </w:rPr>
          <w:fldChar w:fldCharType="begin"/>
        </w:r>
        <w:r w:rsidR="00305047">
          <w:rPr>
            <w:webHidden/>
          </w:rPr>
          <w:instrText xml:space="preserve"> PAGEREF _Toc63673098 \h </w:instrText>
        </w:r>
        <w:r w:rsidR="00305047">
          <w:rPr>
            <w:webHidden/>
          </w:rPr>
        </w:r>
        <w:r w:rsidR="00305047">
          <w:rPr>
            <w:webHidden/>
          </w:rPr>
          <w:fldChar w:fldCharType="separate"/>
        </w:r>
        <w:r w:rsidR="00305047">
          <w:rPr>
            <w:webHidden/>
          </w:rPr>
          <w:t>65</w:t>
        </w:r>
        <w:r w:rsidR="00305047">
          <w:rPr>
            <w:webHidden/>
          </w:rPr>
          <w:fldChar w:fldCharType="end"/>
        </w:r>
      </w:hyperlink>
    </w:p>
    <w:p w14:paraId="43BFEF36" w14:textId="05BE4155" w:rsidR="00305047" w:rsidRDefault="00DD47E3">
      <w:pPr>
        <w:pStyle w:val="TOC1"/>
        <w:rPr>
          <w:rFonts w:asciiTheme="minorHAnsi" w:eastAsiaTheme="minorEastAsia" w:hAnsiTheme="minorHAnsi" w:cstheme="minorBidi"/>
          <w:color w:val="auto"/>
        </w:rPr>
      </w:pPr>
      <w:hyperlink w:anchor="_Toc63673099" w:history="1">
        <w:r w:rsidR="00305047" w:rsidRPr="00BA27A2">
          <w:rPr>
            <w:rStyle w:val="Hyperlink"/>
          </w:rPr>
          <w:t>Table 7.1.13: Percent Distribution of Who Made Key Maize Production Decisions in the ZOI, by Farmers’ Sex</w:t>
        </w:r>
        <w:r w:rsidR="00305047">
          <w:rPr>
            <w:webHidden/>
          </w:rPr>
          <w:tab/>
        </w:r>
        <w:r w:rsidR="00305047">
          <w:rPr>
            <w:webHidden/>
          </w:rPr>
          <w:fldChar w:fldCharType="begin"/>
        </w:r>
        <w:r w:rsidR="00305047">
          <w:rPr>
            <w:webHidden/>
          </w:rPr>
          <w:instrText xml:space="preserve"> PAGEREF _Toc63673099 \h </w:instrText>
        </w:r>
        <w:r w:rsidR="00305047">
          <w:rPr>
            <w:webHidden/>
          </w:rPr>
        </w:r>
        <w:r w:rsidR="00305047">
          <w:rPr>
            <w:webHidden/>
          </w:rPr>
          <w:fldChar w:fldCharType="separate"/>
        </w:r>
        <w:r w:rsidR="00305047">
          <w:rPr>
            <w:webHidden/>
          </w:rPr>
          <w:t>66</w:t>
        </w:r>
        <w:r w:rsidR="00305047">
          <w:rPr>
            <w:webHidden/>
          </w:rPr>
          <w:fldChar w:fldCharType="end"/>
        </w:r>
      </w:hyperlink>
    </w:p>
    <w:p w14:paraId="3548C3B5" w14:textId="6958D6A4" w:rsidR="00305047" w:rsidRDefault="00DD47E3">
      <w:pPr>
        <w:pStyle w:val="TOC1"/>
        <w:rPr>
          <w:rFonts w:asciiTheme="minorHAnsi" w:eastAsiaTheme="minorEastAsia" w:hAnsiTheme="minorHAnsi" w:cstheme="minorBidi"/>
          <w:color w:val="auto"/>
        </w:rPr>
      </w:pPr>
      <w:hyperlink w:anchor="_Toc63673100" w:history="1">
        <w:r w:rsidR="00305047" w:rsidRPr="00BA27A2">
          <w:rPr>
            <w:rStyle w:val="Hyperlink"/>
          </w:rPr>
          <w:t>Table 7.1.14: Percentage of Maize Farmers in the ZOI Who Applied One or More Promoted Improved Management Practices and Technologies by Category, in Total and by Farmers’ Sex and Age</w:t>
        </w:r>
        <w:r w:rsidR="00305047">
          <w:rPr>
            <w:webHidden/>
          </w:rPr>
          <w:tab/>
        </w:r>
        <w:r w:rsidR="00305047">
          <w:rPr>
            <w:webHidden/>
          </w:rPr>
          <w:fldChar w:fldCharType="begin"/>
        </w:r>
        <w:r w:rsidR="00305047">
          <w:rPr>
            <w:webHidden/>
          </w:rPr>
          <w:instrText xml:space="preserve"> PAGEREF _Toc63673100 \h </w:instrText>
        </w:r>
        <w:r w:rsidR="00305047">
          <w:rPr>
            <w:webHidden/>
          </w:rPr>
        </w:r>
        <w:r w:rsidR="00305047">
          <w:rPr>
            <w:webHidden/>
          </w:rPr>
          <w:fldChar w:fldCharType="separate"/>
        </w:r>
        <w:r w:rsidR="00305047">
          <w:rPr>
            <w:webHidden/>
          </w:rPr>
          <w:t>67</w:t>
        </w:r>
        <w:r w:rsidR="00305047">
          <w:rPr>
            <w:webHidden/>
          </w:rPr>
          <w:fldChar w:fldCharType="end"/>
        </w:r>
      </w:hyperlink>
    </w:p>
    <w:p w14:paraId="4388CF78" w14:textId="1087DF4E" w:rsidR="00305047" w:rsidRDefault="00DD47E3">
      <w:pPr>
        <w:pStyle w:val="TOC1"/>
        <w:rPr>
          <w:rFonts w:asciiTheme="minorHAnsi" w:eastAsiaTheme="minorEastAsia" w:hAnsiTheme="minorHAnsi" w:cstheme="minorBidi"/>
          <w:color w:val="auto"/>
        </w:rPr>
      </w:pPr>
      <w:hyperlink w:anchor="_Toc63673101" w:history="1">
        <w:r w:rsidR="00305047" w:rsidRPr="00BA27A2">
          <w:rPr>
            <w:rStyle w:val="Hyperlink"/>
          </w:rPr>
          <w:t>Table 7.1.15: Percent Distribution of Maize Farmers by Number of Promoted Improved Management Practices and Technologies Used in the ZOI, in Total and by Farmers’ Sex and Age</w:t>
        </w:r>
        <w:r w:rsidR="00305047">
          <w:rPr>
            <w:webHidden/>
          </w:rPr>
          <w:tab/>
        </w:r>
        <w:r w:rsidR="00305047">
          <w:rPr>
            <w:webHidden/>
          </w:rPr>
          <w:fldChar w:fldCharType="begin"/>
        </w:r>
        <w:r w:rsidR="00305047">
          <w:rPr>
            <w:webHidden/>
          </w:rPr>
          <w:instrText xml:space="preserve"> PAGEREF _Toc63673101 \h </w:instrText>
        </w:r>
        <w:r w:rsidR="00305047">
          <w:rPr>
            <w:webHidden/>
          </w:rPr>
        </w:r>
        <w:r w:rsidR="00305047">
          <w:rPr>
            <w:webHidden/>
          </w:rPr>
          <w:fldChar w:fldCharType="separate"/>
        </w:r>
        <w:r w:rsidR="00305047">
          <w:rPr>
            <w:webHidden/>
          </w:rPr>
          <w:t>68</w:t>
        </w:r>
        <w:r w:rsidR="00305047">
          <w:rPr>
            <w:webHidden/>
          </w:rPr>
          <w:fldChar w:fldCharType="end"/>
        </w:r>
      </w:hyperlink>
    </w:p>
    <w:p w14:paraId="728C0AD4" w14:textId="5950493B" w:rsidR="00305047" w:rsidRDefault="00DD47E3">
      <w:pPr>
        <w:pStyle w:val="TOC1"/>
        <w:rPr>
          <w:rFonts w:asciiTheme="minorHAnsi" w:eastAsiaTheme="minorEastAsia" w:hAnsiTheme="minorHAnsi" w:cstheme="minorBidi"/>
          <w:color w:val="auto"/>
        </w:rPr>
      </w:pPr>
      <w:hyperlink w:anchor="_Toc63673102" w:history="1">
        <w:r w:rsidR="00305047" w:rsidRPr="00BA27A2">
          <w:rPr>
            <w:rStyle w:val="Hyperlink"/>
          </w:rPr>
          <w:t>Table 7.1.16: Maize Yield in the ZOI during the Season Preceding the Survey, by Farm Size and Farmers’ Sex and Age</w:t>
        </w:r>
        <w:r w:rsidR="00305047">
          <w:rPr>
            <w:webHidden/>
          </w:rPr>
          <w:tab/>
        </w:r>
        <w:r w:rsidR="00305047">
          <w:rPr>
            <w:webHidden/>
          </w:rPr>
          <w:fldChar w:fldCharType="begin"/>
        </w:r>
        <w:r w:rsidR="00305047">
          <w:rPr>
            <w:webHidden/>
          </w:rPr>
          <w:instrText xml:space="preserve"> PAGEREF _Toc63673102 \h </w:instrText>
        </w:r>
        <w:r w:rsidR="00305047">
          <w:rPr>
            <w:webHidden/>
          </w:rPr>
        </w:r>
        <w:r w:rsidR="00305047">
          <w:rPr>
            <w:webHidden/>
          </w:rPr>
          <w:fldChar w:fldCharType="separate"/>
        </w:r>
        <w:r w:rsidR="00305047">
          <w:rPr>
            <w:webHidden/>
          </w:rPr>
          <w:t>69</w:t>
        </w:r>
        <w:r w:rsidR="00305047">
          <w:rPr>
            <w:webHidden/>
          </w:rPr>
          <w:fldChar w:fldCharType="end"/>
        </w:r>
      </w:hyperlink>
    </w:p>
    <w:p w14:paraId="018857DD" w14:textId="491C6AF8" w:rsidR="00305047" w:rsidRDefault="00DD47E3">
      <w:pPr>
        <w:pStyle w:val="TOC1"/>
        <w:rPr>
          <w:rFonts w:asciiTheme="minorHAnsi" w:eastAsiaTheme="minorEastAsia" w:hAnsiTheme="minorHAnsi" w:cstheme="minorBidi"/>
          <w:color w:val="auto"/>
        </w:rPr>
      </w:pPr>
      <w:hyperlink w:anchor="_Toc63673103" w:history="1">
        <w:r w:rsidR="00305047" w:rsidRPr="00BA27A2">
          <w:rPr>
            <w:rStyle w:val="Hyperlink"/>
          </w:rPr>
          <w:t>Table 7.1.17: Average Amount of Maize in Kilograms Consumed by Farmers’ Own Households and Sold by Farmers in the ZOI by Farm Size, in Total and by Farmers’ Sex and Age</w:t>
        </w:r>
        <w:r w:rsidR="00305047">
          <w:rPr>
            <w:webHidden/>
          </w:rPr>
          <w:tab/>
        </w:r>
        <w:r w:rsidR="00305047">
          <w:rPr>
            <w:webHidden/>
          </w:rPr>
          <w:fldChar w:fldCharType="begin"/>
        </w:r>
        <w:r w:rsidR="00305047">
          <w:rPr>
            <w:webHidden/>
          </w:rPr>
          <w:instrText xml:space="preserve"> PAGEREF _Toc63673103 \h </w:instrText>
        </w:r>
        <w:r w:rsidR="00305047">
          <w:rPr>
            <w:webHidden/>
          </w:rPr>
        </w:r>
        <w:r w:rsidR="00305047">
          <w:rPr>
            <w:webHidden/>
          </w:rPr>
          <w:fldChar w:fldCharType="separate"/>
        </w:r>
        <w:r w:rsidR="00305047">
          <w:rPr>
            <w:webHidden/>
          </w:rPr>
          <w:t>70</w:t>
        </w:r>
        <w:r w:rsidR="00305047">
          <w:rPr>
            <w:webHidden/>
          </w:rPr>
          <w:fldChar w:fldCharType="end"/>
        </w:r>
      </w:hyperlink>
    </w:p>
    <w:p w14:paraId="669F5BAD" w14:textId="59A0BAE3" w:rsidR="00305047" w:rsidRDefault="00DD47E3">
      <w:pPr>
        <w:pStyle w:val="TOC1"/>
        <w:rPr>
          <w:rFonts w:asciiTheme="minorHAnsi" w:eastAsiaTheme="minorEastAsia" w:hAnsiTheme="minorHAnsi" w:cstheme="minorBidi"/>
          <w:color w:val="auto"/>
        </w:rPr>
      </w:pPr>
      <w:hyperlink w:anchor="_Toc63673104" w:history="1">
        <w:r w:rsidR="00305047" w:rsidRPr="00BA27A2">
          <w:rPr>
            <w:rStyle w:val="Hyperlink"/>
          </w:rPr>
          <w:t>Table 7.1.18: Main Buyers of Maize Produced in the ZOI by Farm Size, in Total and by Farmers’ Sex and Age</w:t>
        </w:r>
        <w:r w:rsidR="00305047">
          <w:rPr>
            <w:webHidden/>
          </w:rPr>
          <w:tab/>
        </w:r>
        <w:r w:rsidR="00305047">
          <w:rPr>
            <w:webHidden/>
          </w:rPr>
          <w:fldChar w:fldCharType="begin"/>
        </w:r>
        <w:r w:rsidR="00305047">
          <w:rPr>
            <w:webHidden/>
          </w:rPr>
          <w:instrText xml:space="preserve"> PAGEREF _Toc63673104 \h </w:instrText>
        </w:r>
        <w:r w:rsidR="00305047">
          <w:rPr>
            <w:webHidden/>
          </w:rPr>
        </w:r>
        <w:r w:rsidR="00305047">
          <w:rPr>
            <w:webHidden/>
          </w:rPr>
          <w:fldChar w:fldCharType="separate"/>
        </w:r>
        <w:r w:rsidR="00305047">
          <w:rPr>
            <w:webHidden/>
          </w:rPr>
          <w:t>71</w:t>
        </w:r>
        <w:r w:rsidR="00305047">
          <w:rPr>
            <w:webHidden/>
          </w:rPr>
          <w:fldChar w:fldCharType="end"/>
        </w:r>
      </w:hyperlink>
    </w:p>
    <w:p w14:paraId="0A8CE401" w14:textId="64DE3BBC" w:rsidR="00305047" w:rsidRDefault="00DD47E3">
      <w:pPr>
        <w:pStyle w:val="TOC1"/>
        <w:rPr>
          <w:rFonts w:asciiTheme="minorHAnsi" w:eastAsiaTheme="minorEastAsia" w:hAnsiTheme="minorHAnsi" w:cstheme="minorBidi"/>
          <w:color w:val="auto"/>
        </w:rPr>
      </w:pPr>
      <w:hyperlink w:anchor="_Toc63673105" w:history="1">
        <w:r w:rsidR="00305047" w:rsidRPr="00BA27A2">
          <w:rPr>
            <w:rStyle w:val="Hyperlink"/>
          </w:rPr>
          <w:t>Table 7.1.19: Soil Texture by Soil Horizon in Maize Plots in the ZOI</w:t>
        </w:r>
        <w:r w:rsidR="00305047">
          <w:rPr>
            <w:webHidden/>
          </w:rPr>
          <w:tab/>
        </w:r>
        <w:r w:rsidR="00305047">
          <w:rPr>
            <w:webHidden/>
          </w:rPr>
          <w:fldChar w:fldCharType="begin"/>
        </w:r>
        <w:r w:rsidR="00305047">
          <w:rPr>
            <w:webHidden/>
          </w:rPr>
          <w:instrText xml:space="preserve"> PAGEREF _Toc63673105 \h </w:instrText>
        </w:r>
        <w:r w:rsidR="00305047">
          <w:rPr>
            <w:webHidden/>
          </w:rPr>
        </w:r>
        <w:r w:rsidR="00305047">
          <w:rPr>
            <w:webHidden/>
          </w:rPr>
          <w:fldChar w:fldCharType="separate"/>
        </w:r>
        <w:r w:rsidR="00305047">
          <w:rPr>
            <w:webHidden/>
          </w:rPr>
          <w:t>72</w:t>
        </w:r>
        <w:r w:rsidR="00305047">
          <w:rPr>
            <w:webHidden/>
          </w:rPr>
          <w:fldChar w:fldCharType="end"/>
        </w:r>
      </w:hyperlink>
    </w:p>
    <w:p w14:paraId="5A13A55F" w14:textId="2BDF1A35" w:rsidR="00305047" w:rsidRDefault="00DD47E3">
      <w:pPr>
        <w:pStyle w:val="TOC1"/>
        <w:rPr>
          <w:rFonts w:asciiTheme="minorHAnsi" w:eastAsiaTheme="minorEastAsia" w:hAnsiTheme="minorHAnsi" w:cstheme="minorBidi"/>
          <w:color w:val="auto"/>
        </w:rPr>
      </w:pPr>
      <w:hyperlink w:anchor="_Toc63673106" w:history="1">
        <w:r w:rsidR="00305047" w:rsidRPr="00BA27A2">
          <w:rPr>
            <w:rStyle w:val="Hyperlink"/>
          </w:rPr>
          <w:t>Table 7.1.20: Rock Fragment Percentage by Soil Horizon in Maize Plots in the ZOI</w:t>
        </w:r>
        <w:r w:rsidR="00305047">
          <w:rPr>
            <w:webHidden/>
          </w:rPr>
          <w:tab/>
        </w:r>
        <w:r w:rsidR="00305047">
          <w:rPr>
            <w:webHidden/>
          </w:rPr>
          <w:fldChar w:fldCharType="begin"/>
        </w:r>
        <w:r w:rsidR="00305047">
          <w:rPr>
            <w:webHidden/>
          </w:rPr>
          <w:instrText xml:space="preserve"> PAGEREF _Toc63673106 \h </w:instrText>
        </w:r>
        <w:r w:rsidR="00305047">
          <w:rPr>
            <w:webHidden/>
          </w:rPr>
        </w:r>
        <w:r w:rsidR="00305047">
          <w:rPr>
            <w:webHidden/>
          </w:rPr>
          <w:fldChar w:fldCharType="separate"/>
        </w:r>
        <w:r w:rsidR="00305047">
          <w:rPr>
            <w:webHidden/>
          </w:rPr>
          <w:t>73</w:t>
        </w:r>
        <w:r w:rsidR="00305047">
          <w:rPr>
            <w:webHidden/>
          </w:rPr>
          <w:fldChar w:fldCharType="end"/>
        </w:r>
      </w:hyperlink>
    </w:p>
    <w:p w14:paraId="3EBC1164" w14:textId="4C7FB568" w:rsidR="00305047" w:rsidRDefault="00DD47E3">
      <w:pPr>
        <w:pStyle w:val="TOC1"/>
        <w:rPr>
          <w:rFonts w:asciiTheme="minorHAnsi" w:eastAsiaTheme="minorEastAsia" w:hAnsiTheme="minorHAnsi" w:cstheme="minorBidi"/>
          <w:color w:val="auto"/>
        </w:rPr>
      </w:pPr>
      <w:hyperlink w:anchor="_Toc63673107" w:history="1">
        <w:r w:rsidR="00305047" w:rsidRPr="00BA27A2">
          <w:rPr>
            <w:rStyle w:val="Hyperlink"/>
          </w:rPr>
          <w:t>Table 7.1.21: Percentage of Maize Plots and Average Maize Yield in the ZOI by Land Capability Classification</w:t>
        </w:r>
        <w:r w:rsidR="00305047">
          <w:rPr>
            <w:webHidden/>
          </w:rPr>
          <w:tab/>
        </w:r>
        <w:r w:rsidR="00305047">
          <w:rPr>
            <w:webHidden/>
          </w:rPr>
          <w:fldChar w:fldCharType="begin"/>
        </w:r>
        <w:r w:rsidR="00305047">
          <w:rPr>
            <w:webHidden/>
          </w:rPr>
          <w:instrText xml:space="preserve"> PAGEREF _Toc63673107 \h </w:instrText>
        </w:r>
        <w:r w:rsidR="00305047">
          <w:rPr>
            <w:webHidden/>
          </w:rPr>
        </w:r>
        <w:r w:rsidR="00305047">
          <w:rPr>
            <w:webHidden/>
          </w:rPr>
          <w:fldChar w:fldCharType="separate"/>
        </w:r>
        <w:r w:rsidR="00305047">
          <w:rPr>
            <w:webHidden/>
          </w:rPr>
          <w:t>73</w:t>
        </w:r>
        <w:r w:rsidR="00305047">
          <w:rPr>
            <w:webHidden/>
          </w:rPr>
          <w:fldChar w:fldCharType="end"/>
        </w:r>
      </w:hyperlink>
    </w:p>
    <w:p w14:paraId="4FF40809" w14:textId="107B196C" w:rsidR="00305047" w:rsidRDefault="00DD47E3">
      <w:pPr>
        <w:pStyle w:val="TOC1"/>
        <w:rPr>
          <w:rFonts w:asciiTheme="minorHAnsi" w:eastAsiaTheme="minorEastAsia" w:hAnsiTheme="minorHAnsi" w:cstheme="minorBidi"/>
          <w:color w:val="auto"/>
        </w:rPr>
      </w:pPr>
      <w:hyperlink w:anchor="_Toc63673108" w:history="1">
        <w:r w:rsidR="00305047" w:rsidRPr="00BA27A2">
          <w:rPr>
            <w:rStyle w:val="Hyperlink"/>
          </w:rPr>
          <w:t xml:space="preserve">Table 7.1.22: Percentage of Maize Farmers in the ZOI with One or More Plots that Meet Each Land </w:t>
        </w:r>
        <w:r w:rsidR="00305047" w:rsidRPr="00BA27A2">
          <w:rPr>
            <w:rStyle w:val="Hyperlink"/>
          </w:rPr>
          <w:lastRenderedPageBreak/>
          <w:t>Capability Classification Criteria</w:t>
        </w:r>
        <w:r w:rsidR="00305047">
          <w:rPr>
            <w:webHidden/>
          </w:rPr>
          <w:tab/>
        </w:r>
        <w:r w:rsidR="00305047">
          <w:rPr>
            <w:webHidden/>
          </w:rPr>
          <w:fldChar w:fldCharType="begin"/>
        </w:r>
        <w:r w:rsidR="00305047">
          <w:rPr>
            <w:webHidden/>
          </w:rPr>
          <w:instrText xml:space="preserve"> PAGEREF _Toc63673108 \h </w:instrText>
        </w:r>
        <w:r w:rsidR="00305047">
          <w:rPr>
            <w:webHidden/>
          </w:rPr>
        </w:r>
        <w:r w:rsidR="00305047">
          <w:rPr>
            <w:webHidden/>
          </w:rPr>
          <w:fldChar w:fldCharType="separate"/>
        </w:r>
        <w:r w:rsidR="00305047">
          <w:rPr>
            <w:webHidden/>
          </w:rPr>
          <w:t>74</w:t>
        </w:r>
        <w:r w:rsidR="00305047">
          <w:rPr>
            <w:webHidden/>
          </w:rPr>
          <w:fldChar w:fldCharType="end"/>
        </w:r>
      </w:hyperlink>
    </w:p>
    <w:p w14:paraId="5FE531E3" w14:textId="7E0B120C" w:rsidR="00305047" w:rsidRDefault="00DD47E3">
      <w:pPr>
        <w:pStyle w:val="TOC1"/>
        <w:rPr>
          <w:rFonts w:asciiTheme="minorHAnsi" w:eastAsiaTheme="minorEastAsia" w:hAnsiTheme="minorHAnsi" w:cstheme="minorBidi"/>
          <w:color w:val="auto"/>
        </w:rPr>
      </w:pPr>
      <w:hyperlink w:anchor="_Toc63673109" w:history="1">
        <w:r w:rsidR="00305047" w:rsidRPr="00BA27A2">
          <w:rPr>
            <w:rStyle w:val="Hyperlink"/>
          </w:rPr>
          <w:t>Table 7.2.1: Age and Education of Fishpond Farmers in the ZOI, in Total and by Farmers’ Sex</w:t>
        </w:r>
        <w:r w:rsidR="00305047">
          <w:rPr>
            <w:webHidden/>
          </w:rPr>
          <w:tab/>
        </w:r>
        <w:r w:rsidR="00305047">
          <w:rPr>
            <w:webHidden/>
          </w:rPr>
          <w:fldChar w:fldCharType="begin"/>
        </w:r>
        <w:r w:rsidR="00305047">
          <w:rPr>
            <w:webHidden/>
          </w:rPr>
          <w:instrText xml:space="preserve"> PAGEREF _Toc63673109 \h </w:instrText>
        </w:r>
        <w:r w:rsidR="00305047">
          <w:rPr>
            <w:webHidden/>
          </w:rPr>
        </w:r>
        <w:r w:rsidR="00305047">
          <w:rPr>
            <w:webHidden/>
          </w:rPr>
          <w:fldChar w:fldCharType="separate"/>
        </w:r>
        <w:r w:rsidR="00305047">
          <w:rPr>
            <w:webHidden/>
          </w:rPr>
          <w:t>78</w:t>
        </w:r>
        <w:r w:rsidR="00305047">
          <w:rPr>
            <w:webHidden/>
          </w:rPr>
          <w:fldChar w:fldCharType="end"/>
        </w:r>
      </w:hyperlink>
    </w:p>
    <w:p w14:paraId="76B7AB87" w14:textId="5C72E0BA" w:rsidR="00305047" w:rsidRDefault="00DD47E3">
      <w:pPr>
        <w:pStyle w:val="TOC1"/>
        <w:rPr>
          <w:rFonts w:asciiTheme="minorHAnsi" w:eastAsiaTheme="minorEastAsia" w:hAnsiTheme="minorHAnsi" w:cstheme="minorBidi"/>
          <w:color w:val="auto"/>
        </w:rPr>
      </w:pPr>
      <w:hyperlink w:anchor="_Toc63673110" w:history="1">
        <w:r w:rsidR="00305047" w:rsidRPr="00BA27A2">
          <w:rPr>
            <w:rStyle w:val="Hyperlink"/>
          </w:rPr>
          <w:t>Table 7.2.2: Reasons for Raising Fish in Fishponds in the ZOI, in Total and by Farmers’ Sex and Age</w:t>
        </w:r>
        <w:r w:rsidR="00305047">
          <w:rPr>
            <w:webHidden/>
          </w:rPr>
          <w:tab/>
        </w:r>
        <w:r w:rsidR="00305047">
          <w:rPr>
            <w:webHidden/>
          </w:rPr>
          <w:fldChar w:fldCharType="begin"/>
        </w:r>
        <w:r w:rsidR="00305047">
          <w:rPr>
            <w:webHidden/>
          </w:rPr>
          <w:instrText xml:space="preserve"> PAGEREF _Toc63673110 \h </w:instrText>
        </w:r>
        <w:r w:rsidR="00305047">
          <w:rPr>
            <w:webHidden/>
          </w:rPr>
        </w:r>
        <w:r w:rsidR="00305047">
          <w:rPr>
            <w:webHidden/>
          </w:rPr>
          <w:fldChar w:fldCharType="separate"/>
        </w:r>
        <w:r w:rsidR="00305047">
          <w:rPr>
            <w:webHidden/>
          </w:rPr>
          <w:t>79</w:t>
        </w:r>
        <w:r w:rsidR="00305047">
          <w:rPr>
            <w:webHidden/>
          </w:rPr>
          <w:fldChar w:fldCharType="end"/>
        </w:r>
      </w:hyperlink>
    </w:p>
    <w:p w14:paraId="7F3C409E" w14:textId="65244DE6" w:rsidR="00305047" w:rsidRDefault="00DD47E3">
      <w:pPr>
        <w:pStyle w:val="TOC1"/>
        <w:rPr>
          <w:rFonts w:asciiTheme="minorHAnsi" w:eastAsiaTheme="minorEastAsia" w:hAnsiTheme="minorHAnsi" w:cstheme="minorBidi"/>
          <w:color w:val="auto"/>
        </w:rPr>
      </w:pPr>
      <w:hyperlink w:anchor="_Toc63673111" w:history="1">
        <w:r w:rsidR="00305047" w:rsidRPr="00BA27A2">
          <w:rPr>
            <w:rStyle w:val="Hyperlink"/>
          </w:rPr>
          <w:t>Table 7.2.3: Average Number of Fish, Type of Fish, Main Source of Fish, and Type of Ponds Used by Fishpond Farmers in the ZOI, in Total and by Farmers’ Sex and Age</w:t>
        </w:r>
        <w:r w:rsidR="00305047">
          <w:rPr>
            <w:webHidden/>
          </w:rPr>
          <w:tab/>
        </w:r>
        <w:r w:rsidR="00305047">
          <w:rPr>
            <w:webHidden/>
          </w:rPr>
          <w:fldChar w:fldCharType="begin"/>
        </w:r>
        <w:r w:rsidR="00305047">
          <w:rPr>
            <w:webHidden/>
          </w:rPr>
          <w:instrText xml:space="preserve"> PAGEREF _Toc63673111 \h </w:instrText>
        </w:r>
        <w:r w:rsidR="00305047">
          <w:rPr>
            <w:webHidden/>
          </w:rPr>
        </w:r>
        <w:r w:rsidR="00305047">
          <w:rPr>
            <w:webHidden/>
          </w:rPr>
          <w:fldChar w:fldCharType="separate"/>
        </w:r>
        <w:r w:rsidR="00305047">
          <w:rPr>
            <w:webHidden/>
          </w:rPr>
          <w:t>80</w:t>
        </w:r>
        <w:r w:rsidR="00305047">
          <w:rPr>
            <w:webHidden/>
          </w:rPr>
          <w:fldChar w:fldCharType="end"/>
        </w:r>
      </w:hyperlink>
    </w:p>
    <w:p w14:paraId="4587E0DD" w14:textId="7544D804" w:rsidR="00305047" w:rsidRDefault="00DD47E3">
      <w:pPr>
        <w:pStyle w:val="TOC1"/>
        <w:rPr>
          <w:rFonts w:asciiTheme="minorHAnsi" w:eastAsiaTheme="minorEastAsia" w:hAnsiTheme="minorHAnsi" w:cstheme="minorBidi"/>
          <w:color w:val="auto"/>
        </w:rPr>
      </w:pPr>
      <w:hyperlink w:anchor="_Toc63673112" w:history="1">
        <w:r w:rsidR="00305047" w:rsidRPr="00BA27A2">
          <w:rPr>
            <w:rStyle w:val="Hyperlink"/>
          </w:rPr>
          <w:t>Table 7.2.4: Supplemental Feed Use and Sources in the ZOI, in Total and by Fishpond Farmers’ Sex and Age</w:t>
        </w:r>
        <w:r w:rsidR="00305047">
          <w:rPr>
            <w:webHidden/>
          </w:rPr>
          <w:tab/>
        </w:r>
        <w:r w:rsidR="00305047">
          <w:rPr>
            <w:webHidden/>
          </w:rPr>
          <w:fldChar w:fldCharType="begin"/>
        </w:r>
        <w:r w:rsidR="00305047">
          <w:rPr>
            <w:webHidden/>
          </w:rPr>
          <w:instrText xml:space="preserve"> PAGEREF _Toc63673112 \h </w:instrText>
        </w:r>
        <w:r w:rsidR="00305047">
          <w:rPr>
            <w:webHidden/>
          </w:rPr>
        </w:r>
        <w:r w:rsidR="00305047">
          <w:rPr>
            <w:webHidden/>
          </w:rPr>
          <w:fldChar w:fldCharType="separate"/>
        </w:r>
        <w:r w:rsidR="00305047">
          <w:rPr>
            <w:webHidden/>
          </w:rPr>
          <w:t>81</w:t>
        </w:r>
        <w:r w:rsidR="00305047">
          <w:rPr>
            <w:webHidden/>
          </w:rPr>
          <w:fldChar w:fldCharType="end"/>
        </w:r>
      </w:hyperlink>
    </w:p>
    <w:p w14:paraId="08CA54AE" w14:textId="23662D65" w:rsidR="00305047" w:rsidRDefault="00DD47E3">
      <w:pPr>
        <w:pStyle w:val="TOC1"/>
        <w:rPr>
          <w:rFonts w:asciiTheme="minorHAnsi" w:eastAsiaTheme="minorEastAsia" w:hAnsiTheme="minorHAnsi" w:cstheme="minorBidi"/>
          <w:color w:val="auto"/>
        </w:rPr>
      </w:pPr>
      <w:hyperlink w:anchor="_Toc63673113" w:history="1">
        <w:r w:rsidR="00305047" w:rsidRPr="00BA27A2">
          <w:rPr>
            <w:rStyle w:val="Hyperlink"/>
          </w:rPr>
          <w:t>Table 7.2.5: Manure Use and Sources in the ZOI, in Total and by Fishpond Farmers’ Sex and Age</w:t>
        </w:r>
        <w:r w:rsidR="00305047">
          <w:rPr>
            <w:webHidden/>
          </w:rPr>
          <w:tab/>
        </w:r>
        <w:r w:rsidR="00305047">
          <w:rPr>
            <w:webHidden/>
          </w:rPr>
          <w:fldChar w:fldCharType="begin"/>
        </w:r>
        <w:r w:rsidR="00305047">
          <w:rPr>
            <w:webHidden/>
          </w:rPr>
          <w:instrText xml:space="preserve"> PAGEREF _Toc63673113 \h </w:instrText>
        </w:r>
        <w:r w:rsidR="00305047">
          <w:rPr>
            <w:webHidden/>
          </w:rPr>
        </w:r>
        <w:r w:rsidR="00305047">
          <w:rPr>
            <w:webHidden/>
          </w:rPr>
          <w:fldChar w:fldCharType="separate"/>
        </w:r>
        <w:r w:rsidR="00305047">
          <w:rPr>
            <w:webHidden/>
          </w:rPr>
          <w:t>81</w:t>
        </w:r>
        <w:r w:rsidR="00305047">
          <w:rPr>
            <w:webHidden/>
          </w:rPr>
          <w:fldChar w:fldCharType="end"/>
        </w:r>
      </w:hyperlink>
    </w:p>
    <w:p w14:paraId="551F5B3F" w14:textId="340C4272" w:rsidR="00305047" w:rsidRDefault="00DD47E3">
      <w:pPr>
        <w:pStyle w:val="TOC1"/>
        <w:rPr>
          <w:rFonts w:asciiTheme="minorHAnsi" w:eastAsiaTheme="minorEastAsia" w:hAnsiTheme="minorHAnsi" w:cstheme="minorBidi"/>
          <w:color w:val="auto"/>
        </w:rPr>
      </w:pPr>
      <w:hyperlink w:anchor="_Toc63673114" w:history="1">
        <w:r w:rsidR="00305047" w:rsidRPr="00BA27A2">
          <w:rPr>
            <w:rStyle w:val="Hyperlink"/>
          </w:rPr>
          <w:t>Table 7.2.6: Hormone Practices Used by Fishpond Farmers in the ZOI, in Total and by Farmers’ Sex and Age</w:t>
        </w:r>
        <w:r w:rsidR="00305047">
          <w:rPr>
            <w:webHidden/>
          </w:rPr>
          <w:tab/>
        </w:r>
        <w:r w:rsidR="00305047">
          <w:rPr>
            <w:webHidden/>
          </w:rPr>
          <w:fldChar w:fldCharType="begin"/>
        </w:r>
        <w:r w:rsidR="00305047">
          <w:rPr>
            <w:webHidden/>
          </w:rPr>
          <w:instrText xml:space="preserve"> PAGEREF _Toc63673114 \h </w:instrText>
        </w:r>
        <w:r w:rsidR="00305047">
          <w:rPr>
            <w:webHidden/>
          </w:rPr>
        </w:r>
        <w:r w:rsidR="00305047">
          <w:rPr>
            <w:webHidden/>
          </w:rPr>
          <w:fldChar w:fldCharType="separate"/>
        </w:r>
        <w:r w:rsidR="00305047">
          <w:rPr>
            <w:webHidden/>
          </w:rPr>
          <w:t>82</w:t>
        </w:r>
        <w:r w:rsidR="00305047">
          <w:rPr>
            <w:webHidden/>
          </w:rPr>
          <w:fldChar w:fldCharType="end"/>
        </w:r>
      </w:hyperlink>
    </w:p>
    <w:p w14:paraId="2EFC5708" w14:textId="180C453B" w:rsidR="00305047" w:rsidRDefault="00DD47E3">
      <w:pPr>
        <w:pStyle w:val="TOC1"/>
        <w:rPr>
          <w:rFonts w:asciiTheme="minorHAnsi" w:eastAsiaTheme="minorEastAsia" w:hAnsiTheme="minorHAnsi" w:cstheme="minorBidi"/>
          <w:color w:val="auto"/>
        </w:rPr>
      </w:pPr>
      <w:hyperlink w:anchor="_Toc63673115" w:history="1">
        <w:r w:rsidR="00305047" w:rsidRPr="00BA27A2">
          <w:rPr>
            <w:rStyle w:val="Hyperlink"/>
          </w:rPr>
          <w:t>Table 7.2.7: Disease Control Methods Used by Fishpond Farmers in the ZOI, in Total and by Farmers’ Sex and Age</w:t>
        </w:r>
        <w:r w:rsidR="00305047">
          <w:rPr>
            <w:webHidden/>
          </w:rPr>
          <w:tab/>
        </w:r>
        <w:r w:rsidR="00305047">
          <w:rPr>
            <w:webHidden/>
          </w:rPr>
          <w:fldChar w:fldCharType="begin"/>
        </w:r>
        <w:r w:rsidR="00305047">
          <w:rPr>
            <w:webHidden/>
          </w:rPr>
          <w:instrText xml:space="preserve"> PAGEREF _Toc63673115 \h </w:instrText>
        </w:r>
        <w:r w:rsidR="00305047">
          <w:rPr>
            <w:webHidden/>
          </w:rPr>
        </w:r>
        <w:r w:rsidR="00305047">
          <w:rPr>
            <w:webHidden/>
          </w:rPr>
          <w:fldChar w:fldCharType="separate"/>
        </w:r>
        <w:r w:rsidR="00305047">
          <w:rPr>
            <w:webHidden/>
          </w:rPr>
          <w:t>83</w:t>
        </w:r>
        <w:r w:rsidR="00305047">
          <w:rPr>
            <w:webHidden/>
          </w:rPr>
          <w:fldChar w:fldCharType="end"/>
        </w:r>
      </w:hyperlink>
    </w:p>
    <w:p w14:paraId="21A38AE6" w14:textId="7521D648" w:rsidR="00305047" w:rsidRDefault="00DD47E3">
      <w:pPr>
        <w:pStyle w:val="TOC1"/>
        <w:rPr>
          <w:rFonts w:asciiTheme="minorHAnsi" w:eastAsiaTheme="minorEastAsia" w:hAnsiTheme="minorHAnsi" w:cstheme="minorBidi"/>
          <w:color w:val="auto"/>
        </w:rPr>
      </w:pPr>
      <w:hyperlink w:anchor="_Toc63673116" w:history="1">
        <w:r w:rsidR="00305047" w:rsidRPr="00BA27A2">
          <w:rPr>
            <w:rStyle w:val="Hyperlink"/>
          </w:rPr>
          <w:t>Table 7.2.8: Parasite Control Methods Used by Fishpond Farmers in the ZOI, in Total and by Farmers’ Sex and Age</w:t>
        </w:r>
        <w:r w:rsidR="00305047">
          <w:rPr>
            <w:webHidden/>
          </w:rPr>
          <w:tab/>
        </w:r>
        <w:r w:rsidR="00305047">
          <w:rPr>
            <w:webHidden/>
          </w:rPr>
          <w:fldChar w:fldCharType="begin"/>
        </w:r>
        <w:r w:rsidR="00305047">
          <w:rPr>
            <w:webHidden/>
          </w:rPr>
          <w:instrText xml:space="preserve"> PAGEREF _Toc63673116 \h </w:instrText>
        </w:r>
        <w:r w:rsidR="00305047">
          <w:rPr>
            <w:webHidden/>
          </w:rPr>
        </w:r>
        <w:r w:rsidR="00305047">
          <w:rPr>
            <w:webHidden/>
          </w:rPr>
          <w:fldChar w:fldCharType="separate"/>
        </w:r>
        <w:r w:rsidR="00305047">
          <w:rPr>
            <w:webHidden/>
          </w:rPr>
          <w:t>84</w:t>
        </w:r>
        <w:r w:rsidR="00305047">
          <w:rPr>
            <w:webHidden/>
          </w:rPr>
          <w:fldChar w:fldCharType="end"/>
        </w:r>
      </w:hyperlink>
    </w:p>
    <w:p w14:paraId="1A146DDA" w14:textId="18A8C71A" w:rsidR="00305047" w:rsidRDefault="00DD47E3">
      <w:pPr>
        <w:pStyle w:val="TOC1"/>
        <w:rPr>
          <w:rFonts w:asciiTheme="minorHAnsi" w:eastAsiaTheme="minorEastAsia" w:hAnsiTheme="minorHAnsi" w:cstheme="minorBidi"/>
          <w:color w:val="auto"/>
        </w:rPr>
      </w:pPr>
      <w:hyperlink w:anchor="_Toc63673117" w:history="1">
        <w:r w:rsidR="00305047" w:rsidRPr="00BA27A2">
          <w:rPr>
            <w:rStyle w:val="Hyperlink"/>
          </w:rPr>
          <w:t>Table 7.2.9: Methods Used by Fishpond Farmers in the ZOI to Monitor and Maintain Good Water Quality, in Total and by Farmers’ Sex and Age</w:t>
        </w:r>
        <w:r w:rsidR="00305047">
          <w:rPr>
            <w:webHidden/>
          </w:rPr>
          <w:tab/>
        </w:r>
        <w:r w:rsidR="00305047">
          <w:rPr>
            <w:webHidden/>
          </w:rPr>
          <w:fldChar w:fldCharType="begin"/>
        </w:r>
        <w:r w:rsidR="00305047">
          <w:rPr>
            <w:webHidden/>
          </w:rPr>
          <w:instrText xml:space="preserve"> PAGEREF _Toc63673117 \h </w:instrText>
        </w:r>
        <w:r w:rsidR="00305047">
          <w:rPr>
            <w:webHidden/>
          </w:rPr>
        </w:r>
        <w:r w:rsidR="00305047">
          <w:rPr>
            <w:webHidden/>
          </w:rPr>
          <w:fldChar w:fldCharType="separate"/>
        </w:r>
        <w:r w:rsidR="00305047">
          <w:rPr>
            <w:webHidden/>
          </w:rPr>
          <w:t>85</w:t>
        </w:r>
        <w:r w:rsidR="00305047">
          <w:rPr>
            <w:webHidden/>
          </w:rPr>
          <w:fldChar w:fldCharType="end"/>
        </w:r>
      </w:hyperlink>
    </w:p>
    <w:p w14:paraId="1CC704F0" w14:textId="5B024DE6" w:rsidR="00305047" w:rsidRDefault="00DD47E3">
      <w:pPr>
        <w:pStyle w:val="TOC1"/>
        <w:rPr>
          <w:rFonts w:asciiTheme="minorHAnsi" w:eastAsiaTheme="minorEastAsia" w:hAnsiTheme="minorHAnsi" w:cstheme="minorBidi"/>
          <w:color w:val="auto"/>
        </w:rPr>
      </w:pPr>
      <w:hyperlink w:anchor="_Toc63673118" w:history="1">
        <w:r w:rsidR="00305047" w:rsidRPr="00BA27A2">
          <w:rPr>
            <w:rStyle w:val="Hyperlink"/>
          </w:rPr>
          <w:t>Table 7.2.10: Techniques Used by Fishpond Farmers in the ZOI to Improve Fish Production, in Total and by Farmers’ Sex and Age</w:t>
        </w:r>
        <w:r w:rsidR="00305047">
          <w:rPr>
            <w:webHidden/>
          </w:rPr>
          <w:tab/>
        </w:r>
        <w:r w:rsidR="00305047">
          <w:rPr>
            <w:webHidden/>
          </w:rPr>
          <w:fldChar w:fldCharType="begin"/>
        </w:r>
        <w:r w:rsidR="00305047">
          <w:rPr>
            <w:webHidden/>
          </w:rPr>
          <w:instrText xml:space="preserve"> PAGEREF _Toc63673118 \h </w:instrText>
        </w:r>
        <w:r w:rsidR="00305047">
          <w:rPr>
            <w:webHidden/>
          </w:rPr>
        </w:r>
        <w:r w:rsidR="00305047">
          <w:rPr>
            <w:webHidden/>
          </w:rPr>
          <w:fldChar w:fldCharType="separate"/>
        </w:r>
        <w:r w:rsidR="00305047">
          <w:rPr>
            <w:webHidden/>
          </w:rPr>
          <w:t>86</w:t>
        </w:r>
        <w:r w:rsidR="00305047">
          <w:rPr>
            <w:webHidden/>
          </w:rPr>
          <w:fldChar w:fldCharType="end"/>
        </w:r>
      </w:hyperlink>
    </w:p>
    <w:p w14:paraId="1A151C45" w14:textId="392BED5F" w:rsidR="00305047" w:rsidRDefault="00DD47E3">
      <w:pPr>
        <w:pStyle w:val="TOC1"/>
        <w:rPr>
          <w:rFonts w:asciiTheme="minorHAnsi" w:eastAsiaTheme="minorEastAsia" w:hAnsiTheme="minorHAnsi" w:cstheme="minorBidi"/>
          <w:color w:val="auto"/>
        </w:rPr>
      </w:pPr>
      <w:hyperlink w:anchor="_Toc63673119" w:history="1">
        <w:r w:rsidR="00305047" w:rsidRPr="00BA27A2">
          <w:rPr>
            <w:rStyle w:val="Hyperlink"/>
          </w:rPr>
          <w:t>Table 7.2.11: Timing and Methods Used to Harvest Fish among Fishpond Farmers in the ZOI, in Total and by Farmers’ Sex and Age</w:t>
        </w:r>
        <w:r w:rsidR="00305047">
          <w:rPr>
            <w:webHidden/>
          </w:rPr>
          <w:tab/>
        </w:r>
        <w:r w:rsidR="00305047">
          <w:rPr>
            <w:webHidden/>
          </w:rPr>
          <w:fldChar w:fldCharType="begin"/>
        </w:r>
        <w:r w:rsidR="00305047">
          <w:rPr>
            <w:webHidden/>
          </w:rPr>
          <w:instrText xml:space="preserve"> PAGEREF _Toc63673119 \h </w:instrText>
        </w:r>
        <w:r w:rsidR="00305047">
          <w:rPr>
            <w:webHidden/>
          </w:rPr>
        </w:r>
        <w:r w:rsidR="00305047">
          <w:rPr>
            <w:webHidden/>
          </w:rPr>
          <w:fldChar w:fldCharType="separate"/>
        </w:r>
        <w:r w:rsidR="00305047">
          <w:rPr>
            <w:webHidden/>
          </w:rPr>
          <w:t>86</w:t>
        </w:r>
        <w:r w:rsidR="00305047">
          <w:rPr>
            <w:webHidden/>
          </w:rPr>
          <w:fldChar w:fldCharType="end"/>
        </w:r>
      </w:hyperlink>
    </w:p>
    <w:p w14:paraId="36EA3592" w14:textId="0C7CEC1E" w:rsidR="00305047" w:rsidRDefault="00DD47E3">
      <w:pPr>
        <w:pStyle w:val="TOC1"/>
        <w:rPr>
          <w:rFonts w:asciiTheme="minorHAnsi" w:eastAsiaTheme="minorEastAsia" w:hAnsiTheme="minorHAnsi" w:cstheme="minorBidi"/>
          <w:color w:val="auto"/>
        </w:rPr>
      </w:pPr>
      <w:hyperlink w:anchor="_Toc63673120" w:history="1">
        <w:r w:rsidR="00305047" w:rsidRPr="00BA27A2">
          <w:rPr>
            <w:rStyle w:val="Hyperlink"/>
          </w:rPr>
          <w:t>Table 7.2.12: Usual Fish Preparation Methods, in Total and by Farmers’ Sex and Age</w:t>
        </w:r>
        <w:r w:rsidR="00305047">
          <w:rPr>
            <w:webHidden/>
          </w:rPr>
          <w:tab/>
        </w:r>
        <w:r w:rsidR="00305047">
          <w:rPr>
            <w:webHidden/>
          </w:rPr>
          <w:fldChar w:fldCharType="begin"/>
        </w:r>
        <w:r w:rsidR="00305047">
          <w:rPr>
            <w:webHidden/>
          </w:rPr>
          <w:instrText xml:space="preserve"> PAGEREF _Toc63673120 \h </w:instrText>
        </w:r>
        <w:r w:rsidR="00305047">
          <w:rPr>
            <w:webHidden/>
          </w:rPr>
        </w:r>
        <w:r w:rsidR="00305047">
          <w:rPr>
            <w:webHidden/>
          </w:rPr>
          <w:fldChar w:fldCharType="separate"/>
        </w:r>
        <w:r w:rsidR="00305047">
          <w:rPr>
            <w:webHidden/>
          </w:rPr>
          <w:t>87</w:t>
        </w:r>
        <w:r w:rsidR="00305047">
          <w:rPr>
            <w:webHidden/>
          </w:rPr>
          <w:fldChar w:fldCharType="end"/>
        </w:r>
      </w:hyperlink>
    </w:p>
    <w:p w14:paraId="5215E5D9" w14:textId="4C208492" w:rsidR="00305047" w:rsidRDefault="00DD47E3">
      <w:pPr>
        <w:pStyle w:val="TOC1"/>
        <w:rPr>
          <w:rFonts w:asciiTheme="minorHAnsi" w:eastAsiaTheme="minorEastAsia" w:hAnsiTheme="minorHAnsi" w:cstheme="minorBidi"/>
          <w:color w:val="auto"/>
        </w:rPr>
      </w:pPr>
      <w:hyperlink w:anchor="_Toc63673121" w:history="1">
        <w:r w:rsidR="00305047" w:rsidRPr="00BA27A2">
          <w:rPr>
            <w:rStyle w:val="Hyperlink"/>
          </w:rPr>
          <w:t>Table 7.2.13: Waste Reuse Methods, in Total and by Farmers’ Sex and Age</w:t>
        </w:r>
        <w:r w:rsidR="00305047">
          <w:rPr>
            <w:webHidden/>
          </w:rPr>
          <w:tab/>
        </w:r>
        <w:r w:rsidR="00305047">
          <w:rPr>
            <w:webHidden/>
          </w:rPr>
          <w:fldChar w:fldCharType="begin"/>
        </w:r>
        <w:r w:rsidR="00305047">
          <w:rPr>
            <w:webHidden/>
          </w:rPr>
          <w:instrText xml:space="preserve"> PAGEREF _Toc63673121 \h </w:instrText>
        </w:r>
        <w:r w:rsidR="00305047">
          <w:rPr>
            <w:webHidden/>
          </w:rPr>
        </w:r>
        <w:r w:rsidR="00305047">
          <w:rPr>
            <w:webHidden/>
          </w:rPr>
          <w:fldChar w:fldCharType="separate"/>
        </w:r>
        <w:r w:rsidR="00305047">
          <w:rPr>
            <w:webHidden/>
          </w:rPr>
          <w:t>88</w:t>
        </w:r>
        <w:r w:rsidR="00305047">
          <w:rPr>
            <w:webHidden/>
          </w:rPr>
          <w:fldChar w:fldCharType="end"/>
        </w:r>
      </w:hyperlink>
    </w:p>
    <w:p w14:paraId="2D1F9E6F" w14:textId="396B3232" w:rsidR="00305047" w:rsidRDefault="00DD47E3">
      <w:pPr>
        <w:pStyle w:val="TOC1"/>
        <w:rPr>
          <w:rFonts w:asciiTheme="minorHAnsi" w:eastAsiaTheme="minorEastAsia" w:hAnsiTheme="minorHAnsi" w:cstheme="minorBidi"/>
          <w:color w:val="auto"/>
        </w:rPr>
      </w:pPr>
      <w:hyperlink w:anchor="_Toc63673122" w:history="1">
        <w:r w:rsidR="00305047" w:rsidRPr="00BA27A2">
          <w:rPr>
            <w:rStyle w:val="Hyperlink"/>
          </w:rPr>
          <w:t>Table 7.2.14: Training in Aquaculture and Time Since Last Formal Training, in Total and by Farmers’ Sex and Age</w:t>
        </w:r>
        <w:r w:rsidR="00305047">
          <w:rPr>
            <w:webHidden/>
          </w:rPr>
          <w:tab/>
        </w:r>
        <w:r w:rsidR="00305047">
          <w:rPr>
            <w:webHidden/>
          </w:rPr>
          <w:fldChar w:fldCharType="begin"/>
        </w:r>
        <w:r w:rsidR="00305047">
          <w:rPr>
            <w:webHidden/>
          </w:rPr>
          <w:instrText xml:space="preserve"> PAGEREF _Toc63673122 \h </w:instrText>
        </w:r>
        <w:r w:rsidR="00305047">
          <w:rPr>
            <w:webHidden/>
          </w:rPr>
        </w:r>
        <w:r w:rsidR="00305047">
          <w:rPr>
            <w:webHidden/>
          </w:rPr>
          <w:fldChar w:fldCharType="separate"/>
        </w:r>
        <w:r w:rsidR="00305047">
          <w:rPr>
            <w:webHidden/>
          </w:rPr>
          <w:t>88</w:t>
        </w:r>
        <w:r w:rsidR="00305047">
          <w:rPr>
            <w:webHidden/>
          </w:rPr>
          <w:fldChar w:fldCharType="end"/>
        </w:r>
      </w:hyperlink>
    </w:p>
    <w:p w14:paraId="310DD1AE" w14:textId="0CAEF7C4" w:rsidR="00305047" w:rsidRDefault="00DD47E3">
      <w:pPr>
        <w:pStyle w:val="TOC1"/>
        <w:rPr>
          <w:rFonts w:asciiTheme="minorHAnsi" w:eastAsiaTheme="minorEastAsia" w:hAnsiTheme="minorHAnsi" w:cstheme="minorBidi"/>
          <w:color w:val="auto"/>
        </w:rPr>
      </w:pPr>
      <w:hyperlink w:anchor="_Toc63673123" w:history="1">
        <w:r w:rsidR="00305047" w:rsidRPr="00BA27A2">
          <w:rPr>
            <w:rStyle w:val="Hyperlink"/>
          </w:rPr>
          <w:t>Table 7.2.15: Record Keeping, Access to Extension Services, and Main Information Sources among Fishpond Farmers in the ZOI, in Total and by Farmers’ Sex and Age</w:t>
        </w:r>
        <w:r w:rsidR="00305047">
          <w:rPr>
            <w:webHidden/>
          </w:rPr>
          <w:tab/>
        </w:r>
        <w:r w:rsidR="00305047">
          <w:rPr>
            <w:webHidden/>
          </w:rPr>
          <w:fldChar w:fldCharType="begin"/>
        </w:r>
        <w:r w:rsidR="00305047">
          <w:rPr>
            <w:webHidden/>
          </w:rPr>
          <w:instrText xml:space="preserve"> PAGEREF _Toc63673123 \h </w:instrText>
        </w:r>
        <w:r w:rsidR="00305047">
          <w:rPr>
            <w:webHidden/>
          </w:rPr>
        </w:r>
        <w:r w:rsidR="00305047">
          <w:rPr>
            <w:webHidden/>
          </w:rPr>
          <w:fldChar w:fldCharType="separate"/>
        </w:r>
        <w:r w:rsidR="00305047">
          <w:rPr>
            <w:webHidden/>
          </w:rPr>
          <w:t>89</w:t>
        </w:r>
        <w:r w:rsidR="00305047">
          <w:rPr>
            <w:webHidden/>
          </w:rPr>
          <w:fldChar w:fldCharType="end"/>
        </w:r>
      </w:hyperlink>
    </w:p>
    <w:p w14:paraId="7A31D361" w14:textId="7F254C07" w:rsidR="00305047" w:rsidRDefault="00DD47E3">
      <w:pPr>
        <w:pStyle w:val="TOC1"/>
        <w:rPr>
          <w:rFonts w:asciiTheme="minorHAnsi" w:eastAsiaTheme="minorEastAsia" w:hAnsiTheme="minorHAnsi" w:cstheme="minorBidi"/>
          <w:color w:val="auto"/>
        </w:rPr>
      </w:pPr>
      <w:hyperlink w:anchor="_Toc63673124" w:history="1">
        <w:r w:rsidR="00305047" w:rsidRPr="00BA27A2">
          <w:rPr>
            <w:rStyle w:val="Hyperlink"/>
          </w:rPr>
          <w:t>Table 7.2.16: Percentages of Fishpond Farmers in the ZOI Who Applied One or More Promoted Improved Management Practices and Technologies by Sub-category, in Total and by Farmers’ Sex and Age</w:t>
        </w:r>
        <w:r w:rsidR="00305047">
          <w:rPr>
            <w:webHidden/>
          </w:rPr>
          <w:tab/>
        </w:r>
        <w:r w:rsidR="00305047">
          <w:rPr>
            <w:webHidden/>
          </w:rPr>
          <w:fldChar w:fldCharType="begin"/>
        </w:r>
        <w:r w:rsidR="00305047">
          <w:rPr>
            <w:webHidden/>
          </w:rPr>
          <w:instrText xml:space="preserve"> PAGEREF _Toc63673124 \h </w:instrText>
        </w:r>
        <w:r w:rsidR="00305047">
          <w:rPr>
            <w:webHidden/>
          </w:rPr>
        </w:r>
        <w:r w:rsidR="00305047">
          <w:rPr>
            <w:webHidden/>
          </w:rPr>
          <w:fldChar w:fldCharType="separate"/>
        </w:r>
        <w:r w:rsidR="00305047">
          <w:rPr>
            <w:webHidden/>
          </w:rPr>
          <w:t>90</w:t>
        </w:r>
        <w:r w:rsidR="00305047">
          <w:rPr>
            <w:webHidden/>
          </w:rPr>
          <w:fldChar w:fldCharType="end"/>
        </w:r>
      </w:hyperlink>
    </w:p>
    <w:p w14:paraId="648721E7" w14:textId="67C893D7" w:rsidR="00305047" w:rsidRDefault="00DD47E3">
      <w:pPr>
        <w:pStyle w:val="TOC1"/>
        <w:rPr>
          <w:rFonts w:asciiTheme="minorHAnsi" w:eastAsiaTheme="minorEastAsia" w:hAnsiTheme="minorHAnsi" w:cstheme="minorBidi"/>
          <w:color w:val="auto"/>
        </w:rPr>
      </w:pPr>
      <w:hyperlink w:anchor="_Toc63673125" w:history="1">
        <w:r w:rsidR="00305047" w:rsidRPr="00BA27A2">
          <w:rPr>
            <w:rStyle w:val="Hyperlink"/>
          </w:rPr>
          <w:t>Table 7.2.17: Percent Distribution of Fishpond Farmers in the ZOI by the Number of Promoted Improved Management Practices and Technologies Used, in Total and by Farmers’ Sex and Age</w:t>
        </w:r>
        <w:r w:rsidR="00305047">
          <w:rPr>
            <w:webHidden/>
          </w:rPr>
          <w:tab/>
        </w:r>
        <w:r w:rsidR="00305047">
          <w:rPr>
            <w:webHidden/>
          </w:rPr>
          <w:fldChar w:fldCharType="begin"/>
        </w:r>
        <w:r w:rsidR="00305047">
          <w:rPr>
            <w:webHidden/>
          </w:rPr>
          <w:instrText xml:space="preserve"> PAGEREF _Toc63673125 \h </w:instrText>
        </w:r>
        <w:r w:rsidR="00305047">
          <w:rPr>
            <w:webHidden/>
          </w:rPr>
        </w:r>
        <w:r w:rsidR="00305047">
          <w:rPr>
            <w:webHidden/>
          </w:rPr>
          <w:fldChar w:fldCharType="separate"/>
        </w:r>
        <w:r w:rsidR="00305047">
          <w:rPr>
            <w:webHidden/>
          </w:rPr>
          <w:t>91</w:t>
        </w:r>
        <w:r w:rsidR="00305047">
          <w:rPr>
            <w:webHidden/>
          </w:rPr>
          <w:fldChar w:fldCharType="end"/>
        </w:r>
      </w:hyperlink>
    </w:p>
    <w:p w14:paraId="2F2C89E3" w14:textId="5EDF442A" w:rsidR="00305047" w:rsidRDefault="00DD47E3">
      <w:pPr>
        <w:pStyle w:val="TOC1"/>
        <w:rPr>
          <w:rFonts w:asciiTheme="minorHAnsi" w:eastAsiaTheme="minorEastAsia" w:hAnsiTheme="minorHAnsi" w:cstheme="minorBidi"/>
          <w:color w:val="auto"/>
        </w:rPr>
      </w:pPr>
      <w:hyperlink w:anchor="_Toc63673126" w:history="1">
        <w:r w:rsidR="00305047" w:rsidRPr="00BA27A2">
          <w:rPr>
            <w:rStyle w:val="Hyperlink"/>
          </w:rPr>
          <w:t>Table 7.2.18: Fishpond Yield in the ZOI during the 30 Days Preceding the Survey, in Total and by Farmers’ Sex and Age</w:t>
        </w:r>
        <w:r w:rsidR="00305047">
          <w:rPr>
            <w:webHidden/>
          </w:rPr>
          <w:tab/>
        </w:r>
        <w:r w:rsidR="00305047">
          <w:rPr>
            <w:webHidden/>
          </w:rPr>
          <w:fldChar w:fldCharType="begin"/>
        </w:r>
        <w:r w:rsidR="00305047">
          <w:rPr>
            <w:webHidden/>
          </w:rPr>
          <w:instrText xml:space="preserve"> PAGEREF _Toc63673126 \h </w:instrText>
        </w:r>
        <w:r w:rsidR="00305047">
          <w:rPr>
            <w:webHidden/>
          </w:rPr>
        </w:r>
        <w:r w:rsidR="00305047">
          <w:rPr>
            <w:webHidden/>
          </w:rPr>
          <w:fldChar w:fldCharType="separate"/>
        </w:r>
        <w:r w:rsidR="00305047">
          <w:rPr>
            <w:webHidden/>
          </w:rPr>
          <w:t>92</w:t>
        </w:r>
        <w:r w:rsidR="00305047">
          <w:rPr>
            <w:webHidden/>
          </w:rPr>
          <w:fldChar w:fldCharType="end"/>
        </w:r>
      </w:hyperlink>
    </w:p>
    <w:p w14:paraId="5AB2A3AD" w14:textId="79956682" w:rsidR="00305047" w:rsidRDefault="00DD47E3">
      <w:pPr>
        <w:pStyle w:val="TOC1"/>
        <w:rPr>
          <w:rFonts w:asciiTheme="minorHAnsi" w:eastAsiaTheme="minorEastAsia" w:hAnsiTheme="minorHAnsi" w:cstheme="minorBidi"/>
          <w:color w:val="auto"/>
        </w:rPr>
      </w:pPr>
      <w:hyperlink w:anchor="_Toc63673127" w:history="1">
        <w:r w:rsidR="00305047" w:rsidRPr="00BA27A2">
          <w:rPr>
            <w:rStyle w:val="Hyperlink"/>
          </w:rPr>
          <w:t>Table 7.3.1: Age and Education of Dairy Farmers in the ZOI, in Total and by Farmers’ Sex</w:t>
        </w:r>
        <w:r w:rsidR="00305047">
          <w:rPr>
            <w:webHidden/>
          </w:rPr>
          <w:tab/>
        </w:r>
        <w:r w:rsidR="00305047">
          <w:rPr>
            <w:webHidden/>
          </w:rPr>
          <w:fldChar w:fldCharType="begin"/>
        </w:r>
        <w:r w:rsidR="00305047">
          <w:rPr>
            <w:webHidden/>
          </w:rPr>
          <w:instrText xml:space="preserve"> PAGEREF _Toc63673127 \h </w:instrText>
        </w:r>
        <w:r w:rsidR="00305047">
          <w:rPr>
            <w:webHidden/>
          </w:rPr>
        </w:r>
        <w:r w:rsidR="00305047">
          <w:rPr>
            <w:webHidden/>
          </w:rPr>
          <w:fldChar w:fldCharType="separate"/>
        </w:r>
        <w:r w:rsidR="00305047">
          <w:rPr>
            <w:webHidden/>
          </w:rPr>
          <w:t>94</w:t>
        </w:r>
        <w:r w:rsidR="00305047">
          <w:rPr>
            <w:webHidden/>
          </w:rPr>
          <w:fldChar w:fldCharType="end"/>
        </w:r>
      </w:hyperlink>
    </w:p>
    <w:p w14:paraId="123E185D" w14:textId="0582EB5A" w:rsidR="00305047" w:rsidRDefault="00DD47E3">
      <w:pPr>
        <w:pStyle w:val="TOC1"/>
        <w:rPr>
          <w:rFonts w:asciiTheme="minorHAnsi" w:eastAsiaTheme="minorEastAsia" w:hAnsiTheme="minorHAnsi" w:cstheme="minorBidi"/>
          <w:color w:val="auto"/>
        </w:rPr>
      </w:pPr>
      <w:hyperlink w:anchor="_Toc63673128" w:history="1">
        <w:r w:rsidR="00305047" w:rsidRPr="00BA27A2">
          <w:rPr>
            <w:rStyle w:val="Hyperlink"/>
          </w:rPr>
          <w:t>Table 7.3.2: Dairy Herd Structure: Mean Number of Dairy Cattle Owned by Dairy Farmers in the ZOI, in Total and by Farmers’ Sex and Age</w:t>
        </w:r>
        <w:r w:rsidR="00305047">
          <w:rPr>
            <w:webHidden/>
          </w:rPr>
          <w:tab/>
        </w:r>
        <w:r w:rsidR="00305047">
          <w:rPr>
            <w:webHidden/>
          </w:rPr>
          <w:fldChar w:fldCharType="begin"/>
        </w:r>
        <w:r w:rsidR="00305047">
          <w:rPr>
            <w:webHidden/>
          </w:rPr>
          <w:instrText xml:space="preserve"> PAGEREF _Toc63673128 \h </w:instrText>
        </w:r>
        <w:r w:rsidR="00305047">
          <w:rPr>
            <w:webHidden/>
          </w:rPr>
        </w:r>
        <w:r w:rsidR="00305047">
          <w:rPr>
            <w:webHidden/>
          </w:rPr>
          <w:fldChar w:fldCharType="separate"/>
        </w:r>
        <w:r w:rsidR="00305047">
          <w:rPr>
            <w:webHidden/>
          </w:rPr>
          <w:t>95</w:t>
        </w:r>
        <w:r w:rsidR="00305047">
          <w:rPr>
            <w:webHidden/>
          </w:rPr>
          <w:fldChar w:fldCharType="end"/>
        </w:r>
      </w:hyperlink>
    </w:p>
    <w:p w14:paraId="73396C91" w14:textId="46D75B47" w:rsidR="00305047" w:rsidRDefault="00DD47E3">
      <w:pPr>
        <w:pStyle w:val="TOC1"/>
        <w:rPr>
          <w:rFonts w:asciiTheme="minorHAnsi" w:eastAsiaTheme="minorEastAsia" w:hAnsiTheme="minorHAnsi" w:cstheme="minorBidi"/>
          <w:color w:val="auto"/>
        </w:rPr>
      </w:pPr>
      <w:hyperlink w:anchor="_Toc63673129" w:history="1">
        <w:r w:rsidR="00305047" w:rsidRPr="00BA27A2">
          <w:rPr>
            <w:rStyle w:val="Hyperlink"/>
          </w:rPr>
          <w:t>Table 7.3.3: Types of Dairy Cows Owned and Methods of Dairy Cow Acquisition in the ZOI, in Total and by Farmers’ Sex and Age</w:t>
        </w:r>
        <w:r w:rsidR="00305047">
          <w:rPr>
            <w:webHidden/>
          </w:rPr>
          <w:tab/>
        </w:r>
        <w:r w:rsidR="00305047">
          <w:rPr>
            <w:webHidden/>
          </w:rPr>
          <w:fldChar w:fldCharType="begin"/>
        </w:r>
        <w:r w:rsidR="00305047">
          <w:rPr>
            <w:webHidden/>
          </w:rPr>
          <w:instrText xml:space="preserve"> PAGEREF _Toc63673129 \h </w:instrText>
        </w:r>
        <w:r w:rsidR="00305047">
          <w:rPr>
            <w:webHidden/>
          </w:rPr>
        </w:r>
        <w:r w:rsidR="00305047">
          <w:rPr>
            <w:webHidden/>
          </w:rPr>
          <w:fldChar w:fldCharType="separate"/>
        </w:r>
        <w:r w:rsidR="00305047">
          <w:rPr>
            <w:webHidden/>
          </w:rPr>
          <w:t>96</w:t>
        </w:r>
        <w:r w:rsidR="00305047">
          <w:rPr>
            <w:webHidden/>
          </w:rPr>
          <w:fldChar w:fldCharType="end"/>
        </w:r>
      </w:hyperlink>
    </w:p>
    <w:p w14:paraId="7D06ED22" w14:textId="6FD1B2AF" w:rsidR="00305047" w:rsidRDefault="00DD47E3">
      <w:pPr>
        <w:pStyle w:val="TOC1"/>
        <w:rPr>
          <w:rFonts w:asciiTheme="minorHAnsi" w:eastAsiaTheme="minorEastAsia" w:hAnsiTheme="minorHAnsi" w:cstheme="minorBidi"/>
          <w:color w:val="auto"/>
        </w:rPr>
      </w:pPr>
      <w:hyperlink w:anchor="_Toc63673130" w:history="1">
        <w:r w:rsidR="00305047" w:rsidRPr="00BA27A2">
          <w:rPr>
            <w:rStyle w:val="Hyperlink"/>
          </w:rPr>
          <w:t>Table 7.3.4: Natural Breeding Practices—Methods of Acquiring Bull Services and Reasons for Bull Selection in the ZOI, in Total and by Farmers’ Sex and Age</w:t>
        </w:r>
        <w:r w:rsidR="00305047">
          <w:rPr>
            <w:webHidden/>
          </w:rPr>
          <w:tab/>
        </w:r>
        <w:r w:rsidR="00305047">
          <w:rPr>
            <w:webHidden/>
          </w:rPr>
          <w:fldChar w:fldCharType="begin"/>
        </w:r>
        <w:r w:rsidR="00305047">
          <w:rPr>
            <w:webHidden/>
          </w:rPr>
          <w:instrText xml:space="preserve"> PAGEREF _Toc63673130 \h </w:instrText>
        </w:r>
        <w:r w:rsidR="00305047">
          <w:rPr>
            <w:webHidden/>
          </w:rPr>
        </w:r>
        <w:r w:rsidR="00305047">
          <w:rPr>
            <w:webHidden/>
          </w:rPr>
          <w:fldChar w:fldCharType="separate"/>
        </w:r>
        <w:r w:rsidR="00305047">
          <w:rPr>
            <w:webHidden/>
          </w:rPr>
          <w:t>96</w:t>
        </w:r>
        <w:r w:rsidR="00305047">
          <w:rPr>
            <w:webHidden/>
          </w:rPr>
          <w:fldChar w:fldCharType="end"/>
        </w:r>
      </w:hyperlink>
    </w:p>
    <w:p w14:paraId="0DC4384D" w14:textId="2537539D" w:rsidR="00305047" w:rsidRDefault="00DD47E3">
      <w:pPr>
        <w:pStyle w:val="TOC1"/>
        <w:rPr>
          <w:rFonts w:asciiTheme="minorHAnsi" w:eastAsiaTheme="minorEastAsia" w:hAnsiTheme="minorHAnsi" w:cstheme="minorBidi"/>
          <w:color w:val="auto"/>
        </w:rPr>
      </w:pPr>
      <w:hyperlink w:anchor="_Toc63673131" w:history="1">
        <w:r w:rsidR="00305047" w:rsidRPr="00BA27A2">
          <w:rPr>
            <w:rStyle w:val="Hyperlink"/>
          </w:rPr>
          <w:t>Table 7.3.5: Primary Providers of Dairy Cow Artificial Insemination Services in the ZOI, in Total and by Farmers’ Sex and Age</w:t>
        </w:r>
        <w:r w:rsidR="00305047">
          <w:rPr>
            <w:webHidden/>
          </w:rPr>
          <w:tab/>
        </w:r>
        <w:r w:rsidR="00305047">
          <w:rPr>
            <w:webHidden/>
          </w:rPr>
          <w:fldChar w:fldCharType="begin"/>
        </w:r>
        <w:r w:rsidR="00305047">
          <w:rPr>
            <w:webHidden/>
          </w:rPr>
          <w:instrText xml:space="preserve"> PAGEREF _Toc63673131 \h </w:instrText>
        </w:r>
        <w:r w:rsidR="00305047">
          <w:rPr>
            <w:webHidden/>
          </w:rPr>
        </w:r>
        <w:r w:rsidR="00305047">
          <w:rPr>
            <w:webHidden/>
          </w:rPr>
          <w:fldChar w:fldCharType="separate"/>
        </w:r>
        <w:r w:rsidR="00305047">
          <w:rPr>
            <w:webHidden/>
          </w:rPr>
          <w:t>97</w:t>
        </w:r>
        <w:r w:rsidR="00305047">
          <w:rPr>
            <w:webHidden/>
          </w:rPr>
          <w:fldChar w:fldCharType="end"/>
        </w:r>
      </w:hyperlink>
    </w:p>
    <w:p w14:paraId="3BB09AB2" w14:textId="2D3E8FB1" w:rsidR="00305047" w:rsidRDefault="00DD47E3">
      <w:pPr>
        <w:pStyle w:val="TOC1"/>
        <w:rPr>
          <w:rFonts w:asciiTheme="minorHAnsi" w:eastAsiaTheme="minorEastAsia" w:hAnsiTheme="minorHAnsi" w:cstheme="minorBidi"/>
          <w:color w:val="auto"/>
        </w:rPr>
      </w:pPr>
      <w:hyperlink w:anchor="_Toc63673132" w:history="1">
        <w:r w:rsidR="00305047" w:rsidRPr="00BA27A2">
          <w:rPr>
            <w:rStyle w:val="Hyperlink"/>
          </w:rPr>
          <w:t>Table 7.3.6: Type of Housing and Water Supply Method Used for Dairy Cows in the ZOI, in Total and by Farmers’ Sex and Age</w:t>
        </w:r>
        <w:r w:rsidR="00305047">
          <w:rPr>
            <w:webHidden/>
          </w:rPr>
          <w:tab/>
        </w:r>
        <w:r w:rsidR="00305047">
          <w:rPr>
            <w:webHidden/>
          </w:rPr>
          <w:fldChar w:fldCharType="begin"/>
        </w:r>
        <w:r w:rsidR="00305047">
          <w:rPr>
            <w:webHidden/>
          </w:rPr>
          <w:instrText xml:space="preserve"> PAGEREF _Toc63673132 \h </w:instrText>
        </w:r>
        <w:r w:rsidR="00305047">
          <w:rPr>
            <w:webHidden/>
          </w:rPr>
        </w:r>
        <w:r w:rsidR="00305047">
          <w:rPr>
            <w:webHidden/>
          </w:rPr>
          <w:fldChar w:fldCharType="separate"/>
        </w:r>
        <w:r w:rsidR="00305047">
          <w:rPr>
            <w:webHidden/>
          </w:rPr>
          <w:t>98</w:t>
        </w:r>
        <w:r w:rsidR="00305047">
          <w:rPr>
            <w:webHidden/>
          </w:rPr>
          <w:fldChar w:fldCharType="end"/>
        </w:r>
      </w:hyperlink>
    </w:p>
    <w:p w14:paraId="012B6567" w14:textId="37286DC6" w:rsidR="00305047" w:rsidRDefault="00DD47E3">
      <w:pPr>
        <w:pStyle w:val="TOC1"/>
        <w:rPr>
          <w:rFonts w:asciiTheme="minorHAnsi" w:eastAsiaTheme="minorEastAsia" w:hAnsiTheme="minorHAnsi" w:cstheme="minorBidi"/>
          <w:color w:val="auto"/>
        </w:rPr>
      </w:pPr>
      <w:hyperlink w:anchor="_Toc63673133" w:history="1">
        <w:r w:rsidR="00305047" w:rsidRPr="00BA27A2">
          <w:rPr>
            <w:rStyle w:val="Hyperlink"/>
          </w:rPr>
          <w:t>Table 7.3.7: Dairy Cow Grazing and Characteristics of Forages Used in the ZOI, in Total and by Farmers’ Sex and Age</w:t>
        </w:r>
        <w:r w:rsidR="00305047">
          <w:rPr>
            <w:webHidden/>
          </w:rPr>
          <w:tab/>
        </w:r>
        <w:r w:rsidR="00305047">
          <w:rPr>
            <w:webHidden/>
          </w:rPr>
          <w:fldChar w:fldCharType="begin"/>
        </w:r>
        <w:r w:rsidR="00305047">
          <w:rPr>
            <w:webHidden/>
          </w:rPr>
          <w:instrText xml:space="preserve"> PAGEREF _Toc63673133 \h </w:instrText>
        </w:r>
        <w:r w:rsidR="00305047">
          <w:rPr>
            <w:webHidden/>
          </w:rPr>
        </w:r>
        <w:r w:rsidR="00305047">
          <w:rPr>
            <w:webHidden/>
          </w:rPr>
          <w:fldChar w:fldCharType="separate"/>
        </w:r>
        <w:r w:rsidR="00305047">
          <w:rPr>
            <w:webHidden/>
          </w:rPr>
          <w:t>98</w:t>
        </w:r>
        <w:r w:rsidR="00305047">
          <w:rPr>
            <w:webHidden/>
          </w:rPr>
          <w:fldChar w:fldCharType="end"/>
        </w:r>
      </w:hyperlink>
    </w:p>
    <w:p w14:paraId="78DDBF83" w14:textId="6386050A" w:rsidR="00305047" w:rsidRDefault="00DD47E3">
      <w:pPr>
        <w:pStyle w:val="TOC1"/>
        <w:rPr>
          <w:rFonts w:asciiTheme="minorHAnsi" w:eastAsiaTheme="minorEastAsia" w:hAnsiTheme="minorHAnsi" w:cstheme="minorBidi"/>
          <w:color w:val="auto"/>
        </w:rPr>
      </w:pPr>
      <w:hyperlink w:anchor="_Toc63673134" w:history="1">
        <w:r w:rsidR="00305047" w:rsidRPr="00BA27A2">
          <w:rPr>
            <w:rStyle w:val="Hyperlink"/>
          </w:rPr>
          <w:t>Table 7.3.8: Characteristics of Crop By-product Use by Dairy Farmers in the ZOI, in Total and by Farmers’ Sex and Age</w:t>
        </w:r>
        <w:r w:rsidR="00305047">
          <w:rPr>
            <w:webHidden/>
          </w:rPr>
          <w:tab/>
        </w:r>
        <w:r w:rsidR="00305047">
          <w:rPr>
            <w:webHidden/>
          </w:rPr>
          <w:fldChar w:fldCharType="begin"/>
        </w:r>
        <w:r w:rsidR="00305047">
          <w:rPr>
            <w:webHidden/>
          </w:rPr>
          <w:instrText xml:space="preserve"> PAGEREF _Toc63673134 \h </w:instrText>
        </w:r>
        <w:r w:rsidR="00305047">
          <w:rPr>
            <w:webHidden/>
          </w:rPr>
        </w:r>
        <w:r w:rsidR="00305047">
          <w:rPr>
            <w:webHidden/>
          </w:rPr>
          <w:fldChar w:fldCharType="separate"/>
        </w:r>
        <w:r w:rsidR="00305047">
          <w:rPr>
            <w:webHidden/>
          </w:rPr>
          <w:t>99</w:t>
        </w:r>
        <w:r w:rsidR="00305047">
          <w:rPr>
            <w:webHidden/>
          </w:rPr>
          <w:fldChar w:fldCharType="end"/>
        </w:r>
      </w:hyperlink>
    </w:p>
    <w:p w14:paraId="6E08ED0A" w14:textId="6E439707" w:rsidR="00305047" w:rsidRDefault="00DD47E3">
      <w:pPr>
        <w:pStyle w:val="TOC1"/>
        <w:rPr>
          <w:rFonts w:asciiTheme="minorHAnsi" w:eastAsiaTheme="minorEastAsia" w:hAnsiTheme="minorHAnsi" w:cstheme="minorBidi"/>
          <w:color w:val="auto"/>
        </w:rPr>
      </w:pPr>
      <w:hyperlink w:anchor="_Toc63673135" w:history="1">
        <w:r w:rsidR="00305047" w:rsidRPr="00BA27A2">
          <w:rPr>
            <w:rStyle w:val="Hyperlink"/>
          </w:rPr>
          <w:t>Table 7.3.9: Characteristics of Mixed Concentrate Feed Use by Dairy Farmers in the ZOI, by Farmers’ Sex and Age</w:t>
        </w:r>
        <w:r w:rsidR="00305047">
          <w:rPr>
            <w:webHidden/>
          </w:rPr>
          <w:tab/>
        </w:r>
        <w:r w:rsidR="00305047">
          <w:rPr>
            <w:webHidden/>
          </w:rPr>
          <w:fldChar w:fldCharType="begin"/>
        </w:r>
        <w:r w:rsidR="00305047">
          <w:rPr>
            <w:webHidden/>
          </w:rPr>
          <w:instrText xml:space="preserve"> PAGEREF _Toc63673135 \h </w:instrText>
        </w:r>
        <w:r w:rsidR="00305047">
          <w:rPr>
            <w:webHidden/>
          </w:rPr>
        </w:r>
        <w:r w:rsidR="00305047">
          <w:rPr>
            <w:webHidden/>
          </w:rPr>
          <w:fldChar w:fldCharType="separate"/>
        </w:r>
        <w:r w:rsidR="00305047">
          <w:rPr>
            <w:webHidden/>
          </w:rPr>
          <w:t>100</w:t>
        </w:r>
        <w:r w:rsidR="00305047">
          <w:rPr>
            <w:webHidden/>
          </w:rPr>
          <w:fldChar w:fldCharType="end"/>
        </w:r>
      </w:hyperlink>
    </w:p>
    <w:p w14:paraId="677A85F3" w14:textId="45F5BF07" w:rsidR="00305047" w:rsidRDefault="00DD47E3">
      <w:pPr>
        <w:pStyle w:val="TOC1"/>
        <w:rPr>
          <w:rFonts w:asciiTheme="minorHAnsi" w:eastAsiaTheme="minorEastAsia" w:hAnsiTheme="minorHAnsi" w:cstheme="minorBidi"/>
          <w:color w:val="auto"/>
        </w:rPr>
      </w:pPr>
      <w:hyperlink w:anchor="_Toc63673136" w:history="1">
        <w:r w:rsidR="00305047" w:rsidRPr="00BA27A2">
          <w:rPr>
            <w:rStyle w:val="Hyperlink"/>
          </w:rPr>
          <w:t>Table 7.3.10: Frequency with which Farmers Feed Their Dairy Cows Vitamins or Minerals in the ZOI, by Farmers’ Sex and Age</w:t>
        </w:r>
        <w:r w:rsidR="00305047">
          <w:rPr>
            <w:webHidden/>
          </w:rPr>
          <w:tab/>
        </w:r>
        <w:r w:rsidR="00305047">
          <w:rPr>
            <w:webHidden/>
          </w:rPr>
          <w:fldChar w:fldCharType="begin"/>
        </w:r>
        <w:r w:rsidR="00305047">
          <w:rPr>
            <w:webHidden/>
          </w:rPr>
          <w:instrText xml:space="preserve"> PAGEREF _Toc63673136 \h </w:instrText>
        </w:r>
        <w:r w:rsidR="00305047">
          <w:rPr>
            <w:webHidden/>
          </w:rPr>
        </w:r>
        <w:r w:rsidR="00305047">
          <w:rPr>
            <w:webHidden/>
          </w:rPr>
          <w:fldChar w:fldCharType="separate"/>
        </w:r>
        <w:r w:rsidR="00305047">
          <w:rPr>
            <w:webHidden/>
          </w:rPr>
          <w:t>101</w:t>
        </w:r>
        <w:r w:rsidR="00305047">
          <w:rPr>
            <w:webHidden/>
          </w:rPr>
          <w:fldChar w:fldCharType="end"/>
        </w:r>
      </w:hyperlink>
    </w:p>
    <w:p w14:paraId="6271BC14" w14:textId="617F0F4D" w:rsidR="00305047" w:rsidRDefault="00DD47E3">
      <w:pPr>
        <w:pStyle w:val="TOC1"/>
        <w:rPr>
          <w:rFonts w:asciiTheme="minorHAnsi" w:eastAsiaTheme="minorEastAsia" w:hAnsiTheme="minorHAnsi" w:cstheme="minorBidi"/>
          <w:color w:val="auto"/>
        </w:rPr>
      </w:pPr>
      <w:hyperlink w:anchor="_Toc63673137" w:history="1">
        <w:r w:rsidR="00305047" w:rsidRPr="00BA27A2">
          <w:rPr>
            <w:rStyle w:val="Hyperlink"/>
          </w:rPr>
          <w:t>Table 7.3.11: Trained Health Service Providers and Sources of Medicines Used by Dairy Farmers in the ZOI, in Total and by Farmers’ Sex and Age</w:t>
        </w:r>
        <w:r w:rsidR="00305047">
          <w:rPr>
            <w:webHidden/>
          </w:rPr>
          <w:tab/>
        </w:r>
        <w:r w:rsidR="00305047">
          <w:rPr>
            <w:webHidden/>
          </w:rPr>
          <w:fldChar w:fldCharType="begin"/>
        </w:r>
        <w:r w:rsidR="00305047">
          <w:rPr>
            <w:webHidden/>
          </w:rPr>
          <w:instrText xml:space="preserve"> PAGEREF _Toc63673137 \h </w:instrText>
        </w:r>
        <w:r w:rsidR="00305047">
          <w:rPr>
            <w:webHidden/>
          </w:rPr>
        </w:r>
        <w:r w:rsidR="00305047">
          <w:rPr>
            <w:webHidden/>
          </w:rPr>
          <w:fldChar w:fldCharType="separate"/>
        </w:r>
        <w:r w:rsidR="00305047">
          <w:rPr>
            <w:webHidden/>
          </w:rPr>
          <w:t>102</w:t>
        </w:r>
        <w:r w:rsidR="00305047">
          <w:rPr>
            <w:webHidden/>
          </w:rPr>
          <w:fldChar w:fldCharType="end"/>
        </w:r>
      </w:hyperlink>
    </w:p>
    <w:p w14:paraId="40492E52" w14:textId="0DDB12B9" w:rsidR="00305047" w:rsidRDefault="00DD47E3">
      <w:pPr>
        <w:pStyle w:val="TOC1"/>
        <w:rPr>
          <w:rFonts w:asciiTheme="minorHAnsi" w:eastAsiaTheme="minorEastAsia" w:hAnsiTheme="minorHAnsi" w:cstheme="minorBidi"/>
          <w:color w:val="auto"/>
        </w:rPr>
      </w:pPr>
      <w:hyperlink w:anchor="_Toc63673138" w:history="1">
        <w:r w:rsidR="00305047" w:rsidRPr="00BA27A2">
          <w:rPr>
            <w:rStyle w:val="Hyperlink"/>
          </w:rPr>
          <w:t>Table 7.3.12: Vaccination Practices among Dairy Farmers in the ZOI, in Total and by Farmers’ Sex and Age</w:t>
        </w:r>
        <w:r w:rsidR="00305047">
          <w:rPr>
            <w:webHidden/>
          </w:rPr>
          <w:tab/>
        </w:r>
        <w:r w:rsidR="00305047">
          <w:rPr>
            <w:webHidden/>
          </w:rPr>
          <w:fldChar w:fldCharType="begin"/>
        </w:r>
        <w:r w:rsidR="00305047">
          <w:rPr>
            <w:webHidden/>
          </w:rPr>
          <w:instrText xml:space="preserve"> PAGEREF _Toc63673138 \h </w:instrText>
        </w:r>
        <w:r w:rsidR="00305047">
          <w:rPr>
            <w:webHidden/>
          </w:rPr>
        </w:r>
        <w:r w:rsidR="00305047">
          <w:rPr>
            <w:webHidden/>
          </w:rPr>
          <w:fldChar w:fldCharType="separate"/>
        </w:r>
        <w:r w:rsidR="00305047">
          <w:rPr>
            <w:webHidden/>
          </w:rPr>
          <w:t>103</w:t>
        </w:r>
        <w:r w:rsidR="00305047">
          <w:rPr>
            <w:webHidden/>
          </w:rPr>
          <w:fldChar w:fldCharType="end"/>
        </w:r>
      </w:hyperlink>
    </w:p>
    <w:p w14:paraId="5282DE93" w14:textId="6B8826DD" w:rsidR="00305047" w:rsidRDefault="00DD47E3">
      <w:pPr>
        <w:pStyle w:val="TOC1"/>
        <w:rPr>
          <w:rFonts w:asciiTheme="minorHAnsi" w:eastAsiaTheme="minorEastAsia" w:hAnsiTheme="minorHAnsi" w:cstheme="minorBidi"/>
          <w:color w:val="auto"/>
        </w:rPr>
      </w:pPr>
      <w:hyperlink w:anchor="_Toc63673139" w:history="1">
        <w:r w:rsidR="00305047" w:rsidRPr="00BA27A2">
          <w:rPr>
            <w:rStyle w:val="Hyperlink"/>
          </w:rPr>
          <w:t>Table 7.3.13: Mastitis Prevention Methods Used by Dairy Farmers in the ZOI, in Total and by Farmers’ Sex and Age</w:t>
        </w:r>
        <w:r w:rsidR="00305047">
          <w:rPr>
            <w:webHidden/>
          </w:rPr>
          <w:tab/>
        </w:r>
        <w:r w:rsidR="00305047">
          <w:rPr>
            <w:webHidden/>
          </w:rPr>
          <w:fldChar w:fldCharType="begin"/>
        </w:r>
        <w:r w:rsidR="00305047">
          <w:rPr>
            <w:webHidden/>
          </w:rPr>
          <w:instrText xml:space="preserve"> PAGEREF _Toc63673139 \h </w:instrText>
        </w:r>
        <w:r w:rsidR="00305047">
          <w:rPr>
            <w:webHidden/>
          </w:rPr>
        </w:r>
        <w:r w:rsidR="00305047">
          <w:rPr>
            <w:webHidden/>
          </w:rPr>
          <w:fldChar w:fldCharType="separate"/>
        </w:r>
        <w:r w:rsidR="00305047">
          <w:rPr>
            <w:webHidden/>
          </w:rPr>
          <w:t>103</w:t>
        </w:r>
        <w:r w:rsidR="00305047">
          <w:rPr>
            <w:webHidden/>
          </w:rPr>
          <w:fldChar w:fldCharType="end"/>
        </w:r>
      </w:hyperlink>
    </w:p>
    <w:p w14:paraId="01A17EA1" w14:textId="40B1CDED" w:rsidR="00305047" w:rsidRDefault="00DD47E3">
      <w:pPr>
        <w:pStyle w:val="TOC1"/>
        <w:rPr>
          <w:rFonts w:asciiTheme="minorHAnsi" w:eastAsiaTheme="minorEastAsia" w:hAnsiTheme="minorHAnsi" w:cstheme="minorBidi"/>
          <w:color w:val="auto"/>
        </w:rPr>
      </w:pPr>
      <w:hyperlink w:anchor="_Toc63673140" w:history="1">
        <w:r w:rsidR="00305047" w:rsidRPr="00BA27A2">
          <w:rPr>
            <w:rStyle w:val="Hyperlink"/>
          </w:rPr>
          <w:t>Table 7.3.14: Cow Manure Practices among Dairy Farmers in the ZOI, in Total and by Farmers’ Sex and Age</w:t>
        </w:r>
        <w:r w:rsidR="00305047">
          <w:rPr>
            <w:webHidden/>
          </w:rPr>
          <w:tab/>
        </w:r>
        <w:r w:rsidR="00305047">
          <w:rPr>
            <w:webHidden/>
          </w:rPr>
          <w:fldChar w:fldCharType="begin"/>
        </w:r>
        <w:r w:rsidR="00305047">
          <w:rPr>
            <w:webHidden/>
          </w:rPr>
          <w:instrText xml:space="preserve"> PAGEREF _Toc63673140 \h </w:instrText>
        </w:r>
        <w:r w:rsidR="00305047">
          <w:rPr>
            <w:webHidden/>
          </w:rPr>
        </w:r>
        <w:r w:rsidR="00305047">
          <w:rPr>
            <w:webHidden/>
          </w:rPr>
          <w:fldChar w:fldCharType="separate"/>
        </w:r>
        <w:r w:rsidR="00305047">
          <w:rPr>
            <w:webHidden/>
          </w:rPr>
          <w:t>104</w:t>
        </w:r>
        <w:r w:rsidR="00305047">
          <w:rPr>
            <w:webHidden/>
          </w:rPr>
          <w:fldChar w:fldCharType="end"/>
        </w:r>
      </w:hyperlink>
    </w:p>
    <w:p w14:paraId="2B839612" w14:textId="7C512362" w:rsidR="00305047" w:rsidRDefault="00DD47E3">
      <w:pPr>
        <w:pStyle w:val="TOC1"/>
        <w:rPr>
          <w:rFonts w:asciiTheme="minorHAnsi" w:eastAsiaTheme="minorEastAsia" w:hAnsiTheme="minorHAnsi" w:cstheme="minorBidi"/>
          <w:color w:val="auto"/>
        </w:rPr>
      </w:pPr>
      <w:hyperlink w:anchor="_Toc63673141" w:history="1">
        <w:r w:rsidR="00305047" w:rsidRPr="00BA27A2">
          <w:rPr>
            <w:rStyle w:val="Hyperlink"/>
          </w:rPr>
          <w:t>Table 7.3.15: Milk Processing and Selling Practices of Dairy Farmers in the ZOI, in Total and by Farmers’ Sex and Age</w:t>
        </w:r>
        <w:r w:rsidR="00305047">
          <w:rPr>
            <w:webHidden/>
          </w:rPr>
          <w:tab/>
        </w:r>
        <w:r w:rsidR="00305047">
          <w:rPr>
            <w:webHidden/>
          </w:rPr>
          <w:fldChar w:fldCharType="begin"/>
        </w:r>
        <w:r w:rsidR="00305047">
          <w:rPr>
            <w:webHidden/>
          </w:rPr>
          <w:instrText xml:space="preserve"> PAGEREF _Toc63673141 \h </w:instrText>
        </w:r>
        <w:r w:rsidR="00305047">
          <w:rPr>
            <w:webHidden/>
          </w:rPr>
        </w:r>
        <w:r w:rsidR="00305047">
          <w:rPr>
            <w:webHidden/>
          </w:rPr>
          <w:fldChar w:fldCharType="separate"/>
        </w:r>
        <w:r w:rsidR="00305047">
          <w:rPr>
            <w:webHidden/>
          </w:rPr>
          <w:t>105</w:t>
        </w:r>
        <w:r w:rsidR="00305047">
          <w:rPr>
            <w:webHidden/>
          </w:rPr>
          <w:fldChar w:fldCharType="end"/>
        </w:r>
      </w:hyperlink>
    </w:p>
    <w:p w14:paraId="7220F120" w14:textId="6E35CD0C" w:rsidR="00305047" w:rsidRDefault="00DD47E3">
      <w:pPr>
        <w:pStyle w:val="TOC1"/>
        <w:rPr>
          <w:rFonts w:asciiTheme="minorHAnsi" w:eastAsiaTheme="minorEastAsia" w:hAnsiTheme="minorHAnsi" w:cstheme="minorBidi"/>
          <w:color w:val="auto"/>
        </w:rPr>
      </w:pPr>
      <w:hyperlink w:anchor="_Toc63673142" w:history="1">
        <w:r w:rsidR="00305047" w:rsidRPr="00BA27A2">
          <w:rPr>
            <w:rStyle w:val="Hyperlink"/>
          </w:rPr>
          <w:t>Table 7.3.16: Services Provided and Methods of Payment Used by Dairy Farmers’ Milk Marketing Cooperatives in the ZOI</w:t>
        </w:r>
        <w:r w:rsidR="00305047">
          <w:rPr>
            <w:webHidden/>
          </w:rPr>
          <w:tab/>
        </w:r>
        <w:r w:rsidR="00305047">
          <w:rPr>
            <w:webHidden/>
          </w:rPr>
          <w:fldChar w:fldCharType="begin"/>
        </w:r>
        <w:r w:rsidR="00305047">
          <w:rPr>
            <w:webHidden/>
          </w:rPr>
          <w:instrText xml:space="preserve"> PAGEREF _Toc63673142 \h </w:instrText>
        </w:r>
        <w:r w:rsidR="00305047">
          <w:rPr>
            <w:webHidden/>
          </w:rPr>
        </w:r>
        <w:r w:rsidR="00305047">
          <w:rPr>
            <w:webHidden/>
          </w:rPr>
          <w:fldChar w:fldCharType="separate"/>
        </w:r>
        <w:r w:rsidR="00305047">
          <w:rPr>
            <w:webHidden/>
          </w:rPr>
          <w:t>106</w:t>
        </w:r>
        <w:r w:rsidR="00305047">
          <w:rPr>
            <w:webHidden/>
          </w:rPr>
          <w:fldChar w:fldCharType="end"/>
        </w:r>
      </w:hyperlink>
    </w:p>
    <w:p w14:paraId="74CF53FE" w14:textId="3C26E324" w:rsidR="00305047" w:rsidRDefault="00DD47E3">
      <w:pPr>
        <w:pStyle w:val="TOC1"/>
        <w:rPr>
          <w:rFonts w:asciiTheme="minorHAnsi" w:eastAsiaTheme="minorEastAsia" w:hAnsiTheme="minorHAnsi" w:cstheme="minorBidi"/>
          <w:color w:val="auto"/>
        </w:rPr>
      </w:pPr>
      <w:hyperlink w:anchor="_Toc63673143" w:history="1">
        <w:r w:rsidR="00305047" w:rsidRPr="00BA27A2">
          <w:rPr>
            <w:rStyle w:val="Hyperlink"/>
          </w:rPr>
          <w:t>Table 7.3.17: Reasons Farmers Sell their Dairy Cows in the ZOI, in Total and by Farmers’ Sex and Age</w:t>
        </w:r>
        <w:r w:rsidR="00305047">
          <w:rPr>
            <w:webHidden/>
          </w:rPr>
          <w:tab/>
        </w:r>
        <w:r w:rsidR="00305047">
          <w:rPr>
            <w:webHidden/>
          </w:rPr>
          <w:fldChar w:fldCharType="begin"/>
        </w:r>
        <w:r w:rsidR="00305047">
          <w:rPr>
            <w:webHidden/>
          </w:rPr>
          <w:instrText xml:space="preserve"> PAGEREF _Toc63673143 \h </w:instrText>
        </w:r>
        <w:r w:rsidR="00305047">
          <w:rPr>
            <w:webHidden/>
          </w:rPr>
        </w:r>
        <w:r w:rsidR="00305047">
          <w:rPr>
            <w:webHidden/>
          </w:rPr>
          <w:fldChar w:fldCharType="separate"/>
        </w:r>
        <w:r w:rsidR="00305047">
          <w:rPr>
            <w:webHidden/>
          </w:rPr>
          <w:t>106</w:t>
        </w:r>
        <w:r w:rsidR="00305047">
          <w:rPr>
            <w:webHidden/>
          </w:rPr>
          <w:fldChar w:fldCharType="end"/>
        </w:r>
      </w:hyperlink>
    </w:p>
    <w:p w14:paraId="50D62724" w14:textId="6E7D892F" w:rsidR="00305047" w:rsidRDefault="00DD47E3">
      <w:pPr>
        <w:pStyle w:val="TOC1"/>
        <w:rPr>
          <w:rFonts w:asciiTheme="minorHAnsi" w:eastAsiaTheme="minorEastAsia" w:hAnsiTheme="minorHAnsi" w:cstheme="minorBidi"/>
          <w:color w:val="auto"/>
        </w:rPr>
      </w:pPr>
      <w:hyperlink w:anchor="_Toc63673144" w:history="1">
        <w:r w:rsidR="00305047" w:rsidRPr="00BA27A2">
          <w:rPr>
            <w:rStyle w:val="Hyperlink"/>
          </w:rPr>
          <w:t>Table 7.3.18: Mean Number of Dairy Cows and Bulls that Were Sold or Died per Dairy Farmer in the ZOI during the 12 Months Preceding the Survey, in Total and by Farmers’ Sex and Age</w:t>
        </w:r>
        <w:r w:rsidR="00305047">
          <w:rPr>
            <w:webHidden/>
          </w:rPr>
          <w:tab/>
        </w:r>
        <w:r w:rsidR="00305047">
          <w:rPr>
            <w:webHidden/>
          </w:rPr>
          <w:fldChar w:fldCharType="begin"/>
        </w:r>
        <w:r w:rsidR="00305047">
          <w:rPr>
            <w:webHidden/>
          </w:rPr>
          <w:instrText xml:space="preserve"> PAGEREF _Toc63673144 \h </w:instrText>
        </w:r>
        <w:r w:rsidR="00305047">
          <w:rPr>
            <w:webHidden/>
          </w:rPr>
        </w:r>
        <w:r w:rsidR="00305047">
          <w:rPr>
            <w:webHidden/>
          </w:rPr>
          <w:fldChar w:fldCharType="separate"/>
        </w:r>
        <w:r w:rsidR="00305047">
          <w:rPr>
            <w:webHidden/>
          </w:rPr>
          <w:t>107</w:t>
        </w:r>
        <w:r w:rsidR="00305047">
          <w:rPr>
            <w:webHidden/>
          </w:rPr>
          <w:fldChar w:fldCharType="end"/>
        </w:r>
      </w:hyperlink>
    </w:p>
    <w:p w14:paraId="42A87143" w14:textId="2F983427" w:rsidR="00305047" w:rsidRDefault="00DD47E3">
      <w:pPr>
        <w:pStyle w:val="TOC1"/>
        <w:rPr>
          <w:rFonts w:asciiTheme="minorHAnsi" w:eastAsiaTheme="minorEastAsia" w:hAnsiTheme="minorHAnsi" w:cstheme="minorBidi"/>
          <w:color w:val="auto"/>
        </w:rPr>
      </w:pPr>
      <w:hyperlink w:anchor="_Toc63673145" w:history="1">
        <w:r w:rsidR="00305047" w:rsidRPr="00BA27A2">
          <w:rPr>
            <w:rStyle w:val="Hyperlink"/>
          </w:rPr>
          <w:t>Table 7.3.19: Record-keeping Practices and Main Information Sources among Dairy farmers in the ZOI, in Total and by Farmers’ Age and Sex</w:t>
        </w:r>
        <w:r w:rsidR="00305047">
          <w:rPr>
            <w:webHidden/>
          </w:rPr>
          <w:tab/>
        </w:r>
        <w:r w:rsidR="00305047">
          <w:rPr>
            <w:webHidden/>
          </w:rPr>
          <w:fldChar w:fldCharType="begin"/>
        </w:r>
        <w:r w:rsidR="00305047">
          <w:rPr>
            <w:webHidden/>
          </w:rPr>
          <w:instrText xml:space="preserve"> PAGEREF _Toc63673145 \h </w:instrText>
        </w:r>
        <w:r w:rsidR="00305047">
          <w:rPr>
            <w:webHidden/>
          </w:rPr>
        </w:r>
        <w:r w:rsidR="00305047">
          <w:rPr>
            <w:webHidden/>
          </w:rPr>
          <w:fldChar w:fldCharType="separate"/>
        </w:r>
        <w:r w:rsidR="00305047">
          <w:rPr>
            <w:webHidden/>
          </w:rPr>
          <w:t>107</w:t>
        </w:r>
        <w:r w:rsidR="00305047">
          <w:rPr>
            <w:webHidden/>
          </w:rPr>
          <w:fldChar w:fldCharType="end"/>
        </w:r>
      </w:hyperlink>
    </w:p>
    <w:p w14:paraId="530DE15E" w14:textId="4647870A" w:rsidR="00305047" w:rsidRDefault="00DD47E3">
      <w:pPr>
        <w:pStyle w:val="TOC1"/>
        <w:rPr>
          <w:rFonts w:asciiTheme="minorHAnsi" w:eastAsiaTheme="minorEastAsia" w:hAnsiTheme="minorHAnsi" w:cstheme="minorBidi"/>
          <w:color w:val="auto"/>
        </w:rPr>
      </w:pPr>
      <w:hyperlink w:anchor="_Toc63673146" w:history="1">
        <w:r w:rsidR="00305047" w:rsidRPr="00BA27A2">
          <w:rPr>
            <w:rStyle w:val="Hyperlink"/>
          </w:rPr>
          <w:t>Table 7.3.20: Percent Distribution of Who Made Key Dairy Cow Production Decisions in the ZOI, by Farmers’ Sex</w:t>
        </w:r>
        <w:r w:rsidR="00305047">
          <w:rPr>
            <w:webHidden/>
          </w:rPr>
          <w:tab/>
        </w:r>
        <w:r w:rsidR="00305047">
          <w:rPr>
            <w:webHidden/>
          </w:rPr>
          <w:fldChar w:fldCharType="begin"/>
        </w:r>
        <w:r w:rsidR="00305047">
          <w:rPr>
            <w:webHidden/>
          </w:rPr>
          <w:instrText xml:space="preserve"> PAGEREF _Toc63673146 \h </w:instrText>
        </w:r>
        <w:r w:rsidR="00305047">
          <w:rPr>
            <w:webHidden/>
          </w:rPr>
        </w:r>
        <w:r w:rsidR="00305047">
          <w:rPr>
            <w:webHidden/>
          </w:rPr>
          <w:fldChar w:fldCharType="separate"/>
        </w:r>
        <w:r w:rsidR="00305047">
          <w:rPr>
            <w:webHidden/>
          </w:rPr>
          <w:t>108</w:t>
        </w:r>
        <w:r w:rsidR="00305047">
          <w:rPr>
            <w:webHidden/>
          </w:rPr>
          <w:fldChar w:fldCharType="end"/>
        </w:r>
      </w:hyperlink>
    </w:p>
    <w:p w14:paraId="568BBEAB" w14:textId="77906D6E" w:rsidR="00305047" w:rsidRDefault="00DD47E3">
      <w:pPr>
        <w:pStyle w:val="TOC1"/>
        <w:rPr>
          <w:rFonts w:asciiTheme="minorHAnsi" w:eastAsiaTheme="minorEastAsia" w:hAnsiTheme="minorHAnsi" w:cstheme="minorBidi"/>
          <w:color w:val="auto"/>
        </w:rPr>
      </w:pPr>
      <w:hyperlink w:anchor="_Toc63673147" w:history="1">
        <w:r w:rsidR="00305047" w:rsidRPr="00BA27A2">
          <w:rPr>
            <w:rStyle w:val="Hyperlink"/>
          </w:rPr>
          <w:t>Table 7.3.21: Percentage of Dairy Farmers in the ZOI Who Used One or More Improved Management Practices and Technologies by Sub-category, in Total and by Farmers’ Sex and Age</w:t>
        </w:r>
        <w:r w:rsidR="00305047">
          <w:rPr>
            <w:webHidden/>
          </w:rPr>
          <w:tab/>
        </w:r>
        <w:r w:rsidR="00305047">
          <w:rPr>
            <w:webHidden/>
          </w:rPr>
          <w:fldChar w:fldCharType="begin"/>
        </w:r>
        <w:r w:rsidR="00305047">
          <w:rPr>
            <w:webHidden/>
          </w:rPr>
          <w:instrText xml:space="preserve"> PAGEREF _Toc63673147 \h </w:instrText>
        </w:r>
        <w:r w:rsidR="00305047">
          <w:rPr>
            <w:webHidden/>
          </w:rPr>
        </w:r>
        <w:r w:rsidR="00305047">
          <w:rPr>
            <w:webHidden/>
          </w:rPr>
          <w:fldChar w:fldCharType="separate"/>
        </w:r>
        <w:r w:rsidR="00305047">
          <w:rPr>
            <w:webHidden/>
          </w:rPr>
          <w:t>109</w:t>
        </w:r>
        <w:r w:rsidR="00305047">
          <w:rPr>
            <w:webHidden/>
          </w:rPr>
          <w:fldChar w:fldCharType="end"/>
        </w:r>
      </w:hyperlink>
    </w:p>
    <w:p w14:paraId="4A1E9910" w14:textId="0C90FCC2" w:rsidR="00305047" w:rsidRDefault="00DD47E3">
      <w:pPr>
        <w:pStyle w:val="TOC1"/>
        <w:rPr>
          <w:rFonts w:asciiTheme="minorHAnsi" w:eastAsiaTheme="minorEastAsia" w:hAnsiTheme="minorHAnsi" w:cstheme="minorBidi"/>
          <w:color w:val="auto"/>
        </w:rPr>
      </w:pPr>
      <w:hyperlink w:anchor="_Toc63673148" w:history="1">
        <w:r w:rsidR="00305047" w:rsidRPr="00BA27A2">
          <w:rPr>
            <w:rStyle w:val="Hyperlink"/>
          </w:rPr>
          <w:t>Table 7.3.22: Percent Distribution of Dairy farmers in the ZOI by the Number of Promoted Improved Management Practices and Technologies Used, in Total and by Farmers’ Sex and Age</w:t>
        </w:r>
        <w:r w:rsidR="00305047">
          <w:rPr>
            <w:webHidden/>
          </w:rPr>
          <w:tab/>
        </w:r>
        <w:r w:rsidR="00305047">
          <w:rPr>
            <w:webHidden/>
          </w:rPr>
          <w:fldChar w:fldCharType="begin"/>
        </w:r>
        <w:r w:rsidR="00305047">
          <w:rPr>
            <w:webHidden/>
          </w:rPr>
          <w:instrText xml:space="preserve"> PAGEREF _Toc63673148 \h </w:instrText>
        </w:r>
        <w:r w:rsidR="00305047">
          <w:rPr>
            <w:webHidden/>
          </w:rPr>
        </w:r>
        <w:r w:rsidR="00305047">
          <w:rPr>
            <w:webHidden/>
          </w:rPr>
          <w:fldChar w:fldCharType="separate"/>
        </w:r>
        <w:r w:rsidR="00305047">
          <w:rPr>
            <w:webHidden/>
          </w:rPr>
          <w:t>109</w:t>
        </w:r>
        <w:r w:rsidR="00305047">
          <w:rPr>
            <w:webHidden/>
          </w:rPr>
          <w:fldChar w:fldCharType="end"/>
        </w:r>
      </w:hyperlink>
    </w:p>
    <w:p w14:paraId="12E2C6B8" w14:textId="4981B7A9" w:rsidR="00305047" w:rsidRDefault="00DD47E3">
      <w:pPr>
        <w:pStyle w:val="TOC1"/>
        <w:rPr>
          <w:rFonts w:asciiTheme="minorHAnsi" w:eastAsiaTheme="minorEastAsia" w:hAnsiTheme="minorHAnsi" w:cstheme="minorBidi"/>
          <w:color w:val="auto"/>
        </w:rPr>
      </w:pPr>
      <w:hyperlink w:anchor="_Toc63673149" w:history="1">
        <w:r w:rsidR="00305047" w:rsidRPr="00BA27A2">
          <w:rPr>
            <w:rStyle w:val="Hyperlink"/>
          </w:rPr>
          <w:t>Table 7.3.23: Dairy Cow Yield in the ZOI during the 30 Days Preceding the Survey, in Total and by Farmers’ Sex and Age</w:t>
        </w:r>
        <w:r w:rsidR="00305047">
          <w:rPr>
            <w:webHidden/>
          </w:rPr>
          <w:tab/>
        </w:r>
        <w:r w:rsidR="00305047">
          <w:rPr>
            <w:webHidden/>
          </w:rPr>
          <w:fldChar w:fldCharType="begin"/>
        </w:r>
        <w:r w:rsidR="00305047">
          <w:rPr>
            <w:webHidden/>
          </w:rPr>
          <w:instrText xml:space="preserve"> PAGEREF _Toc63673149 \h </w:instrText>
        </w:r>
        <w:r w:rsidR="00305047">
          <w:rPr>
            <w:webHidden/>
          </w:rPr>
        </w:r>
        <w:r w:rsidR="00305047">
          <w:rPr>
            <w:webHidden/>
          </w:rPr>
          <w:fldChar w:fldCharType="separate"/>
        </w:r>
        <w:r w:rsidR="00305047">
          <w:rPr>
            <w:webHidden/>
          </w:rPr>
          <w:t>111</w:t>
        </w:r>
        <w:r w:rsidR="00305047">
          <w:rPr>
            <w:webHidden/>
          </w:rPr>
          <w:fldChar w:fldCharType="end"/>
        </w:r>
      </w:hyperlink>
    </w:p>
    <w:p w14:paraId="20EE3466" w14:textId="5AFDCEEE" w:rsidR="00305047" w:rsidRDefault="00DD47E3">
      <w:pPr>
        <w:pStyle w:val="TOC1"/>
        <w:rPr>
          <w:rFonts w:asciiTheme="minorHAnsi" w:eastAsiaTheme="minorEastAsia" w:hAnsiTheme="minorHAnsi" w:cstheme="minorBidi"/>
          <w:color w:val="auto"/>
        </w:rPr>
      </w:pPr>
      <w:hyperlink w:anchor="_Toc63673150" w:history="1">
        <w:r w:rsidR="00305047" w:rsidRPr="00BA27A2">
          <w:rPr>
            <w:rStyle w:val="Hyperlink"/>
          </w:rPr>
          <w:t>Table 7.4.1: Percentage of Targeted Value Chain Commodity Farmers in the ZOI Who Applied One or More Promoted Improved Management Practices and Technologies by Category, in Total and by Farmers’ Sex and Age</w:t>
        </w:r>
        <w:r w:rsidR="00305047">
          <w:rPr>
            <w:webHidden/>
          </w:rPr>
          <w:tab/>
        </w:r>
        <w:r w:rsidR="00305047">
          <w:rPr>
            <w:webHidden/>
          </w:rPr>
          <w:fldChar w:fldCharType="begin"/>
        </w:r>
        <w:r w:rsidR="00305047">
          <w:rPr>
            <w:webHidden/>
          </w:rPr>
          <w:instrText xml:space="preserve"> PAGEREF _Toc63673150 \h </w:instrText>
        </w:r>
        <w:r w:rsidR="00305047">
          <w:rPr>
            <w:webHidden/>
          </w:rPr>
        </w:r>
        <w:r w:rsidR="00305047">
          <w:rPr>
            <w:webHidden/>
          </w:rPr>
          <w:fldChar w:fldCharType="separate"/>
        </w:r>
        <w:r w:rsidR="00305047">
          <w:rPr>
            <w:webHidden/>
          </w:rPr>
          <w:t>113</w:t>
        </w:r>
        <w:r w:rsidR="00305047">
          <w:rPr>
            <w:webHidden/>
          </w:rPr>
          <w:fldChar w:fldCharType="end"/>
        </w:r>
      </w:hyperlink>
    </w:p>
    <w:p w14:paraId="6D5CDF54" w14:textId="2184F717" w:rsidR="00305047" w:rsidRDefault="00DD47E3">
      <w:pPr>
        <w:pStyle w:val="TOC1"/>
        <w:rPr>
          <w:rFonts w:asciiTheme="minorHAnsi" w:eastAsiaTheme="minorEastAsia" w:hAnsiTheme="minorHAnsi" w:cstheme="minorBidi"/>
          <w:color w:val="auto"/>
        </w:rPr>
      </w:pPr>
      <w:hyperlink w:anchor="_Toc63673151" w:history="1">
        <w:r w:rsidR="00305047" w:rsidRPr="00BA27A2">
          <w:rPr>
            <w:rStyle w:val="Hyperlink"/>
          </w:rPr>
          <w:t>Table 7.4.2: Percent Distribution of Targeted Value Chain Commodity Farmers by Number of Promoted Improved Management Practices and Technologies Used in the ZOI, in Total and by Farmers’ Sex and Age</w:t>
        </w:r>
        <w:r w:rsidR="00305047">
          <w:rPr>
            <w:webHidden/>
          </w:rPr>
          <w:tab/>
        </w:r>
        <w:r w:rsidR="00305047">
          <w:rPr>
            <w:webHidden/>
          </w:rPr>
          <w:fldChar w:fldCharType="begin"/>
        </w:r>
        <w:r w:rsidR="00305047">
          <w:rPr>
            <w:webHidden/>
          </w:rPr>
          <w:instrText xml:space="preserve"> PAGEREF _Toc63673151 \h </w:instrText>
        </w:r>
        <w:r w:rsidR="00305047">
          <w:rPr>
            <w:webHidden/>
          </w:rPr>
        </w:r>
        <w:r w:rsidR="00305047">
          <w:rPr>
            <w:webHidden/>
          </w:rPr>
          <w:fldChar w:fldCharType="separate"/>
        </w:r>
        <w:r w:rsidR="00305047">
          <w:rPr>
            <w:webHidden/>
          </w:rPr>
          <w:t>114</w:t>
        </w:r>
        <w:r w:rsidR="00305047">
          <w:rPr>
            <w:webHidden/>
          </w:rPr>
          <w:fldChar w:fldCharType="end"/>
        </w:r>
      </w:hyperlink>
    </w:p>
    <w:p w14:paraId="1EF09526" w14:textId="0D6FFE04" w:rsidR="00305047" w:rsidRDefault="00DD47E3">
      <w:pPr>
        <w:pStyle w:val="TOC1"/>
        <w:rPr>
          <w:rFonts w:asciiTheme="minorHAnsi" w:eastAsiaTheme="minorEastAsia" w:hAnsiTheme="minorHAnsi" w:cstheme="minorBidi"/>
          <w:color w:val="auto"/>
        </w:rPr>
      </w:pPr>
      <w:hyperlink w:anchor="_Toc63673152" w:history="1">
        <w:r w:rsidR="00305047" w:rsidRPr="00BA27A2">
          <w:rPr>
            <w:rStyle w:val="Hyperlink"/>
          </w:rPr>
          <w:t>Table 8.1.1: Prevalence of Food Insecurity in the ZOI Population by Severity, in Total and by Selected Household Characteristics</w:t>
        </w:r>
        <w:r w:rsidR="00305047">
          <w:rPr>
            <w:webHidden/>
          </w:rPr>
          <w:tab/>
        </w:r>
        <w:r w:rsidR="00305047">
          <w:rPr>
            <w:webHidden/>
          </w:rPr>
          <w:fldChar w:fldCharType="begin"/>
        </w:r>
        <w:r w:rsidR="00305047">
          <w:rPr>
            <w:webHidden/>
          </w:rPr>
          <w:instrText xml:space="preserve"> PAGEREF _Toc63673152 \h </w:instrText>
        </w:r>
        <w:r w:rsidR="00305047">
          <w:rPr>
            <w:webHidden/>
          </w:rPr>
        </w:r>
        <w:r w:rsidR="00305047">
          <w:rPr>
            <w:webHidden/>
          </w:rPr>
          <w:fldChar w:fldCharType="separate"/>
        </w:r>
        <w:r w:rsidR="00305047">
          <w:rPr>
            <w:webHidden/>
          </w:rPr>
          <w:t>116</w:t>
        </w:r>
        <w:r w:rsidR="00305047">
          <w:rPr>
            <w:webHidden/>
          </w:rPr>
          <w:fldChar w:fldCharType="end"/>
        </w:r>
      </w:hyperlink>
    </w:p>
    <w:p w14:paraId="0E96A18F" w14:textId="3CE85A41" w:rsidR="00305047" w:rsidRDefault="00DD47E3">
      <w:pPr>
        <w:pStyle w:val="TOC1"/>
        <w:rPr>
          <w:rFonts w:asciiTheme="minorHAnsi" w:eastAsiaTheme="minorEastAsia" w:hAnsiTheme="minorHAnsi" w:cstheme="minorBidi"/>
          <w:color w:val="auto"/>
        </w:rPr>
      </w:pPr>
      <w:hyperlink w:anchor="_Toc63673153" w:history="1">
        <w:r w:rsidR="00305047" w:rsidRPr="00BA27A2">
          <w:rPr>
            <w:rStyle w:val="Hyperlink"/>
          </w:rPr>
          <w:t>Table 8.1.2: Prevalence of Food Insecurity in the ZOI Population by Severity, in Total and by Selected Household Agricultural Characteristics</w:t>
        </w:r>
        <w:r w:rsidR="00305047">
          <w:rPr>
            <w:webHidden/>
          </w:rPr>
          <w:tab/>
        </w:r>
        <w:r w:rsidR="00305047">
          <w:rPr>
            <w:webHidden/>
          </w:rPr>
          <w:fldChar w:fldCharType="begin"/>
        </w:r>
        <w:r w:rsidR="00305047">
          <w:rPr>
            <w:webHidden/>
          </w:rPr>
          <w:instrText xml:space="preserve"> PAGEREF _Toc63673153 \h </w:instrText>
        </w:r>
        <w:r w:rsidR="00305047">
          <w:rPr>
            <w:webHidden/>
          </w:rPr>
        </w:r>
        <w:r w:rsidR="00305047">
          <w:rPr>
            <w:webHidden/>
          </w:rPr>
          <w:fldChar w:fldCharType="separate"/>
        </w:r>
        <w:r w:rsidR="00305047">
          <w:rPr>
            <w:webHidden/>
          </w:rPr>
          <w:t>117</w:t>
        </w:r>
        <w:r w:rsidR="00305047">
          <w:rPr>
            <w:webHidden/>
          </w:rPr>
          <w:fldChar w:fldCharType="end"/>
        </w:r>
      </w:hyperlink>
    </w:p>
    <w:p w14:paraId="43C09AC1" w14:textId="6E26545B" w:rsidR="00305047" w:rsidRDefault="00DD47E3">
      <w:pPr>
        <w:pStyle w:val="TOC1"/>
        <w:rPr>
          <w:rFonts w:asciiTheme="minorHAnsi" w:eastAsiaTheme="minorEastAsia" w:hAnsiTheme="minorHAnsi" w:cstheme="minorBidi"/>
          <w:color w:val="auto"/>
        </w:rPr>
      </w:pPr>
      <w:hyperlink w:anchor="_Toc63673154" w:history="1">
        <w:r w:rsidR="00305047" w:rsidRPr="00BA27A2">
          <w:rPr>
            <w:rStyle w:val="Hyperlink"/>
          </w:rPr>
          <w:t>Table 8.2.1: Percent of Women of Reproductive Age in the ZOI Achieving Minimum Dietary Diversity, in Total and by Selected Woman and Household Characteristics</w:t>
        </w:r>
        <w:r w:rsidR="00305047">
          <w:rPr>
            <w:webHidden/>
          </w:rPr>
          <w:tab/>
        </w:r>
        <w:r w:rsidR="00305047">
          <w:rPr>
            <w:webHidden/>
          </w:rPr>
          <w:fldChar w:fldCharType="begin"/>
        </w:r>
        <w:r w:rsidR="00305047">
          <w:rPr>
            <w:webHidden/>
          </w:rPr>
          <w:instrText xml:space="preserve"> PAGEREF _Toc63673154 \h </w:instrText>
        </w:r>
        <w:r w:rsidR="00305047">
          <w:rPr>
            <w:webHidden/>
          </w:rPr>
        </w:r>
        <w:r w:rsidR="00305047">
          <w:rPr>
            <w:webHidden/>
          </w:rPr>
          <w:fldChar w:fldCharType="separate"/>
        </w:r>
        <w:r w:rsidR="00305047">
          <w:rPr>
            <w:webHidden/>
          </w:rPr>
          <w:t>118</w:t>
        </w:r>
        <w:r w:rsidR="00305047">
          <w:rPr>
            <w:webHidden/>
          </w:rPr>
          <w:fldChar w:fldCharType="end"/>
        </w:r>
      </w:hyperlink>
    </w:p>
    <w:p w14:paraId="4EFDB39B" w14:textId="47640B4A" w:rsidR="00305047" w:rsidRDefault="00DD47E3">
      <w:pPr>
        <w:pStyle w:val="TOC1"/>
        <w:rPr>
          <w:rFonts w:asciiTheme="minorHAnsi" w:eastAsiaTheme="minorEastAsia" w:hAnsiTheme="minorHAnsi" w:cstheme="minorBidi"/>
          <w:color w:val="auto"/>
        </w:rPr>
      </w:pPr>
      <w:hyperlink w:anchor="_Toc63673155" w:history="1">
        <w:r w:rsidR="00305047" w:rsidRPr="00BA27A2">
          <w:rPr>
            <w:rStyle w:val="Hyperlink"/>
          </w:rPr>
          <w:t>Table 8.2.2: Percent of Women of Reproductive Age in the ZOI Achieving Minimum Dietary Diversity, in Total and by Selected Household Agricultural Characteristics</w:t>
        </w:r>
        <w:r w:rsidR="00305047">
          <w:rPr>
            <w:webHidden/>
          </w:rPr>
          <w:tab/>
        </w:r>
        <w:r w:rsidR="00305047">
          <w:rPr>
            <w:webHidden/>
          </w:rPr>
          <w:fldChar w:fldCharType="begin"/>
        </w:r>
        <w:r w:rsidR="00305047">
          <w:rPr>
            <w:webHidden/>
          </w:rPr>
          <w:instrText xml:space="preserve"> PAGEREF _Toc63673155 \h </w:instrText>
        </w:r>
        <w:r w:rsidR="00305047">
          <w:rPr>
            <w:webHidden/>
          </w:rPr>
        </w:r>
        <w:r w:rsidR="00305047">
          <w:rPr>
            <w:webHidden/>
          </w:rPr>
          <w:fldChar w:fldCharType="separate"/>
        </w:r>
        <w:r w:rsidR="00305047">
          <w:rPr>
            <w:webHidden/>
          </w:rPr>
          <w:t>119</w:t>
        </w:r>
        <w:r w:rsidR="00305047">
          <w:rPr>
            <w:webHidden/>
          </w:rPr>
          <w:fldChar w:fldCharType="end"/>
        </w:r>
      </w:hyperlink>
    </w:p>
    <w:p w14:paraId="75E024CF" w14:textId="0A982AF2" w:rsidR="00305047" w:rsidRDefault="00DD47E3">
      <w:pPr>
        <w:pStyle w:val="TOC1"/>
        <w:rPr>
          <w:rFonts w:asciiTheme="minorHAnsi" w:eastAsiaTheme="minorEastAsia" w:hAnsiTheme="minorHAnsi" w:cstheme="minorBidi"/>
          <w:color w:val="auto"/>
        </w:rPr>
      </w:pPr>
      <w:hyperlink w:anchor="_Toc63673156" w:history="1">
        <w:r w:rsidR="00305047" w:rsidRPr="00BA27A2">
          <w:rPr>
            <w:rStyle w:val="Hyperlink"/>
          </w:rPr>
          <w:t>Table 8.2.3: Percent of Women of Reproductive Age in the ZOI Who Consumed Foods in Each Food Group during the 24 Hours Preceding the Survey, in Total and by Achievement of Minimum Dietary Diversity Status</w:t>
        </w:r>
        <w:r w:rsidR="00305047">
          <w:rPr>
            <w:webHidden/>
          </w:rPr>
          <w:tab/>
        </w:r>
        <w:r w:rsidR="00305047">
          <w:rPr>
            <w:webHidden/>
          </w:rPr>
          <w:fldChar w:fldCharType="begin"/>
        </w:r>
        <w:r w:rsidR="00305047">
          <w:rPr>
            <w:webHidden/>
          </w:rPr>
          <w:instrText xml:space="preserve"> PAGEREF _Toc63673156 \h </w:instrText>
        </w:r>
        <w:r w:rsidR="00305047">
          <w:rPr>
            <w:webHidden/>
          </w:rPr>
        </w:r>
        <w:r w:rsidR="00305047">
          <w:rPr>
            <w:webHidden/>
          </w:rPr>
          <w:fldChar w:fldCharType="separate"/>
        </w:r>
        <w:r w:rsidR="00305047">
          <w:rPr>
            <w:webHidden/>
          </w:rPr>
          <w:t>120</w:t>
        </w:r>
        <w:r w:rsidR="00305047">
          <w:rPr>
            <w:webHidden/>
          </w:rPr>
          <w:fldChar w:fldCharType="end"/>
        </w:r>
      </w:hyperlink>
    </w:p>
    <w:p w14:paraId="32F121CB" w14:textId="152F1CDF" w:rsidR="00305047" w:rsidRDefault="00DD47E3">
      <w:pPr>
        <w:pStyle w:val="TOC1"/>
        <w:rPr>
          <w:rFonts w:asciiTheme="minorHAnsi" w:eastAsiaTheme="minorEastAsia" w:hAnsiTheme="minorHAnsi" w:cstheme="minorBidi"/>
          <w:color w:val="auto"/>
        </w:rPr>
      </w:pPr>
      <w:hyperlink w:anchor="_Toc63673157" w:history="1">
        <w:r w:rsidR="00305047" w:rsidRPr="00BA27A2">
          <w:rPr>
            <w:rStyle w:val="Hyperlink"/>
          </w:rPr>
          <w:t>Table 8.3.1: Prevalence of Exclusive Breastfeeding among Children 0-5 Months of Age in the ZOI, in Total and by Selected Child, Caregiver, and Household Characteristics</w:t>
        </w:r>
        <w:r w:rsidR="00305047">
          <w:rPr>
            <w:webHidden/>
          </w:rPr>
          <w:tab/>
        </w:r>
        <w:r w:rsidR="00305047">
          <w:rPr>
            <w:webHidden/>
          </w:rPr>
          <w:fldChar w:fldCharType="begin"/>
        </w:r>
        <w:r w:rsidR="00305047">
          <w:rPr>
            <w:webHidden/>
          </w:rPr>
          <w:instrText xml:space="preserve"> PAGEREF _Toc63673157 \h </w:instrText>
        </w:r>
        <w:r w:rsidR="00305047">
          <w:rPr>
            <w:webHidden/>
          </w:rPr>
        </w:r>
        <w:r w:rsidR="00305047">
          <w:rPr>
            <w:webHidden/>
          </w:rPr>
          <w:fldChar w:fldCharType="separate"/>
        </w:r>
        <w:r w:rsidR="00305047">
          <w:rPr>
            <w:webHidden/>
          </w:rPr>
          <w:t>121</w:t>
        </w:r>
        <w:r w:rsidR="00305047">
          <w:rPr>
            <w:webHidden/>
          </w:rPr>
          <w:fldChar w:fldCharType="end"/>
        </w:r>
      </w:hyperlink>
    </w:p>
    <w:p w14:paraId="67AA47AE" w14:textId="67413239" w:rsidR="00305047" w:rsidRDefault="00DD47E3">
      <w:pPr>
        <w:pStyle w:val="TOC1"/>
        <w:rPr>
          <w:rFonts w:asciiTheme="minorHAnsi" w:eastAsiaTheme="minorEastAsia" w:hAnsiTheme="minorHAnsi" w:cstheme="minorBidi"/>
          <w:color w:val="auto"/>
        </w:rPr>
      </w:pPr>
      <w:hyperlink w:anchor="_Toc63673158" w:history="1">
        <w:r w:rsidR="00305047" w:rsidRPr="00BA27A2">
          <w:rPr>
            <w:rStyle w:val="Hyperlink"/>
          </w:rPr>
          <w:t>Table 8.3.2: Percent of Children 6-23 Months of Age in the ZOI Who Received a Minimum Acceptable Diet, in Total and by Selected Child, Caregiver, and Household Characteristics</w:t>
        </w:r>
        <w:r w:rsidR="00305047">
          <w:rPr>
            <w:webHidden/>
          </w:rPr>
          <w:tab/>
        </w:r>
        <w:r w:rsidR="00305047">
          <w:rPr>
            <w:webHidden/>
          </w:rPr>
          <w:fldChar w:fldCharType="begin"/>
        </w:r>
        <w:r w:rsidR="00305047">
          <w:rPr>
            <w:webHidden/>
          </w:rPr>
          <w:instrText xml:space="preserve"> PAGEREF _Toc63673158 \h </w:instrText>
        </w:r>
        <w:r w:rsidR="00305047">
          <w:rPr>
            <w:webHidden/>
          </w:rPr>
        </w:r>
        <w:r w:rsidR="00305047">
          <w:rPr>
            <w:webHidden/>
          </w:rPr>
          <w:fldChar w:fldCharType="separate"/>
        </w:r>
        <w:r w:rsidR="00305047">
          <w:rPr>
            <w:webHidden/>
          </w:rPr>
          <w:t>123</w:t>
        </w:r>
        <w:r w:rsidR="00305047">
          <w:rPr>
            <w:webHidden/>
          </w:rPr>
          <w:fldChar w:fldCharType="end"/>
        </w:r>
      </w:hyperlink>
    </w:p>
    <w:p w14:paraId="0A8CBD60" w14:textId="3DA2F707" w:rsidR="00305047" w:rsidRDefault="00DD47E3">
      <w:pPr>
        <w:pStyle w:val="TOC1"/>
        <w:rPr>
          <w:rFonts w:asciiTheme="minorHAnsi" w:eastAsiaTheme="minorEastAsia" w:hAnsiTheme="minorHAnsi" w:cstheme="minorBidi"/>
          <w:color w:val="auto"/>
        </w:rPr>
      </w:pPr>
      <w:hyperlink w:anchor="_Toc63673159" w:history="1">
        <w:r w:rsidR="00305047" w:rsidRPr="00BA27A2">
          <w:rPr>
            <w:rStyle w:val="Hyperlink"/>
          </w:rPr>
          <w:t xml:space="preserve">Table 8.3.3: Percent of Children 6-23 Months of Age in the ZOI Achieving Minimum Feeding Frequency, Dietary Diversity, and Consuming Foods from Each of the Food Groups in the Minimum </w:t>
        </w:r>
        <w:r w:rsidR="00305047" w:rsidRPr="00BA27A2">
          <w:rPr>
            <w:rStyle w:val="Hyperlink"/>
          </w:rPr>
          <w:lastRenderedPageBreak/>
          <w:t>Acceptable Diet Indicator, in Total and by Breastfeeding Status and Age</w:t>
        </w:r>
        <w:r w:rsidR="00305047">
          <w:rPr>
            <w:webHidden/>
          </w:rPr>
          <w:tab/>
        </w:r>
        <w:r w:rsidR="00305047">
          <w:rPr>
            <w:webHidden/>
          </w:rPr>
          <w:fldChar w:fldCharType="begin"/>
        </w:r>
        <w:r w:rsidR="00305047">
          <w:rPr>
            <w:webHidden/>
          </w:rPr>
          <w:instrText xml:space="preserve"> PAGEREF _Toc63673159 \h </w:instrText>
        </w:r>
        <w:r w:rsidR="00305047">
          <w:rPr>
            <w:webHidden/>
          </w:rPr>
        </w:r>
        <w:r w:rsidR="00305047">
          <w:rPr>
            <w:webHidden/>
          </w:rPr>
          <w:fldChar w:fldCharType="separate"/>
        </w:r>
        <w:r w:rsidR="00305047">
          <w:rPr>
            <w:webHidden/>
          </w:rPr>
          <w:t>124</w:t>
        </w:r>
        <w:r w:rsidR="00305047">
          <w:rPr>
            <w:webHidden/>
          </w:rPr>
          <w:fldChar w:fldCharType="end"/>
        </w:r>
      </w:hyperlink>
    </w:p>
    <w:p w14:paraId="5449B336" w14:textId="6A6E7601" w:rsidR="00305047" w:rsidRDefault="00DD47E3">
      <w:pPr>
        <w:pStyle w:val="TOC1"/>
        <w:rPr>
          <w:rFonts w:asciiTheme="minorHAnsi" w:eastAsiaTheme="minorEastAsia" w:hAnsiTheme="minorHAnsi" w:cstheme="minorBidi"/>
          <w:color w:val="auto"/>
        </w:rPr>
      </w:pPr>
      <w:hyperlink w:anchor="_Toc63673160" w:history="1">
        <w:r w:rsidR="00305047" w:rsidRPr="00BA27A2">
          <w:rPr>
            <w:rStyle w:val="Hyperlink"/>
          </w:rPr>
          <w:t>Table 9.1: Mean BMI and Prevalence of Underweight, Normal Weight, Overweight, and Obese Women of Reproductive Age in the ZOI, in Total and by Selected Woman and Household Characteristics</w:t>
        </w:r>
        <w:r w:rsidR="00305047">
          <w:rPr>
            <w:webHidden/>
          </w:rPr>
          <w:tab/>
        </w:r>
        <w:r w:rsidR="00305047">
          <w:rPr>
            <w:webHidden/>
          </w:rPr>
          <w:fldChar w:fldCharType="begin"/>
        </w:r>
        <w:r w:rsidR="00305047">
          <w:rPr>
            <w:webHidden/>
          </w:rPr>
          <w:instrText xml:space="preserve"> PAGEREF _Toc63673160 \h </w:instrText>
        </w:r>
        <w:r w:rsidR="00305047">
          <w:rPr>
            <w:webHidden/>
          </w:rPr>
        </w:r>
        <w:r w:rsidR="00305047">
          <w:rPr>
            <w:webHidden/>
          </w:rPr>
          <w:fldChar w:fldCharType="separate"/>
        </w:r>
        <w:r w:rsidR="00305047">
          <w:rPr>
            <w:webHidden/>
          </w:rPr>
          <w:t>126</w:t>
        </w:r>
        <w:r w:rsidR="00305047">
          <w:rPr>
            <w:webHidden/>
          </w:rPr>
          <w:fldChar w:fldCharType="end"/>
        </w:r>
      </w:hyperlink>
    </w:p>
    <w:p w14:paraId="2A6D0652" w14:textId="7016A762" w:rsidR="00305047" w:rsidRDefault="00DD47E3">
      <w:pPr>
        <w:pStyle w:val="TOC1"/>
        <w:rPr>
          <w:rFonts w:asciiTheme="minorHAnsi" w:eastAsiaTheme="minorEastAsia" w:hAnsiTheme="minorHAnsi" w:cstheme="minorBidi"/>
          <w:color w:val="auto"/>
        </w:rPr>
      </w:pPr>
      <w:hyperlink w:anchor="_Toc63673161" w:history="1">
        <w:r w:rsidR="00305047" w:rsidRPr="00BA27A2">
          <w:rPr>
            <w:rStyle w:val="Hyperlink"/>
          </w:rPr>
          <w:t>Table 9.2.1: Prevalence of Stunting and Mean Height-for-Age Z-scores among Children under 5 Years of Age in the ZOI, in Total and by Selected Child, Caregiver, and Household Characteristics</w:t>
        </w:r>
        <w:r w:rsidR="00305047">
          <w:rPr>
            <w:webHidden/>
          </w:rPr>
          <w:tab/>
        </w:r>
        <w:r w:rsidR="00305047">
          <w:rPr>
            <w:webHidden/>
          </w:rPr>
          <w:fldChar w:fldCharType="begin"/>
        </w:r>
        <w:r w:rsidR="00305047">
          <w:rPr>
            <w:webHidden/>
          </w:rPr>
          <w:instrText xml:space="preserve"> PAGEREF _Toc63673161 \h </w:instrText>
        </w:r>
        <w:r w:rsidR="00305047">
          <w:rPr>
            <w:webHidden/>
          </w:rPr>
        </w:r>
        <w:r w:rsidR="00305047">
          <w:rPr>
            <w:webHidden/>
          </w:rPr>
          <w:fldChar w:fldCharType="separate"/>
        </w:r>
        <w:r w:rsidR="00305047">
          <w:rPr>
            <w:webHidden/>
          </w:rPr>
          <w:t>128</w:t>
        </w:r>
        <w:r w:rsidR="00305047">
          <w:rPr>
            <w:webHidden/>
          </w:rPr>
          <w:fldChar w:fldCharType="end"/>
        </w:r>
      </w:hyperlink>
    </w:p>
    <w:p w14:paraId="33983A40" w14:textId="1A827965" w:rsidR="00305047" w:rsidRDefault="00DD47E3">
      <w:pPr>
        <w:pStyle w:val="TOC1"/>
        <w:rPr>
          <w:rFonts w:asciiTheme="minorHAnsi" w:eastAsiaTheme="minorEastAsia" w:hAnsiTheme="minorHAnsi" w:cstheme="minorBidi"/>
          <w:color w:val="auto"/>
        </w:rPr>
      </w:pPr>
      <w:hyperlink w:anchor="_Toc63673162" w:history="1">
        <w:r w:rsidR="00305047" w:rsidRPr="00BA27A2">
          <w:rPr>
            <w:rStyle w:val="Hyperlink"/>
          </w:rPr>
          <w:t>Table 9.2.2: Prevalence of Wasting and Healthy Weight and Mean Weight-for-Height Z-scores among Children under 5 Years of Age in the ZOI, in Total and by Selected Child, Caregiver, and Household Characteristics</w:t>
        </w:r>
        <w:r w:rsidR="00305047">
          <w:rPr>
            <w:webHidden/>
          </w:rPr>
          <w:tab/>
        </w:r>
        <w:r w:rsidR="00305047">
          <w:rPr>
            <w:webHidden/>
          </w:rPr>
          <w:fldChar w:fldCharType="begin"/>
        </w:r>
        <w:r w:rsidR="00305047">
          <w:rPr>
            <w:webHidden/>
          </w:rPr>
          <w:instrText xml:space="preserve"> PAGEREF _Toc63673162 \h </w:instrText>
        </w:r>
        <w:r w:rsidR="00305047">
          <w:rPr>
            <w:webHidden/>
          </w:rPr>
        </w:r>
        <w:r w:rsidR="00305047">
          <w:rPr>
            <w:webHidden/>
          </w:rPr>
          <w:fldChar w:fldCharType="separate"/>
        </w:r>
        <w:r w:rsidR="00305047">
          <w:rPr>
            <w:webHidden/>
          </w:rPr>
          <w:t>131</w:t>
        </w:r>
        <w:r w:rsidR="00305047">
          <w:rPr>
            <w:webHidden/>
          </w:rPr>
          <w:fldChar w:fldCharType="end"/>
        </w:r>
      </w:hyperlink>
    </w:p>
    <w:p w14:paraId="71FF8782" w14:textId="5F7F0C27" w:rsidR="00305047" w:rsidRDefault="00DD47E3">
      <w:pPr>
        <w:pStyle w:val="TOC1"/>
        <w:rPr>
          <w:rFonts w:asciiTheme="minorHAnsi" w:eastAsiaTheme="minorEastAsia" w:hAnsiTheme="minorHAnsi" w:cstheme="minorBidi"/>
          <w:color w:val="auto"/>
        </w:rPr>
      </w:pPr>
      <w:hyperlink w:anchor="_Toc63673163" w:history="1">
        <w:r w:rsidR="00305047" w:rsidRPr="00BA27A2">
          <w:rPr>
            <w:rStyle w:val="Hyperlink"/>
          </w:rPr>
          <w:t>Table A1.1: Feed the Future ZOI Survey Indicator Estimates, by Key Disaggregates, [</w:t>
        </w:r>
        <w:r w:rsidR="00305047" w:rsidRPr="00BA27A2">
          <w:rPr>
            <w:rStyle w:val="Hyperlink"/>
            <w:highlight w:val="yellow"/>
          </w:rPr>
          <w:t>Country</w:t>
        </w:r>
        <w:r w:rsidR="00305047" w:rsidRPr="00BA27A2">
          <w:rPr>
            <w:rStyle w:val="Hyperlink"/>
          </w:rPr>
          <w:t>] [</w:t>
        </w:r>
        <w:r w:rsidR="00305047" w:rsidRPr="00BA27A2">
          <w:rPr>
            <w:rStyle w:val="Hyperlink"/>
            <w:highlight w:val="yellow"/>
          </w:rPr>
          <w:t>Year</w:t>
        </w:r>
        <w:r w:rsidR="00305047" w:rsidRPr="00BA27A2">
          <w:rPr>
            <w:rStyle w:val="Hyperlink"/>
          </w:rPr>
          <w:t>]</w:t>
        </w:r>
        <w:r w:rsidR="00305047">
          <w:rPr>
            <w:webHidden/>
          </w:rPr>
          <w:tab/>
        </w:r>
        <w:r w:rsidR="00305047">
          <w:rPr>
            <w:webHidden/>
          </w:rPr>
          <w:fldChar w:fldCharType="begin"/>
        </w:r>
        <w:r w:rsidR="00305047">
          <w:rPr>
            <w:webHidden/>
          </w:rPr>
          <w:instrText xml:space="preserve"> PAGEREF _Toc63673163 \h </w:instrText>
        </w:r>
        <w:r w:rsidR="00305047">
          <w:rPr>
            <w:webHidden/>
          </w:rPr>
        </w:r>
        <w:r w:rsidR="00305047">
          <w:rPr>
            <w:webHidden/>
          </w:rPr>
          <w:fldChar w:fldCharType="separate"/>
        </w:r>
        <w:r w:rsidR="00305047">
          <w:rPr>
            <w:webHidden/>
          </w:rPr>
          <w:t>142</w:t>
        </w:r>
        <w:r w:rsidR="00305047">
          <w:rPr>
            <w:webHidden/>
          </w:rPr>
          <w:fldChar w:fldCharType="end"/>
        </w:r>
      </w:hyperlink>
    </w:p>
    <w:p w14:paraId="72FE7365" w14:textId="2FBECAAA" w:rsidR="00305047" w:rsidRDefault="00DD47E3">
      <w:pPr>
        <w:pStyle w:val="TOC1"/>
        <w:rPr>
          <w:rFonts w:asciiTheme="minorHAnsi" w:eastAsiaTheme="minorEastAsia" w:hAnsiTheme="minorHAnsi" w:cstheme="minorBidi"/>
          <w:color w:val="auto"/>
        </w:rPr>
      </w:pPr>
      <w:hyperlink w:anchor="_Toc63673164" w:history="1">
        <w:r w:rsidR="00305047" w:rsidRPr="00BA27A2">
          <w:rPr>
            <w:rStyle w:val="Hyperlink"/>
          </w:rPr>
          <w:t>Table A1.2: Response Rates by Survey Module, Feed the Future [Country] ZOI Survey [Survey year(s)]</w:t>
        </w:r>
        <w:r w:rsidR="00305047">
          <w:rPr>
            <w:webHidden/>
          </w:rPr>
          <w:tab/>
        </w:r>
        <w:r w:rsidR="00305047">
          <w:rPr>
            <w:webHidden/>
          </w:rPr>
          <w:fldChar w:fldCharType="begin"/>
        </w:r>
        <w:r w:rsidR="00305047">
          <w:rPr>
            <w:webHidden/>
          </w:rPr>
          <w:instrText xml:space="preserve"> PAGEREF _Toc63673164 \h </w:instrText>
        </w:r>
        <w:r w:rsidR="00305047">
          <w:rPr>
            <w:webHidden/>
          </w:rPr>
        </w:r>
        <w:r w:rsidR="00305047">
          <w:rPr>
            <w:webHidden/>
          </w:rPr>
          <w:fldChar w:fldCharType="separate"/>
        </w:r>
        <w:r w:rsidR="00305047">
          <w:rPr>
            <w:webHidden/>
          </w:rPr>
          <w:t>150</w:t>
        </w:r>
        <w:r w:rsidR="00305047">
          <w:rPr>
            <w:webHidden/>
          </w:rPr>
          <w:fldChar w:fldCharType="end"/>
        </w:r>
      </w:hyperlink>
    </w:p>
    <w:p w14:paraId="269DDC8F" w14:textId="53E79583" w:rsidR="00305047" w:rsidRDefault="00DD47E3">
      <w:pPr>
        <w:pStyle w:val="TOC1"/>
        <w:rPr>
          <w:rFonts w:asciiTheme="minorHAnsi" w:eastAsiaTheme="minorEastAsia" w:hAnsiTheme="minorHAnsi" w:cstheme="minorBidi"/>
          <w:color w:val="auto"/>
        </w:rPr>
      </w:pPr>
      <w:hyperlink w:anchor="_Toc63673165" w:history="1">
        <w:r w:rsidR="00305047" w:rsidRPr="00BA27A2">
          <w:rPr>
            <w:rStyle w:val="Hyperlink"/>
          </w:rPr>
          <w:t>Table A1.3: Percent of Primary Adult Decisionmakers with Adequate Achievement in Each A-WEAI Indicator Using Uncensored Headcount Ratios, by Sex and Age</w:t>
        </w:r>
        <w:r w:rsidR="00305047">
          <w:rPr>
            <w:webHidden/>
          </w:rPr>
          <w:tab/>
        </w:r>
        <w:r w:rsidR="00305047">
          <w:rPr>
            <w:webHidden/>
          </w:rPr>
          <w:fldChar w:fldCharType="begin"/>
        </w:r>
        <w:r w:rsidR="00305047">
          <w:rPr>
            <w:webHidden/>
          </w:rPr>
          <w:instrText xml:space="preserve"> PAGEREF _Toc63673165 \h </w:instrText>
        </w:r>
        <w:r w:rsidR="00305047">
          <w:rPr>
            <w:webHidden/>
          </w:rPr>
        </w:r>
        <w:r w:rsidR="00305047">
          <w:rPr>
            <w:webHidden/>
          </w:rPr>
          <w:fldChar w:fldCharType="separate"/>
        </w:r>
        <w:r w:rsidR="00305047">
          <w:rPr>
            <w:webHidden/>
          </w:rPr>
          <w:t>152</w:t>
        </w:r>
        <w:r w:rsidR="00305047">
          <w:rPr>
            <w:webHidden/>
          </w:rPr>
          <w:fldChar w:fldCharType="end"/>
        </w:r>
      </w:hyperlink>
    </w:p>
    <w:p w14:paraId="11231EF6" w14:textId="57CD09E1" w:rsidR="00305047" w:rsidRDefault="00DD47E3">
      <w:pPr>
        <w:pStyle w:val="TOC1"/>
        <w:rPr>
          <w:rFonts w:asciiTheme="minorHAnsi" w:eastAsiaTheme="minorEastAsia" w:hAnsiTheme="minorHAnsi" w:cstheme="minorBidi"/>
          <w:color w:val="auto"/>
        </w:rPr>
      </w:pPr>
      <w:hyperlink w:anchor="_Toc63673166" w:history="1">
        <w:r w:rsidR="00305047" w:rsidRPr="00BA27A2">
          <w:rPr>
            <w:rStyle w:val="Hyperlink"/>
          </w:rPr>
          <w:t>Table A1.4: Poverty Indicators at the USD $1.25 (2005 PPP) per Person per Day Threshold in the ZOI, in Total and by Selected Household Characteristics</w:t>
        </w:r>
        <w:r w:rsidR="00305047">
          <w:rPr>
            <w:webHidden/>
          </w:rPr>
          <w:tab/>
        </w:r>
        <w:r w:rsidR="00305047">
          <w:rPr>
            <w:webHidden/>
          </w:rPr>
          <w:fldChar w:fldCharType="begin"/>
        </w:r>
        <w:r w:rsidR="00305047">
          <w:rPr>
            <w:webHidden/>
          </w:rPr>
          <w:instrText xml:space="preserve"> PAGEREF _Toc63673166 \h </w:instrText>
        </w:r>
        <w:r w:rsidR="00305047">
          <w:rPr>
            <w:webHidden/>
          </w:rPr>
        </w:r>
        <w:r w:rsidR="00305047">
          <w:rPr>
            <w:webHidden/>
          </w:rPr>
          <w:fldChar w:fldCharType="separate"/>
        </w:r>
        <w:r w:rsidR="00305047">
          <w:rPr>
            <w:webHidden/>
          </w:rPr>
          <w:t>153</w:t>
        </w:r>
        <w:r w:rsidR="00305047">
          <w:rPr>
            <w:webHidden/>
          </w:rPr>
          <w:fldChar w:fldCharType="end"/>
        </w:r>
      </w:hyperlink>
    </w:p>
    <w:p w14:paraId="0B678203" w14:textId="3B015C15" w:rsidR="00305047" w:rsidRDefault="00DD47E3">
      <w:pPr>
        <w:pStyle w:val="TOC1"/>
        <w:rPr>
          <w:rFonts w:asciiTheme="minorHAnsi" w:eastAsiaTheme="minorEastAsia" w:hAnsiTheme="minorHAnsi" w:cstheme="minorBidi"/>
          <w:color w:val="auto"/>
        </w:rPr>
      </w:pPr>
      <w:hyperlink w:anchor="_Toc63673167" w:history="1">
        <w:r w:rsidR="00305047" w:rsidRPr="00BA27A2">
          <w:rPr>
            <w:rStyle w:val="Hyperlink"/>
          </w:rPr>
          <w:t>Table A3.1: Household Completion Rate</w:t>
        </w:r>
        <w:r w:rsidR="00305047">
          <w:rPr>
            <w:webHidden/>
          </w:rPr>
          <w:tab/>
        </w:r>
        <w:r w:rsidR="00305047">
          <w:rPr>
            <w:webHidden/>
          </w:rPr>
          <w:fldChar w:fldCharType="begin"/>
        </w:r>
        <w:r w:rsidR="00305047">
          <w:rPr>
            <w:webHidden/>
          </w:rPr>
          <w:instrText xml:space="preserve"> PAGEREF _Toc63673167 \h </w:instrText>
        </w:r>
        <w:r w:rsidR="00305047">
          <w:rPr>
            <w:webHidden/>
          </w:rPr>
        </w:r>
        <w:r w:rsidR="00305047">
          <w:rPr>
            <w:webHidden/>
          </w:rPr>
          <w:fldChar w:fldCharType="separate"/>
        </w:r>
        <w:r w:rsidR="00305047">
          <w:rPr>
            <w:webHidden/>
          </w:rPr>
          <w:t>165</w:t>
        </w:r>
        <w:r w:rsidR="00305047">
          <w:rPr>
            <w:webHidden/>
          </w:rPr>
          <w:fldChar w:fldCharType="end"/>
        </w:r>
      </w:hyperlink>
    </w:p>
    <w:p w14:paraId="1CF35AE0" w14:textId="351C1E15" w:rsidR="00305047" w:rsidRDefault="00DD47E3">
      <w:pPr>
        <w:pStyle w:val="TOC1"/>
        <w:rPr>
          <w:rFonts w:asciiTheme="minorHAnsi" w:eastAsiaTheme="minorEastAsia" w:hAnsiTheme="minorHAnsi" w:cstheme="minorBidi"/>
          <w:color w:val="auto"/>
        </w:rPr>
      </w:pPr>
      <w:hyperlink w:anchor="_Toc63673168" w:history="1">
        <w:r w:rsidR="00305047" w:rsidRPr="00BA27A2">
          <w:rPr>
            <w:rStyle w:val="Hyperlink"/>
          </w:rPr>
          <w:t>Table A3.2: Primary Male and Female Decisionmakers</w:t>
        </w:r>
        <w:r w:rsidR="00305047">
          <w:rPr>
            <w:webHidden/>
          </w:rPr>
          <w:tab/>
        </w:r>
        <w:r w:rsidR="00305047">
          <w:rPr>
            <w:webHidden/>
          </w:rPr>
          <w:fldChar w:fldCharType="begin"/>
        </w:r>
        <w:r w:rsidR="00305047">
          <w:rPr>
            <w:webHidden/>
          </w:rPr>
          <w:instrText xml:space="preserve"> PAGEREF _Toc63673168 \h </w:instrText>
        </w:r>
        <w:r w:rsidR="00305047">
          <w:rPr>
            <w:webHidden/>
          </w:rPr>
        </w:r>
        <w:r w:rsidR="00305047">
          <w:rPr>
            <w:webHidden/>
          </w:rPr>
          <w:fldChar w:fldCharType="separate"/>
        </w:r>
        <w:r w:rsidR="00305047">
          <w:rPr>
            <w:webHidden/>
          </w:rPr>
          <w:t>167</w:t>
        </w:r>
        <w:r w:rsidR="00305047">
          <w:rPr>
            <w:webHidden/>
          </w:rPr>
          <w:fldChar w:fldCharType="end"/>
        </w:r>
      </w:hyperlink>
    </w:p>
    <w:p w14:paraId="3EF1F62D" w14:textId="22171A0B" w:rsidR="00305047" w:rsidRDefault="00DD47E3">
      <w:pPr>
        <w:pStyle w:val="TOC1"/>
        <w:rPr>
          <w:rFonts w:asciiTheme="minorHAnsi" w:eastAsiaTheme="minorEastAsia" w:hAnsiTheme="minorHAnsi" w:cstheme="minorBidi"/>
          <w:color w:val="auto"/>
        </w:rPr>
      </w:pPr>
      <w:hyperlink w:anchor="_Toc63673169" w:history="1">
        <w:r w:rsidR="00305047" w:rsidRPr="00BA27A2">
          <w:rPr>
            <w:rStyle w:val="Hyperlink"/>
          </w:rPr>
          <w:t>Table A3.3: Age Heaping in the Household Roster</w:t>
        </w:r>
        <w:r w:rsidR="00305047">
          <w:rPr>
            <w:webHidden/>
          </w:rPr>
          <w:tab/>
        </w:r>
        <w:r w:rsidR="00305047">
          <w:rPr>
            <w:webHidden/>
          </w:rPr>
          <w:fldChar w:fldCharType="begin"/>
        </w:r>
        <w:r w:rsidR="00305047">
          <w:rPr>
            <w:webHidden/>
          </w:rPr>
          <w:instrText xml:space="preserve"> PAGEREF _Toc63673169 \h </w:instrText>
        </w:r>
        <w:r w:rsidR="00305047">
          <w:rPr>
            <w:webHidden/>
          </w:rPr>
        </w:r>
        <w:r w:rsidR="00305047">
          <w:rPr>
            <w:webHidden/>
          </w:rPr>
          <w:fldChar w:fldCharType="separate"/>
        </w:r>
        <w:r w:rsidR="00305047">
          <w:rPr>
            <w:webHidden/>
          </w:rPr>
          <w:t>169</w:t>
        </w:r>
        <w:r w:rsidR="00305047">
          <w:rPr>
            <w:webHidden/>
          </w:rPr>
          <w:fldChar w:fldCharType="end"/>
        </w:r>
      </w:hyperlink>
    </w:p>
    <w:p w14:paraId="637DFC07" w14:textId="36112898" w:rsidR="00305047" w:rsidRDefault="00DD47E3">
      <w:pPr>
        <w:pStyle w:val="TOC1"/>
        <w:rPr>
          <w:rFonts w:asciiTheme="minorHAnsi" w:eastAsiaTheme="minorEastAsia" w:hAnsiTheme="minorHAnsi" w:cstheme="minorBidi"/>
          <w:color w:val="auto"/>
        </w:rPr>
      </w:pPr>
      <w:hyperlink w:anchor="_Toc63673170" w:history="1">
        <w:r w:rsidR="00305047" w:rsidRPr="00BA27A2">
          <w:rPr>
            <w:rStyle w:val="Hyperlink"/>
          </w:rPr>
          <w:t>Table A3.4: Eligible Women per Household</w:t>
        </w:r>
        <w:r w:rsidR="00305047">
          <w:rPr>
            <w:webHidden/>
          </w:rPr>
          <w:tab/>
        </w:r>
        <w:r w:rsidR="00305047">
          <w:rPr>
            <w:webHidden/>
          </w:rPr>
          <w:fldChar w:fldCharType="begin"/>
        </w:r>
        <w:r w:rsidR="00305047">
          <w:rPr>
            <w:webHidden/>
          </w:rPr>
          <w:instrText xml:space="preserve"> PAGEREF _Toc63673170 \h </w:instrText>
        </w:r>
        <w:r w:rsidR="00305047">
          <w:rPr>
            <w:webHidden/>
          </w:rPr>
        </w:r>
        <w:r w:rsidR="00305047">
          <w:rPr>
            <w:webHidden/>
          </w:rPr>
          <w:fldChar w:fldCharType="separate"/>
        </w:r>
        <w:r w:rsidR="00305047">
          <w:rPr>
            <w:webHidden/>
          </w:rPr>
          <w:t>170</w:t>
        </w:r>
        <w:r w:rsidR="00305047">
          <w:rPr>
            <w:webHidden/>
          </w:rPr>
          <w:fldChar w:fldCharType="end"/>
        </w:r>
      </w:hyperlink>
    </w:p>
    <w:p w14:paraId="733A9705" w14:textId="6CA355EC" w:rsidR="00305047" w:rsidRDefault="00DD47E3">
      <w:pPr>
        <w:pStyle w:val="TOC1"/>
        <w:rPr>
          <w:rFonts w:asciiTheme="minorHAnsi" w:eastAsiaTheme="minorEastAsia" w:hAnsiTheme="minorHAnsi" w:cstheme="minorBidi"/>
          <w:color w:val="auto"/>
        </w:rPr>
      </w:pPr>
      <w:hyperlink w:anchor="_Toc63673171" w:history="1">
        <w:r w:rsidR="00305047" w:rsidRPr="00BA27A2">
          <w:rPr>
            <w:rStyle w:val="Hyperlink"/>
          </w:rPr>
          <w:t>Table A3.5: Eligible Children per Household</w:t>
        </w:r>
        <w:r w:rsidR="00305047">
          <w:rPr>
            <w:webHidden/>
          </w:rPr>
          <w:tab/>
        </w:r>
        <w:r w:rsidR="00305047">
          <w:rPr>
            <w:webHidden/>
          </w:rPr>
          <w:fldChar w:fldCharType="begin"/>
        </w:r>
        <w:r w:rsidR="00305047">
          <w:rPr>
            <w:webHidden/>
          </w:rPr>
          <w:instrText xml:space="preserve"> PAGEREF _Toc63673171 \h </w:instrText>
        </w:r>
        <w:r w:rsidR="00305047">
          <w:rPr>
            <w:webHidden/>
          </w:rPr>
        </w:r>
        <w:r w:rsidR="00305047">
          <w:rPr>
            <w:webHidden/>
          </w:rPr>
          <w:fldChar w:fldCharType="separate"/>
        </w:r>
        <w:r w:rsidR="00305047">
          <w:rPr>
            <w:webHidden/>
          </w:rPr>
          <w:t>170</w:t>
        </w:r>
        <w:r w:rsidR="00305047">
          <w:rPr>
            <w:webHidden/>
          </w:rPr>
          <w:fldChar w:fldCharType="end"/>
        </w:r>
      </w:hyperlink>
    </w:p>
    <w:p w14:paraId="29C08C09" w14:textId="6A869E6A" w:rsidR="00305047" w:rsidRDefault="00DD47E3">
      <w:pPr>
        <w:pStyle w:val="TOC1"/>
        <w:rPr>
          <w:rFonts w:asciiTheme="minorHAnsi" w:eastAsiaTheme="minorEastAsia" w:hAnsiTheme="minorHAnsi" w:cstheme="minorBidi"/>
          <w:color w:val="auto"/>
        </w:rPr>
      </w:pPr>
      <w:hyperlink w:anchor="_Toc63673172" w:history="1">
        <w:r w:rsidR="00305047" w:rsidRPr="00BA27A2">
          <w:rPr>
            <w:rStyle w:val="Hyperlink"/>
          </w:rPr>
          <w:t>Table A3.6: Module 6 (Women) Women’s Empowerment in Agriculture Module, Eligibility and Response Rate</w:t>
        </w:r>
        <w:r w:rsidR="00305047">
          <w:rPr>
            <w:webHidden/>
          </w:rPr>
          <w:tab/>
        </w:r>
        <w:r w:rsidR="00305047">
          <w:rPr>
            <w:webHidden/>
          </w:rPr>
          <w:fldChar w:fldCharType="begin"/>
        </w:r>
        <w:r w:rsidR="00305047">
          <w:rPr>
            <w:webHidden/>
          </w:rPr>
          <w:instrText xml:space="preserve"> PAGEREF _Toc63673172 \h </w:instrText>
        </w:r>
        <w:r w:rsidR="00305047">
          <w:rPr>
            <w:webHidden/>
          </w:rPr>
        </w:r>
        <w:r w:rsidR="00305047">
          <w:rPr>
            <w:webHidden/>
          </w:rPr>
          <w:fldChar w:fldCharType="separate"/>
        </w:r>
        <w:r w:rsidR="00305047">
          <w:rPr>
            <w:webHidden/>
          </w:rPr>
          <w:t>171</w:t>
        </w:r>
        <w:r w:rsidR="00305047">
          <w:rPr>
            <w:webHidden/>
          </w:rPr>
          <w:fldChar w:fldCharType="end"/>
        </w:r>
      </w:hyperlink>
    </w:p>
    <w:p w14:paraId="5AC8FA6D" w14:textId="219D1624" w:rsidR="00305047" w:rsidRDefault="00DD47E3">
      <w:pPr>
        <w:pStyle w:val="TOC1"/>
        <w:rPr>
          <w:rFonts w:asciiTheme="minorHAnsi" w:eastAsiaTheme="minorEastAsia" w:hAnsiTheme="minorHAnsi" w:cstheme="minorBidi"/>
          <w:color w:val="auto"/>
        </w:rPr>
      </w:pPr>
      <w:hyperlink w:anchor="_Toc63673173" w:history="1">
        <w:r w:rsidR="00305047" w:rsidRPr="00BA27A2">
          <w:rPr>
            <w:rStyle w:val="Hyperlink"/>
          </w:rPr>
          <w:t>Table A3.7: Module 6 (Men) Women’s Empowerment in Agriculture Module, Eligibility and Response Rate</w:t>
        </w:r>
        <w:r w:rsidR="00305047">
          <w:rPr>
            <w:webHidden/>
          </w:rPr>
          <w:tab/>
        </w:r>
        <w:r w:rsidR="00305047">
          <w:rPr>
            <w:webHidden/>
          </w:rPr>
          <w:fldChar w:fldCharType="begin"/>
        </w:r>
        <w:r w:rsidR="00305047">
          <w:rPr>
            <w:webHidden/>
          </w:rPr>
          <w:instrText xml:space="preserve"> PAGEREF _Toc63673173 \h </w:instrText>
        </w:r>
        <w:r w:rsidR="00305047">
          <w:rPr>
            <w:webHidden/>
          </w:rPr>
        </w:r>
        <w:r w:rsidR="00305047">
          <w:rPr>
            <w:webHidden/>
          </w:rPr>
          <w:fldChar w:fldCharType="separate"/>
        </w:r>
        <w:r w:rsidR="00305047">
          <w:rPr>
            <w:webHidden/>
          </w:rPr>
          <w:t>172</w:t>
        </w:r>
        <w:r w:rsidR="00305047">
          <w:rPr>
            <w:webHidden/>
          </w:rPr>
          <w:fldChar w:fldCharType="end"/>
        </w:r>
      </w:hyperlink>
    </w:p>
    <w:p w14:paraId="3C0423FD" w14:textId="6B3C1A89" w:rsidR="004A6FDF" w:rsidRPr="004A6FDF" w:rsidRDefault="004A6FDF" w:rsidP="00E97BDD">
      <w:pPr>
        <w:ind w:left="1440" w:hanging="1440"/>
      </w:pPr>
      <w:r>
        <w:fldChar w:fldCharType="end"/>
      </w:r>
    </w:p>
    <w:p w14:paraId="4FBE61E3" w14:textId="1D63E6A0" w:rsidR="00D42710" w:rsidRDefault="00BF57A6" w:rsidP="00000D06">
      <w:pPr>
        <w:pStyle w:val="Heading1"/>
        <w:numPr>
          <w:ilvl w:val="0"/>
          <w:numId w:val="0"/>
        </w:numPr>
      </w:pPr>
      <w:bookmarkStart w:id="23" w:name="_Toc63673295"/>
      <w:r w:rsidRPr="00000D06">
        <w:t>List of f</w:t>
      </w:r>
      <w:r w:rsidR="00D42710" w:rsidRPr="00000D06">
        <w:t>igures</w:t>
      </w:r>
      <w:bookmarkEnd w:id="23"/>
    </w:p>
    <w:p w14:paraId="1E9076DC" w14:textId="600552E3" w:rsidR="002D1DD5" w:rsidRDefault="004A6FDF">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63673174" w:history="1">
        <w:r w:rsidR="002D1DD5" w:rsidRPr="00B36FC7">
          <w:rPr>
            <w:rStyle w:val="Hyperlink"/>
          </w:rPr>
          <w:t>Figure ES1: U.S. Government Global Food Security Strategy Results Framework</w:t>
        </w:r>
        <w:r w:rsidR="002D1DD5">
          <w:rPr>
            <w:webHidden/>
          </w:rPr>
          <w:tab/>
        </w:r>
        <w:r w:rsidR="002D1DD5">
          <w:rPr>
            <w:webHidden/>
          </w:rPr>
          <w:fldChar w:fldCharType="begin"/>
        </w:r>
        <w:r w:rsidR="002D1DD5">
          <w:rPr>
            <w:webHidden/>
          </w:rPr>
          <w:instrText xml:space="preserve"> PAGEREF _Toc63673174 \h </w:instrText>
        </w:r>
        <w:r w:rsidR="002D1DD5">
          <w:rPr>
            <w:webHidden/>
          </w:rPr>
        </w:r>
        <w:r w:rsidR="002D1DD5">
          <w:rPr>
            <w:webHidden/>
          </w:rPr>
          <w:fldChar w:fldCharType="separate"/>
        </w:r>
        <w:r w:rsidR="002D1DD5">
          <w:rPr>
            <w:webHidden/>
          </w:rPr>
          <w:t>xiii</w:t>
        </w:r>
        <w:r w:rsidR="002D1DD5">
          <w:rPr>
            <w:webHidden/>
          </w:rPr>
          <w:fldChar w:fldCharType="end"/>
        </w:r>
      </w:hyperlink>
    </w:p>
    <w:p w14:paraId="272CA68C" w14:textId="3EABCC1F" w:rsidR="002D1DD5" w:rsidRDefault="00DD47E3">
      <w:pPr>
        <w:pStyle w:val="TOC1"/>
        <w:rPr>
          <w:rFonts w:asciiTheme="minorHAnsi" w:eastAsiaTheme="minorEastAsia" w:hAnsiTheme="minorHAnsi" w:cstheme="minorBidi"/>
          <w:color w:val="auto"/>
        </w:rPr>
      </w:pPr>
      <w:hyperlink w:anchor="_Toc63673175" w:history="1">
        <w:r w:rsidR="002D1DD5" w:rsidRPr="00B36FC7">
          <w:rPr>
            <w:rStyle w:val="Hyperlink"/>
          </w:rPr>
          <w:t>Figure 1.2: Map of [</w:t>
        </w:r>
        <w:r w:rsidR="002D1DD5" w:rsidRPr="00B36FC7">
          <w:rPr>
            <w:rStyle w:val="Hyperlink"/>
            <w:highlight w:val="yellow"/>
          </w:rPr>
          <w:t>Country</w:t>
        </w:r>
        <w:r w:rsidR="002D1DD5" w:rsidRPr="00B36FC7">
          <w:rPr>
            <w:rStyle w:val="Hyperlink"/>
          </w:rPr>
          <w:t xml:space="preserve">]: Feed the Future ZOI </w:t>
        </w:r>
        <w:r w:rsidR="002D1DD5">
          <w:rPr>
            <w:webHidden/>
          </w:rPr>
          <w:tab/>
        </w:r>
        <w:r w:rsidR="002D1DD5">
          <w:rPr>
            <w:webHidden/>
          </w:rPr>
          <w:fldChar w:fldCharType="begin"/>
        </w:r>
        <w:r w:rsidR="002D1DD5">
          <w:rPr>
            <w:webHidden/>
          </w:rPr>
          <w:instrText xml:space="preserve"> PAGEREF _Toc63673175 \h </w:instrText>
        </w:r>
        <w:r w:rsidR="002D1DD5">
          <w:rPr>
            <w:webHidden/>
          </w:rPr>
        </w:r>
        <w:r w:rsidR="002D1DD5">
          <w:rPr>
            <w:webHidden/>
          </w:rPr>
          <w:fldChar w:fldCharType="separate"/>
        </w:r>
        <w:r w:rsidR="002D1DD5">
          <w:rPr>
            <w:webHidden/>
          </w:rPr>
          <w:t>23</w:t>
        </w:r>
        <w:r w:rsidR="002D1DD5">
          <w:rPr>
            <w:webHidden/>
          </w:rPr>
          <w:fldChar w:fldCharType="end"/>
        </w:r>
      </w:hyperlink>
    </w:p>
    <w:p w14:paraId="76FE0D6A" w14:textId="7B4D3053" w:rsidR="002D1DD5" w:rsidRDefault="00DD47E3">
      <w:pPr>
        <w:pStyle w:val="TOC1"/>
        <w:rPr>
          <w:rFonts w:asciiTheme="minorHAnsi" w:eastAsiaTheme="minorEastAsia" w:hAnsiTheme="minorHAnsi" w:cstheme="minorBidi"/>
          <w:color w:val="auto"/>
        </w:rPr>
      </w:pPr>
      <w:hyperlink w:anchor="_Toc63673176" w:history="1">
        <w:r w:rsidR="002D1DD5" w:rsidRPr="00B36FC7">
          <w:rPr>
            <w:rStyle w:val="Hyperlink"/>
          </w:rPr>
          <w:t>Figure 6.1: Percent Contribution of the Six A-WEAI Indicators to Adequacy among the Disempowered, by Sex (Censored Adequacy Headcount Ratio)</w:t>
        </w:r>
        <w:r w:rsidR="002D1DD5">
          <w:rPr>
            <w:webHidden/>
          </w:rPr>
          <w:tab/>
        </w:r>
        <w:r w:rsidR="002D1DD5">
          <w:rPr>
            <w:webHidden/>
          </w:rPr>
          <w:fldChar w:fldCharType="begin"/>
        </w:r>
        <w:r w:rsidR="002D1DD5">
          <w:rPr>
            <w:webHidden/>
          </w:rPr>
          <w:instrText xml:space="preserve"> PAGEREF _Toc63673176 \h </w:instrText>
        </w:r>
        <w:r w:rsidR="002D1DD5">
          <w:rPr>
            <w:webHidden/>
          </w:rPr>
        </w:r>
        <w:r w:rsidR="002D1DD5">
          <w:rPr>
            <w:webHidden/>
          </w:rPr>
          <w:fldChar w:fldCharType="separate"/>
        </w:r>
        <w:r w:rsidR="002D1DD5">
          <w:rPr>
            <w:webHidden/>
          </w:rPr>
          <w:t>46</w:t>
        </w:r>
        <w:r w:rsidR="002D1DD5">
          <w:rPr>
            <w:webHidden/>
          </w:rPr>
          <w:fldChar w:fldCharType="end"/>
        </w:r>
      </w:hyperlink>
    </w:p>
    <w:p w14:paraId="0B55A36E" w14:textId="63A5D405" w:rsidR="002D1DD5" w:rsidRDefault="00DD47E3">
      <w:pPr>
        <w:pStyle w:val="TOC1"/>
        <w:rPr>
          <w:rFonts w:asciiTheme="minorHAnsi" w:eastAsiaTheme="minorEastAsia" w:hAnsiTheme="minorHAnsi" w:cstheme="minorBidi"/>
          <w:color w:val="auto"/>
        </w:rPr>
      </w:pPr>
      <w:hyperlink w:anchor="_Toc63673177" w:history="1">
        <w:r w:rsidR="002D1DD5" w:rsidRPr="00B36FC7">
          <w:rPr>
            <w:rStyle w:val="Hyperlink"/>
          </w:rPr>
          <w:t>Figure 7.1: Trends in rainfall, temperature and greenness indicators for the [</w:t>
        </w:r>
        <w:r w:rsidR="002D1DD5" w:rsidRPr="00B36FC7">
          <w:rPr>
            <w:rStyle w:val="Hyperlink"/>
            <w:highlight w:val="yellow"/>
          </w:rPr>
          <w:t>COUNTRY</w:t>
        </w:r>
        <w:r w:rsidR="002D1DD5" w:rsidRPr="00B36FC7">
          <w:rPr>
            <w:rStyle w:val="Hyperlink"/>
          </w:rPr>
          <w:t>] Zone of Influence in [</w:t>
        </w:r>
        <w:r w:rsidR="002D1DD5" w:rsidRPr="00B36FC7">
          <w:rPr>
            <w:rStyle w:val="Hyperlink"/>
            <w:highlight w:val="yellow"/>
          </w:rPr>
          <w:t>YEAR</w:t>
        </w:r>
        <w:r w:rsidR="002D1DD5" w:rsidRPr="00B36FC7">
          <w:rPr>
            <w:rStyle w:val="Hyperlink"/>
          </w:rPr>
          <w:t>]</w:t>
        </w:r>
        <w:r w:rsidR="002D1DD5">
          <w:rPr>
            <w:webHidden/>
          </w:rPr>
          <w:tab/>
        </w:r>
        <w:r w:rsidR="002D1DD5">
          <w:rPr>
            <w:webHidden/>
          </w:rPr>
          <w:fldChar w:fldCharType="begin"/>
        </w:r>
        <w:r w:rsidR="002D1DD5">
          <w:rPr>
            <w:webHidden/>
          </w:rPr>
          <w:instrText xml:space="preserve"> PAGEREF _Toc63673177 \h </w:instrText>
        </w:r>
        <w:r w:rsidR="002D1DD5">
          <w:rPr>
            <w:webHidden/>
          </w:rPr>
        </w:r>
        <w:r w:rsidR="002D1DD5">
          <w:rPr>
            <w:webHidden/>
          </w:rPr>
          <w:fldChar w:fldCharType="separate"/>
        </w:r>
        <w:r w:rsidR="002D1DD5">
          <w:rPr>
            <w:webHidden/>
          </w:rPr>
          <w:t>78</w:t>
        </w:r>
        <w:r w:rsidR="002D1DD5">
          <w:rPr>
            <w:webHidden/>
          </w:rPr>
          <w:fldChar w:fldCharType="end"/>
        </w:r>
      </w:hyperlink>
    </w:p>
    <w:p w14:paraId="2268D99A" w14:textId="6F6B799E" w:rsidR="004A6FDF" w:rsidRPr="004A6FDF" w:rsidRDefault="004A6FDF" w:rsidP="00E97BDD">
      <w:pPr>
        <w:ind w:left="1440" w:hanging="1440"/>
      </w:pPr>
      <w:r>
        <w:fldChar w:fldCharType="end"/>
      </w:r>
    </w:p>
    <w:p w14:paraId="0A63F75A" w14:textId="21BB1D89" w:rsidR="00D42710" w:rsidRDefault="00D42710" w:rsidP="007943B4">
      <w:pPr>
        <w:spacing w:line="240" w:lineRule="auto"/>
        <w:contextualSpacing/>
        <w:rPr>
          <w:b/>
          <w:color w:val="4799B5"/>
          <w:sz w:val="36"/>
        </w:rPr>
      </w:pPr>
    </w:p>
    <w:p w14:paraId="1B01A9F3" w14:textId="77777777" w:rsidR="00944B8D" w:rsidRDefault="00944B8D">
      <w:pPr>
        <w:spacing w:line="240" w:lineRule="auto"/>
        <w:rPr>
          <w:b/>
          <w:color w:val="4799B5"/>
          <w:sz w:val="36"/>
        </w:rPr>
      </w:pPr>
      <w:r>
        <w:br w:type="page"/>
      </w:r>
    </w:p>
    <w:p w14:paraId="7C2B2AAD" w14:textId="458EBA5E" w:rsidR="00BC0F95" w:rsidRPr="00000D06" w:rsidRDefault="00BC0F95" w:rsidP="00000D06">
      <w:pPr>
        <w:pStyle w:val="Heading1"/>
        <w:numPr>
          <w:ilvl w:val="0"/>
          <w:numId w:val="0"/>
        </w:numPr>
      </w:pPr>
      <w:bookmarkStart w:id="24" w:name="_Toc63673296"/>
      <w:r w:rsidRPr="00000D06">
        <w:lastRenderedPageBreak/>
        <w:t xml:space="preserve">List of </w:t>
      </w:r>
      <w:bookmarkEnd w:id="20"/>
      <w:bookmarkEnd w:id="21"/>
      <w:commentRangeStart w:id="25"/>
      <w:r w:rsidR="00E62BC4" w:rsidRPr="00000D06">
        <w:t>abbreviations</w:t>
      </w:r>
      <w:commentRangeEnd w:id="25"/>
      <w:r w:rsidR="00AD0004" w:rsidRPr="00000D06">
        <w:rPr>
          <w:rStyle w:val="CommentReference"/>
          <w:sz w:val="28"/>
          <w:szCs w:val="36"/>
        </w:rPr>
        <w:commentReference w:id="25"/>
      </w:r>
      <w:bookmarkEnd w:id="24"/>
    </w:p>
    <w:p w14:paraId="62656FB4" w14:textId="20504D6E"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5DE</w:t>
      </w:r>
      <w:r w:rsidRPr="00E62BC4">
        <w:rPr>
          <w:sz w:val="22"/>
          <w:szCs w:val="22"/>
        </w:rPr>
        <w:tab/>
      </w:r>
      <w:r w:rsidR="00333FEB">
        <w:rPr>
          <w:sz w:val="22"/>
          <w:szCs w:val="22"/>
        </w:rPr>
        <w:t>f</w:t>
      </w:r>
      <w:r w:rsidRPr="00E62BC4">
        <w:rPr>
          <w:sz w:val="22"/>
          <w:szCs w:val="22"/>
        </w:rPr>
        <w:t>ive domains of empowerment</w:t>
      </w:r>
    </w:p>
    <w:p w14:paraId="28F60067" w14:textId="7949442F" w:rsidR="00715F40" w:rsidRDefault="00715F40" w:rsidP="00E62BC4">
      <w:pPr>
        <w:pStyle w:val="SL-FlLftSgl"/>
        <w:tabs>
          <w:tab w:val="left" w:pos="1440"/>
          <w:tab w:val="left" w:pos="1530"/>
        </w:tabs>
        <w:spacing w:after="0" w:line="276" w:lineRule="auto"/>
        <w:ind w:left="1987" w:hanging="1987"/>
        <w:rPr>
          <w:sz w:val="22"/>
          <w:szCs w:val="22"/>
        </w:rPr>
      </w:pPr>
      <w:r w:rsidRPr="00E62BC4">
        <w:rPr>
          <w:sz w:val="22"/>
          <w:szCs w:val="22"/>
        </w:rPr>
        <w:t>A-WEAI</w:t>
      </w:r>
      <w:r w:rsidRPr="00E62BC4">
        <w:rPr>
          <w:sz w:val="22"/>
          <w:szCs w:val="22"/>
        </w:rPr>
        <w:tab/>
        <w:t>Abbreviated Women’s Empowerment in Agriculture Index</w:t>
      </w:r>
    </w:p>
    <w:p w14:paraId="2F5E971D" w14:textId="77777777" w:rsidR="00575956" w:rsidRPr="00901D8B" w:rsidRDefault="00575956" w:rsidP="00575956">
      <w:pPr>
        <w:pStyle w:val="SL-FlLftSgl"/>
        <w:tabs>
          <w:tab w:val="left" w:pos="1440"/>
          <w:tab w:val="left" w:pos="1530"/>
        </w:tabs>
        <w:spacing w:after="0" w:line="276" w:lineRule="auto"/>
        <w:ind w:left="1987" w:hanging="1987"/>
        <w:rPr>
          <w:color w:val="auto"/>
          <w:sz w:val="22"/>
          <w:szCs w:val="22"/>
        </w:rPr>
      </w:pPr>
      <w:r w:rsidRPr="00901D8B">
        <w:rPr>
          <w:color w:val="auto"/>
          <w:sz w:val="22"/>
          <w:szCs w:val="22"/>
        </w:rPr>
        <w:t>ARSSI</w:t>
      </w:r>
      <w:r w:rsidRPr="00901D8B">
        <w:rPr>
          <w:color w:val="auto"/>
          <w:sz w:val="22"/>
          <w:szCs w:val="22"/>
        </w:rPr>
        <w:tab/>
      </w:r>
      <w:r w:rsidRPr="00901D8B">
        <w:rPr>
          <w:color w:val="auto"/>
        </w:rPr>
        <w:t>Ability to Recover from Shocks and Stresses Index</w:t>
      </w:r>
    </w:p>
    <w:p w14:paraId="687B47DF" w14:textId="17761AFC"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BFS</w:t>
      </w:r>
      <w:r w:rsidRPr="00E62BC4">
        <w:rPr>
          <w:sz w:val="22"/>
          <w:szCs w:val="22"/>
        </w:rPr>
        <w:tab/>
        <w:t>Bureau for Food Security</w:t>
      </w:r>
    </w:p>
    <w:p w14:paraId="5C811D09"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BMI</w:t>
      </w:r>
      <w:r w:rsidRPr="00E62BC4">
        <w:rPr>
          <w:sz w:val="22"/>
          <w:szCs w:val="22"/>
        </w:rPr>
        <w:tab/>
        <w:t>body mass index</w:t>
      </w:r>
    </w:p>
    <w:p w14:paraId="6043D91B"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CI</w:t>
      </w:r>
      <w:r w:rsidRPr="00E62BC4">
        <w:rPr>
          <w:sz w:val="22"/>
          <w:szCs w:val="22"/>
        </w:rPr>
        <w:tab/>
        <w:t>confidence interval</w:t>
      </w:r>
    </w:p>
    <w:p w14:paraId="6B95366B" w14:textId="16E3945A" w:rsidR="00575956" w:rsidRPr="00E62BC4" w:rsidRDefault="00575956" w:rsidP="00E62BC4">
      <w:pPr>
        <w:pStyle w:val="SL-FlLftSgl"/>
        <w:tabs>
          <w:tab w:val="left" w:pos="1440"/>
          <w:tab w:val="left" w:pos="1530"/>
          <w:tab w:val="left" w:pos="2970"/>
        </w:tabs>
        <w:spacing w:after="0" w:line="276" w:lineRule="auto"/>
        <w:ind w:left="1987" w:hanging="1987"/>
        <w:rPr>
          <w:sz w:val="22"/>
          <w:szCs w:val="22"/>
        </w:rPr>
      </w:pPr>
      <w:r>
        <w:rPr>
          <w:sz w:val="22"/>
          <w:szCs w:val="22"/>
        </w:rPr>
        <w:t>CWI</w:t>
      </w:r>
      <w:r>
        <w:rPr>
          <w:sz w:val="22"/>
          <w:szCs w:val="22"/>
        </w:rPr>
        <w:tab/>
        <w:t>comparative wealth index</w:t>
      </w:r>
    </w:p>
    <w:p w14:paraId="0639FE8C"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DEFF</w:t>
      </w:r>
      <w:r w:rsidRPr="00E62BC4">
        <w:rPr>
          <w:sz w:val="22"/>
          <w:szCs w:val="22"/>
        </w:rPr>
        <w:tab/>
        <w:t>design effect</w:t>
      </w:r>
    </w:p>
    <w:p w14:paraId="79E7069D"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DHS</w:t>
      </w:r>
      <w:r w:rsidRPr="00E62BC4">
        <w:rPr>
          <w:sz w:val="22"/>
          <w:szCs w:val="22"/>
        </w:rPr>
        <w:tab/>
      </w:r>
      <w:r w:rsidRPr="00E62BC4">
        <w:rPr>
          <w:sz w:val="22"/>
          <w:szCs w:val="22"/>
          <w:lang w:eastAsia="zh-CN"/>
        </w:rPr>
        <w:t>Demographic and Health Survey</w:t>
      </w:r>
    </w:p>
    <w:p w14:paraId="2EF5B95C"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EA</w:t>
      </w:r>
      <w:r w:rsidRPr="00E62BC4">
        <w:rPr>
          <w:sz w:val="22"/>
          <w:szCs w:val="22"/>
        </w:rPr>
        <w:tab/>
        <w:t>enumeration area</w:t>
      </w:r>
    </w:p>
    <w:p w14:paraId="23D4CFDF"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FIES</w:t>
      </w:r>
      <w:r w:rsidRPr="00E62BC4">
        <w:rPr>
          <w:sz w:val="22"/>
          <w:szCs w:val="22"/>
        </w:rPr>
        <w:tab/>
        <w:t>Food Insecurity Experience Scale</w:t>
      </w:r>
    </w:p>
    <w:p w14:paraId="441FB633"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GPI</w:t>
      </w:r>
      <w:r w:rsidRPr="00E62BC4">
        <w:rPr>
          <w:sz w:val="22"/>
          <w:szCs w:val="22"/>
        </w:rPr>
        <w:tab/>
        <w:t>Gender Parity Index</w:t>
      </w:r>
    </w:p>
    <w:p w14:paraId="5BE424D4" w14:textId="0B65C368" w:rsidR="00575956" w:rsidRPr="00730CD0" w:rsidRDefault="00575956" w:rsidP="00575956">
      <w:pPr>
        <w:pStyle w:val="SL-FlLftSgl"/>
        <w:tabs>
          <w:tab w:val="left" w:pos="1440"/>
          <w:tab w:val="left" w:pos="1530"/>
        </w:tabs>
        <w:spacing w:after="0" w:line="276" w:lineRule="auto"/>
        <w:ind w:left="1987" w:hanging="1987"/>
        <w:rPr>
          <w:color w:val="auto"/>
          <w:sz w:val="22"/>
          <w:szCs w:val="22"/>
        </w:rPr>
      </w:pPr>
      <w:r>
        <w:rPr>
          <w:sz w:val="22"/>
          <w:szCs w:val="22"/>
        </w:rPr>
        <w:t>LCC</w:t>
      </w:r>
      <w:r>
        <w:rPr>
          <w:sz w:val="22"/>
          <w:szCs w:val="22"/>
        </w:rPr>
        <w:tab/>
      </w:r>
      <w:r w:rsidRPr="00730CD0">
        <w:rPr>
          <w:color w:val="auto"/>
          <w:sz w:val="22"/>
          <w:szCs w:val="22"/>
        </w:rPr>
        <w:t>land capability classification</w:t>
      </w:r>
    </w:p>
    <w:p w14:paraId="456B4BC2"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MAD</w:t>
      </w:r>
      <w:r w:rsidRPr="00E62BC4">
        <w:rPr>
          <w:sz w:val="22"/>
          <w:szCs w:val="22"/>
        </w:rPr>
        <w:tab/>
        <w:t>minimum acceptable diet</w:t>
      </w:r>
    </w:p>
    <w:p w14:paraId="50D5A055"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PPP</w:t>
      </w:r>
      <w:r w:rsidRPr="00E62BC4">
        <w:rPr>
          <w:sz w:val="22"/>
          <w:szCs w:val="22"/>
        </w:rPr>
        <w:tab/>
        <w:t>purchasing power parity</w:t>
      </w:r>
    </w:p>
    <w:p w14:paraId="51CE5D45" w14:textId="5D5C6CDA"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w:t>
      </w:r>
      <w:r w:rsidRPr="00E62BC4">
        <w:rPr>
          <w:sz w:val="22"/>
          <w:szCs w:val="22"/>
        </w:rPr>
        <w:tab/>
        <w:t>standard deviation</w:t>
      </w:r>
    </w:p>
    <w:p w14:paraId="74DCFB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SDG</w:t>
      </w:r>
      <w:r w:rsidRPr="00E62BC4">
        <w:rPr>
          <w:sz w:val="22"/>
          <w:szCs w:val="22"/>
        </w:rPr>
        <w:tab/>
        <w:t>Sustainable Development Goals</w:t>
      </w:r>
    </w:p>
    <w:p w14:paraId="49D8F358" w14:textId="406DE67F" w:rsidR="00281CDA" w:rsidRPr="00E62BC4" w:rsidRDefault="00281CDA" w:rsidP="00E62BC4">
      <w:pPr>
        <w:pStyle w:val="SL-FlLftSgl"/>
        <w:tabs>
          <w:tab w:val="left" w:pos="1440"/>
          <w:tab w:val="left" w:pos="1530"/>
        </w:tabs>
        <w:spacing w:after="0" w:line="276" w:lineRule="auto"/>
        <w:ind w:left="1987" w:hanging="1987"/>
        <w:rPr>
          <w:sz w:val="22"/>
          <w:szCs w:val="22"/>
        </w:rPr>
      </w:pPr>
      <w:r>
        <w:rPr>
          <w:sz w:val="22"/>
          <w:szCs w:val="22"/>
        </w:rPr>
        <w:t>SEI</w:t>
      </w:r>
      <w:r>
        <w:rPr>
          <w:sz w:val="22"/>
          <w:szCs w:val="22"/>
        </w:rPr>
        <w:tab/>
        <w:t>shock exposure index</w:t>
      </w:r>
    </w:p>
    <w:p w14:paraId="0E9E8C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USAID</w:t>
      </w:r>
      <w:r w:rsidRPr="00E62BC4">
        <w:rPr>
          <w:sz w:val="22"/>
          <w:szCs w:val="22"/>
        </w:rPr>
        <w:tab/>
        <w:t>United States Agency for International Development</w:t>
      </w:r>
    </w:p>
    <w:p w14:paraId="362CB71B" w14:textId="06979C54" w:rsidR="00281CDA" w:rsidRDefault="00281CDA" w:rsidP="00E62BC4">
      <w:pPr>
        <w:pStyle w:val="SL-FlLftSgl"/>
        <w:tabs>
          <w:tab w:val="left" w:pos="1440"/>
          <w:tab w:val="left" w:pos="1530"/>
        </w:tabs>
        <w:spacing w:after="0" w:line="276" w:lineRule="auto"/>
        <w:ind w:left="1987" w:hanging="1987"/>
        <w:rPr>
          <w:sz w:val="22"/>
          <w:szCs w:val="22"/>
        </w:rPr>
      </w:pPr>
      <w:r>
        <w:rPr>
          <w:sz w:val="22"/>
          <w:szCs w:val="22"/>
        </w:rPr>
        <w:t>VCC</w:t>
      </w:r>
      <w:r>
        <w:rPr>
          <w:sz w:val="22"/>
          <w:szCs w:val="22"/>
        </w:rPr>
        <w:tab/>
        <w:t>value chain commodity</w:t>
      </w:r>
    </w:p>
    <w:p w14:paraId="638AC4C1"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WEAI</w:t>
      </w:r>
      <w:r w:rsidRPr="00E62BC4">
        <w:rPr>
          <w:sz w:val="22"/>
          <w:szCs w:val="22"/>
        </w:rPr>
        <w:tab/>
        <w:t>Women’s Empowerment in Agriculture Index</w:t>
      </w:r>
    </w:p>
    <w:p w14:paraId="5DAB1048"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WHO</w:t>
      </w:r>
      <w:r w:rsidRPr="00E62BC4">
        <w:rPr>
          <w:sz w:val="22"/>
          <w:szCs w:val="22"/>
        </w:rPr>
        <w:tab/>
        <w:t>World Health Organization</w:t>
      </w:r>
    </w:p>
    <w:p w14:paraId="069C70C7"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ZOI</w:t>
      </w:r>
      <w:r w:rsidRPr="00E62BC4">
        <w:rPr>
          <w:sz w:val="22"/>
          <w:szCs w:val="22"/>
        </w:rPr>
        <w:tab/>
        <w:t>Zone of Influence</w:t>
      </w:r>
    </w:p>
    <w:p w14:paraId="116312EC" w14:textId="77777777" w:rsidR="00BC0F95" w:rsidRPr="00DF4DE5" w:rsidRDefault="00BC0F95" w:rsidP="00314E1F">
      <w:pPr>
        <w:pStyle w:val="SL-FlLftSgl"/>
        <w:tabs>
          <w:tab w:val="left" w:pos="2520"/>
        </w:tabs>
        <w:spacing w:after="80"/>
        <w:ind w:left="2520" w:hanging="2520"/>
      </w:pPr>
    </w:p>
    <w:p w14:paraId="3D456311" w14:textId="77777777" w:rsidR="00CE04DE" w:rsidRDefault="00BC0F95" w:rsidP="00820479">
      <w:pPr>
        <w:pStyle w:val="Heading1"/>
        <w:numPr>
          <w:ilvl w:val="0"/>
          <w:numId w:val="0"/>
        </w:numPr>
        <w:ind w:left="1080" w:hanging="720"/>
      </w:pPr>
      <w:r w:rsidRPr="00DF4DE5">
        <w:br w:type="page"/>
      </w:r>
    </w:p>
    <w:p w14:paraId="20D9AD0C" w14:textId="07D2CE6A" w:rsidR="00DB0522" w:rsidRPr="00DF4DE5" w:rsidRDefault="00DB0522" w:rsidP="00820479">
      <w:pPr>
        <w:pStyle w:val="Heading1"/>
        <w:numPr>
          <w:ilvl w:val="0"/>
          <w:numId w:val="0"/>
        </w:numPr>
        <w:ind w:left="1080" w:hanging="720"/>
      </w:pPr>
      <w:bookmarkStart w:id="26" w:name="_Toc63673297"/>
      <w:commentRangeStart w:id="27"/>
      <w:r>
        <w:lastRenderedPageBreak/>
        <w:t>E</w:t>
      </w:r>
      <w:r w:rsidR="00E62BC4">
        <w:t>xecutive s</w:t>
      </w:r>
      <w:r>
        <w:t>ummary</w:t>
      </w:r>
      <w:commentRangeEnd w:id="27"/>
      <w:r w:rsidR="00AD0004">
        <w:rPr>
          <w:rStyle w:val="CommentReference"/>
          <w:rFonts w:eastAsia="Arial"/>
          <w:b w:val="0"/>
          <w:caps w:val="0"/>
          <w:color w:val="000000"/>
        </w:rPr>
        <w:commentReference w:id="27"/>
      </w:r>
      <w:bookmarkEnd w:id="26"/>
    </w:p>
    <w:p w14:paraId="59D067E0" w14:textId="6A7CF330" w:rsidR="00BC0F95" w:rsidRPr="00E62BC4" w:rsidRDefault="00BC0F95" w:rsidP="00E62BC4">
      <w:pPr>
        <w:pStyle w:val="Heading2"/>
      </w:pPr>
      <w:bookmarkStart w:id="28" w:name="_Toc415065691"/>
      <w:bookmarkStart w:id="29" w:name="_Toc415138636"/>
      <w:bookmarkStart w:id="30" w:name="_Toc63673298"/>
      <w:r w:rsidRPr="00E62BC4">
        <w:t>Background</w:t>
      </w:r>
      <w:bookmarkEnd w:id="28"/>
      <w:bookmarkEnd w:id="29"/>
      <w:bookmarkEnd w:id="30"/>
    </w:p>
    <w:p w14:paraId="7206608B" w14:textId="07A9521B" w:rsidR="00CC009B" w:rsidRDefault="009E0E3D" w:rsidP="00000D06">
      <w:pPr>
        <w:pStyle w:val="BodyText1"/>
      </w:pPr>
      <w:bookmarkStart w:id="31" w:name="_Hlk7540730"/>
      <w:r w:rsidRPr="00424E05">
        <w:t>Feed the Future seeks to sustainably reduce global poverty, hunger</w:t>
      </w:r>
      <w:r w:rsidR="00333FEB">
        <w:t>,</w:t>
      </w:r>
      <w:r w:rsidRPr="00424E05">
        <w:t xml:space="preserve"> and malnutrition by helping partner countries boost agriculture-led growth, resilience</w:t>
      </w:r>
      <w:r w:rsidR="00333FEB">
        <w:t>,</w:t>
      </w:r>
      <w:r w:rsidRPr="00424E05">
        <w:t xml:space="preserve"> and nutrition</w:t>
      </w:r>
      <w:r>
        <w:t>.</w:t>
      </w:r>
      <w:r w:rsidR="00CC009B" w:rsidRPr="00CC009B">
        <w:t xml:space="preserve"> Program efforts are designed to impact the population in </w:t>
      </w:r>
      <w:r w:rsidR="00CE04DE">
        <w:t>Z</w:t>
      </w:r>
      <w:r w:rsidR="00CE04DE" w:rsidRPr="00CC009B">
        <w:t xml:space="preserve">ones </w:t>
      </w:r>
      <w:r w:rsidR="00CC009B" w:rsidRPr="00CC009B">
        <w:t xml:space="preserve">of </w:t>
      </w:r>
      <w:r w:rsidR="00CE04DE">
        <w:t>I</w:t>
      </w:r>
      <w:r w:rsidR="00CE04DE" w:rsidRPr="00CC009B">
        <w:t xml:space="preserve">nfluence </w:t>
      </w:r>
      <w:r w:rsidR="00CC009B" w:rsidRPr="00CC009B">
        <w:t xml:space="preserve">(ZOI) in Feed the Future target countries. </w:t>
      </w:r>
      <w:r w:rsidR="00411FCD">
        <w:t xml:space="preserve">The ZOI is the targeted sub-national </w:t>
      </w:r>
      <w:r w:rsidR="001937A8">
        <w:t xml:space="preserve">regions and districts where the program intends to achieve the greatest household- </w:t>
      </w:r>
      <w:r w:rsidR="00605252">
        <w:t xml:space="preserve">and individual-level impacts on poverty, hunger, and malnutrition. </w:t>
      </w:r>
      <w:r w:rsidR="00CC009B" w:rsidRPr="00CC009B">
        <w:t>Progress in achieving Feed the Future’s objectives is tracked using population-based performance indicators collected at baseline then periodically thereafter.</w:t>
      </w:r>
    </w:p>
    <w:p w14:paraId="2ED924C8" w14:textId="6C20B11A" w:rsidR="00324465" w:rsidRDefault="00324465" w:rsidP="00000D06">
      <w:pPr>
        <w:pStyle w:val="BodyText1"/>
      </w:pPr>
      <w:bookmarkStart w:id="32" w:name="_Hlk7540780"/>
      <w:bookmarkEnd w:id="31"/>
      <w:r w:rsidRPr="00CC009B">
        <w:t xml:space="preserve">The purpose of the </w:t>
      </w:r>
      <w:r w:rsidR="0069691E">
        <w:t>[</w:t>
      </w:r>
      <w:r w:rsidR="0069691E" w:rsidRPr="0069691E">
        <w:rPr>
          <w:highlight w:val="yellow"/>
        </w:rPr>
        <w:t>C</w:t>
      </w:r>
      <w:r w:rsidR="00F321C3">
        <w:rPr>
          <w:highlight w:val="yellow"/>
        </w:rPr>
        <w:t>ountry</w:t>
      </w:r>
      <w:r w:rsidR="0069691E">
        <w:t xml:space="preserve">] </w:t>
      </w:r>
      <w:r w:rsidRPr="00CC009B">
        <w:t xml:space="preserve">Feed the Future </w:t>
      </w:r>
      <w:r w:rsidR="00573A29">
        <w:t>ZOI Survey</w:t>
      </w:r>
      <w:r w:rsidRPr="00CC009B">
        <w:t xml:space="preserve"> </w:t>
      </w:r>
      <w:r w:rsidR="004C767A">
        <w:t>[</w:t>
      </w:r>
      <w:r w:rsidR="004C767A" w:rsidRPr="004C767A">
        <w:rPr>
          <w:highlight w:val="yellow"/>
        </w:rPr>
        <w:t>Survey Year(s)</w:t>
      </w:r>
      <w:r w:rsidR="004C767A">
        <w:t>]</w:t>
      </w:r>
      <w:r w:rsidRPr="00CC009B">
        <w:t xml:space="preserve"> is to provide the U.S.</w:t>
      </w:r>
      <w:r w:rsidR="00333FEB">
        <w:t> </w:t>
      </w:r>
      <w:r w:rsidRPr="00CC009B">
        <w:t xml:space="preserve">Government interagency partners, </w:t>
      </w:r>
      <w:r w:rsidR="00333FEB">
        <w:t xml:space="preserve">the </w:t>
      </w:r>
      <w:r w:rsidRPr="00CC009B">
        <w:t>United States Agency for International Development (USAID) Bureau for Food Security (BFS), USAID</w:t>
      </w:r>
      <w:r w:rsidR="004C767A">
        <w:t>/[</w:t>
      </w:r>
      <w:r w:rsidR="004C767A" w:rsidRPr="00F321C3">
        <w:rPr>
          <w:highlight w:val="yellow"/>
        </w:rPr>
        <w:t>C</w:t>
      </w:r>
      <w:r w:rsidR="00F321C3" w:rsidRPr="00F321C3">
        <w:rPr>
          <w:highlight w:val="yellow"/>
        </w:rPr>
        <w:t>ountry</w:t>
      </w:r>
      <w:r w:rsidR="004C767A">
        <w:t>]</w:t>
      </w:r>
      <w:r w:rsidR="004C767A" w:rsidRPr="00CC009B">
        <w:t xml:space="preserve">, </w:t>
      </w:r>
      <w:r w:rsidR="004C767A">
        <w:t>the Government of [</w:t>
      </w:r>
      <w:r w:rsidR="004C767A" w:rsidRPr="00F321C3">
        <w:rPr>
          <w:highlight w:val="yellow"/>
        </w:rPr>
        <w:t>C</w:t>
      </w:r>
      <w:r w:rsidR="00F321C3" w:rsidRPr="00F321C3">
        <w:rPr>
          <w:highlight w:val="yellow"/>
        </w:rPr>
        <w:t>ountry</w:t>
      </w:r>
      <w:r w:rsidR="004C767A">
        <w:t>]</w:t>
      </w:r>
      <w:r w:rsidRPr="00CC009B">
        <w:t xml:space="preserve">, and development partners with information on the current status of the Feed the Future ZOI-level population-based survey indicators. The survey is designed to establish </w:t>
      </w:r>
      <w:r w:rsidR="00CE04DE">
        <w:t xml:space="preserve">the </w:t>
      </w:r>
      <w:r w:rsidRPr="00CC009B">
        <w:t>current status of Feed the Future indicators in the</w:t>
      </w:r>
      <w:r w:rsidR="005F1267">
        <w:t xml:space="preserve"> </w:t>
      </w:r>
      <w:r w:rsidRPr="00CC009B">
        <w:t>ZOI</w:t>
      </w:r>
      <w:r w:rsidR="004C767A">
        <w:t xml:space="preserve"> for the second phase of Feed the Future, which are presented in this report</w:t>
      </w:r>
      <w:r w:rsidRPr="00CC009B">
        <w:t>.</w:t>
      </w:r>
      <w:bookmarkEnd w:id="32"/>
    </w:p>
    <w:p w14:paraId="2EB1A6F6" w14:textId="7FBD6C14" w:rsidR="00BC0F95" w:rsidRPr="00601C19" w:rsidRDefault="00BC0F95" w:rsidP="00000D06">
      <w:pPr>
        <w:pStyle w:val="BodyText1"/>
      </w:pPr>
      <w:r w:rsidRPr="00601C19">
        <w:t xml:space="preserve">The Feed the Future ZOI in </w:t>
      </w:r>
      <w:r w:rsidRPr="00601C19">
        <w:rPr>
          <w:highlight w:val="yellow"/>
        </w:rPr>
        <w:t>[C</w:t>
      </w:r>
      <w:r w:rsidR="00F321C3">
        <w:rPr>
          <w:highlight w:val="yellow"/>
        </w:rPr>
        <w:t>ountry</w:t>
      </w:r>
      <w:r w:rsidRPr="00601C19">
        <w:rPr>
          <w:highlight w:val="yellow"/>
        </w:rPr>
        <w:t>]</w:t>
      </w:r>
      <w:r w:rsidRPr="00601C19">
        <w:t xml:space="preserve"> includes</w:t>
      </w:r>
      <w:commentRangeStart w:id="33"/>
      <w:r w:rsidRPr="00601C19">
        <w:t xml:space="preserve"> </w:t>
      </w:r>
      <w:r w:rsidRPr="00601C19">
        <w:rPr>
          <w:highlight w:val="yellow"/>
        </w:rPr>
        <w:t>[insert brief description of the ZOI</w:t>
      </w:r>
      <w:r w:rsidR="008D002F" w:rsidRPr="00AD0004">
        <w:rPr>
          <w:highlight w:val="yellow"/>
        </w:rPr>
        <w:t xml:space="preserve"> as well as any resilience focus areas if they are distinct from the ZOI</w:t>
      </w:r>
      <w:r w:rsidRPr="00601C19">
        <w:rPr>
          <w:highlight w:val="yellow"/>
        </w:rPr>
        <w:t>]</w:t>
      </w:r>
      <w:r w:rsidRPr="00601C19">
        <w:t xml:space="preserve">. </w:t>
      </w:r>
      <w:commentRangeEnd w:id="33"/>
      <w:r w:rsidR="00AD0004">
        <w:rPr>
          <w:rStyle w:val="CommentReference"/>
        </w:rPr>
        <w:commentReference w:id="33"/>
      </w:r>
    </w:p>
    <w:p w14:paraId="3F26D4E1" w14:textId="4E60EE47" w:rsidR="00BC0F95" w:rsidRDefault="0069691E" w:rsidP="00634C05">
      <w:pPr>
        <w:pStyle w:val="Heading2"/>
      </w:pPr>
      <w:bookmarkStart w:id="34" w:name="_Toc415065692"/>
      <w:bookmarkStart w:id="35" w:name="_Toc415138637"/>
      <w:bookmarkStart w:id="36" w:name="_Toc63673299"/>
      <w:r>
        <w:t>[</w:t>
      </w:r>
      <w:r w:rsidRPr="00BE56C2">
        <w:rPr>
          <w:highlight w:val="yellow"/>
        </w:rPr>
        <w:t>C</w:t>
      </w:r>
      <w:r w:rsidR="00F321C3" w:rsidRPr="00BE56C2">
        <w:rPr>
          <w:highlight w:val="yellow"/>
        </w:rPr>
        <w:t>ountry</w:t>
      </w:r>
      <w:r>
        <w:t xml:space="preserve">] </w:t>
      </w:r>
      <w:r w:rsidR="00272998">
        <w:t xml:space="preserve">Feed the Future </w:t>
      </w:r>
      <w:r w:rsidR="00573A29">
        <w:t>ZOI Survey</w:t>
      </w:r>
      <w:r w:rsidR="00634C05">
        <w:t xml:space="preserve"> </w:t>
      </w:r>
      <w:r w:rsidR="000D259B">
        <w:t>[</w:t>
      </w:r>
      <w:r w:rsidR="000D259B" w:rsidRPr="000D259B">
        <w:rPr>
          <w:highlight w:val="yellow"/>
        </w:rPr>
        <w:t>Survey Year(s)]</w:t>
      </w:r>
      <w:r w:rsidR="00BC0F95">
        <w:t xml:space="preserve"> </w:t>
      </w:r>
      <w:commentRangeStart w:id="37"/>
      <w:r w:rsidR="00BF57A6">
        <w:t>i</w:t>
      </w:r>
      <w:r w:rsidR="00BC0F95">
        <w:t>ndicators</w:t>
      </w:r>
      <w:bookmarkEnd w:id="34"/>
      <w:bookmarkEnd w:id="35"/>
      <w:commentRangeEnd w:id="37"/>
      <w:r w:rsidR="00AD0004">
        <w:rPr>
          <w:rStyle w:val="CommentReference"/>
          <w:rFonts w:eastAsia="Arial" w:cs="Arial"/>
          <w:b w:val="0"/>
          <w:color w:val="000000"/>
        </w:rPr>
        <w:commentReference w:id="37"/>
      </w:r>
      <w:bookmarkEnd w:id="36"/>
    </w:p>
    <w:p w14:paraId="7AE8DC43" w14:textId="7D18A168" w:rsidR="00764780" w:rsidRDefault="00342082" w:rsidP="00000D06">
      <w:pPr>
        <w:pStyle w:val="BodyText1"/>
      </w:pPr>
      <w:r>
        <w:t xml:space="preserve">The </w:t>
      </w:r>
      <w:r w:rsidRPr="00387126">
        <w:t xml:space="preserve">Feed the Future </w:t>
      </w:r>
      <w:r>
        <w:t xml:space="preserve">ZOI </w:t>
      </w:r>
      <w:r w:rsidRPr="00387126">
        <w:t>indicators</w:t>
      </w:r>
      <w:r w:rsidR="009A56E1">
        <w:t>, which</w:t>
      </w:r>
      <w:r w:rsidRPr="00387126">
        <w:t xml:space="preserve"> </w:t>
      </w:r>
      <w:r w:rsidR="009A56E1">
        <w:t>correspond to the Global Food Security Strategy Results Framework (</w:t>
      </w:r>
      <w:r w:rsidR="00600D16" w:rsidRPr="00B05E79">
        <w:rPr>
          <w:b/>
          <w:bCs/>
        </w:rPr>
        <w:t>F</w:t>
      </w:r>
      <w:r w:rsidR="009A56E1" w:rsidRPr="00B05E79">
        <w:rPr>
          <w:b/>
          <w:bCs/>
        </w:rPr>
        <w:t xml:space="preserve">igure </w:t>
      </w:r>
      <w:r w:rsidR="000969DF" w:rsidRPr="00B05E79">
        <w:rPr>
          <w:b/>
          <w:bCs/>
        </w:rPr>
        <w:t>ES</w:t>
      </w:r>
      <w:r w:rsidR="00600D16" w:rsidRPr="00B05E79">
        <w:rPr>
          <w:b/>
          <w:bCs/>
        </w:rPr>
        <w:t>1</w:t>
      </w:r>
      <w:r w:rsidR="009A56E1">
        <w:t xml:space="preserve">), </w:t>
      </w:r>
      <w:r w:rsidR="0069691E">
        <w:t xml:space="preserve">calculated for this survey </w:t>
      </w:r>
      <w:r>
        <w:t>are</w:t>
      </w:r>
      <w:r w:rsidR="00FB3509">
        <w:t xml:space="preserve"> </w:t>
      </w:r>
      <w:r w:rsidR="000D259B">
        <w:t>as follows</w:t>
      </w:r>
      <w:r w:rsidR="00BC0F95">
        <w:t xml:space="preserve">: </w:t>
      </w:r>
    </w:p>
    <w:p w14:paraId="2DA9D873" w14:textId="3F2D1F2B" w:rsidR="000D259B" w:rsidRPr="001A1572" w:rsidRDefault="000D259B" w:rsidP="00000D06">
      <w:pPr>
        <w:pStyle w:val="ListParagraph"/>
        <w:numPr>
          <w:ilvl w:val="0"/>
          <w:numId w:val="8"/>
        </w:numPr>
        <w:spacing w:after="200"/>
        <w:ind w:left="720"/>
        <w:contextualSpacing/>
        <w:rPr>
          <w:sz w:val="22"/>
          <w:szCs w:val="22"/>
        </w:rPr>
      </w:pPr>
      <w:bookmarkStart w:id="38" w:name="_Hlk532751"/>
      <w:r w:rsidRPr="001A1572">
        <w:rPr>
          <w:sz w:val="22"/>
          <w:szCs w:val="22"/>
        </w:rPr>
        <w:t>Prevalence of poverty: Percent of people living on less than $1.90/day 2011 PPP</w:t>
      </w:r>
      <w:r>
        <w:rPr>
          <w:sz w:val="22"/>
          <w:szCs w:val="22"/>
        </w:rPr>
        <w:t xml:space="preserve"> [EG-c]</w:t>
      </w:r>
      <w:r>
        <w:rPr>
          <w:rStyle w:val="FootnoteReference"/>
          <w:sz w:val="22"/>
          <w:szCs w:val="22"/>
        </w:rPr>
        <w:footnoteReference w:id="2"/>
      </w:r>
    </w:p>
    <w:p w14:paraId="67E18153"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Depth of poverty of the poor: Mean percent shortfall of the poor relative to the $1.90/day 2011 PPP poverty line </w:t>
      </w:r>
      <w:r>
        <w:rPr>
          <w:sz w:val="22"/>
          <w:szCs w:val="22"/>
        </w:rPr>
        <w:t>[EG-h]</w:t>
      </w:r>
    </w:p>
    <w:p w14:paraId="512B4D47" w14:textId="0E8E8875" w:rsidR="000D259B" w:rsidRPr="001A1572" w:rsidRDefault="0069691E"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people who are </w:t>
      </w:r>
      <w:r w:rsidR="00333FEB">
        <w:rPr>
          <w:sz w:val="22"/>
          <w:szCs w:val="22"/>
        </w:rPr>
        <w:t>“</w:t>
      </w:r>
      <w:r>
        <w:rPr>
          <w:sz w:val="22"/>
          <w:szCs w:val="22"/>
        </w:rPr>
        <w:t>n</w:t>
      </w:r>
      <w:r w:rsidR="000D259B" w:rsidRPr="001A1572">
        <w:rPr>
          <w:sz w:val="22"/>
          <w:szCs w:val="22"/>
        </w:rPr>
        <w:t>ear-</w:t>
      </w:r>
      <w:r>
        <w:rPr>
          <w:sz w:val="22"/>
          <w:szCs w:val="22"/>
        </w:rPr>
        <w:t>p</w:t>
      </w:r>
      <w:r w:rsidR="000D259B" w:rsidRPr="001A1572">
        <w:rPr>
          <w:sz w:val="22"/>
          <w:szCs w:val="22"/>
        </w:rPr>
        <w:t>oor,</w:t>
      </w:r>
      <w:r w:rsidR="00333FEB">
        <w:rPr>
          <w:sz w:val="22"/>
          <w:szCs w:val="22"/>
        </w:rPr>
        <w:t>”</w:t>
      </w:r>
      <w:r w:rsidR="000D259B" w:rsidRPr="001A1572">
        <w:rPr>
          <w:sz w:val="22"/>
          <w:szCs w:val="22"/>
        </w:rPr>
        <w:t xml:space="preserve"> living on 100 percent to less than 125 percent of the $1.90 2011 PPP</w:t>
      </w:r>
      <w:r w:rsidR="000D259B">
        <w:rPr>
          <w:sz w:val="22"/>
          <w:szCs w:val="22"/>
        </w:rPr>
        <w:t xml:space="preserve"> poverty line [FTF </w:t>
      </w:r>
      <w:r w:rsidR="000D259B" w:rsidRPr="001A1572">
        <w:rPr>
          <w:sz w:val="22"/>
          <w:szCs w:val="22"/>
        </w:rPr>
        <w:t>Context</w:t>
      </w:r>
      <w:r w:rsidR="000D259B">
        <w:rPr>
          <w:sz w:val="22"/>
          <w:szCs w:val="22"/>
        </w:rPr>
        <w:t>-9]</w:t>
      </w:r>
    </w:p>
    <w:p w14:paraId="05408DDD" w14:textId="5EB7450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below the comparative threshold for the poorest quintile of the </w:t>
      </w:r>
      <w:r>
        <w:rPr>
          <w:sz w:val="22"/>
          <w:szCs w:val="22"/>
        </w:rPr>
        <w:t>a</w:t>
      </w:r>
      <w:r w:rsidRPr="001A1572">
        <w:rPr>
          <w:sz w:val="22"/>
          <w:szCs w:val="22"/>
        </w:rPr>
        <w:t>sset</w:t>
      </w:r>
      <w:r w:rsidR="00333FEB">
        <w:rPr>
          <w:sz w:val="22"/>
          <w:szCs w:val="22"/>
        </w:rPr>
        <w:noBreakHyphen/>
      </w:r>
      <w:r>
        <w:rPr>
          <w:sz w:val="22"/>
          <w:szCs w:val="22"/>
        </w:rPr>
        <w:t>b</w:t>
      </w:r>
      <w:r w:rsidRPr="001A1572">
        <w:rPr>
          <w:sz w:val="22"/>
          <w:szCs w:val="22"/>
        </w:rPr>
        <w:t xml:space="preserve">ased </w:t>
      </w:r>
      <w:r w:rsidR="001420AB">
        <w:rPr>
          <w:sz w:val="22"/>
          <w:szCs w:val="22"/>
        </w:rPr>
        <w:t>c</w:t>
      </w:r>
      <w:r w:rsidRPr="001A1572">
        <w:rPr>
          <w:sz w:val="22"/>
          <w:szCs w:val="22"/>
        </w:rPr>
        <w:t xml:space="preserve">omparative </w:t>
      </w:r>
      <w:r w:rsidR="001420AB">
        <w:rPr>
          <w:sz w:val="22"/>
          <w:szCs w:val="22"/>
        </w:rPr>
        <w:t>w</w:t>
      </w:r>
      <w:r w:rsidRPr="001A1572">
        <w:rPr>
          <w:sz w:val="22"/>
          <w:szCs w:val="22"/>
        </w:rPr>
        <w:t xml:space="preserve">ealth </w:t>
      </w:r>
      <w:r w:rsidR="001420AB">
        <w:rPr>
          <w:sz w:val="22"/>
          <w:szCs w:val="22"/>
        </w:rPr>
        <w:t>i</w:t>
      </w:r>
      <w:r w:rsidRPr="001A1572">
        <w:rPr>
          <w:sz w:val="22"/>
          <w:szCs w:val="22"/>
        </w:rPr>
        <w:t xml:space="preserve">ndex </w:t>
      </w:r>
      <w:r>
        <w:rPr>
          <w:sz w:val="22"/>
          <w:szCs w:val="22"/>
        </w:rPr>
        <w:t>[EG-g]</w:t>
      </w:r>
    </w:p>
    <w:p w14:paraId="188F0E6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moderate and severe food insecurity in the population, based on the Food Insecurity Experience Scale (FIES) </w:t>
      </w:r>
      <w:r>
        <w:rPr>
          <w:sz w:val="22"/>
          <w:szCs w:val="22"/>
        </w:rPr>
        <w:t>[EG-e]</w:t>
      </w:r>
    </w:p>
    <w:p w14:paraId="4329862D"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Ability to recover from shocks and stresses index </w:t>
      </w:r>
      <w:r>
        <w:rPr>
          <w:sz w:val="22"/>
          <w:szCs w:val="22"/>
        </w:rPr>
        <w:t>[RESIL-a]</w:t>
      </w:r>
    </w:p>
    <w:p w14:paraId="35B52358" w14:textId="37E017AD" w:rsidR="000D259B"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households that believe local government will respond effectively to future shocks and stresses </w:t>
      </w:r>
      <w:r w:rsidR="000D259B">
        <w:rPr>
          <w:sz w:val="22"/>
          <w:szCs w:val="22"/>
        </w:rPr>
        <w:t>[RESIL-c]</w:t>
      </w:r>
    </w:p>
    <w:p w14:paraId="565C6576" w14:textId="77777777" w:rsidR="00DE0483" w:rsidRPr="001A1572" w:rsidRDefault="00DE0483" w:rsidP="00000D06">
      <w:pPr>
        <w:pStyle w:val="ListParagraph"/>
        <w:numPr>
          <w:ilvl w:val="0"/>
          <w:numId w:val="8"/>
        </w:numPr>
        <w:spacing w:after="200"/>
        <w:ind w:left="720"/>
        <w:contextualSpacing/>
        <w:rPr>
          <w:sz w:val="22"/>
          <w:szCs w:val="22"/>
        </w:rPr>
      </w:pPr>
      <w:r w:rsidRPr="001A1572">
        <w:rPr>
          <w:sz w:val="22"/>
          <w:szCs w:val="22"/>
        </w:rPr>
        <w:t xml:space="preserve">Index of social capital at the household level </w:t>
      </w:r>
      <w:r>
        <w:rPr>
          <w:sz w:val="22"/>
          <w:szCs w:val="22"/>
        </w:rPr>
        <w:t>[RESIL-b]</w:t>
      </w:r>
    </w:p>
    <w:p w14:paraId="0119C5FB" w14:textId="2F4C5553"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of households participating in group-based savings, micro-finance</w:t>
      </w:r>
      <w:r w:rsidR="00333FEB">
        <w:rPr>
          <w:sz w:val="22"/>
          <w:szCs w:val="22"/>
        </w:rPr>
        <w:t>,</w:t>
      </w:r>
      <w:r w:rsidR="000D259B" w:rsidRPr="001A1572">
        <w:rPr>
          <w:sz w:val="22"/>
          <w:szCs w:val="22"/>
        </w:rPr>
        <w:t xml:space="preserve"> or lending programs </w:t>
      </w:r>
      <w:r w:rsidR="000D259B">
        <w:rPr>
          <w:sz w:val="22"/>
          <w:szCs w:val="22"/>
        </w:rPr>
        <w:lastRenderedPageBreak/>
        <w:t>[EG.4.2-a]</w:t>
      </w:r>
    </w:p>
    <w:p w14:paraId="54CCEDF2" w14:textId="77777777" w:rsidR="000D259B" w:rsidRPr="001A1572" w:rsidRDefault="000D259B" w:rsidP="00000D06">
      <w:pPr>
        <w:pStyle w:val="ListParagraph"/>
        <w:numPr>
          <w:ilvl w:val="0"/>
          <w:numId w:val="8"/>
        </w:numPr>
        <w:spacing w:after="200"/>
        <w:ind w:left="720"/>
        <w:contextualSpacing/>
        <w:rPr>
          <w:sz w:val="22"/>
          <w:szCs w:val="22"/>
        </w:rPr>
      </w:pPr>
      <w:r>
        <w:rPr>
          <w:sz w:val="22"/>
          <w:szCs w:val="22"/>
        </w:rPr>
        <w:t>Abbreviated</w:t>
      </w:r>
      <w:r w:rsidRPr="001A1572">
        <w:rPr>
          <w:sz w:val="22"/>
          <w:szCs w:val="22"/>
        </w:rPr>
        <w:t xml:space="preserve"> Women’s Empowerment in Agriculture Index (A-WEAI) </w:t>
      </w:r>
      <w:r>
        <w:rPr>
          <w:sz w:val="22"/>
          <w:szCs w:val="22"/>
        </w:rPr>
        <w:t>[EG.3-f]</w:t>
      </w:r>
    </w:p>
    <w:p w14:paraId="54D14CDB" w14:textId="7212A7E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Average percent of women achieving adequacy across the six indicators of the A-WEAI </w:t>
      </w:r>
      <w:r>
        <w:rPr>
          <w:sz w:val="22"/>
          <w:szCs w:val="22"/>
        </w:rPr>
        <w:t xml:space="preserve">[FTF </w:t>
      </w:r>
      <w:r w:rsidRPr="001A1572">
        <w:rPr>
          <w:sz w:val="22"/>
          <w:szCs w:val="22"/>
        </w:rPr>
        <w:t>Context</w:t>
      </w:r>
      <w:r>
        <w:rPr>
          <w:sz w:val="22"/>
          <w:szCs w:val="22"/>
        </w:rPr>
        <w:t>-25]</w:t>
      </w:r>
    </w:p>
    <w:p w14:paraId="7C7E611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Yield of targeted agricultural commodities within target areas </w:t>
      </w:r>
      <w:r>
        <w:rPr>
          <w:sz w:val="22"/>
          <w:szCs w:val="22"/>
        </w:rPr>
        <w:t>[EG.3-h]</w:t>
      </w:r>
    </w:p>
    <w:p w14:paraId="175FD95F" w14:textId="50C04BBE"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producers who have applied targeted improved management practices or technologies </w:t>
      </w:r>
      <w:r w:rsidR="000D259B">
        <w:rPr>
          <w:sz w:val="22"/>
          <w:szCs w:val="22"/>
        </w:rPr>
        <w:t>[EG.3.2-a]</w:t>
      </w:r>
    </w:p>
    <w:p w14:paraId="5322CA8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stunted </w:t>
      </w:r>
      <w:r>
        <w:rPr>
          <w:sz w:val="22"/>
          <w:szCs w:val="22"/>
        </w:rPr>
        <w:t xml:space="preserve">(HAZ &lt; -2) </w:t>
      </w:r>
      <w:r w:rsidRPr="001A1572">
        <w:rPr>
          <w:sz w:val="22"/>
          <w:szCs w:val="22"/>
        </w:rPr>
        <w:t xml:space="preserve">children under five </w:t>
      </w:r>
      <w:r>
        <w:rPr>
          <w:sz w:val="22"/>
          <w:szCs w:val="22"/>
        </w:rPr>
        <w:t>(0-59 months) [HL.9-a]</w:t>
      </w:r>
    </w:p>
    <w:p w14:paraId="78C0A602"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wasted </w:t>
      </w:r>
      <w:r>
        <w:rPr>
          <w:sz w:val="22"/>
          <w:szCs w:val="22"/>
        </w:rPr>
        <w:t xml:space="preserve">(WHZ &lt; -2) </w:t>
      </w:r>
      <w:r w:rsidRPr="001A1572">
        <w:rPr>
          <w:sz w:val="22"/>
          <w:szCs w:val="22"/>
        </w:rPr>
        <w:t xml:space="preserve">children under five </w:t>
      </w:r>
      <w:r>
        <w:rPr>
          <w:sz w:val="22"/>
          <w:szCs w:val="22"/>
        </w:rPr>
        <w:t>(0-59 months) [HL.9-b]</w:t>
      </w:r>
    </w:p>
    <w:p w14:paraId="11AD9C6E"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healthy weight </w:t>
      </w:r>
      <w:r w:rsidRPr="00A35840">
        <w:rPr>
          <w:sz w:val="22"/>
          <w:szCs w:val="22"/>
        </w:rPr>
        <w:t>(WHZ ≤ 2 and ≥-2)</w:t>
      </w:r>
      <w:r>
        <w:rPr>
          <w:sz w:val="22"/>
          <w:szCs w:val="22"/>
        </w:rPr>
        <w:t xml:space="preserve"> </w:t>
      </w:r>
      <w:r w:rsidRPr="001A1572">
        <w:rPr>
          <w:sz w:val="22"/>
          <w:szCs w:val="22"/>
        </w:rPr>
        <w:t xml:space="preserve">children under five </w:t>
      </w:r>
      <w:r>
        <w:rPr>
          <w:sz w:val="22"/>
          <w:szCs w:val="22"/>
        </w:rPr>
        <w:t>(0-59 months) [HL.9-i]</w:t>
      </w:r>
    </w:p>
    <w:p w14:paraId="4C56EB9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underweight </w:t>
      </w:r>
      <w:r>
        <w:rPr>
          <w:sz w:val="22"/>
          <w:szCs w:val="22"/>
        </w:rPr>
        <w:t xml:space="preserve">(BMI &lt; 18.5) </w:t>
      </w:r>
      <w:r w:rsidRPr="001A1572">
        <w:rPr>
          <w:sz w:val="22"/>
          <w:szCs w:val="22"/>
        </w:rPr>
        <w:t>women of reproductive age</w:t>
      </w:r>
      <w:r>
        <w:rPr>
          <w:sz w:val="22"/>
          <w:szCs w:val="22"/>
        </w:rPr>
        <w:t xml:space="preserve"> [HL.9-d]</w:t>
      </w:r>
    </w:p>
    <w:p w14:paraId="3D9A0D6D" w14:textId="7C26978E"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children </w:t>
      </w:r>
      <w:r w:rsidR="000D259B">
        <w:rPr>
          <w:sz w:val="22"/>
          <w:szCs w:val="22"/>
        </w:rPr>
        <w:t>6-23</w:t>
      </w:r>
      <w:r w:rsidR="000D259B" w:rsidRPr="001A1572">
        <w:rPr>
          <w:sz w:val="22"/>
          <w:szCs w:val="22"/>
        </w:rPr>
        <w:t xml:space="preserve"> months receiving a minimum acceptable diet </w:t>
      </w:r>
      <w:r w:rsidR="000D259B">
        <w:rPr>
          <w:sz w:val="22"/>
          <w:szCs w:val="22"/>
        </w:rPr>
        <w:t>[HL.9.1-a]</w:t>
      </w:r>
    </w:p>
    <w:p w14:paraId="5A01E031"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exclusive breastfeeding of children under six months of age </w:t>
      </w:r>
      <w:r>
        <w:rPr>
          <w:sz w:val="22"/>
          <w:szCs w:val="22"/>
        </w:rPr>
        <w:t>[HL.9.1-b]</w:t>
      </w:r>
    </w:p>
    <w:p w14:paraId="1502B097" w14:textId="6F911320"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women of reproductive age consuming a diet of minimum diversity </w:t>
      </w:r>
      <w:r w:rsidR="000D259B">
        <w:rPr>
          <w:sz w:val="22"/>
          <w:szCs w:val="22"/>
        </w:rPr>
        <w:t>[HL.9.1-d]</w:t>
      </w:r>
    </w:p>
    <w:p w14:paraId="233D3CD7" w14:textId="2B97AC3C"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access to a basic sanitation service </w:t>
      </w:r>
      <w:r>
        <w:rPr>
          <w:sz w:val="22"/>
          <w:szCs w:val="22"/>
        </w:rPr>
        <w:t>[HL.8.2-a]</w:t>
      </w:r>
    </w:p>
    <w:p w14:paraId="7F53CF7B" w14:textId="74B74C24"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soap and water at a hand-washing station commonly used by family members </w:t>
      </w:r>
      <w:r>
        <w:rPr>
          <w:sz w:val="22"/>
          <w:szCs w:val="22"/>
        </w:rPr>
        <w:t>[HL.8.2-b]</w:t>
      </w:r>
    </w:p>
    <w:bookmarkEnd w:id="38"/>
    <w:p w14:paraId="56DB3535" w14:textId="77777777" w:rsidR="00600D16" w:rsidRDefault="00600D16" w:rsidP="006C0763">
      <w:pPr>
        <w:spacing w:after="200"/>
        <w:contextualSpacing/>
        <w:rPr>
          <w:sz w:val="22"/>
          <w:szCs w:val="22"/>
        </w:rPr>
      </w:pPr>
    </w:p>
    <w:p w14:paraId="0753C5D1" w14:textId="0CC75A2D" w:rsidR="003B08D9" w:rsidRDefault="003B08D9" w:rsidP="006C0763">
      <w:pPr>
        <w:spacing w:after="200"/>
        <w:contextualSpacing/>
        <w:rPr>
          <w:sz w:val="22"/>
          <w:szCs w:val="22"/>
        </w:rPr>
        <w:sectPr w:rsidR="003B08D9" w:rsidSect="002420C4">
          <w:footerReference w:type="default" r:id="rId21"/>
          <w:pgSz w:w="12240" w:h="15840" w:code="1"/>
          <w:pgMar w:top="1440" w:right="1440" w:bottom="1440" w:left="1440" w:header="720" w:footer="576" w:gutter="0"/>
          <w:pgNumType w:fmt="lowerRoman" w:start="1"/>
          <w:cols w:space="720"/>
          <w:docGrid w:linePitch="299"/>
        </w:sectPr>
      </w:pPr>
    </w:p>
    <w:p w14:paraId="019F8C2A" w14:textId="311D0914" w:rsidR="00764780" w:rsidRPr="00000D06" w:rsidRDefault="00600D16" w:rsidP="0082016B">
      <w:pPr>
        <w:pStyle w:val="Figuretitle"/>
      </w:pPr>
      <w:bookmarkStart w:id="39" w:name="_Toc20120190"/>
      <w:bookmarkStart w:id="40" w:name="_Toc63673174"/>
      <w:r w:rsidRPr="00000D06">
        <w:lastRenderedPageBreak/>
        <w:t xml:space="preserve">Figure </w:t>
      </w:r>
      <w:r w:rsidR="000969DF">
        <w:t>ES</w:t>
      </w:r>
      <w:r w:rsidRPr="00000D06">
        <w:t>1: U.S. Government Global Food Security Strategy Results Framework</w:t>
      </w:r>
      <w:bookmarkEnd w:id="39"/>
      <w:bookmarkEnd w:id="40"/>
    </w:p>
    <w:p w14:paraId="76C1A2E9" w14:textId="1FCBF28D" w:rsidR="00600D16" w:rsidRDefault="009A2D93" w:rsidP="006C0763">
      <w:pPr>
        <w:spacing w:after="200"/>
        <w:contextualSpacing/>
        <w:rPr>
          <w:sz w:val="22"/>
          <w:szCs w:val="22"/>
        </w:rPr>
      </w:pPr>
      <w:r w:rsidRPr="009A2D93">
        <w:rPr>
          <w:noProof/>
          <w:sz w:val="22"/>
          <w:szCs w:val="22"/>
        </w:rPr>
        <w:drawing>
          <wp:inline distT="0" distB="0" distL="0" distR="0" wp14:anchorId="11614A48" wp14:editId="781C0C61">
            <wp:extent cx="6007471" cy="3858985"/>
            <wp:effectExtent l="0" t="0" r="0" b="8255"/>
            <wp:docPr id="7" name="Picture 7" descr="C:\Users\21990\Desktop\GFSS Framework Graphic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990\Desktop\GFSS Framework Graphic_Page_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4396" t="21245" r="3653"/>
                    <a:stretch/>
                  </pic:blipFill>
                  <pic:spPr bwMode="auto">
                    <a:xfrm>
                      <a:off x="0" y="0"/>
                      <a:ext cx="6015034" cy="3863844"/>
                    </a:xfrm>
                    <a:prstGeom prst="rect">
                      <a:avLst/>
                    </a:prstGeom>
                    <a:noFill/>
                    <a:ln>
                      <a:noFill/>
                    </a:ln>
                    <a:extLst>
                      <a:ext uri="{53640926-AAD7-44D8-BBD7-CCE9431645EC}">
                        <a14:shadowObscured xmlns:a14="http://schemas.microsoft.com/office/drawing/2010/main"/>
                      </a:ext>
                    </a:extLst>
                  </pic:spPr>
                </pic:pic>
              </a:graphicData>
            </a:graphic>
          </wp:inline>
        </w:drawing>
      </w:r>
    </w:p>
    <w:p w14:paraId="559F18AF" w14:textId="77777777" w:rsidR="00600D16" w:rsidRDefault="00600D16">
      <w:pPr>
        <w:widowControl/>
        <w:spacing w:line="240" w:lineRule="auto"/>
      </w:pPr>
      <w:bookmarkStart w:id="41" w:name="_Toc499553849"/>
      <w:bookmarkStart w:id="42" w:name="_Toc499554287"/>
      <w:bookmarkStart w:id="43" w:name="_Toc499554545"/>
    </w:p>
    <w:p w14:paraId="45DED61F" w14:textId="77777777" w:rsidR="00223815" w:rsidRDefault="00223815">
      <w:pPr>
        <w:widowControl/>
        <w:spacing w:line="240" w:lineRule="auto"/>
      </w:pPr>
    </w:p>
    <w:p w14:paraId="052AFF39" w14:textId="7F0A8D25" w:rsidR="00223815" w:rsidRPr="00605252" w:rsidRDefault="00A17B37">
      <w:pPr>
        <w:widowControl/>
        <w:spacing w:line="240" w:lineRule="auto"/>
        <w:rPr>
          <w:sz w:val="22"/>
          <w:szCs w:val="22"/>
        </w:rPr>
        <w:sectPr w:rsidR="00223815" w:rsidRPr="00605252" w:rsidSect="003F5E19">
          <w:pgSz w:w="12240" w:h="15840" w:code="1"/>
          <w:pgMar w:top="1440" w:right="1440" w:bottom="1440" w:left="1440" w:header="720" w:footer="576" w:gutter="0"/>
          <w:pgNumType w:fmt="lowerRoman"/>
          <w:cols w:space="720"/>
          <w:docGrid w:linePitch="326"/>
        </w:sectPr>
      </w:pPr>
      <w:r>
        <w:rPr>
          <w:sz w:val="22"/>
          <w:szCs w:val="22"/>
        </w:rPr>
        <w:t>T</w:t>
      </w:r>
      <w:r w:rsidR="00FF7F0D" w:rsidRPr="00605252">
        <w:rPr>
          <w:sz w:val="22"/>
          <w:szCs w:val="22"/>
        </w:rPr>
        <w:t>hese</w:t>
      </w:r>
      <w:r w:rsidR="00786855">
        <w:rPr>
          <w:sz w:val="22"/>
          <w:szCs w:val="22"/>
        </w:rPr>
        <w:t xml:space="preserve"> 2</w:t>
      </w:r>
      <w:r w:rsidR="001229DB">
        <w:rPr>
          <w:sz w:val="22"/>
          <w:szCs w:val="22"/>
        </w:rPr>
        <w:t>0</w:t>
      </w:r>
      <w:r w:rsidR="00786855">
        <w:rPr>
          <w:sz w:val="22"/>
          <w:szCs w:val="22"/>
        </w:rPr>
        <w:t xml:space="preserve"> performance and </w:t>
      </w:r>
      <w:r w:rsidR="001229DB">
        <w:rPr>
          <w:sz w:val="22"/>
          <w:szCs w:val="22"/>
        </w:rPr>
        <w:t xml:space="preserve">2 </w:t>
      </w:r>
      <w:r w:rsidR="00786855">
        <w:rPr>
          <w:sz w:val="22"/>
          <w:szCs w:val="22"/>
        </w:rPr>
        <w:t xml:space="preserve">context </w:t>
      </w:r>
      <w:r w:rsidR="006A6BE4" w:rsidRPr="00605252">
        <w:rPr>
          <w:sz w:val="22"/>
          <w:szCs w:val="22"/>
        </w:rPr>
        <w:t xml:space="preserve">indicators at the goal level measure </w:t>
      </w:r>
      <w:r w:rsidR="0079371B" w:rsidRPr="00605252">
        <w:rPr>
          <w:sz w:val="22"/>
          <w:szCs w:val="22"/>
        </w:rPr>
        <w:t xml:space="preserve">hunger, malnutrition, and poverty among the population in </w:t>
      </w:r>
      <w:r w:rsidR="001229DB">
        <w:rPr>
          <w:sz w:val="22"/>
          <w:szCs w:val="22"/>
        </w:rPr>
        <w:t xml:space="preserve">the </w:t>
      </w:r>
      <w:r w:rsidR="00627C27" w:rsidRPr="00605252">
        <w:rPr>
          <w:sz w:val="22"/>
          <w:szCs w:val="22"/>
        </w:rPr>
        <w:t>[</w:t>
      </w:r>
      <w:r w:rsidR="00627C27" w:rsidRPr="00901D8B">
        <w:rPr>
          <w:sz w:val="22"/>
          <w:szCs w:val="22"/>
          <w:highlight w:val="yellow"/>
        </w:rPr>
        <w:t>Countr</w:t>
      </w:r>
      <w:r w:rsidR="00627C27" w:rsidRPr="00605252">
        <w:rPr>
          <w:sz w:val="22"/>
          <w:szCs w:val="22"/>
        </w:rPr>
        <w:t xml:space="preserve">y] </w:t>
      </w:r>
      <w:r w:rsidR="0079371B" w:rsidRPr="00605252">
        <w:rPr>
          <w:sz w:val="22"/>
          <w:szCs w:val="22"/>
        </w:rPr>
        <w:t xml:space="preserve">Feed the Future </w:t>
      </w:r>
      <w:r w:rsidR="00627C27" w:rsidRPr="00605252">
        <w:rPr>
          <w:sz w:val="22"/>
          <w:szCs w:val="22"/>
        </w:rPr>
        <w:t xml:space="preserve">ZOI. </w:t>
      </w:r>
      <w:r w:rsidR="00651ACC">
        <w:rPr>
          <w:sz w:val="22"/>
          <w:szCs w:val="22"/>
        </w:rPr>
        <w:t>Roughly half of t</w:t>
      </w:r>
      <w:r w:rsidR="000D62B2">
        <w:rPr>
          <w:sz w:val="22"/>
          <w:szCs w:val="22"/>
        </w:rPr>
        <w:t>he indicators measure impact</w:t>
      </w:r>
      <w:r w:rsidR="007120D6">
        <w:rPr>
          <w:sz w:val="22"/>
          <w:szCs w:val="22"/>
        </w:rPr>
        <w:t xml:space="preserve"> and</w:t>
      </w:r>
      <w:r w:rsidR="0067098C">
        <w:rPr>
          <w:sz w:val="22"/>
          <w:szCs w:val="22"/>
        </w:rPr>
        <w:t xml:space="preserve"> outcome</w:t>
      </w:r>
      <w:r w:rsidR="007120D6">
        <w:rPr>
          <w:sz w:val="22"/>
          <w:szCs w:val="22"/>
        </w:rPr>
        <w:t>s</w:t>
      </w:r>
      <w:r w:rsidR="00651ACC">
        <w:rPr>
          <w:sz w:val="22"/>
          <w:szCs w:val="22"/>
        </w:rPr>
        <w:t xml:space="preserve"> at the goal or strategic objective levels, </w:t>
      </w:r>
      <w:r w:rsidR="007120D6">
        <w:rPr>
          <w:sz w:val="22"/>
          <w:szCs w:val="22"/>
        </w:rPr>
        <w:t xml:space="preserve">and </w:t>
      </w:r>
      <w:r w:rsidR="00651ACC">
        <w:rPr>
          <w:sz w:val="22"/>
          <w:szCs w:val="22"/>
        </w:rPr>
        <w:t xml:space="preserve">the </w:t>
      </w:r>
      <w:r w:rsidR="007F22B1">
        <w:rPr>
          <w:sz w:val="22"/>
          <w:szCs w:val="22"/>
        </w:rPr>
        <w:t xml:space="preserve">other </w:t>
      </w:r>
      <w:r w:rsidR="00651ACC">
        <w:rPr>
          <w:sz w:val="22"/>
          <w:szCs w:val="22"/>
        </w:rPr>
        <w:t xml:space="preserve">indicators </w:t>
      </w:r>
      <w:r w:rsidR="0067098C">
        <w:rPr>
          <w:sz w:val="22"/>
          <w:szCs w:val="22"/>
        </w:rPr>
        <w:t xml:space="preserve">are relevant to </w:t>
      </w:r>
      <w:r w:rsidR="00366445">
        <w:rPr>
          <w:sz w:val="22"/>
          <w:szCs w:val="22"/>
        </w:rPr>
        <w:t xml:space="preserve">programming in </w:t>
      </w:r>
      <w:r w:rsidR="0067098C">
        <w:rPr>
          <w:sz w:val="22"/>
          <w:szCs w:val="22"/>
        </w:rPr>
        <w:t>[</w:t>
      </w:r>
      <w:commentRangeStart w:id="44"/>
      <w:r w:rsidR="0067098C" w:rsidRPr="00901D8B">
        <w:rPr>
          <w:sz w:val="22"/>
          <w:szCs w:val="22"/>
          <w:highlight w:val="yellow"/>
        </w:rPr>
        <w:t>Country</w:t>
      </w:r>
      <w:commentRangeEnd w:id="44"/>
      <w:r w:rsidR="00183DDD">
        <w:rPr>
          <w:rStyle w:val="CommentReference"/>
        </w:rPr>
        <w:commentReference w:id="44"/>
      </w:r>
      <w:r w:rsidR="0067098C">
        <w:rPr>
          <w:sz w:val="22"/>
          <w:szCs w:val="22"/>
        </w:rPr>
        <w:t>]</w:t>
      </w:r>
      <w:r w:rsidR="00E83B1B">
        <w:rPr>
          <w:sz w:val="22"/>
          <w:szCs w:val="22"/>
        </w:rPr>
        <w:t>.</w:t>
      </w:r>
      <w:r w:rsidR="0067224F">
        <w:rPr>
          <w:sz w:val="22"/>
          <w:szCs w:val="22"/>
        </w:rPr>
        <w:t xml:space="preserve"> </w:t>
      </w:r>
      <w:r w:rsidR="00B13332" w:rsidRPr="00B13332">
        <w:rPr>
          <w:sz w:val="22"/>
          <w:szCs w:val="22"/>
        </w:rPr>
        <w:t xml:space="preserve">Indicator estimates—in total and by key disaggregates—are presented in </w:t>
      </w:r>
      <w:r w:rsidR="00B13332" w:rsidRPr="00B13332">
        <w:rPr>
          <w:b/>
          <w:sz w:val="22"/>
          <w:szCs w:val="22"/>
        </w:rPr>
        <w:t>Table ES1.</w:t>
      </w:r>
    </w:p>
    <w:p w14:paraId="5B27F5B9" w14:textId="00D27D44" w:rsidR="006C0763" w:rsidRDefault="00DA7088" w:rsidP="0082016B">
      <w:pPr>
        <w:pStyle w:val="Tabletitle"/>
      </w:pPr>
      <w:bookmarkStart w:id="45" w:name="_Toc63673052"/>
      <w:bookmarkEnd w:id="41"/>
      <w:bookmarkEnd w:id="42"/>
      <w:bookmarkEnd w:id="43"/>
      <w:r w:rsidRPr="007472E6">
        <w:lastRenderedPageBreak/>
        <w:t xml:space="preserve">Table </w:t>
      </w:r>
      <w:r w:rsidR="002979E2">
        <w:t>ES</w:t>
      </w:r>
      <w:r w:rsidRPr="007472E6">
        <w:t>1: Feed the Future Indicator Estimates, by Key Disaggregates, [</w:t>
      </w:r>
      <w:r w:rsidRPr="007472E6">
        <w:rPr>
          <w:highlight w:val="yellow"/>
        </w:rPr>
        <w:t>Country</w:t>
      </w:r>
      <w:r w:rsidRPr="007472E6">
        <w:t>] [</w:t>
      </w:r>
      <w:r w:rsidRPr="007472E6">
        <w:rPr>
          <w:highlight w:val="yellow"/>
        </w:rPr>
        <w:t>Year</w:t>
      </w:r>
      <w:r w:rsidRPr="007472E6">
        <w:t>]</w:t>
      </w:r>
      <w:bookmarkEnd w:id="45"/>
      <w:r w:rsidRPr="007472E6" w:rsidDel="00DA7088">
        <w:t xml:space="preserve"> </w:t>
      </w:r>
    </w:p>
    <w:tbl>
      <w:tblPr>
        <w:tblW w:w="4991" w:type="pct"/>
        <w:tblLook w:val="04A0" w:firstRow="1" w:lastRow="0" w:firstColumn="1" w:lastColumn="0" w:noHBand="0" w:noVBand="1"/>
      </w:tblPr>
      <w:tblGrid>
        <w:gridCol w:w="4969"/>
        <w:gridCol w:w="1265"/>
        <w:gridCol w:w="1265"/>
        <w:gridCol w:w="632"/>
        <w:gridCol w:w="1428"/>
      </w:tblGrid>
      <w:tr w:rsidR="007472E6" w:rsidRPr="0082016B" w14:paraId="2CB1C776" w14:textId="77777777" w:rsidTr="00B96777">
        <w:trPr>
          <w:tblHeader/>
        </w:trPr>
        <w:tc>
          <w:tcPr>
            <w:tcW w:w="4968" w:type="dxa"/>
            <w:tcBorders>
              <w:top w:val="single" w:sz="4" w:space="0" w:color="auto"/>
              <w:left w:val="nil"/>
              <w:bottom w:val="single" w:sz="4" w:space="0" w:color="auto"/>
              <w:right w:val="nil"/>
            </w:tcBorders>
            <w:shd w:val="clear" w:color="000000" w:fill="387990"/>
            <w:vAlign w:val="bottom"/>
            <w:hideMark/>
          </w:tcPr>
          <w:p w14:paraId="57C7DDEB" w14:textId="77777777" w:rsidR="007472E6" w:rsidRPr="0082016B" w:rsidRDefault="007472E6" w:rsidP="00347F47">
            <w:pPr>
              <w:widowControl/>
              <w:spacing w:line="259" w:lineRule="auto"/>
              <w:rPr>
                <w:rFonts w:eastAsia="Times New Roman" w:cs="Times New Roman"/>
                <w:b/>
                <w:bCs/>
                <w:color w:val="FFFFFF"/>
                <w:sz w:val="20"/>
                <w:szCs w:val="20"/>
              </w:rPr>
            </w:pPr>
            <w:r w:rsidRPr="0082016B">
              <w:rPr>
                <w:rFonts w:eastAsia="Times New Roman" w:cs="Times New Roman"/>
                <w:b/>
                <w:bCs/>
                <w:color w:val="FFFFFF"/>
                <w:sz w:val="20"/>
                <w:szCs w:val="20"/>
              </w:rPr>
              <w:t>Feed the Future indicator</w:t>
            </w:r>
          </w:p>
        </w:tc>
        <w:tc>
          <w:tcPr>
            <w:tcW w:w="1265" w:type="dxa"/>
            <w:tcBorders>
              <w:top w:val="single" w:sz="4" w:space="0" w:color="auto"/>
              <w:left w:val="nil"/>
              <w:bottom w:val="single" w:sz="4" w:space="0" w:color="auto"/>
              <w:right w:val="nil"/>
            </w:tcBorders>
            <w:shd w:val="clear" w:color="000000" w:fill="387990"/>
            <w:vAlign w:val="bottom"/>
            <w:hideMark/>
          </w:tcPr>
          <w:p w14:paraId="29995FD5"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Estimate</w:t>
            </w:r>
          </w:p>
        </w:tc>
        <w:tc>
          <w:tcPr>
            <w:tcW w:w="1265" w:type="dxa"/>
            <w:tcBorders>
              <w:top w:val="single" w:sz="4" w:space="0" w:color="auto"/>
              <w:left w:val="nil"/>
              <w:bottom w:val="single" w:sz="4" w:space="0" w:color="auto"/>
              <w:right w:val="nil"/>
            </w:tcBorders>
            <w:shd w:val="clear" w:color="000000" w:fill="387990"/>
            <w:vAlign w:val="bottom"/>
            <w:hideMark/>
          </w:tcPr>
          <w:p w14:paraId="7BFE3196"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95% CI</w:t>
            </w:r>
          </w:p>
        </w:tc>
        <w:tc>
          <w:tcPr>
            <w:tcW w:w="632" w:type="dxa"/>
            <w:tcBorders>
              <w:top w:val="single" w:sz="4" w:space="0" w:color="auto"/>
              <w:left w:val="nil"/>
              <w:bottom w:val="single" w:sz="4" w:space="0" w:color="auto"/>
              <w:right w:val="nil"/>
            </w:tcBorders>
            <w:shd w:val="clear" w:color="000000" w:fill="387990"/>
            <w:vAlign w:val="bottom"/>
            <w:hideMark/>
          </w:tcPr>
          <w:p w14:paraId="61C14512"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Sig.</w:t>
            </w:r>
            <w:r w:rsidRPr="0082016B">
              <w:rPr>
                <w:rFonts w:eastAsia="Times New Roman" w:cs="Times New Roman"/>
                <w:b/>
                <w:bCs/>
                <w:color w:val="FFFFFF"/>
                <w:sz w:val="20"/>
                <w:szCs w:val="20"/>
                <w:vertAlign w:val="superscript"/>
              </w:rPr>
              <w:t>a</w:t>
            </w:r>
          </w:p>
        </w:tc>
        <w:tc>
          <w:tcPr>
            <w:tcW w:w="1428" w:type="dxa"/>
            <w:tcBorders>
              <w:top w:val="single" w:sz="4" w:space="0" w:color="auto"/>
              <w:left w:val="nil"/>
              <w:bottom w:val="single" w:sz="4" w:space="0" w:color="auto"/>
              <w:right w:val="nil"/>
            </w:tcBorders>
            <w:shd w:val="clear" w:color="000000" w:fill="387990"/>
            <w:vAlign w:val="bottom"/>
            <w:hideMark/>
          </w:tcPr>
          <w:p w14:paraId="4E83ADDD" w14:textId="5C81FEF1" w:rsidR="007472E6" w:rsidRPr="005C05D0" w:rsidRDefault="007472E6" w:rsidP="00347F47">
            <w:pPr>
              <w:widowControl/>
              <w:spacing w:line="259" w:lineRule="auto"/>
              <w:jc w:val="center"/>
              <w:rPr>
                <w:rFonts w:eastAsia="Times New Roman" w:cs="Times New Roman"/>
                <w:b/>
                <w:bCs/>
                <w:color w:val="FFFFFF"/>
                <w:sz w:val="20"/>
                <w:szCs w:val="20"/>
                <w:vertAlign w:val="superscript"/>
              </w:rPr>
            </w:pPr>
            <w:r w:rsidRPr="0082016B">
              <w:rPr>
                <w:rFonts w:eastAsia="Times New Roman" w:cs="Times New Roman"/>
                <w:b/>
                <w:bCs/>
                <w:color w:val="FFFFFF"/>
                <w:sz w:val="20"/>
                <w:szCs w:val="20"/>
              </w:rPr>
              <w:t>Number</w:t>
            </w:r>
            <w:r w:rsidR="00B96777">
              <w:rPr>
                <w:rFonts w:eastAsia="Times New Roman" w:cs="Times New Roman"/>
                <w:b/>
                <w:bCs/>
                <w:color w:val="FFFFFF"/>
                <w:sz w:val="20"/>
                <w:szCs w:val="20"/>
              </w:rPr>
              <w:t xml:space="preserve"> </w:t>
            </w:r>
            <w:r w:rsidR="00B96777" w:rsidRPr="00B96777">
              <w:rPr>
                <w:rFonts w:eastAsia="Times New Roman" w:cs="Times New Roman"/>
                <w:b/>
                <w:bCs/>
                <w:color w:val="FFFFFF"/>
                <w:sz w:val="20"/>
                <w:szCs w:val="20"/>
              </w:rPr>
              <w:t>(</w:t>
            </w:r>
            <w:r w:rsidR="00B96777" w:rsidRPr="00B96777">
              <w:rPr>
                <w:rFonts w:eastAsia="Times New Roman" w:cs="Times New Roman"/>
                <w:b/>
                <w:bCs/>
                <w:i/>
                <w:color w:val="FFFFFF"/>
                <w:sz w:val="20"/>
                <w:szCs w:val="20"/>
              </w:rPr>
              <w:t>n</w:t>
            </w:r>
            <w:r w:rsidR="00B96777" w:rsidRPr="00B96777">
              <w:rPr>
                <w:rFonts w:eastAsia="Times New Roman" w:cs="Times New Roman"/>
                <w:b/>
                <w:bCs/>
                <w:color w:val="FFFFFF"/>
                <w:sz w:val="20"/>
                <w:szCs w:val="20"/>
              </w:rPr>
              <w:t>)</w:t>
            </w:r>
            <w:r w:rsidR="005C05D0">
              <w:rPr>
                <w:rFonts w:eastAsia="Times New Roman" w:cs="Times New Roman"/>
                <w:b/>
                <w:bCs/>
                <w:color w:val="FFFFFF"/>
                <w:sz w:val="20"/>
                <w:szCs w:val="20"/>
                <w:vertAlign w:val="superscript"/>
              </w:rPr>
              <w:t>b</w:t>
            </w:r>
          </w:p>
        </w:tc>
      </w:tr>
      <w:tr w:rsidR="007472E6" w:rsidRPr="0082016B" w14:paraId="4A3B0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B3DBAF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poverty: Percent of people living on less than $1.90 per day (2011 PPP)</w:t>
            </w:r>
          </w:p>
        </w:tc>
      </w:tr>
      <w:tr w:rsidR="007472E6" w:rsidRPr="0082016B" w14:paraId="5FA27DA1" w14:textId="77777777" w:rsidTr="00B96777">
        <w:tc>
          <w:tcPr>
            <w:tcW w:w="4968" w:type="dxa"/>
            <w:tcBorders>
              <w:top w:val="nil"/>
              <w:left w:val="nil"/>
              <w:bottom w:val="single" w:sz="4" w:space="0" w:color="auto"/>
              <w:right w:val="nil"/>
            </w:tcBorders>
            <w:shd w:val="clear" w:color="auto" w:fill="auto"/>
            <w:vAlign w:val="center"/>
            <w:hideMark/>
          </w:tcPr>
          <w:p w14:paraId="54F2E711"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597633A" w14:textId="309B039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C658B4" w14:textId="45E603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45A073" w14:textId="242FE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2911F3" w14:textId="5CA0BD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5B7CDF7" w14:textId="77777777" w:rsidTr="00B96777">
        <w:tc>
          <w:tcPr>
            <w:tcW w:w="4968" w:type="dxa"/>
            <w:tcBorders>
              <w:top w:val="nil"/>
              <w:left w:val="nil"/>
              <w:bottom w:val="single" w:sz="4" w:space="0" w:color="auto"/>
              <w:right w:val="nil"/>
            </w:tcBorders>
            <w:shd w:val="clear" w:color="auto" w:fill="auto"/>
            <w:vAlign w:val="center"/>
            <w:hideMark/>
          </w:tcPr>
          <w:p w14:paraId="77BA67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533972B" w14:textId="1D7F991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3B330C" w14:textId="4320FD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52238CF" w14:textId="63A4DC3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EA5B27" w14:textId="46A0CE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D4074F" w14:textId="77777777" w:rsidTr="00B96777">
        <w:tc>
          <w:tcPr>
            <w:tcW w:w="4968" w:type="dxa"/>
            <w:tcBorders>
              <w:top w:val="nil"/>
              <w:left w:val="nil"/>
              <w:bottom w:val="single" w:sz="4" w:space="0" w:color="auto"/>
              <w:right w:val="nil"/>
            </w:tcBorders>
            <w:shd w:val="clear" w:color="auto" w:fill="auto"/>
            <w:vAlign w:val="center"/>
            <w:hideMark/>
          </w:tcPr>
          <w:p w14:paraId="2765850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CAD209A" w14:textId="220C7DD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8C8A397" w14:textId="5443994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438A435" w14:textId="405B6D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00629D" w14:textId="0E75E03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9764AB" w14:textId="77777777" w:rsidTr="00B96777">
        <w:tc>
          <w:tcPr>
            <w:tcW w:w="4968" w:type="dxa"/>
            <w:tcBorders>
              <w:top w:val="nil"/>
              <w:left w:val="nil"/>
              <w:bottom w:val="single" w:sz="4" w:space="0" w:color="auto"/>
              <w:right w:val="nil"/>
            </w:tcBorders>
            <w:shd w:val="clear" w:color="auto" w:fill="auto"/>
            <w:vAlign w:val="center"/>
            <w:hideMark/>
          </w:tcPr>
          <w:p w14:paraId="12295F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58477078" w14:textId="5B270F9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B28D86" w14:textId="048E18D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7EC3708" w14:textId="5A5C4CD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07F038" w14:textId="21FCD8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42A74B" w14:textId="77777777" w:rsidTr="00B96777">
        <w:tc>
          <w:tcPr>
            <w:tcW w:w="4968" w:type="dxa"/>
            <w:tcBorders>
              <w:top w:val="nil"/>
              <w:left w:val="nil"/>
              <w:bottom w:val="single" w:sz="4" w:space="0" w:color="auto"/>
              <w:right w:val="nil"/>
            </w:tcBorders>
            <w:shd w:val="clear" w:color="auto" w:fill="auto"/>
            <w:vAlign w:val="center"/>
            <w:hideMark/>
          </w:tcPr>
          <w:p w14:paraId="15FDC32C"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3353AA9" w14:textId="7C1064D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850C4" w14:textId="1BFA8F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DF5434" w14:textId="766244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AE4966" w14:textId="32FD17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E127C60" w14:textId="77777777" w:rsidTr="00B96777">
        <w:tc>
          <w:tcPr>
            <w:tcW w:w="4968" w:type="dxa"/>
            <w:tcBorders>
              <w:top w:val="nil"/>
              <w:left w:val="nil"/>
              <w:bottom w:val="single" w:sz="4" w:space="0" w:color="auto"/>
              <w:right w:val="nil"/>
            </w:tcBorders>
            <w:shd w:val="clear" w:color="auto" w:fill="auto"/>
            <w:vAlign w:val="center"/>
            <w:hideMark/>
          </w:tcPr>
          <w:p w14:paraId="5618CEE6"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10C6218D" w14:textId="327A18C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01E974" w14:textId="11148C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065C8B5" w14:textId="5C6CD19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BD178C2" w14:textId="55B0E5B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255651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63A36CE" w14:textId="517408C2"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Depth of poverty of the poor: Mean percent shortfall of the poor </w:t>
            </w:r>
            <w:r w:rsidR="0082016B">
              <w:rPr>
                <w:rFonts w:eastAsia="Times New Roman" w:cs="Times New Roman"/>
                <w:b/>
                <w:bCs/>
                <w:color w:val="auto"/>
                <w:sz w:val="20"/>
                <w:szCs w:val="20"/>
              </w:rPr>
              <w:t>relative to $1.90 per day (2011 </w:t>
            </w:r>
            <w:r w:rsidRPr="0082016B">
              <w:rPr>
                <w:rFonts w:eastAsia="Times New Roman" w:cs="Times New Roman"/>
                <w:b/>
                <w:bCs/>
                <w:color w:val="auto"/>
                <w:sz w:val="20"/>
                <w:szCs w:val="20"/>
              </w:rPr>
              <w:t>PPP) poverty line</w:t>
            </w:r>
          </w:p>
        </w:tc>
      </w:tr>
      <w:tr w:rsidR="007472E6" w:rsidRPr="0082016B" w14:paraId="30062CF2" w14:textId="77777777" w:rsidTr="00B96777">
        <w:tc>
          <w:tcPr>
            <w:tcW w:w="4968" w:type="dxa"/>
            <w:tcBorders>
              <w:top w:val="nil"/>
              <w:left w:val="nil"/>
              <w:bottom w:val="single" w:sz="4" w:space="0" w:color="auto"/>
              <w:right w:val="nil"/>
            </w:tcBorders>
            <w:shd w:val="clear" w:color="auto" w:fill="auto"/>
            <w:vAlign w:val="center"/>
            <w:hideMark/>
          </w:tcPr>
          <w:p w14:paraId="6112E3B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B5BEB7" w14:textId="7E68A9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3623BE9" w14:textId="1043B9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AA133C8" w14:textId="1129C26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4C6D34" w14:textId="0A14B3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E22D1C" w14:textId="77777777" w:rsidTr="00B96777">
        <w:tc>
          <w:tcPr>
            <w:tcW w:w="4968" w:type="dxa"/>
            <w:tcBorders>
              <w:top w:val="nil"/>
              <w:left w:val="nil"/>
              <w:bottom w:val="single" w:sz="4" w:space="0" w:color="auto"/>
              <w:right w:val="nil"/>
            </w:tcBorders>
            <w:shd w:val="clear" w:color="auto" w:fill="auto"/>
            <w:vAlign w:val="center"/>
            <w:hideMark/>
          </w:tcPr>
          <w:p w14:paraId="77F71D92"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E366C30" w14:textId="57390DE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E15AE8" w14:textId="42D71D0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8695E95" w14:textId="518256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5E4DF9" w14:textId="103045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C37E9B" w14:textId="77777777" w:rsidTr="00B96777">
        <w:tc>
          <w:tcPr>
            <w:tcW w:w="4968" w:type="dxa"/>
            <w:tcBorders>
              <w:top w:val="nil"/>
              <w:left w:val="nil"/>
              <w:bottom w:val="single" w:sz="4" w:space="0" w:color="auto"/>
              <w:right w:val="nil"/>
            </w:tcBorders>
            <w:shd w:val="clear" w:color="auto" w:fill="auto"/>
            <w:vAlign w:val="center"/>
            <w:hideMark/>
          </w:tcPr>
          <w:p w14:paraId="60E97B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8334EF6" w14:textId="26F85A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692A6D" w14:textId="20A3E9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48D8990" w14:textId="4B2FD4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E33DB7" w14:textId="04ED0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7EA6C4" w14:textId="77777777" w:rsidTr="00B96777">
        <w:tc>
          <w:tcPr>
            <w:tcW w:w="4968" w:type="dxa"/>
            <w:tcBorders>
              <w:top w:val="nil"/>
              <w:left w:val="nil"/>
              <w:bottom w:val="single" w:sz="4" w:space="0" w:color="auto"/>
              <w:right w:val="nil"/>
            </w:tcBorders>
            <w:shd w:val="clear" w:color="auto" w:fill="auto"/>
            <w:vAlign w:val="center"/>
            <w:hideMark/>
          </w:tcPr>
          <w:p w14:paraId="62DCD41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4CC0DFF4" w14:textId="1388648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5C6192" w14:textId="7286099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17CDEB" w14:textId="1B2B4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38CD6" w14:textId="659DFFD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96D98" w14:textId="77777777" w:rsidTr="00B96777">
        <w:tc>
          <w:tcPr>
            <w:tcW w:w="4968" w:type="dxa"/>
            <w:tcBorders>
              <w:top w:val="nil"/>
              <w:left w:val="nil"/>
              <w:bottom w:val="single" w:sz="4" w:space="0" w:color="auto"/>
              <w:right w:val="nil"/>
            </w:tcBorders>
            <w:shd w:val="clear" w:color="auto" w:fill="auto"/>
            <w:vAlign w:val="center"/>
            <w:hideMark/>
          </w:tcPr>
          <w:p w14:paraId="70D0697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66A2142" w14:textId="796DBAD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8A8CF6" w14:textId="01A4D59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E4E84BF" w14:textId="2BA2F0D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4762E3" w14:textId="24FDA8D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40DD1C7" w14:textId="77777777" w:rsidTr="00B96777">
        <w:tc>
          <w:tcPr>
            <w:tcW w:w="4968" w:type="dxa"/>
            <w:tcBorders>
              <w:top w:val="nil"/>
              <w:left w:val="nil"/>
              <w:bottom w:val="single" w:sz="4" w:space="0" w:color="auto"/>
              <w:right w:val="nil"/>
            </w:tcBorders>
            <w:shd w:val="clear" w:color="auto" w:fill="auto"/>
            <w:vAlign w:val="center"/>
            <w:hideMark/>
          </w:tcPr>
          <w:p w14:paraId="14DE0C8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59271C1" w14:textId="3244264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22B820" w14:textId="7B7E2B6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4FE9A9D" w14:textId="3254054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67E3D99" w14:textId="5C5BDB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5AE06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3585CE" w14:textId="4C0CCEAE"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people who are near-poor, living on 100% to less than </w:t>
            </w:r>
            <w:r w:rsidR="0082016B">
              <w:rPr>
                <w:rFonts w:eastAsia="Times New Roman" w:cs="Times New Roman"/>
                <w:b/>
                <w:bCs/>
                <w:color w:val="auto"/>
                <w:sz w:val="20"/>
                <w:szCs w:val="20"/>
              </w:rPr>
              <w:t>125% of the $1.90 per day (2011 </w:t>
            </w:r>
            <w:r w:rsidRPr="0082016B">
              <w:rPr>
                <w:rFonts w:eastAsia="Times New Roman" w:cs="Times New Roman"/>
                <w:b/>
                <w:bCs/>
                <w:color w:val="auto"/>
                <w:sz w:val="20"/>
                <w:szCs w:val="20"/>
              </w:rPr>
              <w:t xml:space="preserve">PPP) poverty line </w:t>
            </w:r>
          </w:p>
        </w:tc>
      </w:tr>
      <w:tr w:rsidR="007472E6" w:rsidRPr="0082016B" w14:paraId="2ACAF509" w14:textId="77777777" w:rsidTr="00B96777">
        <w:tc>
          <w:tcPr>
            <w:tcW w:w="4968" w:type="dxa"/>
            <w:tcBorders>
              <w:top w:val="nil"/>
              <w:left w:val="nil"/>
              <w:bottom w:val="single" w:sz="4" w:space="0" w:color="auto"/>
              <w:right w:val="nil"/>
            </w:tcBorders>
            <w:shd w:val="clear" w:color="auto" w:fill="auto"/>
            <w:vAlign w:val="center"/>
            <w:hideMark/>
          </w:tcPr>
          <w:p w14:paraId="325F2AC7"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7F8F4F4" w14:textId="4B063B2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D9F440" w14:textId="49175A4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7C439E" w14:textId="1FEFF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23AF4B8" w14:textId="5331FB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1A26A0" w14:textId="77777777" w:rsidTr="00B96777">
        <w:tc>
          <w:tcPr>
            <w:tcW w:w="4968" w:type="dxa"/>
            <w:tcBorders>
              <w:top w:val="nil"/>
              <w:left w:val="nil"/>
              <w:bottom w:val="single" w:sz="4" w:space="0" w:color="auto"/>
              <w:right w:val="nil"/>
            </w:tcBorders>
            <w:shd w:val="clear" w:color="auto" w:fill="auto"/>
            <w:vAlign w:val="center"/>
            <w:hideMark/>
          </w:tcPr>
          <w:p w14:paraId="47272A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4A84EA0" w14:textId="3F869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7DD247F" w14:textId="2957F8C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CDE3D8" w14:textId="2EEEDF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AAA8C9" w14:textId="1D1347D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55DFB8" w14:textId="77777777" w:rsidTr="00B96777">
        <w:tc>
          <w:tcPr>
            <w:tcW w:w="4968" w:type="dxa"/>
            <w:tcBorders>
              <w:top w:val="nil"/>
              <w:left w:val="nil"/>
              <w:bottom w:val="single" w:sz="4" w:space="0" w:color="auto"/>
              <w:right w:val="nil"/>
            </w:tcBorders>
            <w:shd w:val="clear" w:color="auto" w:fill="auto"/>
            <w:vAlign w:val="center"/>
            <w:hideMark/>
          </w:tcPr>
          <w:p w14:paraId="064888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7A8FE60" w14:textId="07B7208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9337E5B" w14:textId="1766A6D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78335AC" w14:textId="581B65D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FAEEA0E" w14:textId="2E1FAE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6917AD" w14:textId="77777777" w:rsidTr="00B96777">
        <w:tc>
          <w:tcPr>
            <w:tcW w:w="4968" w:type="dxa"/>
            <w:tcBorders>
              <w:top w:val="nil"/>
              <w:left w:val="nil"/>
              <w:bottom w:val="single" w:sz="4" w:space="0" w:color="auto"/>
              <w:right w:val="nil"/>
            </w:tcBorders>
            <w:shd w:val="clear" w:color="auto" w:fill="auto"/>
            <w:vAlign w:val="center"/>
            <w:hideMark/>
          </w:tcPr>
          <w:p w14:paraId="4D747E5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920C4E7" w14:textId="1071393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92E82D9" w14:textId="62ADEB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85E89C3" w14:textId="452A77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D7C9E3" w14:textId="093425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051668" w14:textId="77777777" w:rsidTr="00B96777">
        <w:tc>
          <w:tcPr>
            <w:tcW w:w="4968" w:type="dxa"/>
            <w:tcBorders>
              <w:top w:val="nil"/>
              <w:left w:val="nil"/>
              <w:bottom w:val="single" w:sz="4" w:space="0" w:color="auto"/>
              <w:right w:val="nil"/>
            </w:tcBorders>
            <w:shd w:val="clear" w:color="auto" w:fill="auto"/>
            <w:vAlign w:val="center"/>
            <w:hideMark/>
          </w:tcPr>
          <w:p w14:paraId="0CBE3EC3"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797A7C6D" w14:textId="3095531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B046DA3" w14:textId="6BA117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EEF2CA" w14:textId="1E0335A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E4EA81" w14:textId="7C2DF7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F7939C" w14:textId="77777777" w:rsidTr="00B96777">
        <w:tc>
          <w:tcPr>
            <w:tcW w:w="4968" w:type="dxa"/>
            <w:tcBorders>
              <w:top w:val="nil"/>
              <w:left w:val="nil"/>
              <w:bottom w:val="single" w:sz="4" w:space="0" w:color="auto"/>
              <w:right w:val="nil"/>
            </w:tcBorders>
            <w:shd w:val="clear" w:color="auto" w:fill="auto"/>
            <w:vAlign w:val="center"/>
            <w:hideMark/>
          </w:tcPr>
          <w:p w14:paraId="23394875"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679D7E94" w14:textId="0A7E925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00DD7F2" w14:textId="34C0335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E223322" w14:textId="4C7DC15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107F7D" w14:textId="0F6EACF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9B329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4E6A029" w14:textId="1A202B6F"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below the comparative threshold for th</w:t>
            </w:r>
            <w:r w:rsidR="0082016B">
              <w:rPr>
                <w:rFonts w:eastAsia="Times New Roman" w:cs="Times New Roman"/>
                <w:b/>
                <w:bCs/>
                <w:color w:val="auto"/>
                <w:sz w:val="20"/>
                <w:szCs w:val="20"/>
              </w:rPr>
              <w:t>e poorest quintile of the asset</w:t>
            </w:r>
            <w:r w:rsidR="0082016B">
              <w:rPr>
                <w:rFonts w:eastAsia="Times New Roman" w:cs="Times New Roman"/>
                <w:b/>
                <w:bCs/>
                <w:color w:val="auto"/>
                <w:sz w:val="20"/>
                <w:szCs w:val="20"/>
              </w:rPr>
              <w:noBreakHyphen/>
            </w:r>
            <w:r w:rsidRPr="0082016B">
              <w:rPr>
                <w:rFonts w:eastAsia="Times New Roman" w:cs="Times New Roman"/>
                <w:b/>
                <w:bCs/>
                <w:color w:val="auto"/>
                <w:sz w:val="20"/>
                <w:szCs w:val="20"/>
              </w:rPr>
              <w:t xml:space="preserve">based comparative wealth index </w:t>
            </w:r>
          </w:p>
        </w:tc>
      </w:tr>
      <w:tr w:rsidR="007472E6" w:rsidRPr="0082016B" w14:paraId="1218B18A" w14:textId="77777777" w:rsidTr="00B96777">
        <w:tc>
          <w:tcPr>
            <w:tcW w:w="4968" w:type="dxa"/>
            <w:tcBorders>
              <w:top w:val="nil"/>
              <w:left w:val="nil"/>
              <w:bottom w:val="single" w:sz="4" w:space="0" w:color="auto"/>
              <w:right w:val="nil"/>
            </w:tcBorders>
            <w:shd w:val="clear" w:color="auto" w:fill="auto"/>
            <w:vAlign w:val="center"/>
            <w:hideMark/>
          </w:tcPr>
          <w:p w14:paraId="32F0A1B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54781782" w14:textId="23EEB7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2ABB02" w14:textId="17F5463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54FAF7" w14:textId="37924BF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2CBB43" w14:textId="027858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9C6C48" w14:textId="77777777" w:rsidTr="00B96777">
        <w:tc>
          <w:tcPr>
            <w:tcW w:w="4968" w:type="dxa"/>
            <w:tcBorders>
              <w:top w:val="nil"/>
              <w:left w:val="nil"/>
              <w:bottom w:val="single" w:sz="4" w:space="0" w:color="auto"/>
              <w:right w:val="nil"/>
            </w:tcBorders>
            <w:shd w:val="clear" w:color="auto" w:fill="auto"/>
            <w:vAlign w:val="center"/>
            <w:hideMark/>
          </w:tcPr>
          <w:p w14:paraId="585FB77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B0D9915" w14:textId="5DEFF0C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6A076" w14:textId="58F487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0367CA7" w14:textId="37F7FF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58C579" w14:textId="400EB9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B50C522" w14:textId="77777777" w:rsidTr="00B96777">
        <w:tc>
          <w:tcPr>
            <w:tcW w:w="4968" w:type="dxa"/>
            <w:tcBorders>
              <w:top w:val="nil"/>
              <w:left w:val="nil"/>
              <w:bottom w:val="single" w:sz="4" w:space="0" w:color="auto"/>
              <w:right w:val="nil"/>
            </w:tcBorders>
            <w:shd w:val="clear" w:color="auto" w:fill="auto"/>
            <w:vAlign w:val="center"/>
            <w:hideMark/>
          </w:tcPr>
          <w:p w14:paraId="50F2B7E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A863080" w14:textId="0FF46F2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FF6395" w14:textId="2F598D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89C3719" w14:textId="198324A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BFAB077" w14:textId="5722B4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DEC260" w14:textId="77777777" w:rsidTr="00B96777">
        <w:tc>
          <w:tcPr>
            <w:tcW w:w="4968" w:type="dxa"/>
            <w:tcBorders>
              <w:top w:val="nil"/>
              <w:left w:val="nil"/>
              <w:bottom w:val="single" w:sz="4" w:space="0" w:color="auto"/>
              <w:right w:val="nil"/>
            </w:tcBorders>
            <w:shd w:val="clear" w:color="auto" w:fill="auto"/>
            <w:vAlign w:val="center"/>
            <w:hideMark/>
          </w:tcPr>
          <w:p w14:paraId="44A7859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9BCBC55" w14:textId="698684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1F7DA" w14:textId="689C220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2DE1A0B" w14:textId="48D36B0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9A0C82" w14:textId="71BE7DC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E82D89C" w14:textId="77777777" w:rsidTr="00B96777">
        <w:tc>
          <w:tcPr>
            <w:tcW w:w="4968" w:type="dxa"/>
            <w:tcBorders>
              <w:top w:val="nil"/>
              <w:left w:val="nil"/>
              <w:bottom w:val="single" w:sz="4" w:space="0" w:color="auto"/>
              <w:right w:val="nil"/>
            </w:tcBorders>
            <w:shd w:val="clear" w:color="auto" w:fill="auto"/>
            <w:vAlign w:val="center"/>
            <w:hideMark/>
          </w:tcPr>
          <w:p w14:paraId="11D3AD2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0A56CB6" w14:textId="33EC340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5482B8D" w14:textId="0793D5D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BBAB39" w14:textId="4D7E896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A47755" w14:textId="0A69B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0C116C" w14:textId="77777777" w:rsidTr="00B96777">
        <w:tc>
          <w:tcPr>
            <w:tcW w:w="4968" w:type="dxa"/>
            <w:tcBorders>
              <w:top w:val="nil"/>
              <w:left w:val="nil"/>
              <w:bottom w:val="single" w:sz="4" w:space="0" w:color="auto"/>
              <w:right w:val="nil"/>
            </w:tcBorders>
            <w:shd w:val="clear" w:color="auto" w:fill="auto"/>
            <w:vAlign w:val="center"/>
            <w:hideMark/>
          </w:tcPr>
          <w:p w14:paraId="0CBCC59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0F61C49" w14:textId="13F929B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CA7E6D9" w14:textId="58C1024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04FF3DE" w14:textId="7F823B1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4B47BD" w14:textId="422273A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9E7E8C"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7054E6C"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Ability to recover from shocks and stresses index</w:t>
            </w:r>
          </w:p>
        </w:tc>
      </w:tr>
      <w:tr w:rsidR="007472E6" w:rsidRPr="0082016B" w14:paraId="60DA44E1" w14:textId="77777777" w:rsidTr="00B96777">
        <w:tc>
          <w:tcPr>
            <w:tcW w:w="4968" w:type="dxa"/>
            <w:tcBorders>
              <w:top w:val="nil"/>
              <w:left w:val="nil"/>
              <w:bottom w:val="single" w:sz="4" w:space="0" w:color="auto"/>
              <w:right w:val="nil"/>
            </w:tcBorders>
            <w:shd w:val="clear" w:color="auto" w:fill="auto"/>
            <w:vAlign w:val="center"/>
            <w:hideMark/>
          </w:tcPr>
          <w:p w14:paraId="58697755"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113D3BD" w14:textId="3EBC40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EEE06" w14:textId="5703AF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1EE3964" w14:textId="437CB0A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B1C89AC" w14:textId="2192CF3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D805A8C" w14:textId="77777777" w:rsidTr="00B96777">
        <w:tc>
          <w:tcPr>
            <w:tcW w:w="4968" w:type="dxa"/>
            <w:tcBorders>
              <w:top w:val="nil"/>
              <w:left w:val="nil"/>
              <w:bottom w:val="single" w:sz="4" w:space="0" w:color="auto"/>
              <w:right w:val="nil"/>
            </w:tcBorders>
            <w:shd w:val="clear" w:color="auto" w:fill="auto"/>
            <w:vAlign w:val="center"/>
            <w:hideMark/>
          </w:tcPr>
          <w:p w14:paraId="30914A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0F04762" w14:textId="1823455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CEF666D" w14:textId="1C272F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3925AE" w14:textId="264EBF5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678C5B" w14:textId="360F5E0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DD1A1A" w14:textId="77777777" w:rsidTr="00B96777">
        <w:tc>
          <w:tcPr>
            <w:tcW w:w="4968" w:type="dxa"/>
            <w:tcBorders>
              <w:top w:val="nil"/>
              <w:left w:val="nil"/>
              <w:bottom w:val="single" w:sz="4" w:space="0" w:color="auto"/>
              <w:right w:val="nil"/>
            </w:tcBorders>
            <w:shd w:val="clear" w:color="auto" w:fill="auto"/>
            <w:vAlign w:val="center"/>
            <w:hideMark/>
          </w:tcPr>
          <w:p w14:paraId="301E7E6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CE3410F" w14:textId="0697CC5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5438C8D" w14:textId="088751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73EE97" w14:textId="4A5F5BB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94E9E0" w14:textId="474DB1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6A60F3" w14:textId="77777777" w:rsidTr="00B96777">
        <w:tc>
          <w:tcPr>
            <w:tcW w:w="4968" w:type="dxa"/>
            <w:tcBorders>
              <w:top w:val="nil"/>
              <w:left w:val="nil"/>
              <w:bottom w:val="single" w:sz="4" w:space="0" w:color="auto"/>
              <w:right w:val="nil"/>
            </w:tcBorders>
            <w:shd w:val="clear" w:color="auto" w:fill="auto"/>
            <w:vAlign w:val="center"/>
            <w:hideMark/>
          </w:tcPr>
          <w:p w14:paraId="6D3F4E9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0B67CC7" w14:textId="0A8C381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DD9F41" w14:textId="404FFA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8336CF6" w14:textId="5737E9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E7E5DE" w14:textId="1707047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A9E3F71" w14:textId="77777777" w:rsidTr="00B96777">
        <w:tc>
          <w:tcPr>
            <w:tcW w:w="4968" w:type="dxa"/>
            <w:tcBorders>
              <w:top w:val="nil"/>
              <w:left w:val="nil"/>
              <w:bottom w:val="single" w:sz="4" w:space="0" w:color="auto"/>
              <w:right w:val="nil"/>
            </w:tcBorders>
            <w:shd w:val="clear" w:color="auto" w:fill="auto"/>
            <w:vAlign w:val="center"/>
            <w:hideMark/>
          </w:tcPr>
          <w:p w14:paraId="0A1601F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9559F8C" w14:textId="0342041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4D6704A" w14:textId="16A3EA8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19E83BA" w14:textId="296926C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9303CED" w14:textId="420129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D4B8D03" w14:textId="77777777" w:rsidTr="00B96777">
        <w:tc>
          <w:tcPr>
            <w:tcW w:w="4968" w:type="dxa"/>
            <w:tcBorders>
              <w:top w:val="nil"/>
              <w:left w:val="nil"/>
              <w:bottom w:val="single" w:sz="4" w:space="0" w:color="auto"/>
              <w:right w:val="nil"/>
            </w:tcBorders>
            <w:shd w:val="clear" w:color="auto" w:fill="auto"/>
            <w:vAlign w:val="center"/>
            <w:hideMark/>
          </w:tcPr>
          <w:p w14:paraId="13F4A8B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A60EF" w14:textId="419C877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F65777B" w14:textId="2D04A570"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2A58E8A" w14:textId="264B73A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5A0A58" w14:textId="37A1CAA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37B445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66D8B0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Index of social capital at the household level</w:t>
            </w:r>
          </w:p>
        </w:tc>
      </w:tr>
      <w:tr w:rsidR="007472E6" w:rsidRPr="0082016B" w14:paraId="226A8AB4" w14:textId="77777777" w:rsidTr="00B96777">
        <w:tc>
          <w:tcPr>
            <w:tcW w:w="4968" w:type="dxa"/>
            <w:tcBorders>
              <w:top w:val="nil"/>
              <w:left w:val="nil"/>
              <w:bottom w:val="single" w:sz="4" w:space="0" w:color="auto"/>
              <w:right w:val="nil"/>
            </w:tcBorders>
            <w:shd w:val="clear" w:color="auto" w:fill="auto"/>
            <w:vAlign w:val="center"/>
            <w:hideMark/>
          </w:tcPr>
          <w:p w14:paraId="4AF98B4E"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Overall index</w:t>
            </w:r>
          </w:p>
        </w:tc>
        <w:tc>
          <w:tcPr>
            <w:tcW w:w="1265" w:type="dxa"/>
            <w:tcBorders>
              <w:top w:val="nil"/>
              <w:left w:val="nil"/>
              <w:bottom w:val="single" w:sz="4" w:space="0" w:color="auto"/>
              <w:right w:val="nil"/>
            </w:tcBorders>
            <w:shd w:val="clear" w:color="auto" w:fill="auto"/>
            <w:vAlign w:val="center"/>
            <w:hideMark/>
          </w:tcPr>
          <w:p w14:paraId="62621709" w14:textId="54E9415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1A9D18" w14:textId="137C6F1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097FFA" w14:textId="27BD851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7F86FD" w14:textId="2CA799C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B2840C" w14:textId="77777777" w:rsidTr="00B96777">
        <w:tc>
          <w:tcPr>
            <w:tcW w:w="4968" w:type="dxa"/>
            <w:tcBorders>
              <w:top w:val="nil"/>
              <w:left w:val="nil"/>
              <w:bottom w:val="single" w:sz="4" w:space="0" w:color="auto"/>
              <w:right w:val="nil"/>
            </w:tcBorders>
            <w:shd w:val="clear" w:color="auto" w:fill="auto"/>
            <w:vAlign w:val="center"/>
            <w:hideMark/>
          </w:tcPr>
          <w:p w14:paraId="6C57D95B"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13A5A38" w14:textId="34C21E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A3C806" w14:textId="1623DC2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43D5211" w14:textId="78C1F4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F822AD7" w14:textId="43C40F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9C00F3" w14:textId="77777777" w:rsidTr="00B96777">
        <w:tc>
          <w:tcPr>
            <w:tcW w:w="4968" w:type="dxa"/>
            <w:tcBorders>
              <w:top w:val="nil"/>
              <w:left w:val="nil"/>
              <w:bottom w:val="single" w:sz="4" w:space="0" w:color="auto"/>
              <w:right w:val="nil"/>
            </w:tcBorders>
            <w:shd w:val="clear" w:color="auto" w:fill="auto"/>
            <w:vAlign w:val="center"/>
            <w:hideMark/>
          </w:tcPr>
          <w:p w14:paraId="3E80A9A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8F88D8E" w14:textId="53952E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5B7B65" w14:textId="1D2C5A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99A05E" w14:textId="49A7D7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AA0559" w14:textId="4713D6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A0A514" w14:textId="77777777" w:rsidTr="00B96777">
        <w:tc>
          <w:tcPr>
            <w:tcW w:w="4968" w:type="dxa"/>
            <w:tcBorders>
              <w:top w:val="nil"/>
              <w:left w:val="nil"/>
              <w:bottom w:val="single" w:sz="4" w:space="0" w:color="auto"/>
              <w:right w:val="nil"/>
            </w:tcBorders>
            <w:shd w:val="clear" w:color="auto" w:fill="auto"/>
            <w:vAlign w:val="center"/>
            <w:hideMark/>
          </w:tcPr>
          <w:p w14:paraId="0EDD270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52FB6BF" w14:textId="5F13DF9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82B0DA" w14:textId="18757E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AC77184" w14:textId="6E94C52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5A9206" w14:textId="5C5BAFC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4307A" w14:textId="77777777" w:rsidTr="00B96777">
        <w:tc>
          <w:tcPr>
            <w:tcW w:w="4968" w:type="dxa"/>
            <w:tcBorders>
              <w:top w:val="nil"/>
              <w:left w:val="nil"/>
              <w:bottom w:val="single" w:sz="4" w:space="0" w:color="auto"/>
              <w:right w:val="nil"/>
            </w:tcBorders>
            <w:shd w:val="clear" w:color="auto" w:fill="auto"/>
            <w:vAlign w:val="center"/>
            <w:hideMark/>
          </w:tcPr>
          <w:p w14:paraId="26E9D33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7359EFB3" w14:textId="447313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C4DA1BC" w14:textId="0DC698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427EF1" w14:textId="16C34FF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0CAEA0" w14:textId="5DE051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C3C3AA" w14:textId="77777777" w:rsidTr="00B96777">
        <w:tc>
          <w:tcPr>
            <w:tcW w:w="4968" w:type="dxa"/>
            <w:tcBorders>
              <w:top w:val="nil"/>
              <w:left w:val="nil"/>
              <w:bottom w:val="single" w:sz="4" w:space="0" w:color="auto"/>
              <w:right w:val="nil"/>
            </w:tcBorders>
            <w:shd w:val="clear" w:color="auto" w:fill="auto"/>
            <w:vAlign w:val="center"/>
            <w:hideMark/>
          </w:tcPr>
          <w:p w14:paraId="1C14980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5D18367A" w14:textId="01A99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4EED78A" w14:textId="61D6C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CF8E37" w14:textId="080678F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8FBFF5" w14:textId="7B5C1D4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2EB507" w14:textId="77777777" w:rsidTr="00B96777">
        <w:tc>
          <w:tcPr>
            <w:tcW w:w="4968" w:type="dxa"/>
            <w:tcBorders>
              <w:top w:val="nil"/>
              <w:left w:val="nil"/>
              <w:bottom w:val="single" w:sz="4" w:space="0" w:color="auto"/>
              <w:right w:val="nil"/>
            </w:tcBorders>
            <w:shd w:val="clear" w:color="auto" w:fill="auto"/>
            <w:vAlign w:val="center"/>
            <w:hideMark/>
          </w:tcPr>
          <w:p w14:paraId="3C362A4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0181C6" w14:textId="17DB5248"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5DC4C71" w14:textId="53F05DCF"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F6D57C8" w14:textId="474BBD3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0CD4721" w14:textId="3FA7D4B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7870703" w14:textId="77777777" w:rsidTr="00B96777">
        <w:tc>
          <w:tcPr>
            <w:tcW w:w="4968" w:type="dxa"/>
            <w:tcBorders>
              <w:top w:val="nil"/>
              <w:left w:val="nil"/>
              <w:bottom w:val="single" w:sz="4" w:space="0" w:color="auto"/>
              <w:right w:val="nil"/>
            </w:tcBorders>
            <w:shd w:val="clear" w:color="auto" w:fill="auto"/>
            <w:vAlign w:val="center"/>
            <w:hideMark/>
          </w:tcPr>
          <w:p w14:paraId="30E380B8" w14:textId="77777777" w:rsidR="007472E6" w:rsidRPr="0082016B" w:rsidRDefault="007472E6" w:rsidP="00347F47">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Bonding sub-index</w:t>
            </w:r>
          </w:p>
        </w:tc>
        <w:tc>
          <w:tcPr>
            <w:tcW w:w="1265" w:type="dxa"/>
            <w:tcBorders>
              <w:top w:val="nil"/>
              <w:left w:val="nil"/>
              <w:bottom w:val="single" w:sz="4" w:space="0" w:color="auto"/>
              <w:right w:val="nil"/>
            </w:tcBorders>
            <w:shd w:val="clear" w:color="auto" w:fill="auto"/>
            <w:vAlign w:val="center"/>
            <w:hideMark/>
          </w:tcPr>
          <w:p w14:paraId="22CDEF02" w14:textId="2497EDC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156E33C" w14:textId="7389FD2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D5867E4" w14:textId="0FC29A4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396494F" w14:textId="37A5D4F0"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AE342E0" w14:textId="77777777" w:rsidTr="00B96777">
        <w:tc>
          <w:tcPr>
            <w:tcW w:w="4968" w:type="dxa"/>
            <w:tcBorders>
              <w:top w:val="nil"/>
              <w:left w:val="nil"/>
              <w:bottom w:val="single" w:sz="4" w:space="0" w:color="auto"/>
              <w:right w:val="nil"/>
            </w:tcBorders>
            <w:shd w:val="clear" w:color="auto" w:fill="auto"/>
            <w:noWrap/>
            <w:vAlign w:val="center"/>
            <w:hideMark/>
          </w:tcPr>
          <w:p w14:paraId="6224B11D"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B9A20" w14:textId="6FE6BC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448961" w14:textId="01E1094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571A36" w14:textId="312C8BF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9590DC" w14:textId="1502EAB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5F309" w14:textId="77777777" w:rsidTr="00B96777">
        <w:tc>
          <w:tcPr>
            <w:tcW w:w="4968" w:type="dxa"/>
            <w:tcBorders>
              <w:top w:val="nil"/>
              <w:left w:val="nil"/>
              <w:bottom w:val="single" w:sz="4" w:space="0" w:color="auto"/>
              <w:right w:val="nil"/>
            </w:tcBorders>
            <w:shd w:val="clear" w:color="auto" w:fill="auto"/>
            <w:vAlign w:val="center"/>
            <w:hideMark/>
          </w:tcPr>
          <w:p w14:paraId="7B898E6C"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729B999" w14:textId="2BF3206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6C1FFDE" w14:textId="292E286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81C6F6" w14:textId="6AD0678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CBA80A4" w14:textId="5820B92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7A4ACD" w14:textId="77777777" w:rsidTr="00B96777">
        <w:tc>
          <w:tcPr>
            <w:tcW w:w="4968" w:type="dxa"/>
            <w:tcBorders>
              <w:top w:val="nil"/>
              <w:left w:val="nil"/>
              <w:bottom w:val="single" w:sz="4" w:space="0" w:color="auto"/>
              <w:right w:val="nil"/>
            </w:tcBorders>
            <w:shd w:val="clear" w:color="auto" w:fill="auto"/>
            <w:noWrap/>
            <w:vAlign w:val="center"/>
            <w:hideMark/>
          </w:tcPr>
          <w:p w14:paraId="05A989D9"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419FAC2" w14:textId="7A6AF00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5D5C6" w14:textId="7387B3A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1D6B29E" w14:textId="38040F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8F3F40" w14:textId="0EE5722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4A2B8B" w14:textId="77777777" w:rsidTr="00B96777">
        <w:tc>
          <w:tcPr>
            <w:tcW w:w="4968" w:type="dxa"/>
            <w:tcBorders>
              <w:top w:val="nil"/>
              <w:left w:val="nil"/>
              <w:bottom w:val="single" w:sz="4" w:space="0" w:color="auto"/>
              <w:right w:val="nil"/>
            </w:tcBorders>
            <w:shd w:val="clear" w:color="auto" w:fill="auto"/>
            <w:noWrap/>
            <w:vAlign w:val="center"/>
            <w:hideMark/>
          </w:tcPr>
          <w:p w14:paraId="6C945810" w14:textId="77777777" w:rsidR="007472E6" w:rsidRPr="0082016B" w:rsidRDefault="007472E6" w:rsidP="005152BF">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1203437E" w14:textId="135888C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40FEFC" w14:textId="4683E88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282C497" w14:textId="4D7C394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DBCB3CA" w14:textId="31AEB9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F7D5EC8" w14:textId="77777777" w:rsidTr="00B96777">
        <w:tc>
          <w:tcPr>
            <w:tcW w:w="4968" w:type="dxa"/>
            <w:tcBorders>
              <w:top w:val="nil"/>
              <w:left w:val="nil"/>
              <w:bottom w:val="single" w:sz="4" w:space="0" w:color="auto"/>
              <w:right w:val="nil"/>
            </w:tcBorders>
            <w:shd w:val="clear" w:color="auto" w:fill="auto"/>
            <w:noWrap/>
            <w:vAlign w:val="center"/>
            <w:hideMark/>
          </w:tcPr>
          <w:p w14:paraId="5775413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85302DD" w14:textId="1703DA4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A1C11C" w14:textId="09D8CBB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7A2D6E" w14:textId="5D0B74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2DC221" w14:textId="1B91C5A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8ED0D62" w14:textId="77777777" w:rsidTr="00B96777">
        <w:tc>
          <w:tcPr>
            <w:tcW w:w="4968" w:type="dxa"/>
            <w:tcBorders>
              <w:top w:val="nil"/>
              <w:left w:val="nil"/>
              <w:bottom w:val="single" w:sz="4" w:space="0" w:color="auto"/>
              <w:right w:val="nil"/>
            </w:tcBorders>
            <w:shd w:val="clear" w:color="auto" w:fill="auto"/>
            <w:noWrap/>
            <w:vAlign w:val="center"/>
            <w:hideMark/>
          </w:tcPr>
          <w:p w14:paraId="57A9DC9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A81A1EB" w14:textId="425930F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A2D8C43" w14:textId="72B7AF7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06AC2A7" w14:textId="0BD37C9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BA521E" w14:textId="4B5F793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CBE88FB" w14:textId="77777777" w:rsidTr="00B96777">
        <w:tc>
          <w:tcPr>
            <w:tcW w:w="4968" w:type="dxa"/>
            <w:tcBorders>
              <w:top w:val="nil"/>
              <w:left w:val="nil"/>
              <w:bottom w:val="single" w:sz="4" w:space="0" w:color="auto"/>
              <w:right w:val="nil"/>
            </w:tcBorders>
            <w:shd w:val="clear" w:color="auto" w:fill="auto"/>
            <w:vAlign w:val="center"/>
            <w:hideMark/>
          </w:tcPr>
          <w:p w14:paraId="49274331"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Bridging sub-index</w:t>
            </w:r>
          </w:p>
        </w:tc>
        <w:tc>
          <w:tcPr>
            <w:tcW w:w="1265" w:type="dxa"/>
            <w:tcBorders>
              <w:top w:val="nil"/>
              <w:left w:val="nil"/>
              <w:bottom w:val="single" w:sz="4" w:space="0" w:color="auto"/>
              <w:right w:val="nil"/>
            </w:tcBorders>
            <w:shd w:val="clear" w:color="auto" w:fill="auto"/>
            <w:vAlign w:val="center"/>
            <w:hideMark/>
          </w:tcPr>
          <w:p w14:paraId="0249796F" w14:textId="28B9C39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C44781" w14:textId="799244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F7F1D7" w14:textId="7B53889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60584A6" w14:textId="4EAB759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F4CD3F" w14:textId="77777777" w:rsidTr="00B96777">
        <w:tc>
          <w:tcPr>
            <w:tcW w:w="4968" w:type="dxa"/>
            <w:tcBorders>
              <w:top w:val="nil"/>
              <w:left w:val="nil"/>
              <w:bottom w:val="single" w:sz="4" w:space="0" w:color="auto"/>
              <w:right w:val="nil"/>
            </w:tcBorders>
            <w:shd w:val="clear" w:color="auto" w:fill="auto"/>
            <w:noWrap/>
            <w:vAlign w:val="center"/>
            <w:hideMark/>
          </w:tcPr>
          <w:p w14:paraId="5499D34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4A6F28" w14:textId="22CB54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E9725C0" w14:textId="6D7D9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79016E2" w14:textId="0597FBB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DCAB7A9" w14:textId="32A16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054550" w14:textId="77777777" w:rsidTr="00B96777">
        <w:tc>
          <w:tcPr>
            <w:tcW w:w="4968" w:type="dxa"/>
            <w:tcBorders>
              <w:top w:val="nil"/>
              <w:left w:val="nil"/>
              <w:bottom w:val="single" w:sz="4" w:space="0" w:color="auto"/>
              <w:right w:val="nil"/>
            </w:tcBorders>
            <w:shd w:val="clear" w:color="auto" w:fill="auto"/>
            <w:vAlign w:val="center"/>
            <w:hideMark/>
          </w:tcPr>
          <w:p w14:paraId="1E72D7A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6C825D8" w14:textId="74FABB4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6092D5" w14:textId="51EE978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EEDB42C" w14:textId="4938446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25B7B4" w14:textId="0EA4F0E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E949A0" w14:textId="77777777" w:rsidTr="00B96777">
        <w:tc>
          <w:tcPr>
            <w:tcW w:w="4968" w:type="dxa"/>
            <w:tcBorders>
              <w:top w:val="nil"/>
              <w:left w:val="nil"/>
              <w:bottom w:val="single" w:sz="4" w:space="0" w:color="auto"/>
              <w:right w:val="nil"/>
            </w:tcBorders>
            <w:shd w:val="clear" w:color="auto" w:fill="auto"/>
            <w:noWrap/>
            <w:vAlign w:val="center"/>
            <w:hideMark/>
          </w:tcPr>
          <w:p w14:paraId="2F40EE7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690A4F35" w14:textId="68BA53F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8D929F" w14:textId="4F34DFB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3ECCF5" w14:textId="3A780C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1499BC3" w14:textId="2A81CF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6F5052" w14:textId="77777777" w:rsidTr="00B96777">
        <w:tc>
          <w:tcPr>
            <w:tcW w:w="4968" w:type="dxa"/>
            <w:tcBorders>
              <w:top w:val="nil"/>
              <w:left w:val="nil"/>
              <w:bottom w:val="single" w:sz="4" w:space="0" w:color="auto"/>
              <w:right w:val="nil"/>
            </w:tcBorders>
            <w:shd w:val="clear" w:color="auto" w:fill="auto"/>
            <w:noWrap/>
            <w:vAlign w:val="center"/>
            <w:hideMark/>
          </w:tcPr>
          <w:p w14:paraId="63BA6B65"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1B6EDAB" w14:textId="5109C38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C862C8" w14:textId="7E9F8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826C32" w14:textId="4985DD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7DAD55" w14:textId="2F8F9E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1BF092" w14:textId="77777777" w:rsidTr="00B96777">
        <w:tc>
          <w:tcPr>
            <w:tcW w:w="4968" w:type="dxa"/>
            <w:tcBorders>
              <w:top w:val="nil"/>
              <w:left w:val="nil"/>
              <w:bottom w:val="single" w:sz="4" w:space="0" w:color="auto"/>
              <w:right w:val="nil"/>
            </w:tcBorders>
            <w:shd w:val="clear" w:color="auto" w:fill="auto"/>
            <w:noWrap/>
            <w:vAlign w:val="center"/>
            <w:hideMark/>
          </w:tcPr>
          <w:p w14:paraId="2A694DB4"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4D6CC28" w14:textId="33BB43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F62E53C" w14:textId="3212DCC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0010C4E" w14:textId="18ACDAB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342008C" w14:textId="3A508F0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E8BA2A" w14:textId="77777777" w:rsidTr="00B96777">
        <w:tc>
          <w:tcPr>
            <w:tcW w:w="4968" w:type="dxa"/>
            <w:tcBorders>
              <w:top w:val="nil"/>
              <w:left w:val="nil"/>
              <w:bottom w:val="single" w:sz="4" w:space="0" w:color="auto"/>
              <w:right w:val="nil"/>
            </w:tcBorders>
            <w:shd w:val="clear" w:color="auto" w:fill="auto"/>
            <w:noWrap/>
            <w:vAlign w:val="center"/>
            <w:hideMark/>
          </w:tcPr>
          <w:p w14:paraId="38E8F8AA"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C98739D" w14:textId="3F8CD25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F98306A" w14:textId="186F48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C863F4D" w14:textId="003E177F"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5376348" w14:textId="69181C4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094747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33AC49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that believe local government will respond effectively to future shocks and stresses</w:t>
            </w:r>
          </w:p>
        </w:tc>
      </w:tr>
      <w:tr w:rsidR="007472E6" w:rsidRPr="0082016B" w14:paraId="3F0DE9A8" w14:textId="77777777" w:rsidTr="00B96777">
        <w:tc>
          <w:tcPr>
            <w:tcW w:w="4968" w:type="dxa"/>
            <w:tcBorders>
              <w:top w:val="nil"/>
              <w:left w:val="nil"/>
              <w:bottom w:val="single" w:sz="4" w:space="0" w:color="auto"/>
              <w:right w:val="nil"/>
            </w:tcBorders>
            <w:shd w:val="clear" w:color="auto" w:fill="auto"/>
            <w:vAlign w:val="center"/>
            <w:hideMark/>
          </w:tcPr>
          <w:p w14:paraId="1A4538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CA1BB95" w14:textId="5D02CCE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3A64788" w14:textId="4F7AB53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D12DE62" w14:textId="31870B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EA355D" w14:textId="24C74AE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649CDE9" w14:textId="77777777" w:rsidTr="00B96777">
        <w:tc>
          <w:tcPr>
            <w:tcW w:w="4968" w:type="dxa"/>
            <w:tcBorders>
              <w:top w:val="nil"/>
              <w:left w:val="nil"/>
              <w:bottom w:val="single" w:sz="4" w:space="0" w:color="auto"/>
              <w:right w:val="nil"/>
            </w:tcBorders>
            <w:shd w:val="clear" w:color="auto" w:fill="auto"/>
            <w:vAlign w:val="center"/>
            <w:hideMark/>
          </w:tcPr>
          <w:p w14:paraId="13C9A6B4"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A0D049C" w14:textId="0C92342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769783" w14:textId="5FE86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09F30F8" w14:textId="70BDFF7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6264C4B" w14:textId="43FECB7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1E49F30" w14:textId="77777777" w:rsidTr="00B96777">
        <w:tc>
          <w:tcPr>
            <w:tcW w:w="4968" w:type="dxa"/>
            <w:tcBorders>
              <w:top w:val="nil"/>
              <w:left w:val="nil"/>
              <w:bottom w:val="single" w:sz="4" w:space="0" w:color="auto"/>
              <w:right w:val="nil"/>
            </w:tcBorders>
            <w:shd w:val="clear" w:color="auto" w:fill="auto"/>
            <w:vAlign w:val="center"/>
            <w:hideMark/>
          </w:tcPr>
          <w:p w14:paraId="486D41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28907F6" w14:textId="20CFFC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0330AB" w14:textId="66213D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6F1B30" w14:textId="244AD85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72DF12" w14:textId="6659BF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23394F" w14:textId="77777777" w:rsidTr="00B96777">
        <w:tc>
          <w:tcPr>
            <w:tcW w:w="4968" w:type="dxa"/>
            <w:tcBorders>
              <w:top w:val="nil"/>
              <w:left w:val="nil"/>
              <w:bottom w:val="single" w:sz="4" w:space="0" w:color="auto"/>
              <w:right w:val="nil"/>
            </w:tcBorders>
            <w:shd w:val="clear" w:color="auto" w:fill="auto"/>
            <w:vAlign w:val="center"/>
            <w:hideMark/>
          </w:tcPr>
          <w:p w14:paraId="1ABBD2A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28C03F7" w14:textId="1C0F63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80EB47" w14:textId="1567E92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CCEE6C0" w14:textId="4E677E7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71311" w14:textId="736B6F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9EFAA9F" w14:textId="77777777" w:rsidTr="00B96777">
        <w:tc>
          <w:tcPr>
            <w:tcW w:w="4968" w:type="dxa"/>
            <w:tcBorders>
              <w:top w:val="nil"/>
              <w:left w:val="nil"/>
              <w:bottom w:val="single" w:sz="4" w:space="0" w:color="auto"/>
              <w:right w:val="nil"/>
            </w:tcBorders>
            <w:shd w:val="clear" w:color="auto" w:fill="auto"/>
            <w:vAlign w:val="center"/>
            <w:hideMark/>
          </w:tcPr>
          <w:p w14:paraId="015A662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40D2FC6" w14:textId="7B93EF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EE775B" w14:textId="755514B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F65946A" w14:textId="5C08B4E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FB837A" w14:textId="550FF41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40CF48" w14:textId="77777777" w:rsidTr="00B96777">
        <w:tc>
          <w:tcPr>
            <w:tcW w:w="4968" w:type="dxa"/>
            <w:tcBorders>
              <w:top w:val="nil"/>
              <w:left w:val="nil"/>
              <w:bottom w:val="single" w:sz="4" w:space="0" w:color="auto"/>
              <w:right w:val="nil"/>
            </w:tcBorders>
            <w:shd w:val="clear" w:color="auto" w:fill="auto"/>
            <w:vAlign w:val="center"/>
            <w:hideMark/>
          </w:tcPr>
          <w:p w14:paraId="2A7184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FFAF446" w14:textId="6013830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97A1A11" w14:textId="67965C4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C46C296" w14:textId="0E5E6370"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1A3C81C" w14:textId="5619852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1E3AA6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85CF9B0"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participating in group-based savings, micro-finance, or lending programs</w:t>
            </w:r>
          </w:p>
        </w:tc>
      </w:tr>
      <w:tr w:rsidR="007472E6" w:rsidRPr="0082016B" w14:paraId="07C040B9" w14:textId="77777777" w:rsidTr="00B96777">
        <w:tc>
          <w:tcPr>
            <w:tcW w:w="4968" w:type="dxa"/>
            <w:tcBorders>
              <w:top w:val="nil"/>
              <w:left w:val="nil"/>
              <w:bottom w:val="single" w:sz="4" w:space="0" w:color="auto"/>
              <w:right w:val="nil"/>
            </w:tcBorders>
            <w:shd w:val="clear" w:color="auto" w:fill="auto"/>
            <w:vAlign w:val="center"/>
            <w:hideMark/>
          </w:tcPr>
          <w:p w14:paraId="060E217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726B476" w14:textId="2C15C4E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2E5F1BA" w14:textId="5A2F409C"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A7744C2" w14:textId="61CE7C1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95BEAA" w14:textId="497B228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348409D" w14:textId="77777777" w:rsidTr="00B96777">
        <w:tc>
          <w:tcPr>
            <w:tcW w:w="4968" w:type="dxa"/>
            <w:tcBorders>
              <w:top w:val="nil"/>
              <w:left w:val="nil"/>
              <w:bottom w:val="single" w:sz="4" w:space="0" w:color="auto"/>
              <w:right w:val="nil"/>
            </w:tcBorders>
            <w:shd w:val="clear" w:color="auto" w:fill="auto"/>
            <w:vAlign w:val="center"/>
            <w:hideMark/>
          </w:tcPr>
          <w:p w14:paraId="757FBF3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0D6874E" w14:textId="13E9247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1118059" w14:textId="72278C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77594FA" w14:textId="7242B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0E89B" w14:textId="03E9115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93C6F7" w14:textId="77777777" w:rsidTr="00B96777">
        <w:tc>
          <w:tcPr>
            <w:tcW w:w="4968" w:type="dxa"/>
            <w:tcBorders>
              <w:top w:val="nil"/>
              <w:left w:val="nil"/>
              <w:bottom w:val="single" w:sz="4" w:space="0" w:color="auto"/>
              <w:right w:val="nil"/>
            </w:tcBorders>
            <w:shd w:val="clear" w:color="auto" w:fill="auto"/>
            <w:vAlign w:val="center"/>
            <w:hideMark/>
          </w:tcPr>
          <w:p w14:paraId="55E38F0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5F1F1E5" w14:textId="1F4A325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D995C9" w14:textId="7C7AB66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5437AF" w14:textId="0AB49C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8EB32" w14:textId="4DE304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B99851" w14:textId="77777777" w:rsidTr="00B96777">
        <w:tc>
          <w:tcPr>
            <w:tcW w:w="4968" w:type="dxa"/>
            <w:tcBorders>
              <w:top w:val="nil"/>
              <w:left w:val="nil"/>
              <w:bottom w:val="single" w:sz="4" w:space="0" w:color="auto"/>
              <w:right w:val="nil"/>
            </w:tcBorders>
            <w:shd w:val="clear" w:color="auto" w:fill="auto"/>
            <w:vAlign w:val="center"/>
            <w:hideMark/>
          </w:tcPr>
          <w:p w14:paraId="5644B7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2540145F" w14:textId="193FE7F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65A51D0" w14:textId="43B1A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2014F1C" w14:textId="11C9C9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744C801" w14:textId="054E6C0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739494" w14:textId="77777777" w:rsidTr="00B96777">
        <w:tc>
          <w:tcPr>
            <w:tcW w:w="4968" w:type="dxa"/>
            <w:tcBorders>
              <w:top w:val="nil"/>
              <w:left w:val="nil"/>
              <w:bottom w:val="single" w:sz="4" w:space="0" w:color="auto"/>
              <w:right w:val="nil"/>
            </w:tcBorders>
            <w:shd w:val="clear" w:color="auto" w:fill="auto"/>
            <w:vAlign w:val="center"/>
            <w:hideMark/>
          </w:tcPr>
          <w:p w14:paraId="3F153F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D4450E2" w14:textId="2C93EE4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DFB9A1" w14:textId="42285B6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E132ED" w14:textId="214666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6B74FC" w14:textId="24CFEF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377E8C" w14:textId="77777777" w:rsidTr="00B96777">
        <w:tc>
          <w:tcPr>
            <w:tcW w:w="4968" w:type="dxa"/>
            <w:tcBorders>
              <w:top w:val="nil"/>
              <w:left w:val="nil"/>
              <w:bottom w:val="single" w:sz="4" w:space="0" w:color="auto"/>
              <w:right w:val="nil"/>
            </w:tcBorders>
            <w:shd w:val="clear" w:color="auto" w:fill="auto"/>
            <w:vAlign w:val="center"/>
            <w:hideMark/>
          </w:tcPr>
          <w:p w14:paraId="2D17D1FA"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DF1FFE" w14:textId="5819F1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BDB0147" w14:textId="765BE62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BCCEEDC" w14:textId="3E99681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FF4679A" w14:textId="1E3B395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170007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FEA797"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Abbreviated Women’s Empowerment in Agriculture Index (A-WEAI)</w:t>
            </w:r>
          </w:p>
        </w:tc>
      </w:tr>
      <w:tr w:rsidR="007472E6" w:rsidRPr="0082016B" w14:paraId="6285716F" w14:textId="77777777" w:rsidTr="00B96777">
        <w:tc>
          <w:tcPr>
            <w:tcW w:w="4968" w:type="dxa"/>
            <w:tcBorders>
              <w:top w:val="nil"/>
              <w:left w:val="nil"/>
              <w:bottom w:val="single" w:sz="4" w:space="0" w:color="auto"/>
              <w:right w:val="nil"/>
            </w:tcBorders>
            <w:shd w:val="clear" w:color="auto" w:fill="auto"/>
            <w:vAlign w:val="center"/>
            <w:hideMark/>
          </w:tcPr>
          <w:p w14:paraId="70CE4F9C"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35D0FC0C" w14:textId="611453B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623340" w14:textId="63DB7BE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B54DE64" w14:textId="762D152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1E46862" w14:textId="3A91308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21D40C" w14:textId="77777777" w:rsidTr="00B96777">
        <w:tc>
          <w:tcPr>
            <w:tcW w:w="4968" w:type="dxa"/>
            <w:tcBorders>
              <w:top w:val="nil"/>
              <w:left w:val="nil"/>
              <w:bottom w:val="single" w:sz="4" w:space="0" w:color="auto"/>
              <w:right w:val="nil"/>
            </w:tcBorders>
            <w:shd w:val="clear" w:color="auto" w:fill="auto"/>
            <w:vAlign w:val="center"/>
            <w:hideMark/>
          </w:tcPr>
          <w:p w14:paraId="345D96A7" w14:textId="10463672"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5694AA8" w14:textId="6F0000F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61B52C" w14:textId="6E31CD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6701DEB" w14:textId="07A9B7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6389E68" w14:textId="14EDF3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995188" w14:textId="77777777" w:rsidTr="00B96777">
        <w:tc>
          <w:tcPr>
            <w:tcW w:w="4968" w:type="dxa"/>
            <w:tcBorders>
              <w:top w:val="nil"/>
              <w:left w:val="nil"/>
              <w:bottom w:val="single" w:sz="4" w:space="0" w:color="auto"/>
              <w:right w:val="nil"/>
            </w:tcBorders>
            <w:shd w:val="clear" w:color="auto" w:fill="auto"/>
            <w:vAlign w:val="center"/>
            <w:hideMark/>
          </w:tcPr>
          <w:p w14:paraId="0DD0A92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noWrap/>
            <w:vAlign w:val="center"/>
            <w:hideMark/>
          </w:tcPr>
          <w:p w14:paraId="18F5FA03" w14:textId="07A797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F850B73" w14:textId="437BC99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1503C3" w14:textId="7EF1A10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3E002C" w14:textId="16BBC7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FA1349" w14:textId="77777777" w:rsidTr="00B96777">
        <w:tc>
          <w:tcPr>
            <w:tcW w:w="4968" w:type="dxa"/>
            <w:tcBorders>
              <w:top w:val="nil"/>
              <w:left w:val="nil"/>
              <w:bottom w:val="single" w:sz="4" w:space="0" w:color="auto"/>
              <w:right w:val="nil"/>
            </w:tcBorders>
            <w:shd w:val="clear" w:color="auto" w:fill="auto"/>
            <w:vAlign w:val="center"/>
            <w:hideMark/>
          </w:tcPr>
          <w:p w14:paraId="64D9951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noWrap/>
            <w:vAlign w:val="center"/>
            <w:hideMark/>
          </w:tcPr>
          <w:p w14:paraId="0A386BAB" w14:textId="3CEC4B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1874555" w14:textId="500814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D7B88ED" w14:textId="60FAF61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740A4AA" w14:textId="16C082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8F3EF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5C27F01" w14:textId="51754CC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women achieving adequacy </w:t>
            </w:r>
            <w:r w:rsidR="00DC7C8F">
              <w:rPr>
                <w:rFonts w:eastAsia="Times New Roman" w:cs="Times New Roman"/>
                <w:b/>
                <w:bCs/>
                <w:color w:val="auto"/>
                <w:sz w:val="20"/>
                <w:szCs w:val="20"/>
              </w:rPr>
              <w:t>across</w:t>
            </w:r>
            <w:r w:rsidRPr="0082016B">
              <w:rPr>
                <w:rFonts w:eastAsia="Times New Roman" w:cs="Times New Roman"/>
                <w:b/>
                <w:bCs/>
                <w:color w:val="auto"/>
                <w:sz w:val="20"/>
                <w:szCs w:val="20"/>
              </w:rPr>
              <w:t xml:space="preserve"> the six indicators of the A-WEAI</w:t>
            </w:r>
          </w:p>
        </w:tc>
      </w:tr>
      <w:tr w:rsidR="007472E6" w:rsidRPr="0082016B" w14:paraId="2F1F08FF" w14:textId="77777777" w:rsidTr="00B96777">
        <w:tc>
          <w:tcPr>
            <w:tcW w:w="4968" w:type="dxa"/>
            <w:tcBorders>
              <w:top w:val="nil"/>
              <w:left w:val="nil"/>
              <w:bottom w:val="single" w:sz="4" w:space="0" w:color="auto"/>
              <w:right w:val="nil"/>
            </w:tcBorders>
            <w:shd w:val="clear" w:color="auto" w:fill="auto"/>
            <w:vAlign w:val="center"/>
            <w:hideMark/>
          </w:tcPr>
          <w:p w14:paraId="1F70C396"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women</w:t>
            </w:r>
          </w:p>
        </w:tc>
        <w:tc>
          <w:tcPr>
            <w:tcW w:w="1265" w:type="dxa"/>
            <w:tcBorders>
              <w:top w:val="nil"/>
              <w:left w:val="nil"/>
              <w:bottom w:val="single" w:sz="4" w:space="0" w:color="auto"/>
              <w:right w:val="nil"/>
            </w:tcBorders>
            <w:shd w:val="clear" w:color="auto" w:fill="auto"/>
            <w:vAlign w:val="center"/>
            <w:hideMark/>
          </w:tcPr>
          <w:p w14:paraId="440C0A37" w14:textId="7255FCB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F0A6B7" w14:textId="67CD6EB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387FF0" w14:textId="4F1C77B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9102A4" w14:textId="12293AD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E1FE6C3" w14:textId="77777777" w:rsidTr="00B96777">
        <w:tc>
          <w:tcPr>
            <w:tcW w:w="4968" w:type="dxa"/>
            <w:tcBorders>
              <w:top w:val="nil"/>
              <w:left w:val="nil"/>
              <w:bottom w:val="single" w:sz="4" w:space="0" w:color="auto"/>
              <w:right w:val="nil"/>
            </w:tcBorders>
            <w:shd w:val="clear" w:color="auto" w:fill="auto"/>
            <w:vAlign w:val="center"/>
            <w:hideMark/>
          </w:tcPr>
          <w:p w14:paraId="54A8FA0C" w14:textId="4B68ABA4"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18D8F46" w14:textId="52C212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EBE665E" w14:textId="7A3F652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69FA64" w14:textId="6D180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B7AACB" w14:textId="4D473A7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DB38C" w14:textId="77777777" w:rsidTr="00B96777">
        <w:tc>
          <w:tcPr>
            <w:tcW w:w="4968" w:type="dxa"/>
            <w:tcBorders>
              <w:top w:val="nil"/>
              <w:left w:val="nil"/>
              <w:bottom w:val="single" w:sz="4" w:space="0" w:color="auto"/>
              <w:right w:val="nil"/>
            </w:tcBorders>
            <w:shd w:val="clear" w:color="auto" w:fill="auto"/>
            <w:vAlign w:val="center"/>
            <w:hideMark/>
          </w:tcPr>
          <w:p w14:paraId="28E4CFD0"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vAlign w:val="center"/>
            <w:hideMark/>
          </w:tcPr>
          <w:p w14:paraId="6D052A9D" w14:textId="409BD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40B0E2" w14:textId="359041A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CEC504" w14:textId="7A34309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68E81E" w14:textId="3F38C0C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627374A" w14:textId="77777777" w:rsidTr="00B96777">
        <w:tc>
          <w:tcPr>
            <w:tcW w:w="4968" w:type="dxa"/>
            <w:tcBorders>
              <w:top w:val="nil"/>
              <w:left w:val="nil"/>
              <w:bottom w:val="single" w:sz="4" w:space="0" w:color="auto"/>
              <w:right w:val="nil"/>
            </w:tcBorders>
            <w:shd w:val="clear" w:color="auto" w:fill="auto"/>
            <w:vAlign w:val="center"/>
            <w:hideMark/>
          </w:tcPr>
          <w:p w14:paraId="08FDC406"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0A55DC92" w14:textId="7F49A8A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AFB7DF8" w14:textId="47D703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D1C5E06" w14:textId="1EB7BFE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44FD83C" w14:textId="0A49007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B5FC6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2980BBE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producers who have applied targeted improved management practices or technologies in targeted areas</w:t>
            </w:r>
          </w:p>
        </w:tc>
      </w:tr>
      <w:tr w:rsidR="007472E6" w:rsidRPr="0082016B" w14:paraId="76B0A5A4" w14:textId="77777777" w:rsidTr="00B96777">
        <w:tc>
          <w:tcPr>
            <w:tcW w:w="4968" w:type="dxa"/>
            <w:tcBorders>
              <w:top w:val="nil"/>
              <w:left w:val="nil"/>
              <w:bottom w:val="single" w:sz="4" w:space="0" w:color="auto"/>
              <w:right w:val="nil"/>
            </w:tcBorders>
            <w:shd w:val="clear" w:color="auto" w:fill="auto"/>
            <w:vAlign w:val="center"/>
            <w:hideMark/>
          </w:tcPr>
          <w:p w14:paraId="42A04FE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producers</w:t>
            </w:r>
          </w:p>
        </w:tc>
        <w:tc>
          <w:tcPr>
            <w:tcW w:w="1265" w:type="dxa"/>
            <w:tcBorders>
              <w:top w:val="nil"/>
              <w:left w:val="nil"/>
              <w:bottom w:val="single" w:sz="4" w:space="0" w:color="auto"/>
              <w:right w:val="nil"/>
            </w:tcBorders>
            <w:shd w:val="clear" w:color="auto" w:fill="auto"/>
            <w:vAlign w:val="center"/>
            <w:hideMark/>
          </w:tcPr>
          <w:p w14:paraId="1B257CDA" w14:textId="2DA4A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337251" w14:textId="21D59D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B54CF7" w14:textId="1B0F72B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567AC5" w14:textId="3AB14B3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C742AB9" w14:textId="77777777" w:rsidTr="00B96777">
        <w:tc>
          <w:tcPr>
            <w:tcW w:w="4968" w:type="dxa"/>
            <w:tcBorders>
              <w:top w:val="nil"/>
              <w:left w:val="nil"/>
              <w:bottom w:val="single" w:sz="4" w:space="0" w:color="auto"/>
              <w:right w:val="nil"/>
            </w:tcBorders>
            <w:shd w:val="clear" w:color="auto" w:fill="auto"/>
            <w:vAlign w:val="center"/>
            <w:hideMark/>
          </w:tcPr>
          <w:p w14:paraId="71CF68C1" w14:textId="3C1ADF7B"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3CF2AEC5" w14:textId="3E9EA0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27A2BE" w14:textId="667283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C9B3170" w14:textId="5222505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C44412" w14:textId="09702F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150C74" w14:textId="77777777" w:rsidTr="00B96777">
        <w:tc>
          <w:tcPr>
            <w:tcW w:w="4968" w:type="dxa"/>
            <w:tcBorders>
              <w:top w:val="nil"/>
              <w:left w:val="nil"/>
              <w:bottom w:val="single" w:sz="4" w:space="0" w:color="auto"/>
              <w:right w:val="nil"/>
            </w:tcBorders>
            <w:shd w:val="clear" w:color="auto" w:fill="auto"/>
            <w:vAlign w:val="center"/>
            <w:hideMark/>
          </w:tcPr>
          <w:p w14:paraId="3F97E049"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0842BB5" w14:textId="2FD5A0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98D9AC4" w14:textId="317C5F8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772D24" w14:textId="0B692A3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0B930C" w14:textId="5C8448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4A40AE" w14:textId="77777777" w:rsidTr="00B96777">
        <w:tc>
          <w:tcPr>
            <w:tcW w:w="4968" w:type="dxa"/>
            <w:tcBorders>
              <w:top w:val="nil"/>
              <w:left w:val="nil"/>
              <w:bottom w:val="single" w:sz="4" w:space="0" w:color="auto"/>
              <w:right w:val="nil"/>
            </w:tcBorders>
            <w:shd w:val="clear" w:color="auto" w:fill="auto"/>
            <w:vAlign w:val="center"/>
            <w:hideMark/>
          </w:tcPr>
          <w:p w14:paraId="648B70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4676E02" w14:textId="59CF176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F43392" w14:textId="78C11A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6B30A6" w14:textId="231598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0360428" w14:textId="0E74E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88A4099" w14:textId="77777777" w:rsidTr="00B96777">
        <w:tc>
          <w:tcPr>
            <w:tcW w:w="4968" w:type="dxa"/>
            <w:tcBorders>
              <w:top w:val="nil"/>
              <w:left w:val="nil"/>
              <w:bottom w:val="single" w:sz="4" w:space="0" w:color="auto"/>
              <w:right w:val="nil"/>
            </w:tcBorders>
            <w:shd w:val="clear" w:color="auto" w:fill="auto"/>
            <w:vAlign w:val="center"/>
            <w:hideMark/>
          </w:tcPr>
          <w:p w14:paraId="02A03E5D" w14:textId="199165C6"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58851FAB" w14:textId="364C7B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1CD192" w14:textId="2F19E3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AA08E7B" w14:textId="0F3621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C86C041" w14:textId="2AB92D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DC0B0A" w14:textId="77777777" w:rsidTr="00B96777">
        <w:tc>
          <w:tcPr>
            <w:tcW w:w="4968" w:type="dxa"/>
            <w:tcBorders>
              <w:top w:val="nil"/>
              <w:left w:val="nil"/>
              <w:bottom w:val="single" w:sz="4" w:space="0" w:color="auto"/>
              <w:right w:val="nil"/>
            </w:tcBorders>
            <w:shd w:val="clear" w:color="auto" w:fill="auto"/>
            <w:vAlign w:val="center"/>
            <w:hideMark/>
          </w:tcPr>
          <w:p w14:paraId="6ADD164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EABB260" w14:textId="1D0F5E7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BE6E2F7" w14:textId="71A724B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9E129E" w14:textId="343755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23D1F07" w14:textId="49DD6F6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808B442" w14:textId="77777777" w:rsidTr="00B96777">
        <w:tc>
          <w:tcPr>
            <w:tcW w:w="4968" w:type="dxa"/>
            <w:tcBorders>
              <w:top w:val="nil"/>
              <w:left w:val="nil"/>
              <w:bottom w:val="single" w:sz="4" w:space="0" w:color="auto"/>
              <w:right w:val="nil"/>
            </w:tcBorders>
            <w:shd w:val="clear" w:color="auto" w:fill="auto"/>
            <w:vAlign w:val="center"/>
            <w:hideMark/>
          </w:tcPr>
          <w:p w14:paraId="1DA03AA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26F6DF1A" w14:textId="4F06F7A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9B864" w14:textId="59571DC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683CD44" w14:textId="7E1E34E7"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96663A0" w14:textId="67E08B6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25B1B92" w14:textId="77777777" w:rsidTr="00B96777">
        <w:tc>
          <w:tcPr>
            <w:tcW w:w="4968" w:type="dxa"/>
            <w:tcBorders>
              <w:top w:val="nil"/>
              <w:left w:val="nil"/>
              <w:bottom w:val="single" w:sz="4" w:space="0" w:color="auto"/>
              <w:right w:val="nil"/>
            </w:tcBorders>
            <w:shd w:val="clear" w:color="auto" w:fill="auto"/>
            <w:vAlign w:val="center"/>
            <w:hideMark/>
          </w:tcPr>
          <w:p w14:paraId="60F83E96" w14:textId="77777777" w:rsidR="007472E6" w:rsidRPr="0082016B" w:rsidRDefault="007472E6" w:rsidP="005152BF">
            <w:pPr>
              <w:widowControl/>
              <w:spacing w:line="259" w:lineRule="auto"/>
              <w:rPr>
                <w:rFonts w:eastAsia="Times New Roman" w:cs="Times New Roman"/>
                <w:b/>
                <w:bCs/>
                <w:sz w:val="20"/>
                <w:szCs w:val="20"/>
              </w:rPr>
            </w:pPr>
            <w:commentRangeStart w:id="46"/>
            <w:r w:rsidRPr="0082016B">
              <w:rPr>
                <w:rFonts w:eastAsia="Times New Roman" w:cs="Times New Roman"/>
                <w:b/>
                <w:bCs/>
                <w:sz w:val="20"/>
                <w:szCs w:val="20"/>
              </w:rPr>
              <w:lastRenderedPageBreak/>
              <w:t>Commodity</w:t>
            </w:r>
            <w:commentRangeEnd w:id="46"/>
            <w:r w:rsidR="00752B66">
              <w:rPr>
                <w:rStyle w:val="CommentReference"/>
              </w:rPr>
              <w:commentReference w:id="46"/>
            </w:r>
          </w:p>
        </w:tc>
        <w:tc>
          <w:tcPr>
            <w:tcW w:w="1265" w:type="dxa"/>
            <w:tcBorders>
              <w:top w:val="nil"/>
              <w:left w:val="nil"/>
              <w:bottom w:val="single" w:sz="4" w:space="0" w:color="auto"/>
              <w:right w:val="nil"/>
            </w:tcBorders>
            <w:shd w:val="clear" w:color="auto" w:fill="auto"/>
            <w:vAlign w:val="center"/>
            <w:hideMark/>
          </w:tcPr>
          <w:p w14:paraId="2E85EEF0" w14:textId="2C5120F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32C3CFC" w14:textId="3F6AC4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32C7A8C" w14:textId="7E02413C"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C660F05" w14:textId="378DA4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939A1D7" w14:textId="77777777" w:rsidTr="00B96777">
        <w:tc>
          <w:tcPr>
            <w:tcW w:w="4968" w:type="dxa"/>
            <w:tcBorders>
              <w:top w:val="nil"/>
              <w:left w:val="nil"/>
              <w:bottom w:val="single" w:sz="4" w:space="0" w:color="auto"/>
              <w:right w:val="nil"/>
            </w:tcBorders>
            <w:shd w:val="clear" w:color="auto" w:fill="auto"/>
            <w:vAlign w:val="center"/>
            <w:hideMark/>
          </w:tcPr>
          <w:p w14:paraId="7C3D60F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Maize</w:t>
            </w:r>
          </w:p>
        </w:tc>
        <w:tc>
          <w:tcPr>
            <w:tcW w:w="1265" w:type="dxa"/>
            <w:tcBorders>
              <w:top w:val="nil"/>
              <w:left w:val="nil"/>
              <w:bottom w:val="single" w:sz="4" w:space="0" w:color="auto"/>
              <w:right w:val="nil"/>
            </w:tcBorders>
            <w:shd w:val="clear" w:color="auto" w:fill="auto"/>
            <w:vAlign w:val="center"/>
            <w:hideMark/>
          </w:tcPr>
          <w:p w14:paraId="59BDD506" w14:textId="4FFE6F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A22A4F" w14:textId="6F0743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23DFE75" w14:textId="04AEED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57753F" w14:textId="45DCBDD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356216" w14:textId="77777777" w:rsidTr="00B96777">
        <w:tc>
          <w:tcPr>
            <w:tcW w:w="4968" w:type="dxa"/>
            <w:tcBorders>
              <w:top w:val="nil"/>
              <w:left w:val="nil"/>
              <w:bottom w:val="single" w:sz="4" w:space="0" w:color="auto"/>
              <w:right w:val="nil"/>
            </w:tcBorders>
            <w:shd w:val="clear" w:color="auto" w:fill="auto"/>
            <w:vAlign w:val="center"/>
            <w:hideMark/>
          </w:tcPr>
          <w:p w14:paraId="3302AF8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Fishponds</w:t>
            </w:r>
          </w:p>
        </w:tc>
        <w:tc>
          <w:tcPr>
            <w:tcW w:w="1265" w:type="dxa"/>
            <w:tcBorders>
              <w:top w:val="nil"/>
              <w:left w:val="nil"/>
              <w:bottom w:val="single" w:sz="4" w:space="0" w:color="auto"/>
              <w:right w:val="nil"/>
            </w:tcBorders>
            <w:shd w:val="clear" w:color="auto" w:fill="auto"/>
            <w:vAlign w:val="center"/>
            <w:hideMark/>
          </w:tcPr>
          <w:p w14:paraId="0915137C" w14:textId="406C16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92111" w14:textId="0DA569A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596324F" w14:textId="1DD40B6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14F630" w14:textId="6AC579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AEF180" w14:textId="77777777" w:rsidTr="00B96777">
        <w:tc>
          <w:tcPr>
            <w:tcW w:w="4968" w:type="dxa"/>
            <w:tcBorders>
              <w:top w:val="nil"/>
              <w:left w:val="nil"/>
              <w:bottom w:val="single" w:sz="4" w:space="0" w:color="auto"/>
              <w:right w:val="nil"/>
            </w:tcBorders>
            <w:shd w:val="clear" w:color="auto" w:fill="auto"/>
            <w:vAlign w:val="center"/>
            <w:hideMark/>
          </w:tcPr>
          <w:p w14:paraId="0C00A6E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Dairy cows</w:t>
            </w:r>
          </w:p>
        </w:tc>
        <w:tc>
          <w:tcPr>
            <w:tcW w:w="1265" w:type="dxa"/>
            <w:tcBorders>
              <w:top w:val="nil"/>
              <w:left w:val="nil"/>
              <w:bottom w:val="single" w:sz="4" w:space="0" w:color="auto"/>
              <w:right w:val="nil"/>
            </w:tcBorders>
            <w:shd w:val="clear" w:color="auto" w:fill="auto"/>
            <w:vAlign w:val="center"/>
            <w:hideMark/>
          </w:tcPr>
          <w:p w14:paraId="100EEB1F" w14:textId="34E281D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75EAE86" w14:textId="709ADBCE"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65A0F3C" w14:textId="7FEF667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80778B7" w14:textId="1E3AF48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049C8C6" w14:textId="77777777" w:rsidTr="00B96777">
        <w:tc>
          <w:tcPr>
            <w:tcW w:w="4968" w:type="dxa"/>
            <w:tcBorders>
              <w:top w:val="nil"/>
              <w:left w:val="nil"/>
              <w:bottom w:val="single" w:sz="4" w:space="0" w:color="auto"/>
              <w:right w:val="nil"/>
            </w:tcBorders>
            <w:shd w:val="clear" w:color="auto" w:fill="auto"/>
            <w:noWrap/>
            <w:vAlign w:val="center"/>
            <w:hideMark/>
          </w:tcPr>
          <w:p w14:paraId="3F73A06E"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Management practice or technology type</w:t>
            </w:r>
          </w:p>
        </w:tc>
        <w:tc>
          <w:tcPr>
            <w:tcW w:w="1265" w:type="dxa"/>
            <w:tcBorders>
              <w:top w:val="nil"/>
              <w:left w:val="nil"/>
              <w:bottom w:val="single" w:sz="4" w:space="0" w:color="auto"/>
              <w:right w:val="nil"/>
            </w:tcBorders>
            <w:shd w:val="clear" w:color="auto" w:fill="auto"/>
            <w:noWrap/>
            <w:vAlign w:val="center"/>
            <w:hideMark/>
          </w:tcPr>
          <w:p w14:paraId="51DE6923" w14:textId="56C34D9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noWrap/>
            <w:vAlign w:val="center"/>
            <w:hideMark/>
          </w:tcPr>
          <w:p w14:paraId="5C744100" w14:textId="1D8440F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noWrap/>
            <w:vAlign w:val="center"/>
            <w:hideMark/>
          </w:tcPr>
          <w:p w14:paraId="72EE7C4E" w14:textId="75BD3CE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noWrap/>
            <w:vAlign w:val="center"/>
            <w:hideMark/>
          </w:tcPr>
          <w:p w14:paraId="4223BE56" w14:textId="77D5C5A6"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EDBDFC6" w14:textId="77777777" w:rsidTr="00B96777">
        <w:tc>
          <w:tcPr>
            <w:tcW w:w="4968" w:type="dxa"/>
            <w:tcBorders>
              <w:top w:val="nil"/>
              <w:left w:val="nil"/>
              <w:bottom w:val="single" w:sz="4" w:space="0" w:color="auto"/>
              <w:right w:val="nil"/>
            </w:tcBorders>
            <w:shd w:val="clear" w:color="auto" w:fill="auto"/>
            <w:vAlign w:val="center"/>
            <w:hideMark/>
          </w:tcPr>
          <w:p w14:paraId="59A84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Agriculture water management non-irrigation based</w:t>
            </w:r>
          </w:p>
        </w:tc>
        <w:tc>
          <w:tcPr>
            <w:tcW w:w="1265" w:type="dxa"/>
            <w:tcBorders>
              <w:top w:val="nil"/>
              <w:left w:val="nil"/>
              <w:bottom w:val="single" w:sz="4" w:space="0" w:color="auto"/>
              <w:right w:val="nil"/>
            </w:tcBorders>
            <w:shd w:val="clear" w:color="auto" w:fill="auto"/>
            <w:noWrap/>
            <w:vAlign w:val="bottom"/>
            <w:hideMark/>
          </w:tcPr>
          <w:p w14:paraId="2757A934" w14:textId="5F0C74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9030229" w14:textId="7BE9D44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3376C9AB" w14:textId="5481B90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6F2378BD" w14:textId="0FA336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8B3E0" w14:textId="77777777" w:rsidTr="00B96777">
        <w:tc>
          <w:tcPr>
            <w:tcW w:w="4968" w:type="dxa"/>
            <w:tcBorders>
              <w:top w:val="nil"/>
              <w:left w:val="nil"/>
              <w:bottom w:val="single" w:sz="4" w:space="0" w:color="auto"/>
              <w:right w:val="nil"/>
            </w:tcBorders>
            <w:shd w:val="clear" w:color="auto" w:fill="auto"/>
            <w:vAlign w:val="center"/>
            <w:hideMark/>
          </w:tcPr>
          <w:p w14:paraId="1424852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Aquaculture management</w:t>
            </w:r>
          </w:p>
        </w:tc>
        <w:tc>
          <w:tcPr>
            <w:tcW w:w="1265" w:type="dxa"/>
            <w:tcBorders>
              <w:top w:val="nil"/>
              <w:left w:val="nil"/>
              <w:bottom w:val="single" w:sz="4" w:space="0" w:color="auto"/>
              <w:right w:val="nil"/>
            </w:tcBorders>
            <w:shd w:val="clear" w:color="auto" w:fill="auto"/>
            <w:vAlign w:val="center"/>
            <w:hideMark/>
          </w:tcPr>
          <w:p w14:paraId="5815C572" w14:textId="035F5C0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64485CC" w14:textId="7C59AD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DCDC5B8" w14:textId="175DA80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26D8D1" w14:textId="7F04C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4982D69" w14:textId="77777777" w:rsidTr="00B96777">
        <w:tc>
          <w:tcPr>
            <w:tcW w:w="4968" w:type="dxa"/>
            <w:tcBorders>
              <w:top w:val="nil"/>
              <w:left w:val="nil"/>
              <w:bottom w:val="single" w:sz="4" w:space="0" w:color="auto"/>
              <w:right w:val="nil"/>
            </w:tcBorders>
            <w:shd w:val="clear" w:color="auto" w:fill="auto"/>
            <w:vAlign w:val="center"/>
            <w:hideMark/>
          </w:tcPr>
          <w:p w14:paraId="48F96C3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Climate adaptation, climate risk management</w:t>
            </w:r>
          </w:p>
        </w:tc>
        <w:tc>
          <w:tcPr>
            <w:tcW w:w="1265" w:type="dxa"/>
            <w:tcBorders>
              <w:top w:val="nil"/>
              <w:left w:val="nil"/>
              <w:bottom w:val="single" w:sz="4" w:space="0" w:color="auto"/>
              <w:right w:val="nil"/>
            </w:tcBorders>
            <w:shd w:val="clear" w:color="auto" w:fill="auto"/>
            <w:noWrap/>
            <w:vAlign w:val="bottom"/>
            <w:hideMark/>
          </w:tcPr>
          <w:p w14:paraId="23B98400" w14:textId="74A989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1F09BDCF" w14:textId="26FA7C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3C35E74" w14:textId="7280719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90B6116" w14:textId="4491935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DF90EB" w14:textId="77777777" w:rsidTr="00B96777">
        <w:tc>
          <w:tcPr>
            <w:tcW w:w="4968" w:type="dxa"/>
            <w:tcBorders>
              <w:top w:val="nil"/>
              <w:left w:val="nil"/>
              <w:bottom w:val="single" w:sz="4" w:space="0" w:color="auto"/>
              <w:right w:val="nil"/>
            </w:tcBorders>
            <w:shd w:val="clear" w:color="auto" w:fill="auto"/>
            <w:vAlign w:val="center"/>
            <w:hideMark/>
          </w:tcPr>
          <w:p w14:paraId="2D12D34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Crop genetics</w:t>
            </w:r>
          </w:p>
        </w:tc>
        <w:tc>
          <w:tcPr>
            <w:tcW w:w="1265" w:type="dxa"/>
            <w:tcBorders>
              <w:top w:val="nil"/>
              <w:left w:val="nil"/>
              <w:bottom w:val="single" w:sz="4" w:space="0" w:color="auto"/>
              <w:right w:val="nil"/>
            </w:tcBorders>
            <w:shd w:val="clear" w:color="auto" w:fill="auto"/>
            <w:vAlign w:val="center"/>
            <w:hideMark/>
          </w:tcPr>
          <w:p w14:paraId="463F7B12" w14:textId="1FCECF3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613131" w14:textId="5BF063E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nil"/>
              <w:right w:val="nil"/>
            </w:tcBorders>
            <w:shd w:val="clear" w:color="000000" w:fill="D9D9D9"/>
            <w:vAlign w:val="center"/>
            <w:hideMark/>
          </w:tcPr>
          <w:p w14:paraId="07A8DB81" w14:textId="303620A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nil"/>
              <w:right w:val="nil"/>
            </w:tcBorders>
            <w:shd w:val="clear" w:color="auto" w:fill="auto"/>
            <w:noWrap/>
            <w:vAlign w:val="bottom"/>
            <w:hideMark/>
          </w:tcPr>
          <w:p w14:paraId="73F987E7" w14:textId="7777777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004A63" w14:textId="77777777" w:rsidTr="00B96777">
        <w:tc>
          <w:tcPr>
            <w:tcW w:w="4968" w:type="dxa"/>
            <w:tcBorders>
              <w:top w:val="nil"/>
              <w:left w:val="nil"/>
              <w:bottom w:val="single" w:sz="4" w:space="0" w:color="auto"/>
              <w:right w:val="nil"/>
            </w:tcBorders>
            <w:shd w:val="clear" w:color="auto" w:fill="auto"/>
            <w:vAlign w:val="center"/>
            <w:hideMark/>
          </w:tcPr>
          <w:p w14:paraId="09C765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Cultural practices</w:t>
            </w:r>
          </w:p>
        </w:tc>
        <w:tc>
          <w:tcPr>
            <w:tcW w:w="1265" w:type="dxa"/>
            <w:tcBorders>
              <w:top w:val="nil"/>
              <w:left w:val="nil"/>
              <w:bottom w:val="single" w:sz="4" w:space="0" w:color="auto"/>
              <w:right w:val="nil"/>
            </w:tcBorders>
            <w:shd w:val="clear" w:color="auto" w:fill="auto"/>
            <w:vAlign w:val="center"/>
            <w:hideMark/>
          </w:tcPr>
          <w:p w14:paraId="41959E88" w14:textId="278EE72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3EF8FB7" w14:textId="3045B5A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single" w:sz="4" w:space="0" w:color="auto"/>
              <w:left w:val="nil"/>
              <w:bottom w:val="single" w:sz="4" w:space="0" w:color="auto"/>
              <w:right w:val="nil"/>
            </w:tcBorders>
            <w:shd w:val="clear" w:color="000000" w:fill="D9D9D9"/>
            <w:vAlign w:val="center"/>
            <w:hideMark/>
          </w:tcPr>
          <w:p w14:paraId="38691DD2" w14:textId="7D55B6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single" w:sz="4" w:space="0" w:color="auto"/>
              <w:left w:val="nil"/>
              <w:bottom w:val="single" w:sz="4" w:space="0" w:color="auto"/>
              <w:right w:val="nil"/>
            </w:tcBorders>
            <w:shd w:val="clear" w:color="auto" w:fill="auto"/>
            <w:vAlign w:val="center"/>
            <w:hideMark/>
          </w:tcPr>
          <w:p w14:paraId="33A9DFED" w14:textId="5C50FF1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209F79" w14:textId="77777777" w:rsidTr="00B96777">
        <w:tc>
          <w:tcPr>
            <w:tcW w:w="4968" w:type="dxa"/>
            <w:tcBorders>
              <w:top w:val="nil"/>
              <w:left w:val="nil"/>
              <w:bottom w:val="single" w:sz="4" w:space="0" w:color="auto"/>
              <w:right w:val="nil"/>
            </w:tcBorders>
            <w:shd w:val="clear" w:color="auto" w:fill="auto"/>
            <w:vAlign w:val="center"/>
            <w:hideMark/>
          </w:tcPr>
          <w:p w14:paraId="01326FC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Irrigation</w:t>
            </w:r>
          </w:p>
        </w:tc>
        <w:tc>
          <w:tcPr>
            <w:tcW w:w="1265" w:type="dxa"/>
            <w:tcBorders>
              <w:top w:val="nil"/>
              <w:left w:val="nil"/>
              <w:bottom w:val="single" w:sz="4" w:space="0" w:color="auto"/>
              <w:right w:val="nil"/>
            </w:tcBorders>
            <w:shd w:val="clear" w:color="auto" w:fill="auto"/>
            <w:noWrap/>
            <w:vAlign w:val="bottom"/>
            <w:hideMark/>
          </w:tcPr>
          <w:p w14:paraId="06F7583A" w14:textId="2A566A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5A005341" w14:textId="504347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986D411" w14:textId="402422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24828477" w14:textId="455270A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F78D97" w14:textId="77777777" w:rsidTr="00B96777">
        <w:tc>
          <w:tcPr>
            <w:tcW w:w="4968" w:type="dxa"/>
            <w:tcBorders>
              <w:top w:val="nil"/>
              <w:left w:val="nil"/>
              <w:bottom w:val="single" w:sz="4" w:space="0" w:color="auto"/>
              <w:right w:val="nil"/>
            </w:tcBorders>
            <w:shd w:val="clear" w:color="auto" w:fill="auto"/>
            <w:vAlign w:val="center"/>
            <w:hideMark/>
          </w:tcPr>
          <w:p w14:paraId="0492C16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Livestock management</w:t>
            </w:r>
          </w:p>
        </w:tc>
        <w:tc>
          <w:tcPr>
            <w:tcW w:w="1265" w:type="dxa"/>
            <w:tcBorders>
              <w:top w:val="nil"/>
              <w:left w:val="nil"/>
              <w:bottom w:val="single" w:sz="4" w:space="0" w:color="auto"/>
              <w:right w:val="nil"/>
            </w:tcBorders>
            <w:shd w:val="clear" w:color="auto" w:fill="auto"/>
            <w:vAlign w:val="center"/>
            <w:hideMark/>
          </w:tcPr>
          <w:p w14:paraId="0D130542" w14:textId="06B9A1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BD7138" w14:textId="1A7185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AD4CAE" w14:textId="102A72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639929" w14:textId="4780A0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1288D0" w14:textId="77777777" w:rsidTr="00B96777">
        <w:tc>
          <w:tcPr>
            <w:tcW w:w="4968" w:type="dxa"/>
            <w:tcBorders>
              <w:top w:val="nil"/>
              <w:left w:val="nil"/>
              <w:bottom w:val="single" w:sz="4" w:space="0" w:color="auto"/>
              <w:right w:val="nil"/>
            </w:tcBorders>
            <w:shd w:val="clear" w:color="auto" w:fill="auto"/>
            <w:vAlign w:val="center"/>
            <w:hideMark/>
          </w:tcPr>
          <w:p w14:paraId="5CFFAF9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Marketing and distribution</w:t>
            </w:r>
          </w:p>
        </w:tc>
        <w:tc>
          <w:tcPr>
            <w:tcW w:w="1265" w:type="dxa"/>
            <w:tcBorders>
              <w:top w:val="nil"/>
              <w:left w:val="nil"/>
              <w:bottom w:val="single" w:sz="4" w:space="0" w:color="auto"/>
              <w:right w:val="nil"/>
            </w:tcBorders>
            <w:shd w:val="clear" w:color="auto" w:fill="auto"/>
            <w:noWrap/>
            <w:vAlign w:val="bottom"/>
            <w:hideMark/>
          </w:tcPr>
          <w:p w14:paraId="57FF6C73" w14:textId="2C9E8CB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7CF04DA4" w14:textId="59890E9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29DF92ED" w14:textId="7A0277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1145BCD" w14:textId="4BAE400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2E8D21" w14:textId="77777777" w:rsidTr="00B96777">
        <w:tc>
          <w:tcPr>
            <w:tcW w:w="4968" w:type="dxa"/>
            <w:tcBorders>
              <w:top w:val="nil"/>
              <w:left w:val="nil"/>
              <w:bottom w:val="single" w:sz="4" w:space="0" w:color="auto"/>
              <w:right w:val="nil"/>
            </w:tcBorders>
            <w:shd w:val="clear" w:color="auto" w:fill="auto"/>
            <w:vAlign w:val="center"/>
            <w:hideMark/>
          </w:tcPr>
          <w:p w14:paraId="3317560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Natural resource or ecosystem management</w:t>
            </w:r>
          </w:p>
        </w:tc>
        <w:tc>
          <w:tcPr>
            <w:tcW w:w="1265" w:type="dxa"/>
            <w:tcBorders>
              <w:top w:val="nil"/>
              <w:left w:val="nil"/>
              <w:bottom w:val="single" w:sz="4" w:space="0" w:color="auto"/>
              <w:right w:val="nil"/>
            </w:tcBorders>
            <w:shd w:val="clear" w:color="auto" w:fill="auto"/>
            <w:vAlign w:val="center"/>
            <w:hideMark/>
          </w:tcPr>
          <w:p w14:paraId="214C0DF0" w14:textId="76DA92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BF7DFF" w14:textId="3A20CF5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651A4F9" w14:textId="17BF0A7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532B3F4" w14:textId="1700F9C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B600640" w14:textId="77777777" w:rsidTr="00B96777">
        <w:tc>
          <w:tcPr>
            <w:tcW w:w="4968" w:type="dxa"/>
            <w:tcBorders>
              <w:top w:val="nil"/>
              <w:left w:val="nil"/>
              <w:bottom w:val="single" w:sz="4" w:space="0" w:color="auto"/>
              <w:right w:val="nil"/>
            </w:tcBorders>
            <w:shd w:val="clear" w:color="auto" w:fill="auto"/>
            <w:vAlign w:val="center"/>
            <w:hideMark/>
          </w:tcPr>
          <w:p w14:paraId="55E8FD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Pest and disease management</w:t>
            </w:r>
          </w:p>
        </w:tc>
        <w:tc>
          <w:tcPr>
            <w:tcW w:w="1265" w:type="dxa"/>
            <w:tcBorders>
              <w:top w:val="nil"/>
              <w:left w:val="nil"/>
              <w:bottom w:val="single" w:sz="4" w:space="0" w:color="auto"/>
              <w:right w:val="nil"/>
            </w:tcBorders>
            <w:shd w:val="clear" w:color="auto" w:fill="auto"/>
            <w:vAlign w:val="center"/>
            <w:hideMark/>
          </w:tcPr>
          <w:p w14:paraId="6657171A" w14:textId="1B7B27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1E25D3" w14:textId="5EB59B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D9DE047" w14:textId="7816E4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1C85A" w14:textId="2151A38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F5E0B7" w14:textId="77777777" w:rsidTr="00B96777">
        <w:tc>
          <w:tcPr>
            <w:tcW w:w="4968" w:type="dxa"/>
            <w:tcBorders>
              <w:top w:val="nil"/>
              <w:left w:val="nil"/>
              <w:bottom w:val="single" w:sz="4" w:space="0" w:color="auto"/>
              <w:right w:val="nil"/>
            </w:tcBorders>
            <w:shd w:val="clear" w:color="auto" w:fill="auto"/>
            <w:vAlign w:val="center"/>
            <w:hideMark/>
          </w:tcPr>
          <w:p w14:paraId="2DDCB24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Post-harvest handling and storage</w:t>
            </w:r>
          </w:p>
        </w:tc>
        <w:tc>
          <w:tcPr>
            <w:tcW w:w="1265" w:type="dxa"/>
            <w:tcBorders>
              <w:top w:val="nil"/>
              <w:left w:val="nil"/>
              <w:bottom w:val="single" w:sz="4" w:space="0" w:color="auto"/>
              <w:right w:val="nil"/>
            </w:tcBorders>
            <w:shd w:val="clear" w:color="auto" w:fill="auto"/>
            <w:vAlign w:val="center"/>
            <w:hideMark/>
          </w:tcPr>
          <w:p w14:paraId="06AFE600" w14:textId="53FAC0D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1734D1" w14:textId="55C3DE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651ECDA" w14:textId="56474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FF82025" w14:textId="075ECEA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FDC0E8" w14:textId="77777777" w:rsidTr="00B96777">
        <w:tc>
          <w:tcPr>
            <w:tcW w:w="4968" w:type="dxa"/>
            <w:tcBorders>
              <w:top w:val="nil"/>
              <w:left w:val="nil"/>
              <w:bottom w:val="single" w:sz="4" w:space="0" w:color="auto"/>
              <w:right w:val="nil"/>
            </w:tcBorders>
            <w:shd w:val="clear" w:color="auto" w:fill="auto"/>
            <w:vAlign w:val="center"/>
            <w:hideMark/>
          </w:tcPr>
          <w:p w14:paraId="3FBAAB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Soil-related fertility and conservation</w:t>
            </w:r>
          </w:p>
        </w:tc>
        <w:tc>
          <w:tcPr>
            <w:tcW w:w="1265" w:type="dxa"/>
            <w:tcBorders>
              <w:top w:val="nil"/>
              <w:left w:val="nil"/>
              <w:bottom w:val="single" w:sz="4" w:space="0" w:color="auto"/>
              <w:right w:val="nil"/>
            </w:tcBorders>
            <w:shd w:val="clear" w:color="auto" w:fill="auto"/>
            <w:vAlign w:val="center"/>
            <w:hideMark/>
          </w:tcPr>
          <w:p w14:paraId="7762FFC2" w14:textId="5B2BC35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BFAB30F" w14:textId="38F21AE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BB40A69" w14:textId="3AFDF2A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55002E51" w14:textId="3B5273A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FFE23" w14:textId="77777777" w:rsidTr="00B96777">
        <w:tc>
          <w:tcPr>
            <w:tcW w:w="4968" w:type="dxa"/>
            <w:tcBorders>
              <w:top w:val="nil"/>
              <w:left w:val="nil"/>
              <w:bottom w:val="single" w:sz="4" w:space="0" w:color="auto"/>
              <w:right w:val="nil"/>
            </w:tcBorders>
            <w:shd w:val="clear" w:color="auto" w:fill="auto"/>
            <w:vAlign w:val="center"/>
            <w:hideMark/>
          </w:tcPr>
          <w:p w14:paraId="5BDE31D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Value-added processing</w:t>
            </w:r>
          </w:p>
        </w:tc>
        <w:tc>
          <w:tcPr>
            <w:tcW w:w="1265" w:type="dxa"/>
            <w:tcBorders>
              <w:top w:val="nil"/>
              <w:left w:val="nil"/>
              <w:bottom w:val="single" w:sz="4" w:space="0" w:color="auto"/>
              <w:right w:val="nil"/>
            </w:tcBorders>
            <w:shd w:val="clear" w:color="auto" w:fill="auto"/>
            <w:noWrap/>
            <w:vAlign w:val="bottom"/>
            <w:hideMark/>
          </w:tcPr>
          <w:p w14:paraId="762AC95D" w14:textId="652C24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27BF7D5" w14:textId="698C1FA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8DF9ABE" w14:textId="3FA7A52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4540483C" w14:textId="1D76E42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BA4BF1" w14:textId="77777777" w:rsidTr="00B96777">
        <w:tc>
          <w:tcPr>
            <w:tcW w:w="4968" w:type="dxa"/>
            <w:tcBorders>
              <w:top w:val="nil"/>
              <w:left w:val="nil"/>
              <w:bottom w:val="single" w:sz="4" w:space="0" w:color="auto"/>
              <w:right w:val="nil"/>
            </w:tcBorders>
            <w:shd w:val="clear" w:color="auto" w:fill="auto"/>
            <w:vAlign w:val="center"/>
            <w:hideMark/>
          </w:tcPr>
          <w:p w14:paraId="3C656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Wild-caught fisheries management</w:t>
            </w:r>
          </w:p>
        </w:tc>
        <w:tc>
          <w:tcPr>
            <w:tcW w:w="1265" w:type="dxa"/>
            <w:tcBorders>
              <w:top w:val="nil"/>
              <w:left w:val="nil"/>
              <w:bottom w:val="single" w:sz="4" w:space="0" w:color="auto"/>
              <w:right w:val="nil"/>
            </w:tcBorders>
            <w:shd w:val="clear" w:color="auto" w:fill="auto"/>
            <w:vAlign w:val="center"/>
            <w:hideMark/>
          </w:tcPr>
          <w:p w14:paraId="18CC550B" w14:textId="751BFECA"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1E74DBA" w14:textId="4E0A7BE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19DC464" w14:textId="03410659"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C8418DB" w14:textId="709D303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068ACDD" w14:textId="77777777" w:rsidTr="00B96777">
        <w:tc>
          <w:tcPr>
            <w:tcW w:w="4968" w:type="dxa"/>
            <w:tcBorders>
              <w:top w:val="nil"/>
              <w:left w:val="nil"/>
              <w:bottom w:val="single" w:sz="4" w:space="0" w:color="auto"/>
              <w:right w:val="nil"/>
            </w:tcBorders>
            <w:shd w:val="clear" w:color="auto" w:fill="auto"/>
            <w:vAlign w:val="center"/>
            <w:hideMark/>
          </w:tcPr>
          <w:p w14:paraId="20005A3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Other</w:t>
            </w:r>
          </w:p>
        </w:tc>
        <w:tc>
          <w:tcPr>
            <w:tcW w:w="1265" w:type="dxa"/>
            <w:tcBorders>
              <w:top w:val="nil"/>
              <w:left w:val="nil"/>
              <w:bottom w:val="single" w:sz="4" w:space="0" w:color="auto"/>
              <w:right w:val="nil"/>
            </w:tcBorders>
            <w:shd w:val="clear" w:color="auto" w:fill="auto"/>
            <w:noWrap/>
            <w:vAlign w:val="bottom"/>
            <w:hideMark/>
          </w:tcPr>
          <w:p w14:paraId="48916E2F" w14:textId="59507EE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0E3CCD21" w14:textId="0022817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D962C7A" w14:textId="46CCDE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153514B9" w14:textId="3C7F2BD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9AB6CA" w14:textId="77777777" w:rsidTr="00B96777">
        <w:tc>
          <w:tcPr>
            <w:tcW w:w="6233" w:type="dxa"/>
            <w:gridSpan w:val="2"/>
            <w:tcBorders>
              <w:top w:val="single" w:sz="4" w:space="0" w:color="auto"/>
              <w:left w:val="nil"/>
              <w:bottom w:val="single" w:sz="4" w:space="0" w:color="auto"/>
              <w:right w:val="nil"/>
            </w:tcBorders>
            <w:shd w:val="clear" w:color="000000" w:fill="DBE7F3"/>
            <w:noWrap/>
            <w:vAlign w:val="center"/>
            <w:hideMark/>
          </w:tcPr>
          <w:p w14:paraId="3ABC61D8" w14:textId="0549DB0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Yield of targeted agricultural commodities within target areas</w:t>
            </w:r>
            <w:commentRangeStart w:id="47"/>
            <w:commentRangeEnd w:id="47"/>
            <w:r w:rsidR="002C08F4">
              <w:rPr>
                <w:rStyle w:val="CommentReference"/>
              </w:rPr>
              <w:commentReference w:id="47"/>
            </w:r>
          </w:p>
        </w:tc>
        <w:tc>
          <w:tcPr>
            <w:tcW w:w="1265" w:type="dxa"/>
            <w:tcBorders>
              <w:top w:val="nil"/>
              <w:left w:val="nil"/>
              <w:bottom w:val="single" w:sz="4" w:space="0" w:color="auto"/>
              <w:right w:val="nil"/>
            </w:tcBorders>
            <w:shd w:val="clear" w:color="000000" w:fill="DBE7F3"/>
            <w:noWrap/>
            <w:vAlign w:val="center"/>
            <w:hideMark/>
          </w:tcPr>
          <w:p w14:paraId="680260DA"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632" w:type="dxa"/>
            <w:tcBorders>
              <w:top w:val="nil"/>
              <w:left w:val="nil"/>
              <w:bottom w:val="single" w:sz="4" w:space="0" w:color="auto"/>
              <w:right w:val="nil"/>
            </w:tcBorders>
            <w:shd w:val="clear" w:color="000000" w:fill="DBE7F3"/>
            <w:noWrap/>
            <w:vAlign w:val="center"/>
            <w:hideMark/>
          </w:tcPr>
          <w:p w14:paraId="3E4A6CAD"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1428" w:type="dxa"/>
            <w:tcBorders>
              <w:top w:val="nil"/>
              <w:left w:val="nil"/>
              <w:bottom w:val="single" w:sz="4" w:space="0" w:color="auto"/>
              <w:right w:val="nil"/>
            </w:tcBorders>
            <w:shd w:val="clear" w:color="000000" w:fill="DBE7F3"/>
            <w:noWrap/>
            <w:vAlign w:val="center"/>
            <w:hideMark/>
          </w:tcPr>
          <w:p w14:paraId="48380EC0"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r>
      <w:tr w:rsidR="007472E6" w:rsidRPr="0082016B" w14:paraId="4C3B5655" w14:textId="77777777" w:rsidTr="00B96777">
        <w:tc>
          <w:tcPr>
            <w:tcW w:w="4968" w:type="dxa"/>
            <w:tcBorders>
              <w:top w:val="nil"/>
              <w:left w:val="nil"/>
              <w:bottom w:val="single" w:sz="4" w:space="0" w:color="auto"/>
              <w:right w:val="nil"/>
            </w:tcBorders>
            <w:shd w:val="clear" w:color="000000" w:fill="D9D9D9"/>
            <w:noWrap/>
            <w:vAlign w:val="center"/>
            <w:hideMark/>
          </w:tcPr>
          <w:p w14:paraId="2F633176" w14:textId="512CC7A6"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Maize</w:t>
            </w:r>
            <w:r w:rsidR="00BD144C">
              <w:rPr>
                <w:rFonts w:eastAsia="Times New Roman" w:cs="Times New Roman"/>
                <w:b/>
                <w:bCs/>
                <w:sz w:val="20"/>
                <w:szCs w:val="20"/>
              </w:rPr>
              <w:t xml:space="preserve"> (mt/ha)</w:t>
            </w:r>
          </w:p>
        </w:tc>
        <w:tc>
          <w:tcPr>
            <w:tcW w:w="1265" w:type="dxa"/>
            <w:tcBorders>
              <w:top w:val="nil"/>
              <w:left w:val="nil"/>
              <w:bottom w:val="single" w:sz="4" w:space="0" w:color="auto"/>
              <w:right w:val="nil"/>
            </w:tcBorders>
            <w:shd w:val="clear" w:color="000000" w:fill="D9D9D9"/>
            <w:vAlign w:val="center"/>
            <w:hideMark/>
          </w:tcPr>
          <w:p w14:paraId="0B6D39B0" w14:textId="212720D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000000" w:fill="D9D9D9"/>
            <w:vAlign w:val="center"/>
            <w:hideMark/>
          </w:tcPr>
          <w:p w14:paraId="784AC2CA" w14:textId="7524A04A"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1FC5E1" w14:textId="1926273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000000" w:fill="D9D9D9"/>
            <w:vAlign w:val="center"/>
            <w:hideMark/>
          </w:tcPr>
          <w:p w14:paraId="48F72460" w14:textId="67BAB42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59E5B4" w14:textId="77777777" w:rsidTr="00B96777">
        <w:tc>
          <w:tcPr>
            <w:tcW w:w="4968" w:type="dxa"/>
            <w:tcBorders>
              <w:top w:val="nil"/>
              <w:left w:val="nil"/>
              <w:bottom w:val="single" w:sz="4" w:space="0" w:color="auto"/>
              <w:right w:val="nil"/>
            </w:tcBorders>
            <w:shd w:val="clear" w:color="auto" w:fill="auto"/>
            <w:vAlign w:val="center"/>
            <w:hideMark/>
          </w:tcPr>
          <w:p w14:paraId="1B6BE47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Farm size</w:t>
            </w:r>
          </w:p>
        </w:tc>
        <w:tc>
          <w:tcPr>
            <w:tcW w:w="1265" w:type="dxa"/>
            <w:tcBorders>
              <w:top w:val="nil"/>
              <w:left w:val="nil"/>
              <w:bottom w:val="single" w:sz="4" w:space="0" w:color="auto"/>
              <w:right w:val="nil"/>
            </w:tcBorders>
            <w:shd w:val="clear" w:color="auto" w:fill="auto"/>
            <w:vAlign w:val="center"/>
            <w:hideMark/>
          </w:tcPr>
          <w:p w14:paraId="15280D5C" w14:textId="009E3A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C954662" w14:textId="512B7DE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5B9EDC6" w14:textId="0C8B17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E3AC69" w14:textId="4F169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3FEE93" w14:textId="77777777" w:rsidTr="00B96777">
        <w:tc>
          <w:tcPr>
            <w:tcW w:w="4968" w:type="dxa"/>
            <w:tcBorders>
              <w:top w:val="nil"/>
              <w:left w:val="nil"/>
              <w:bottom w:val="single" w:sz="4" w:space="0" w:color="auto"/>
              <w:right w:val="nil"/>
            </w:tcBorders>
            <w:shd w:val="clear" w:color="auto" w:fill="auto"/>
            <w:vAlign w:val="center"/>
            <w:hideMark/>
          </w:tcPr>
          <w:p w14:paraId="10CDEEA7"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w:t>
            </w:r>
          </w:p>
        </w:tc>
        <w:tc>
          <w:tcPr>
            <w:tcW w:w="1265" w:type="dxa"/>
            <w:tcBorders>
              <w:top w:val="nil"/>
              <w:left w:val="nil"/>
              <w:bottom w:val="single" w:sz="4" w:space="0" w:color="auto"/>
              <w:right w:val="nil"/>
            </w:tcBorders>
            <w:shd w:val="clear" w:color="auto" w:fill="auto"/>
            <w:vAlign w:val="center"/>
            <w:hideMark/>
          </w:tcPr>
          <w:p w14:paraId="4749425A" w14:textId="30AD3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0834DAF" w14:textId="004151F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8482E5C" w14:textId="64F1481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273598" w14:textId="176692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BC359D" w14:textId="77777777" w:rsidTr="00B96777">
        <w:tc>
          <w:tcPr>
            <w:tcW w:w="4968" w:type="dxa"/>
            <w:tcBorders>
              <w:top w:val="nil"/>
              <w:left w:val="nil"/>
              <w:bottom w:val="single" w:sz="4" w:space="0" w:color="auto"/>
              <w:right w:val="nil"/>
            </w:tcBorders>
            <w:shd w:val="clear" w:color="auto" w:fill="auto"/>
            <w:vAlign w:val="center"/>
            <w:hideMark/>
          </w:tcPr>
          <w:p w14:paraId="72B035AC" w14:textId="3B77B621"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D07F121" w14:textId="551DE71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4BA83AF" w14:textId="7737CC1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5AC4C9" w14:textId="329CE9D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3C48A8" w14:textId="48C4B1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FC2DB5" w14:textId="77777777" w:rsidTr="00B96777">
        <w:tc>
          <w:tcPr>
            <w:tcW w:w="4968" w:type="dxa"/>
            <w:tcBorders>
              <w:top w:val="nil"/>
              <w:left w:val="nil"/>
              <w:bottom w:val="single" w:sz="4" w:space="0" w:color="auto"/>
              <w:right w:val="nil"/>
            </w:tcBorders>
            <w:shd w:val="clear" w:color="auto" w:fill="auto"/>
            <w:vAlign w:val="center"/>
            <w:hideMark/>
          </w:tcPr>
          <w:p w14:paraId="0D61A70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652371F" w14:textId="3CEBC25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199034" w14:textId="3B8B88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EBE031E" w14:textId="7304659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8A62C6" w14:textId="0ABA56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AECF37" w14:textId="77777777" w:rsidTr="00B96777">
        <w:tc>
          <w:tcPr>
            <w:tcW w:w="4968" w:type="dxa"/>
            <w:tcBorders>
              <w:top w:val="nil"/>
              <w:left w:val="nil"/>
              <w:bottom w:val="single" w:sz="4" w:space="0" w:color="auto"/>
              <w:right w:val="nil"/>
            </w:tcBorders>
            <w:shd w:val="clear" w:color="auto" w:fill="auto"/>
            <w:vAlign w:val="center"/>
            <w:hideMark/>
          </w:tcPr>
          <w:p w14:paraId="1A72423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2C61DF37" w14:textId="299193B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BD082A" w14:textId="50DBEB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EEFC2B" w14:textId="1FDA23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4CA6FB" w14:textId="0E92718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1D3AD7" w14:textId="77777777" w:rsidTr="00B96777">
        <w:tc>
          <w:tcPr>
            <w:tcW w:w="4968" w:type="dxa"/>
            <w:tcBorders>
              <w:top w:val="nil"/>
              <w:left w:val="nil"/>
              <w:bottom w:val="single" w:sz="4" w:space="0" w:color="auto"/>
              <w:right w:val="nil"/>
            </w:tcBorders>
            <w:shd w:val="clear" w:color="auto" w:fill="auto"/>
            <w:vAlign w:val="center"/>
            <w:hideMark/>
          </w:tcPr>
          <w:p w14:paraId="62503743" w14:textId="3A3D8EC5"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3A64EDB7" w14:textId="231AF0D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D00604B" w14:textId="5B96079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27AFCC8" w14:textId="25AD775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3404ED5" w14:textId="0AC7C50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A14F1E6" w14:textId="77777777" w:rsidTr="00B96777">
        <w:tc>
          <w:tcPr>
            <w:tcW w:w="4968" w:type="dxa"/>
            <w:tcBorders>
              <w:top w:val="nil"/>
              <w:left w:val="nil"/>
              <w:bottom w:val="single" w:sz="4" w:space="0" w:color="auto"/>
              <w:right w:val="nil"/>
            </w:tcBorders>
            <w:shd w:val="clear" w:color="auto" w:fill="auto"/>
            <w:vAlign w:val="center"/>
            <w:hideMark/>
          </w:tcPr>
          <w:p w14:paraId="3D670E7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5A1D1B4" w14:textId="2CDF876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F6B944" w14:textId="165926D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32E1522" w14:textId="753321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9ED925D" w14:textId="45A960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32B5D53" w14:textId="77777777" w:rsidTr="00B96777">
        <w:tc>
          <w:tcPr>
            <w:tcW w:w="4968" w:type="dxa"/>
            <w:tcBorders>
              <w:top w:val="nil"/>
              <w:left w:val="nil"/>
              <w:bottom w:val="single" w:sz="4" w:space="0" w:color="auto"/>
              <w:right w:val="nil"/>
            </w:tcBorders>
            <w:shd w:val="clear" w:color="auto" w:fill="auto"/>
            <w:vAlign w:val="center"/>
            <w:hideMark/>
          </w:tcPr>
          <w:p w14:paraId="0090BEA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4BEDD132" w14:textId="0DEA115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7F5988" w14:textId="67A6E8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9AB111" w14:textId="093FD54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E8799FD" w14:textId="70E5D5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151199" w14:textId="77777777" w:rsidTr="00B96777">
        <w:tc>
          <w:tcPr>
            <w:tcW w:w="4968" w:type="dxa"/>
            <w:tcBorders>
              <w:top w:val="nil"/>
              <w:left w:val="nil"/>
              <w:bottom w:val="single" w:sz="4" w:space="0" w:color="auto"/>
              <w:right w:val="nil"/>
            </w:tcBorders>
            <w:shd w:val="clear" w:color="auto" w:fill="auto"/>
            <w:vAlign w:val="center"/>
            <w:hideMark/>
          </w:tcPr>
          <w:p w14:paraId="01A7E78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Non-smallholder</w:t>
            </w:r>
          </w:p>
        </w:tc>
        <w:tc>
          <w:tcPr>
            <w:tcW w:w="1265" w:type="dxa"/>
            <w:tcBorders>
              <w:top w:val="nil"/>
              <w:left w:val="nil"/>
              <w:bottom w:val="single" w:sz="4" w:space="0" w:color="auto"/>
              <w:right w:val="nil"/>
            </w:tcBorders>
            <w:shd w:val="clear" w:color="auto" w:fill="auto"/>
            <w:vAlign w:val="center"/>
            <w:hideMark/>
          </w:tcPr>
          <w:p w14:paraId="216A36F5" w14:textId="3C44ADE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CB13B9" w14:textId="31D0BB2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C06075" w14:textId="2FA8BC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414C33" w14:textId="77548B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EF933F" w14:textId="77777777" w:rsidTr="00B96777">
        <w:tc>
          <w:tcPr>
            <w:tcW w:w="4968" w:type="dxa"/>
            <w:tcBorders>
              <w:top w:val="nil"/>
              <w:left w:val="nil"/>
              <w:bottom w:val="single" w:sz="4" w:space="0" w:color="auto"/>
              <w:right w:val="nil"/>
            </w:tcBorders>
            <w:shd w:val="clear" w:color="auto" w:fill="auto"/>
            <w:vAlign w:val="center"/>
            <w:hideMark/>
          </w:tcPr>
          <w:p w14:paraId="0D5108F4" w14:textId="6A09ECB2"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8D14178" w14:textId="01893F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C987B7" w14:textId="094EEB0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683957" w14:textId="339C4F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D6CB1D9" w14:textId="0EAC72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7A5D9B0" w14:textId="77777777" w:rsidTr="00B96777">
        <w:tc>
          <w:tcPr>
            <w:tcW w:w="4968" w:type="dxa"/>
            <w:tcBorders>
              <w:top w:val="nil"/>
              <w:left w:val="nil"/>
              <w:bottom w:val="single" w:sz="4" w:space="0" w:color="auto"/>
              <w:right w:val="nil"/>
            </w:tcBorders>
            <w:shd w:val="clear" w:color="auto" w:fill="auto"/>
            <w:vAlign w:val="center"/>
            <w:hideMark/>
          </w:tcPr>
          <w:p w14:paraId="0AF0A15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C697A90" w14:textId="089F164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58FD3DD" w14:textId="5A2665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9BF67D3" w14:textId="0E133D9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FEFFBD" w14:textId="132F68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42260C1" w14:textId="77777777" w:rsidTr="00B96777">
        <w:tc>
          <w:tcPr>
            <w:tcW w:w="4968" w:type="dxa"/>
            <w:tcBorders>
              <w:top w:val="nil"/>
              <w:left w:val="nil"/>
              <w:bottom w:val="single" w:sz="4" w:space="0" w:color="auto"/>
              <w:right w:val="nil"/>
            </w:tcBorders>
            <w:shd w:val="clear" w:color="auto" w:fill="auto"/>
            <w:vAlign w:val="center"/>
            <w:hideMark/>
          </w:tcPr>
          <w:p w14:paraId="109D219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71E3980" w14:textId="1CBE82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D90E4AD" w14:textId="539274D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AA1A062" w14:textId="349941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9299C8" w14:textId="768341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5C5BF" w14:textId="77777777" w:rsidTr="00B96777">
        <w:tc>
          <w:tcPr>
            <w:tcW w:w="4968" w:type="dxa"/>
            <w:tcBorders>
              <w:top w:val="nil"/>
              <w:left w:val="nil"/>
              <w:bottom w:val="single" w:sz="4" w:space="0" w:color="auto"/>
              <w:right w:val="nil"/>
            </w:tcBorders>
            <w:shd w:val="clear" w:color="auto" w:fill="auto"/>
            <w:vAlign w:val="center"/>
            <w:hideMark/>
          </w:tcPr>
          <w:p w14:paraId="55E69072" w14:textId="14614DB6"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0940586F" w14:textId="2483C06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48D46D6" w14:textId="6D7879D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AE32F2C" w14:textId="41E7322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8958400" w14:textId="5D7CD8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D07A16F" w14:textId="77777777" w:rsidTr="00B96777">
        <w:tc>
          <w:tcPr>
            <w:tcW w:w="4968" w:type="dxa"/>
            <w:tcBorders>
              <w:top w:val="nil"/>
              <w:left w:val="nil"/>
              <w:bottom w:val="single" w:sz="4" w:space="0" w:color="auto"/>
              <w:right w:val="nil"/>
            </w:tcBorders>
            <w:shd w:val="clear" w:color="auto" w:fill="auto"/>
            <w:vAlign w:val="center"/>
            <w:hideMark/>
          </w:tcPr>
          <w:p w14:paraId="21B010B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A7F397D" w14:textId="199C55C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CD62E6" w14:textId="1D94335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580060" w14:textId="5981C4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132F3B" w14:textId="624FE80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BB0B43" w14:textId="77777777" w:rsidTr="00B96777">
        <w:tc>
          <w:tcPr>
            <w:tcW w:w="4968" w:type="dxa"/>
            <w:tcBorders>
              <w:top w:val="nil"/>
              <w:left w:val="nil"/>
              <w:bottom w:val="single" w:sz="4" w:space="0" w:color="auto"/>
              <w:right w:val="nil"/>
            </w:tcBorders>
            <w:shd w:val="clear" w:color="auto" w:fill="auto"/>
            <w:vAlign w:val="center"/>
            <w:hideMark/>
          </w:tcPr>
          <w:p w14:paraId="48C8DF3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28FEAD" w14:textId="2E866F0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BF12AF" w14:textId="765D2D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53C8344" w14:textId="6FB643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848A51" w14:textId="3E5A472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7203C6" w14:textId="77777777" w:rsidTr="00B96777">
        <w:tc>
          <w:tcPr>
            <w:tcW w:w="4968" w:type="dxa"/>
            <w:tcBorders>
              <w:top w:val="nil"/>
              <w:left w:val="nil"/>
              <w:bottom w:val="single" w:sz="4" w:space="0" w:color="auto"/>
              <w:right w:val="nil"/>
            </w:tcBorders>
            <w:shd w:val="clear" w:color="000000" w:fill="D9D9D9"/>
            <w:noWrap/>
            <w:vAlign w:val="center"/>
            <w:hideMark/>
          </w:tcPr>
          <w:p w14:paraId="22ABC7E8" w14:textId="16997C4D"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Fishponds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3320DC7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0EB65D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525CDD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16568D2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43956642" w14:textId="77777777" w:rsidTr="00B96777">
        <w:tc>
          <w:tcPr>
            <w:tcW w:w="4968" w:type="dxa"/>
            <w:tcBorders>
              <w:top w:val="nil"/>
              <w:left w:val="nil"/>
              <w:bottom w:val="single" w:sz="4" w:space="0" w:color="auto"/>
              <w:right w:val="nil"/>
            </w:tcBorders>
            <w:shd w:val="clear" w:color="auto" w:fill="auto"/>
            <w:vAlign w:val="center"/>
            <w:hideMark/>
          </w:tcPr>
          <w:p w14:paraId="5E0782A8" w14:textId="69E6B9A3"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12C404E" w14:textId="2AD3D07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9ABED9D" w14:textId="1AF14F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3C794D9" w14:textId="3671ABA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A62991" w14:textId="41D376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BFE2E" w14:textId="77777777" w:rsidTr="00B96777">
        <w:tc>
          <w:tcPr>
            <w:tcW w:w="4968" w:type="dxa"/>
            <w:tcBorders>
              <w:top w:val="nil"/>
              <w:left w:val="nil"/>
              <w:bottom w:val="single" w:sz="4" w:space="0" w:color="auto"/>
              <w:right w:val="nil"/>
            </w:tcBorders>
            <w:shd w:val="clear" w:color="auto" w:fill="auto"/>
            <w:vAlign w:val="center"/>
            <w:hideMark/>
          </w:tcPr>
          <w:p w14:paraId="5580CFD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9B31B9D" w14:textId="687E422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373710" w14:textId="4EBC3BF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4869A2" w14:textId="26563B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1093968" w14:textId="553EB1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96E41D" w14:textId="77777777" w:rsidTr="00B96777">
        <w:tc>
          <w:tcPr>
            <w:tcW w:w="4968" w:type="dxa"/>
            <w:tcBorders>
              <w:top w:val="nil"/>
              <w:left w:val="nil"/>
              <w:bottom w:val="single" w:sz="4" w:space="0" w:color="auto"/>
              <w:right w:val="nil"/>
            </w:tcBorders>
            <w:shd w:val="clear" w:color="auto" w:fill="auto"/>
            <w:vAlign w:val="center"/>
            <w:hideMark/>
          </w:tcPr>
          <w:p w14:paraId="6D831BC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9CD7EE1" w14:textId="613BC88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B8952A2" w14:textId="4D87D1A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E33E2FA" w14:textId="6E83F1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797474B" w14:textId="56DD4D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F4090" w14:textId="77777777" w:rsidTr="00B96777">
        <w:tc>
          <w:tcPr>
            <w:tcW w:w="4968" w:type="dxa"/>
            <w:tcBorders>
              <w:top w:val="nil"/>
              <w:left w:val="nil"/>
              <w:bottom w:val="single" w:sz="4" w:space="0" w:color="auto"/>
              <w:right w:val="nil"/>
            </w:tcBorders>
            <w:shd w:val="clear" w:color="auto" w:fill="auto"/>
            <w:vAlign w:val="center"/>
            <w:hideMark/>
          </w:tcPr>
          <w:p w14:paraId="64B9D42C" w14:textId="1E54EF66"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80D7932" w14:textId="02F40FA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F4B81" w14:textId="680A65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230739F" w14:textId="71EB3AB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7D079D8" w14:textId="6837ACE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EF6406" w14:textId="77777777" w:rsidTr="00B96777">
        <w:tc>
          <w:tcPr>
            <w:tcW w:w="4968" w:type="dxa"/>
            <w:tcBorders>
              <w:top w:val="nil"/>
              <w:left w:val="nil"/>
              <w:bottom w:val="single" w:sz="4" w:space="0" w:color="auto"/>
              <w:right w:val="nil"/>
            </w:tcBorders>
            <w:shd w:val="clear" w:color="auto" w:fill="auto"/>
            <w:vAlign w:val="center"/>
            <w:hideMark/>
          </w:tcPr>
          <w:p w14:paraId="56BCC02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2223C0E1" w14:textId="3AF03B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B3A20" w14:textId="2D24E94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3E1B4EA" w14:textId="7C169F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6664D" w14:textId="0AE4DB9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D40924" w14:textId="77777777" w:rsidTr="00B96777">
        <w:tc>
          <w:tcPr>
            <w:tcW w:w="4968" w:type="dxa"/>
            <w:tcBorders>
              <w:top w:val="nil"/>
              <w:left w:val="nil"/>
              <w:bottom w:val="single" w:sz="4" w:space="0" w:color="auto"/>
              <w:right w:val="nil"/>
            </w:tcBorders>
            <w:shd w:val="clear" w:color="auto" w:fill="auto"/>
            <w:vAlign w:val="center"/>
            <w:hideMark/>
          </w:tcPr>
          <w:p w14:paraId="2BDD22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6F5D4E" w14:textId="08C8CE5B"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45B4F5B" w14:textId="1AA129C4"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E001D9E" w14:textId="33CBFA3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57CFBC8" w14:textId="334B5B7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CFDED67" w14:textId="77777777" w:rsidTr="00B96777">
        <w:tc>
          <w:tcPr>
            <w:tcW w:w="4968" w:type="dxa"/>
            <w:tcBorders>
              <w:top w:val="nil"/>
              <w:left w:val="nil"/>
              <w:bottom w:val="single" w:sz="4" w:space="0" w:color="auto"/>
              <w:right w:val="nil"/>
            </w:tcBorders>
            <w:shd w:val="clear" w:color="000000" w:fill="D9D9D9"/>
            <w:noWrap/>
            <w:vAlign w:val="center"/>
            <w:hideMark/>
          </w:tcPr>
          <w:p w14:paraId="5F6F699E" w14:textId="7EB6CB1F"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Dairy</w:t>
            </w:r>
            <w:r w:rsidRPr="0082016B">
              <w:rPr>
                <w:rFonts w:eastAsia="Times New Roman" w:cs="Times New Roman"/>
                <w:b/>
                <w:bCs/>
                <w:sz w:val="20"/>
                <w:szCs w:val="20"/>
              </w:rPr>
              <w:t xml:space="preserve"> </w:t>
            </w:r>
            <w:r w:rsidR="007472E6" w:rsidRPr="0082016B">
              <w:rPr>
                <w:rFonts w:eastAsia="Times New Roman" w:cs="Times New Roman"/>
                <w:b/>
                <w:bCs/>
                <w:sz w:val="20"/>
                <w:szCs w:val="20"/>
              </w:rPr>
              <w:t>cows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5033AD7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69916FC3"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B79700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4CCB440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20C346D4" w14:textId="77777777" w:rsidTr="00B96777">
        <w:tc>
          <w:tcPr>
            <w:tcW w:w="4968" w:type="dxa"/>
            <w:tcBorders>
              <w:top w:val="nil"/>
              <w:left w:val="nil"/>
              <w:bottom w:val="single" w:sz="4" w:space="0" w:color="auto"/>
              <w:right w:val="nil"/>
            </w:tcBorders>
            <w:shd w:val="clear" w:color="auto" w:fill="auto"/>
            <w:noWrap/>
            <w:vAlign w:val="bottom"/>
            <w:hideMark/>
          </w:tcPr>
          <w:p w14:paraId="248963F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Production system</w:t>
            </w:r>
          </w:p>
        </w:tc>
        <w:tc>
          <w:tcPr>
            <w:tcW w:w="1265" w:type="dxa"/>
            <w:tcBorders>
              <w:top w:val="nil"/>
              <w:left w:val="nil"/>
              <w:bottom w:val="single" w:sz="4" w:space="0" w:color="auto"/>
              <w:right w:val="nil"/>
            </w:tcBorders>
            <w:shd w:val="clear" w:color="auto" w:fill="auto"/>
            <w:vAlign w:val="center"/>
            <w:hideMark/>
          </w:tcPr>
          <w:p w14:paraId="45CD6CAD" w14:textId="789D20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CEF02D" w14:textId="3EF2AB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1E0EB8E" w14:textId="7EB2D1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96E24" w14:textId="2D1112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BBDAE54" w14:textId="77777777" w:rsidTr="00B96777">
        <w:tc>
          <w:tcPr>
            <w:tcW w:w="4968" w:type="dxa"/>
            <w:tcBorders>
              <w:top w:val="nil"/>
              <w:left w:val="nil"/>
              <w:bottom w:val="nil"/>
              <w:right w:val="nil"/>
            </w:tcBorders>
            <w:shd w:val="clear" w:color="auto" w:fill="auto"/>
            <w:noWrap/>
            <w:vAlign w:val="bottom"/>
            <w:hideMark/>
          </w:tcPr>
          <w:p w14:paraId="7E80EE48" w14:textId="77777777" w:rsidR="007472E6" w:rsidRPr="0082016B" w:rsidRDefault="007472E6" w:rsidP="00654C31">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lastRenderedPageBreak/>
              <w:t>Agro-pastoral/extensive grassland</w:t>
            </w:r>
          </w:p>
        </w:tc>
        <w:tc>
          <w:tcPr>
            <w:tcW w:w="1265" w:type="dxa"/>
            <w:tcBorders>
              <w:top w:val="nil"/>
              <w:left w:val="nil"/>
              <w:bottom w:val="single" w:sz="4" w:space="0" w:color="auto"/>
              <w:right w:val="nil"/>
            </w:tcBorders>
            <w:shd w:val="clear" w:color="auto" w:fill="auto"/>
            <w:vAlign w:val="center"/>
            <w:hideMark/>
          </w:tcPr>
          <w:p w14:paraId="334233FF" w14:textId="02F546F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D19096" w14:textId="16B029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A480E4" w14:textId="7F454BC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F17FB9" w14:textId="20790A9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0829C0"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76D5A959" w14:textId="2B3CA365" w:rsidR="007472E6" w:rsidRPr="0082016B" w:rsidRDefault="007472E6" w:rsidP="005152BF">
            <w:pPr>
              <w:keepNext/>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DCEBD8E" w14:textId="5E9892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F4AE519" w14:textId="1E43DE8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43DB4D" w14:textId="2CBC62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1167B" w14:textId="52149A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D477A" w14:textId="77777777" w:rsidTr="00B96777">
        <w:tc>
          <w:tcPr>
            <w:tcW w:w="4968" w:type="dxa"/>
            <w:tcBorders>
              <w:top w:val="nil"/>
              <w:left w:val="nil"/>
              <w:bottom w:val="single" w:sz="4" w:space="0" w:color="auto"/>
              <w:right w:val="nil"/>
            </w:tcBorders>
            <w:shd w:val="clear" w:color="auto" w:fill="auto"/>
            <w:vAlign w:val="center"/>
            <w:hideMark/>
          </w:tcPr>
          <w:p w14:paraId="093686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0BC00F8A" w14:textId="7B7D378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20CA91" w14:textId="0DC922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0807AD" w14:textId="7837693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21B3A03" w14:textId="00CBC49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09BD25" w14:textId="77777777" w:rsidTr="00B96777">
        <w:tc>
          <w:tcPr>
            <w:tcW w:w="4968" w:type="dxa"/>
            <w:tcBorders>
              <w:top w:val="nil"/>
              <w:left w:val="nil"/>
              <w:bottom w:val="single" w:sz="4" w:space="0" w:color="auto"/>
              <w:right w:val="nil"/>
            </w:tcBorders>
            <w:shd w:val="clear" w:color="auto" w:fill="auto"/>
            <w:vAlign w:val="center"/>
            <w:hideMark/>
          </w:tcPr>
          <w:p w14:paraId="7BFBEA9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0A6453F8" w14:textId="244085A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F5F6C8" w14:textId="5A5534F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093E83" w14:textId="11DE85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5AFD19F" w14:textId="20B60D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62658C" w14:textId="77777777" w:rsidTr="00B96777">
        <w:tc>
          <w:tcPr>
            <w:tcW w:w="4968" w:type="dxa"/>
            <w:tcBorders>
              <w:top w:val="nil"/>
              <w:left w:val="nil"/>
              <w:bottom w:val="single" w:sz="4" w:space="0" w:color="auto"/>
              <w:right w:val="nil"/>
            </w:tcBorders>
            <w:shd w:val="clear" w:color="auto" w:fill="auto"/>
            <w:vAlign w:val="center"/>
            <w:hideMark/>
          </w:tcPr>
          <w:p w14:paraId="01A9FC01" w14:textId="1EC63A8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71355162" w14:textId="03309F7A"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7FFE16" w14:textId="7B62B2BB"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A435D25" w14:textId="146F9E9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593566" w14:textId="192475A8"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19A6AD36" w14:textId="77777777" w:rsidTr="00B96777">
        <w:tc>
          <w:tcPr>
            <w:tcW w:w="4968" w:type="dxa"/>
            <w:tcBorders>
              <w:top w:val="nil"/>
              <w:left w:val="nil"/>
              <w:bottom w:val="single" w:sz="4" w:space="0" w:color="auto"/>
              <w:right w:val="nil"/>
            </w:tcBorders>
            <w:shd w:val="clear" w:color="auto" w:fill="auto"/>
            <w:vAlign w:val="center"/>
            <w:hideMark/>
          </w:tcPr>
          <w:p w14:paraId="7BDE57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1BBD2646" w14:textId="26C25D3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271FB9C" w14:textId="097FB14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CE61A5" w14:textId="02C0822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4C5D7" w14:textId="2E4ED7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526709" w14:textId="77777777" w:rsidTr="00B96777">
        <w:tc>
          <w:tcPr>
            <w:tcW w:w="4968" w:type="dxa"/>
            <w:tcBorders>
              <w:top w:val="nil"/>
              <w:left w:val="nil"/>
              <w:bottom w:val="single" w:sz="4" w:space="0" w:color="auto"/>
              <w:right w:val="nil"/>
            </w:tcBorders>
            <w:shd w:val="clear" w:color="auto" w:fill="auto"/>
            <w:vAlign w:val="center"/>
            <w:hideMark/>
          </w:tcPr>
          <w:p w14:paraId="2A4FBDD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033D1E7" w14:textId="21B143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08661A" w14:textId="2882E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041F5D2" w14:textId="4065DD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05539" w14:textId="1EECC6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5C27525" w14:textId="77777777" w:rsidTr="00B96777">
        <w:tc>
          <w:tcPr>
            <w:tcW w:w="4968" w:type="dxa"/>
            <w:tcBorders>
              <w:top w:val="nil"/>
              <w:left w:val="nil"/>
              <w:bottom w:val="single" w:sz="4" w:space="0" w:color="auto"/>
              <w:right w:val="nil"/>
            </w:tcBorders>
            <w:shd w:val="clear" w:color="auto" w:fill="auto"/>
            <w:noWrap/>
            <w:vAlign w:val="bottom"/>
            <w:hideMark/>
          </w:tcPr>
          <w:p w14:paraId="4747C3DF"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 mixed livestock-crop</w:t>
            </w:r>
          </w:p>
        </w:tc>
        <w:tc>
          <w:tcPr>
            <w:tcW w:w="1265" w:type="dxa"/>
            <w:tcBorders>
              <w:top w:val="nil"/>
              <w:left w:val="nil"/>
              <w:bottom w:val="single" w:sz="4" w:space="0" w:color="auto"/>
              <w:right w:val="nil"/>
            </w:tcBorders>
            <w:shd w:val="clear" w:color="auto" w:fill="auto"/>
            <w:vAlign w:val="center"/>
            <w:hideMark/>
          </w:tcPr>
          <w:p w14:paraId="273228BE" w14:textId="7C96CAF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A51B59F" w14:textId="3FF4E0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B1823C" w14:textId="304F1A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3DDF9BC" w14:textId="65A885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690724F" w14:textId="77777777" w:rsidTr="00B96777">
        <w:tc>
          <w:tcPr>
            <w:tcW w:w="4968" w:type="dxa"/>
            <w:tcBorders>
              <w:top w:val="nil"/>
              <w:left w:val="nil"/>
              <w:bottom w:val="single" w:sz="4" w:space="0" w:color="auto"/>
              <w:right w:val="nil"/>
            </w:tcBorders>
            <w:shd w:val="clear" w:color="auto" w:fill="auto"/>
            <w:vAlign w:val="center"/>
            <w:hideMark/>
          </w:tcPr>
          <w:p w14:paraId="6014C9BB" w14:textId="4A138AE1"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188BFB1B" w14:textId="0D1557B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D2CEB10" w14:textId="06D3AC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F429DC0" w14:textId="019CD9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AABFE4" w14:textId="7940D92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1C4E2" w14:textId="77777777" w:rsidTr="00B96777">
        <w:tc>
          <w:tcPr>
            <w:tcW w:w="4968" w:type="dxa"/>
            <w:tcBorders>
              <w:top w:val="nil"/>
              <w:left w:val="nil"/>
              <w:bottom w:val="single" w:sz="4" w:space="0" w:color="auto"/>
              <w:right w:val="nil"/>
            </w:tcBorders>
            <w:shd w:val="clear" w:color="auto" w:fill="auto"/>
            <w:vAlign w:val="center"/>
            <w:hideMark/>
          </w:tcPr>
          <w:p w14:paraId="5E7E0A6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2462ED9D" w14:textId="47D8E9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4256BD" w14:textId="677411D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60634B3" w14:textId="6ADC6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209F07" w14:textId="24F529F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923151" w14:textId="77777777" w:rsidTr="00B96777">
        <w:tc>
          <w:tcPr>
            <w:tcW w:w="4968" w:type="dxa"/>
            <w:tcBorders>
              <w:top w:val="nil"/>
              <w:left w:val="nil"/>
              <w:bottom w:val="single" w:sz="4" w:space="0" w:color="auto"/>
              <w:right w:val="nil"/>
            </w:tcBorders>
            <w:shd w:val="clear" w:color="auto" w:fill="auto"/>
            <w:vAlign w:val="center"/>
            <w:hideMark/>
          </w:tcPr>
          <w:p w14:paraId="426AD6F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17C57270" w14:textId="6C57C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C3E8B7" w14:textId="7FA1D7C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2C36688" w14:textId="7EDF1DC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415622" w14:textId="5086D9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38F16" w14:textId="77777777" w:rsidTr="00B96777">
        <w:tc>
          <w:tcPr>
            <w:tcW w:w="4968" w:type="dxa"/>
            <w:tcBorders>
              <w:top w:val="nil"/>
              <w:left w:val="nil"/>
              <w:bottom w:val="single" w:sz="4" w:space="0" w:color="auto"/>
              <w:right w:val="nil"/>
            </w:tcBorders>
            <w:shd w:val="clear" w:color="auto" w:fill="auto"/>
            <w:vAlign w:val="center"/>
            <w:hideMark/>
          </w:tcPr>
          <w:p w14:paraId="097AB789" w14:textId="2F12F92D"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DFC4B5" w14:textId="604E0F9D"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8A2798" w14:textId="2DB9EEC6"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DFC3D" w14:textId="5109FB9E"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6627A1E" w14:textId="0706C680"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FA04BB5" w14:textId="77777777" w:rsidTr="00B96777">
        <w:tc>
          <w:tcPr>
            <w:tcW w:w="4968" w:type="dxa"/>
            <w:tcBorders>
              <w:top w:val="nil"/>
              <w:left w:val="nil"/>
              <w:bottom w:val="single" w:sz="4" w:space="0" w:color="auto"/>
              <w:right w:val="nil"/>
            </w:tcBorders>
            <w:shd w:val="clear" w:color="auto" w:fill="auto"/>
            <w:vAlign w:val="center"/>
            <w:hideMark/>
          </w:tcPr>
          <w:p w14:paraId="4CC5360E"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44B7829D" w14:textId="29F9D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F1A9E78" w14:textId="70D76E0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3E4ED7" w14:textId="13A56E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636180" w14:textId="4C9830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CD47272" w14:textId="77777777" w:rsidTr="00B96777">
        <w:tc>
          <w:tcPr>
            <w:tcW w:w="4968" w:type="dxa"/>
            <w:tcBorders>
              <w:top w:val="nil"/>
              <w:left w:val="nil"/>
              <w:bottom w:val="single" w:sz="4" w:space="0" w:color="auto"/>
              <w:right w:val="nil"/>
            </w:tcBorders>
            <w:shd w:val="clear" w:color="auto" w:fill="auto"/>
            <w:vAlign w:val="center"/>
            <w:hideMark/>
          </w:tcPr>
          <w:p w14:paraId="73854148"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A2661F6" w14:textId="058F0E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890F7C" w14:textId="5C1AAF9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E23B7DA" w14:textId="06CFD7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B50FBB1" w14:textId="6E9B7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8AC79C" w14:textId="77777777" w:rsidTr="00B96777">
        <w:tc>
          <w:tcPr>
            <w:tcW w:w="4968" w:type="dxa"/>
            <w:tcBorders>
              <w:top w:val="nil"/>
              <w:left w:val="nil"/>
              <w:bottom w:val="nil"/>
              <w:right w:val="nil"/>
            </w:tcBorders>
            <w:shd w:val="clear" w:color="auto" w:fill="auto"/>
            <w:noWrap/>
            <w:vAlign w:val="bottom"/>
            <w:hideMark/>
          </w:tcPr>
          <w:p w14:paraId="4D373B48" w14:textId="77777777" w:rsidR="007472E6" w:rsidRPr="0082016B" w:rsidRDefault="007472E6" w:rsidP="005152BF">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Urban/peri-urban</w:t>
            </w:r>
          </w:p>
        </w:tc>
        <w:tc>
          <w:tcPr>
            <w:tcW w:w="1265" w:type="dxa"/>
            <w:tcBorders>
              <w:top w:val="nil"/>
              <w:left w:val="nil"/>
              <w:bottom w:val="single" w:sz="4" w:space="0" w:color="auto"/>
              <w:right w:val="nil"/>
            </w:tcBorders>
            <w:shd w:val="clear" w:color="auto" w:fill="auto"/>
            <w:vAlign w:val="center"/>
            <w:hideMark/>
          </w:tcPr>
          <w:p w14:paraId="5AEA1804" w14:textId="5DAF1E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A829A4" w14:textId="223323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5270C4" w14:textId="1EDFBBF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BCD02A" w14:textId="0839BF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A51F3BA"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091851F7" w14:textId="33B7B21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050D1D3E" w14:textId="2A6BDF8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2782F4" w14:textId="076A5A7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DD7A3A7" w14:textId="161D51B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AE35C7" w14:textId="7DD47B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B972E5D" w14:textId="77777777" w:rsidTr="00B96777">
        <w:tc>
          <w:tcPr>
            <w:tcW w:w="4968" w:type="dxa"/>
            <w:tcBorders>
              <w:top w:val="nil"/>
              <w:left w:val="nil"/>
              <w:bottom w:val="single" w:sz="4" w:space="0" w:color="auto"/>
              <w:right w:val="nil"/>
            </w:tcBorders>
            <w:shd w:val="clear" w:color="auto" w:fill="auto"/>
            <w:vAlign w:val="center"/>
            <w:hideMark/>
          </w:tcPr>
          <w:p w14:paraId="74FFF7A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1ACC3CF3" w14:textId="5B9B42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84AFF2F" w14:textId="6E4FF7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2C7DCC" w14:textId="0CD255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5E2DF24" w14:textId="7C3076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85CE9EC" w14:textId="77777777" w:rsidTr="00B96777">
        <w:tc>
          <w:tcPr>
            <w:tcW w:w="4968" w:type="dxa"/>
            <w:tcBorders>
              <w:top w:val="nil"/>
              <w:left w:val="nil"/>
              <w:bottom w:val="single" w:sz="4" w:space="0" w:color="auto"/>
              <w:right w:val="nil"/>
            </w:tcBorders>
            <w:shd w:val="clear" w:color="auto" w:fill="auto"/>
            <w:vAlign w:val="center"/>
            <w:hideMark/>
          </w:tcPr>
          <w:p w14:paraId="41DA67C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2CCD7EB" w14:textId="6A52031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845845" w14:textId="674D0C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3B1951" w14:textId="11E85C5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54738DA" w14:textId="1A2B2F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1CE890" w14:textId="77777777" w:rsidTr="00B96777">
        <w:tc>
          <w:tcPr>
            <w:tcW w:w="4968" w:type="dxa"/>
            <w:tcBorders>
              <w:top w:val="nil"/>
              <w:left w:val="nil"/>
              <w:bottom w:val="single" w:sz="4" w:space="0" w:color="auto"/>
              <w:right w:val="nil"/>
            </w:tcBorders>
            <w:shd w:val="clear" w:color="auto" w:fill="auto"/>
            <w:vAlign w:val="center"/>
            <w:hideMark/>
          </w:tcPr>
          <w:p w14:paraId="0F86DDB3" w14:textId="07F083C9"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F3E322" w14:textId="05CB112F"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5D77A6" w14:textId="5A5EE1F5"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C41583" w14:textId="050F6274"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77A2652" w14:textId="3A40A594"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D18E80A" w14:textId="77777777" w:rsidTr="00B96777">
        <w:tc>
          <w:tcPr>
            <w:tcW w:w="4968" w:type="dxa"/>
            <w:tcBorders>
              <w:top w:val="nil"/>
              <w:left w:val="nil"/>
              <w:bottom w:val="single" w:sz="4" w:space="0" w:color="auto"/>
              <w:right w:val="nil"/>
            </w:tcBorders>
            <w:shd w:val="clear" w:color="auto" w:fill="auto"/>
            <w:vAlign w:val="center"/>
            <w:hideMark/>
          </w:tcPr>
          <w:p w14:paraId="2412AED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BC91483" w14:textId="5D1CE3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24D335" w14:textId="384CA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C78E90" w14:textId="6FEC1E8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B52353" w14:textId="505B85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F7B542" w14:textId="77777777" w:rsidTr="00B96777">
        <w:tc>
          <w:tcPr>
            <w:tcW w:w="4968" w:type="dxa"/>
            <w:tcBorders>
              <w:top w:val="nil"/>
              <w:left w:val="nil"/>
              <w:bottom w:val="single" w:sz="4" w:space="0" w:color="auto"/>
              <w:right w:val="nil"/>
            </w:tcBorders>
            <w:shd w:val="clear" w:color="auto" w:fill="auto"/>
            <w:vAlign w:val="center"/>
            <w:hideMark/>
          </w:tcPr>
          <w:p w14:paraId="6F8AAD0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361C1CCA" w14:textId="62138CE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893CFC" w14:textId="2310D9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F573F3" w14:textId="58823D8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6E1A67" w14:textId="17808E1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399412" w14:textId="77777777" w:rsidTr="00B96777">
        <w:tc>
          <w:tcPr>
            <w:tcW w:w="4968" w:type="dxa"/>
            <w:tcBorders>
              <w:top w:val="nil"/>
              <w:left w:val="nil"/>
              <w:bottom w:val="single" w:sz="4" w:space="0" w:color="auto"/>
              <w:right w:val="nil"/>
            </w:tcBorders>
            <w:shd w:val="clear" w:color="auto" w:fill="auto"/>
            <w:noWrap/>
            <w:vAlign w:val="bottom"/>
            <w:hideMark/>
          </w:tcPr>
          <w:p w14:paraId="5CF1AEFE"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Intensive industrial</w:t>
            </w:r>
          </w:p>
        </w:tc>
        <w:tc>
          <w:tcPr>
            <w:tcW w:w="1265" w:type="dxa"/>
            <w:tcBorders>
              <w:top w:val="nil"/>
              <w:left w:val="nil"/>
              <w:bottom w:val="single" w:sz="4" w:space="0" w:color="auto"/>
              <w:right w:val="nil"/>
            </w:tcBorders>
            <w:shd w:val="clear" w:color="auto" w:fill="auto"/>
            <w:vAlign w:val="center"/>
            <w:hideMark/>
          </w:tcPr>
          <w:p w14:paraId="3ED33697" w14:textId="39D7B47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22369" w14:textId="2333F8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97543D8" w14:textId="1BD9BED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B880FF" w14:textId="0B7A9AE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5CFA50" w14:textId="77777777" w:rsidTr="00B96777">
        <w:tc>
          <w:tcPr>
            <w:tcW w:w="4968" w:type="dxa"/>
            <w:tcBorders>
              <w:top w:val="nil"/>
              <w:left w:val="nil"/>
              <w:bottom w:val="single" w:sz="4" w:space="0" w:color="auto"/>
              <w:right w:val="nil"/>
            </w:tcBorders>
            <w:shd w:val="clear" w:color="auto" w:fill="auto"/>
            <w:vAlign w:val="center"/>
            <w:hideMark/>
          </w:tcPr>
          <w:p w14:paraId="1AF263CA" w14:textId="0C7E5E9E"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5FEAE990" w14:textId="7994E8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20F2775" w14:textId="60A5A85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698DCB" w14:textId="4E38E0E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7179DE" w14:textId="77191E6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744B8F" w14:textId="77777777" w:rsidTr="00B96777">
        <w:tc>
          <w:tcPr>
            <w:tcW w:w="4968" w:type="dxa"/>
            <w:tcBorders>
              <w:top w:val="nil"/>
              <w:left w:val="nil"/>
              <w:bottom w:val="single" w:sz="4" w:space="0" w:color="auto"/>
              <w:right w:val="nil"/>
            </w:tcBorders>
            <w:shd w:val="clear" w:color="auto" w:fill="auto"/>
            <w:vAlign w:val="center"/>
            <w:hideMark/>
          </w:tcPr>
          <w:p w14:paraId="53FB9F89"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72427C1" w14:textId="19B0A53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1600EA" w14:textId="28BE3D2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42DD6C5" w14:textId="253D51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94FB29" w14:textId="3C6B40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A94010" w14:textId="77777777" w:rsidTr="00B96777">
        <w:tc>
          <w:tcPr>
            <w:tcW w:w="4968" w:type="dxa"/>
            <w:tcBorders>
              <w:top w:val="nil"/>
              <w:left w:val="nil"/>
              <w:bottom w:val="single" w:sz="4" w:space="0" w:color="auto"/>
              <w:right w:val="nil"/>
            </w:tcBorders>
            <w:shd w:val="clear" w:color="auto" w:fill="auto"/>
            <w:vAlign w:val="center"/>
            <w:hideMark/>
          </w:tcPr>
          <w:p w14:paraId="13836393"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328FC1D7" w14:textId="79A6F09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0C1ADD" w14:textId="1468633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6F6E3E" w14:textId="03B2FB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5382E" w14:textId="047240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2023B7" w14:textId="77777777" w:rsidTr="00B96777">
        <w:tc>
          <w:tcPr>
            <w:tcW w:w="4968" w:type="dxa"/>
            <w:tcBorders>
              <w:top w:val="nil"/>
              <w:left w:val="nil"/>
              <w:bottom w:val="single" w:sz="4" w:space="0" w:color="auto"/>
              <w:right w:val="nil"/>
            </w:tcBorders>
            <w:shd w:val="clear" w:color="auto" w:fill="auto"/>
            <w:vAlign w:val="center"/>
            <w:hideMark/>
          </w:tcPr>
          <w:p w14:paraId="780B6952" w14:textId="761ADC15"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68D461E1" w14:textId="2E2D2988"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BBDA1E" w14:textId="159F0234"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FAB8185" w14:textId="1024366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194B63D" w14:textId="5848832E"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2E557E32" w14:textId="77777777" w:rsidTr="00B96777">
        <w:tc>
          <w:tcPr>
            <w:tcW w:w="4968" w:type="dxa"/>
            <w:tcBorders>
              <w:top w:val="nil"/>
              <w:left w:val="nil"/>
              <w:bottom w:val="single" w:sz="4" w:space="0" w:color="auto"/>
              <w:right w:val="nil"/>
            </w:tcBorders>
            <w:shd w:val="clear" w:color="auto" w:fill="auto"/>
            <w:vAlign w:val="center"/>
            <w:hideMark/>
          </w:tcPr>
          <w:p w14:paraId="5907105A"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F0B239C" w14:textId="70DD738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9620C7C" w14:textId="7AA5A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185D1C7" w14:textId="3EFE45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CDAC3D" w14:textId="3BD020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5FAE4" w14:textId="77777777" w:rsidTr="00B96777">
        <w:tc>
          <w:tcPr>
            <w:tcW w:w="4968" w:type="dxa"/>
            <w:tcBorders>
              <w:top w:val="nil"/>
              <w:left w:val="nil"/>
              <w:bottom w:val="single" w:sz="4" w:space="0" w:color="auto"/>
              <w:right w:val="nil"/>
            </w:tcBorders>
            <w:shd w:val="clear" w:color="auto" w:fill="auto"/>
            <w:vAlign w:val="center"/>
            <w:hideMark/>
          </w:tcPr>
          <w:p w14:paraId="20D71C6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776A80BF" w14:textId="3A7319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DA28F4" w14:textId="6C95496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62055D" w14:textId="362E2F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7489C4" w14:textId="24EA43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0EC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3070319"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moderate and severe food insecurity in the population, based on the Food Insecurity Experience Scale</w:t>
            </w:r>
          </w:p>
        </w:tc>
      </w:tr>
      <w:tr w:rsidR="007472E6" w:rsidRPr="0082016B" w14:paraId="4C95381C" w14:textId="77777777" w:rsidTr="00B96777">
        <w:tc>
          <w:tcPr>
            <w:tcW w:w="4968" w:type="dxa"/>
            <w:tcBorders>
              <w:top w:val="nil"/>
              <w:left w:val="nil"/>
              <w:bottom w:val="single" w:sz="4" w:space="0" w:color="auto"/>
              <w:right w:val="nil"/>
            </w:tcBorders>
            <w:shd w:val="clear" w:color="auto" w:fill="auto"/>
            <w:vAlign w:val="center"/>
            <w:hideMark/>
          </w:tcPr>
          <w:p w14:paraId="245FA16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3BEAD21" w14:textId="29EF02FC"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450488E1" w14:textId="5152414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5A03FAED" w14:textId="5B9F48C9"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5BE321C" w14:textId="08B83ADD"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C1EA2CF" w14:textId="77777777" w:rsidTr="00B96777">
        <w:tc>
          <w:tcPr>
            <w:tcW w:w="4968" w:type="dxa"/>
            <w:tcBorders>
              <w:top w:val="nil"/>
              <w:left w:val="nil"/>
              <w:bottom w:val="single" w:sz="4" w:space="0" w:color="auto"/>
              <w:right w:val="nil"/>
            </w:tcBorders>
            <w:shd w:val="clear" w:color="auto" w:fill="auto"/>
            <w:vAlign w:val="center"/>
            <w:hideMark/>
          </w:tcPr>
          <w:p w14:paraId="13965F2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0ACCC12C" w14:textId="1EB6DCB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B6755" w14:textId="683E4D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582A7A" w14:textId="3936764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B627B3D" w14:textId="7963935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5BD83E" w14:textId="77777777" w:rsidTr="00B96777">
        <w:tc>
          <w:tcPr>
            <w:tcW w:w="4968" w:type="dxa"/>
            <w:tcBorders>
              <w:top w:val="nil"/>
              <w:left w:val="nil"/>
              <w:bottom w:val="single" w:sz="4" w:space="0" w:color="auto"/>
              <w:right w:val="nil"/>
            </w:tcBorders>
            <w:shd w:val="clear" w:color="auto" w:fill="auto"/>
            <w:vAlign w:val="center"/>
            <w:hideMark/>
          </w:tcPr>
          <w:p w14:paraId="4E58BC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3D3B20BE" w14:textId="7C18A13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640107" w14:textId="57ED736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7882184" w14:textId="4B7107B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C7A92BA" w14:textId="4A41D464"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30A5B58" w14:textId="77777777" w:rsidTr="00B96777">
        <w:tc>
          <w:tcPr>
            <w:tcW w:w="4968" w:type="dxa"/>
            <w:tcBorders>
              <w:top w:val="nil"/>
              <w:left w:val="nil"/>
              <w:bottom w:val="single" w:sz="4" w:space="0" w:color="auto"/>
              <w:right w:val="nil"/>
            </w:tcBorders>
            <w:shd w:val="clear" w:color="auto" w:fill="auto"/>
            <w:vAlign w:val="center"/>
            <w:hideMark/>
          </w:tcPr>
          <w:p w14:paraId="2F8380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2F65CCA" w14:textId="5A7DE328"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5296EA" w14:textId="2A8065C7"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1B744735" w14:textId="1ACD3A85"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56DC7892" w14:textId="4E4AAEC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39C1BF" w14:textId="77777777" w:rsidTr="00B96777">
        <w:tc>
          <w:tcPr>
            <w:tcW w:w="4968" w:type="dxa"/>
            <w:tcBorders>
              <w:top w:val="nil"/>
              <w:left w:val="nil"/>
              <w:bottom w:val="single" w:sz="4" w:space="0" w:color="auto"/>
              <w:right w:val="nil"/>
            </w:tcBorders>
            <w:shd w:val="clear" w:color="auto" w:fill="auto"/>
            <w:vAlign w:val="center"/>
            <w:hideMark/>
          </w:tcPr>
          <w:p w14:paraId="1F5F24C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0137A2E" w14:textId="221FAD1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64308E9" w14:textId="343FDF9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74B99015" w14:textId="117158FC"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DD973BD" w14:textId="446F66B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501692F" w14:textId="77777777" w:rsidTr="00B96777">
        <w:tc>
          <w:tcPr>
            <w:tcW w:w="4968" w:type="dxa"/>
            <w:tcBorders>
              <w:top w:val="nil"/>
              <w:left w:val="nil"/>
              <w:bottom w:val="single" w:sz="4" w:space="0" w:color="auto"/>
              <w:right w:val="nil"/>
            </w:tcBorders>
            <w:shd w:val="clear" w:color="auto" w:fill="auto"/>
            <w:vAlign w:val="center"/>
            <w:hideMark/>
          </w:tcPr>
          <w:p w14:paraId="44CA9D0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794FA" w14:textId="00C3F93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541AF676" w14:textId="793C3CB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6DFD30" w14:textId="16F2503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B96D8A0" w14:textId="68FC0640"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75FED0" w14:textId="77777777" w:rsidTr="00B96777">
        <w:tc>
          <w:tcPr>
            <w:tcW w:w="4968" w:type="dxa"/>
            <w:tcBorders>
              <w:top w:val="nil"/>
              <w:left w:val="nil"/>
              <w:bottom w:val="single" w:sz="4" w:space="0" w:color="auto"/>
              <w:right w:val="nil"/>
            </w:tcBorders>
            <w:shd w:val="clear" w:color="auto" w:fill="auto"/>
            <w:vAlign w:val="center"/>
            <w:hideMark/>
          </w:tcPr>
          <w:p w14:paraId="022D220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Severity</w:t>
            </w:r>
          </w:p>
        </w:tc>
        <w:tc>
          <w:tcPr>
            <w:tcW w:w="1265" w:type="dxa"/>
            <w:tcBorders>
              <w:top w:val="nil"/>
              <w:left w:val="nil"/>
              <w:bottom w:val="single" w:sz="4" w:space="0" w:color="auto"/>
              <w:right w:val="nil"/>
            </w:tcBorders>
            <w:shd w:val="clear" w:color="auto" w:fill="auto"/>
            <w:vAlign w:val="center"/>
            <w:hideMark/>
          </w:tcPr>
          <w:p w14:paraId="187FBE0A" w14:textId="2788AEE7"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77AA4865" w14:textId="41AA8BBD"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auto" w:fill="auto"/>
            <w:vAlign w:val="center"/>
            <w:hideMark/>
          </w:tcPr>
          <w:p w14:paraId="5AA83577" w14:textId="46BFB7DD"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217E9EE" w14:textId="43FD69D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3BD94F78" w14:textId="77777777" w:rsidTr="00B96777">
        <w:tc>
          <w:tcPr>
            <w:tcW w:w="4968" w:type="dxa"/>
            <w:tcBorders>
              <w:top w:val="nil"/>
              <w:left w:val="nil"/>
              <w:bottom w:val="single" w:sz="4" w:space="0" w:color="auto"/>
              <w:right w:val="nil"/>
            </w:tcBorders>
            <w:shd w:val="clear" w:color="auto" w:fill="auto"/>
            <w:vAlign w:val="center"/>
            <w:hideMark/>
          </w:tcPr>
          <w:p w14:paraId="4BBD69F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Moderate</w:t>
            </w:r>
          </w:p>
        </w:tc>
        <w:tc>
          <w:tcPr>
            <w:tcW w:w="1265" w:type="dxa"/>
            <w:tcBorders>
              <w:top w:val="nil"/>
              <w:left w:val="nil"/>
              <w:bottom w:val="single" w:sz="4" w:space="0" w:color="auto"/>
              <w:right w:val="nil"/>
            </w:tcBorders>
            <w:shd w:val="clear" w:color="auto" w:fill="auto"/>
            <w:vAlign w:val="center"/>
            <w:hideMark/>
          </w:tcPr>
          <w:p w14:paraId="3C976254" w14:textId="6BD1F45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6A4076F" w14:textId="7097468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DBDFBC7" w14:textId="767AA22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C70BB96" w14:textId="59ABBA0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D708779" w14:textId="77777777" w:rsidTr="00B96777">
        <w:tc>
          <w:tcPr>
            <w:tcW w:w="4968" w:type="dxa"/>
            <w:tcBorders>
              <w:top w:val="nil"/>
              <w:left w:val="nil"/>
              <w:bottom w:val="single" w:sz="4" w:space="0" w:color="auto"/>
              <w:right w:val="nil"/>
            </w:tcBorders>
            <w:shd w:val="clear" w:color="auto" w:fill="auto"/>
            <w:vAlign w:val="center"/>
            <w:hideMark/>
          </w:tcPr>
          <w:p w14:paraId="1ACA9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Severe</w:t>
            </w:r>
          </w:p>
        </w:tc>
        <w:tc>
          <w:tcPr>
            <w:tcW w:w="1265" w:type="dxa"/>
            <w:tcBorders>
              <w:top w:val="nil"/>
              <w:left w:val="nil"/>
              <w:bottom w:val="single" w:sz="4" w:space="0" w:color="auto"/>
              <w:right w:val="nil"/>
            </w:tcBorders>
            <w:shd w:val="clear" w:color="auto" w:fill="auto"/>
            <w:vAlign w:val="center"/>
            <w:hideMark/>
          </w:tcPr>
          <w:p w14:paraId="681D0DC5" w14:textId="2C0BEB12"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3DA61F00" w14:textId="6045CD2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001413" w14:textId="70DD4E0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30EE4EA" w14:textId="75074718"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BE4040E"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0A1C15" w14:textId="4D02E5E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exclusive breastfeeding among children under 6 months of age</w:t>
            </w:r>
            <w:r w:rsidR="005C05D0">
              <w:rPr>
                <w:rFonts w:eastAsia="Times New Roman" w:cs="Times New Roman"/>
                <w:b/>
                <w:bCs/>
                <w:color w:val="auto"/>
                <w:sz w:val="20"/>
                <w:szCs w:val="20"/>
                <w:vertAlign w:val="superscript"/>
              </w:rPr>
              <w:t>c</w:t>
            </w:r>
          </w:p>
        </w:tc>
      </w:tr>
      <w:tr w:rsidR="007472E6" w:rsidRPr="0082016B" w14:paraId="4921F5B8" w14:textId="77777777" w:rsidTr="00B96777">
        <w:tc>
          <w:tcPr>
            <w:tcW w:w="4968" w:type="dxa"/>
            <w:tcBorders>
              <w:top w:val="nil"/>
              <w:left w:val="nil"/>
              <w:bottom w:val="single" w:sz="4" w:space="0" w:color="auto"/>
              <w:right w:val="nil"/>
            </w:tcBorders>
            <w:shd w:val="clear" w:color="auto" w:fill="auto"/>
            <w:vAlign w:val="center"/>
            <w:hideMark/>
          </w:tcPr>
          <w:p w14:paraId="057C70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1ECB39B" w14:textId="333F5AE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B30A4A" w14:textId="209036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F9E8F94" w14:textId="57747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0F6DA4F" w14:textId="2A7F60C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F0AB22B" w14:textId="77777777" w:rsidTr="00B96777">
        <w:tc>
          <w:tcPr>
            <w:tcW w:w="4968" w:type="dxa"/>
            <w:tcBorders>
              <w:top w:val="nil"/>
              <w:left w:val="nil"/>
              <w:bottom w:val="single" w:sz="4" w:space="0" w:color="auto"/>
              <w:right w:val="nil"/>
            </w:tcBorders>
            <w:shd w:val="clear" w:color="auto" w:fill="auto"/>
            <w:vAlign w:val="center"/>
            <w:hideMark/>
          </w:tcPr>
          <w:p w14:paraId="36DC78C6" w14:textId="0177DE69"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4312111B" w14:textId="73B0324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7271619" w14:textId="4986411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877608" w14:textId="3E7BBA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C7C62E" w14:textId="2BB7C5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065BD9A" w14:textId="77777777" w:rsidTr="00B96777">
        <w:tc>
          <w:tcPr>
            <w:tcW w:w="4968" w:type="dxa"/>
            <w:tcBorders>
              <w:top w:val="nil"/>
              <w:left w:val="nil"/>
              <w:bottom w:val="single" w:sz="4" w:space="0" w:color="auto"/>
              <w:right w:val="nil"/>
            </w:tcBorders>
            <w:shd w:val="clear" w:color="auto" w:fill="auto"/>
            <w:vAlign w:val="center"/>
            <w:hideMark/>
          </w:tcPr>
          <w:p w14:paraId="3862053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236E2662" w14:textId="440E1A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3C34190" w14:textId="6C2B9BD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B7017D" w14:textId="600735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BC0D985" w14:textId="0FA5866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50E409" w14:textId="77777777" w:rsidTr="00B96777">
        <w:tc>
          <w:tcPr>
            <w:tcW w:w="4968" w:type="dxa"/>
            <w:tcBorders>
              <w:top w:val="nil"/>
              <w:left w:val="nil"/>
              <w:bottom w:val="single" w:sz="4" w:space="0" w:color="auto"/>
              <w:right w:val="nil"/>
            </w:tcBorders>
            <w:shd w:val="clear" w:color="auto" w:fill="auto"/>
            <w:vAlign w:val="center"/>
            <w:hideMark/>
          </w:tcPr>
          <w:p w14:paraId="4A278134"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89493EF" w14:textId="5C20EE3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6FC352E" w14:textId="76605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490FB21" w14:textId="696C62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8FEFD87" w14:textId="7E088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95090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F48E565" w14:textId="18FFFA00" w:rsidR="007472E6" w:rsidRPr="0082016B" w:rsidRDefault="007472E6" w:rsidP="00654C31">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lastRenderedPageBreak/>
              <w:t>Percent of children 6-23 months of age receiving a minimum acceptable diet</w:t>
            </w:r>
            <w:r w:rsidR="005C05D0">
              <w:rPr>
                <w:rFonts w:eastAsia="Times New Roman" w:cs="Times New Roman"/>
                <w:b/>
                <w:bCs/>
                <w:color w:val="auto"/>
                <w:sz w:val="20"/>
                <w:szCs w:val="20"/>
                <w:vertAlign w:val="superscript"/>
              </w:rPr>
              <w:t>c</w:t>
            </w:r>
          </w:p>
        </w:tc>
      </w:tr>
      <w:tr w:rsidR="007472E6" w:rsidRPr="0082016B" w14:paraId="0C916F4F" w14:textId="77777777" w:rsidTr="00B96777">
        <w:tc>
          <w:tcPr>
            <w:tcW w:w="4968" w:type="dxa"/>
            <w:tcBorders>
              <w:top w:val="nil"/>
              <w:left w:val="nil"/>
              <w:bottom w:val="single" w:sz="4" w:space="0" w:color="auto"/>
              <w:right w:val="nil"/>
            </w:tcBorders>
            <w:shd w:val="clear" w:color="auto" w:fill="auto"/>
            <w:vAlign w:val="center"/>
            <w:hideMark/>
          </w:tcPr>
          <w:p w14:paraId="5288AB0F"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601743E7" w14:textId="278B19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94CC82" w14:textId="1E5BED2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2767E08" w14:textId="47A6AB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CDB47A" w14:textId="5FFF7A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9E8323" w14:textId="77777777" w:rsidTr="00B96777">
        <w:tc>
          <w:tcPr>
            <w:tcW w:w="4968" w:type="dxa"/>
            <w:tcBorders>
              <w:top w:val="nil"/>
              <w:left w:val="nil"/>
              <w:bottom w:val="single" w:sz="4" w:space="0" w:color="auto"/>
              <w:right w:val="nil"/>
            </w:tcBorders>
            <w:shd w:val="clear" w:color="auto" w:fill="auto"/>
            <w:vAlign w:val="center"/>
            <w:hideMark/>
          </w:tcPr>
          <w:p w14:paraId="4267EC03" w14:textId="09805FB5"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27D5FF6A" w14:textId="670E9A6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B4548E" w14:textId="3646D11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C1CBDA1" w14:textId="55D121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A38E80" w14:textId="531213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2EB31C" w14:textId="77777777" w:rsidTr="00B96777">
        <w:tc>
          <w:tcPr>
            <w:tcW w:w="4968" w:type="dxa"/>
            <w:tcBorders>
              <w:top w:val="nil"/>
              <w:left w:val="nil"/>
              <w:bottom w:val="single" w:sz="4" w:space="0" w:color="auto"/>
              <w:right w:val="nil"/>
            </w:tcBorders>
            <w:shd w:val="clear" w:color="auto" w:fill="auto"/>
            <w:vAlign w:val="center"/>
            <w:hideMark/>
          </w:tcPr>
          <w:p w14:paraId="0219D03A"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3355F3DF" w14:textId="777089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37991B4" w14:textId="3354CF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9D748C8" w14:textId="57ABFE1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31008D0" w14:textId="7C3E86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2A1356C" w14:textId="77777777" w:rsidTr="00B96777">
        <w:tc>
          <w:tcPr>
            <w:tcW w:w="4968" w:type="dxa"/>
            <w:tcBorders>
              <w:top w:val="nil"/>
              <w:left w:val="nil"/>
              <w:bottom w:val="single" w:sz="4" w:space="0" w:color="auto"/>
              <w:right w:val="nil"/>
            </w:tcBorders>
            <w:shd w:val="clear" w:color="auto" w:fill="auto"/>
            <w:vAlign w:val="center"/>
            <w:hideMark/>
          </w:tcPr>
          <w:p w14:paraId="2F99FE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41CD45D0" w14:textId="05B9C7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AFC1127" w14:textId="433754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32B0825" w14:textId="3CBFA1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14E43A67" w14:textId="1EB547F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E3C0AE8"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D8B25F5" w14:textId="2FEE136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women of reproductive age consuming a diet of minimum diversity</w:t>
            </w:r>
            <w:r w:rsidR="005C05D0">
              <w:rPr>
                <w:rFonts w:eastAsia="Times New Roman" w:cs="Times New Roman"/>
                <w:b/>
                <w:bCs/>
                <w:color w:val="auto"/>
                <w:sz w:val="20"/>
                <w:szCs w:val="20"/>
                <w:vertAlign w:val="superscript"/>
              </w:rPr>
              <w:t>c</w:t>
            </w:r>
          </w:p>
        </w:tc>
      </w:tr>
      <w:tr w:rsidR="007472E6" w:rsidRPr="0082016B" w14:paraId="79D66065" w14:textId="77777777" w:rsidTr="00B96777">
        <w:tc>
          <w:tcPr>
            <w:tcW w:w="4968" w:type="dxa"/>
            <w:tcBorders>
              <w:top w:val="nil"/>
              <w:left w:val="nil"/>
              <w:bottom w:val="single" w:sz="4" w:space="0" w:color="auto"/>
              <w:right w:val="nil"/>
            </w:tcBorders>
            <w:shd w:val="clear" w:color="auto" w:fill="auto"/>
            <w:vAlign w:val="center"/>
            <w:hideMark/>
          </w:tcPr>
          <w:p w14:paraId="107B5D7F"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67BE8450" w14:textId="2B9784C9" w:rsidR="007472E6" w:rsidRPr="0082016B" w:rsidRDefault="007472E6" w:rsidP="005152BF">
            <w:pPr>
              <w:widowControl/>
              <w:spacing w:line="259" w:lineRule="auto"/>
              <w:jc w:val="center"/>
              <w:rPr>
                <w:rFonts w:eastAsia="Times New Roman" w:cs="Times New Roman"/>
                <w:b/>
                <w:bCs/>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2E6CD3A" w14:textId="6ECDDE9F"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B5BED95" w14:textId="6AE25E2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B639DB" w14:textId="09435A6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2A57E0D1" w14:textId="77777777" w:rsidTr="00B96777">
        <w:tc>
          <w:tcPr>
            <w:tcW w:w="4968" w:type="dxa"/>
            <w:tcBorders>
              <w:top w:val="nil"/>
              <w:left w:val="nil"/>
              <w:bottom w:val="single" w:sz="4" w:space="0" w:color="auto"/>
              <w:right w:val="nil"/>
            </w:tcBorders>
            <w:shd w:val="clear" w:color="auto" w:fill="auto"/>
            <w:vAlign w:val="center"/>
            <w:hideMark/>
          </w:tcPr>
          <w:p w14:paraId="303CFABA" w14:textId="6570FB8C"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2E6B8B1C" w14:textId="77EF3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C48D55" w14:textId="2EE23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56EDFC2" w14:textId="37DA8E7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98ABBEB" w14:textId="56995C5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AE6CDF" w14:textId="77777777" w:rsidTr="00B96777">
        <w:tc>
          <w:tcPr>
            <w:tcW w:w="4968" w:type="dxa"/>
            <w:tcBorders>
              <w:top w:val="nil"/>
              <w:left w:val="nil"/>
              <w:bottom w:val="single" w:sz="4" w:space="0" w:color="auto"/>
              <w:right w:val="nil"/>
            </w:tcBorders>
            <w:shd w:val="clear" w:color="auto" w:fill="auto"/>
            <w:vAlign w:val="center"/>
            <w:hideMark/>
          </w:tcPr>
          <w:p w14:paraId="08587F7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461F4516" w14:textId="5477D33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8AA27B2" w14:textId="13EEB08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72C1B52C" w14:textId="46F648A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C504D34" w14:textId="714E68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247D51" w14:textId="77777777" w:rsidTr="00B96777">
        <w:tc>
          <w:tcPr>
            <w:tcW w:w="4968" w:type="dxa"/>
            <w:tcBorders>
              <w:top w:val="nil"/>
              <w:left w:val="nil"/>
              <w:bottom w:val="single" w:sz="4" w:space="0" w:color="auto"/>
              <w:right w:val="nil"/>
            </w:tcBorders>
            <w:shd w:val="clear" w:color="auto" w:fill="auto"/>
            <w:vAlign w:val="center"/>
            <w:hideMark/>
          </w:tcPr>
          <w:p w14:paraId="6193B4E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7A90C322" w14:textId="68112EF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E9AE3CB" w14:textId="7643E6B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21A0B6" w14:textId="25F7C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01F4847" w14:textId="2E13572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1C6A9E6"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1E88F19" w14:textId="4179189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stunted children under 5 years of age</w:t>
            </w:r>
            <w:r w:rsidR="005C05D0">
              <w:rPr>
                <w:rFonts w:eastAsia="Times New Roman" w:cs="Times New Roman"/>
                <w:b/>
                <w:bCs/>
                <w:color w:val="auto"/>
                <w:sz w:val="20"/>
                <w:szCs w:val="20"/>
                <w:vertAlign w:val="superscript"/>
              </w:rPr>
              <w:t>c</w:t>
            </w:r>
          </w:p>
        </w:tc>
      </w:tr>
      <w:tr w:rsidR="007472E6" w:rsidRPr="0082016B" w14:paraId="78DC012C" w14:textId="77777777" w:rsidTr="00B96777">
        <w:tc>
          <w:tcPr>
            <w:tcW w:w="4968" w:type="dxa"/>
            <w:tcBorders>
              <w:top w:val="nil"/>
              <w:left w:val="nil"/>
              <w:bottom w:val="single" w:sz="4" w:space="0" w:color="auto"/>
              <w:right w:val="nil"/>
            </w:tcBorders>
            <w:shd w:val="clear" w:color="auto" w:fill="auto"/>
            <w:vAlign w:val="center"/>
            <w:hideMark/>
          </w:tcPr>
          <w:p w14:paraId="3D707AC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F21F950" w14:textId="3702EE8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5662935" w14:textId="06855A7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47CA77" w14:textId="44ECE5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C2F2CF2" w14:textId="4F263CF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2BBABF4" w14:textId="77777777" w:rsidTr="00B96777">
        <w:tc>
          <w:tcPr>
            <w:tcW w:w="4968" w:type="dxa"/>
            <w:tcBorders>
              <w:top w:val="nil"/>
              <w:left w:val="nil"/>
              <w:bottom w:val="single" w:sz="4" w:space="0" w:color="auto"/>
              <w:right w:val="nil"/>
            </w:tcBorders>
            <w:shd w:val="clear" w:color="auto" w:fill="auto"/>
            <w:vAlign w:val="center"/>
            <w:hideMark/>
          </w:tcPr>
          <w:p w14:paraId="2B25FD35" w14:textId="4ABCF97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6B6F966B" w14:textId="08FD1F0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2EA819B" w14:textId="719C26D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97ADF2A" w14:textId="0E8AA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D02F84" w14:textId="78C2548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F5EDB8" w14:textId="77777777" w:rsidTr="00B96777">
        <w:tc>
          <w:tcPr>
            <w:tcW w:w="4968" w:type="dxa"/>
            <w:tcBorders>
              <w:top w:val="nil"/>
              <w:left w:val="nil"/>
              <w:bottom w:val="single" w:sz="4" w:space="0" w:color="auto"/>
              <w:right w:val="nil"/>
            </w:tcBorders>
            <w:shd w:val="clear" w:color="auto" w:fill="auto"/>
            <w:vAlign w:val="center"/>
            <w:hideMark/>
          </w:tcPr>
          <w:p w14:paraId="64C07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45AF902A" w14:textId="5231F39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B3A63A3" w14:textId="615BEB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A0D4FE4" w14:textId="1E5F19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BBE920E" w14:textId="416801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4F35CD" w14:textId="77777777" w:rsidTr="00B96777">
        <w:tc>
          <w:tcPr>
            <w:tcW w:w="4968" w:type="dxa"/>
            <w:tcBorders>
              <w:top w:val="nil"/>
              <w:left w:val="nil"/>
              <w:bottom w:val="single" w:sz="4" w:space="0" w:color="auto"/>
              <w:right w:val="nil"/>
            </w:tcBorders>
            <w:shd w:val="clear" w:color="auto" w:fill="auto"/>
            <w:vAlign w:val="center"/>
            <w:hideMark/>
          </w:tcPr>
          <w:p w14:paraId="2DAD5C0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EB02426" w14:textId="4E08797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667BB11" w14:textId="3628A4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805F5C" w14:textId="504217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BD6FA5A" w14:textId="127FF8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0328F8" w14:textId="77777777" w:rsidTr="00B96777">
        <w:tc>
          <w:tcPr>
            <w:tcW w:w="4968" w:type="dxa"/>
            <w:tcBorders>
              <w:top w:val="nil"/>
              <w:left w:val="nil"/>
              <w:bottom w:val="single" w:sz="4" w:space="0" w:color="auto"/>
              <w:right w:val="nil"/>
            </w:tcBorders>
            <w:shd w:val="clear" w:color="auto" w:fill="auto"/>
            <w:vAlign w:val="center"/>
            <w:hideMark/>
          </w:tcPr>
          <w:p w14:paraId="26CFAA8D" w14:textId="0E1397D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7CEBC17" w14:textId="525F01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112822B" w14:textId="21CC3A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E186DDB" w14:textId="32E728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3B5A46" w14:textId="6919AF3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64DAF91" w14:textId="77777777" w:rsidTr="00B96777">
        <w:tc>
          <w:tcPr>
            <w:tcW w:w="4968" w:type="dxa"/>
            <w:tcBorders>
              <w:top w:val="nil"/>
              <w:left w:val="nil"/>
              <w:bottom w:val="single" w:sz="4" w:space="0" w:color="auto"/>
              <w:right w:val="nil"/>
            </w:tcBorders>
            <w:shd w:val="clear" w:color="auto" w:fill="auto"/>
            <w:vAlign w:val="center"/>
            <w:hideMark/>
          </w:tcPr>
          <w:p w14:paraId="4E4757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21E2BCCE" w14:textId="1964984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271EEB9" w14:textId="4332522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DFF86A" w14:textId="7C85854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649BFBE" w14:textId="2956744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70FC98" w14:textId="77777777" w:rsidTr="00B96777">
        <w:tc>
          <w:tcPr>
            <w:tcW w:w="4968" w:type="dxa"/>
            <w:tcBorders>
              <w:top w:val="nil"/>
              <w:left w:val="nil"/>
              <w:bottom w:val="single" w:sz="4" w:space="0" w:color="auto"/>
              <w:right w:val="nil"/>
            </w:tcBorders>
            <w:shd w:val="clear" w:color="auto" w:fill="auto"/>
            <w:vAlign w:val="center"/>
            <w:hideMark/>
          </w:tcPr>
          <w:p w14:paraId="1D553BD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69E4C1BA" w14:textId="74B74A9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7E8DFA1" w14:textId="36B46B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D7DBEA" w14:textId="42986A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31C4ADD" w14:textId="6C2BE8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E2959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C9713E2" w14:textId="68233450" w:rsidR="007472E6" w:rsidRPr="0082016B" w:rsidRDefault="007472E6" w:rsidP="005152BF">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wasted children under 5 years of age</w:t>
            </w:r>
            <w:r w:rsidR="005C05D0">
              <w:rPr>
                <w:rFonts w:eastAsia="Times New Roman" w:cs="Times New Roman"/>
                <w:b/>
                <w:bCs/>
                <w:color w:val="auto"/>
                <w:sz w:val="20"/>
                <w:szCs w:val="20"/>
                <w:vertAlign w:val="superscript"/>
              </w:rPr>
              <w:t>c</w:t>
            </w:r>
          </w:p>
        </w:tc>
      </w:tr>
      <w:tr w:rsidR="007472E6" w:rsidRPr="0082016B" w14:paraId="2171F45E" w14:textId="77777777" w:rsidTr="00B96777">
        <w:tc>
          <w:tcPr>
            <w:tcW w:w="4968" w:type="dxa"/>
            <w:tcBorders>
              <w:top w:val="nil"/>
              <w:left w:val="nil"/>
              <w:bottom w:val="single" w:sz="4" w:space="0" w:color="auto"/>
              <w:right w:val="nil"/>
            </w:tcBorders>
            <w:shd w:val="clear" w:color="auto" w:fill="auto"/>
            <w:vAlign w:val="center"/>
            <w:hideMark/>
          </w:tcPr>
          <w:p w14:paraId="41910563" w14:textId="77777777"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38890C3" w14:textId="6B75DF2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92674F6" w14:textId="23FFDEC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361DF67" w14:textId="2A121D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CC44AAF" w14:textId="1403CE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499D6F" w14:textId="77777777" w:rsidTr="00B96777">
        <w:tc>
          <w:tcPr>
            <w:tcW w:w="4968" w:type="dxa"/>
            <w:tcBorders>
              <w:top w:val="nil"/>
              <w:left w:val="nil"/>
              <w:bottom w:val="single" w:sz="4" w:space="0" w:color="auto"/>
              <w:right w:val="nil"/>
            </w:tcBorders>
            <w:shd w:val="clear" w:color="auto" w:fill="auto"/>
            <w:vAlign w:val="center"/>
            <w:hideMark/>
          </w:tcPr>
          <w:p w14:paraId="2BB876FE" w14:textId="3531B795"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5EB9B4A1" w14:textId="7121C4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55373D6" w14:textId="377577E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8F8912" w14:textId="308675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8A5772" w14:textId="31593D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BDE6001" w14:textId="77777777" w:rsidTr="00B96777">
        <w:tc>
          <w:tcPr>
            <w:tcW w:w="4968" w:type="dxa"/>
            <w:tcBorders>
              <w:top w:val="nil"/>
              <w:left w:val="nil"/>
              <w:bottom w:val="single" w:sz="4" w:space="0" w:color="auto"/>
              <w:right w:val="nil"/>
            </w:tcBorders>
            <w:shd w:val="clear" w:color="auto" w:fill="auto"/>
            <w:vAlign w:val="center"/>
            <w:hideMark/>
          </w:tcPr>
          <w:p w14:paraId="5729902D" w14:textId="77777777" w:rsidR="007472E6" w:rsidRPr="0082016B" w:rsidRDefault="007472E6" w:rsidP="005152BF">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708CFAEB" w14:textId="47A894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82EAC7" w14:textId="2965D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875B33B" w14:textId="4332A4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669974D" w14:textId="08DC6F5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5534CC" w14:textId="77777777" w:rsidTr="00B96777">
        <w:tc>
          <w:tcPr>
            <w:tcW w:w="4968" w:type="dxa"/>
            <w:tcBorders>
              <w:top w:val="nil"/>
              <w:left w:val="nil"/>
              <w:bottom w:val="single" w:sz="4" w:space="0" w:color="auto"/>
              <w:right w:val="nil"/>
            </w:tcBorders>
            <w:shd w:val="clear" w:color="auto" w:fill="auto"/>
            <w:vAlign w:val="center"/>
            <w:hideMark/>
          </w:tcPr>
          <w:p w14:paraId="2D15EA1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3CC26B7E" w14:textId="0BA8AE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9A29346" w14:textId="6145F5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CF89762" w14:textId="53E3C2C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D451DC" w14:textId="63B481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1F22EA3" w14:textId="77777777" w:rsidTr="00B96777">
        <w:tc>
          <w:tcPr>
            <w:tcW w:w="4968" w:type="dxa"/>
            <w:tcBorders>
              <w:top w:val="nil"/>
              <w:left w:val="nil"/>
              <w:bottom w:val="single" w:sz="4" w:space="0" w:color="auto"/>
              <w:right w:val="nil"/>
            </w:tcBorders>
            <w:shd w:val="clear" w:color="auto" w:fill="auto"/>
            <w:vAlign w:val="center"/>
            <w:hideMark/>
          </w:tcPr>
          <w:p w14:paraId="3AD741B6" w14:textId="24F06E8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6F00C785" w14:textId="1ED7BA6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BF32272" w14:textId="5515D04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97D1CE6" w14:textId="40E4717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CA60D9" w14:textId="16E0A54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B6A45FE" w14:textId="77777777" w:rsidTr="00B96777">
        <w:tc>
          <w:tcPr>
            <w:tcW w:w="4968" w:type="dxa"/>
            <w:tcBorders>
              <w:top w:val="nil"/>
              <w:left w:val="nil"/>
              <w:bottom w:val="single" w:sz="4" w:space="0" w:color="auto"/>
              <w:right w:val="nil"/>
            </w:tcBorders>
            <w:shd w:val="clear" w:color="auto" w:fill="auto"/>
            <w:vAlign w:val="center"/>
            <w:hideMark/>
          </w:tcPr>
          <w:p w14:paraId="32F3F9D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54C43951" w14:textId="4330D1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6D7C992" w14:textId="42DF5DD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F5CA428" w14:textId="0E2035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0125C43" w14:textId="04AFAB5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73D079B" w14:textId="77777777" w:rsidTr="00B96777">
        <w:tc>
          <w:tcPr>
            <w:tcW w:w="4968" w:type="dxa"/>
            <w:tcBorders>
              <w:top w:val="nil"/>
              <w:left w:val="nil"/>
              <w:bottom w:val="single" w:sz="4" w:space="0" w:color="auto"/>
              <w:right w:val="nil"/>
            </w:tcBorders>
            <w:shd w:val="clear" w:color="auto" w:fill="auto"/>
            <w:vAlign w:val="center"/>
            <w:hideMark/>
          </w:tcPr>
          <w:p w14:paraId="570BD7F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7C6935DC" w14:textId="624DCA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4420EC" w14:textId="5D6A074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FAFDC12" w14:textId="47A5B20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89A6C65" w14:textId="3AAB16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7E3D0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B597F87" w14:textId="609060DA"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healthy weight children under 5 years of age</w:t>
            </w:r>
            <w:r w:rsidR="005C05D0">
              <w:rPr>
                <w:rFonts w:eastAsia="Times New Roman" w:cs="Times New Roman"/>
                <w:b/>
                <w:bCs/>
                <w:color w:val="auto"/>
                <w:sz w:val="20"/>
                <w:szCs w:val="20"/>
                <w:vertAlign w:val="superscript"/>
              </w:rPr>
              <w:t>c</w:t>
            </w:r>
          </w:p>
        </w:tc>
      </w:tr>
      <w:tr w:rsidR="007472E6" w:rsidRPr="0082016B" w14:paraId="3271D224" w14:textId="77777777" w:rsidTr="00B96777">
        <w:tc>
          <w:tcPr>
            <w:tcW w:w="4968" w:type="dxa"/>
            <w:tcBorders>
              <w:top w:val="nil"/>
              <w:left w:val="nil"/>
              <w:bottom w:val="single" w:sz="4" w:space="0" w:color="auto"/>
              <w:right w:val="nil"/>
            </w:tcBorders>
            <w:shd w:val="clear" w:color="auto" w:fill="auto"/>
            <w:vAlign w:val="center"/>
            <w:hideMark/>
          </w:tcPr>
          <w:p w14:paraId="7CF901D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7C8D1C6" w14:textId="5078C47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248127" w14:textId="4415CC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97BA87C" w14:textId="134E026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FB6580" w14:textId="32BECB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D2AEC2" w14:textId="77777777" w:rsidTr="00B96777">
        <w:tc>
          <w:tcPr>
            <w:tcW w:w="4968" w:type="dxa"/>
            <w:tcBorders>
              <w:top w:val="nil"/>
              <w:left w:val="nil"/>
              <w:bottom w:val="single" w:sz="4" w:space="0" w:color="auto"/>
              <w:right w:val="nil"/>
            </w:tcBorders>
            <w:shd w:val="clear" w:color="auto" w:fill="auto"/>
            <w:vAlign w:val="center"/>
            <w:hideMark/>
          </w:tcPr>
          <w:p w14:paraId="53978578" w14:textId="1A84E6FA"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76E836FD" w14:textId="5C83CD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92856A" w14:textId="4770059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516F1" w14:textId="2F93340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1DD073" w14:textId="3D3F66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EF2786" w14:textId="77777777" w:rsidTr="00B96777">
        <w:tc>
          <w:tcPr>
            <w:tcW w:w="4968" w:type="dxa"/>
            <w:tcBorders>
              <w:top w:val="nil"/>
              <w:left w:val="nil"/>
              <w:bottom w:val="single" w:sz="4" w:space="0" w:color="auto"/>
              <w:right w:val="nil"/>
            </w:tcBorders>
            <w:shd w:val="clear" w:color="auto" w:fill="auto"/>
            <w:vAlign w:val="center"/>
            <w:hideMark/>
          </w:tcPr>
          <w:p w14:paraId="4087204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1AEEB298" w14:textId="4440B02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246206C" w14:textId="00B3C60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756B9B5" w14:textId="0BBFE0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1F32DE" w14:textId="5B112A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D687E" w14:textId="77777777" w:rsidTr="00B96777">
        <w:tc>
          <w:tcPr>
            <w:tcW w:w="4968" w:type="dxa"/>
            <w:tcBorders>
              <w:top w:val="nil"/>
              <w:left w:val="nil"/>
              <w:bottom w:val="single" w:sz="4" w:space="0" w:color="auto"/>
              <w:right w:val="nil"/>
            </w:tcBorders>
            <w:shd w:val="clear" w:color="auto" w:fill="auto"/>
            <w:vAlign w:val="center"/>
            <w:hideMark/>
          </w:tcPr>
          <w:p w14:paraId="29CBEDF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0F75C021" w14:textId="3C92E7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35874D3" w14:textId="6AC1197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3869D63" w14:textId="0CFBD5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E50DDE5" w14:textId="3436E06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978FF55" w14:textId="77777777" w:rsidTr="00B96777">
        <w:tc>
          <w:tcPr>
            <w:tcW w:w="4968" w:type="dxa"/>
            <w:tcBorders>
              <w:top w:val="nil"/>
              <w:left w:val="nil"/>
              <w:bottom w:val="single" w:sz="4" w:space="0" w:color="auto"/>
              <w:right w:val="nil"/>
            </w:tcBorders>
            <w:shd w:val="clear" w:color="auto" w:fill="auto"/>
            <w:vAlign w:val="center"/>
            <w:hideMark/>
          </w:tcPr>
          <w:p w14:paraId="7D7E7C7E" w14:textId="0785D3E3"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87ADBFD" w14:textId="384CBA2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56809C" w14:textId="728E03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90925A" w14:textId="4D2EA17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4B4A94" w14:textId="10F61C7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DEB815" w14:textId="77777777" w:rsidTr="00B96777">
        <w:tc>
          <w:tcPr>
            <w:tcW w:w="4968" w:type="dxa"/>
            <w:tcBorders>
              <w:top w:val="nil"/>
              <w:left w:val="nil"/>
              <w:bottom w:val="single" w:sz="4" w:space="0" w:color="auto"/>
              <w:right w:val="nil"/>
            </w:tcBorders>
            <w:shd w:val="clear" w:color="auto" w:fill="auto"/>
            <w:vAlign w:val="center"/>
            <w:hideMark/>
          </w:tcPr>
          <w:p w14:paraId="11E84B8E"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17A73ABD" w14:textId="4CADE1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5852853" w14:textId="45AA62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068AC73" w14:textId="348832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AACAFBD" w14:textId="68035F2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A56C75" w14:textId="77777777" w:rsidTr="00B96777">
        <w:tc>
          <w:tcPr>
            <w:tcW w:w="4968" w:type="dxa"/>
            <w:tcBorders>
              <w:top w:val="nil"/>
              <w:left w:val="nil"/>
              <w:bottom w:val="single" w:sz="4" w:space="0" w:color="auto"/>
              <w:right w:val="nil"/>
            </w:tcBorders>
            <w:shd w:val="clear" w:color="auto" w:fill="auto"/>
            <w:vAlign w:val="center"/>
            <w:hideMark/>
          </w:tcPr>
          <w:p w14:paraId="2448CFF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185F7533" w14:textId="6465658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11FF507" w14:textId="20F4E58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207DCAA" w14:textId="6E154A3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62A95EC4" w14:textId="41CC532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4855F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33E8384" w14:textId="0AB19AD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underweight women of reproductive age</w:t>
            </w:r>
            <w:r w:rsidR="005C05D0">
              <w:rPr>
                <w:rFonts w:eastAsia="Times New Roman" w:cs="Times New Roman"/>
                <w:b/>
                <w:bCs/>
                <w:color w:val="auto"/>
                <w:sz w:val="20"/>
                <w:szCs w:val="20"/>
                <w:vertAlign w:val="superscript"/>
              </w:rPr>
              <w:t>c</w:t>
            </w:r>
          </w:p>
        </w:tc>
      </w:tr>
      <w:tr w:rsidR="007472E6" w:rsidRPr="0082016B" w14:paraId="23A55786" w14:textId="77777777" w:rsidTr="00B96777">
        <w:tc>
          <w:tcPr>
            <w:tcW w:w="4968" w:type="dxa"/>
            <w:tcBorders>
              <w:top w:val="nil"/>
              <w:left w:val="nil"/>
              <w:bottom w:val="single" w:sz="4" w:space="0" w:color="auto"/>
              <w:right w:val="nil"/>
            </w:tcBorders>
            <w:shd w:val="clear" w:color="auto" w:fill="auto"/>
            <w:vAlign w:val="center"/>
            <w:hideMark/>
          </w:tcPr>
          <w:p w14:paraId="2215C31D"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non-pregnant women 15-49 years</w:t>
            </w:r>
          </w:p>
        </w:tc>
        <w:tc>
          <w:tcPr>
            <w:tcW w:w="1265" w:type="dxa"/>
            <w:tcBorders>
              <w:top w:val="nil"/>
              <w:left w:val="nil"/>
              <w:bottom w:val="single" w:sz="4" w:space="0" w:color="auto"/>
              <w:right w:val="nil"/>
            </w:tcBorders>
            <w:shd w:val="clear" w:color="auto" w:fill="auto"/>
            <w:noWrap/>
            <w:vAlign w:val="center"/>
            <w:hideMark/>
          </w:tcPr>
          <w:p w14:paraId="37EAEACE" w14:textId="569FDE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A3EAE50" w14:textId="4E2DAFC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1B205DB" w14:textId="49BDD3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9797C0" w14:textId="126D0CB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1A68DC" w14:textId="77777777" w:rsidTr="00B96777">
        <w:tc>
          <w:tcPr>
            <w:tcW w:w="4968" w:type="dxa"/>
            <w:tcBorders>
              <w:top w:val="nil"/>
              <w:left w:val="nil"/>
              <w:bottom w:val="single" w:sz="4" w:space="0" w:color="auto"/>
              <w:right w:val="nil"/>
            </w:tcBorders>
            <w:shd w:val="clear" w:color="auto" w:fill="auto"/>
            <w:vAlign w:val="center"/>
            <w:hideMark/>
          </w:tcPr>
          <w:p w14:paraId="191B810E" w14:textId="182A0A9B"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4F32B39A" w14:textId="7C8D0BD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20F9A7" w14:textId="4A0CF92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166C48" w14:textId="6EBEF4F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450696" w14:textId="2EC81F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E89E09" w14:textId="77777777" w:rsidTr="00B96777">
        <w:tc>
          <w:tcPr>
            <w:tcW w:w="4968" w:type="dxa"/>
            <w:tcBorders>
              <w:top w:val="nil"/>
              <w:left w:val="nil"/>
              <w:bottom w:val="single" w:sz="4" w:space="0" w:color="auto"/>
              <w:right w:val="nil"/>
            </w:tcBorders>
            <w:shd w:val="clear" w:color="auto" w:fill="auto"/>
            <w:vAlign w:val="center"/>
            <w:hideMark/>
          </w:tcPr>
          <w:p w14:paraId="1935748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32C3FFCA" w14:textId="4E7858A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438AA52" w14:textId="79ED06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CEADFA3" w14:textId="152FCEA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9922D82" w14:textId="661694D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4E73349" w14:textId="77777777" w:rsidTr="00B96777">
        <w:tc>
          <w:tcPr>
            <w:tcW w:w="4968" w:type="dxa"/>
            <w:tcBorders>
              <w:top w:val="nil"/>
              <w:left w:val="nil"/>
              <w:bottom w:val="single" w:sz="4" w:space="0" w:color="auto"/>
              <w:right w:val="nil"/>
            </w:tcBorders>
            <w:shd w:val="clear" w:color="auto" w:fill="auto"/>
            <w:vAlign w:val="center"/>
            <w:hideMark/>
          </w:tcPr>
          <w:p w14:paraId="02036F8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58DA409E" w14:textId="0B589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7EDDE8B" w14:textId="61D3B5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7F4F9E" w14:textId="11EC2C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E1E2110" w14:textId="2C6A344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61C2A9"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4A75481"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with access to basic sanitation service</w:t>
            </w:r>
          </w:p>
        </w:tc>
      </w:tr>
      <w:tr w:rsidR="007472E6" w:rsidRPr="0082016B" w14:paraId="58579CB9" w14:textId="77777777" w:rsidTr="00B96777">
        <w:tc>
          <w:tcPr>
            <w:tcW w:w="4968" w:type="dxa"/>
            <w:tcBorders>
              <w:top w:val="nil"/>
              <w:left w:val="nil"/>
              <w:bottom w:val="single" w:sz="4" w:space="0" w:color="auto"/>
              <w:right w:val="nil"/>
            </w:tcBorders>
            <w:shd w:val="clear" w:color="auto" w:fill="auto"/>
            <w:vAlign w:val="center"/>
            <w:hideMark/>
          </w:tcPr>
          <w:p w14:paraId="5B75B984"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4E5ADAEA" w14:textId="0164FF0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8D144F" w14:textId="1A99A5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550D13F" w14:textId="137ADB5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840B8" w14:textId="6B3DF9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9E9E54" w14:textId="77777777" w:rsidTr="00B96777">
        <w:tc>
          <w:tcPr>
            <w:tcW w:w="4968" w:type="dxa"/>
            <w:tcBorders>
              <w:top w:val="nil"/>
              <w:left w:val="nil"/>
              <w:bottom w:val="single" w:sz="4" w:space="0" w:color="auto"/>
              <w:right w:val="nil"/>
            </w:tcBorders>
            <w:shd w:val="clear" w:color="auto" w:fill="auto"/>
            <w:vAlign w:val="center"/>
            <w:hideMark/>
          </w:tcPr>
          <w:p w14:paraId="342442C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E233A90" w14:textId="4390F85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8A97D4" w14:textId="2B94E8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7EF810C" w14:textId="0AAEBC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A368BD1" w14:textId="6C87B53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FD2F87" w14:textId="77777777" w:rsidTr="00B96777">
        <w:tc>
          <w:tcPr>
            <w:tcW w:w="4968" w:type="dxa"/>
            <w:tcBorders>
              <w:top w:val="nil"/>
              <w:left w:val="nil"/>
              <w:bottom w:val="single" w:sz="4" w:space="0" w:color="auto"/>
              <w:right w:val="nil"/>
            </w:tcBorders>
            <w:shd w:val="clear" w:color="auto" w:fill="auto"/>
            <w:vAlign w:val="center"/>
            <w:hideMark/>
          </w:tcPr>
          <w:p w14:paraId="152CC85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20EAAE9" w14:textId="2D4016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BFAFC5" w14:textId="0EB6F7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FC6ED9C" w14:textId="1C34A71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9659BB" w14:textId="2AFA732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9F84C5" w14:textId="77777777" w:rsidTr="00B96777">
        <w:tc>
          <w:tcPr>
            <w:tcW w:w="4968" w:type="dxa"/>
            <w:tcBorders>
              <w:top w:val="nil"/>
              <w:left w:val="nil"/>
              <w:bottom w:val="single" w:sz="4" w:space="0" w:color="auto"/>
              <w:right w:val="nil"/>
            </w:tcBorders>
            <w:shd w:val="clear" w:color="auto" w:fill="auto"/>
            <w:vAlign w:val="center"/>
            <w:hideMark/>
          </w:tcPr>
          <w:p w14:paraId="2B152AA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61235FD" w14:textId="65212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AE0546" w14:textId="4509B9C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60D2A85" w14:textId="21291A4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24ECDB" w14:textId="40E2E4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2B3DC1" w14:textId="77777777" w:rsidTr="00B96777">
        <w:tc>
          <w:tcPr>
            <w:tcW w:w="4968" w:type="dxa"/>
            <w:tcBorders>
              <w:top w:val="nil"/>
              <w:left w:val="nil"/>
              <w:bottom w:val="single" w:sz="4" w:space="0" w:color="auto"/>
              <w:right w:val="nil"/>
            </w:tcBorders>
            <w:shd w:val="clear" w:color="auto" w:fill="auto"/>
            <w:vAlign w:val="center"/>
            <w:hideMark/>
          </w:tcPr>
          <w:p w14:paraId="2BB553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63F2F19" w14:textId="5B5F05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FEC014" w14:textId="67553B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1B8B9E" w14:textId="4BEAB0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3C809C3" w14:textId="056EC31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642CD" w14:textId="77777777" w:rsidTr="00B96777">
        <w:tc>
          <w:tcPr>
            <w:tcW w:w="4968" w:type="dxa"/>
            <w:tcBorders>
              <w:top w:val="nil"/>
              <w:left w:val="nil"/>
              <w:bottom w:val="single" w:sz="4" w:space="0" w:color="auto"/>
              <w:right w:val="nil"/>
            </w:tcBorders>
            <w:shd w:val="clear" w:color="auto" w:fill="auto"/>
            <w:vAlign w:val="center"/>
            <w:hideMark/>
          </w:tcPr>
          <w:p w14:paraId="11ECEC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93EBC52" w14:textId="053F5A6C"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6CB7BD8" w14:textId="6A7C8785"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75AD014" w14:textId="4667F28D"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1ED7B77" w14:textId="1CD0E10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F3BE60F" w14:textId="77777777" w:rsidTr="00B96777">
        <w:tc>
          <w:tcPr>
            <w:tcW w:w="4968" w:type="dxa"/>
            <w:tcBorders>
              <w:top w:val="nil"/>
              <w:left w:val="nil"/>
              <w:bottom w:val="single" w:sz="4" w:space="0" w:color="auto"/>
              <w:right w:val="nil"/>
            </w:tcBorders>
            <w:shd w:val="clear" w:color="auto" w:fill="auto"/>
            <w:vAlign w:val="center"/>
            <w:hideMark/>
          </w:tcPr>
          <w:p w14:paraId="1B5D594A"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Residence</w:t>
            </w:r>
          </w:p>
        </w:tc>
        <w:tc>
          <w:tcPr>
            <w:tcW w:w="1265" w:type="dxa"/>
            <w:tcBorders>
              <w:top w:val="nil"/>
              <w:left w:val="nil"/>
              <w:bottom w:val="single" w:sz="4" w:space="0" w:color="auto"/>
              <w:right w:val="nil"/>
            </w:tcBorders>
            <w:shd w:val="clear" w:color="auto" w:fill="auto"/>
            <w:vAlign w:val="center"/>
            <w:hideMark/>
          </w:tcPr>
          <w:p w14:paraId="673739CE" w14:textId="14552F7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CB19071" w14:textId="230AE05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52FF1B83" w14:textId="734D49F6"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FCF4FFA" w14:textId="771B52D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C120E1B" w14:textId="77777777" w:rsidTr="00B96777">
        <w:tc>
          <w:tcPr>
            <w:tcW w:w="4968" w:type="dxa"/>
            <w:tcBorders>
              <w:top w:val="nil"/>
              <w:left w:val="nil"/>
              <w:bottom w:val="single" w:sz="4" w:space="0" w:color="auto"/>
              <w:right w:val="nil"/>
            </w:tcBorders>
            <w:shd w:val="clear" w:color="auto" w:fill="auto"/>
            <w:vAlign w:val="center"/>
            <w:hideMark/>
          </w:tcPr>
          <w:p w14:paraId="67F5CF26"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C18CED4" w14:textId="6E45A7F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EC375AE" w14:textId="0148BE6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B8665CE" w14:textId="5EBDB7B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DFC889F" w14:textId="2F3D745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54CE393" w14:textId="77777777" w:rsidTr="00B96777">
        <w:tc>
          <w:tcPr>
            <w:tcW w:w="4968" w:type="dxa"/>
            <w:tcBorders>
              <w:top w:val="nil"/>
              <w:left w:val="nil"/>
              <w:bottom w:val="single" w:sz="4" w:space="0" w:color="auto"/>
              <w:right w:val="nil"/>
            </w:tcBorders>
            <w:shd w:val="clear" w:color="auto" w:fill="auto"/>
            <w:vAlign w:val="center"/>
            <w:hideMark/>
          </w:tcPr>
          <w:p w14:paraId="5BB4138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265ED7E0" w14:textId="63A628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F8C6313" w14:textId="7875DEC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C19A4E" w14:textId="5CEF9B3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9498A57" w14:textId="6F230FD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20E06C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51C3728A" w14:textId="6702203E"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households with soap and water at handwashing station </w:t>
            </w:r>
            <w:r w:rsidR="00126678">
              <w:rPr>
                <w:rFonts w:eastAsia="Times New Roman" w:cs="Times New Roman"/>
                <w:b/>
                <w:bCs/>
                <w:color w:val="auto"/>
                <w:sz w:val="20"/>
                <w:szCs w:val="20"/>
              </w:rPr>
              <w:t>on premises</w:t>
            </w:r>
          </w:p>
        </w:tc>
      </w:tr>
      <w:tr w:rsidR="007472E6" w:rsidRPr="0082016B" w14:paraId="51FBF4B4" w14:textId="77777777" w:rsidTr="00B96777">
        <w:tc>
          <w:tcPr>
            <w:tcW w:w="4968" w:type="dxa"/>
            <w:tcBorders>
              <w:top w:val="nil"/>
              <w:left w:val="nil"/>
              <w:bottom w:val="single" w:sz="4" w:space="0" w:color="auto"/>
              <w:right w:val="nil"/>
            </w:tcBorders>
            <w:shd w:val="clear" w:color="auto" w:fill="auto"/>
            <w:vAlign w:val="center"/>
            <w:hideMark/>
          </w:tcPr>
          <w:p w14:paraId="7F27CB2C"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A5BFC" w14:textId="2F2434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9795E9" w14:textId="1AF37B3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05ECA70" w14:textId="09CBD6E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88E668" w14:textId="6BFF82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27D86D" w14:textId="77777777" w:rsidTr="00B96777">
        <w:tc>
          <w:tcPr>
            <w:tcW w:w="4968" w:type="dxa"/>
            <w:tcBorders>
              <w:top w:val="nil"/>
              <w:left w:val="nil"/>
              <w:bottom w:val="single" w:sz="4" w:space="0" w:color="auto"/>
              <w:right w:val="nil"/>
            </w:tcBorders>
            <w:shd w:val="clear" w:color="auto" w:fill="auto"/>
            <w:vAlign w:val="center"/>
            <w:hideMark/>
          </w:tcPr>
          <w:p w14:paraId="49E78C3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2FABFE5" w14:textId="44399AC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8A08A95" w14:textId="70F2BD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1F16087" w14:textId="2B6DD2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10F22F" w14:textId="2F4336D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101409" w14:textId="77777777" w:rsidTr="00B96777">
        <w:tc>
          <w:tcPr>
            <w:tcW w:w="4968" w:type="dxa"/>
            <w:tcBorders>
              <w:top w:val="nil"/>
              <w:left w:val="nil"/>
              <w:bottom w:val="single" w:sz="4" w:space="0" w:color="auto"/>
              <w:right w:val="nil"/>
            </w:tcBorders>
            <w:shd w:val="clear" w:color="auto" w:fill="auto"/>
            <w:vAlign w:val="center"/>
            <w:hideMark/>
          </w:tcPr>
          <w:p w14:paraId="08A6C8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15D4CCB" w14:textId="409C435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357BFCA" w14:textId="45CFC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65A37F" w14:textId="4F8CFAD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3DE893" w14:textId="6E7EFA2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2F0397" w14:textId="77777777" w:rsidTr="00B96777">
        <w:tc>
          <w:tcPr>
            <w:tcW w:w="4968" w:type="dxa"/>
            <w:tcBorders>
              <w:top w:val="nil"/>
              <w:left w:val="nil"/>
              <w:bottom w:val="single" w:sz="4" w:space="0" w:color="auto"/>
              <w:right w:val="nil"/>
            </w:tcBorders>
            <w:shd w:val="clear" w:color="auto" w:fill="auto"/>
            <w:vAlign w:val="center"/>
            <w:hideMark/>
          </w:tcPr>
          <w:p w14:paraId="4BDD85C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C62A580" w14:textId="4CCCFD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F73D06E" w14:textId="6F3476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0FD6E3" w14:textId="4AC277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B3B4E1" w14:textId="2179CA8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46EA59" w14:textId="77777777" w:rsidTr="00B96777">
        <w:tc>
          <w:tcPr>
            <w:tcW w:w="4968" w:type="dxa"/>
            <w:tcBorders>
              <w:top w:val="nil"/>
              <w:left w:val="nil"/>
              <w:bottom w:val="single" w:sz="4" w:space="0" w:color="auto"/>
              <w:right w:val="nil"/>
            </w:tcBorders>
            <w:shd w:val="clear" w:color="auto" w:fill="auto"/>
            <w:vAlign w:val="center"/>
            <w:hideMark/>
          </w:tcPr>
          <w:p w14:paraId="72A98840"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CDCFBA1" w14:textId="585AC6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AE3D68" w14:textId="2D7B1E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76AA9A" w14:textId="6747A1C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27BBE78" w14:textId="421750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A19906" w14:textId="77777777" w:rsidTr="00B96777">
        <w:tc>
          <w:tcPr>
            <w:tcW w:w="4968" w:type="dxa"/>
            <w:tcBorders>
              <w:top w:val="nil"/>
              <w:left w:val="nil"/>
              <w:bottom w:val="single" w:sz="4" w:space="0" w:color="auto"/>
              <w:right w:val="nil"/>
            </w:tcBorders>
            <w:shd w:val="clear" w:color="auto" w:fill="auto"/>
            <w:vAlign w:val="center"/>
            <w:hideMark/>
          </w:tcPr>
          <w:p w14:paraId="0B99096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90ADA03" w14:textId="1378113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05A68E7" w14:textId="00397F9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7772828" w14:textId="38DF9892"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14C4FE4" w14:textId="74ECEA0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B8EA883" w14:textId="77777777" w:rsidTr="00B96777">
        <w:tc>
          <w:tcPr>
            <w:tcW w:w="4968" w:type="dxa"/>
            <w:tcBorders>
              <w:top w:val="nil"/>
              <w:left w:val="nil"/>
              <w:bottom w:val="single" w:sz="4" w:space="0" w:color="auto"/>
              <w:right w:val="nil"/>
            </w:tcBorders>
            <w:shd w:val="clear" w:color="auto" w:fill="auto"/>
            <w:vAlign w:val="center"/>
            <w:hideMark/>
          </w:tcPr>
          <w:p w14:paraId="5D7841B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Residence</w:t>
            </w:r>
          </w:p>
        </w:tc>
        <w:tc>
          <w:tcPr>
            <w:tcW w:w="1265" w:type="dxa"/>
            <w:tcBorders>
              <w:top w:val="nil"/>
              <w:left w:val="nil"/>
              <w:bottom w:val="single" w:sz="4" w:space="0" w:color="auto"/>
              <w:right w:val="nil"/>
            </w:tcBorders>
            <w:shd w:val="clear" w:color="auto" w:fill="auto"/>
            <w:vAlign w:val="center"/>
            <w:hideMark/>
          </w:tcPr>
          <w:p w14:paraId="697CD3DA" w14:textId="3FDB510F"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4D84701" w14:textId="5BC1749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828F863" w14:textId="27A3351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6CDADBB" w14:textId="3B3800C8"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52B1211" w14:textId="77777777" w:rsidTr="00B96777">
        <w:tc>
          <w:tcPr>
            <w:tcW w:w="4968" w:type="dxa"/>
            <w:tcBorders>
              <w:top w:val="nil"/>
              <w:left w:val="nil"/>
              <w:bottom w:val="single" w:sz="4" w:space="0" w:color="auto"/>
              <w:right w:val="nil"/>
            </w:tcBorders>
            <w:shd w:val="clear" w:color="auto" w:fill="auto"/>
            <w:vAlign w:val="center"/>
            <w:hideMark/>
          </w:tcPr>
          <w:p w14:paraId="0AE391A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7580C0F" w14:textId="6E82BB3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38B77" w14:textId="28542C0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99A4346" w14:textId="4029F1A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E13B59C" w14:textId="242900E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B606C" w14:textId="77777777" w:rsidTr="00B96777">
        <w:tc>
          <w:tcPr>
            <w:tcW w:w="4968" w:type="dxa"/>
            <w:tcBorders>
              <w:top w:val="nil"/>
              <w:left w:val="nil"/>
              <w:bottom w:val="single" w:sz="4" w:space="0" w:color="auto"/>
              <w:right w:val="nil"/>
            </w:tcBorders>
            <w:shd w:val="clear" w:color="auto" w:fill="auto"/>
            <w:vAlign w:val="center"/>
            <w:hideMark/>
          </w:tcPr>
          <w:p w14:paraId="6060DB5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7ECB3ED1" w14:textId="5414078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635CA31" w14:textId="1F7120E2"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89A93CA" w14:textId="52072DF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D248BFF" w14:textId="787BD2A4" w:rsidR="007472E6" w:rsidRPr="0082016B" w:rsidRDefault="007472E6" w:rsidP="005152BF">
            <w:pPr>
              <w:widowControl/>
              <w:spacing w:line="259" w:lineRule="auto"/>
              <w:jc w:val="center"/>
              <w:rPr>
                <w:rFonts w:eastAsia="Times New Roman" w:cs="Times New Roman"/>
                <w:b/>
                <w:bCs/>
                <w:sz w:val="20"/>
                <w:szCs w:val="20"/>
              </w:rPr>
            </w:pPr>
          </w:p>
        </w:tc>
      </w:tr>
    </w:tbl>
    <w:p w14:paraId="6083A3C6" w14:textId="77777777" w:rsidR="007472E6" w:rsidRPr="007472E6" w:rsidRDefault="007472E6" w:rsidP="00654C31">
      <w:pPr>
        <w:widowControl/>
        <w:rPr>
          <w:color w:val="auto"/>
          <w:sz w:val="16"/>
          <w:szCs w:val="16"/>
        </w:rPr>
      </w:pPr>
      <w:commentRangeStart w:id="48"/>
      <w:r w:rsidRPr="007472E6">
        <w:rPr>
          <w:color w:val="auto"/>
          <w:sz w:val="16"/>
          <w:szCs w:val="16"/>
        </w:rPr>
        <w:t>^ Results not statistically reliable, n&lt;30  </w:t>
      </w:r>
      <w:commentRangeEnd w:id="48"/>
      <w:r w:rsidR="00964BCD">
        <w:rPr>
          <w:rStyle w:val="CommentReference"/>
        </w:rPr>
        <w:commentReference w:id="48"/>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352EC649" w14:textId="210D5E60" w:rsidR="007472E6" w:rsidRPr="007472E6" w:rsidRDefault="007472E6" w:rsidP="00654C31">
      <w:pPr>
        <w:widowControl/>
        <w:rPr>
          <w:color w:val="auto"/>
          <w:sz w:val="16"/>
          <w:szCs w:val="16"/>
        </w:rPr>
      </w:pPr>
      <w:r w:rsidRPr="007472E6">
        <w:rPr>
          <w:color w:val="auto"/>
          <w:sz w:val="16"/>
          <w:szCs w:val="16"/>
        </w:rPr>
        <w:t>n/a=not available, CI=confidence interval, PPP=purchasing power parity</w:t>
      </w:r>
      <w:r w:rsidR="003F6BE9" w:rsidRPr="003F6BE9">
        <w:rPr>
          <w:color w:val="auto"/>
          <w:sz w:val="16"/>
          <w:szCs w:val="16"/>
        </w:rPr>
        <w:t>, mt=metric tons, ha=hectares</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5E79B2D0" w14:textId="16C45FD3" w:rsidR="007472E6" w:rsidRPr="007472E6" w:rsidRDefault="007472E6" w:rsidP="00BE56C2">
      <w:pPr>
        <w:widowControl/>
        <w:ind w:left="90" w:hanging="90"/>
        <w:rPr>
          <w:color w:val="auto"/>
          <w:sz w:val="16"/>
          <w:szCs w:val="16"/>
        </w:rPr>
      </w:pPr>
      <w:r w:rsidRPr="007472E6">
        <w:rPr>
          <w:color w:val="auto"/>
          <w:sz w:val="16"/>
          <w:szCs w:val="16"/>
          <w:vertAlign w:val="superscript"/>
        </w:rPr>
        <w:t>a</w:t>
      </w:r>
      <w:r w:rsidRPr="007472E6">
        <w:rPr>
          <w:color w:val="auto"/>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w:t>
      </w:r>
      <w:r w:rsidR="00E52857">
        <w:rPr>
          <w:color w:val="auto"/>
          <w:sz w:val="16"/>
          <w:szCs w:val="16"/>
        </w:rPr>
        <w:t>;</w:t>
      </w:r>
      <w:r w:rsidRPr="007472E6">
        <w:rPr>
          <w:color w:val="auto"/>
          <w:sz w:val="16"/>
          <w:szCs w:val="16"/>
        </w:rPr>
        <w:t xml:space="preserve"> n/s=not significant.</w:t>
      </w:r>
      <w:r w:rsidRPr="007472E6">
        <w:rPr>
          <w:color w:val="auto"/>
          <w:sz w:val="16"/>
          <w:szCs w:val="16"/>
        </w:rPr>
        <w:tab/>
      </w:r>
      <w:r w:rsidRPr="007472E6">
        <w:rPr>
          <w:color w:val="auto"/>
          <w:sz w:val="16"/>
          <w:szCs w:val="16"/>
        </w:rPr>
        <w:tab/>
      </w:r>
    </w:p>
    <w:p w14:paraId="01B1EEAC" w14:textId="416D811C" w:rsidR="005C05D0" w:rsidRDefault="005C05D0" w:rsidP="005C05D0">
      <w:pPr>
        <w:widowControl/>
        <w:rPr>
          <w:color w:val="auto"/>
          <w:sz w:val="16"/>
          <w:szCs w:val="16"/>
        </w:rPr>
      </w:pPr>
      <w:r w:rsidRPr="005C05D0">
        <w:rPr>
          <w:color w:val="auto"/>
          <w:sz w:val="16"/>
          <w:szCs w:val="16"/>
          <w:vertAlign w:val="superscript"/>
        </w:rPr>
        <w:t>b</w:t>
      </w:r>
      <w:r>
        <w:rPr>
          <w:color w:val="auto"/>
          <w:sz w:val="16"/>
          <w:szCs w:val="16"/>
        </w:rPr>
        <w:t xml:space="preserve"> Number is the</w:t>
      </w:r>
      <w:r w:rsidRPr="00BE56C2">
        <w:rPr>
          <w:color w:val="auto"/>
          <w:sz w:val="16"/>
          <w:szCs w:val="16"/>
        </w:rPr>
        <w:t xml:space="preserve"> number of units (individuals, households) in the sample</w:t>
      </w:r>
      <w:r>
        <w:rPr>
          <w:color w:val="auto"/>
          <w:sz w:val="16"/>
          <w:szCs w:val="16"/>
        </w:rPr>
        <w:t>.</w:t>
      </w:r>
    </w:p>
    <w:p w14:paraId="7DCDBCA9" w14:textId="7B8E3370" w:rsidR="007472E6" w:rsidRPr="007472E6" w:rsidRDefault="005C05D0" w:rsidP="00654C31">
      <w:pPr>
        <w:widowControl/>
        <w:rPr>
          <w:color w:val="auto"/>
          <w:sz w:val="16"/>
          <w:szCs w:val="16"/>
        </w:rPr>
      </w:pPr>
      <w:r>
        <w:rPr>
          <w:color w:val="auto"/>
          <w:sz w:val="16"/>
          <w:szCs w:val="16"/>
          <w:vertAlign w:val="superscript"/>
        </w:rPr>
        <w:t>c</w:t>
      </w:r>
      <w:r w:rsidR="007472E6" w:rsidRPr="007472E6">
        <w:rPr>
          <w:color w:val="auto"/>
          <w:sz w:val="16"/>
          <w:szCs w:val="16"/>
        </w:rPr>
        <w:t xml:space="preserve"> Estimates are based on de facto </w:t>
      </w:r>
      <w:r w:rsidR="00C639B0">
        <w:rPr>
          <w:color w:val="auto"/>
          <w:sz w:val="16"/>
          <w:szCs w:val="16"/>
        </w:rPr>
        <w:t>household members</w:t>
      </w:r>
      <w:r w:rsidR="007472E6" w:rsidRPr="007472E6">
        <w:rPr>
          <w:color w:val="auto"/>
          <w:sz w:val="16"/>
          <w:szCs w:val="16"/>
        </w:rPr>
        <w:t>.</w:t>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p>
    <w:p w14:paraId="58CB9D33" w14:textId="1B6F6427" w:rsidR="007472E6" w:rsidRPr="007472E6" w:rsidRDefault="007472E6" w:rsidP="00654C31">
      <w:pPr>
        <w:widowControl/>
        <w:rPr>
          <w:color w:val="auto"/>
          <w:sz w:val="16"/>
          <w:szCs w:val="16"/>
        </w:rPr>
      </w:pPr>
      <w:r w:rsidRPr="007472E6">
        <w:rPr>
          <w:color w:val="auto"/>
          <w:sz w:val="16"/>
          <w:szCs w:val="16"/>
        </w:rPr>
        <w:t xml:space="preserve">Notes: </w:t>
      </w:r>
    </w:p>
    <w:p w14:paraId="165A8678" w14:textId="3BD0F691" w:rsidR="007472E6" w:rsidRPr="007472E6" w:rsidRDefault="007472E6" w:rsidP="00654C31">
      <w:pPr>
        <w:widowControl/>
        <w:rPr>
          <w:color w:val="auto"/>
          <w:sz w:val="16"/>
          <w:szCs w:val="16"/>
        </w:rPr>
      </w:pPr>
      <w:r w:rsidRPr="007472E6">
        <w:rPr>
          <w:color w:val="auto"/>
          <w:sz w:val="16"/>
          <w:szCs w:val="16"/>
        </w:rPr>
        <w:t>Estimates are sample-weighted</w:t>
      </w:r>
      <w:r w:rsidR="005C05D0">
        <w:rPr>
          <w:color w:val="auto"/>
          <w:sz w:val="16"/>
          <w:szCs w:val="16"/>
        </w:rPr>
        <w:t>; numbers</w:t>
      </w:r>
      <w:r w:rsidRPr="007472E6">
        <w:rPr>
          <w:color w:val="auto"/>
          <w:sz w:val="16"/>
          <w:szCs w:val="16"/>
        </w:rPr>
        <w:t xml:space="preserve"> are unweighted.</w:t>
      </w:r>
    </w:p>
    <w:p w14:paraId="29E57460" w14:textId="195845DA" w:rsidR="007472E6" w:rsidRPr="007472E6" w:rsidRDefault="007472E6" w:rsidP="00654C31">
      <w:pPr>
        <w:widowControl/>
        <w:rPr>
          <w:color w:val="auto"/>
          <w:sz w:val="16"/>
          <w:szCs w:val="16"/>
        </w:rPr>
      </w:pPr>
      <w:r w:rsidRPr="007472E6">
        <w:rPr>
          <w:color w:val="auto"/>
          <w:sz w:val="16"/>
          <w:szCs w:val="16"/>
        </w:rPr>
        <w:t xml:space="preserve">Estimates are based on de jure </w:t>
      </w:r>
      <w:r w:rsidR="00C639B0">
        <w:rPr>
          <w:color w:val="auto"/>
          <w:sz w:val="16"/>
          <w:szCs w:val="16"/>
        </w:rPr>
        <w:t>household members</w:t>
      </w:r>
      <w:r w:rsidRPr="007472E6">
        <w:rPr>
          <w:color w:val="auto"/>
          <w:sz w:val="16"/>
          <w:szCs w:val="16"/>
        </w:rPr>
        <w:t>, except where noted.</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0BE40210" w14:textId="033090FC" w:rsidR="0082016B" w:rsidRDefault="009D7F82" w:rsidP="00654C31">
      <w:pPr>
        <w:widowControl/>
        <w:rPr>
          <w:sz w:val="16"/>
          <w:szCs w:val="16"/>
        </w:rPr>
      </w:pPr>
      <w:r w:rsidRPr="009D7F82">
        <w:rPr>
          <w:color w:val="auto"/>
          <w:sz w:val="16"/>
          <w:szCs w:val="16"/>
        </w:rPr>
        <w:t>Source: Feed the Future [</w:t>
      </w:r>
      <w:r w:rsidRPr="009D7F82">
        <w:rPr>
          <w:color w:val="auto"/>
          <w:sz w:val="16"/>
          <w:szCs w:val="16"/>
          <w:highlight w:val="yellow"/>
        </w:rPr>
        <w:t>Country</w:t>
      </w:r>
      <w:r w:rsidRPr="009D7F82">
        <w:rPr>
          <w:color w:val="auto"/>
          <w:sz w:val="16"/>
          <w:szCs w:val="16"/>
        </w:rPr>
        <w:t>] ZOI Survey [</w:t>
      </w:r>
      <w:r w:rsidRPr="009D7F82">
        <w:rPr>
          <w:color w:val="auto"/>
          <w:sz w:val="16"/>
          <w:szCs w:val="16"/>
          <w:highlight w:val="yellow"/>
        </w:rPr>
        <w:t>Survey year(s)</w:t>
      </w:r>
      <w:r w:rsidRPr="009D7F82">
        <w:rPr>
          <w:color w:val="auto"/>
          <w:sz w:val="16"/>
          <w:szCs w:val="16"/>
        </w:rPr>
        <w:t>]</w:t>
      </w:r>
      <w:r w:rsidRPr="009D7F82">
        <w:rPr>
          <w:color w:val="auto"/>
          <w:sz w:val="16"/>
          <w:szCs w:val="16"/>
        </w:rPr>
        <w:tab/>
      </w:r>
      <w:r w:rsidR="007472E6" w:rsidRPr="007472E6">
        <w:rPr>
          <w:sz w:val="16"/>
          <w:szCs w:val="16"/>
        </w:rPr>
        <w:tab/>
      </w:r>
      <w:r w:rsidR="007472E6" w:rsidRPr="007472E6">
        <w:rPr>
          <w:sz w:val="16"/>
          <w:szCs w:val="16"/>
        </w:rPr>
        <w:tab/>
      </w:r>
      <w:r w:rsidR="007472E6" w:rsidRPr="007472E6">
        <w:rPr>
          <w:sz w:val="16"/>
          <w:szCs w:val="16"/>
        </w:rPr>
        <w:tab/>
      </w:r>
    </w:p>
    <w:p w14:paraId="7936CBE4" w14:textId="13B1837C" w:rsidR="0082016B" w:rsidRDefault="0082016B">
      <w:pPr>
        <w:widowControl/>
        <w:spacing w:line="240" w:lineRule="auto"/>
        <w:rPr>
          <w:sz w:val="16"/>
          <w:szCs w:val="16"/>
        </w:rPr>
      </w:pPr>
      <w:r>
        <w:rPr>
          <w:sz w:val="16"/>
          <w:szCs w:val="16"/>
        </w:rPr>
        <w:br w:type="page"/>
      </w:r>
    </w:p>
    <w:p w14:paraId="6FC28526" w14:textId="77777777" w:rsidR="00286306" w:rsidRDefault="00286306" w:rsidP="00286306">
      <w:pPr>
        <w:pStyle w:val="Heading2"/>
      </w:pPr>
      <w:bookmarkStart w:id="49" w:name="_Toc63673300"/>
      <w:bookmarkStart w:id="50" w:name="_Toc415065694"/>
      <w:bookmarkStart w:id="51" w:name="_Toc415138639"/>
      <w:r>
        <w:lastRenderedPageBreak/>
        <w:t xml:space="preserve">Summary of </w:t>
      </w:r>
      <w:bookmarkStart w:id="52" w:name="_Hlk5141236"/>
      <w:r>
        <w:t>key</w:t>
      </w:r>
      <w:bookmarkStart w:id="53" w:name="_Hlk5141211"/>
      <w:r>
        <w:t xml:space="preserve"> </w:t>
      </w:r>
      <w:commentRangeStart w:id="54"/>
      <w:r>
        <w:t>findings</w:t>
      </w:r>
      <w:bookmarkEnd w:id="52"/>
      <w:bookmarkEnd w:id="53"/>
      <w:commentRangeEnd w:id="54"/>
      <w:r w:rsidR="0032496D">
        <w:rPr>
          <w:rStyle w:val="CommentReference"/>
          <w:rFonts w:eastAsia="Arial" w:cs="Arial"/>
          <w:b w:val="0"/>
          <w:color w:val="000000"/>
        </w:rPr>
        <w:commentReference w:id="54"/>
      </w:r>
      <w:bookmarkEnd w:id="49"/>
    </w:p>
    <w:p w14:paraId="737C2116" w14:textId="09E0B688" w:rsidR="00BC0F95" w:rsidRPr="005152BF" w:rsidRDefault="004A6FDF">
      <w:pPr>
        <w:pStyle w:val="Heading3"/>
      </w:pPr>
      <w:bookmarkStart w:id="55" w:name="_Toc63673301"/>
      <w:bookmarkEnd w:id="50"/>
      <w:bookmarkEnd w:id="51"/>
      <w:r>
        <w:t>Household economic s</w:t>
      </w:r>
      <w:r w:rsidR="00BC0F95" w:rsidRPr="005152BF">
        <w:t>tatus</w:t>
      </w:r>
      <w:bookmarkEnd w:id="55"/>
    </w:p>
    <w:p w14:paraId="509A94EA" w14:textId="4858ADAC" w:rsidR="00D95934" w:rsidRDefault="00D95934" w:rsidP="00964BCD">
      <w:pPr>
        <w:pStyle w:val="Heading4"/>
        <w:rPr>
          <w:i/>
          <w:lang w:eastAsia="ko-KR"/>
        </w:rPr>
      </w:pPr>
      <w:r w:rsidRPr="00964BCD">
        <w:rPr>
          <w:i/>
          <w:lang w:eastAsia="ko-KR"/>
        </w:rPr>
        <w:t xml:space="preserve">Prevalence of </w:t>
      </w:r>
      <w:r w:rsidR="003036A1">
        <w:rPr>
          <w:i/>
          <w:lang w:eastAsia="ko-KR"/>
        </w:rPr>
        <w:t>p</w:t>
      </w:r>
      <w:r w:rsidRPr="00964BCD">
        <w:rPr>
          <w:i/>
          <w:lang w:eastAsia="ko-KR"/>
        </w:rPr>
        <w:t>overty: Percent of people living on less than $1.90/day</w:t>
      </w:r>
      <w:r w:rsidR="00764780" w:rsidRPr="00964BCD">
        <w:rPr>
          <w:i/>
          <w:lang w:eastAsia="ko-KR"/>
        </w:rPr>
        <w:t xml:space="preserve"> </w:t>
      </w:r>
      <w:r w:rsidR="00342082" w:rsidRPr="00964BCD">
        <w:rPr>
          <w:i/>
          <w:lang w:eastAsia="ko-KR"/>
        </w:rPr>
        <w:t>(</w:t>
      </w:r>
      <w:r w:rsidR="00764780" w:rsidRPr="00964BCD">
        <w:rPr>
          <w:i/>
          <w:lang w:eastAsia="ko-KR"/>
        </w:rPr>
        <w:t>2011 PPP</w:t>
      </w:r>
      <w:r w:rsidR="00342082" w:rsidRPr="00964BCD">
        <w:rPr>
          <w:i/>
          <w:lang w:eastAsia="ko-KR"/>
        </w:rPr>
        <w:t>)</w:t>
      </w:r>
    </w:p>
    <w:p w14:paraId="292BDBDA" w14:textId="77777777" w:rsidR="00964BCD" w:rsidRPr="00964BCD" w:rsidRDefault="00964BCD" w:rsidP="00964BCD">
      <w:pPr>
        <w:rPr>
          <w:lang w:eastAsia="ko-KR"/>
        </w:rPr>
      </w:pPr>
    </w:p>
    <w:p w14:paraId="2AB9610D" w14:textId="0879902A" w:rsidR="00EC4709" w:rsidRDefault="00EC4709" w:rsidP="00964BCD">
      <w:pPr>
        <w:pStyle w:val="Heading4"/>
        <w:rPr>
          <w:i/>
          <w:lang w:eastAsia="ko-KR"/>
        </w:rPr>
      </w:pPr>
      <w:r w:rsidRPr="00964BCD">
        <w:rPr>
          <w:i/>
          <w:lang w:eastAsia="ko-KR"/>
        </w:rPr>
        <w:t xml:space="preserve">Depth of </w:t>
      </w:r>
      <w:r w:rsidR="003036A1">
        <w:rPr>
          <w:i/>
          <w:lang w:eastAsia="ko-KR"/>
        </w:rPr>
        <w:t>p</w:t>
      </w:r>
      <w:r w:rsidRPr="00964BCD">
        <w:rPr>
          <w:i/>
          <w:lang w:eastAsia="ko-KR"/>
        </w:rPr>
        <w:t>overty</w:t>
      </w:r>
      <w:r w:rsidR="00A00EF8" w:rsidRPr="00964BCD">
        <w:rPr>
          <w:i/>
          <w:lang w:eastAsia="ko-KR"/>
        </w:rPr>
        <w:t xml:space="preserve"> of the poor</w:t>
      </w:r>
      <w:r w:rsidRPr="00964BCD">
        <w:rPr>
          <w:i/>
          <w:lang w:eastAsia="ko-KR"/>
        </w:rPr>
        <w:t xml:space="preserve">: </w:t>
      </w:r>
      <w:r w:rsidR="00764780" w:rsidRPr="00964BCD">
        <w:rPr>
          <w:i/>
          <w:lang w:eastAsia="ko-KR"/>
        </w:rPr>
        <w:t>M</w:t>
      </w:r>
      <w:r w:rsidRPr="00964BCD">
        <w:rPr>
          <w:i/>
          <w:lang w:eastAsia="ko-KR"/>
        </w:rPr>
        <w:t>ean percent shortfall relative to the $1.</w:t>
      </w:r>
      <w:r w:rsidR="00D95934" w:rsidRPr="00964BCD">
        <w:rPr>
          <w:i/>
          <w:lang w:eastAsia="ko-KR"/>
        </w:rPr>
        <w:t>90</w:t>
      </w:r>
      <w:r w:rsidR="00764780" w:rsidRPr="00964BCD">
        <w:rPr>
          <w:i/>
          <w:lang w:eastAsia="ko-KR"/>
        </w:rPr>
        <w:t xml:space="preserve">/day </w:t>
      </w:r>
      <w:r w:rsidR="00342082" w:rsidRPr="00964BCD">
        <w:rPr>
          <w:i/>
          <w:lang w:eastAsia="ko-KR"/>
        </w:rPr>
        <w:t>(</w:t>
      </w:r>
      <w:r w:rsidR="00764780" w:rsidRPr="00964BCD">
        <w:rPr>
          <w:i/>
          <w:lang w:eastAsia="ko-KR"/>
        </w:rPr>
        <w:t>2011</w:t>
      </w:r>
      <w:r w:rsidR="003036A1">
        <w:rPr>
          <w:i/>
          <w:lang w:eastAsia="ko-KR"/>
        </w:rPr>
        <w:t> </w:t>
      </w:r>
      <w:r w:rsidR="00764780" w:rsidRPr="00964BCD">
        <w:rPr>
          <w:i/>
          <w:lang w:eastAsia="ko-KR"/>
        </w:rPr>
        <w:t>PPP</w:t>
      </w:r>
      <w:r w:rsidR="00342082" w:rsidRPr="00964BCD">
        <w:rPr>
          <w:i/>
          <w:lang w:eastAsia="ko-KR"/>
        </w:rPr>
        <w:t>)</w:t>
      </w:r>
      <w:r w:rsidR="00D95934" w:rsidRPr="00964BCD">
        <w:rPr>
          <w:i/>
          <w:lang w:eastAsia="ko-KR"/>
        </w:rPr>
        <w:t xml:space="preserve"> </w:t>
      </w:r>
      <w:r w:rsidRPr="00964BCD">
        <w:rPr>
          <w:i/>
          <w:lang w:eastAsia="ko-KR"/>
        </w:rPr>
        <w:t>poverty line</w:t>
      </w:r>
    </w:p>
    <w:p w14:paraId="21A34C41" w14:textId="77777777" w:rsidR="00964BCD" w:rsidRPr="00964BCD" w:rsidRDefault="00964BCD" w:rsidP="00964BCD">
      <w:pPr>
        <w:rPr>
          <w:lang w:eastAsia="ko-KR"/>
        </w:rPr>
      </w:pPr>
    </w:p>
    <w:p w14:paraId="6C6227AF" w14:textId="2F6EFD9B" w:rsidR="00175437" w:rsidRDefault="00175437" w:rsidP="00964BCD">
      <w:pPr>
        <w:pStyle w:val="Heading4"/>
        <w:rPr>
          <w:i/>
          <w:lang w:eastAsia="ko-KR"/>
        </w:rPr>
      </w:pPr>
      <w:r w:rsidRPr="00964BCD">
        <w:rPr>
          <w:i/>
          <w:lang w:eastAsia="ko-KR"/>
        </w:rPr>
        <w:t xml:space="preserve">Prevalence of people who are </w:t>
      </w:r>
      <w:r w:rsidR="003036A1">
        <w:rPr>
          <w:i/>
          <w:lang w:eastAsia="ko-KR"/>
        </w:rPr>
        <w:t>“</w:t>
      </w:r>
      <w:r w:rsidR="00DE0483" w:rsidRPr="00964BCD">
        <w:rPr>
          <w:i/>
          <w:lang w:eastAsia="ko-KR"/>
        </w:rPr>
        <w:t>n</w:t>
      </w:r>
      <w:r w:rsidRPr="00964BCD">
        <w:rPr>
          <w:i/>
          <w:lang w:eastAsia="ko-KR"/>
        </w:rPr>
        <w:t>ear-</w:t>
      </w:r>
      <w:r w:rsidR="00DE0483" w:rsidRPr="00964BCD">
        <w:rPr>
          <w:i/>
          <w:lang w:eastAsia="ko-KR"/>
        </w:rPr>
        <w:t>p</w:t>
      </w:r>
      <w:r w:rsidRPr="00964BCD">
        <w:rPr>
          <w:i/>
          <w:lang w:eastAsia="ko-KR"/>
        </w:rPr>
        <w:t>oor,</w:t>
      </w:r>
      <w:r w:rsidR="003036A1">
        <w:rPr>
          <w:i/>
          <w:lang w:eastAsia="ko-KR"/>
        </w:rPr>
        <w:t>”</w:t>
      </w:r>
      <w:r w:rsidRPr="00964BCD">
        <w:rPr>
          <w:i/>
          <w:lang w:eastAsia="ko-KR"/>
        </w:rPr>
        <w:t xml:space="preserve"> living on 100 percent to less than 125</w:t>
      </w:r>
      <w:r w:rsidR="003036A1">
        <w:rPr>
          <w:i/>
          <w:lang w:eastAsia="ko-KR"/>
        </w:rPr>
        <w:t> </w:t>
      </w:r>
      <w:r w:rsidRPr="00964BCD">
        <w:rPr>
          <w:i/>
          <w:lang w:eastAsia="ko-KR"/>
        </w:rPr>
        <w:t xml:space="preserve">percent of the $1.90 </w:t>
      </w:r>
      <w:r w:rsidR="00C85A0F" w:rsidRPr="00964BCD">
        <w:rPr>
          <w:i/>
          <w:lang w:eastAsia="ko-KR"/>
        </w:rPr>
        <w:t>(</w:t>
      </w:r>
      <w:r w:rsidRPr="00964BCD">
        <w:rPr>
          <w:i/>
          <w:lang w:eastAsia="ko-KR"/>
        </w:rPr>
        <w:t>2011 PPP</w:t>
      </w:r>
      <w:r w:rsidR="00C85A0F" w:rsidRPr="00964BCD">
        <w:rPr>
          <w:i/>
          <w:lang w:eastAsia="ko-KR"/>
        </w:rPr>
        <w:t>)</w:t>
      </w:r>
      <w:r w:rsidRPr="00964BCD">
        <w:rPr>
          <w:i/>
          <w:lang w:eastAsia="ko-KR"/>
        </w:rPr>
        <w:t xml:space="preserve"> poverty line [Context Indicator]</w:t>
      </w:r>
    </w:p>
    <w:p w14:paraId="7602FD72" w14:textId="77777777" w:rsidR="00964BCD" w:rsidRPr="00964BCD" w:rsidRDefault="00964BCD" w:rsidP="00964BCD">
      <w:pPr>
        <w:rPr>
          <w:lang w:eastAsia="ko-KR"/>
        </w:rPr>
      </w:pPr>
    </w:p>
    <w:p w14:paraId="42FAEF19" w14:textId="1C5D6AB0" w:rsidR="00600D16" w:rsidRPr="00964BCD" w:rsidRDefault="00600D16" w:rsidP="00964BCD">
      <w:pPr>
        <w:pStyle w:val="Heading4"/>
        <w:rPr>
          <w:i/>
          <w:lang w:eastAsia="ko-KR"/>
        </w:rPr>
      </w:pPr>
      <w:r w:rsidRPr="00964BCD">
        <w:rPr>
          <w:i/>
          <w:lang w:eastAsia="ko-KR"/>
        </w:rPr>
        <w:t xml:space="preserve">Percent of households below the comparative threshold for the poorest quintile of the </w:t>
      </w:r>
      <w:r w:rsidR="00DE0483" w:rsidRPr="00964BCD">
        <w:rPr>
          <w:i/>
          <w:lang w:eastAsia="ko-KR"/>
        </w:rPr>
        <w:t>a</w:t>
      </w:r>
      <w:r w:rsidRPr="00964BCD">
        <w:rPr>
          <w:i/>
          <w:lang w:eastAsia="ko-KR"/>
        </w:rPr>
        <w:t>sset-</w:t>
      </w:r>
      <w:r w:rsidR="00DE0483" w:rsidRPr="00964BCD">
        <w:rPr>
          <w:i/>
          <w:lang w:eastAsia="ko-KR"/>
        </w:rPr>
        <w:t>b</w:t>
      </w:r>
      <w:r w:rsidRPr="00964BCD">
        <w:rPr>
          <w:i/>
          <w:lang w:eastAsia="ko-KR"/>
        </w:rPr>
        <w:t xml:space="preserve">ased </w:t>
      </w:r>
      <w:r w:rsidR="00DE0483" w:rsidRPr="00964BCD">
        <w:rPr>
          <w:i/>
          <w:lang w:eastAsia="ko-KR"/>
        </w:rPr>
        <w:t>c</w:t>
      </w:r>
      <w:r w:rsidRPr="00964BCD">
        <w:rPr>
          <w:i/>
          <w:lang w:eastAsia="ko-KR"/>
        </w:rPr>
        <w:t xml:space="preserve">omparative </w:t>
      </w:r>
      <w:r w:rsidR="00DE0483" w:rsidRPr="00964BCD">
        <w:rPr>
          <w:i/>
          <w:lang w:eastAsia="ko-KR"/>
        </w:rPr>
        <w:t>w</w:t>
      </w:r>
      <w:r w:rsidRPr="00964BCD">
        <w:rPr>
          <w:i/>
          <w:lang w:eastAsia="ko-KR"/>
        </w:rPr>
        <w:t xml:space="preserve">ealth </w:t>
      </w:r>
      <w:r w:rsidR="00DE0483" w:rsidRPr="00964BCD">
        <w:rPr>
          <w:i/>
          <w:lang w:eastAsia="ko-KR"/>
        </w:rPr>
        <w:t>i</w:t>
      </w:r>
      <w:r w:rsidRPr="00964BCD">
        <w:rPr>
          <w:i/>
          <w:lang w:eastAsia="ko-KR"/>
        </w:rPr>
        <w:t>ndex</w:t>
      </w:r>
    </w:p>
    <w:p w14:paraId="3BEA185E" w14:textId="77777777" w:rsidR="00FA5F16" w:rsidRPr="00175437" w:rsidRDefault="00FA5F16" w:rsidP="00964BCD">
      <w:pPr>
        <w:pStyle w:val="Heading3"/>
      </w:pPr>
      <w:bookmarkStart w:id="56" w:name="_Toc63673302"/>
      <w:r w:rsidRPr="00175437">
        <w:t>Resilience</w:t>
      </w:r>
      <w:bookmarkEnd w:id="56"/>
      <w:r w:rsidRPr="00175437">
        <w:t xml:space="preserve"> </w:t>
      </w:r>
    </w:p>
    <w:p w14:paraId="3A78E0E4" w14:textId="77777777" w:rsidR="00FA5F16" w:rsidRDefault="00FA5F16" w:rsidP="00964BCD">
      <w:pPr>
        <w:pStyle w:val="Heading4"/>
        <w:rPr>
          <w:i/>
        </w:rPr>
      </w:pPr>
      <w:r w:rsidRPr="00964BCD">
        <w:rPr>
          <w:i/>
        </w:rPr>
        <w:t xml:space="preserve">Ability to recover from shocks and stresses index </w:t>
      </w:r>
    </w:p>
    <w:p w14:paraId="76A2A159" w14:textId="77777777" w:rsidR="00964BCD" w:rsidRPr="00964BCD" w:rsidRDefault="00964BCD" w:rsidP="00964BCD"/>
    <w:p w14:paraId="229BAE6E" w14:textId="77777777" w:rsidR="00DE0483" w:rsidRDefault="00DE0483" w:rsidP="00964BCD">
      <w:pPr>
        <w:pStyle w:val="Heading4"/>
        <w:rPr>
          <w:i/>
        </w:rPr>
      </w:pPr>
      <w:r w:rsidRPr="00964BCD">
        <w:rPr>
          <w:i/>
        </w:rPr>
        <w:t>Percent of households that believe local government will respond effectively to future shocks and stresses</w:t>
      </w:r>
    </w:p>
    <w:p w14:paraId="1E5990B0" w14:textId="77777777" w:rsidR="00964BCD" w:rsidRPr="00964BCD" w:rsidRDefault="00964BCD" w:rsidP="00964BCD"/>
    <w:p w14:paraId="3D9BF477" w14:textId="5FE59469" w:rsidR="00FA5F16" w:rsidRDefault="00FA5F16" w:rsidP="00964BCD">
      <w:pPr>
        <w:pStyle w:val="Heading4"/>
        <w:rPr>
          <w:i/>
        </w:rPr>
      </w:pPr>
      <w:r w:rsidRPr="00964BCD">
        <w:rPr>
          <w:i/>
        </w:rPr>
        <w:t xml:space="preserve">Index of social capital at the household level </w:t>
      </w:r>
    </w:p>
    <w:p w14:paraId="6016C73F" w14:textId="77777777" w:rsidR="00964BCD" w:rsidRPr="00964BCD" w:rsidRDefault="00964BCD" w:rsidP="00964BCD"/>
    <w:p w14:paraId="057B69DF" w14:textId="7E8ACBEB" w:rsidR="00DE0483" w:rsidRDefault="00DE0483" w:rsidP="00964BCD">
      <w:pPr>
        <w:pStyle w:val="Heading4"/>
        <w:rPr>
          <w:i/>
          <w:lang w:eastAsia="ko-KR"/>
        </w:rPr>
      </w:pPr>
      <w:r w:rsidRPr="00964BCD">
        <w:rPr>
          <w:i/>
          <w:lang w:eastAsia="ko-KR"/>
        </w:rPr>
        <w:t>Percent of households participating in group-based savings, micro-finance</w:t>
      </w:r>
      <w:r w:rsidR="003036A1">
        <w:rPr>
          <w:i/>
          <w:lang w:eastAsia="ko-KR"/>
        </w:rPr>
        <w:t>,</w:t>
      </w:r>
      <w:r w:rsidRPr="00964BCD">
        <w:rPr>
          <w:i/>
          <w:lang w:eastAsia="ko-KR"/>
        </w:rPr>
        <w:t xml:space="preserve"> or lending programs </w:t>
      </w:r>
    </w:p>
    <w:p w14:paraId="5B1803BB" w14:textId="77777777" w:rsidR="00964BCD" w:rsidRPr="00964BCD" w:rsidRDefault="00964BCD" w:rsidP="00964BCD">
      <w:pPr>
        <w:rPr>
          <w:lang w:eastAsia="ko-KR"/>
        </w:rPr>
      </w:pPr>
    </w:p>
    <w:p w14:paraId="22B30BE1" w14:textId="2DBDF514" w:rsidR="00FA5F16" w:rsidRPr="00964BCD" w:rsidRDefault="00FA5F16" w:rsidP="00964BCD">
      <w:pPr>
        <w:pStyle w:val="Heading3"/>
      </w:pPr>
      <w:bookmarkStart w:id="57" w:name="_Toc63673303"/>
      <w:r w:rsidRPr="00964BCD">
        <w:t>Abbreviated Women’s Empowerment in Agriculture Index</w:t>
      </w:r>
      <w:r w:rsidR="003036A1">
        <w:t xml:space="preserve"> (A-WEAI)</w:t>
      </w:r>
      <w:bookmarkEnd w:id="57"/>
      <w:r w:rsidRPr="00964BCD">
        <w:t xml:space="preserve"> </w:t>
      </w:r>
    </w:p>
    <w:p w14:paraId="49DB7CCC" w14:textId="7B6B6E44" w:rsidR="00FA5F16" w:rsidRDefault="00FA5F16" w:rsidP="00964BCD">
      <w:pPr>
        <w:pStyle w:val="Heading4"/>
        <w:rPr>
          <w:i/>
          <w:lang w:eastAsia="ko-KR"/>
        </w:rPr>
      </w:pPr>
      <w:r w:rsidRPr="00964BCD">
        <w:rPr>
          <w:i/>
          <w:lang w:eastAsia="ko-KR"/>
        </w:rPr>
        <w:t xml:space="preserve">A-WEAI </w:t>
      </w:r>
    </w:p>
    <w:p w14:paraId="3E1CE360" w14:textId="77777777" w:rsidR="00964BCD" w:rsidRPr="00964BCD" w:rsidRDefault="00964BCD" w:rsidP="00964BCD">
      <w:pPr>
        <w:rPr>
          <w:lang w:eastAsia="ko-KR"/>
        </w:rPr>
      </w:pPr>
    </w:p>
    <w:p w14:paraId="39A5A4E1" w14:textId="63721D8A" w:rsidR="00FA5F16" w:rsidRDefault="00FA5F16" w:rsidP="00964BCD">
      <w:pPr>
        <w:pStyle w:val="Heading4"/>
        <w:rPr>
          <w:i/>
          <w:lang w:eastAsia="ko-KR"/>
        </w:rPr>
      </w:pPr>
      <w:r w:rsidRPr="00964BCD">
        <w:rPr>
          <w:i/>
          <w:lang w:eastAsia="ko-KR"/>
        </w:rPr>
        <w:t>Average percent of women achieving adequacy across the six indicators of the A-WEAI [Context Indicator]</w:t>
      </w:r>
    </w:p>
    <w:p w14:paraId="512CBBE3" w14:textId="77777777" w:rsidR="00964BCD" w:rsidRPr="00964BCD" w:rsidRDefault="00964BCD" w:rsidP="00964BCD">
      <w:pPr>
        <w:rPr>
          <w:lang w:eastAsia="ko-KR"/>
        </w:rPr>
      </w:pPr>
    </w:p>
    <w:p w14:paraId="32C496E0" w14:textId="77777777" w:rsidR="00FA5F16" w:rsidRPr="00175437" w:rsidRDefault="00FA5F16" w:rsidP="00964BCD">
      <w:pPr>
        <w:pStyle w:val="Heading3"/>
      </w:pPr>
      <w:bookmarkStart w:id="58" w:name="_Toc63673304"/>
      <w:r w:rsidRPr="00175437">
        <w:lastRenderedPageBreak/>
        <w:t>Agriculture</w:t>
      </w:r>
      <w:bookmarkEnd w:id="58"/>
      <w:r w:rsidRPr="00175437">
        <w:t xml:space="preserve"> </w:t>
      </w:r>
    </w:p>
    <w:p w14:paraId="3ADCEF6F" w14:textId="77777777" w:rsidR="00FA5F16" w:rsidRDefault="00FA5F16" w:rsidP="00964BCD">
      <w:pPr>
        <w:pStyle w:val="Heading4"/>
        <w:rPr>
          <w:i/>
        </w:rPr>
      </w:pPr>
      <w:r w:rsidRPr="00964BCD">
        <w:rPr>
          <w:i/>
        </w:rPr>
        <w:t xml:space="preserve">Yield of targeted agricultural commodities within target areas </w:t>
      </w:r>
    </w:p>
    <w:p w14:paraId="709C60C8" w14:textId="77777777" w:rsidR="00964BCD" w:rsidRPr="00964BCD" w:rsidRDefault="00964BCD" w:rsidP="00964BCD"/>
    <w:p w14:paraId="406661D9" w14:textId="2BE41445" w:rsidR="00FA5F16" w:rsidRDefault="00DE0483" w:rsidP="00964BCD">
      <w:pPr>
        <w:pStyle w:val="Heading4"/>
        <w:rPr>
          <w:i/>
        </w:rPr>
      </w:pPr>
      <w:r w:rsidRPr="00964BCD">
        <w:rPr>
          <w:i/>
        </w:rPr>
        <w:t xml:space="preserve">Percent </w:t>
      </w:r>
      <w:r w:rsidR="00FA5F16" w:rsidRPr="00964BCD">
        <w:rPr>
          <w:i/>
        </w:rPr>
        <w:t xml:space="preserve">of producers who have applied targeted improved management practices or technologies </w:t>
      </w:r>
    </w:p>
    <w:p w14:paraId="1E05110E" w14:textId="77777777" w:rsidR="00964BCD" w:rsidRPr="00964BCD" w:rsidRDefault="00964BCD" w:rsidP="00964BCD"/>
    <w:p w14:paraId="641802FB" w14:textId="193CE163" w:rsidR="00BC0F95" w:rsidRPr="00175437" w:rsidRDefault="00A00EF8" w:rsidP="00964BCD">
      <w:pPr>
        <w:pStyle w:val="Heading3"/>
        <w:rPr>
          <w:lang w:eastAsia="ko-KR"/>
        </w:rPr>
      </w:pPr>
      <w:bookmarkStart w:id="59" w:name="_Toc63673305"/>
      <w:r>
        <w:rPr>
          <w:lang w:eastAsia="ko-KR"/>
        </w:rPr>
        <w:t xml:space="preserve">Food </w:t>
      </w:r>
      <w:r w:rsidR="003036A1">
        <w:rPr>
          <w:lang w:eastAsia="ko-KR"/>
        </w:rPr>
        <w:t>i</w:t>
      </w:r>
      <w:r>
        <w:rPr>
          <w:lang w:eastAsia="ko-KR"/>
        </w:rPr>
        <w:t xml:space="preserve">nsecurity </w:t>
      </w:r>
      <w:r w:rsidR="00BC0F95" w:rsidRPr="00175437">
        <w:rPr>
          <w:lang w:eastAsia="ko-KR"/>
        </w:rPr>
        <w:t xml:space="preserve">and </w:t>
      </w:r>
      <w:r w:rsidR="003036A1">
        <w:rPr>
          <w:lang w:eastAsia="ko-KR"/>
        </w:rPr>
        <w:t>d</w:t>
      </w:r>
      <w:r w:rsidR="00BC0F95" w:rsidRPr="00175437">
        <w:rPr>
          <w:lang w:eastAsia="ko-KR"/>
        </w:rPr>
        <w:t xml:space="preserve">ietary </w:t>
      </w:r>
      <w:r w:rsidR="003036A1">
        <w:rPr>
          <w:lang w:eastAsia="ko-KR"/>
        </w:rPr>
        <w:t>i</w:t>
      </w:r>
      <w:r w:rsidR="00BC0F95" w:rsidRPr="00175437">
        <w:rPr>
          <w:lang w:eastAsia="ko-KR"/>
        </w:rPr>
        <w:t>ntake</w:t>
      </w:r>
      <w:bookmarkEnd w:id="59"/>
    </w:p>
    <w:p w14:paraId="5ED0EFFB" w14:textId="2CFA695E" w:rsidR="00DE0483" w:rsidRDefault="00DE0483" w:rsidP="00964BCD">
      <w:pPr>
        <w:pStyle w:val="Heading4"/>
        <w:rPr>
          <w:i/>
          <w:lang w:eastAsia="ko-KR"/>
        </w:rPr>
      </w:pPr>
      <w:r w:rsidRPr="00964BCD">
        <w:rPr>
          <w:i/>
          <w:lang w:eastAsia="ko-KR"/>
        </w:rPr>
        <w:t>Prevalence of moderate and severe food insecurity in the population, based on the FIES</w:t>
      </w:r>
    </w:p>
    <w:p w14:paraId="4804EA80" w14:textId="77777777" w:rsidR="00964BCD" w:rsidRPr="00964BCD" w:rsidRDefault="00964BCD" w:rsidP="00964BCD">
      <w:pPr>
        <w:rPr>
          <w:lang w:eastAsia="ko-KR"/>
        </w:rPr>
      </w:pPr>
    </w:p>
    <w:p w14:paraId="322E4A21" w14:textId="1DA91511" w:rsidR="00DE0483" w:rsidRDefault="00DE0483" w:rsidP="00964BCD">
      <w:pPr>
        <w:pStyle w:val="Heading4"/>
        <w:rPr>
          <w:i/>
          <w:lang w:eastAsia="ko-KR"/>
        </w:rPr>
      </w:pPr>
      <w:r w:rsidRPr="00964BCD">
        <w:rPr>
          <w:i/>
          <w:lang w:eastAsia="ko-KR"/>
        </w:rPr>
        <w:t xml:space="preserve">Prevalence of exclusive breastfeeding of children under </w:t>
      </w:r>
      <w:r w:rsidR="003036A1">
        <w:rPr>
          <w:i/>
          <w:lang w:eastAsia="ko-KR"/>
        </w:rPr>
        <w:t>6</w:t>
      </w:r>
      <w:r w:rsidR="003036A1" w:rsidRPr="00964BCD">
        <w:rPr>
          <w:i/>
          <w:lang w:eastAsia="ko-KR"/>
        </w:rPr>
        <w:t xml:space="preserve"> </w:t>
      </w:r>
      <w:r w:rsidRPr="00964BCD">
        <w:rPr>
          <w:i/>
          <w:lang w:eastAsia="ko-KR"/>
        </w:rPr>
        <w:t xml:space="preserve">months of age </w:t>
      </w:r>
    </w:p>
    <w:p w14:paraId="11F499E4" w14:textId="77777777" w:rsidR="00964BCD" w:rsidRPr="00964BCD" w:rsidRDefault="00964BCD" w:rsidP="00964BCD">
      <w:pPr>
        <w:rPr>
          <w:lang w:eastAsia="ko-KR"/>
        </w:rPr>
      </w:pPr>
    </w:p>
    <w:p w14:paraId="427490B0" w14:textId="7C1E3A68" w:rsidR="00764780" w:rsidRDefault="00DE0483" w:rsidP="00964BCD">
      <w:pPr>
        <w:pStyle w:val="Heading4"/>
        <w:rPr>
          <w:i/>
          <w:lang w:eastAsia="ko-KR"/>
        </w:rPr>
      </w:pPr>
      <w:r w:rsidRPr="00964BCD">
        <w:rPr>
          <w:i/>
          <w:lang w:eastAsia="ko-KR"/>
        </w:rPr>
        <w:t xml:space="preserve">Percent </w:t>
      </w:r>
      <w:r w:rsidR="00764780" w:rsidRPr="00964BCD">
        <w:rPr>
          <w:i/>
          <w:lang w:eastAsia="ko-KR"/>
        </w:rPr>
        <w:t xml:space="preserve">of children 6-23 months receiving a minimum acceptable diet </w:t>
      </w:r>
    </w:p>
    <w:p w14:paraId="3F2A4B4E" w14:textId="77777777" w:rsidR="00964BCD" w:rsidRPr="00964BCD" w:rsidRDefault="00964BCD" w:rsidP="00964BCD">
      <w:pPr>
        <w:rPr>
          <w:lang w:eastAsia="ko-KR"/>
        </w:rPr>
      </w:pPr>
    </w:p>
    <w:p w14:paraId="6EA290BB" w14:textId="2EB39CE5" w:rsidR="00764780" w:rsidRDefault="00DE0483" w:rsidP="00964BCD">
      <w:pPr>
        <w:pStyle w:val="Heading4"/>
        <w:rPr>
          <w:i/>
          <w:lang w:eastAsia="ko-KR"/>
        </w:rPr>
      </w:pPr>
      <w:r w:rsidRPr="00964BCD">
        <w:rPr>
          <w:i/>
          <w:lang w:eastAsia="ko-KR"/>
        </w:rPr>
        <w:t xml:space="preserve">Percent </w:t>
      </w:r>
      <w:r w:rsidR="00764780" w:rsidRPr="00964BCD">
        <w:rPr>
          <w:i/>
          <w:lang w:eastAsia="ko-KR"/>
        </w:rPr>
        <w:t>of women of reproductive age consuming a diet of minimum diversity</w:t>
      </w:r>
    </w:p>
    <w:p w14:paraId="1332A347" w14:textId="77777777" w:rsidR="00964BCD" w:rsidRPr="00964BCD" w:rsidRDefault="00964BCD" w:rsidP="00964BCD">
      <w:pPr>
        <w:rPr>
          <w:lang w:eastAsia="ko-KR"/>
        </w:rPr>
      </w:pPr>
    </w:p>
    <w:p w14:paraId="0734CA64" w14:textId="65C86F67" w:rsidR="00BC0F95" w:rsidRPr="00175437" w:rsidRDefault="00BC0F95" w:rsidP="00964BCD">
      <w:pPr>
        <w:pStyle w:val="Heading3"/>
        <w:rPr>
          <w:lang w:eastAsia="ko-KR"/>
        </w:rPr>
      </w:pPr>
      <w:bookmarkStart w:id="60" w:name="_Toc63673306"/>
      <w:r w:rsidRPr="00175437">
        <w:rPr>
          <w:lang w:eastAsia="ko-KR"/>
        </w:rPr>
        <w:t xml:space="preserve">Nutritional </w:t>
      </w:r>
      <w:r w:rsidR="003036A1">
        <w:rPr>
          <w:lang w:eastAsia="ko-KR"/>
        </w:rPr>
        <w:t>s</w:t>
      </w:r>
      <w:r w:rsidRPr="00175437">
        <w:rPr>
          <w:lang w:eastAsia="ko-KR"/>
        </w:rPr>
        <w:t xml:space="preserve">tatus of </w:t>
      </w:r>
      <w:r w:rsidR="003036A1">
        <w:rPr>
          <w:lang w:eastAsia="ko-KR"/>
        </w:rPr>
        <w:t>w</w:t>
      </w:r>
      <w:r w:rsidRPr="00175437">
        <w:rPr>
          <w:lang w:eastAsia="ko-KR"/>
        </w:rPr>
        <w:t xml:space="preserve">omen and </w:t>
      </w:r>
      <w:r w:rsidR="003036A1">
        <w:rPr>
          <w:lang w:eastAsia="ko-KR"/>
        </w:rPr>
        <w:t>c</w:t>
      </w:r>
      <w:r w:rsidRPr="00175437">
        <w:rPr>
          <w:lang w:eastAsia="ko-KR"/>
        </w:rPr>
        <w:t>hildren</w:t>
      </w:r>
      <w:bookmarkEnd w:id="60"/>
    </w:p>
    <w:p w14:paraId="08C969A2" w14:textId="3D93579D" w:rsidR="00175437" w:rsidRDefault="00175437" w:rsidP="00964BCD">
      <w:pPr>
        <w:pStyle w:val="Heading4"/>
        <w:rPr>
          <w:i/>
          <w:lang w:eastAsia="ko-KR"/>
        </w:rPr>
      </w:pPr>
      <w:r w:rsidRPr="00964BCD">
        <w:rPr>
          <w:i/>
          <w:lang w:eastAsia="ko-KR"/>
        </w:rPr>
        <w:t xml:space="preserve">Prevalence of stunted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7F8BECDD" w14:textId="77777777" w:rsidR="00964BCD" w:rsidRPr="00964BCD" w:rsidRDefault="00964BCD" w:rsidP="00964BCD">
      <w:pPr>
        <w:rPr>
          <w:lang w:eastAsia="ko-KR"/>
        </w:rPr>
      </w:pPr>
    </w:p>
    <w:p w14:paraId="31E61CEE" w14:textId="5894F55B" w:rsidR="00175437" w:rsidRDefault="00175437" w:rsidP="00964BCD">
      <w:pPr>
        <w:pStyle w:val="Heading4"/>
        <w:rPr>
          <w:i/>
          <w:lang w:eastAsia="ko-KR"/>
        </w:rPr>
      </w:pPr>
      <w:r w:rsidRPr="00964BCD">
        <w:rPr>
          <w:i/>
          <w:lang w:eastAsia="ko-KR"/>
        </w:rPr>
        <w:t xml:space="preserve">Prevalence of wasted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356D6FA1" w14:textId="77777777" w:rsidR="00964BCD" w:rsidRPr="00964BCD" w:rsidRDefault="00964BCD" w:rsidP="00964BCD">
      <w:pPr>
        <w:rPr>
          <w:lang w:eastAsia="ko-KR"/>
        </w:rPr>
      </w:pPr>
    </w:p>
    <w:p w14:paraId="2382ED54" w14:textId="65957D4C" w:rsidR="00175437" w:rsidRDefault="00175437" w:rsidP="00964BCD">
      <w:pPr>
        <w:pStyle w:val="Heading4"/>
        <w:rPr>
          <w:i/>
          <w:lang w:eastAsia="ko-KR"/>
        </w:rPr>
      </w:pPr>
      <w:r w:rsidRPr="00964BCD">
        <w:rPr>
          <w:i/>
          <w:lang w:eastAsia="ko-KR"/>
        </w:rPr>
        <w:t xml:space="preserve">Prevalence of healthy weight children under </w:t>
      </w:r>
      <w:r w:rsidR="003036A1">
        <w:rPr>
          <w:i/>
          <w:lang w:eastAsia="ko-KR"/>
        </w:rPr>
        <w:t>5</w:t>
      </w:r>
      <w:r w:rsidR="003036A1" w:rsidRPr="00964BCD">
        <w:rPr>
          <w:i/>
          <w:lang w:eastAsia="ko-KR"/>
        </w:rPr>
        <w:t xml:space="preserve"> </w:t>
      </w:r>
      <w:r w:rsidR="00CC7F7C" w:rsidRPr="00964BCD">
        <w:rPr>
          <w:i/>
          <w:lang w:eastAsia="ko-KR"/>
        </w:rPr>
        <w:t>years of age</w:t>
      </w:r>
    </w:p>
    <w:p w14:paraId="65BEF52E" w14:textId="77777777" w:rsidR="00964BCD" w:rsidRPr="00964BCD" w:rsidRDefault="00964BCD" w:rsidP="00964BCD">
      <w:pPr>
        <w:rPr>
          <w:lang w:eastAsia="ko-KR"/>
        </w:rPr>
      </w:pPr>
    </w:p>
    <w:p w14:paraId="6306ED52" w14:textId="7EA9EB6B" w:rsidR="00A00EF8" w:rsidRDefault="00A00EF8" w:rsidP="00964BCD">
      <w:pPr>
        <w:pStyle w:val="Heading4"/>
        <w:rPr>
          <w:i/>
          <w:lang w:eastAsia="ko-KR"/>
        </w:rPr>
      </w:pPr>
      <w:r w:rsidRPr="00964BCD">
        <w:rPr>
          <w:i/>
          <w:lang w:eastAsia="ko-KR"/>
        </w:rPr>
        <w:t xml:space="preserve">Prevalence of underweight women of reproductive age </w:t>
      </w:r>
    </w:p>
    <w:p w14:paraId="11F30779" w14:textId="77777777" w:rsidR="00964BCD" w:rsidRPr="00964BCD" w:rsidRDefault="00964BCD" w:rsidP="00964BCD">
      <w:pPr>
        <w:rPr>
          <w:lang w:eastAsia="ko-KR"/>
        </w:rPr>
      </w:pPr>
    </w:p>
    <w:p w14:paraId="335C4244" w14:textId="708DE555" w:rsidR="00FA5F16" w:rsidRPr="00764780" w:rsidRDefault="00DE0483" w:rsidP="00964BCD">
      <w:pPr>
        <w:pStyle w:val="Heading3"/>
        <w:rPr>
          <w:lang w:eastAsia="ko-KR"/>
        </w:rPr>
      </w:pPr>
      <w:bookmarkStart w:id="61" w:name="_Toc63673307"/>
      <w:r>
        <w:rPr>
          <w:lang w:eastAsia="ko-KR"/>
        </w:rPr>
        <w:t xml:space="preserve">Water, </w:t>
      </w:r>
      <w:r w:rsidR="003036A1">
        <w:rPr>
          <w:lang w:eastAsia="ko-KR"/>
        </w:rPr>
        <w:t>s</w:t>
      </w:r>
      <w:r w:rsidR="00FA5F16">
        <w:rPr>
          <w:lang w:eastAsia="ko-KR"/>
        </w:rPr>
        <w:t>anitation</w:t>
      </w:r>
      <w:r w:rsidR="003036A1">
        <w:rPr>
          <w:lang w:eastAsia="ko-KR"/>
        </w:rPr>
        <w:t>,</w:t>
      </w:r>
      <w:r w:rsidR="00FA5F16">
        <w:rPr>
          <w:lang w:eastAsia="ko-KR"/>
        </w:rPr>
        <w:t xml:space="preserve"> and </w:t>
      </w:r>
      <w:r w:rsidR="003036A1">
        <w:rPr>
          <w:lang w:eastAsia="ko-KR"/>
        </w:rPr>
        <w:t>h</w:t>
      </w:r>
      <w:r w:rsidR="00FA5F16">
        <w:rPr>
          <w:lang w:eastAsia="ko-KR"/>
        </w:rPr>
        <w:t>ygiene</w:t>
      </w:r>
      <w:bookmarkEnd w:id="61"/>
    </w:p>
    <w:p w14:paraId="756705F6" w14:textId="5ADCBA30" w:rsidR="00FA5F16" w:rsidRDefault="00FA5F16" w:rsidP="00964BCD">
      <w:pPr>
        <w:pStyle w:val="Heading4"/>
        <w:rPr>
          <w:i/>
          <w:lang w:eastAsia="ko-KR"/>
        </w:rPr>
      </w:pPr>
      <w:r w:rsidRPr="00964BCD">
        <w:rPr>
          <w:i/>
          <w:lang w:eastAsia="ko-KR"/>
        </w:rPr>
        <w:t xml:space="preserve">Percent of households with access to a basic sanitation service </w:t>
      </w:r>
    </w:p>
    <w:p w14:paraId="7665EFA8" w14:textId="77777777" w:rsidR="00964BCD" w:rsidRPr="00964BCD" w:rsidRDefault="00964BCD" w:rsidP="00964BCD">
      <w:pPr>
        <w:rPr>
          <w:lang w:eastAsia="ko-KR"/>
        </w:rPr>
      </w:pPr>
    </w:p>
    <w:p w14:paraId="0C5CB7B7" w14:textId="60DFB94C" w:rsidR="00FA5F16" w:rsidRDefault="00FA5F16" w:rsidP="00964BCD">
      <w:pPr>
        <w:pStyle w:val="Heading4"/>
        <w:rPr>
          <w:i/>
          <w:lang w:eastAsia="ko-KR"/>
        </w:rPr>
      </w:pPr>
      <w:r w:rsidRPr="00964BCD">
        <w:rPr>
          <w:i/>
          <w:lang w:eastAsia="ko-KR"/>
        </w:rPr>
        <w:lastRenderedPageBreak/>
        <w:t>Percent of households with soap and water at a hand-washing station commonly used by family members</w:t>
      </w:r>
    </w:p>
    <w:p w14:paraId="275794E3" w14:textId="77777777" w:rsidR="00964BCD" w:rsidRPr="00964BCD" w:rsidRDefault="00964BCD" w:rsidP="00964BCD">
      <w:pPr>
        <w:rPr>
          <w:lang w:eastAsia="ko-KR"/>
        </w:rPr>
      </w:pPr>
    </w:p>
    <w:p w14:paraId="7B22222B" w14:textId="77777777" w:rsidR="009A56E1" w:rsidRDefault="009A56E1" w:rsidP="00286306">
      <w:pPr>
        <w:pStyle w:val="L1-FlLSp12"/>
        <w:spacing w:before="200"/>
      </w:pPr>
    </w:p>
    <w:p w14:paraId="2BD75405" w14:textId="6BD8E6FB" w:rsidR="00286306" w:rsidRPr="00DF4DE5" w:rsidRDefault="00286306" w:rsidP="005152BF">
      <w:pPr>
        <w:pStyle w:val="BodyText1"/>
        <w:rPr>
          <w:rFonts w:cs="Calibri"/>
          <w:bCs/>
          <w:color w:val="222222"/>
        </w:rPr>
      </w:pPr>
      <w:commentRangeStart w:id="62"/>
      <w:r>
        <w:t>The</w:t>
      </w:r>
      <w:commentRangeEnd w:id="62"/>
      <w:r w:rsidR="0032496D">
        <w:rPr>
          <w:rStyle w:val="CommentReference"/>
          <w:rFonts w:eastAsia="Arial" w:cs="Arial"/>
          <w:color w:val="000000"/>
        </w:rPr>
        <w:commentReference w:id="62"/>
      </w:r>
      <w:r>
        <w:t xml:space="preserve"> </w:t>
      </w:r>
      <w:r w:rsidRPr="00DF4DE5">
        <w:t xml:space="preserve">Feed the Future </w:t>
      </w:r>
      <w:r>
        <w:t>[</w:t>
      </w:r>
      <w:r w:rsidRPr="00D22FB0">
        <w:rPr>
          <w:highlight w:val="yellow"/>
        </w:rPr>
        <w:t>COUNTRY</w:t>
      </w:r>
      <w:r>
        <w:t xml:space="preserve">] </w:t>
      </w:r>
      <w:r w:rsidRPr="00DF4DE5">
        <w:t>Zone of Influence</w:t>
      </w:r>
      <w:r>
        <w:t xml:space="preserve"> Survey</w:t>
      </w:r>
      <w:r w:rsidRPr="00DF4DE5">
        <w:t xml:space="preserve"> </w:t>
      </w:r>
      <w:r>
        <w:t>[</w:t>
      </w:r>
      <w:r w:rsidRPr="006A7F4A">
        <w:rPr>
          <w:highlight w:val="yellow"/>
        </w:rPr>
        <w:t>Survey year(s)</w:t>
      </w:r>
      <w:r>
        <w:t>] Baseline wa</w:t>
      </w:r>
      <w:r w:rsidRPr="00E36CBF">
        <w:t xml:space="preserve">s implemented by </w:t>
      </w:r>
      <w:r>
        <w:t>[</w:t>
      </w:r>
      <w:commentRangeStart w:id="63"/>
      <w:r w:rsidRPr="0032496D">
        <w:rPr>
          <w:highlight w:val="yellow"/>
        </w:rPr>
        <w:t>CONTRACTOR &amp; PARTNERS</w:t>
      </w:r>
      <w:commentRangeEnd w:id="63"/>
      <w:r w:rsidR="0032496D">
        <w:rPr>
          <w:rStyle w:val="CommentReference"/>
          <w:rFonts w:eastAsia="Arial" w:cs="Arial"/>
          <w:color w:val="000000"/>
        </w:rPr>
        <w:commentReference w:id="63"/>
      </w:r>
      <w:r>
        <w:t>]</w:t>
      </w:r>
      <w:r w:rsidRPr="00E36CBF">
        <w:t>.</w:t>
      </w:r>
      <w:r w:rsidRPr="00DF4DE5">
        <w:t xml:space="preserve"> </w:t>
      </w:r>
    </w:p>
    <w:p w14:paraId="3ACF14C0" w14:textId="77777777" w:rsidR="0082016B" w:rsidRDefault="0082016B" w:rsidP="00286306">
      <w:pPr>
        <w:pStyle w:val="L1-FlLSp12"/>
        <w:spacing w:before="200"/>
        <w:sectPr w:rsidR="0082016B" w:rsidSect="002420C4">
          <w:pgSz w:w="12240" w:h="15840" w:code="1"/>
          <w:pgMar w:top="1440" w:right="1440" w:bottom="1440" w:left="1440" w:header="720" w:footer="576" w:gutter="0"/>
          <w:pgNumType w:fmt="lowerRoman"/>
          <w:cols w:space="720"/>
          <w:docGrid w:linePitch="299"/>
        </w:sectPr>
      </w:pPr>
      <w:bookmarkStart w:id="64" w:name="_Toc415131190"/>
    </w:p>
    <w:p w14:paraId="14477CD8" w14:textId="75BDB0D8" w:rsidR="00BC0F95" w:rsidRPr="00820479" w:rsidRDefault="00BC0F95" w:rsidP="00820479">
      <w:pPr>
        <w:pStyle w:val="Heading1"/>
        <w:ind w:left="720" w:hanging="360"/>
      </w:pPr>
      <w:bookmarkStart w:id="65" w:name="_Toc400542594"/>
      <w:bookmarkStart w:id="66" w:name="_Toc414874481"/>
      <w:bookmarkStart w:id="67" w:name="_Toc63673308"/>
      <w:bookmarkEnd w:id="64"/>
      <w:r w:rsidRPr="00820479">
        <w:lastRenderedPageBreak/>
        <w:t>Background</w:t>
      </w:r>
      <w:bookmarkEnd w:id="65"/>
      <w:bookmarkEnd w:id="66"/>
      <w:bookmarkEnd w:id="67"/>
      <w:r w:rsidR="00973FE1" w:rsidRPr="00820479">
        <w:t xml:space="preserve"> </w:t>
      </w:r>
    </w:p>
    <w:p w14:paraId="158D27FD" w14:textId="2E66B91F" w:rsidR="00BC0F95" w:rsidRDefault="00BC0F95" w:rsidP="00D3401F">
      <w:pPr>
        <w:pStyle w:val="BodyText1"/>
      </w:pPr>
      <w:r w:rsidRPr="00DF4DE5">
        <w:t xml:space="preserve">This </w:t>
      </w:r>
      <w:r w:rsidR="00BC36E6" w:rsidRPr="00BC36E6">
        <w:t>chapter</w:t>
      </w:r>
      <w:r w:rsidR="00BC36E6" w:rsidRPr="00DF4DE5">
        <w:t xml:space="preserve"> </w:t>
      </w:r>
      <w:r w:rsidRPr="00DF4DE5">
        <w:t xml:space="preserve">provides background information on Feed the Future in </w:t>
      </w:r>
      <w:r w:rsidRPr="00DF4DE5">
        <w:rPr>
          <w:highlight w:val="yellow"/>
        </w:rPr>
        <w:t>[Country]</w:t>
      </w:r>
      <w:r w:rsidRPr="00DF4DE5">
        <w:t xml:space="preserve">, including a description of the program and the </w:t>
      </w:r>
      <w:r w:rsidR="00647A72">
        <w:t xml:space="preserve">Feed the Future </w:t>
      </w:r>
      <w:r w:rsidR="00667FAF">
        <w:t>Zone of Influence (</w:t>
      </w:r>
      <w:r w:rsidR="00272998">
        <w:t>ZOI</w:t>
      </w:r>
      <w:r w:rsidR="00667FAF">
        <w:t>)</w:t>
      </w:r>
      <w:r w:rsidRPr="00DF4DE5">
        <w:t xml:space="preserve">, demographic information on the ZOI population, </w:t>
      </w:r>
      <w:r w:rsidR="008913E5" w:rsidRPr="00DF4DE5">
        <w:t xml:space="preserve">and a summary of the </w:t>
      </w:r>
      <w:r w:rsidR="006C0763">
        <w:t xml:space="preserve">poverty, food security, nutrition, and </w:t>
      </w:r>
      <w:r w:rsidR="008913E5" w:rsidRPr="00DF4DE5">
        <w:t>agr</w:t>
      </w:r>
      <w:r w:rsidR="00C95EA7">
        <w:t>oclimatology</w:t>
      </w:r>
      <w:r w:rsidR="00A96558">
        <w:rPr>
          <w:rStyle w:val="FootnoteReference"/>
        </w:rPr>
        <w:footnoteReference w:id="3"/>
      </w:r>
      <w:r w:rsidR="005413A0" w:rsidRPr="005413A0">
        <w:rPr>
          <w:vertAlign w:val="superscript"/>
        </w:rPr>
        <w:t>,</w:t>
      </w:r>
      <w:r w:rsidR="005413A0">
        <w:rPr>
          <w:rStyle w:val="FootnoteReference"/>
        </w:rPr>
        <w:footnoteReference w:id="4"/>
      </w:r>
      <w:r w:rsidR="008913E5" w:rsidRPr="00DF4DE5">
        <w:t xml:space="preserve"> in the ZOI</w:t>
      </w:r>
      <w:r w:rsidRPr="00DF4DE5">
        <w:t>.</w:t>
      </w:r>
    </w:p>
    <w:p w14:paraId="3B26273B" w14:textId="246C8CB7" w:rsidR="00BC0F95" w:rsidRDefault="00820479" w:rsidP="0064006C">
      <w:pPr>
        <w:pStyle w:val="Heading2"/>
        <w:numPr>
          <w:ilvl w:val="1"/>
          <w:numId w:val="7"/>
        </w:numPr>
        <w:ind w:left="1440" w:hanging="720"/>
      </w:pPr>
      <w:bookmarkStart w:id="68" w:name="_Toc400542595"/>
      <w:bookmarkStart w:id="69" w:name="_Toc414874482"/>
      <w:bookmarkStart w:id="70" w:name="_Toc63673309"/>
      <w:r>
        <w:t>Feed the Future o</w:t>
      </w:r>
      <w:r w:rsidR="00BC0F95" w:rsidRPr="00DF4DE5">
        <w:t>verview</w:t>
      </w:r>
      <w:bookmarkEnd w:id="68"/>
      <w:bookmarkEnd w:id="69"/>
      <w:bookmarkEnd w:id="70"/>
    </w:p>
    <w:p w14:paraId="41BBDC7F" w14:textId="300A65CB" w:rsidR="00BC0F95" w:rsidRDefault="00BC0F95" w:rsidP="00D3401F">
      <w:pPr>
        <w:pStyle w:val="BodyText1"/>
      </w:pPr>
      <w:commentRangeStart w:id="71"/>
      <w:r w:rsidRPr="00F664D2">
        <w:rPr>
          <w:highlight w:val="yellow"/>
        </w:rPr>
        <w:t>[Describe the Feed the Future objectives, strategies, and intervention areas in [Country]</w:t>
      </w:r>
      <w:r w:rsidR="004D47BD">
        <w:rPr>
          <w:highlight w:val="yellow"/>
        </w:rPr>
        <w:t>]</w:t>
      </w:r>
      <w:r w:rsidRPr="00F664D2">
        <w:rPr>
          <w:highlight w:val="yellow"/>
        </w:rPr>
        <w:t>.</w:t>
      </w:r>
      <w:commentRangeEnd w:id="71"/>
      <w:r w:rsidR="00E538AE">
        <w:rPr>
          <w:rStyle w:val="CommentReference"/>
          <w:rFonts w:eastAsia="Arial" w:cs="Arial"/>
          <w:color w:val="000000"/>
        </w:rPr>
        <w:commentReference w:id="71"/>
      </w:r>
      <w:r w:rsidR="00973FE1">
        <w:t xml:space="preserve"> </w:t>
      </w:r>
    </w:p>
    <w:p w14:paraId="25016B82" w14:textId="3A715A90" w:rsidR="00BC0F95" w:rsidRPr="00820479" w:rsidRDefault="00820479" w:rsidP="00820479">
      <w:pPr>
        <w:pStyle w:val="Heading2"/>
      </w:pPr>
      <w:bookmarkStart w:id="72" w:name="_Toc400542596"/>
      <w:bookmarkStart w:id="73" w:name="_Toc414874483"/>
      <w:bookmarkStart w:id="74" w:name="_Toc63673310"/>
      <w:r>
        <w:t>1.2</w:t>
      </w:r>
      <w:r>
        <w:tab/>
      </w:r>
      <w:r w:rsidR="00BC0F95" w:rsidRPr="00820479">
        <w:t xml:space="preserve">Feed the Future </w:t>
      </w:r>
      <w:r w:rsidR="006C0763">
        <w:t>ZOI</w:t>
      </w:r>
      <w:r>
        <w:t xml:space="preserve"> </w:t>
      </w:r>
      <w:commentRangeStart w:id="75"/>
      <w:r>
        <w:t>p</w:t>
      </w:r>
      <w:r w:rsidR="00BC0F95" w:rsidRPr="00820479">
        <w:t>rofile</w:t>
      </w:r>
      <w:bookmarkEnd w:id="72"/>
      <w:bookmarkEnd w:id="73"/>
      <w:commentRangeEnd w:id="75"/>
      <w:r w:rsidR="00E538AE">
        <w:rPr>
          <w:rStyle w:val="CommentReference"/>
          <w:rFonts w:eastAsia="Arial" w:cs="Arial"/>
          <w:b w:val="0"/>
          <w:color w:val="000000"/>
        </w:rPr>
        <w:commentReference w:id="75"/>
      </w:r>
      <w:bookmarkEnd w:id="74"/>
      <w:r w:rsidR="00973FE1" w:rsidRPr="00820479">
        <w:t xml:space="preserve"> </w:t>
      </w:r>
    </w:p>
    <w:p w14:paraId="702EFAB1" w14:textId="35C3D5D5" w:rsidR="00EE1EF2" w:rsidRDefault="00EE1EF2" w:rsidP="00D3401F">
      <w:pPr>
        <w:pStyle w:val="BodyText1"/>
      </w:pPr>
      <w:r w:rsidRPr="00EE1EF2">
        <w:t xml:space="preserve">The Feed the Future </w:t>
      </w:r>
      <w:r w:rsidR="00667FAF">
        <w:t>ZOI</w:t>
      </w:r>
      <w:r w:rsidRPr="00EE1EF2">
        <w:t xml:space="preserve"> is the geographic area where</w:t>
      </w:r>
      <w:r>
        <w:t xml:space="preserve"> the</w:t>
      </w:r>
      <w:r w:rsidRPr="00EE1EF2">
        <w:t xml:space="preserve"> Feed the Future program </w:t>
      </w:r>
      <w:r>
        <w:t xml:space="preserve">is </w:t>
      </w:r>
      <w:r w:rsidRPr="00EE1EF2">
        <w:t>expected to have an impact on hunger, poverty</w:t>
      </w:r>
      <w:r w:rsidR="00667FAF">
        <w:t>,</w:t>
      </w:r>
      <w:r w:rsidRPr="00EE1EF2">
        <w:t xml:space="preserve"> and nutrition. </w:t>
      </w:r>
    </w:p>
    <w:p w14:paraId="0B51201E" w14:textId="4879E328" w:rsidR="00780E5F" w:rsidRDefault="00780E5F" w:rsidP="00D3401F">
      <w:pPr>
        <w:pStyle w:val="BodyText1"/>
        <w:rPr>
          <w:highlight w:val="yellow"/>
        </w:rPr>
      </w:pPr>
      <w:r w:rsidRPr="00DF4DE5">
        <w:rPr>
          <w:highlight w:val="yellow"/>
        </w:rPr>
        <w:t>[</w:t>
      </w:r>
      <w:r>
        <w:rPr>
          <w:highlight w:val="yellow"/>
        </w:rPr>
        <w:t xml:space="preserve">Geographic description of the </w:t>
      </w:r>
      <w:r w:rsidR="006C0763">
        <w:rPr>
          <w:highlight w:val="yellow"/>
        </w:rPr>
        <w:t>ZOI</w:t>
      </w:r>
      <w:r>
        <w:rPr>
          <w:highlight w:val="yellow"/>
        </w:rPr>
        <w:t>]</w:t>
      </w:r>
    </w:p>
    <w:p w14:paraId="44C0AA69" w14:textId="34EF1CC7" w:rsidR="00780E5F" w:rsidRDefault="00780E5F" w:rsidP="00D3401F">
      <w:pPr>
        <w:pStyle w:val="BodyText1"/>
      </w:pPr>
      <w:r>
        <w:t xml:space="preserve">A map of the Feed the Future </w:t>
      </w:r>
      <w:r w:rsidR="006C0763">
        <w:t>ZOI</w:t>
      </w:r>
      <w:r>
        <w:t xml:space="preserve"> in </w:t>
      </w:r>
      <w:r w:rsidRPr="003B48AE">
        <w:rPr>
          <w:highlight w:val="yellow"/>
        </w:rPr>
        <w:t>[Country]</w:t>
      </w:r>
      <w:r>
        <w:t xml:space="preserve"> is provided in Figure 1.</w:t>
      </w:r>
      <w:r w:rsidR="00F0654D">
        <w:t>2</w:t>
      </w:r>
      <w:r>
        <w:t>.</w:t>
      </w:r>
    </w:p>
    <w:p w14:paraId="2FF5D3F4" w14:textId="7B9C55A7" w:rsidR="00BC0F95" w:rsidRDefault="00BC0F95" w:rsidP="00180C28">
      <w:pPr>
        <w:pStyle w:val="L1-FlLSp12"/>
      </w:pPr>
    </w:p>
    <w:p w14:paraId="63C0AB8B" w14:textId="354D4125" w:rsidR="00BC0F95" w:rsidRPr="00B5232B" w:rsidRDefault="007A6EBA" w:rsidP="00D3401F">
      <w:pPr>
        <w:pStyle w:val="Figuretitle"/>
      </w:pPr>
      <w:bookmarkStart w:id="76" w:name="_Toc415131193"/>
      <w:bookmarkStart w:id="77" w:name="_Toc415438524"/>
      <w:bookmarkStart w:id="78" w:name="_Toc416881524"/>
      <w:bookmarkStart w:id="79" w:name="_Toc499549232"/>
      <w:bookmarkStart w:id="80" w:name="_Toc499553698"/>
      <w:bookmarkStart w:id="81" w:name="_Toc499553920"/>
      <w:bookmarkStart w:id="82" w:name="_Toc20120191"/>
      <w:bookmarkStart w:id="83" w:name="_Toc63673175"/>
      <w:r w:rsidRPr="00B5232B">
        <w:t>Figure 1.</w:t>
      </w:r>
      <w:r w:rsidR="00F0654D" w:rsidRPr="00B5232B">
        <w:t>2</w:t>
      </w:r>
      <w:r w:rsidR="001E6208">
        <w:t xml:space="preserve">: </w:t>
      </w:r>
      <w:commentRangeStart w:id="84"/>
      <w:r w:rsidR="00BC0F95" w:rsidRPr="00B5232B">
        <w:t>Map of [</w:t>
      </w:r>
      <w:r w:rsidR="00BC0F95" w:rsidRPr="00BE56C2">
        <w:rPr>
          <w:highlight w:val="yellow"/>
        </w:rPr>
        <w:t>Country</w:t>
      </w:r>
      <w:r w:rsidR="00BC0F95" w:rsidRPr="00B5232B">
        <w:t xml:space="preserve">]: Feed the Future </w:t>
      </w:r>
      <w:r w:rsidR="006C0763" w:rsidRPr="00B5232B">
        <w:t>ZOI</w:t>
      </w:r>
      <w:bookmarkEnd w:id="76"/>
      <w:bookmarkEnd w:id="77"/>
      <w:bookmarkEnd w:id="78"/>
      <w:bookmarkEnd w:id="79"/>
      <w:bookmarkEnd w:id="80"/>
      <w:bookmarkEnd w:id="81"/>
      <w:r w:rsidR="00973FE1" w:rsidRPr="00B5232B">
        <w:t xml:space="preserve"> </w:t>
      </w:r>
      <w:commentRangeEnd w:id="84"/>
      <w:r w:rsidR="00E538AE" w:rsidRPr="00B5232B">
        <w:rPr>
          <w:rStyle w:val="CommentReference"/>
          <w:b w:val="0"/>
          <w:i/>
        </w:rPr>
        <w:commentReference w:id="84"/>
      </w:r>
      <w:bookmarkEnd w:id="82"/>
      <w:bookmarkEnd w:id="83"/>
    </w:p>
    <w:p w14:paraId="1E780DD8" w14:textId="77777777" w:rsidR="0070195D" w:rsidRDefault="0070195D">
      <w:pPr>
        <w:spacing w:line="240" w:lineRule="auto"/>
        <w:rPr>
          <w:b/>
          <w:noProof/>
          <w:color w:val="4799B5"/>
          <w:sz w:val="28"/>
        </w:rPr>
      </w:pPr>
      <w:bookmarkStart w:id="85" w:name="_Toc400542598"/>
      <w:bookmarkStart w:id="86" w:name="_Toc414874484"/>
      <w:r>
        <w:rPr>
          <w:noProof/>
        </w:rPr>
        <w:br w:type="page"/>
      </w:r>
    </w:p>
    <w:p w14:paraId="511745CC" w14:textId="1613F5C9" w:rsidR="00780E5F" w:rsidRDefault="00780E5F" w:rsidP="00E538AE">
      <w:pPr>
        <w:pStyle w:val="Heading3"/>
        <w:numPr>
          <w:ilvl w:val="2"/>
          <w:numId w:val="24"/>
        </w:numPr>
      </w:pPr>
      <w:bookmarkStart w:id="87" w:name="_Toc63673311"/>
      <w:bookmarkEnd w:id="85"/>
      <w:bookmarkEnd w:id="86"/>
      <w:r w:rsidRPr="00DF4DE5">
        <w:lastRenderedPageBreak/>
        <w:t xml:space="preserve">Rationale for ZOI </w:t>
      </w:r>
      <w:r>
        <w:t>selection</w:t>
      </w:r>
      <w:bookmarkEnd w:id="87"/>
    </w:p>
    <w:p w14:paraId="6DF6E04E" w14:textId="69EC8F0C" w:rsidR="008A1B16" w:rsidRDefault="008A1B16" w:rsidP="00D3401F">
      <w:pPr>
        <w:pStyle w:val="BodyText1"/>
      </w:pPr>
      <w:commentRangeStart w:id="88"/>
      <w:r w:rsidRPr="00DF4DE5">
        <w:rPr>
          <w:highlight w:val="yellow"/>
        </w:rPr>
        <w:t xml:space="preserve">[Insert </w:t>
      </w:r>
      <w:r>
        <w:rPr>
          <w:highlight w:val="yellow"/>
        </w:rPr>
        <w:t>rationale</w:t>
      </w:r>
      <w:r w:rsidRPr="00DF4DE5">
        <w:rPr>
          <w:highlight w:val="yellow"/>
        </w:rPr>
        <w:t>.]</w:t>
      </w:r>
      <w:r w:rsidRPr="002111CA">
        <w:t xml:space="preserve"> </w:t>
      </w:r>
      <w:commentRangeEnd w:id="88"/>
      <w:r w:rsidR="00E538AE">
        <w:rPr>
          <w:rStyle w:val="CommentReference"/>
          <w:rFonts w:eastAsia="Arial" w:cs="Arial"/>
          <w:color w:val="000000"/>
        </w:rPr>
        <w:commentReference w:id="88"/>
      </w:r>
    </w:p>
    <w:p w14:paraId="3308035A" w14:textId="77777777" w:rsidR="008A1B16" w:rsidRPr="008A1B16" w:rsidRDefault="008A1B16" w:rsidP="008A1B16">
      <w:pPr>
        <w:pStyle w:val="L1-FlLSp12"/>
      </w:pPr>
    </w:p>
    <w:p w14:paraId="557566A4" w14:textId="792A5490" w:rsidR="00BC0F95" w:rsidRPr="00DF4DE5" w:rsidRDefault="00BC0F95" w:rsidP="00E538AE">
      <w:pPr>
        <w:pStyle w:val="Heading3"/>
        <w:numPr>
          <w:ilvl w:val="2"/>
          <w:numId w:val="24"/>
        </w:numPr>
      </w:pPr>
      <w:bookmarkStart w:id="89" w:name="_Toc400542600"/>
      <w:bookmarkStart w:id="90" w:name="_Toc414874485"/>
      <w:bookmarkStart w:id="91" w:name="_Toc63673312"/>
      <w:r w:rsidRPr="00DF4DE5">
        <w:t xml:space="preserve">Demography of the </w:t>
      </w:r>
      <w:r w:rsidR="006C0763">
        <w:t>ZOI</w:t>
      </w:r>
      <w:bookmarkEnd w:id="89"/>
      <w:bookmarkEnd w:id="90"/>
      <w:bookmarkEnd w:id="91"/>
    </w:p>
    <w:p w14:paraId="13EF7E58" w14:textId="21A139EE" w:rsidR="00BC0F95" w:rsidRDefault="00BC0F95" w:rsidP="00D3401F">
      <w:pPr>
        <w:pStyle w:val="BodyText1"/>
      </w:pPr>
      <w:r w:rsidRPr="00DF4DE5">
        <w:rPr>
          <w:b/>
        </w:rPr>
        <w:t>Table 1</w:t>
      </w:r>
      <w:r w:rsidR="00156A2D">
        <w:rPr>
          <w:b/>
        </w:rPr>
        <w:t>.</w:t>
      </w:r>
      <w:r w:rsidR="00DA728A">
        <w:rPr>
          <w:b/>
        </w:rPr>
        <w:t>2.</w:t>
      </w:r>
      <w:r w:rsidRPr="00DF4DE5">
        <w:rPr>
          <w:b/>
        </w:rPr>
        <w:t xml:space="preserve">1 </w:t>
      </w:r>
      <w:r w:rsidRPr="00BE56C2">
        <w:t>and</w:t>
      </w:r>
      <w:r w:rsidRPr="00DF4DE5">
        <w:rPr>
          <w:b/>
        </w:rPr>
        <w:t xml:space="preserve"> </w:t>
      </w:r>
      <w:r w:rsidR="002D5533">
        <w:rPr>
          <w:b/>
        </w:rPr>
        <w:t xml:space="preserve">Table </w:t>
      </w:r>
      <w:r w:rsidRPr="00DF4DE5">
        <w:rPr>
          <w:b/>
        </w:rPr>
        <w:t>1</w:t>
      </w:r>
      <w:r w:rsidR="00156A2D">
        <w:rPr>
          <w:b/>
        </w:rPr>
        <w:t>.</w:t>
      </w:r>
      <w:r w:rsidR="00DA728A">
        <w:rPr>
          <w:b/>
        </w:rPr>
        <w:t>2.</w:t>
      </w:r>
      <w:r w:rsidRPr="00DF4DE5">
        <w:rPr>
          <w:b/>
        </w:rPr>
        <w:t>2</w:t>
      </w:r>
      <w:r w:rsidRPr="00DF4DE5">
        <w:t xml:space="preserve"> present individual and </w:t>
      </w:r>
      <w:r w:rsidR="00FC335F">
        <w:t>household population estimates</w:t>
      </w:r>
      <w:r w:rsidRPr="00DF4DE5">
        <w:t xml:space="preserve"> for the </w:t>
      </w:r>
      <w:r w:rsidR="006C0763">
        <w:t>ZOI</w:t>
      </w:r>
      <w:r w:rsidRPr="00DF4DE5">
        <w:t xml:space="preserve"> </w:t>
      </w:r>
      <w:r w:rsidR="00230334">
        <w:t xml:space="preserve">in </w:t>
      </w:r>
      <w:r w:rsidR="005C05D0">
        <w:rPr>
          <w:highlight w:val="yellow"/>
        </w:rPr>
        <w:t>[Y</w:t>
      </w:r>
      <w:r w:rsidRPr="00DF4DE5">
        <w:rPr>
          <w:highlight w:val="yellow"/>
        </w:rPr>
        <w:t>ear]</w:t>
      </w:r>
      <w:r w:rsidRPr="00DF4DE5">
        <w:t xml:space="preserve">. Estimates of the total population as well as sub-populations of the </w:t>
      </w:r>
      <w:r w:rsidR="006C0763">
        <w:t>ZOI</w:t>
      </w:r>
      <w:r w:rsidRPr="00DF4DE5">
        <w:t xml:space="preserve"> are presented. The sub</w:t>
      </w:r>
      <w:r w:rsidR="00667FAF">
        <w:noBreakHyphen/>
      </w:r>
      <w:r w:rsidRPr="00DF4DE5">
        <w:t>population</w:t>
      </w:r>
      <w:r>
        <w:t xml:space="preserve"> categories</w:t>
      </w:r>
      <w:r w:rsidRPr="00DF4DE5">
        <w:t xml:space="preserve"> correspond to the various sub-populations for the Feed the Future in</w:t>
      </w:r>
      <w:r>
        <w:t>dicators and</w:t>
      </w:r>
      <w:r w:rsidR="008B225F">
        <w:t xml:space="preserve"> disaggregates</w:t>
      </w:r>
      <w:r w:rsidRPr="00DF4DE5">
        <w:t xml:space="preserve">. </w:t>
      </w:r>
    </w:p>
    <w:p w14:paraId="7B2D02D9" w14:textId="7E54B3F2" w:rsidR="00780E5F" w:rsidRDefault="00780E5F" w:rsidP="00D3401F">
      <w:pPr>
        <w:pStyle w:val="BodyText1"/>
        <w:rPr>
          <w:highlight w:val="yellow"/>
        </w:rPr>
      </w:pPr>
      <w:commentRangeStart w:id="92"/>
      <w:r w:rsidRPr="00DF4DE5">
        <w:rPr>
          <w:highlight w:val="yellow"/>
        </w:rPr>
        <w:t>[</w:t>
      </w:r>
      <w:r>
        <w:rPr>
          <w:highlight w:val="yellow"/>
        </w:rPr>
        <w:t xml:space="preserve">Summary of the </w:t>
      </w:r>
      <w:r w:rsidRPr="00DF4DE5">
        <w:rPr>
          <w:highlight w:val="yellow"/>
        </w:rPr>
        <w:t>values presented in Tables 1</w:t>
      </w:r>
      <w:r>
        <w:rPr>
          <w:highlight w:val="yellow"/>
        </w:rPr>
        <w:t>.</w:t>
      </w:r>
      <w:r w:rsidR="00225BD0">
        <w:rPr>
          <w:highlight w:val="yellow"/>
        </w:rPr>
        <w:t>2.</w:t>
      </w:r>
      <w:r w:rsidRPr="00DF4DE5">
        <w:rPr>
          <w:highlight w:val="yellow"/>
        </w:rPr>
        <w:t>1</w:t>
      </w:r>
      <w:r>
        <w:rPr>
          <w:highlight w:val="yellow"/>
        </w:rPr>
        <w:t xml:space="preserve"> </w:t>
      </w:r>
      <w:r w:rsidRPr="00DF4DE5">
        <w:rPr>
          <w:highlight w:val="yellow"/>
        </w:rPr>
        <w:t>and 1</w:t>
      </w:r>
      <w:r>
        <w:rPr>
          <w:highlight w:val="yellow"/>
        </w:rPr>
        <w:t>.</w:t>
      </w:r>
      <w:r w:rsidRPr="00DF4DE5">
        <w:rPr>
          <w:highlight w:val="yellow"/>
        </w:rPr>
        <w:t>2</w:t>
      </w:r>
      <w:r w:rsidR="00225BD0">
        <w:rPr>
          <w:highlight w:val="yellow"/>
        </w:rPr>
        <w:t>.2</w:t>
      </w:r>
      <w:r>
        <w:rPr>
          <w:highlight w:val="yellow"/>
        </w:rPr>
        <w:t xml:space="preserve">] </w:t>
      </w:r>
      <w:commentRangeEnd w:id="92"/>
      <w:r w:rsidR="00E538AE">
        <w:rPr>
          <w:rStyle w:val="CommentReference"/>
          <w:rFonts w:eastAsia="Arial" w:cs="Arial"/>
          <w:color w:val="000000"/>
        </w:rPr>
        <w:commentReference w:id="92"/>
      </w:r>
    </w:p>
    <w:p w14:paraId="1017749A" w14:textId="77777777" w:rsidR="00BC0F95" w:rsidRDefault="00BC0F95">
      <w:pPr>
        <w:spacing w:line="240" w:lineRule="auto"/>
        <w:rPr>
          <w:b/>
          <w:bCs/>
        </w:rPr>
      </w:pPr>
      <w:r>
        <w:rPr>
          <w:b/>
          <w:bCs/>
        </w:rPr>
        <w:br w:type="page"/>
      </w:r>
    </w:p>
    <w:p w14:paraId="2D02F1C4" w14:textId="6CC0FEA1" w:rsidR="00E538AE" w:rsidRDefault="004C512D" w:rsidP="00347F47">
      <w:pPr>
        <w:pStyle w:val="Tabletitle"/>
      </w:pPr>
      <w:bookmarkStart w:id="93" w:name="_Toc63673053"/>
      <w:bookmarkStart w:id="94" w:name="_Toc499553853"/>
      <w:bookmarkStart w:id="95" w:name="_Toc499554291"/>
      <w:bookmarkStart w:id="96" w:name="_Toc499554546"/>
      <w:bookmarkStart w:id="97" w:name="_Toc415131194"/>
      <w:r w:rsidRPr="00E538AE">
        <w:lastRenderedPageBreak/>
        <w:t>Table 1.2.1: Population of Individuals in the ZOI, by Category</w:t>
      </w:r>
      <w:r w:rsidR="00E538AE">
        <w:t>, [</w:t>
      </w:r>
      <w:r w:rsidR="00E538AE" w:rsidRPr="002709B1">
        <w:rPr>
          <w:highlight w:val="yellow"/>
        </w:rPr>
        <w:t>Country</w:t>
      </w:r>
      <w:r w:rsidR="00E538AE">
        <w:t>] [</w:t>
      </w:r>
      <w:r w:rsidR="00E538AE" w:rsidRPr="002709B1">
        <w:rPr>
          <w:highlight w:val="yellow"/>
        </w:rPr>
        <w:t>Year</w:t>
      </w:r>
      <w:r w:rsidR="00E538AE">
        <w:t>]</w:t>
      </w:r>
      <w:bookmarkEnd w:id="93"/>
    </w:p>
    <w:tbl>
      <w:tblPr>
        <w:tblW w:w="8438" w:type="dxa"/>
        <w:tblLook w:val="04A0" w:firstRow="1" w:lastRow="0" w:firstColumn="1" w:lastColumn="0" w:noHBand="0" w:noVBand="1"/>
      </w:tblPr>
      <w:tblGrid>
        <w:gridCol w:w="4940"/>
        <w:gridCol w:w="1749"/>
        <w:gridCol w:w="1749"/>
      </w:tblGrid>
      <w:tr w:rsidR="00E538AE" w:rsidRPr="001E6208" w14:paraId="7D0814D7" w14:textId="77777777" w:rsidTr="00590920">
        <w:trPr>
          <w:tblHeader/>
        </w:trPr>
        <w:tc>
          <w:tcPr>
            <w:tcW w:w="4940" w:type="dxa"/>
            <w:tcBorders>
              <w:top w:val="single" w:sz="4" w:space="0" w:color="auto"/>
              <w:left w:val="nil"/>
              <w:bottom w:val="nil"/>
              <w:right w:val="nil"/>
            </w:tcBorders>
            <w:shd w:val="clear" w:color="000000" w:fill="387990"/>
            <w:vAlign w:val="center"/>
            <w:hideMark/>
          </w:tcPr>
          <w:p w14:paraId="3E62B91A" w14:textId="77777777" w:rsidR="00E538AE" w:rsidRPr="001E6208" w:rsidRDefault="00E538AE" w:rsidP="00347F47">
            <w:pPr>
              <w:widowControl/>
              <w:spacing w:line="259" w:lineRule="auto"/>
              <w:rPr>
                <w:rFonts w:eastAsia="Times New Roman" w:cs="Times New Roman"/>
                <w:b/>
                <w:bCs/>
                <w:color w:val="FFFFFF"/>
                <w:sz w:val="20"/>
                <w:szCs w:val="20"/>
              </w:rPr>
            </w:pPr>
            <w:r w:rsidRPr="001E6208">
              <w:rPr>
                <w:rFonts w:eastAsia="Times New Roman" w:cs="Times New Roman"/>
                <w:b/>
                <w:bCs/>
                <w:color w:val="FFFFFF"/>
                <w:sz w:val="20"/>
                <w:szCs w:val="20"/>
              </w:rPr>
              <w:t>Category of individuals</w:t>
            </w:r>
          </w:p>
        </w:tc>
        <w:tc>
          <w:tcPr>
            <w:tcW w:w="1749" w:type="dxa"/>
            <w:tcBorders>
              <w:top w:val="single" w:sz="4" w:space="0" w:color="auto"/>
              <w:left w:val="nil"/>
              <w:bottom w:val="nil"/>
              <w:right w:val="nil"/>
            </w:tcBorders>
            <w:shd w:val="clear" w:color="000000" w:fill="387990"/>
            <w:vAlign w:val="center"/>
            <w:hideMark/>
          </w:tcPr>
          <w:p w14:paraId="6C63E2E6" w14:textId="2A224D20" w:rsidR="00E538AE" w:rsidRPr="005C05D0" w:rsidRDefault="00590920" w:rsidP="00347F47">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Number</w:t>
            </w:r>
            <w:r w:rsidR="005C05D0">
              <w:rPr>
                <w:rFonts w:eastAsia="Times New Roman" w:cs="Times New Roman"/>
                <w:b/>
                <w:bCs/>
                <w:color w:val="FFFFFF"/>
                <w:sz w:val="20"/>
                <w:szCs w:val="20"/>
                <w:vertAlign w:val="superscript"/>
              </w:rPr>
              <w:t>a</w:t>
            </w:r>
          </w:p>
        </w:tc>
        <w:tc>
          <w:tcPr>
            <w:tcW w:w="1749" w:type="dxa"/>
            <w:tcBorders>
              <w:top w:val="single" w:sz="4" w:space="0" w:color="auto"/>
              <w:left w:val="nil"/>
              <w:bottom w:val="nil"/>
              <w:right w:val="nil"/>
            </w:tcBorders>
            <w:shd w:val="clear" w:color="000000" w:fill="387990"/>
            <w:vAlign w:val="center"/>
            <w:hideMark/>
          </w:tcPr>
          <w:p w14:paraId="4F048FA9" w14:textId="5740F6A3" w:rsidR="00E538AE" w:rsidRPr="001E6208" w:rsidRDefault="00590920" w:rsidP="00347F4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Percent</w:t>
            </w:r>
          </w:p>
        </w:tc>
      </w:tr>
      <w:tr w:rsidR="00E538AE" w:rsidRPr="001E6208" w14:paraId="2B7BB761" w14:textId="77777777" w:rsidTr="00590920">
        <w:tc>
          <w:tcPr>
            <w:tcW w:w="4940" w:type="dxa"/>
            <w:tcBorders>
              <w:top w:val="single" w:sz="4" w:space="0" w:color="auto"/>
              <w:left w:val="nil"/>
              <w:bottom w:val="single" w:sz="4" w:space="0" w:color="auto"/>
              <w:right w:val="nil"/>
            </w:tcBorders>
            <w:shd w:val="clear" w:color="auto" w:fill="auto"/>
            <w:noWrap/>
            <w:vAlign w:val="center"/>
            <w:hideMark/>
          </w:tcPr>
          <w:p w14:paraId="3A14832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w:t>
            </w:r>
          </w:p>
        </w:tc>
        <w:tc>
          <w:tcPr>
            <w:tcW w:w="1749" w:type="dxa"/>
            <w:tcBorders>
              <w:top w:val="single" w:sz="4" w:space="0" w:color="auto"/>
              <w:left w:val="nil"/>
              <w:bottom w:val="single" w:sz="4" w:space="0" w:color="auto"/>
              <w:right w:val="nil"/>
            </w:tcBorders>
            <w:shd w:val="clear" w:color="auto" w:fill="auto"/>
            <w:vAlign w:val="center"/>
            <w:hideMark/>
          </w:tcPr>
          <w:p w14:paraId="3FF748C1" w14:textId="2976F704" w:rsidR="00E538AE" w:rsidRPr="00347F47" w:rsidRDefault="00E538AE" w:rsidP="00D3401F">
            <w:pPr>
              <w:widowControl/>
              <w:spacing w:line="259" w:lineRule="auto"/>
              <w:jc w:val="center"/>
              <w:rPr>
                <w:rFonts w:eastAsia="Times New Roman" w:cs="Times New Roman"/>
                <w:b/>
                <w:bCs/>
                <w:color w:val="auto"/>
                <w:sz w:val="20"/>
                <w:szCs w:val="20"/>
              </w:rPr>
            </w:pPr>
          </w:p>
        </w:tc>
        <w:tc>
          <w:tcPr>
            <w:tcW w:w="1749" w:type="dxa"/>
            <w:tcBorders>
              <w:top w:val="single" w:sz="4" w:space="0" w:color="auto"/>
              <w:left w:val="nil"/>
              <w:bottom w:val="single" w:sz="4" w:space="0" w:color="auto"/>
              <w:right w:val="nil"/>
            </w:tcBorders>
            <w:shd w:val="clear" w:color="auto" w:fill="auto"/>
            <w:vAlign w:val="center"/>
            <w:hideMark/>
          </w:tcPr>
          <w:p w14:paraId="0CAEDDB2" w14:textId="53EF1018" w:rsidR="00E538AE" w:rsidRPr="00347F47" w:rsidRDefault="00E538AE" w:rsidP="00D3401F">
            <w:pPr>
              <w:widowControl/>
              <w:spacing w:line="259" w:lineRule="auto"/>
              <w:jc w:val="center"/>
              <w:rPr>
                <w:rFonts w:eastAsia="Times New Roman" w:cs="Times New Roman"/>
                <w:b/>
                <w:bCs/>
                <w:color w:val="auto"/>
                <w:sz w:val="20"/>
                <w:szCs w:val="20"/>
              </w:rPr>
            </w:pPr>
          </w:p>
        </w:tc>
      </w:tr>
      <w:tr w:rsidR="00E538AE" w:rsidRPr="001E6208" w14:paraId="570B2FD4"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4436C32E"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key sub–population</w:t>
            </w:r>
          </w:p>
        </w:tc>
        <w:tc>
          <w:tcPr>
            <w:tcW w:w="1749" w:type="dxa"/>
            <w:tcBorders>
              <w:top w:val="nil"/>
              <w:left w:val="nil"/>
              <w:bottom w:val="single" w:sz="4" w:space="0" w:color="auto"/>
              <w:right w:val="nil"/>
            </w:tcBorders>
            <w:shd w:val="clear" w:color="000000" w:fill="DBE7F3"/>
            <w:vAlign w:val="center"/>
            <w:hideMark/>
          </w:tcPr>
          <w:p w14:paraId="03EA855F"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FE980C0" w14:textId="77777777" w:rsidTr="00590920">
        <w:tc>
          <w:tcPr>
            <w:tcW w:w="4940" w:type="dxa"/>
            <w:tcBorders>
              <w:top w:val="nil"/>
              <w:left w:val="nil"/>
              <w:bottom w:val="single" w:sz="4" w:space="0" w:color="auto"/>
              <w:right w:val="nil"/>
            </w:tcBorders>
            <w:shd w:val="clear" w:color="auto" w:fill="auto"/>
            <w:noWrap/>
            <w:vAlign w:val="center"/>
            <w:hideMark/>
          </w:tcPr>
          <w:p w14:paraId="6336B932"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 months</w:t>
            </w:r>
          </w:p>
        </w:tc>
        <w:tc>
          <w:tcPr>
            <w:tcW w:w="1749" w:type="dxa"/>
            <w:tcBorders>
              <w:top w:val="nil"/>
              <w:left w:val="nil"/>
              <w:bottom w:val="single" w:sz="4" w:space="0" w:color="auto"/>
              <w:right w:val="nil"/>
            </w:tcBorders>
            <w:shd w:val="clear" w:color="auto" w:fill="auto"/>
            <w:vAlign w:val="center"/>
            <w:hideMark/>
          </w:tcPr>
          <w:p w14:paraId="456BA38E" w14:textId="1549590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D6E6A1C" w14:textId="39E992D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ACF8BD6" w14:textId="77777777" w:rsidTr="00590920">
        <w:tc>
          <w:tcPr>
            <w:tcW w:w="4940" w:type="dxa"/>
            <w:tcBorders>
              <w:top w:val="nil"/>
              <w:left w:val="nil"/>
              <w:bottom w:val="single" w:sz="4" w:space="0" w:color="auto"/>
              <w:right w:val="nil"/>
            </w:tcBorders>
            <w:shd w:val="clear" w:color="auto" w:fill="auto"/>
            <w:noWrap/>
            <w:vAlign w:val="center"/>
            <w:hideMark/>
          </w:tcPr>
          <w:p w14:paraId="5BFD11A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0-23 months</w:t>
            </w:r>
          </w:p>
        </w:tc>
        <w:tc>
          <w:tcPr>
            <w:tcW w:w="1749" w:type="dxa"/>
            <w:tcBorders>
              <w:top w:val="nil"/>
              <w:left w:val="nil"/>
              <w:bottom w:val="single" w:sz="4" w:space="0" w:color="auto"/>
              <w:right w:val="nil"/>
            </w:tcBorders>
            <w:shd w:val="clear" w:color="auto" w:fill="auto"/>
            <w:vAlign w:val="center"/>
            <w:hideMark/>
          </w:tcPr>
          <w:p w14:paraId="169B0D96" w14:textId="50B2795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564E5C5" w14:textId="69E63D3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38FBA18" w14:textId="77777777" w:rsidTr="00590920">
        <w:tc>
          <w:tcPr>
            <w:tcW w:w="4940" w:type="dxa"/>
            <w:tcBorders>
              <w:top w:val="nil"/>
              <w:left w:val="nil"/>
              <w:bottom w:val="single" w:sz="4" w:space="0" w:color="auto"/>
              <w:right w:val="nil"/>
            </w:tcBorders>
            <w:shd w:val="clear" w:color="auto" w:fill="auto"/>
            <w:noWrap/>
            <w:vAlign w:val="center"/>
            <w:hideMark/>
          </w:tcPr>
          <w:p w14:paraId="27345F5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6-23 months</w:t>
            </w:r>
          </w:p>
        </w:tc>
        <w:tc>
          <w:tcPr>
            <w:tcW w:w="1749" w:type="dxa"/>
            <w:tcBorders>
              <w:top w:val="nil"/>
              <w:left w:val="nil"/>
              <w:bottom w:val="single" w:sz="4" w:space="0" w:color="auto"/>
              <w:right w:val="nil"/>
            </w:tcBorders>
            <w:shd w:val="clear" w:color="auto" w:fill="auto"/>
            <w:vAlign w:val="bottom"/>
            <w:hideMark/>
          </w:tcPr>
          <w:p w14:paraId="1F3A7B34" w14:textId="40C7912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bottom"/>
            <w:hideMark/>
          </w:tcPr>
          <w:p w14:paraId="21953144" w14:textId="4317FF5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58BADDED" w14:textId="77777777" w:rsidTr="00590920">
        <w:tc>
          <w:tcPr>
            <w:tcW w:w="4940" w:type="dxa"/>
            <w:tcBorders>
              <w:top w:val="nil"/>
              <w:left w:val="nil"/>
              <w:bottom w:val="single" w:sz="4" w:space="0" w:color="auto"/>
              <w:right w:val="nil"/>
            </w:tcBorders>
            <w:shd w:val="clear" w:color="auto" w:fill="auto"/>
            <w:noWrap/>
            <w:vAlign w:val="center"/>
            <w:hideMark/>
          </w:tcPr>
          <w:p w14:paraId="6BE313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0-59 months</w:t>
            </w:r>
          </w:p>
        </w:tc>
        <w:tc>
          <w:tcPr>
            <w:tcW w:w="1749" w:type="dxa"/>
            <w:tcBorders>
              <w:top w:val="nil"/>
              <w:left w:val="nil"/>
              <w:bottom w:val="single" w:sz="4" w:space="0" w:color="auto"/>
              <w:right w:val="nil"/>
            </w:tcBorders>
            <w:shd w:val="clear" w:color="auto" w:fill="auto"/>
            <w:vAlign w:val="center"/>
            <w:hideMark/>
          </w:tcPr>
          <w:p w14:paraId="0182D90F" w14:textId="0AAAE6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3CDC994" w14:textId="595B6911"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BF5236E" w14:textId="77777777" w:rsidTr="00590920">
        <w:tc>
          <w:tcPr>
            <w:tcW w:w="4940" w:type="dxa"/>
            <w:tcBorders>
              <w:top w:val="nil"/>
              <w:left w:val="nil"/>
              <w:bottom w:val="single" w:sz="4" w:space="0" w:color="auto"/>
              <w:right w:val="nil"/>
            </w:tcBorders>
            <w:shd w:val="clear" w:color="auto" w:fill="auto"/>
            <w:noWrap/>
            <w:vAlign w:val="center"/>
            <w:hideMark/>
          </w:tcPr>
          <w:p w14:paraId="13E0A40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Youth 15-29 years</w:t>
            </w:r>
          </w:p>
        </w:tc>
        <w:tc>
          <w:tcPr>
            <w:tcW w:w="1749" w:type="dxa"/>
            <w:tcBorders>
              <w:top w:val="nil"/>
              <w:left w:val="nil"/>
              <w:bottom w:val="single" w:sz="4" w:space="0" w:color="auto"/>
              <w:right w:val="nil"/>
            </w:tcBorders>
            <w:shd w:val="clear" w:color="auto" w:fill="auto"/>
            <w:vAlign w:val="center"/>
            <w:hideMark/>
          </w:tcPr>
          <w:p w14:paraId="2C026BE1" w14:textId="22DA93B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3F15274" w14:textId="36615B20"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A90CDA1" w14:textId="77777777" w:rsidTr="00590920">
        <w:tc>
          <w:tcPr>
            <w:tcW w:w="4940" w:type="dxa"/>
            <w:tcBorders>
              <w:top w:val="nil"/>
              <w:left w:val="nil"/>
              <w:bottom w:val="single" w:sz="4" w:space="0" w:color="auto"/>
              <w:right w:val="nil"/>
            </w:tcBorders>
            <w:shd w:val="clear" w:color="auto" w:fill="auto"/>
            <w:noWrap/>
            <w:vAlign w:val="center"/>
            <w:hideMark/>
          </w:tcPr>
          <w:p w14:paraId="565CED0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Women of reproductive age (15-49 years)</w:t>
            </w:r>
          </w:p>
        </w:tc>
        <w:tc>
          <w:tcPr>
            <w:tcW w:w="1749" w:type="dxa"/>
            <w:tcBorders>
              <w:top w:val="nil"/>
              <w:left w:val="nil"/>
              <w:bottom w:val="single" w:sz="4" w:space="0" w:color="auto"/>
              <w:right w:val="nil"/>
            </w:tcBorders>
            <w:shd w:val="clear" w:color="auto" w:fill="auto"/>
            <w:vAlign w:val="center"/>
            <w:hideMark/>
          </w:tcPr>
          <w:p w14:paraId="45FE1CFB" w14:textId="4FF1A2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0AA9131" w14:textId="03ED6A3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00F15E8" w14:textId="77777777" w:rsidTr="00590920">
        <w:tc>
          <w:tcPr>
            <w:tcW w:w="4940" w:type="dxa"/>
            <w:tcBorders>
              <w:top w:val="nil"/>
              <w:left w:val="nil"/>
              <w:bottom w:val="single" w:sz="4" w:space="0" w:color="auto"/>
              <w:right w:val="nil"/>
            </w:tcBorders>
            <w:shd w:val="clear" w:color="auto" w:fill="auto"/>
            <w:noWrap/>
            <w:vAlign w:val="center"/>
            <w:hideMark/>
          </w:tcPr>
          <w:p w14:paraId="502D889B"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Maize farmers</w:t>
            </w:r>
          </w:p>
        </w:tc>
        <w:tc>
          <w:tcPr>
            <w:tcW w:w="1749" w:type="dxa"/>
            <w:tcBorders>
              <w:top w:val="nil"/>
              <w:left w:val="nil"/>
              <w:bottom w:val="single" w:sz="4" w:space="0" w:color="auto"/>
              <w:right w:val="nil"/>
            </w:tcBorders>
            <w:shd w:val="clear" w:color="auto" w:fill="auto"/>
            <w:vAlign w:val="center"/>
            <w:hideMark/>
          </w:tcPr>
          <w:p w14:paraId="7DDE8A75" w14:textId="460FFFC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D7296C6" w14:textId="6ED3E8DA" w:rsidR="00E538AE" w:rsidRPr="00347F47" w:rsidRDefault="00E538AE" w:rsidP="00D3401F">
            <w:pPr>
              <w:widowControl/>
              <w:spacing w:line="259" w:lineRule="auto"/>
              <w:jc w:val="center"/>
              <w:rPr>
                <w:rFonts w:eastAsia="Times New Roman" w:cs="Times New Roman"/>
                <w:b/>
                <w:bCs/>
                <w:sz w:val="20"/>
                <w:szCs w:val="20"/>
              </w:rPr>
            </w:pPr>
            <w:commentRangeStart w:id="98"/>
            <w:commentRangeEnd w:id="98"/>
            <w:r w:rsidRPr="00347F47">
              <w:rPr>
                <w:rStyle w:val="CommentReference"/>
                <w:sz w:val="20"/>
                <w:szCs w:val="20"/>
              </w:rPr>
              <w:commentReference w:id="98"/>
            </w:r>
          </w:p>
        </w:tc>
      </w:tr>
      <w:tr w:rsidR="00E538AE" w:rsidRPr="001E6208" w14:paraId="5E463CFA" w14:textId="77777777" w:rsidTr="00590920">
        <w:tc>
          <w:tcPr>
            <w:tcW w:w="4940" w:type="dxa"/>
            <w:tcBorders>
              <w:top w:val="nil"/>
              <w:left w:val="nil"/>
              <w:bottom w:val="single" w:sz="4" w:space="0" w:color="auto"/>
              <w:right w:val="nil"/>
            </w:tcBorders>
            <w:shd w:val="clear" w:color="auto" w:fill="auto"/>
            <w:noWrap/>
            <w:vAlign w:val="center"/>
            <w:hideMark/>
          </w:tcPr>
          <w:p w14:paraId="2DC80EF1"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Fishpond farmers</w:t>
            </w:r>
          </w:p>
        </w:tc>
        <w:tc>
          <w:tcPr>
            <w:tcW w:w="1749" w:type="dxa"/>
            <w:tcBorders>
              <w:top w:val="nil"/>
              <w:left w:val="nil"/>
              <w:bottom w:val="single" w:sz="4" w:space="0" w:color="auto"/>
              <w:right w:val="nil"/>
            </w:tcBorders>
            <w:shd w:val="clear" w:color="auto" w:fill="auto"/>
            <w:vAlign w:val="center"/>
            <w:hideMark/>
          </w:tcPr>
          <w:p w14:paraId="6EF20D16" w14:textId="5298ED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6ED0784" w14:textId="4FDE2BE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23A4521" w14:textId="77777777" w:rsidTr="00590920">
        <w:tc>
          <w:tcPr>
            <w:tcW w:w="4940" w:type="dxa"/>
            <w:tcBorders>
              <w:top w:val="nil"/>
              <w:left w:val="nil"/>
              <w:bottom w:val="single" w:sz="4" w:space="0" w:color="auto"/>
              <w:right w:val="nil"/>
            </w:tcBorders>
            <w:shd w:val="clear" w:color="auto" w:fill="auto"/>
            <w:noWrap/>
            <w:vAlign w:val="center"/>
            <w:hideMark/>
          </w:tcPr>
          <w:p w14:paraId="479E1D7C" w14:textId="01026FEC" w:rsidR="00E538AE" w:rsidRPr="001E6208" w:rsidRDefault="005C4E8E" w:rsidP="00347F47">
            <w:pPr>
              <w:widowControl/>
              <w:spacing w:line="259" w:lineRule="auto"/>
              <w:ind w:firstLineChars="100" w:firstLine="200"/>
              <w:rPr>
                <w:rFonts w:eastAsia="Times New Roman" w:cs="Times New Roman"/>
                <w:color w:val="auto"/>
                <w:sz w:val="20"/>
                <w:szCs w:val="20"/>
              </w:rPr>
            </w:pPr>
            <w:r>
              <w:rPr>
                <w:rFonts w:eastAsia="Times New Roman" w:cs="Times New Roman"/>
                <w:color w:val="auto"/>
                <w:sz w:val="20"/>
                <w:szCs w:val="20"/>
              </w:rPr>
              <w:t xml:space="preserve">Dairy </w:t>
            </w:r>
            <w:r w:rsidR="00E538AE" w:rsidRPr="001E6208">
              <w:rPr>
                <w:rFonts w:eastAsia="Times New Roman" w:cs="Times New Roman"/>
                <w:color w:val="auto"/>
                <w:sz w:val="20"/>
                <w:szCs w:val="20"/>
              </w:rPr>
              <w:t>farmers</w:t>
            </w:r>
          </w:p>
        </w:tc>
        <w:tc>
          <w:tcPr>
            <w:tcW w:w="1749" w:type="dxa"/>
            <w:tcBorders>
              <w:top w:val="nil"/>
              <w:left w:val="nil"/>
              <w:bottom w:val="single" w:sz="4" w:space="0" w:color="auto"/>
              <w:right w:val="nil"/>
            </w:tcBorders>
            <w:shd w:val="clear" w:color="auto" w:fill="auto"/>
            <w:vAlign w:val="center"/>
            <w:hideMark/>
          </w:tcPr>
          <w:p w14:paraId="17DDEFA6" w14:textId="1946925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83F5F5D" w14:textId="4369A6AB"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79F035" w14:textId="77777777" w:rsidTr="00590920">
        <w:tc>
          <w:tcPr>
            <w:tcW w:w="4940" w:type="dxa"/>
            <w:tcBorders>
              <w:top w:val="nil"/>
              <w:left w:val="nil"/>
              <w:bottom w:val="single" w:sz="4" w:space="0" w:color="auto"/>
              <w:right w:val="nil"/>
            </w:tcBorders>
            <w:shd w:val="clear" w:color="000000" w:fill="DBE7F3"/>
            <w:noWrap/>
            <w:vAlign w:val="center"/>
            <w:hideMark/>
          </w:tcPr>
          <w:p w14:paraId="407AF4BB" w14:textId="0B21E47F"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residence</w:t>
            </w:r>
            <w:r w:rsidR="005C05D0">
              <w:rPr>
                <w:rFonts w:eastAsia="Times New Roman" w:cs="Times New Roman"/>
                <w:b/>
                <w:bCs/>
                <w:color w:val="auto"/>
                <w:sz w:val="20"/>
                <w:szCs w:val="20"/>
                <w:vertAlign w:val="superscript"/>
              </w:rPr>
              <w:t>b</w:t>
            </w:r>
          </w:p>
        </w:tc>
        <w:tc>
          <w:tcPr>
            <w:tcW w:w="1749" w:type="dxa"/>
            <w:tcBorders>
              <w:top w:val="nil"/>
              <w:left w:val="nil"/>
              <w:bottom w:val="single" w:sz="4" w:space="0" w:color="auto"/>
              <w:right w:val="nil"/>
            </w:tcBorders>
            <w:shd w:val="clear" w:color="000000" w:fill="DBE7F3"/>
            <w:vAlign w:val="center"/>
            <w:hideMark/>
          </w:tcPr>
          <w:p w14:paraId="480B7995"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7B44263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6FDFCDFD" w14:textId="77777777" w:rsidTr="00590920">
        <w:tc>
          <w:tcPr>
            <w:tcW w:w="4940" w:type="dxa"/>
            <w:tcBorders>
              <w:top w:val="nil"/>
              <w:left w:val="nil"/>
              <w:bottom w:val="single" w:sz="4" w:space="0" w:color="auto"/>
              <w:right w:val="nil"/>
            </w:tcBorders>
            <w:shd w:val="clear" w:color="auto" w:fill="auto"/>
            <w:noWrap/>
            <w:vAlign w:val="center"/>
            <w:hideMark/>
          </w:tcPr>
          <w:p w14:paraId="6100E2F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Urban</w:t>
            </w:r>
          </w:p>
        </w:tc>
        <w:tc>
          <w:tcPr>
            <w:tcW w:w="1749" w:type="dxa"/>
            <w:tcBorders>
              <w:top w:val="nil"/>
              <w:left w:val="nil"/>
              <w:bottom w:val="single" w:sz="4" w:space="0" w:color="auto"/>
              <w:right w:val="nil"/>
            </w:tcBorders>
            <w:shd w:val="clear" w:color="auto" w:fill="auto"/>
            <w:vAlign w:val="center"/>
            <w:hideMark/>
          </w:tcPr>
          <w:p w14:paraId="7A100308" w14:textId="472BC06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3514563" w14:textId="7480A71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775D79" w14:textId="77777777" w:rsidTr="00590920">
        <w:tc>
          <w:tcPr>
            <w:tcW w:w="4940" w:type="dxa"/>
            <w:tcBorders>
              <w:top w:val="nil"/>
              <w:left w:val="nil"/>
              <w:bottom w:val="single" w:sz="4" w:space="0" w:color="auto"/>
              <w:right w:val="nil"/>
            </w:tcBorders>
            <w:shd w:val="clear" w:color="auto" w:fill="auto"/>
            <w:noWrap/>
            <w:vAlign w:val="center"/>
            <w:hideMark/>
          </w:tcPr>
          <w:p w14:paraId="77EE59B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Rural</w:t>
            </w:r>
          </w:p>
        </w:tc>
        <w:tc>
          <w:tcPr>
            <w:tcW w:w="1749" w:type="dxa"/>
            <w:tcBorders>
              <w:top w:val="nil"/>
              <w:left w:val="nil"/>
              <w:bottom w:val="single" w:sz="4" w:space="0" w:color="auto"/>
              <w:right w:val="nil"/>
            </w:tcBorders>
            <w:shd w:val="clear" w:color="auto" w:fill="auto"/>
            <w:vAlign w:val="center"/>
            <w:hideMark/>
          </w:tcPr>
          <w:p w14:paraId="0DF5D187" w14:textId="0697641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A73D321" w14:textId="78E6AEE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C7C959E" w14:textId="77777777" w:rsidTr="00590920">
        <w:tc>
          <w:tcPr>
            <w:tcW w:w="4940" w:type="dxa"/>
            <w:tcBorders>
              <w:top w:val="nil"/>
              <w:left w:val="nil"/>
              <w:bottom w:val="single" w:sz="4" w:space="0" w:color="auto"/>
              <w:right w:val="nil"/>
            </w:tcBorders>
            <w:shd w:val="clear" w:color="000000" w:fill="DBE7F3"/>
            <w:noWrap/>
            <w:vAlign w:val="center"/>
            <w:hideMark/>
          </w:tcPr>
          <w:p w14:paraId="5649C58B" w14:textId="6F174DBD"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xml:space="preserve">Total number of individuals, by </w:t>
            </w:r>
            <w:commentRangeStart w:id="99"/>
            <w:r w:rsidRPr="001E6208">
              <w:rPr>
                <w:rFonts w:eastAsia="Times New Roman" w:cs="Times New Roman"/>
                <w:b/>
                <w:bCs/>
                <w:color w:val="auto"/>
                <w:sz w:val="20"/>
                <w:szCs w:val="20"/>
              </w:rPr>
              <w:t>[</w:t>
            </w:r>
            <w:r w:rsidR="00667FAF">
              <w:rPr>
                <w:rFonts w:eastAsia="Times New Roman" w:cs="Times New Roman"/>
                <w:b/>
                <w:bCs/>
                <w:color w:val="auto"/>
                <w:sz w:val="20"/>
                <w:szCs w:val="20"/>
                <w:highlight w:val="yellow"/>
              </w:rPr>
              <w:t>r</w:t>
            </w:r>
            <w:r w:rsidRPr="001E6208">
              <w:rPr>
                <w:rFonts w:eastAsia="Times New Roman" w:cs="Times New Roman"/>
                <w:b/>
                <w:bCs/>
                <w:color w:val="auto"/>
                <w:sz w:val="20"/>
                <w:szCs w:val="20"/>
                <w:highlight w:val="yellow"/>
              </w:rPr>
              <w:t>egion</w:t>
            </w:r>
            <w:r w:rsidRPr="001E6208">
              <w:rPr>
                <w:rFonts w:eastAsia="Times New Roman" w:cs="Times New Roman"/>
                <w:b/>
                <w:bCs/>
                <w:color w:val="auto"/>
                <w:sz w:val="20"/>
                <w:szCs w:val="20"/>
              </w:rPr>
              <w:t>]</w:t>
            </w:r>
            <w:commentRangeEnd w:id="99"/>
            <w:r w:rsidR="008A6624" w:rsidRPr="00347F47">
              <w:rPr>
                <w:rStyle w:val="CommentReference"/>
                <w:sz w:val="20"/>
                <w:szCs w:val="20"/>
              </w:rPr>
              <w:commentReference w:id="99"/>
            </w:r>
          </w:p>
        </w:tc>
        <w:tc>
          <w:tcPr>
            <w:tcW w:w="1749" w:type="dxa"/>
            <w:tcBorders>
              <w:top w:val="nil"/>
              <w:left w:val="nil"/>
              <w:bottom w:val="single" w:sz="4" w:space="0" w:color="auto"/>
              <w:right w:val="nil"/>
            </w:tcBorders>
            <w:shd w:val="clear" w:color="000000" w:fill="DBE7F3"/>
            <w:vAlign w:val="center"/>
            <w:hideMark/>
          </w:tcPr>
          <w:p w14:paraId="672C567C"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2AFECFF4"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3255075F" w14:textId="77777777" w:rsidTr="00590920">
        <w:tc>
          <w:tcPr>
            <w:tcW w:w="4940" w:type="dxa"/>
            <w:tcBorders>
              <w:top w:val="nil"/>
              <w:left w:val="nil"/>
              <w:bottom w:val="single" w:sz="4" w:space="0" w:color="auto"/>
              <w:right w:val="nil"/>
            </w:tcBorders>
            <w:shd w:val="clear" w:color="auto" w:fill="auto"/>
            <w:noWrap/>
            <w:vAlign w:val="center"/>
            <w:hideMark/>
          </w:tcPr>
          <w:p w14:paraId="228476F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1</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4ED392EE" w14:textId="44D1904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5B881B7" w14:textId="3698565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3F26D04" w14:textId="77777777" w:rsidTr="00590920">
        <w:tc>
          <w:tcPr>
            <w:tcW w:w="4940" w:type="dxa"/>
            <w:tcBorders>
              <w:top w:val="nil"/>
              <w:left w:val="nil"/>
              <w:bottom w:val="single" w:sz="4" w:space="0" w:color="auto"/>
              <w:right w:val="nil"/>
            </w:tcBorders>
            <w:shd w:val="clear" w:color="auto" w:fill="auto"/>
            <w:noWrap/>
            <w:vAlign w:val="center"/>
            <w:hideMark/>
          </w:tcPr>
          <w:p w14:paraId="0308A2B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2</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7D568909" w14:textId="0D355F6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BD42092" w14:textId="539A1922"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B8EEE4" w14:textId="77777777" w:rsidTr="00590920">
        <w:tc>
          <w:tcPr>
            <w:tcW w:w="4940" w:type="dxa"/>
            <w:tcBorders>
              <w:top w:val="nil"/>
              <w:left w:val="nil"/>
              <w:bottom w:val="single" w:sz="4" w:space="0" w:color="auto"/>
              <w:right w:val="nil"/>
            </w:tcBorders>
            <w:shd w:val="clear" w:color="auto" w:fill="auto"/>
            <w:noWrap/>
            <w:vAlign w:val="center"/>
            <w:hideMark/>
          </w:tcPr>
          <w:p w14:paraId="564CDC3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3</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5DA7FDF2" w14:textId="59C30CF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0C604F5" w14:textId="2AD50A8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03DABEE" w14:textId="77777777" w:rsidTr="00590920">
        <w:tc>
          <w:tcPr>
            <w:tcW w:w="4940" w:type="dxa"/>
            <w:tcBorders>
              <w:top w:val="nil"/>
              <w:left w:val="nil"/>
              <w:bottom w:val="single" w:sz="4" w:space="0" w:color="auto"/>
              <w:right w:val="nil"/>
            </w:tcBorders>
            <w:shd w:val="clear" w:color="auto" w:fill="auto"/>
            <w:noWrap/>
            <w:vAlign w:val="center"/>
            <w:hideMark/>
          </w:tcPr>
          <w:p w14:paraId="2CB16A0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highlight w:val="yellow"/>
              </w:rPr>
              <w:t>[Region 4</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2D3DA081" w14:textId="4A0138E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0434869" w14:textId="2BF1C72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FAB50A7"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78F97D62"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gendered household type</w:t>
            </w:r>
          </w:p>
        </w:tc>
        <w:tc>
          <w:tcPr>
            <w:tcW w:w="1749" w:type="dxa"/>
            <w:tcBorders>
              <w:top w:val="nil"/>
              <w:left w:val="nil"/>
              <w:bottom w:val="single" w:sz="4" w:space="0" w:color="auto"/>
              <w:right w:val="nil"/>
            </w:tcBorders>
            <w:shd w:val="clear" w:color="000000" w:fill="DBE7F3"/>
            <w:vAlign w:val="center"/>
            <w:hideMark/>
          </w:tcPr>
          <w:p w14:paraId="164C1416"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96C9065" w14:textId="77777777" w:rsidTr="00590920">
        <w:tc>
          <w:tcPr>
            <w:tcW w:w="4940" w:type="dxa"/>
            <w:tcBorders>
              <w:top w:val="nil"/>
              <w:left w:val="nil"/>
              <w:bottom w:val="single" w:sz="4" w:space="0" w:color="auto"/>
              <w:right w:val="nil"/>
            </w:tcBorders>
            <w:shd w:val="clear" w:color="auto" w:fill="auto"/>
            <w:noWrap/>
            <w:vAlign w:val="center"/>
            <w:hideMark/>
          </w:tcPr>
          <w:p w14:paraId="6A420D8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and female adults</w:t>
            </w:r>
          </w:p>
        </w:tc>
        <w:tc>
          <w:tcPr>
            <w:tcW w:w="1749" w:type="dxa"/>
            <w:tcBorders>
              <w:top w:val="nil"/>
              <w:left w:val="nil"/>
              <w:bottom w:val="single" w:sz="4" w:space="0" w:color="auto"/>
              <w:right w:val="nil"/>
            </w:tcBorders>
            <w:shd w:val="clear" w:color="auto" w:fill="auto"/>
            <w:vAlign w:val="center"/>
            <w:hideMark/>
          </w:tcPr>
          <w:p w14:paraId="030CEB01" w14:textId="7572AC1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1A03060" w14:textId="4B41B92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F6DD9C" w14:textId="77777777" w:rsidTr="00590920">
        <w:tc>
          <w:tcPr>
            <w:tcW w:w="4940" w:type="dxa"/>
            <w:tcBorders>
              <w:top w:val="nil"/>
              <w:left w:val="nil"/>
              <w:bottom w:val="single" w:sz="4" w:space="0" w:color="auto"/>
              <w:right w:val="nil"/>
            </w:tcBorders>
            <w:shd w:val="clear" w:color="auto" w:fill="auto"/>
            <w:noWrap/>
            <w:vAlign w:val="center"/>
            <w:hideMark/>
          </w:tcPr>
          <w:p w14:paraId="74EC420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 adults only</w:t>
            </w:r>
          </w:p>
        </w:tc>
        <w:tc>
          <w:tcPr>
            <w:tcW w:w="1749" w:type="dxa"/>
            <w:tcBorders>
              <w:top w:val="nil"/>
              <w:left w:val="nil"/>
              <w:bottom w:val="single" w:sz="4" w:space="0" w:color="auto"/>
              <w:right w:val="nil"/>
            </w:tcBorders>
            <w:shd w:val="clear" w:color="auto" w:fill="auto"/>
            <w:vAlign w:val="center"/>
            <w:hideMark/>
          </w:tcPr>
          <w:p w14:paraId="26AE6130" w14:textId="33695800"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D3231E" w14:textId="6B61C65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D2A6123" w14:textId="77777777" w:rsidTr="00590920">
        <w:tc>
          <w:tcPr>
            <w:tcW w:w="4940" w:type="dxa"/>
            <w:tcBorders>
              <w:top w:val="nil"/>
              <w:left w:val="nil"/>
              <w:bottom w:val="single" w:sz="4" w:space="0" w:color="auto"/>
              <w:right w:val="nil"/>
            </w:tcBorders>
            <w:shd w:val="clear" w:color="auto" w:fill="auto"/>
            <w:noWrap/>
            <w:vAlign w:val="center"/>
            <w:hideMark/>
          </w:tcPr>
          <w:p w14:paraId="79A08DD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adults only</w:t>
            </w:r>
          </w:p>
        </w:tc>
        <w:tc>
          <w:tcPr>
            <w:tcW w:w="1749" w:type="dxa"/>
            <w:tcBorders>
              <w:top w:val="nil"/>
              <w:left w:val="nil"/>
              <w:bottom w:val="single" w:sz="4" w:space="0" w:color="auto"/>
              <w:right w:val="nil"/>
            </w:tcBorders>
            <w:shd w:val="clear" w:color="auto" w:fill="auto"/>
            <w:vAlign w:val="center"/>
            <w:hideMark/>
          </w:tcPr>
          <w:p w14:paraId="1F6EB86B" w14:textId="21042A91"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5A59AA3" w14:textId="37E1C07D"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482A5D7" w14:textId="77777777" w:rsidTr="00590920">
        <w:tc>
          <w:tcPr>
            <w:tcW w:w="4940" w:type="dxa"/>
            <w:tcBorders>
              <w:top w:val="nil"/>
              <w:left w:val="nil"/>
              <w:bottom w:val="single" w:sz="4" w:space="0" w:color="auto"/>
              <w:right w:val="nil"/>
            </w:tcBorders>
            <w:shd w:val="clear" w:color="auto" w:fill="auto"/>
            <w:noWrap/>
            <w:vAlign w:val="center"/>
            <w:hideMark/>
          </w:tcPr>
          <w:p w14:paraId="0DDD7AB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only (no adults)</w:t>
            </w:r>
          </w:p>
        </w:tc>
        <w:tc>
          <w:tcPr>
            <w:tcW w:w="1749" w:type="dxa"/>
            <w:tcBorders>
              <w:top w:val="nil"/>
              <w:left w:val="nil"/>
              <w:bottom w:val="single" w:sz="4" w:space="0" w:color="auto"/>
              <w:right w:val="nil"/>
            </w:tcBorders>
            <w:shd w:val="clear" w:color="auto" w:fill="auto"/>
            <w:vAlign w:val="center"/>
            <w:hideMark/>
          </w:tcPr>
          <w:p w14:paraId="04B9BA31" w14:textId="6AA23DA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4289901" w14:textId="6D23D2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F2CE12" w14:textId="77777777" w:rsidTr="00590920">
        <w:tc>
          <w:tcPr>
            <w:tcW w:w="4940" w:type="dxa"/>
            <w:tcBorders>
              <w:top w:val="nil"/>
              <w:left w:val="nil"/>
              <w:bottom w:val="single" w:sz="4" w:space="0" w:color="auto"/>
              <w:right w:val="nil"/>
            </w:tcBorders>
            <w:shd w:val="clear" w:color="000000" w:fill="DBE7F3"/>
            <w:noWrap/>
            <w:vAlign w:val="center"/>
            <w:hideMark/>
          </w:tcPr>
          <w:p w14:paraId="2320E0DB"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 months, by sex</w:t>
            </w:r>
          </w:p>
        </w:tc>
        <w:tc>
          <w:tcPr>
            <w:tcW w:w="1749" w:type="dxa"/>
            <w:tcBorders>
              <w:top w:val="nil"/>
              <w:left w:val="nil"/>
              <w:bottom w:val="single" w:sz="4" w:space="0" w:color="auto"/>
              <w:right w:val="nil"/>
            </w:tcBorders>
            <w:shd w:val="clear" w:color="000000" w:fill="DBE7F3"/>
            <w:vAlign w:val="center"/>
            <w:hideMark/>
          </w:tcPr>
          <w:p w14:paraId="3F5EEA6E" w14:textId="1255709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75452A1" w14:textId="72CC3620"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DB1C13F" w14:textId="77777777" w:rsidTr="00590920">
        <w:tc>
          <w:tcPr>
            <w:tcW w:w="4940" w:type="dxa"/>
            <w:tcBorders>
              <w:top w:val="nil"/>
              <w:left w:val="nil"/>
              <w:bottom w:val="single" w:sz="4" w:space="0" w:color="auto"/>
              <w:right w:val="nil"/>
            </w:tcBorders>
            <w:shd w:val="clear" w:color="auto" w:fill="auto"/>
            <w:noWrap/>
            <w:vAlign w:val="center"/>
            <w:hideMark/>
          </w:tcPr>
          <w:p w14:paraId="55D84B6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5D07C9C" w14:textId="1F45667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496B9B" w14:textId="447861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BFCF1E" w14:textId="77777777" w:rsidTr="00590920">
        <w:tc>
          <w:tcPr>
            <w:tcW w:w="4940" w:type="dxa"/>
            <w:tcBorders>
              <w:top w:val="nil"/>
              <w:left w:val="nil"/>
              <w:bottom w:val="single" w:sz="4" w:space="0" w:color="auto"/>
              <w:right w:val="nil"/>
            </w:tcBorders>
            <w:shd w:val="clear" w:color="auto" w:fill="auto"/>
            <w:noWrap/>
            <w:vAlign w:val="center"/>
            <w:hideMark/>
          </w:tcPr>
          <w:p w14:paraId="674F609B"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B3A0887" w14:textId="59474AF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C66044D" w14:textId="1F14A76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DE698B5" w14:textId="77777777" w:rsidTr="00590920">
        <w:tc>
          <w:tcPr>
            <w:tcW w:w="4940" w:type="dxa"/>
            <w:tcBorders>
              <w:top w:val="nil"/>
              <w:left w:val="nil"/>
              <w:bottom w:val="single" w:sz="4" w:space="0" w:color="auto"/>
              <w:right w:val="nil"/>
            </w:tcBorders>
            <w:shd w:val="clear" w:color="000000" w:fill="DBE7F3"/>
            <w:noWrap/>
            <w:vAlign w:val="center"/>
            <w:hideMark/>
          </w:tcPr>
          <w:p w14:paraId="3979A73D"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6-23 months, by sex</w:t>
            </w:r>
          </w:p>
        </w:tc>
        <w:tc>
          <w:tcPr>
            <w:tcW w:w="1749" w:type="dxa"/>
            <w:tcBorders>
              <w:top w:val="nil"/>
              <w:left w:val="nil"/>
              <w:bottom w:val="single" w:sz="4" w:space="0" w:color="auto"/>
              <w:right w:val="nil"/>
            </w:tcBorders>
            <w:shd w:val="clear" w:color="000000" w:fill="DBE7F3"/>
            <w:vAlign w:val="center"/>
            <w:hideMark/>
          </w:tcPr>
          <w:p w14:paraId="0B1193DF" w14:textId="7666C593"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C629B24" w14:textId="5FB68A3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200F4B1" w14:textId="77777777" w:rsidTr="00590920">
        <w:tc>
          <w:tcPr>
            <w:tcW w:w="4940" w:type="dxa"/>
            <w:tcBorders>
              <w:top w:val="nil"/>
              <w:left w:val="nil"/>
              <w:bottom w:val="single" w:sz="4" w:space="0" w:color="auto"/>
              <w:right w:val="nil"/>
            </w:tcBorders>
            <w:shd w:val="clear" w:color="auto" w:fill="auto"/>
            <w:noWrap/>
            <w:vAlign w:val="center"/>
            <w:hideMark/>
          </w:tcPr>
          <w:p w14:paraId="027D2F6D"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179109A5" w14:textId="78E15CE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22BB664" w14:textId="78B5426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69ED676" w14:textId="77777777" w:rsidTr="00590920">
        <w:tc>
          <w:tcPr>
            <w:tcW w:w="4940" w:type="dxa"/>
            <w:tcBorders>
              <w:top w:val="nil"/>
              <w:left w:val="nil"/>
              <w:bottom w:val="single" w:sz="4" w:space="0" w:color="auto"/>
              <w:right w:val="nil"/>
            </w:tcBorders>
            <w:shd w:val="clear" w:color="auto" w:fill="auto"/>
            <w:noWrap/>
            <w:vAlign w:val="center"/>
            <w:hideMark/>
          </w:tcPr>
          <w:p w14:paraId="09B8066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73D9E6DE" w14:textId="5CC291BC"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97AC9DD" w14:textId="2F5DCB6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C6BB6D" w14:textId="77777777" w:rsidTr="00590920">
        <w:tc>
          <w:tcPr>
            <w:tcW w:w="4940" w:type="dxa"/>
            <w:tcBorders>
              <w:top w:val="nil"/>
              <w:left w:val="nil"/>
              <w:bottom w:val="single" w:sz="4" w:space="0" w:color="auto"/>
              <w:right w:val="nil"/>
            </w:tcBorders>
            <w:shd w:val="clear" w:color="000000" w:fill="DBE7F3"/>
            <w:noWrap/>
            <w:vAlign w:val="center"/>
            <w:hideMark/>
          </w:tcPr>
          <w:p w14:paraId="56964907"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0-59 months, by sex</w:t>
            </w:r>
          </w:p>
        </w:tc>
        <w:tc>
          <w:tcPr>
            <w:tcW w:w="1749" w:type="dxa"/>
            <w:tcBorders>
              <w:top w:val="nil"/>
              <w:left w:val="nil"/>
              <w:bottom w:val="single" w:sz="4" w:space="0" w:color="auto"/>
              <w:right w:val="nil"/>
            </w:tcBorders>
            <w:shd w:val="clear" w:color="000000" w:fill="DBE7F3"/>
            <w:vAlign w:val="center"/>
            <w:hideMark/>
          </w:tcPr>
          <w:p w14:paraId="5E7C7B6A" w14:textId="3C516D7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68978498" w14:textId="1AE20EEF"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427BC5DF" w14:textId="77777777" w:rsidTr="00590920">
        <w:tc>
          <w:tcPr>
            <w:tcW w:w="4940" w:type="dxa"/>
            <w:tcBorders>
              <w:top w:val="nil"/>
              <w:left w:val="nil"/>
              <w:bottom w:val="single" w:sz="4" w:space="0" w:color="auto"/>
              <w:right w:val="nil"/>
            </w:tcBorders>
            <w:shd w:val="clear" w:color="auto" w:fill="auto"/>
            <w:noWrap/>
            <w:vAlign w:val="center"/>
            <w:hideMark/>
          </w:tcPr>
          <w:p w14:paraId="3E10EFE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2AD070AC" w14:textId="6D6394F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97F44B6" w14:textId="205736D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CB5C359" w14:textId="77777777" w:rsidTr="00590920">
        <w:tc>
          <w:tcPr>
            <w:tcW w:w="4940" w:type="dxa"/>
            <w:tcBorders>
              <w:top w:val="nil"/>
              <w:left w:val="nil"/>
              <w:bottom w:val="single" w:sz="4" w:space="0" w:color="auto"/>
              <w:right w:val="nil"/>
            </w:tcBorders>
            <w:shd w:val="clear" w:color="auto" w:fill="auto"/>
            <w:noWrap/>
            <w:vAlign w:val="center"/>
            <w:hideMark/>
          </w:tcPr>
          <w:p w14:paraId="2162C7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59F15CA" w14:textId="4CDF2E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313E144" w14:textId="28FB089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FB8E763" w14:textId="77777777" w:rsidTr="00590920">
        <w:tc>
          <w:tcPr>
            <w:tcW w:w="4940" w:type="dxa"/>
            <w:tcBorders>
              <w:top w:val="nil"/>
              <w:left w:val="nil"/>
              <w:bottom w:val="single" w:sz="4" w:space="0" w:color="auto"/>
              <w:right w:val="nil"/>
            </w:tcBorders>
            <w:shd w:val="clear" w:color="000000" w:fill="DBE7F3"/>
            <w:noWrap/>
            <w:vAlign w:val="center"/>
            <w:hideMark/>
          </w:tcPr>
          <w:p w14:paraId="7413F868"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Youth 15-29 years, by sex</w:t>
            </w:r>
          </w:p>
        </w:tc>
        <w:tc>
          <w:tcPr>
            <w:tcW w:w="1749" w:type="dxa"/>
            <w:tcBorders>
              <w:top w:val="nil"/>
              <w:left w:val="nil"/>
              <w:bottom w:val="single" w:sz="4" w:space="0" w:color="auto"/>
              <w:right w:val="nil"/>
            </w:tcBorders>
            <w:shd w:val="clear" w:color="000000" w:fill="DBE7F3"/>
            <w:vAlign w:val="center"/>
            <w:hideMark/>
          </w:tcPr>
          <w:p w14:paraId="3D2DAE22" w14:textId="4184F14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1C7E2E0A" w14:textId="24281C23"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5218912" w14:textId="77777777" w:rsidTr="00590920">
        <w:tc>
          <w:tcPr>
            <w:tcW w:w="4940" w:type="dxa"/>
            <w:tcBorders>
              <w:top w:val="nil"/>
              <w:left w:val="nil"/>
              <w:bottom w:val="single" w:sz="4" w:space="0" w:color="auto"/>
              <w:right w:val="nil"/>
            </w:tcBorders>
            <w:shd w:val="clear" w:color="auto" w:fill="auto"/>
            <w:noWrap/>
            <w:vAlign w:val="center"/>
            <w:hideMark/>
          </w:tcPr>
          <w:p w14:paraId="63918BD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1ADBC5F" w14:textId="31CC36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120747B" w14:textId="0246E61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46859C2" w14:textId="77777777" w:rsidTr="00590920">
        <w:tc>
          <w:tcPr>
            <w:tcW w:w="4940" w:type="dxa"/>
            <w:tcBorders>
              <w:top w:val="nil"/>
              <w:left w:val="nil"/>
              <w:bottom w:val="single" w:sz="4" w:space="0" w:color="auto"/>
              <w:right w:val="nil"/>
            </w:tcBorders>
            <w:shd w:val="clear" w:color="auto" w:fill="auto"/>
            <w:noWrap/>
            <w:vAlign w:val="center"/>
            <w:hideMark/>
          </w:tcPr>
          <w:p w14:paraId="6294511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EF7486D" w14:textId="74F5CB5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FA26779" w14:textId="14875B7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919ED0A" w14:textId="77777777" w:rsidTr="00590920">
        <w:tc>
          <w:tcPr>
            <w:tcW w:w="4940" w:type="dxa"/>
            <w:tcBorders>
              <w:top w:val="nil"/>
              <w:left w:val="nil"/>
              <w:bottom w:val="single" w:sz="4" w:space="0" w:color="auto"/>
              <w:right w:val="nil"/>
            </w:tcBorders>
            <w:shd w:val="clear" w:color="000000" w:fill="DBE7F3"/>
            <w:noWrap/>
            <w:vAlign w:val="center"/>
            <w:hideMark/>
          </w:tcPr>
          <w:p w14:paraId="22484849"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Women of reproductive age, by pregnancy status</w:t>
            </w:r>
          </w:p>
        </w:tc>
        <w:tc>
          <w:tcPr>
            <w:tcW w:w="1749" w:type="dxa"/>
            <w:tcBorders>
              <w:top w:val="nil"/>
              <w:left w:val="nil"/>
              <w:bottom w:val="single" w:sz="4" w:space="0" w:color="auto"/>
              <w:right w:val="nil"/>
            </w:tcBorders>
            <w:shd w:val="clear" w:color="000000" w:fill="DBE7F3"/>
            <w:vAlign w:val="center"/>
            <w:hideMark/>
          </w:tcPr>
          <w:p w14:paraId="4A09E612" w14:textId="27CBF8D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78CC1A4D" w14:textId="5716DE9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F83C11A" w14:textId="77777777" w:rsidTr="00590920">
        <w:tc>
          <w:tcPr>
            <w:tcW w:w="4940" w:type="dxa"/>
            <w:tcBorders>
              <w:top w:val="nil"/>
              <w:left w:val="nil"/>
              <w:bottom w:val="single" w:sz="4" w:space="0" w:color="auto"/>
              <w:right w:val="nil"/>
            </w:tcBorders>
            <w:shd w:val="clear" w:color="auto" w:fill="auto"/>
            <w:noWrap/>
            <w:vAlign w:val="center"/>
            <w:hideMark/>
          </w:tcPr>
          <w:p w14:paraId="02A7763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Pregnant</w:t>
            </w:r>
          </w:p>
        </w:tc>
        <w:tc>
          <w:tcPr>
            <w:tcW w:w="1749" w:type="dxa"/>
            <w:tcBorders>
              <w:top w:val="nil"/>
              <w:left w:val="nil"/>
              <w:bottom w:val="single" w:sz="4" w:space="0" w:color="auto"/>
              <w:right w:val="nil"/>
            </w:tcBorders>
            <w:shd w:val="clear" w:color="auto" w:fill="auto"/>
            <w:vAlign w:val="center"/>
            <w:hideMark/>
          </w:tcPr>
          <w:p w14:paraId="6D6F1729" w14:textId="236662C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9D87169" w14:textId="29E86C4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771F4C4" w14:textId="77777777" w:rsidTr="00590920">
        <w:tc>
          <w:tcPr>
            <w:tcW w:w="4940" w:type="dxa"/>
            <w:tcBorders>
              <w:top w:val="nil"/>
              <w:left w:val="nil"/>
              <w:bottom w:val="single" w:sz="4" w:space="0" w:color="auto"/>
              <w:right w:val="nil"/>
            </w:tcBorders>
            <w:shd w:val="clear" w:color="auto" w:fill="auto"/>
            <w:noWrap/>
            <w:vAlign w:val="center"/>
            <w:hideMark/>
          </w:tcPr>
          <w:p w14:paraId="5C93FB3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Non-pregnant</w:t>
            </w:r>
          </w:p>
        </w:tc>
        <w:tc>
          <w:tcPr>
            <w:tcW w:w="1749" w:type="dxa"/>
            <w:tcBorders>
              <w:top w:val="nil"/>
              <w:left w:val="nil"/>
              <w:bottom w:val="single" w:sz="4" w:space="0" w:color="auto"/>
              <w:right w:val="nil"/>
            </w:tcBorders>
            <w:shd w:val="clear" w:color="auto" w:fill="auto"/>
            <w:vAlign w:val="center"/>
            <w:hideMark/>
          </w:tcPr>
          <w:p w14:paraId="3419D8C8" w14:textId="548E763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E9E3C08" w14:textId="785941E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D5BFA4" w14:textId="77777777" w:rsidTr="00590920">
        <w:tc>
          <w:tcPr>
            <w:tcW w:w="4940" w:type="dxa"/>
            <w:tcBorders>
              <w:top w:val="nil"/>
              <w:left w:val="nil"/>
              <w:bottom w:val="single" w:sz="4" w:space="0" w:color="auto"/>
              <w:right w:val="nil"/>
            </w:tcBorders>
            <w:shd w:val="clear" w:color="000000" w:fill="DBE7F3"/>
            <w:noWrap/>
            <w:vAlign w:val="center"/>
            <w:hideMark/>
          </w:tcPr>
          <w:p w14:paraId="69C7F8B0"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Primary adult female decisionmakers, by age</w:t>
            </w:r>
          </w:p>
        </w:tc>
        <w:tc>
          <w:tcPr>
            <w:tcW w:w="1749" w:type="dxa"/>
            <w:tcBorders>
              <w:top w:val="nil"/>
              <w:left w:val="nil"/>
              <w:bottom w:val="single" w:sz="4" w:space="0" w:color="auto"/>
              <w:right w:val="nil"/>
            </w:tcBorders>
            <w:shd w:val="clear" w:color="000000" w:fill="DBE7F3"/>
            <w:vAlign w:val="center"/>
            <w:hideMark/>
          </w:tcPr>
          <w:p w14:paraId="379C70F3" w14:textId="1342A17A"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07A5DB2B" w14:textId="7E397559"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05D311F" w14:textId="77777777" w:rsidTr="00590920">
        <w:tc>
          <w:tcPr>
            <w:tcW w:w="4940" w:type="dxa"/>
            <w:tcBorders>
              <w:top w:val="nil"/>
              <w:left w:val="nil"/>
              <w:bottom w:val="single" w:sz="4" w:space="0" w:color="auto"/>
              <w:right w:val="nil"/>
            </w:tcBorders>
            <w:shd w:val="clear" w:color="auto" w:fill="auto"/>
            <w:noWrap/>
            <w:vAlign w:val="center"/>
            <w:hideMark/>
          </w:tcPr>
          <w:p w14:paraId="2325A0D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18-29 years</w:t>
            </w:r>
          </w:p>
        </w:tc>
        <w:tc>
          <w:tcPr>
            <w:tcW w:w="1749" w:type="dxa"/>
            <w:tcBorders>
              <w:top w:val="nil"/>
              <w:left w:val="nil"/>
              <w:bottom w:val="single" w:sz="4" w:space="0" w:color="auto"/>
              <w:right w:val="nil"/>
            </w:tcBorders>
            <w:shd w:val="clear" w:color="auto" w:fill="auto"/>
            <w:vAlign w:val="center"/>
            <w:hideMark/>
          </w:tcPr>
          <w:p w14:paraId="75981CAA" w14:textId="7D57C1B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79092D0" w14:textId="2AAFFA1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C9AFDD6" w14:textId="77777777" w:rsidTr="00590920">
        <w:tc>
          <w:tcPr>
            <w:tcW w:w="4940" w:type="dxa"/>
            <w:tcBorders>
              <w:top w:val="nil"/>
              <w:left w:val="nil"/>
              <w:bottom w:val="single" w:sz="4" w:space="0" w:color="auto"/>
              <w:right w:val="nil"/>
            </w:tcBorders>
            <w:shd w:val="clear" w:color="auto" w:fill="auto"/>
            <w:noWrap/>
            <w:vAlign w:val="center"/>
            <w:hideMark/>
          </w:tcPr>
          <w:p w14:paraId="023239E6"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30 years or older</w:t>
            </w:r>
          </w:p>
        </w:tc>
        <w:tc>
          <w:tcPr>
            <w:tcW w:w="1749" w:type="dxa"/>
            <w:tcBorders>
              <w:top w:val="nil"/>
              <w:left w:val="nil"/>
              <w:bottom w:val="single" w:sz="4" w:space="0" w:color="auto"/>
              <w:right w:val="nil"/>
            </w:tcBorders>
            <w:shd w:val="clear" w:color="auto" w:fill="auto"/>
            <w:vAlign w:val="center"/>
            <w:hideMark/>
          </w:tcPr>
          <w:p w14:paraId="5BE3D28B" w14:textId="3C198E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E10FBDC" w14:textId="3B762E24" w:rsidR="00E538AE" w:rsidRPr="001E6208" w:rsidRDefault="00E538AE" w:rsidP="00D3401F">
            <w:pPr>
              <w:widowControl/>
              <w:spacing w:line="259" w:lineRule="auto"/>
              <w:jc w:val="center"/>
              <w:rPr>
                <w:rFonts w:eastAsia="Times New Roman" w:cs="Times New Roman"/>
                <w:sz w:val="20"/>
                <w:szCs w:val="20"/>
              </w:rPr>
            </w:pPr>
          </w:p>
        </w:tc>
      </w:tr>
    </w:tbl>
    <w:p w14:paraId="3087BD7E" w14:textId="627D47D7" w:rsidR="005C05D0" w:rsidRDefault="005C05D0" w:rsidP="005C05D0">
      <w:pPr>
        <w:pStyle w:val="BodyText"/>
        <w:spacing w:after="0"/>
        <w:rPr>
          <w:sz w:val="16"/>
        </w:rPr>
      </w:pPr>
      <w:r w:rsidRPr="005C05D0">
        <w:rPr>
          <w:sz w:val="16"/>
          <w:vertAlign w:val="superscript"/>
        </w:rPr>
        <w:t>a</w:t>
      </w:r>
      <w:r w:rsidRPr="005C05D0">
        <w:rPr>
          <w:sz w:val="16"/>
        </w:rPr>
        <w:t xml:space="preserve"> </w:t>
      </w:r>
      <w:r w:rsidRPr="00590920">
        <w:rPr>
          <w:sz w:val="16"/>
        </w:rPr>
        <w:t xml:space="preserve">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6D0FC257" w14:textId="4832CE05" w:rsidR="00E538AE" w:rsidRPr="00E538AE" w:rsidRDefault="002709B1" w:rsidP="002709B1">
      <w:pPr>
        <w:pStyle w:val="BodyText"/>
        <w:spacing w:after="0"/>
        <w:ind w:left="90" w:right="1980" w:hanging="90"/>
        <w:rPr>
          <w:sz w:val="16"/>
        </w:rPr>
      </w:pPr>
      <w:r>
        <w:rPr>
          <w:sz w:val="16"/>
          <w:vertAlign w:val="superscript"/>
        </w:rPr>
        <w:t>b</w:t>
      </w:r>
      <w:bookmarkStart w:id="100" w:name="_Hlk14089855"/>
      <w:bookmarkEnd w:id="94"/>
      <w:bookmarkEnd w:id="95"/>
      <w:bookmarkEnd w:id="96"/>
      <w:bookmarkEnd w:id="97"/>
      <w:r w:rsidR="00D06C91" w:rsidRPr="00E538AE" w:rsidDel="00DA728A">
        <w:rPr>
          <w:sz w:val="16"/>
        </w:rPr>
        <w:t xml:space="preserve"> </w:t>
      </w:r>
      <w:r w:rsidR="00D06C91" w:rsidRPr="00E538AE">
        <w:rPr>
          <w:sz w:val="16"/>
        </w:rPr>
        <w:t xml:space="preserve">The urban/rural disaggregate </w:t>
      </w:r>
      <w:r w:rsidR="00B91633" w:rsidRPr="00E538AE">
        <w:rPr>
          <w:sz w:val="16"/>
        </w:rPr>
        <w:t xml:space="preserve">uses </w:t>
      </w:r>
      <w:r w:rsidR="00D06C91" w:rsidRPr="00E538AE">
        <w:rPr>
          <w:sz w:val="16"/>
        </w:rPr>
        <w:t xml:space="preserve">the </w:t>
      </w:r>
      <w:r w:rsidR="00B91633" w:rsidRPr="00E538AE">
        <w:rPr>
          <w:sz w:val="16"/>
        </w:rPr>
        <w:t>[</w:t>
      </w:r>
      <w:r w:rsidR="00B91633" w:rsidRPr="00590920">
        <w:rPr>
          <w:sz w:val="16"/>
          <w:highlight w:val="yellow"/>
        </w:rPr>
        <w:t>C</w:t>
      </w:r>
      <w:r w:rsidR="002628DA" w:rsidRPr="00590920">
        <w:rPr>
          <w:sz w:val="16"/>
          <w:highlight w:val="yellow"/>
        </w:rPr>
        <w:t>ountry</w:t>
      </w:r>
      <w:r w:rsidR="00B91633" w:rsidRPr="00E538AE">
        <w:rPr>
          <w:sz w:val="16"/>
        </w:rPr>
        <w:t>]</w:t>
      </w:r>
      <w:r w:rsidR="00D06C91" w:rsidRPr="00E538AE">
        <w:rPr>
          <w:sz w:val="16"/>
        </w:rPr>
        <w:t>-specific definition of urban and rural reflected in the sampling frame at the time the sample was drawn.</w:t>
      </w:r>
      <w:r w:rsidR="00E538AE" w:rsidRPr="00E538AE">
        <w:rPr>
          <w:sz w:val="16"/>
        </w:rPr>
        <w:tab/>
      </w:r>
      <w:r w:rsidR="00E538AE" w:rsidRPr="00E538AE">
        <w:rPr>
          <w:sz w:val="16"/>
        </w:rPr>
        <w:tab/>
      </w:r>
    </w:p>
    <w:p w14:paraId="42F55D66" w14:textId="5AF90118" w:rsidR="00E538AE" w:rsidRPr="00E538AE" w:rsidRDefault="00E538AE" w:rsidP="00E538AE">
      <w:pPr>
        <w:pStyle w:val="BodyText"/>
      </w:pPr>
      <w:commentRangeStart w:id="101"/>
      <w:r w:rsidRPr="00E538AE">
        <w:rPr>
          <w:sz w:val="16"/>
        </w:rPr>
        <w:t xml:space="preserve">Source: </w:t>
      </w:r>
      <w:r w:rsidRPr="00E538AE">
        <w:rPr>
          <w:sz w:val="16"/>
          <w:highlight w:val="yellow"/>
        </w:rPr>
        <w:t>[</w:t>
      </w:r>
      <w:r w:rsidR="00575956" w:rsidRPr="00901D8B">
        <w:rPr>
          <w:sz w:val="16"/>
          <w:highlight w:val="yellow"/>
        </w:rPr>
        <w:t>National Statistics Office</w:t>
      </w:r>
      <w:r w:rsidRPr="00E538AE">
        <w:rPr>
          <w:sz w:val="16"/>
        </w:rPr>
        <w:t>] data [</w:t>
      </w:r>
      <w:r w:rsidRPr="00E538AE">
        <w:rPr>
          <w:sz w:val="16"/>
          <w:highlight w:val="yellow"/>
        </w:rPr>
        <w:t>Elaborate here</w:t>
      </w:r>
      <w:r w:rsidRPr="00E538AE">
        <w:rPr>
          <w:sz w:val="16"/>
        </w:rPr>
        <w:t>]</w:t>
      </w:r>
      <w:commentRangeEnd w:id="101"/>
      <w:r>
        <w:rPr>
          <w:rStyle w:val="CommentReference"/>
        </w:rPr>
        <w:commentReference w:id="101"/>
      </w:r>
      <w:r w:rsidRPr="00E538AE">
        <w:rPr>
          <w:sz w:val="16"/>
        </w:rPr>
        <w:tab/>
      </w:r>
      <w:r>
        <w:tab/>
      </w:r>
    </w:p>
    <w:p w14:paraId="36278F5D" w14:textId="2A2280AD" w:rsidR="00590920" w:rsidRPr="00B86360" w:rsidRDefault="00590920" w:rsidP="00B86360">
      <w:pPr>
        <w:pStyle w:val="Tabletitle"/>
      </w:pPr>
      <w:bookmarkStart w:id="102" w:name="_Toc63673054"/>
      <w:bookmarkEnd w:id="100"/>
      <w:r w:rsidRPr="00B86360">
        <w:lastRenderedPageBreak/>
        <w:t xml:space="preserve">Table 1.2.2: Population of Individual Farmers </w:t>
      </w:r>
      <w:r w:rsidR="002709B1" w:rsidRPr="002709B1">
        <w:t xml:space="preserve">of Targeted Value Chain Commodities </w:t>
      </w:r>
      <w:r w:rsidRPr="00B86360">
        <w:t>in the ZOI, by Category, [</w:t>
      </w:r>
      <w:r w:rsidRPr="00B86360">
        <w:rPr>
          <w:highlight w:val="yellow"/>
        </w:rPr>
        <w:t>Country</w:t>
      </w:r>
      <w:r w:rsidRPr="00B86360">
        <w:t>] [</w:t>
      </w:r>
      <w:r w:rsidRPr="00B86360">
        <w:rPr>
          <w:highlight w:val="yellow"/>
        </w:rPr>
        <w:t>Year</w:t>
      </w:r>
      <w:r w:rsidRPr="00B86360">
        <w:t>]</w:t>
      </w:r>
      <w:bookmarkEnd w:id="102"/>
    </w:p>
    <w:tbl>
      <w:tblPr>
        <w:tblW w:w="8780" w:type="dxa"/>
        <w:tblLook w:val="04A0" w:firstRow="1" w:lastRow="0" w:firstColumn="1" w:lastColumn="0" w:noHBand="0" w:noVBand="1"/>
      </w:tblPr>
      <w:tblGrid>
        <w:gridCol w:w="5760"/>
        <w:gridCol w:w="1720"/>
        <w:gridCol w:w="1300"/>
      </w:tblGrid>
      <w:tr w:rsidR="0044190C" w:rsidRPr="00B86360" w14:paraId="23C262BC" w14:textId="77777777" w:rsidTr="00B86360">
        <w:trPr>
          <w:tblHeader/>
        </w:trPr>
        <w:tc>
          <w:tcPr>
            <w:tcW w:w="5760" w:type="dxa"/>
            <w:tcBorders>
              <w:top w:val="single" w:sz="4" w:space="0" w:color="auto"/>
              <w:left w:val="nil"/>
              <w:bottom w:val="nil"/>
              <w:right w:val="nil"/>
            </w:tcBorders>
            <w:shd w:val="clear" w:color="000000" w:fill="387990"/>
            <w:vAlign w:val="center"/>
            <w:hideMark/>
          </w:tcPr>
          <w:p w14:paraId="45F58B2B" w14:textId="77777777" w:rsidR="0044190C" w:rsidRPr="00B86360" w:rsidRDefault="0044190C" w:rsidP="00B86360">
            <w:pPr>
              <w:widowControl/>
              <w:spacing w:line="259" w:lineRule="auto"/>
              <w:rPr>
                <w:rFonts w:eastAsia="Times New Roman" w:cs="Times New Roman"/>
                <w:b/>
                <w:bCs/>
                <w:color w:val="FFFFFF"/>
                <w:sz w:val="20"/>
                <w:szCs w:val="20"/>
              </w:rPr>
            </w:pPr>
            <w:r w:rsidRPr="00B86360">
              <w:rPr>
                <w:rFonts w:eastAsia="Times New Roman" w:cs="Times New Roman"/>
                <w:b/>
                <w:bCs/>
                <w:color w:val="FFFFFF"/>
                <w:sz w:val="20"/>
                <w:szCs w:val="20"/>
              </w:rPr>
              <w:t>Category of farmers</w:t>
            </w:r>
          </w:p>
        </w:tc>
        <w:tc>
          <w:tcPr>
            <w:tcW w:w="1720" w:type="dxa"/>
            <w:tcBorders>
              <w:top w:val="single" w:sz="4" w:space="0" w:color="auto"/>
              <w:left w:val="nil"/>
              <w:bottom w:val="nil"/>
              <w:right w:val="nil"/>
            </w:tcBorders>
            <w:shd w:val="clear" w:color="000000" w:fill="387990"/>
            <w:vAlign w:val="center"/>
            <w:hideMark/>
          </w:tcPr>
          <w:p w14:paraId="77E8BBEC" w14:textId="05AB7E2B" w:rsidR="0044190C" w:rsidRPr="002709B1" w:rsidRDefault="0044190C" w:rsidP="00B86360">
            <w:pPr>
              <w:widowControl/>
              <w:spacing w:line="259" w:lineRule="auto"/>
              <w:jc w:val="center"/>
              <w:rPr>
                <w:rFonts w:eastAsia="Times New Roman" w:cs="Times New Roman"/>
                <w:b/>
                <w:bCs/>
                <w:color w:val="FFFFFF"/>
                <w:sz w:val="20"/>
                <w:szCs w:val="20"/>
                <w:vertAlign w:val="superscript"/>
              </w:rPr>
            </w:pPr>
            <w:r w:rsidRPr="00B86360">
              <w:rPr>
                <w:rFonts w:eastAsia="Times New Roman" w:cs="Times New Roman"/>
                <w:b/>
                <w:bCs/>
                <w:color w:val="FFFFFF"/>
                <w:sz w:val="20"/>
                <w:szCs w:val="20"/>
              </w:rPr>
              <w:t>Number</w:t>
            </w:r>
            <w:r w:rsidR="002709B1">
              <w:rPr>
                <w:rFonts w:eastAsia="Times New Roman" w:cs="Times New Roman"/>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367E3BA1" w14:textId="1A82E6E5" w:rsidR="0044190C" w:rsidRPr="00B86360" w:rsidRDefault="0044190C" w:rsidP="00B86360">
            <w:pPr>
              <w:widowControl/>
              <w:spacing w:line="259" w:lineRule="auto"/>
              <w:jc w:val="center"/>
              <w:rPr>
                <w:rFonts w:eastAsia="Times New Roman" w:cs="Times New Roman"/>
                <w:b/>
                <w:bCs/>
                <w:color w:val="FFFFFF"/>
                <w:sz w:val="20"/>
                <w:szCs w:val="20"/>
              </w:rPr>
            </w:pPr>
            <w:r w:rsidRPr="00B86360">
              <w:rPr>
                <w:rFonts w:eastAsia="Times New Roman" w:cs="Times New Roman"/>
                <w:b/>
                <w:bCs/>
                <w:color w:val="FFFFFF"/>
                <w:sz w:val="20"/>
                <w:szCs w:val="20"/>
              </w:rPr>
              <w:t>Percent</w:t>
            </w:r>
          </w:p>
        </w:tc>
      </w:tr>
      <w:tr w:rsidR="002709B1" w:rsidRPr="00B86360" w14:paraId="1B99EFED" w14:textId="77777777" w:rsidTr="002709B1">
        <w:tc>
          <w:tcPr>
            <w:tcW w:w="5760" w:type="dxa"/>
            <w:tcBorders>
              <w:top w:val="single" w:sz="4" w:space="0" w:color="auto"/>
              <w:left w:val="nil"/>
              <w:bottom w:val="single" w:sz="4" w:space="0" w:color="auto"/>
              <w:right w:val="nil"/>
            </w:tcBorders>
            <w:shd w:val="clear" w:color="auto" w:fill="DBE5F1" w:themeFill="accent1" w:themeFillTint="33"/>
            <w:vAlign w:val="center"/>
          </w:tcPr>
          <w:p w14:paraId="07B15EB0" w14:textId="02BEF653" w:rsidR="002709B1" w:rsidRPr="00B86360" w:rsidRDefault="002709B1" w:rsidP="00B86360">
            <w:pPr>
              <w:widowControl/>
              <w:spacing w:line="259" w:lineRule="auto"/>
              <w:rPr>
                <w:rFonts w:eastAsia="Times New Roman" w:cs="Times New Roman"/>
                <w:b/>
                <w:bCs/>
                <w:sz w:val="20"/>
                <w:szCs w:val="20"/>
              </w:rPr>
            </w:pPr>
            <w:r w:rsidRPr="002709B1">
              <w:rPr>
                <w:rFonts w:eastAsia="Times New Roman" w:cs="Times New Roman"/>
                <w:b/>
                <w:bCs/>
                <w:sz w:val="20"/>
                <w:szCs w:val="20"/>
              </w:rPr>
              <w:t>Any targeted VCC</w:t>
            </w:r>
          </w:p>
        </w:tc>
        <w:tc>
          <w:tcPr>
            <w:tcW w:w="1720" w:type="dxa"/>
            <w:tcBorders>
              <w:top w:val="single" w:sz="4" w:space="0" w:color="auto"/>
              <w:left w:val="nil"/>
              <w:bottom w:val="single" w:sz="4" w:space="0" w:color="auto"/>
              <w:right w:val="nil"/>
            </w:tcBorders>
            <w:shd w:val="clear" w:color="auto" w:fill="DBE5F1" w:themeFill="accent1" w:themeFillTint="33"/>
            <w:vAlign w:val="center"/>
          </w:tcPr>
          <w:p w14:paraId="3A8A31FF" w14:textId="77777777" w:rsidR="002709B1" w:rsidRPr="00B86360" w:rsidRDefault="002709B1" w:rsidP="00B86360">
            <w:pPr>
              <w:widowControl/>
              <w:spacing w:line="259" w:lineRule="auto"/>
              <w:rPr>
                <w:rFonts w:eastAsia="Times New Roman" w:cs="Times New Roman"/>
                <w:sz w:val="20"/>
                <w:szCs w:val="20"/>
              </w:rPr>
            </w:pPr>
          </w:p>
        </w:tc>
        <w:tc>
          <w:tcPr>
            <w:tcW w:w="1300" w:type="dxa"/>
            <w:tcBorders>
              <w:top w:val="single" w:sz="4" w:space="0" w:color="auto"/>
              <w:left w:val="nil"/>
              <w:bottom w:val="single" w:sz="4" w:space="0" w:color="auto"/>
              <w:right w:val="nil"/>
            </w:tcBorders>
            <w:shd w:val="clear" w:color="auto" w:fill="DBE5F1" w:themeFill="accent1" w:themeFillTint="33"/>
            <w:vAlign w:val="center"/>
          </w:tcPr>
          <w:p w14:paraId="62ACD5FB" w14:textId="77777777" w:rsidR="002709B1" w:rsidRPr="00B86360" w:rsidRDefault="002709B1" w:rsidP="00B86360">
            <w:pPr>
              <w:widowControl/>
              <w:spacing w:line="259" w:lineRule="auto"/>
              <w:rPr>
                <w:rFonts w:eastAsia="Times New Roman" w:cs="Times New Roman"/>
                <w:sz w:val="20"/>
                <w:szCs w:val="20"/>
              </w:rPr>
            </w:pPr>
          </w:p>
        </w:tc>
      </w:tr>
      <w:tr w:rsidR="0044190C" w:rsidRPr="00B86360" w14:paraId="77A5EFAC" w14:textId="77777777" w:rsidTr="00B86360">
        <w:tc>
          <w:tcPr>
            <w:tcW w:w="5760" w:type="dxa"/>
            <w:tcBorders>
              <w:top w:val="single" w:sz="4" w:space="0" w:color="auto"/>
              <w:left w:val="nil"/>
              <w:bottom w:val="single" w:sz="4" w:space="0" w:color="auto"/>
              <w:right w:val="nil"/>
            </w:tcBorders>
            <w:shd w:val="clear" w:color="auto" w:fill="auto"/>
            <w:vAlign w:val="center"/>
            <w:hideMark/>
          </w:tcPr>
          <w:p w14:paraId="73529891" w14:textId="77777777" w:rsidR="0044190C" w:rsidRPr="00B86360" w:rsidRDefault="0044190C" w:rsidP="00B86360">
            <w:pPr>
              <w:widowControl/>
              <w:spacing w:line="259" w:lineRule="auto"/>
              <w:rPr>
                <w:rFonts w:eastAsia="Times New Roman" w:cs="Times New Roman"/>
                <w:b/>
                <w:bCs/>
                <w:sz w:val="20"/>
                <w:szCs w:val="20"/>
              </w:rPr>
            </w:pPr>
            <w:r w:rsidRPr="00B86360">
              <w:rPr>
                <w:rFonts w:eastAsia="Times New Roman" w:cs="Times New Roman"/>
                <w:b/>
                <w:bCs/>
                <w:sz w:val="20"/>
                <w:szCs w:val="20"/>
              </w:rPr>
              <w:t>Total number of farmers</w:t>
            </w:r>
          </w:p>
        </w:tc>
        <w:tc>
          <w:tcPr>
            <w:tcW w:w="1720" w:type="dxa"/>
            <w:tcBorders>
              <w:top w:val="single" w:sz="4" w:space="0" w:color="auto"/>
              <w:left w:val="nil"/>
              <w:bottom w:val="single" w:sz="4" w:space="0" w:color="auto"/>
              <w:right w:val="nil"/>
            </w:tcBorders>
            <w:shd w:val="clear" w:color="auto" w:fill="auto"/>
            <w:vAlign w:val="center"/>
            <w:hideMark/>
          </w:tcPr>
          <w:p w14:paraId="42B3DD7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000000" w:fill="E7E6E6"/>
            <w:vAlign w:val="center"/>
            <w:hideMark/>
          </w:tcPr>
          <w:p w14:paraId="094358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1F90FE" w14:textId="77777777" w:rsidTr="00B86360">
        <w:tc>
          <w:tcPr>
            <w:tcW w:w="5760" w:type="dxa"/>
            <w:tcBorders>
              <w:top w:val="nil"/>
              <w:left w:val="nil"/>
              <w:bottom w:val="single" w:sz="4" w:space="0" w:color="auto"/>
              <w:right w:val="nil"/>
            </w:tcBorders>
            <w:shd w:val="clear" w:color="auto" w:fill="auto"/>
            <w:vAlign w:val="center"/>
            <w:hideMark/>
          </w:tcPr>
          <w:p w14:paraId="33E891E5" w14:textId="03E8E2D2"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vAlign w:val="center"/>
            <w:hideMark/>
          </w:tcPr>
          <w:p w14:paraId="7C31D42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EA4034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56D279A" w14:textId="77777777" w:rsidTr="00B86360">
        <w:tc>
          <w:tcPr>
            <w:tcW w:w="5760" w:type="dxa"/>
            <w:tcBorders>
              <w:top w:val="nil"/>
              <w:left w:val="nil"/>
              <w:bottom w:val="single" w:sz="4" w:space="0" w:color="auto"/>
              <w:right w:val="nil"/>
            </w:tcBorders>
            <w:shd w:val="clear" w:color="auto" w:fill="auto"/>
            <w:vAlign w:val="center"/>
            <w:hideMark/>
          </w:tcPr>
          <w:p w14:paraId="770A28F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vAlign w:val="bottom"/>
            <w:hideMark/>
          </w:tcPr>
          <w:p w14:paraId="5BD1F9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bottom"/>
            <w:hideMark/>
          </w:tcPr>
          <w:p w14:paraId="2169DDC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ADFC211" w14:textId="77777777" w:rsidTr="00B86360">
        <w:tc>
          <w:tcPr>
            <w:tcW w:w="5760" w:type="dxa"/>
            <w:tcBorders>
              <w:top w:val="nil"/>
              <w:left w:val="nil"/>
              <w:bottom w:val="single" w:sz="4" w:space="0" w:color="auto"/>
              <w:right w:val="nil"/>
            </w:tcBorders>
            <w:shd w:val="clear" w:color="auto" w:fill="auto"/>
            <w:vAlign w:val="center"/>
            <w:hideMark/>
          </w:tcPr>
          <w:p w14:paraId="77952DC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vAlign w:val="center"/>
            <w:hideMark/>
          </w:tcPr>
          <w:p w14:paraId="3109848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52F190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DF1626D" w14:textId="77777777" w:rsidTr="00B86360">
        <w:tc>
          <w:tcPr>
            <w:tcW w:w="5760" w:type="dxa"/>
            <w:tcBorders>
              <w:top w:val="nil"/>
              <w:left w:val="nil"/>
              <w:bottom w:val="single" w:sz="4" w:space="0" w:color="auto"/>
              <w:right w:val="nil"/>
            </w:tcBorders>
            <w:shd w:val="clear" w:color="auto" w:fill="auto"/>
            <w:vAlign w:val="center"/>
            <w:hideMark/>
          </w:tcPr>
          <w:p w14:paraId="4524B335" w14:textId="3B851F57"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vAlign w:val="center"/>
            <w:hideMark/>
          </w:tcPr>
          <w:p w14:paraId="2BFBD8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7AC0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D127A20" w14:textId="77777777" w:rsidTr="00B86360">
        <w:tc>
          <w:tcPr>
            <w:tcW w:w="5760" w:type="dxa"/>
            <w:tcBorders>
              <w:top w:val="nil"/>
              <w:left w:val="nil"/>
              <w:bottom w:val="single" w:sz="4" w:space="0" w:color="auto"/>
              <w:right w:val="nil"/>
            </w:tcBorders>
            <w:shd w:val="clear" w:color="auto" w:fill="auto"/>
            <w:vAlign w:val="center"/>
            <w:hideMark/>
          </w:tcPr>
          <w:p w14:paraId="5059B774" w14:textId="711E03E2"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vAlign w:val="center"/>
            <w:hideMark/>
          </w:tcPr>
          <w:p w14:paraId="1CDFBE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4E98200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FC5260C" w14:textId="77777777" w:rsidTr="00B86360">
        <w:tc>
          <w:tcPr>
            <w:tcW w:w="5760" w:type="dxa"/>
            <w:tcBorders>
              <w:top w:val="nil"/>
              <w:left w:val="nil"/>
              <w:bottom w:val="single" w:sz="4" w:space="0" w:color="auto"/>
              <w:right w:val="nil"/>
            </w:tcBorders>
            <w:shd w:val="clear" w:color="auto" w:fill="auto"/>
            <w:vAlign w:val="center"/>
            <w:hideMark/>
          </w:tcPr>
          <w:p w14:paraId="08E3EA94"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vAlign w:val="center"/>
            <w:hideMark/>
          </w:tcPr>
          <w:p w14:paraId="2AAAF82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BFE8F1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CFF5754" w14:textId="77777777" w:rsidTr="00B86360">
        <w:tc>
          <w:tcPr>
            <w:tcW w:w="5760" w:type="dxa"/>
            <w:tcBorders>
              <w:top w:val="nil"/>
              <w:left w:val="nil"/>
              <w:bottom w:val="single" w:sz="4" w:space="0" w:color="auto"/>
              <w:right w:val="nil"/>
            </w:tcBorders>
            <w:shd w:val="clear" w:color="000000" w:fill="DBE7F3"/>
            <w:noWrap/>
            <w:vAlign w:val="center"/>
            <w:hideMark/>
          </w:tcPr>
          <w:p w14:paraId="760BA83E"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Maize</w:t>
            </w:r>
          </w:p>
        </w:tc>
        <w:tc>
          <w:tcPr>
            <w:tcW w:w="1720" w:type="dxa"/>
            <w:tcBorders>
              <w:top w:val="nil"/>
              <w:left w:val="nil"/>
              <w:bottom w:val="single" w:sz="4" w:space="0" w:color="auto"/>
              <w:right w:val="nil"/>
            </w:tcBorders>
            <w:shd w:val="clear" w:color="000000" w:fill="DBE7F3"/>
            <w:vAlign w:val="center"/>
            <w:hideMark/>
          </w:tcPr>
          <w:p w14:paraId="38424E28"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62BD2347"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7D00F8CC" w14:textId="77777777" w:rsidTr="00B86360">
        <w:tc>
          <w:tcPr>
            <w:tcW w:w="5760" w:type="dxa"/>
            <w:tcBorders>
              <w:top w:val="nil"/>
              <w:left w:val="nil"/>
              <w:bottom w:val="single" w:sz="4" w:space="0" w:color="auto"/>
              <w:right w:val="nil"/>
            </w:tcBorders>
            <w:shd w:val="clear" w:color="000000" w:fill="FFFFFF"/>
            <w:noWrap/>
            <w:vAlign w:val="center"/>
            <w:hideMark/>
          </w:tcPr>
          <w:p w14:paraId="3AC5E0A5" w14:textId="2787E9EB"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5447FD72"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68D2E0A5"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78F9497" w14:textId="77777777" w:rsidTr="00B86360">
        <w:tc>
          <w:tcPr>
            <w:tcW w:w="5760" w:type="dxa"/>
            <w:tcBorders>
              <w:top w:val="nil"/>
              <w:left w:val="nil"/>
              <w:bottom w:val="single" w:sz="4" w:space="0" w:color="auto"/>
              <w:right w:val="nil"/>
            </w:tcBorders>
            <w:shd w:val="clear" w:color="auto" w:fill="auto"/>
            <w:vAlign w:val="center"/>
            <w:hideMark/>
          </w:tcPr>
          <w:p w14:paraId="2955A8A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Smallholders</w:t>
            </w:r>
          </w:p>
        </w:tc>
        <w:tc>
          <w:tcPr>
            <w:tcW w:w="1720" w:type="dxa"/>
            <w:tcBorders>
              <w:top w:val="nil"/>
              <w:left w:val="nil"/>
              <w:bottom w:val="single" w:sz="4" w:space="0" w:color="auto"/>
              <w:right w:val="nil"/>
            </w:tcBorders>
            <w:shd w:val="clear" w:color="auto" w:fill="auto"/>
            <w:noWrap/>
            <w:vAlign w:val="bottom"/>
            <w:hideMark/>
          </w:tcPr>
          <w:p w14:paraId="563453A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07A1B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D41B9D1" w14:textId="77777777" w:rsidTr="00B86360">
        <w:tc>
          <w:tcPr>
            <w:tcW w:w="5760" w:type="dxa"/>
            <w:tcBorders>
              <w:top w:val="nil"/>
              <w:left w:val="nil"/>
              <w:bottom w:val="single" w:sz="4" w:space="0" w:color="auto"/>
              <w:right w:val="nil"/>
            </w:tcBorders>
            <w:shd w:val="clear" w:color="auto" w:fill="auto"/>
            <w:vAlign w:val="center"/>
            <w:hideMark/>
          </w:tcPr>
          <w:p w14:paraId="3A445819" w14:textId="4E92657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AF4787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FBF699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1A43CF0" w14:textId="77777777" w:rsidTr="00B86360">
        <w:tc>
          <w:tcPr>
            <w:tcW w:w="5760" w:type="dxa"/>
            <w:tcBorders>
              <w:top w:val="nil"/>
              <w:left w:val="nil"/>
              <w:bottom w:val="single" w:sz="4" w:space="0" w:color="auto"/>
              <w:right w:val="nil"/>
            </w:tcBorders>
            <w:shd w:val="clear" w:color="auto" w:fill="auto"/>
            <w:vAlign w:val="center"/>
            <w:hideMark/>
          </w:tcPr>
          <w:p w14:paraId="4D824E1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AFB511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6623BF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1CC3B91" w14:textId="77777777" w:rsidTr="00B86360">
        <w:tc>
          <w:tcPr>
            <w:tcW w:w="5760" w:type="dxa"/>
            <w:tcBorders>
              <w:top w:val="nil"/>
              <w:left w:val="nil"/>
              <w:bottom w:val="single" w:sz="4" w:space="0" w:color="auto"/>
              <w:right w:val="nil"/>
            </w:tcBorders>
            <w:shd w:val="clear" w:color="auto" w:fill="auto"/>
            <w:vAlign w:val="center"/>
            <w:hideMark/>
          </w:tcPr>
          <w:p w14:paraId="44C2AFD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BE066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D894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F242EE" w14:textId="77777777" w:rsidTr="00B86360">
        <w:tc>
          <w:tcPr>
            <w:tcW w:w="5760" w:type="dxa"/>
            <w:tcBorders>
              <w:top w:val="nil"/>
              <w:left w:val="nil"/>
              <w:bottom w:val="single" w:sz="4" w:space="0" w:color="auto"/>
              <w:right w:val="nil"/>
            </w:tcBorders>
            <w:shd w:val="clear" w:color="auto" w:fill="auto"/>
            <w:vAlign w:val="center"/>
            <w:hideMark/>
          </w:tcPr>
          <w:p w14:paraId="6315DC40" w14:textId="0F8B1623"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58AF746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E1104C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7BE3F9B" w14:textId="77777777" w:rsidTr="00B86360">
        <w:tc>
          <w:tcPr>
            <w:tcW w:w="5760" w:type="dxa"/>
            <w:tcBorders>
              <w:top w:val="nil"/>
              <w:left w:val="nil"/>
              <w:bottom w:val="single" w:sz="4" w:space="0" w:color="auto"/>
              <w:right w:val="nil"/>
            </w:tcBorders>
            <w:shd w:val="clear" w:color="auto" w:fill="auto"/>
            <w:vAlign w:val="center"/>
            <w:hideMark/>
          </w:tcPr>
          <w:p w14:paraId="61FE741C" w14:textId="66EEE55E"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79B933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0EF4F3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E97468D" w14:textId="77777777" w:rsidTr="00B86360">
        <w:tc>
          <w:tcPr>
            <w:tcW w:w="5760" w:type="dxa"/>
            <w:tcBorders>
              <w:top w:val="nil"/>
              <w:left w:val="nil"/>
              <w:bottom w:val="single" w:sz="4" w:space="0" w:color="auto"/>
              <w:right w:val="nil"/>
            </w:tcBorders>
            <w:shd w:val="clear" w:color="auto" w:fill="auto"/>
            <w:vAlign w:val="center"/>
            <w:hideMark/>
          </w:tcPr>
          <w:p w14:paraId="289ADC40"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58004C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E9328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6EFAE20" w14:textId="77777777" w:rsidTr="00B86360">
        <w:tc>
          <w:tcPr>
            <w:tcW w:w="5760" w:type="dxa"/>
            <w:tcBorders>
              <w:top w:val="nil"/>
              <w:left w:val="nil"/>
              <w:bottom w:val="single" w:sz="4" w:space="0" w:color="auto"/>
              <w:right w:val="nil"/>
            </w:tcBorders>
            <w:shd w:val="clear" w:color="auto" w:fill="auto"/>
            <w:vAlign w:val="center"/>
            <w:hideMark/>
          </w:tcPr>
          <w:p w14:paraId="5C7A5940"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Non-smallholders</w:t>
            </w:r>
          </w:p>
        </w:tc>
        <w:tc>
          <w:tcPr>
            <w:tcW w:w="1720" w:type="dxa"/>
            <w:tcBorders>
              <w:top w:val="nil"/>
              <w:left w:val="nil"/>
              <w:bottom w:val="single" w:sz="4" w:space="0" w:color="auto"/>
              <w:right w:val="nil"/>
            </w:tcBorders>
            <w:shd w:val="clear" w:color="auto" w:fill="auto"/>
            <w:noWrap/>
            <w:vAlign w:val="bottom"/>
            <w:hideMark/>
          </w:tcPr>
          <w:p w14:paraId="5CBED7C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06893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07B34F1" w14:textId="77777777" w:rsidTr="00B86360">
        <w:tc>
          <w:tcPr>
            <w:tcW w:w="5760" w:type="dxa"/>
            <w:tcBorders>
              <w:top w:val="nil"/>
              <w:left w:val="nil"/>
              <w:bottom w:val="single" w:sz="4" w:space="0" w:color="auto"/>
              <w:right w:val="nil"/>
            </w:tcBorders>
            <w:shd w:val="clear" w:color="auto" w:fill="auto"/>
            <w:vAlign w:val="center"/>
            <w:hideMark/>
          </w:tcPr>
          <w:p w14:paraId="13F801E8" w14:textId="18D842FA"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C6DD3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C59EA3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E86CB9" w14:textId="77777777" w:rsidTr="00B86360">
        <w:tc>
          <w:tcPr>
            <w:tcW w:w="5760" w:type="dxa"/>
            <w:tcBorders>
              <w:top w:val="nil"/>
              <w:left w:val="nil"/>
              <w:bottom w:val="single" w:sz="4" w:space="0" w:color="auto"/>
              <w:right w:val="nil"/>
            </w:tcBorders>
            <w:shd w:val="clear" w:color="auto" w:fill="auto"/>
            <w:vAlign w:val="center"/>
            <w:hideMark/>
          </w:tcPr>
          <w:p w14:paraId="41AAF02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5CB992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EC0361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EA7496" w14:textId="77777777" w:rsidTr="00B86360">
        <w:tc>
          <w:tcPr>
            <w:tcW w:w="5760" w:type="dxa"/>
            <w:tcBorders>
              <w:top w:val="nil"/>
              <w:left w:val="nil"/>
              <w:bottom w:val="single" w:sz="4" w:space="0" w:color="auto"/>
              <w:right w:val="nil"/>
            </w:tcBorders>
            <w:shd w:val="clear" w:color="auto" w:fill="auto"/>
            <w:vAlign w:val="center"/>
            <w:hideMark/>
          </w:tcPr>
          <w:p w14:paraId="259FB0A1"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A47C58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E7209B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B575FB" w14:textId="77777777" w:rsidTr="00B86360">
        <w:tc>
          <w:tcPr>
            <w:tcW w:w="5760" w:type="dxa"/>
            <w:tcBorders>
              <w:top w:val="nil"/>
              <w:left w:val="nil"/>
              <w:bottom w:val="single" w:sz="4" w:space="0" w:color="auto"/>
              <w:right w:val="nil"/>
            </w:tcBorders>
            <w:shd w:val="clear" w:color="auto" w:fill="auto"/>
            <w:vAlign w:val="center"/>
            <w:hideMark/>
          </w:tcPr>
          <w:p w14:paraId="28877B8E" w14:textId="54EB354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709BC0F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24791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E516A13" w14:textId="77777777" w:rsidTr="00B86360">
        <w:tc>
          <w:tcPr>
            <w:tcW w:w="5760" w:type="dxa"/>
            <w:tcBorders>
              <w:top w:val="nil"/>
              <w:left w:val="nil"/>
              <w:bottom w:val="single" w:sz="4" w:space="0" w:color="auto"/>
              <w:right w:val="nil"/>
            </w:tcBorders>
            <w:shd w:val="clear" w:color="auto" w:fill="auto"/>
            <w:vAlign w:val="center"/>
            <w:hideMark/>
          </w:tcPr>
          <w:p w14:paraId="027BEBF7" w14:textId="6A8E2A86"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671804A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F781F3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6ABE590" w14:textId="77777777" w:rsidTr="00B86360">
        <w:tc>
          <w:tcPr>
            <w:tcW w:w="5760" w:type="dxa"/>
            <w:tcBorders>
              <w:top w:val="nil"/>
              <w:left w:val="nil"/>
              <w:bottom w:val="single" w:sz="4" w:space="0" w:color="auto"/>
              <w:right w:val="nil"/>
            </w:tcBorders>
            <w:shd w:val="clear" w:color="auto" w:fill="auto"/>
            <w:vAlign w:val="center"/>
            <w:hideMark/>
          </w:tcPr>
          <w:p w14:paraId="745F3B7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0479E30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308763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88EE11" w14:textId="77777777" w:rsidTr="00B86360">
        <w:tc>
          <w:tcPr>
            <w:tcW w:w="5760" w:type="dxa"/>
            <w:tcBorders>
              <w:top w:val="nil"/>
              <w:left w:val="nil"/>
              <w:bottom w:val="single" w:sz="4" w:space="0" w:color="auto"/>
              <w:right w:val="nil"/>
            </w:tcBorders>
            <w:shd w:val="clear" w:color="000000" w:fill="DBE7F3"/>
            <w:noWrap/>
            <w:vAlign w:val="center"/>
            <w:hideMark/>
          </w:tcPr>
          <w:p w14:paraId="0B92870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Fishpond aquaculture</w:t>
            </w:r>
          </w:p>
        </w:tc>
        <w:tc>
          <w:tcPr>
            <w:tcW w:w="1720" w:type="dxa"/>
            <w:tcBorders>
              <w:top w:val="nil"/>
              <w:left w:val="nil"/>
              <w:bottom w:val="single" w:sz="4" w:space="0" w:color="auto"/>
              <w:right w:val="nil"/>
            </w:tcBorders>
            <w:shd w:val="clear" w:color="000000" w:fill="DBE7F3"/>
            <w:vAlign w:val="center"/>
            <w:hideMark/>
          </w:tcPr>
          <w:p w14:paraId="0F52D67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77FB1CB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69BBCDA9" w14:textId="77777777" w:rsidTr="00B86360">
        <w:tc>
          <w:tcPr>
            <w:tcW w:w="5760" w:type="dxa"/>
            <w:tcBorders>
              <w:top w:val="nil"/>
              <w:left w:val="nil"/>
              <w:bottom w:val="single" w:sz="4" w:space="0" w:color="auto"/>
              <w:right w:val="nil"/>
            </w:tcBorders>
            <w:shd w:val="clear" w:color="000000" w:fill="FFFFFF"/>
            <w:noWrap/>
            <w:vAlign w:val="center"/>
            <w:hideMark/>
          </w:tcPr>
          <w:p w14:paraId="5B2209DF"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43E1880D"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E2D44F9"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92A9AD4" w14:textId="77777777" w:rsidTr="00B86360">
        <w:tc>
          <w:tcPr>
            <w:tcW w:w="5760" w:type="dxa"/>
            <w:tcBorders>
              <w:top w:val="nil"/>
              <w:left w:val="nil"/>
              <w:bottom w:val="single" w:sz="4" w:space="0" w:color="auto"/>
              <w:right w:val="nil"/>
            </w:tcBorders>
            <w:shd w:val="clear" w:color="auto" w:fill="auto"/>
            <w:vAlign w:val="center"/>
            <w:hideMark/>
          </w:tcPr>
          <w:p w14:paraId="64CDB7FD" w14:textId="29B261E3"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43185E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FA661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C9E6B41" w14:textId="77777777" w:rsidTr="00B86360">
        <w:tc>
          <w:tcPr>
            <w:tcW w:w="5760" w:type="dxa"/>
            <w:tcBorders>
              <w:top w:val="nil"/>
              <w:left w:val="nil"/>
              <w:bottom w:val="single" w:sz="4" w:space="0" w:color="auto"/>
              <w:right w:val="nil"/>
            </w:tcBorders>
            <w:shd w:val="clear" w:color="auto" w:fill="auto"/>
            <w:vAlign w:val="center"/>
            <w:hideMark/>
          </w:tcPr>
          <w:p w14:paraId="52828C22"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7546DB6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A5AE8B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E42A4D2" w14:textId="77777777" w:rsidTr="00B86360">
        <w:tc>
          <w:tcPr>
            <w:tcW w:w="5760" w:type="dxa"/>
            <w:tcBorders>
              <w:top w:val="nil"/>
              <w:left w:val="nil"/>
              <w:bottom w:val="single" w:sz="4" w:space="0" w:color="auto"/>
              <w:right w:val="nil"/>
            </w:tcBorders>
            <w:shd w:val="clear" w:color="auto" w:fill="auto"/>
            <w:vAlign w:val="center"/>
            <w:hideMark/>
          </w:tcPr>
          <w:p w14:paraId="74856DFC"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3DD940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28974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B320968" w14:textId="77777777" w:rsidTr="00B86360">
        <w:tc>
          <w:tcPr>
            <w:tcW w:w="5760" w:type="dxa"/>
            <w:tcBorders>
              <w:top w:val="nil"/>
              <w:left w:val="nil"/>
              <w:bottom w:val="single" w:sz="4" w:space="0" w:color="auto"/>
              <w:right w:val="nil"/>
            </w:tcBorders>
            <w:shd w:val="clear" w:color="auto" w:fill="auto"/>
            <w:vAlign w:val="center"/>
            <w:hideMark/>
          </w:tcPr>
          <w:p w14:paraId="5DBA0898" w14:textId="250DBA8A"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44E8963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9D8B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F3B5E6" w14:textId="77777777" w:rsidTr="00B86360">
        <w:tc>
          <w:tcPr>
            <w:tcW w:w="5760" w:type="dxa"/>
            <w:tcBorders>
              <w:top w:val="nil"/>
              <w:left w:val="nil"/>
              <w:bottom w:val="single" w:sz="4" w:space="0" w:color="auto"/>
              <w:right w:val="nil"/>
            </w:tcBorders>
            <w:shd w:val="clear" w:color="auto" w:fill="auto"/>
            <w:vAlign w:val="center"/>
            <w:hideMark/>
          </w:tcPr>
          <w:p w14:paraId="499FC494" w14:textId="6ECE4AC9"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w:t>
            </w:r>
          </w:p>
        </w:tc>
        <w:tc>
          <w:tcPr>
            <w:tcW w:w="1720" w:type="dxa"/>
            <w:tcBorders>
              <w:top w:val="nil"/>
              <w:left w:val="nil"/>
              <w:bottom w:val="single" w:sz="4" w:space="0" w:color="auto"/>
              <w:right w:val="nil"/>
            </w:tcBorders>
            <w:shd w:val="clear" w:color="auto" w:fill="auto"/>
            <w:noWrap/>
            <w:vAlign w:val="bottom"/>
            <w:hideMark/>
          </w:tcPr>
          <w:p w14:paraId="11454D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AC9DB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51F011" w14:textId="77777777" w:rsidTr="00B86360">
        <w:tc>
          <w:tcPr>
            <w:tcW w:w="5760" w:type="dxa"/>
            <w:tcBorders>
              <w:top w:val="nil"/>
              <w:left w:val="nil"/>
              <w:bottom w:val="single" w:sz="4" w:space="0" w:color="auto"/>
              <w:right w:val="nil"/>
            </w:tcBorders>
            <w:shd w:val="clear" w:color="auto" w:fill="auto"/>
            <w:vAlign w:val="center"/>
            <w:hideMark/>
          </w:tcPr>
          <w:p w14:paraId="4C95EF1A"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2F029B4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20BBC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95B40F" w14:textId="77777777" w:rsidTr="00B86360">
        <w:tc>
          <w:tcPr>
            <w:tcW w:w="5760" w:type="dxa"/>
            <w:tcBorders>
              <w:top w:val="nil"/>
              <w:left w:val="nil"/>
              <w:bottom w:val="single" w:sz="4" w:space="0" w:color="auto"/>
              <w:right w:val="nil"/>
            </w:tcBorders>
            <w:shd w:val="clear" w:color="000000" w:fill="DBE7F3"/>
            <w:noWrap/>
            <w:vAlign w:val="center"/>
            <w:hideMark/>
          </w:tcPr>
          <w:p w14:paraId="4D73B75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Dairy cows</w:t>
            </w:r>
          </w:p>
        </w:tc>
        <w:tc>
          <w:tcPr>
            <w:tcW w:w="1720" w:type="dxa"/>
            <w:tcBorders>
              <w:top w:val="nil"/>
              <w:left w:val="nil"/>
              <w:bottom w:val="single" w:sz="4" w:space="0" w:color="auto"/>
              <w:right w:val="nil"/>
            </w:tcBorders>
            <w:shd w:val="clear" w:color="000000" w:fill="DBE7F3"/>
            <w:vAlign w:val="center"/>
            <w:hideMark/>
          </w:tcPr>
          <w:p w14:paraId="6B4E0F9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2CB85B5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0D37FD42" w14:textId="77777777" w:rsidTr="00B86360">
        <w:tc>
          <w:tcPr>
            <w:tcW w:w="5760" w:type="dxa"/>
            <w:tcBorders>
              <w:top w:val="nil"/>
              <w:left w:val="nil"/>
              <w:bottom w:val="single" w:sz="4" w:space="0" w:color="auto"/>
              <w:right w:val="nil"/>
            </w:tcBorders>
            <w:shd w:val="clear" w:color="000000" w:fill="FFFFFF"/>
            <w:noWrap/>
            <w:vAlign w:val="center"/>
            <w:hideMark/>
          </w:tcPr>
          <w:p w14:paraId="052982E9" w14:textId="7B17E6FE"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248FE7D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FBE93C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1098F3B6" w14:textId="77777777" w:rsidTr="00B86360">
        <w:tc>
          <w:tcPr>
            <w:tcW w:w="5760" w:type="dxa"/>
            <w:tcBorders>
              <w:top w:val="nil"/>
              <w:left w:val="nil"/>
              <w:bottom w:val="single" w:sz="4" w:space="0" w:color="auto"/>
              <w:right w:val="nil"/>
            </w:tcBorders>
            <w:shd w:val="clear" w:color="auto" w:fill="auto"/>
            <w:noWrap/>
            <w:vAlign w:val="center"/>
            <w:hideMark/>
          </w:tcPr>
          <w:p w14:paraId="37FB76C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Rangelands farmers</w:t>
            </w:r>
          </w:p>
        </w:tc>
        <w:tc>
          <w:tcPr>
            <w:tcW w:w="1720" w:type="dxa"/>
            <w:tcBorders>
              <w:top w:val="nil"/>
              <w:left w:val="nil"/>
              <w:bottom w:val="single" w:sz="4" w:space="0" w:color="auto"/>
              <w:right w:val="nil"/>
            </w:tcBorders>
            <w:shd w:val="clear" w:color="auto" w:fill="auto"/>
            <w:noWrap/>
            <w:vAlign w:val="bottom"/>
            <w:hideMark/>
          </w:tcPr>
          <w:p w14:paraId="4508E4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132B01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8894DFF" w14:textId="77777777" w:rsidTr="00B86360">
        <w:tc>
          <w:tcPr>
            <w:tcW w:w="5760" w:type="dxa"/>
            <w:tcBorders>
              <w:top w:val="nil"/>
              <w:left w:val="nil"/>
              <w:bottom w:val="single" w:sz="4" w:space="0" w:color="auto"/>
              <w:right w:val="nil"/>
            </w:tcBorders>
            <w:shd w:val="clear" w:color="auto" w:fill="auto"/>
            <w:vAlign w:val="center"/>
            <w:hideMark/>
          </w:tcPr>
          <w:p w14:paraId="56CA52CD" w14:textId="44B7842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AD764F8"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4493BD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7BDF5A" w14:textId="77777777" w:rsidTr="00B86360">
        <w:tc>
          <w:tcPr>
            <w:tcW w:w="5760" w:type="dxa"/>
            <w:tcBorders>
              <w:top w:val="nil"/>
              <w:left w:val="nil"/>
              <w:bottom w:val="single" w:sz="4" w:space="0" w:color="auto"/>
              <w:right w:val="nil"/>
            </w:tcBorders>
            <w:shd w:val="clear" w:color="auto" w:fill="auto"/>
            <w:vAlign w:val="center"/>
            <w:hideMark/>
          </w:tcPr>
          <w:p w14:paraId="3681ED87"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31822F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5AC67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CB0A618" w14:textId="77777777" w:rsidTr="00B86360">
        <w:tc>
          <w:tcPr>
            <w:tcW w:w="5760" w:type="dxa"/>
            <w:tcBorders>
              <w:top w:val="nil"/>
              <w:left w:val="nil"/>
              <w:bottom w:val="single" w:sz="4" w:space="0" w:color="auto"/>
              <w:right w:val="nil"/>
            </w:tcBorders>
            <w:shd w:val="clear" w:color="auto" w:fill="auto"/>
            <w:vAlign w:val="center"/>
            <w:hideMark/>
          </w:tcPr>
          <w:p w14:paraId="263454A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0A0D6D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55F1B8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B3F4A9" w14:textId="77777777" w:rsidTr="00B86360">
        <w:tc>
          <w:tcPr>
            <w:tcW w:w="5760" w:type="dxa"/>
            <w:tcBorders>
              <w:top w:val="nil"/>
              <w:left w:val="nil"/>
              <w:bottom w:val="single" w:sz="4" w:space="0" w:color="auto"/>
              <w:right w:val="nil"/>
            </w:tcBorders>
            <w:shd w:val="clear" w:color="auto" w:fill="auto"/>
            <w:vAlign w:val="center"/>
            <w:hideMark/>
          </w:tcPr>
          <w:p w14:paraId="7FE0D7A2" w14:textId="641EE11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6FBD57C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DDDB6A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79583A2" w14:textId="77777777" w:rsidTr="00B86360">
        <w:tc>
          <w:tcPr>
            <w:tcW w:w="5760" w:type="dxa"/>
            <w:tcBorders>
              <w:top w:val="nil"/>
              <w:left w:val="nil"/>
              <w:bottom w:val="single" w:sz="4" w:space="0" w:color="auto"/>
              <w:right w:val="nil"/>
            </w:tcBorders>
            <w:shd w:val="clear" w:color="auto" w:fill="auto"/>
            <w:vAlign w:val="center"/>
            <w:hideMark/>
          </w:tcPr>
          <w:p w14:paraId="0BBDDDC0" w14:textId="3F81E857"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0DF0C6E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90A34B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4DA97D" w14:textId="77777777" w:rsidTr="00B86360">
        <w:tc>
          <w:tcPr>
            <w:tcW w:w="5760" w:type="dxa"/>
            <w:tcBorders>
              <w:top w:val="nil"/>
              <w:left w:val="nil"/>
              <w:bottom w:val="single" w:sz="4" w:space="0" w:color="auto"/>
              <w:right w:val="nil"/>
            </w:tcBorders>
            <w:shd w:val="clear" w:color="auto" w:fill="auto"/>
            <w:vAlign w:val="center"/>
            <w:hideMark/>
          </w:tcPr>
          <w:p w14:paraId="4DE7C34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F3C5EE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A1290E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39F9101" w14:textId="77777777" w:rsidTr="00B86360">
        <w:tc>
          <w:tcPr>
            <w:tcW w:w="5760" w:type="dxa"/>
            <w:tcBorders>
              <w:top w:val="nil"/>
              <w:left w:val="nil"/>
              <w:bottom w:val="single" w:sz="4" w:space="0" w:color="auto"/>
              <w:right w:val="nil"/>
            </w:tcBorders>
            <w:shd w:val="clear" w:color="auto" w:fill="auto"/>
            <w:noWrap/>
            <w:vAlign w:val="center"/>
            <w:hideMark/>
          </w:tcPr>
          <w:p w14:paraId="5F6BE365"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Mixed livestock-crop farmers</w:t>
            </w:r>
          </w:p>
        </w:tc>
        <w:tc>
          <w:tcPr>
            <w:tcW w:w="1720" w:type="dxa"/>
            <w:tcBorders>
              <w:top w:val="nil"/>
              <w:left w:val="nil"/>
              <w:bottom w:val="single" w:sz="4" w:space="0" w:color="auto"/>
              <w:right w:val="nil"/>
            </w:tcBorders>
            <w:shd w:val="clear" w:color="auto" w:fill="auto"/>
            <w:noWrap/>
            <w:vAlign w:val="bottom"/>
            <w:hideMark/>
          </w:tcPr>
          <w:p w14:paraId="48FF825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3920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25B4EFA" w14:textId="77777777" w:rsidTr="00B86360">
        <w:tc>
          <w:tcPr>
            <w:tcW w:w="5760" w:type="dxa"/>
            <w:tcBorders>
              <w:top w:val="nil"/>
              <w:left w:val="nil"/>
              <w:bottom w:val="single" w:sz="4" w:space="0" w:color="auto"/>
              <w:right w:val="nil"/>
            </w:tcBorders>
            <w:shd w:val="clear" w:color="auto" w:fill="auto"/>
            <w:vAlign w:val="center"/>
            <w:hideMark/>
          </w:tcPr>
          <w:p w14:paraId="7B8AC567" w14:textId="3D3C00A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5C3EB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3989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13749A2" w14:textId="77777777" w:rsidTr="00B86360">
        <w:tc>
          <w:tcPr>
            <w:tcW w:w="5760" w:type="dxa"/>
            <w:tcBorders>
              <w:top w:val="nil"/>
              <w:left w:val="nil"/>
              <w:bottom w:val="single" w:sz="4" w:space="0" w:color="auto"/>
              <w:right w:val="nil"/>
            </w:tcBorders>
            <w:shd w:val="clear" w:color="auto" w:fill="auto"/>
            <w:vAlign w:val="center"/>
            <w:hideMark/>
          </w:tcPr>
          <w:p w14:paraId="33F1C83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D9B393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6EE5B7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B345DF9" w14:textId="77777777" w:rsidTr="00B86360">
        <w:tc>
          <w:tcPr>
            <w:tcW w:w="5760" w:type="dxa"/>
            <w:tcBorders>
              <w:top w:val="nil"/>
              <w:left w:val="nil"/>
              <w:bottom w:val="single" w:sz="4" w:space="0" w:color="auto"/>
              <w:right w:val="nil"/>
            </w:tcBorders>
            <w:shd w:val="clear" w:color="auto" w:fill="auto"/>
            <w:vAlign w:val="center"/>
            <w:hideMark/>
          </w:tcPr>
          <w:p w14:paraId="6110932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53EB48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45926D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8CF8BEB" w14:textId="77777777" w:rsidTr="00B86360">
        <w:tc>
          <w:tcPr>
            <w:tcW w:w="5760" w:type="dxa"/>
            <w:tcBorders>
              <w:top w:val="nil"/>
              <w:left w:val="nil"/>
              <w:bottom w:val="single" w:sz="4" w:space="0" w:color="auto"/>
              <w:right w:val="nil"/>
            </w:tcBorders>
            <w:shd w:val="clear" w:color="auto" w:fill="auto"/>
            <w:vAlign w:val="center"/>
            <w:hideMark/>
          </w:tcPr>
          <w:p w14:paraId="5305FF0F" w14:textId="07A1EFB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2816C7F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02A0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A1EA391" w14:textId="77777777" w:rsidTr="00B86360">
        <w:tc>
          <w:tcPr>
            <w:tcW w:w="5760" w:type="dxa"/>
            <w:tcBorders>
              <w:top w:val="nil"/>
              <w:left w:val="nil"/>
              <w:bottom w:val="single" w:sz="4" w:space="0" w:color="auto"/>
              <w:right w:val="nil"/>
            </w:tcBorders>
            <w:shd w:val="clear" w:color="auto" w:fill="auto"/>
            <w:vAlign w:val="center"/>
            <w:hideMark/>
          </w:tcPr>
          <w:p w14:paraId="0D3798A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lastRenderedPageBreak/>
              <w:t>15–29 years</w:t>
            </w:r>
          </w:p>
        </w:tc>
        <w:tc>
          <w:tcPr>
            <w:tcW w:w="1720" w:type="dxa"/>
            <w:tcBorders>
              <w:top w:val="nil"/>
              <w:left w:val="nil"/>
              <w:bottom w:val="single" w:sz="4" w:space="0" w:color="auto"/>
              <w:right w:val="nil"/>
            </w:tcBorders>
            <w:shd w:val="clear" w:color="auto" w:fill="auto"/>
            <w:noWrap/>
            <w:vAlign w:val="bottom"/>
            <w:hideMark/>
          </w:tcPr>
          <w:p w14:paraId="28E90A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F4B62E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EB0025" w14:textId="77777777" w:rsidTr="00B86360">
        <w:tc>
          <w:tcPr>
            <w:tcW w:w="5760" w:type="dxa"/>
            <w:tcBorders>
              <w:top w:val="nil"/>
              <w:left w:val="nil"/>
              <w:bottom w:val="single" w:sz="4" w:space="0" w:color="auto"/>
              <w:right w:val="nil"/>
            </w:tcBorders>
            <w:shd w:val="clear" w:color="auto" w:fill="auto"/>
            <w:vAlign w:val="center"/>
            <w:hideMark/>
          </w:tcPr>
          <w:p w14:paraId="6475D57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178BA7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3A2CEF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8C7201" w14:textId="77777777" w:rsidTr="00B86360">
        <w:tc>
          <w:tcPr>
            <w:tcW w:w="5760" w:type="dxa"/>
            <w:tcBorders>
              <w:top w:val="nil"/>
              <w:left w:val="nil"/>
              <w:bottom w:val="single" w:sz="4" w:space="0" w:color="auto"/>
              <w:right w:val="nil"/>
            </w:tcBorders>
            <w:shd w:val="clear" w:color="auto" w:fill="auto"/>
            <w:noWrap/>
            <w:vAlign w:val="center"/>
            <w:hideMark/>
          </w:tcPr>
          <w:p w14:paraId="0D71758B"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Urban/peri-urban farmers</w:t>
            </w:r>
          </w:p>
        </w:tc>
        <w:tc>
          <w:tcPr>
            <w:tcW w:w="1720" w:type="dxa"/>
            <w:tcBorders>
              <w:top w:val="nil"/>
              <w:left w:val="nil"/>
              <w:bottom w:val="single" w:sz="4" w:space="0" w:color="auto"/>
              <w:right w:val="nil"/>
            </w:tcBorders>
            <w:shd w:val="clear" w:color="auto" w:fill="auto"/>
            <w:noWrap/>
            <w:vAlign w:val="bottom"/>
            <w:hideMark/>
          </w:tcPr>
          <w:p w14:paraId="54B710C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E0AFCA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EC848A0" w14:textId="77777777" w:rsidTr="00B86360">
        <w:tc>
          <w:tcPr>
            <w:tcW w:w="5760" w:type="dxa"/>
            <w:tcBorders>
              <w:top w:val="nil"/>
              <w:left w:val="nil"/>
              <w:bottom w:val="single" w:sz="4" w:space="0" w:color="auto"/>
              <w:right w:val="nil"/>
            </w:tcBorders>
            <w:shd w:val="clear" w:color="auto" w:fill="auto"/>
            <w:vAlign w:val="center"/>
            <w:hideMark/>
          </w:tcPr>
          <w:p w14:paraId="64FE858D" w14:textId="269A64B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3564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2F4D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3ACCCF" w14:textId="77777777" w:rsidTr="00B86360">
        <w:tc>
          <w:tcPr>
            <w:tcW w:w="5760" w:type="dxa"/>
            <w:tcBorders>
              <w:top w:val="nil"/>
              <w:left w:val="nil"/>
              <w:bottom w:val="single" w:sz="4" w:space="0" w:color="auto"/>
              <w:right w:val="nil"/>
            </w:tcBorders>
            <w:shd w:val="clear" w:color="auto" w:fill="auto"/>
            <w:vAlign w:val="center"/>
            <w:hideMark/>
          </w:tcPr>
          <w:p w14:paraId="249700E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00ABBD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6D6099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9EA697" w14:textId="77777777" w:rsidTr="00B86360">
        <w:tc>
          <w:tcPr>
            <w:tcW w:w="5760" w:type="dxa"/>
            <w:tcBorders>
              <w:top w:val="nil"/>
              <w:left w:val="nil"/>
              <w:bottom w:val="single" w:sz="4" w:space="0" w:color="auto"/>
              <w:right w:val="nil"/>
            </w:tcBorders>
            <w:shd w:val="clear" w:color="auto" w:fill="auto"/>
            <w:vAlign w:val="center"/>
            <w:hideMark/>
          </w:tcPr>
          <w:p w14:paraId="16CFEAB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16BDC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1F6DD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B1E99FE" w14:textId="77777777" w:rsidTr="00B86360">
        <w:tc>
          <w:tcPr>
            <w:tcW w:w="5760" w:type="dxa"/>
            <w:tcBorders>
              <w:top w:val="nil"/>
              <w:left w:val="nil"/>
              <w:bottom w:val="single" w:sz="4" w:space="0" w:color="auto"/>
              <w:right w:val="nil"/>
            </w:tcBorders>
            <w:shd w:val="clear" w:color="auto" w:fill="auto"/>
            <w:vAlign w:val="center"/>
            <w:hideMark/>
          </w:tcPr>
          <w:p w14:paraId="1F69E16C" w14:textId="4E7C34D2"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BF9BB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6A10A8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65A28B2" w14:textId="77777777" w:rsidTr="00B86360">
        <w:tc>
          <w:tcPr>
            <w:tcW w:w="5760" w:type="dxa"/>
            <w:tcBorders>
              <w:top w:val="nil"/>
              <w:left w:val="nil"/>
              <w:bottom w:val="single" w:sz="4" w:space="0" w:color="auto"/>
              <w:right w:val="nil"/>
            </w:tcBorders>
            <w:shd w:val="clear" w:color="auto" w:fill="auto"/>
            <w:vAlign w:val="center"/>
            <w:hideMark/>
          </w:tcPr>
          <w:p w14:paraId="000665F1" w14:textId="2F1A80D0"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108178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1FEC8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1CDD692" w14:textId="77777777" w:rsidTr="00B86360">
        <w:tc>
          <w:tcPr>
            <w:tcW w:w="5760" w:type="dxa"/>
            <w:tcBorders>
              <w:top w:val="nil"/>
              <w:left w:val="nil"/>
              <w:bottom w:val="single" w:sz="4" w:space="0" w:color="auto"/>
              <w:right w:val="nil"/>
            </w:tcBorders>
            <w:shd w:val="clear" w:color="auto" w:fill="auto"/>
            <w:vAlign w:val="center"/>
            <w:hideMark/>
          </w:tcPr>
          <w:p w14:paraId="3BD7F4C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66D748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C144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A3337C1" w14:textId="77777777" w:rsidTr="00B86360">
        <w:tc>
          <w:tcPr>
            <w:tcW w:w="7480" w:type="dxa"/>
            <w:gridSpan w:val="2"/>
            <w:tcBorders>
              <w:top w:val="single" w:sz="4" w:space="0" w:color="auto"/>
              <w:left w:val="nil"/>
              <w:bottom w:val="single" w:sz="4" w:space="0" w:color="auto"/>
              <w:right w:val="nil"/>
            </w:tcBorders>
            <w:shd w:val="clear" w:color="auto" w:fill="auto"/>
            <w:noWrap/>
            <w:vAlign w:val="bottom"/>
            <w:hideMark/>
          </w:tcPr>
          <w:p w14:paraId="30AD7D86"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Intensive/commercial production farmers</w:t>
            </w:r>
          </w:p>
        </w:tc>
        <w:tc>
          <w:tcPr>
            <w:tcW w:w="1300" w:type="dxa"/>
            <w:tcBorders>
              <w:top w:val="nil"/>
              <w:left w:val="nil"/>
              <w:bottom w:val="single" w:sz="4" w:space="0" w:color="auto"/>
              <w:right w:val="nil"/>
            </w:tcBorders>
            <w:shd w:val="clear" w:color="auto" w:fill="auto"/>
            <w:noWrap/>
            <w:vAlign w:val="bottom"/>
            <w:hideMark/>
          </w:tcPr>
          <w:p w14:paraId="0AB55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6E62FCB" w14:textId="77777777" w:rsidTr="00B86360">
        <w:tc>
          <w:tcPr>
            <w:tcW w:w="5760" w:type="dxa"/>
            <w:tcBorders>
              <w:top w:val="nil"/>
              <w:left w:val="nil"/>
              <w:bottom w:val="single" w:sz="4" w:space="0" w:color="auto"/>
              <w:right w:val="nil"/>
            </w:tcBorders>
            <w:shd w:val="clear" w:color="auto" w:fill="auto"/>
            <w:vAlign w:val="center"/>
            <w:hideMark/>
          </w:tcPr>
          <w:p w14:paraId="49EECC91" w14:textId="32F9AFC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92AAE4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56C4D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88F0081" w14:textId="77777777" w:rsidTr="00B86360">
        <w:tc>
          <w:tcPr>
            <w:tcW w:w="5760" w:type="dxa"/>
            <w:tcBorders>
              <w:top w:val="nil"/>
              <w:left w:val="nil"/>
              <w:bottom w:val="single" w:sz="4" w:space="0" w:color="auto"/>
              <w:right w:val="nil"/>
            </w:tcBorders>
            <w:shd w:val="clear" w:color="auto" w:fill="auto"/>
            <w:vAlign w:val="center"/>
            <w:hideMark/>
          </w:tcPr>
          <w:p w14:paraId="07C4681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4DA49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53E780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70E8ECC" w14:textId="77777777" w:rsidTr="00B86360">
        <w:tc>
          <w:tcPr>
            <w:tcW w:w="5760" w:type="dxa"/>
            <w:tcBorders>
              <w:top w:val="nil"/>
              <w:left w:val="nil"/>
              <w:bottom w:val="single" w:sz="4" w:space="0" w:color="auto"/>
              <w:right w:val="nil"/>
            </w:tcBorders>
            <w:shd w:val="clear" w:color="auto" w:fill="auto"/>
            <w:vAlign w:val="center"/>
            <w:hideMark/>
          </w:tcPr>
          <w:p w14:paraId="4113208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15D439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9AEEED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F59E3B4" w14:textId="77777777" w:rsidTr="00B86360">
        <w:tc>
          <w:tcPr>
            <w:tcW w:w="5760" w:type="dxa"/>
            <w:tcBorders>
              <w:top w:val="nil"/>
              <w:left w:val="nil"/>
              <w:bottom w:val="single" w:sz="4" w:space="0" w:color="auto"/>
              <w:right w:val="nil"/>
            </w:tcBorders>
            <w:shd w:val="clear" w:color="auto" w:fill="auto"/>
            <w:vAlign w:val="center"/>
            <w:hideMark/>
          </w:tcPr>
          <w:p w14:paraId="2488DAEA" w14:textId="47133B8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142FC5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D6FAA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5ACB6AE" w14:textId="77777777" w:rsidTr="00B86360">
        <w:tc>
          <w:tcPr>
            <w:tcW w:w="5760" w:type="dxa"/>
            <w:tcBorders>
              <w:top w:val="nil"/>
              <w:left w:val="nil"/>
              <w:bottom w:val="single" w:sz="4" w:space="0" w:color="auto"/>
              <w:right w:val="nil"/>
            </w:tcBorders>
            <w:shd w:val="clear" w:color="auto" w:fill="auto"/>
            <w:vAlign w:val="center"/>
            <w:hideMark/>
          </w:tcPr>
          <w:p w14:paraId="16815BE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15–29 years</w:t>
            </w:r>
          </w:p>
        </w:tc>
        <w:tc>
          <w:tcPr>
            <w:tcW w:w="1720" w:type="dxa"/>
            <w:tcBorders>
              <w:top w:val="nil"/>
              <w:left w:val="nil"/>
              <w:bottom w:val="single" w:sz="4" w:space="0" w:color="auto"/>
              <w:right w:val="nil"/>
            </w:tcBorders>
            <w:shd w:val="clear" w:color="auto" w:fill="auto"/>
            <w:noWrap/>
            <w:vAlign w:val="bottom"/>
            <w:hideMark/>
          </w:tcPr>
          <w:p w14:paraId="7BAFEC9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71402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207BA77" w14:textId="77777777" w:rsidTr="00B86360">
        <w:tc>
          <w:tcPr>
            <w:tcW w:w="5760" w:type="dxa"/>
            <w:tcBorders>
              <w:top w:val="nil"/>
              <w:left w:val="nil"/>
              <w:bottom w:val="single" w:sz="4" w:space="0" w:color="auto"/>
              <w:right w:val="nil"/>
            </w:tcBorders>
            <w:shd w:val="clear" w:color="auto" w:fill="auto"/>
            <w:vAlign w:val="center"/>
            <w:hideMark/>
          </w:tcPr>
          <w:p w14:paraId="0DE910D3"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137197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9D7A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bl>
    <w:p w14:paraId="4B5178C8" w14:textId="77777777" w:rsidR="002709B1" w:rsidRDefault="002709B1" w:rsidP="001C6644">
      <w:pPr>
        <w:pStyle w:val="BodyText"/>
        <w:spacing w:after="0"/>
        <w:rPr>
          <w:sz w:val="16"/>
        </w:rPr>
      </w:pPr>
      <w:r w:rsidRPr="002709B1">
        <w:rPr>
          <w:sz w:val="16"/>
          <w:vertAlign w:val="superscript"/>
        </w:rPr>
        <w:t>a</w:t>
      </w:r>
      <w:r w:rsidRPr="002709B1">
        <w:rPr>
          <w:sz w:val="16"/>
        </w:rPr>
        <w:t xml:space="preserve"> Number of individuals in the population.</w:t>
      </w:r>
    </w:p>
    <w:p w14:paraId="2B41664C" w14:textId="77777777" w:rsidR="00611084" w:rsidRDefault="001C6644" w:rsidP="001C6644">
      <w:pPr>
        <w:pStyle w:val="BodyText"/>
        <w:spacing w:after="0"/>
        <w:rPr>
          <w:sz w:val="16"/>
        </w:rPr>
      </w:pPr>
      <w:r>
        <w:rPr>
          <w:sz w:val="16"/>
        </w:rPr>
        <w:t>Note</w:t>
      </w:r>
      <w:r w:rsidR="00611084">
        <w:rPr>
          <w:sz w:val="16"/>
        </w:rPr>
        <w:t>s</w:t>
      </w:r>
      <w:r>
        <w:rPr>
          <w:sz w:val="16"/>
        </w:rPr>
        <w:t>:</w:t>
      </w:r>
      <w:r w:rsidRPr="00590920">
        <w:rPr>
          <w:sz w:val="16"/>
        </w:rPr>
        <w:t xml:space="preserve"> </w:t>
      </w:r>
    </w:p>
    <w:p w14:paraId="01955A1B" w14:textId="34FEBA64" w:rsidR="001C6644" w:rsidRDefault="001C6644" w:rsidP="001C6644">
      <w:pPr>
        <w:pStyle w:val="BodyText"/>
        <w:spacing w:after="0"/>
        <w:rPr>
          <w:sz w:val="16"/>
        </w:rPr>
      </w:pPr>
      <w:r w:rsidRPr="00590920">
        <w:rPr>
          <w:sz w:val="16"/>
        </w:rPr>
        <w:t xml:space="preserve">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3ECE9E94" w14:textId="77777777" w:rsidR="00611084" w:rsidRDefault="00611084" w:rsidP="00B86360">
      <w:pPr>
        <w:pStyle w:val="TF-TblFN"/>
        <w:spacing w:before="0" w:after="240"/>
        <w:ind w:left="0" w:firstLine="0"/>
      </w:pPr>
      <w:r w:rsidRPr="00611084">
        <w:t>Targeted value chains included in the ZOI Survey included maize, fishpond aquaculture, and dairy farming.</w:t>
      </w:r>
    </w:p>
    <w:p w14:paraId="0655AC0A" w14:textId="54D3075F" w:rsidR="00590920" w:rsidRDefault="001C6644" w:rsidP="00B86360">
      <w:pPr>
        <w:pStyle w:val="TF-TblFN"/>
        <w:spacing w:before="0" w:after="240"/>
        <w:ind w:left="0" w:firstLine="0"/>
        <w:rPr>
          <w:sz w:val="22"/>
        </w:rPr>
      </w:pPr>
      <w:commentRangeStart w:id="103"/>
      <w:r w:rsidRPr="00E538AE">
        <w:t xml:space="preserve">Source: </w:t>
      </w:r>
      <w:r w:rsidRPr="00E538AE">
        <w:rPr>
          <w:highlight w:val="yellow"/>
        </w:rPr>
        <w:t>[</w:t>
      </w:r>
      <w:r w:rsidR="00575956" w:rsidRPr="00C71A55">
        <w:rPr>
          <w:highlight w:val="yellow"/>
        </w:rPr>
        <w:t>National Statistics Office</w:t>
      </w:r>
      <w:r w:rsidRPr="00E538AE">
        <w:t>] data [</w:t>
      </w:r>
      <w:r w:rsidRPr="00E538AE">
        <w:rPr>
          <w:highlight w:val="yellow"/>
        </w:rPr>
        <w:t>Elaborate here</w:t>
      </w:r>
      <w:r w:rsidRPr="00E538AE">
        <w:t>]</w:t>
      </w:r>
      <w:commentRangeEnd w:id="103"/>
      <w:r>
        <w:rPr>
          <w:rStyle w:val="CommentReference"/>
        </w:rPr>
        <w:commentReference w:id="103"/>
      </w:r>
    </w:p>
    <w:p w14:paraId="1AE482A5" w14:textId="601C2C19" w:rsidR="00E538AE" w:rsidRPr="00E538AE" w:rsidRDefault="00A121FC" w:rsidP="00D3401F">
      <w:pPr>
        <w:pStyle w:val="Tabletitle"/>
      </w:pPr>
      <w:bookmarkStart w:id="104" w:name="_Toc415131195"/>
      <w:bookmarkStart w:id="105" w:name="_Toc499553854"/>
      <w:bookmarkStart w:id="106" w:name="_Toc499554292"/>
      <w:bookmarkStart w:id="107" w:name="_Toc499554547"/>
      <w:bookmarkStart w:id="108" w:name="_Toc63673055"/>
      <w:r w:rsidRPr="00E538AE">
        <w:t>Table 1.2.</w:t>
      </w:r>
      <w:r w:rsidR="00590920">
        <w:t>3</w:t>
      </w:r>
      <w:r w:rsidRPr="00E538AE">
        <w:t>: Number of Households in the ZOI, by Category</w:t>
      </w:r>
      <w:bookmarkEnd w:id="104"/>
      <w:bookmarkEnd w:id="105"/>
      <w:bookmarkEnd w:id="106"/>
      <w:bookmarkEnd w:id="107"/>
      <w:r w:rsidR="00E538AE" w:rsidRPr="00E538AE">
        <w:t>,</w:t>
      </w:r>
      <w:r w:rsidR="00E538AE" w:rsidRPr="00E538AE" w:rsidDel="00A121FC">
        <w:t xml:space="preserve"> </w:t>
      </w:r>
      <w:r w:rsidR="00E538AE" w:rsidRPr="00E538AE">
        <w:t>[</w:t>
      </w:r>
      <w:r w:rsidR="00E538AE" w:rsidRPr="00E538AE">
        <w:rPr>
          <w:highlight w:val="yellow"/>
        </w:rPr>
        <w:t>Country</w:t>
      </w:r>
      <w:r w:rsidR="00E538AE" w:rsidRPr="00E538AE">
        <w:t>] [</w:t>
      </w:r>
      <w:r w:rsidR="00E538AE" w:rsidRPr="00E538AE">
        <w:rPr>
          <w:highlight w:val="yellow"/>
        </w:rPr>
        <w:t>Year</w:t>
      </w:r>
      <w:r w:rsidR="00E538AE" w:rsidRPr="00E538AE">
        <w:t>]</w:t>
      </w:r>
      <w:bookmarkEnd w:id="108"/>
    </w:p>
    <w:tbl>
      <w:tblPr>
        <w:tblW w:w="6520" w:type="dxa"/>
        <w:tblCellMar>
          <w:left w:w="0" w:type="dxa"/>
          <w:right w:w="0" w:type="dxa"/>
        </w:tblCellMar>
        <w:tblLook w:val="04A0" w:firstRow="1" w:lastRow="0" w:firstColumn="1" w:lastColumn="0" w:noHBand="0" w:noVBand="1"/>
      </w:tblPr>
      <w:tblGrid>
        <w:gridCol w:w="3920"/>
        <w:gridCol w:w="1300"/>
        <w:gridCol w:w="1300"/>
      </w:tblGrid>
      <w:tr w:rsidR="00E538AE" w:rsidRPr="001E6208" w14:paraId="288970BF" w14:textId="77777777" w:rsidTr="00114F82">
        <w:trPr>
          <w:trHeight w:val="259"/>
        </w:trPr>
        <w:tc>
          <w:tcPr>
            <w:tcW w:w="3920" w:type="dxa"/>
            <w:tcBorders>
              <w:top w:val="single" w:sz="4" w:space="0" w:color="auto"/>
              <w:left w:val="nil"/>
              <w:bottom w:val="single" w:sz="4" w:space="0" w:color="auto"/>
              <w:right w:val="nil"/>
            </w:tcBorders>
            <w:shd w:val="clear" w:color="000000" w:fill="387990"/>
            <w:vAlign w:val="center"/>
            <w:hideMark/>
          </w:tcPr>
          <w:p w14:paraId="21207047" w14:textId="77777777" w:rsidR="00E538AE" w:rsidRPr="001E6208" w:rsidRDefault="00E538AE" w:rsidP="006B68BE">
            <w:pPr>
              <w:widowControl/>
              <w:spacing w:line="259" w:lineRule="auto"/>
              <w:ind w:left="90"/>
              <w:rPr>
                <w:rFonts w:eastAsia="Times New Roman" w:cs="Times New Roman"/>
                <w:b/>
                <w:bCs/>
                <w:color w:val="FFFFFF"/>
                <w:sz w:val="20"/>
                <w:szCs w:val="20"/>
              </w:rPr>
            </w:pPr>
            <w:r w:rsidRPr="001E6208">
              <w:rPr>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bottom"/>
            <w:hideMark/>
          </w:tcPr>
          <w:p w14:paraId="748017FA" w14:textId="05D66F27" w:rsidR="00E538AE" w:rsidRPr="002709B1" w:rsidRDefault="00590920" w:rsidP="00D3401F">
            <w:pPr>
              <w:spacing w:line="259" w:lineRule="auto"/>
              <w:jc w:val="center"/>
              <w:rPr>
                <w:b/>
                <w:bCs/>
                <w:color w:val="FFFFFF"/>
                <w:sz w:val="20"/>
                <w:szCs w:val="20"/>
                <w:vertAlign w:val="superscript"/>
              </w:rPr>
            </w:pPr>
            <w:r>
              <w:rPr>
                <w:b/>
                <w:bCs/>
                <w:color w:val="FFFFFF"/>
                <w:sz w:val="20"/>
                <w:szCs w:val="20"/>
              </w:rPr>
              <w:t>Number</w:t>
            </w:r>
            <w:r w:rsidR="002709B1">
              <w:rPr>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7124B6E5" w14:textId="72E279B8" w:rsidR="00E538AE" w:rsidRPr="001E6208" w:rsidRDefault="00590920" w:rsidP="00D3401F">
            <w:pPr>
              <w:spacing w:line="259" w:lineRule="auto"/>
              <w:jc w:val="center"/>
              <w:rPr>
                <w:b/>
                <w:bCs/>
                <w:color w:val="FFFFFF"/>
                <w:sz w:val="20"/>
                <w:szCs w:val="20"/>
              </w:rPr>
            </w:pPr>
            <w:r>
              <w:rPr>
                <w:b/>
                <w:bCs/>
                <w:color w:val="FFFFFF"/>
                <w:sz w:val="20"/>
                <w:szCs w:val="20"/>
              </w:rPr>
              <w:t>Percent</w:t>
            </w:r>
          </w:p>
        </w:tc>
      </w:tr>
      <w:tr w:rsidR="00E538AE" w:rsidRPr="001E6208" w14:paraId="16155814" w14:textId="77777777" w:rsidTr="00114F82">
        <w:trPr>
          <w:trHeight w:val="259"/>
        </w:trPr>
        <w:tc>
          <w:tcPr>
            <w:tcW w:w="0" w:type="auto"/>
            <w:tcBorders>
              <w:top w:val="nil"/>
              <w:left w:val="nil"/>
              <w:bottom w:val="nil"/>
              <w:right w:val="nil"/>
            </w:tcBorders>
            <w:shd w:val="clear" w:color="auto" w:fill="auto"/>
            <w:noWrap/>
            <w:vAlign w:val="bottom"/>
            <w:hideMark/>
          </w:tcPr>
          <w:p w14:paraId="3BB7051C" w14:textId="77777777" w:rsidR="00E538AE" w:rsidRPr="001E6208" w:rsidRDefault="00E538AE" w:rsidP="0004454B">
            <w:pPr>
              <w:spacing w:line="259" w:lineRule="auto"/>
              <w:ind w:left="90"/>
              <w:rPr>
                <w:b/>
                <w:bCs/>
                <w:sz w:val="20"/>
                <w:szCs w:val="20"/>
              </w:rPr>
            </w:pPr>
            <w:r w:rsidRPr="001E6208">
              <w:rPr>
                <w:b/>
                <w:bCs/>
                <w:sz w:val="20"/>
                <w:szCs w:val="20"/>
              </w:rPr>
              <w:t>Total number of households</w:t>
            </w:r>
          </w:p>
        </w:tc>
        <w:tc>
          <w:tcPr>
            <w:tcW w:w="0" w:type="auto"/>
            <w:tcBorders>
              <w:top w:val="nil"/>
              <w:left w:val="nil"/>
              <w:bottom w:val="nil"/>
              <w:right w:val="nil"/>
            </w:tcBorders>
            <w:shd w:val="clear" w:color="auto" w:fill="auto"/>
            <w:noWrap/>
            <w:vAlign w:val="bottom"/>
            <w:hideMark/>
          </w:tcPr>
          <w:p w14:paraId="774BE613" w14:textId="77777777" w:rsidR="00E538AE" w:rsidRPr="001E6208" w:rsidRDefault="00E538AE" w:rsidP="00D3401F">
            <w:pPr>
              <w:spacing w:line="259" w:lineRule="auto"/>
              <w:rPr>
                <w:b/>
                <w:bCs/>
                <w:sz w:val="20"/>
                <w:szCs w:val="20"/>
              </w:rPr>
            </w:pPr>
          </w:p>
        </w:tc>
        <w:tc>
          <w:tcPr>
            <w:tcW w:w="1300" w:type="dxa"/>
            <w:tcBorders>
              <w:top w:val="single" w:sz="4" w:space="0" w:color="auto"/>
              <w:left w:val="nil"/>
              <w:bottom w:val="nil"/>
              <w:right w:val="nil"/>
            </w:tcBorders>
            <w:shd w:val="clear" w:color="auto" w:fill="auto"/>
            <w:vAlign w:val="center"/>
            <w:hideMark/>
          </w:tcPr>
          <w:p w14:paraId="35C65E1D" w14:textId="77777777" w:rsidR="00E538AE" w:rsidRPr="001E6208" w:rsidRDefault="00E538AE" w:rsidP="00D3401F">
            <w:pPr>
              <w:spacing w:line="259" w:lineRule="auto"/>
              <w:jc w:val="center"/>
              <w:rPr>
                <w:b/>
                <w:bCs/>
                <w:color w:val="FFFFFF"/>
                <w:sz w:val="20"/>
                <w:szCs w:val="20"/>
              </w:rPr>
            </w:pPr>
            <w:r w:rsidRPr="001E6208">
              <w:rPr>
                <w:b/>
                <w:bCs/>
                <w:color w:val="FFFFFF"/>
                <w:sz w:val="20"/>
                <w:szCs w:val="20"/>
              </w:rPr>
              <w:t> </w:t>
            </w:r>
          </w:p>
        </w:tc>
      </w:tr>
      <w:tr w:rsidR="00E538AE" w:rsidRPr="001E6208" w14:paraId="055C28B1" w14:textId="77777777" w:rsidTr="00114F82">
        <w:trPr>
          <w:trHeight w:val="259"/>
        </w:trPr>
        <w:tc>
          <w:tcPr>
            <w:tcW w:w="6520" w:type="dxa"/>
            <w:gridSpan w:val="3"/>
            <w:tcBorders>
              <w:top w:val="single" w:sz="4" w:space="0" w:color="auto"/>
              <w:left w:val="nil"/>
              <w:bottom w:val="single" w:sz="4" w:space="0" w:color="auto"/>
              <w:right w:val="nil"/>
            </w:tcBorders>
            <w:shd w:val="clear" w:color="000000" w:fill="DBE7F3"/>
            <w:vAlign w:val="center"/>
            <w:hideMark/>
          </w:tcPr>
          <w:p w14:paraId="4BE0AD10" w14:textId="77777777" w:rsidR="00E538AE" w:rsidRPr="001E6208" w:rsidRDefault="00E538AE" w:rsidP="0004454B">
            <w:pPr>
              <w:spacing w:line="259" w:lineRule="auto"/>
              <w:ind w:left="90"/>
              <w:rPr>
                <w:b/>
                <w:bCs/>
                <w:color w:val="auto"/>
                <w:sz w:val="20"/>
                <w:szCs w:val="20"/>
              </w:rPr>
            </w:pPr>
            <w:r w:rsidRPr="001E6208">
              <w:rPr>
                <w:b/>
                <w:bCs/>
                <w:sz w:val="20"/>
                <w:szCs w:val="20"/>
              </w:rPr>
              <w:t>Total number of households, by gendered household type</w:t>
            </w:r>
          </w:p>
        </w:tc>
      </w:tr>
      <w:tr w:rsidR="00E538AE" w:rsidRPr="001E6208" w14:paraId="2943A901"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B91B4AA" w14:textId="77777777" w:rsidR="00E538AE" w:rsidRPr="001E6208" w:rsidRDefault="00E538AE" w:rsidP="00D3401F">
            <w:pPr>
              <w:spacing w:line="259" w:lineRule="auto"/>
              <w:ind w:firstLineChars="100" w:firstLine="200"/>
              <w:rPr>
                <w:sz w:val="20"/>
                <w:szCs w:val="20"/>
              </w:rPr>
            </w:pPr>
            <w:r w:rsidRPr="001E6208">
              <w:rPr>
                <w:sz w:val="20"/>
                <w:szCs w:val="20"/>
              </w:rPr>
              <w:t>Male and female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FCCB798" w14:textId="379CD1F8"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AC3A41" w14:textId="162FF355" w:rsidR="00E538AE" w:rsidRPr="001E6208" w:rsidRDefault="00E538AE" w:rsidP="00D3401F">
            <w:pPr>
              <w:spacing w:line="259" w:lineRule="auto"/>
              <w:jc w:val="center"/>
              <w:rPr>
                <w:sz w:val="20"/>
                <w:szCs w:val="20"/>
              </w:rPr>
            </w:pPr>
          </w:p>
        </w:tc>
      </w:tr>
      <w:tr w:rsidR="00E538AE" w:rsidRPr="001E6208" w14:paraId="2A7A4630"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3B75997" w14:textId="77777777" w:rsidR="00E538AE" w:rsidRPr="001E6208" w:rsidRDefault="00E538AE" w:rsidP="00D3401F">
            <w:pPr>
              <w:spacing w:line="259" w:lineRule="auto"/>
              <w:ind w:firstLineChars="100" w:firstLine="200"/>
              <w:rPr>
                <w:sz w:val="20"/>
                <w:szCs w:val="20"/>
              </w:rPr>
            </w:pPr>
            <w:r w:rsidRPr="001E6208">
              <w:rPr>
                <w:sz w:val="20"/>
                <w:szCs w:val="20"/>
              </w:rPr>
              <w:t>Female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F4C19C" w14:textId="4896CE5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7B449A7" w14:textId="5C776807" w:rsidR="00E538AE" w:rsidRPr="001E6208" w:rsidRDefault="00E538AE" w:rsidP="00D3401F">
            <w:pPr>
              <w:spacing w:line="259" w:lineRule="auto"/>
              <w:jc w:val="center"/>
              <w:rPr>
                <w:sz w:val="20"/>
                <w:szCs w:val="20"/>
              </w:rPr>
            </w:pPr>
          </w:p>
        </w:tc>
      </w:tr>
      <w:tr w:rsidR="00E538AE" w:rsidRPr="001E6208" w14:paraId="5BB8D397"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E373F5" w14:textId="77777777" w:rsidR="00E538AE" w:rsidRPr="001E6208" w:rsidRDefault="00E538AE" w:rsidP="00D3401F">
            <w:pPr>
              <w:spacing w:line="259" w:lineRule="auto"/>
              <w:ind w:firstLineChars="100" w:firstLine="200"/>
              <w:rPr>
                <w:sz w:val="20"/>
                <w:szCs w:val="20"/>
              </w:rPr>
            </w:pPr>
            <w:r w:rsidRPr="001E6208">
              <w:rPr>
                <w:sz w:val="20"/>
                <w:szCs w:val="20"/>
              </w:rPr>
              <w:t>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3E453A6" w14:textId="6BDEAEC1"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2969D262" w14:textId="58E316A0" w:rsidR="00E538AE" w:rsidRPr="001E6208" w:rsidRDefault="00E538AE" w:rsidP="00D3401F">
            <w:pPr>
              <w:spacing w:line="259" w:lineRule="auto"/>
              <w:jc w:val="center"/>
              <w:rPr>
                <w:sz w:val="20"/>
                <w:szCs w:val="20"/>
              </w:rPr>
            </w:pPr>
          </w:p>
        </w:tc>
      </w:tr>
      <w:tr w:rsidR="00E538AE" w:rsidRPr="001E6208" w14:paraId="2B2D13B1"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C9A2776" w14:textId="77777777" w:rsidR="00E538AE" w:rsidRPr="001E6208" w:rsidRDefault="00E538AE" w:rsidP="00D3401F">
            <w:pPr>
              <w:spacing w:line="259" w:lineRule="auto"/>
              <w:ind w:firstLineChars="100" w:firstLine="200"/>
              <w:rPr>
                <w:sz w:val="20"/>
                <w:szCs w:val="20"/>
              </w:rPr>
            </w:pPr>
            <w:r w:rsidRPr="001E6208">
              <w:rPr>
                <w:sz w:val="20"/>
                <w:szCs w:val="20"/>
              </w:rPr>
              <w:t>Children only (no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0E8D161" w14:textId="1AE7E35A"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1EB54537" w14:textId="4D09A466" w:rsidR="00E538AE" w:rsidRPr="001E6208" w:rsidRDefault="00E538AE" w:rsidP="00D3401F">
            <w:pPr>
              <w:spacing w:line="259" w:lineRule="auto"/>
              <w:jc w:val="center"/>
              <w:rPr>
                <w:sz w:val="20"/>
                <w:szCs w:val="20"/>
              </w:rPr>
            </w:pPr>
          </w:p>
        </w:tc>
      </w:tr>
      <w:tr w:rsidR="00E538AE" w:rsidRPr="001E6208" w14:paraId="50F8BE99" w14:textId="77777777" w:rsidTr="00114F82">
        <w:trPr>
          <w:trHeight w:val="259"/>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7B59366D" w14:textId="03309041" w:rsidR="00E538AE" w:rsidRPr="001E6208" w:rsidRDefault="00E538AE" w:rsidP="0004454B">
            <w:pPr>
              <w:spacing w:line="259" w:lineRule="auto"/>
              <w:ind w:left="86"/>
              <w:rPr>
                <w:b/>
                <w:bCs/>
                <w:color w:val="auto"/>
                <w:sz w:val="20"/>
                <w:szCs w:val="20"/>
              </w:rPr>
            </w:pPr>
            <w:r w:rsidRPr="001E6208">
              <w:rPr>
                <w:b/>
                <w:bCs/>
                <w:sz w:val="20"/>
                <w:szCs w:val="20"/>
              </w:rPr>
              <w:t>Total number of households, by residence</w:t>
            </w:r>
            <w:r w:rsidR="002709B1">
              <w:rPr>
                <w:b/>
                <w:bCs/>
                <w:sz w:val="20"/>
                <w:szCs w:val="20"/>
                <w:vertAlign w:val="superscript"/>
              </w:rPr>
              <w:t>b</w:t>
            </w:r>
          </w:p>
        </w:tc>
        <w:tc>
          <w:tcPr>
            <w:tcW w:w="1300" w:type="dxa"/>
            <w:tcBorders>
              <w:top w:val="nil"/>
              <w:left w:val="nil"/>
              <w:bottom w:val="single" w:sz="4" w:space="0" w:color="auto"/>
              <w:right w:val="nil"/>
            </w:tcBorders>
            <w:shd w:val="clear" w:color="000000" w:fill="DBE7F3"/>
            <w:vAlign w:val="center"/>
            <w:hideMark/>
          </w:tcPr>
          <w:p w14:paraId="2889FE97"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369C8F8F"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1B4C1F4" w14:textId="77777777" w:rsidR="00E538AE" w:rsidRPr="001E6208" w:rsidRDefault="00E538AE" w:rsidP="00D3401F">
            <w:pPr>
              <w:spacing w:line="259" w:lineRule="auto"/>
              <w:ind w:firstLineChars="100" w:firstLine="200"/>
              <w:rPr>
                <w:sz w:val="20"/>
                <w:szCs w:val="20"/>
              </w:rPr>
            </w:pPr>
            <w:r w:rsidRPr="001E6208">
              <w:rPr>
                <w:sz w:val="20"/>
                <w:szCs w:val="20"/>
              </w:rPr>
              <w:t>Urban</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E81ADB2" w14:textId="05F4B972"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FF1497A" w14:textId="187AFC78" w:rsidR="00E538AE" w:rsidRPr="001E6208" w:rsidRDefault="00E538AE" w:rsidP="00D3401F">
            <w:pPr>
              <w:spacing w:line="259" w:lineRule="auto"/>
              <w:jc w:val="center"/>
              <w:rPr>
                <w:sz w:val="20"/>
                <w:szCs w:val="20"/>
              </w:rPr>
            </w:pPr>
          </w:p>
        </w:tc>
      </w:tr>
      <w:tr w:rsidR="00E538AE" w:rsidRPr="001E6208" w14:paraId="673144EF"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3C2A4E" w14:textId="77777777" w:rsidR="00E538AE" w:rsidRPr="001E6208" w:rsidRDefault="00E538AE" w:rsidP="00D3401F">
            <w:pPr>
              <w:spacing w:line="259" w:lineRule="auto"/>
              <w:ind w:firstLineChars="100" w:firstLine="200"/>
              <w:rPr>
                <w:sz w:val="20"/>
                <w:szCs w:val="20"/>
              </w:rPr>
            </w:pPr>
            <w:r w:rsidRPr="001E6208">
              <w:rPr>
                <w:sz w:val="20"/>
                <w:szCs w:val="20"/>
              </w:rPr>
              <w:t>Rural</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22FC582" w14:textId="413447F5"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DB8D787" w14:textId="0DB95CF8" w:rsidR="00E538AE" w:rsidRPr="001E6208" w:rsidRDefault="00E538AE" w:rsidP="00D3401F">
            <w:pPr>
              <w:spacing w:line="259" w:lineRule="auto"/>
              <w:jc w:val="center"/>
              <w:rPr>
                <w:sz w:val="20"/>
                <w:szCs w:val="20"/>
              </w:rPr>
            </w:pPr>
          </w:p>
        </w:tc>
      </w:tr>
      <w:tr w:rsidR="00E538AE" w:rsidRPr="001E6208" w14:paraId="7595C3FD" w14:textId="77777777" w:rsidTr="00114F82">
        <w:trPr>
          <w:trHeight w:val="259"/>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682E7E6E" w14:textId="11EE5103" w:rsidR="00E538AE" w:rsidRPr="001E6208" w:rsidRDefault="00E538AE" w:rsidP="002709B1">
            <w:pPr>
              <w:spacing w:line="259" w:lineRule="auto"/>
              <w:ind w:left="86"/>
              <w:rPr>
                <w:b/>
                <w:bCs/>
                <w:color w:val="auto"/>
                <w:sz w:val="20"/>
                <w:szCs w:val="20"/>
              </w:rPr>
            </w:pPr>
            <w:r w:rsidRPr="001E6208">
              <w:rPr>
                <w:b/>
                <w:bCs/>
                <w:sz w:val="20"/>
                <w:szCs w:val="20"/>
              </w:rPr>
              <w:t xml:space="preserve">Total number of households, by </w:t>
            </w:r>
            <w:commentRangeStart w:id="109"/>
            <w:r w:rsidRPr="001E6208">
              <w:rPr>
                <w:b/>
                <w:bCs/>
                <w:sz w:val="20"/>
                <w:szCs w:val="20"/>
              </w:rPr>
              <w:t>[</w:t>
            </w:r>
            <w:r w:rsidR="002709B1" w:rsidRPr="002709B1">
              <w:rPr>
                <w:b/>
                <w:bCs/>
                <w:sz w:val="20"/>
                <w:szCs w:val="20"/>
                <w:highlight w:val="yellow"/>
              </w:rPr>
              <w:t>r</w:t>
            </w:r>
            <w:r w:rsidRPr="002709B1">
              <w:rPr>
                <w:b/>
                <w:bCs/>
                <w:sz w:val="20"/>
                <w:szCs w:val="20"/>
                <w:highlight w:val="yellow"/>
              </w:rPr>
              <w:t>egion</w:t>
            </w:r>
            <w:r w:rsidRPr="001E6208">
              <w:rPr>
                <w:b/>
                <w:bCs/>
                <w:sz w:val="20"/>
                <w:szCs w:val="20"/>
              </w:rPr>
              <w:t>]</w:t>
            </w:r>
            <w:commentRangeEnd w:id="109"/>
            <w:r w:rsidR="008A6624" w:rsidRPr="00D3401F">
              <w:rPr>
                <w:rStyle w:val="CommentReference"/>
                <w:sz w:val="20"/>
                <w:szCs w:val="20"/>
              </w:rPr>
              <w:commentReference w:id="109"/>
            </w:r>
          </w:p>
        </w:tc>
        <w:tc>
          <w:tcPr>
            <w:tcW w:w="1300" w:type="dxa"/>
            <w:tcBorders>
              <w:top w:val="nil"/>
              <w:left w:val="nil"/>
              <w:bottom w:val="single" w:sz="4" w:space="0" w:color="auto"/>
              <w:right w:val="nil"/>
            </w:tcBorders>
            <w:shd w:val="clear" w:color="000000" w:fill="DBE7F3"/>
            <w:vAlign w:val="center"/>
            <w:hideMark/>
          </w:tcPr>
          <w:p w14:paraId="5AB53A98"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05F4A87E"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D8CBAE6"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1</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EAB1F0" w14:textId="1B305D34"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8B940B8" w14:textId="297455D4" w:rsidR="00E538AE" w:rsidRPr="001E6208" w:rsidRDefault="00E538AE" w:rsidP="00D3401F">
            <w:pPr>
              <w:spacing w:line="259" w:lineRule="auto"/>
              <w:jc w:val="center"/>
              <w:rPr>
                <w:sz w:val="20"/>
                <w:szCs w:val="20"/>
              </w:rPr>
            </w:pPr>
          </w:p>
        </w:tc>
      </w:tr>
      <w:tr w:rsidR="00E538AE" w:rsidRPr="001E6208" w14:paraId="50C095E8"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5F08E7E"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2</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972B66" w14:textId="6F0D79D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A68C7A9" w14:textId="7308D093" w:rsidR="00E538AE" w:rsidRPr="001E6208" w:rsidRDefault="00E538AE" w:rsidP="00D3401F">
            <w:pPr>
              <w:spacing w:line="259" w:lineRule="auto"/>
              <w:jc w:val="center"/>
              <w:rPr>
                <w:sz w:val="20"/>
                <w:szCs w:val="20"/>
              </w:rPr>
            </w:pPr>
          </w:p>
        </w:tc>
      </w:tr>
      <w:tr w:rsidR="00E538AE" w:rsidRPr="001E6208" w14:paraId="0423C1CF"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743B442"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3</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670CAF" w14:textId="343687B9"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5E8511" w14:textId="2B018279" w:rsidR="00E538AE" w:rsidRPr="001E6208" w:rsidRDefault="00E538AE" w:rsidP="00D3401F">
            <w:pPr>
              <w:spacing w:line="259" w:lineRule="auto"/>
              <w:jc w:val="center"/>
              <w:rPr>
                <w:sz w:val="20"/>
                <w:szCs w:val="20"/>
              </w:rPr>
            </w:pPr>
          </w:p>
        </w:tc>
      </w:tr>
      <w:tr w:rsidR="00E538AE" w:rsidRPr="001E6208" w14:paraId="5D1B59F8"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CED380"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4</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B94C346" w14:textId="73F7339F"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35140BF4" w14:textId="6D844887" w:rsidR="00E538AE" w:rsidRPr="001E6208" w:rsidRDefault="00E538AE" w:rsidP="00D3401F">
            <w:pPr>
              <w:spacing w:line="259" w:lineRule="auto"/>
              <w:jc w:val="center"/>
              <w:rPr>
                <w:sz w:val="20"/>
                <w:szCs w:val="20"/>
              </w:rPr>
            </w:pPr>
          </w:p>
        </w:tc>
      </w:tr>
    </w:tbl>
    <w:p w14:paraId="15919CBB" w14:textId="2859EA48" w:rsidR="002709B1" w:rsidRDefault="002709B1" w:rsidP="00654C31">
      <w:pPr>
        <w:pStyle w:val="TF-TblFN"/>
        <w:spacing w:before="0" w:line="276" w:lineRule="auto"/>
        <w:ind w:left="0" w:right="2790" w:firstLine="0"/>
        <w:rPr>
          <w:vertAlign w:val="superscript"/>
        </w:rPr>
      </w:pPr>
      <w:r w:rsidRPr="002709B1">
        <w:rPr>
          <w:vertAlign w:val="superscript"/>
        </w:rPr>
        <w:t xml:space="preserve">a </w:t>
      </w:r>
      <w:r w:rsidRPr="002709B1">
        <w:t>Number of households in the population.</w:t>
      </w:r>
    </w:p>
    <w:p w14:paraId="758D0B87" w14:textId="530F85EC" w:rsidR="0044791D" w:rsidRDefault="002709B1" w:rsidP="002709B1">
      <w:pPr>
        <w:pStyle w:val="TF-TblFN"/>
        <w:spacing w:before="0" w:line="276" w:lineRule="auto"/>
        <w:ind w:left="90" w:right="2790" w:hanging="90"/>
      </w:pPr>
      <w:r>
        <w:rPr>
          <w:vertAlign w:val="superscript"/>
        </w:rPr>
        <w:t>b</w:t>
      </w:r>
      <w:r w:rsidR="0044791D" w:rsidRPr="0044791D">
        <w:t xml:space="preserve"> The urban/rural disaggregate uses the [</w:t>
      </w:r>
      <w:r w:rsidR="0044791D" w:rsidRPr="00E538AE">
        <w:rPr>
          <w:highlight w:val="yellow"/>
        </w:rPr>
        <w:t>Country</w:t>
      </w:r>
      <w:r w:rsidR="0044791D" w:rsidRPr="0044791D">
        <w:t>]-specific definition of urban and rural reflected in the sampling frame at the time the sample was drawn.</w:t>
      </w:r>
      <w:r w:rsidR="00155334" w:rsidRPr="003043C9">
        <w:t xml:space="preserve"> </w:t>
      </w:r>
    </w:p>
    <w:p w14:paraId="0F2EC529" w14:textId="59DB82EA" w:rsidR="00FC335F" w:rsidRDefault="00740CF5" w:rsidP="00654C31">
      <w:pPr>
        <w:pStyle w:val="TF-TblFN"/>
        <w:spacing w:before="0" w:line="276" w:lineRule="auto"/>
        <w:ind w:left="0" w:firstLine="0"/>
      </w:pPr>
      <w:r w:rsidRPr="003043C9">
        <w:t xml:space="preserve">Source: </w:t>
      </w:r>
      <w:r w:rsidR="002628DA">
        <w:t>[</w:t>
      </w:r>
      <w:r w:rsidR="00575956" w:rsidRPr="00C71A55">
        <w:rPr>
          <w:highlight w:val="yellow"/>
        </w:rPr>
        <w:t>National Statistics Office</w:t>
      </w:r>
      <w:r w:rsidR="002628DA">
        <w:rPr>
          <w:highlight w:val="yellow"/>
        </w:rPr>
        <w:t>]</w:t>
      </w:r>
      <w:r w:rsidRPr="002628DA">
        <w:t xml:space="preserve"> data </w:t>
      </w:r>
      <w:commentRangeStart w:id="110"/>
      <w:r w:rsidRPr="003043C9">
        <w:rPr>
          <w:highlight w:val="yellow"/>
        </w:rPr>
        <w:t>[Elaborate here]</w:t>
      </w:r>
      <w:r w:rsidRPr="003043C9">
        <w:t>.</w:t>
      </w:r>
      <w:commentRangeEnd w:id="110"/>
      <w:r w:rsidR="00FD5F88">
        <w:rPr>
          <w:rStyle w:val="CommentReference"/>
          <w:rFonts w:eastAsia="Arial" w:cs="Arial"/>
          <w:color w:val="000000"/>
        </w:rPr>
        <w:commentReference w:id="110"/>
      </w:r>
      <w:bookmarkStart w:id="111" w:name="_Toc400542601"/>
      <w:bookmarkStart w:id="112" w:name="_Toc414874486"/>
    </w:p>
    <w:p w14:paraId="3F4C7B34" w14:textId="7698B49E" w:rsidR="002709B1" w:rsidRDefault="002709B1" w:rsidP="00654C31">
      <w:pPr>
        <w:pStyle w:val="TF-TblFN"/>
        <w:spacing w:before="0" w:line="276" w:lineRule="auto"/>
        <w:ind w:left="0" w:firstLine="0"/>
      </w:pPr>
    </w:p>
    <w:p w14:paraId="65BEC3CD" w14:textId="76CB80E1" w:rsidR="002709B1" w:rsidRDefault="002709B1" w:rsidP="002709B1">
      <w:pPr>
        <w:pStyle w:val="Tabletitle"/>
      </w:pPr>
      <w:bookmarkStart w:id="113" w:name="_Toc63673056"/>
      <w:r w:rsidRPr="002709B1">
        <w:t>Table 1.2.4: Number of Hou</w:t>
      </w:r>
      <w:r w:rsidR="004D47BD">
        <w:t>seholds in the ZOI involved in A</w:t>
      </w:r>
      <w:r w:rsidRPr="002709B1">
        <w:t>griculture, by Category, [</w:t>
      </w:r>
      <w:r w:rsidRPr="002709B1">
        <w:rPr>
          <w:highlight w:val="yellow"/>
        </w:rPr>
        <w:t>Country</w:t>
      </w:r>
      <w:r w:rsidRPr="002709B1">
        <w:t>] [</w:t>
      </w:r>
      <w:r w:rsidRPr="002709B1">
        <w:rPr>
          <w:highlight w:val="yellow"/>
        </w:rPr>
        <w:t>Year</w:t>
      </w:r>
      <w:r w:rsidRPr="002709B1">
        <w:t>]</w:t>
      </w:r>
      <w:bookmarkEnd w:id="113"/>
    </w:p>
    <w:tbl>
      <w:tblPr>
        <w:tblW w:w="7840" w:type="dxa"/>
        <w:tblLook w:val="04A0" w:firstRow="1" w:lastRow="0" w:firstColumn="1" w:lastColumn="0" w:noHBand="0" w:noVBand="1"/>
      </w:tblPr>
      <w:tblGrid>
        <w:gridCol w:w="5240"/>
        <w:gridCol w:w="1300"/>
        <w:gridCol w:w="1300"/>
      </w:tblGrid>
      <w:tr w:rsidR="002709B1" w:rsidRPr="002709B1" w14:paraId="6DAEB566" w14:textId="77777777" w:rsidTr="00114F82">
        <w:trPr>
          <w:trHeight w:val="259"/>
        </w:trPr>
        <w:tc>
          <w:tcPr>
            <w:tcW w:w="5240" w:type="dxa"/>
            <w:tcBorders>
              <w:top w:val="single" w:sz="4" w:space="0" w:color="auto"/>
              <w:left w:val="nil"/>
              <w:bottom w:val="single" w:sz="4" w:space="0" w:color="auto"/>
              <w:right w:val="nil"/>
            </w:tcBorders>
            <w:shd w:val="clear" w:color="000000" w:fill="387990"/>
            <w:vAlign w:val="center"/>
            <w:hideMark/>
          </w:tcPr>
          <w:p w14:paraId="1BCDA024" w14:textId="77777777" w:rsidR="002709B1" w:rsidRPr="002709B1" w:rsidRDefault="002709B1" w:rsidP="006B68BE">
            <w:pPr>
              <w:widowControl/>
              <w:spacing w:line="240" w:lineRule="auto"/>
              <w:rPr>
                <w:rFonts w:eastAsia="Times New Roman" w:cs="Times New Roman"/>
                <w:b/>
                <w:bCs/>
                <w:color w:val="FFFFFF"/>
                <w:sz w:val="20"/>
                <w:szCs w:val="20"/>
              </w:rPr>
            </w:pPr>
            <w:r w:rsidRPr="002709B1">
              <w:rPr>
                <w:rFonts w:eastAsia="Times New Roman" w:cs="Times New Roman"/>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center"/>
            <w:hideMark/>
          </w:tcPr>
          <w:p w14:paraId="3A853EB3" w14:textId="77777777" w:rsidR="002709B1" w:rsidRPr="002709B1" w:rsidRDefault="002709B1" w:rsidP="006B68BE">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Number</w:t>
            </w:r>
            <w:r w:rsidRPr="002709B1">
              <w:rPr>
                <w:rFonts w:eastAsia="Times New Roman" w:cs="Times New Roman"/>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24C326A8"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Percent</w:t>
            </w:r>
          </w:p>
        </w:tc>
      </w:tr>
      <w:tr w:rsidR="002709B1" w:rsidRPr="002709B1" w14:paraId="73C14E8F" w14:textId="77777777" w:rsidTr="00114F82">
        <w:trPr>
          <w:trHeight w:val="259"/>
        </w:trPr>
        <w:tc>
          <w:tcPr>
            <w:tcW w:w="5240" w:type="dxa"/>
            <w:tcBorders>
              <w:top w:val="nil"/>
              <w:left w:val="nil"/>
              <w:bottom w:val="single" w:sz="4" w:space="0" w:color="auto"/>
              <w:right w:val="nil"/>
            </w:tcBorders>
            <w:shd w:val="clear" w:color="auto" w:fill="auto"/>
            <w:noWrap/>
            <w:vAlign w:val="bottom"/>
            <w:hideMark/>
          </w:tcPr>
          <w:p w14:paraId="6271F700"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Total number of households involved in agriculture</w:t>
            </w:r>
          </w:p>
        </w:tc>
        <w:tc>
          <w:tcPr>
            <w:tcW w:w="1300" w:type="dxa"/>
            <w:tcBorders>
              <w:top w:val="nil"/>
              <w:left w:val="nil"/>
              <w:bottom w:val="single" w:sz="4" w:space="0" w:color="auto"/>
              <w:right w:val="nil"/>
            </w:tcBorders>
            <w:shd w:val="clear" w:color="auto" w:fill="auto"/>
            <w:noWrap/>
            <w:vAlign w:val="bottom"/>
            <w:hideMark/>
          </w:tcPr>
          <w:p w14:paraId="491D9909"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single" w:sz="4" w:space="0" w:color="auto"/>
              <w:left w:val="nil"/>
              <w:bottom w:val="single" w:sz="4" w:space="0" w:color="auto"/>
              <w:right w:val="nil"/>
            </w:tcBorders>
            <w:shd w:val="clear" w:color="auto" w:fill="auto"/>
            <w:vAlign w:val="center"/>
            <w:hideMark/>
          </w:tcPr>
          <w:p w14:paraId="0F84C68A"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59EC6FE3" w14:textId="77777777" w:rsidTr="00114F82">
        <w:trPr>
          <w:trHeight w:val="259"/>
        </w:trPr>
        <w:tc>
          <w:tcPr>
            <w:tcW w:w="7840" w:type="dxa"/>
            <w:gridSpan w:val="3"/>
            <w:tcBorders>
              <w:top w:val="single" w:sz="4" w:space="0" w:color="auto"/>
              <w:left w:val="nil"/>
              <w:bottom w:val="single" w:sz="4" w:space="0" w:color="auto"/>
              <w:right w:val="nil"/>
            </w:tcBorders>
            <w:shd w:val="clear" w:color="000000" w:fill="DBE7F3"/>
            <w:vAlign w:val="center"/>
            <w:hideMark/>
          </w:tcPr>
          <w:p w14:paraId="59EFA727" w14:textId="634FF32E"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lastRenderedPageBreak/>
              <w:t xml:space="preserve">Total number of households, by crop </w:t>
            </w:r>
            <w:commentRangeStart w:id="114"/>
            <w:r w:rsidRPr="002709B1">
              <w:rPr>
                <w:rFonts w:eastAsia="Times New Roman" w:cs="Times New Roman"/>
                <w:b/>
                <w:bCs/>
                <w:color w:val="auto"/>
                <w:sz w:val="20"/>
                <w:szCs w:val="20"/>
              </w:rPr>
              <w:t>cultivated</w:t>
            </w:r>
            <w:commentRangeEnd w:id="114"/>
            <w:r w:rsidR="00945A2C">
              <w:rPr>
                <w:rStyle w:val="CommentReference"/>
              </w:rPr>
              <w:commentReference w:id="114"/>
            </w:r>
          </w:p>
        </w:tc>
      </w:tr>
      <w:tr w:rsidR="002709B1" w:rsidRPr="002709B1" w14:paraId="7B4C0C50" w14:textId="77777777" w:rsidTr="00114F82">
        <w:trPr>
          <w:trHeight w:val="259"/>
        </w:trPr>
        <w:tc>
          <w:tcPr>
            <w:tcW w:w="5240" w:type="dxa"/>
            <w:tcBorders>
              <w:top w:val="nil"/>
              <w:left w:val="nil"/>
              <w:bottom w:val="single" w:sz="4" w:space="0" w:color="auto"/>
              <w:right w:val="nil"/>
            </w:tcBorders>
            <w:shd w:val="clear" w:color="auto" w:fill="auto"/>
            <w:noWrap/>
            <w:vAlign w:val="bottom"/>
            <w:hideMark/>
          </w:tcPr>
          <w:p w14:paraId="5E8D46CF" w14:textId="0D311763"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Any crop</w:t>
            </w:r>
          </w:p>
        </w:tc>
        <w:tc>
          <w:tcPr>
            <w:tcW w:w="1300" w:type="dxa"/>
            <w:tcBorders>
              <w:top w:val="nil"/>
              <w:left w:val="nil"/>
              <w:bottom w:val="single" w:sz="4" w:space="0" w:color="auto"/>
              <w:right w:val="nil"/>
            </w:tcBorders>
            <w:shd w:val="clear" w:color="auto" w:fill="auto"/>
            <w:noWrap/>
            <w:vAlign w:val="bottom"/>
            <w:hideMark/>
          </w:tcPr>
          <w:p w14:paraId="6CE249E4"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nil"/>
              <w:left w:val="nil"/>
              <w:bottom w:val="nil"/>
              <w:right w:val="nil"/>
            </w:tcBorders>
            <w:shd w:val="clear" w:color="auto" w:fill="auto"/>
            <w:vAlign w:val="center"/>
            <w:hideMark/>
          </w:tcPr>
          <w:p w14:paraId="40398FBD" w14:textId="77777777" w:rsidR="002709B1" w:rsidRPr="002709B1" w:rsidRDefault="002709B1" w:rsidP="002709B1">
            <w:pPr>
              <w:widowControl/>
              <w:spacing w:line="240" w:lineRule="auto"/>
              <w:rPr>
                <w:rFonts w:eastAsia="Times New Roman" w:cs="Times New Roman"/>
                <w:b/>
                <w:bCs/>
                <w:sz w:val="20"/>
                <w:szCs w:val="20"/>
              </w:rPr>
            </w:pPr>
          </w:p>
        </w:tc>
      </w:tr>
      <w:tr w:rsidR="002709B1" w:rsidRPr="002709B1" w14:paraId="55DBFB84" w14:textId="77777777" w:rsidTr="00114F82">
        <w:trPr>
          <w:trHeight w:val="259"/>
        </w:trPr>
        <w:tc>
          <w:tcPr>
            <w:tcW w:w="5240" w:type="dxa"/>
            <w:tcBorders>
              <w:top w:val="nil"/>
              <w:left w:val="nil"/>
              <w:bottom w:val="nil"/>
              <w:right w:val="nil"/>
            </w:tcBorders>
            <w:shd w:val="clear" w:color="auto" w:fill="auto"/>
            <w:noWrap/>
            <w:vAlign w:val="bottom"/>
            <w:hideMark/>
          </w:tcPr>
          <w:p w14:paraId="2F81644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Maize</w:t>
            </w:r>
          </w:p>
        </w:tc>
        <w:tc>
          <w:tcPr>
            <w:tcW w:w="1300" w:type="dxa"/>
            <w:tcBorders>
              <w:top w:val="nil"/>
              <w:left w:val="nil"/>
              <w:bottom w:val="nil"/>
              <w:right w:val="nil"/>
            </w:tcBorders>
            <w:shd w:val="clear" w:color="auto" w:fill="auto"/>
            <w:noWrap/>
            <w:vAlign w:val="bottom"/>
            <w:hideMark/>
          </w:tcPr>
          <w:p w14:paraId="11F0E484" w14:textId="77777777" w:rsidR="002709B1" w:rsidRPr="002709B1" w:rsidRDefault="002709B1" w:rsidP="002709B1">
            <w:pPr>
              <w:widowControl/>
              <w:spacing w:line="240" w:lineRule="auto"/>
              <w:ind w:firstLineChars="100" w:firstLine="200"/>
              <w:rPr>
                <w:rFonts w:eastAsia="Times New Roman" w:cs="Times New Roman"/>
                <w:sz w:val="20"/>
                <w:szCs w:val="20"/>
              </w:rPr>
            </w:pPr>
          </w:p>
        </w:tc>
        <w:tc>
          <w:tcPr>
            <w:tcW w:w="1300" w:type="dxa"/>
            <w:tcBorders>
              <w:top w:val="single" w:sz="4" w:space="0" w:color="auto"/>
              <w:left w:val="nil"/>
              <w:bottom w:val="nil"/>
              <w:right w:val="nil"/>
            </w:tcBorders>
            <w:shd w:val="clear" w:color="auto" w:fill="auto"/>
            <w:vAlign w:val="center"/>
            <w:hideMark/>
          </w:tcPr>
          <w:p w14:paraId="617B64EE"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65DBA2F1" w14:textId="77777777" w:rsidTr="00114F82">
        <w:trPr>
          <w:trHeight w:val="259"/>
        </w:trPr>
        <w:tc>
          <w:tcPr>
            <w:tcW w:w="7840" w:type="dxa"/>
            <w:gridSpan w:val="3"/>
            <w:tcBorders>
              <w:top w:val="single" w:sz="4" w:space="0" w:color="auto"/>
              <w:left w:val="nil"/>
              <w:bottom w:val="single" w:sz="4" w:space="0" w:color="auto"/>
              <w:right w:val="nil"/>
            </w:tcBorders>
            <w:shd w:val="clear" w:color="000000" w:fill="DBE7F3"/>
            <w:vAlign w:val="center"/>
            <w:hideMark/>
          </w:tcPr>
          <w:p w14:paraId="734CD6DC" w14:textId="77777777"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t xml:space="preserve">Total number of households, by </w:t>
            </w:r>
            <w:commentRangeStart w:id="115"/>
            <w:r w:rsidRPr="002709B1">
              <w:rPr>
                <w:rFonts w:eastAsia="Times New Roman" w:cs="Times New Roman"/>
                <w:b/>
                <w:bCs/>
                <w:color w:val="auto"/>
                <w:sz w:val="20"/>
                <w:szCs w:val="20"/>
              </w:rPr>
              <w:t>livestock owned</w:t>
            </w:r>
            <w:commentRangeEnd w:id="115"/>
            <w:r w:rsidR="00183DDD">
              <w:rPr>
                <w:rStyle w:val="CommentReference"/>
              </w:rPr>
              <w:commentReference w:id="115"/>
            </w:r>
          </w:p>
        </w:tc>
      </w:tr>
      <w:tr w:rsidR="002709B1" w:rsidRPr="002709B1" w14:paraId="656FD090"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3606DC7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Milk cows or bulls</w:t>
            </w:r>
          </w:p>
        </w:tc>
        <w:tc>
          <w:tcPr>
            <w:tcW w:w="1300" w:type="dxa"/>
            <w:tcBorders>
              <w:top w:val="nil"/>
              <w:left w:val="nil"/>
              <w:bottom w:val="single" w:sz="4" w:space="0" w:color="auto"/>
              <w:right w:val="nil"/>
            </w:tcBorders>
            <w:shd w:val="clear" w:color="auto" w:fill="auto"/>
            <w:noWrap/>
            <w:vAlign w:val="center"/>
            <w:hideMark/>
          </w:tcPr>
          <w:p w14:paraId="404527D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38170035"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7E2D2F4D"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0DA0FFF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Other cattle</w:t>
            </w:r>
          </w:p>
        </w:tc>
        <w:tc>
          <w:tcPr>
            <w:tcW w:w="1300" w:type="dxa"/>
            <w:tcBorders>
              <w:top w:val="nil"/>
              <w:left w:val="nil"/>
              <w:bottom w:val="single" w:sz="4" w:space="0" w:color="auto"/>
              <w:right w:val="nil"/>
            </w:tcBorders>
            <w:shd w:val="clear" w:color="auto" w:fill="auto"/>
            <w:noWrap/>
            <w:vAlign w:val="center"/>
            <w:hideMark/>
          </w:tcPr>
          <w:p w14:paraId="7487ECB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D91D1E0"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092C1D22"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267C8E4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Horses, donkeys, or mules</w:t>
            </w:r>
          </w:p>
        </w:tc>
        <w:tc>
          <w:tcPr>
            <w:tcW w:w="1300" w:type="dxa"/>
            <w:tcBorders>
              <w:top w:val="nil"/>
              <w:left w:val="nil"/>
              <w:bottom w:val="single" w:sz="4" w:space="0" w:color="auto"/>
              <w:right w:val="nil"/>
            </w:tcBorders>
            <w:shd w:val="clear" w:color="auto" w:fill="auto"/>
            <w:noWrap/>
            <w:vAlign w:val="center"/>
            <w:hideMark/>
          </w:tcPr>
          <w:p w14:paraId="136A92C2"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A8CDDF6"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6C46D9AD"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7C66511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Goats</w:t>
            </w:r>
          </w:p>
        </w:tc>
        <w:tc>
          <w:tcPr>
            <w:tcW w:w="1300" w:type="dxa"/>
            <w:tcBorders>
              <w:top w:val="nil"/>
              <w:left w:val="nil"/>
              <w:bottom w:val="single" w:sz="4" w:space="0" w:color="auto"/>
              <w:right w:val="nil"/>
            </w:tcBorders>
            <w:shd w:val="clear" w:color="auto" w:fill="auto"/>
            <w:noWrap/>
            <w:vAlign w:val="center"/>
            <w:hideMark/>
          </w:tcPr>
          <w:p w14:paraId="7C416127"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338FCCA"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4FA93A0C"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7519AB45"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Sheep</w:t>
            </w:r>
          </w:p>
        </w:tc>
        <w:tc>
          <w:tcPr>
            <w:tcW w:w="1300" w:type="dxa"/>
            <w:tcBorders>
              <w:top w:val="nil"/>
              <w:left w:val="nil"/>
              <w:bottom w:val="single" w:sz="4" w:space="0" w:color="auto"/>
              <w:right w:val="nil"/>
            </w:tcBorders>
            <w:shd w:val="clear" w:color="auto" w:fill="auto"/>
            <w:noWrap/>
            <w:vAlign w:val="center"/>
            <w:hideMark/>
          </w:tcPr>
          <w:p w14:paraId="74CC65C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6069A343"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2AED9D48"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2A24D01A"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Chickens or other poultry</w:t>
            </w:r>
          </w:p>
        </w:tc>
        <w:tc>
          <w:tcPr>
            <w:tcW w:w="1300" w:type="dxa"/>
            <w:tcBorders>
              <w:top w:val="nil"/>
              <w:left w:val="nil"/>
              <w:bottom w:val="single" w:sz="4" w:space="0" w:color="auto"/>
              <w:right w:val="nil"/>
            </w:tcBorders>
            <w:shd w:val="clear" w:color="auto" w:fill="auto"/>
            <w:noWrap/>
            <w:vAlign w:val="center"/>
            <w:hideMark/>
          </w:tcPr>
          <w:p w14:paraId="615044F1"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F71C709"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1229DB" w:rsidRPr="002709B1" w14:paraId="310908F2" w14:textId="77777777" w:rsidTr="00114F82">
        <w:trPr>
          <w:trHeight w:val="259"/>
        </w:trPr>
        <w:tc>
          <w:tcPr>
            <w:tcW w:w="5240" w:type="dxa"/>
            <w:tcBorders>
              <w:top w:val="nil"/>
              <w:left w:val="nil"/>
              <w:bottom w:val="single" w:sz="4" w:space="0" w:color="auto"/>
              <w:right w:val="nil"/>
            </w:tcBorders>
            <w:shd w:val="clear" w:color="auto" w:fill="auto"/>
            <w:noWrap/>
            <w:vAlign w:val="center"/>
          </w:tcPr>
          <w:p w14:paraId="1F9FD626" w14:textId="77B4BFBC" w:rsidR="001229DB" w:rsidRPr="002709B1" w:rsidRDefault="001229DB" w:rsidP="002709B1">
            <w:pPr>
              <w:widowControl/>
              <w:spacing w:line="240" w:lineRule="auto"/>
              <w:ind w:firstLineChars="100" w:firstLine="200"/>
              <w:rPr>
                <w:rFonts w:eastAsia="Times New Roman" w:cs="Times New Roman"/>
                <w:sz w:val="20"/>
                <w:szCs w:val="20"/>
              </w:rPr>
            </w:pPr>
            <w:r>
              <w:rPr>
                <w:rFonts w:eastAsia="Times New Roman" w:cs="Times New Roman"/>
                <w:sz w:val="20"/>
                <w:szCs w:val="20"/>
              </w:rPr>
              <w:t>Any other livestock</w:t>
            </w:r>
          </w:p>
        </w:tc>
        <w:tc>
          <w:tcPr>
            <w:tcW w:w="1300" w:type="dxa"/>
            <w:tcBorders>
              <w:top w:val="nil"/>
              <w:left w:val="nil"/>
              <w:bottom w:val="single" w:sz="4" w:space="0" w:color="auto"/>
              <w:right w:val="nil"/>
            </w:tcBorders>
            <w:shd w:val="clear" w:color="auto" w:fill="auto"/>
            <w:noWrap/>
            <w:vAlign w:val="center"/>
          </w:tcPr>
          <w:p w14:paraId="51E7309E" w14:textId="77777777" w:rsidR="001229DB" w:rsidRPr="002709B1" w:rsidRDefault="001229DB" w:rsidP="002709B1">
            <w:pPr>
              <w:widowControl/>
              <w:spacing w:line="240" w:lineRule="auto"/>
              <w:ind w:firstLineChars="100" w:firstLine="200"/>
              <w:rPr>
                <w:rFonts w:eastAsia="Times New Roman" w:cs="Times New Roman"/>
                <w:sz w:val="20"/>
                <w:szCs w:val="20"/>
              </w:rPr>
            </w:pPr>
          </w:p>
        </w:tc>
        <w:tc>
          <w:tcPr>
            <w:tcW w:w="1300" w:type="dxa"/>
            <w:tcBorders>
              <w:top w:val="nil"/>
              <w:left w:val="nil"/>
              <w:bottom w:val="single" w:sz="4" w:space="0" w:color="auto"/>
              <w:right w:val="nil"/>
            </w:tcBorders>
            <w:shd w:val="clear" w:color="auto" w:fill="auto"/>
            <w:vAlign w:val="center"/>
          </w:tcPr>
          <w:p w14:paraId="2D40FBCF" w14:textId="77777777" w:rsidR="001229DB" w:rsidRPr="002709B1" w:rsidRDefault="001229DB" w:rsidP="002709B1">
            <w:pPr>
              <w:widowControl/>
              <w:spacing w:line="240" w:lineRule="auto"/>
              <w:rPr>
                <w:rFonts w:eastAsia="Times New Roman" w:cs="Times New Roman"/>
                <w:sz w:val="20"/>
                <w:szCs w:val="20"/>
              </w:rPr>
            </w:pPr>
          </w:p>
        </w:tc>
      </w:tr>
      <w:tr w:rsidR="002709B1" w:rsidRPr="002709B1" w14:paraId="70D660ED"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78B7940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Fish</w:t>
            </w:r>
          </w:p>
        </w:tc>
        <w:tc>
          <w:tcPr>
            <w:tcW w:w="1300" w:type="dxa"/>
            <w:tcBorders>
              <w:top w:val="nil"/>
              <w:left w:val="nil"/>
              <w:bottom w:val="single" w:sz="4" w:space="0" w:color="auto"/>
              <w:right w:val="nil"/>
            </w:tcBorders>
            <w:shd w:val="clear" w:color="auto" w:fill="auto"/>
            <w:noWrap/>
            <w:vAlign w:val="center"/>
            <w:hideMark/>
          </w:tcPr>
          <w:p w14:paraId="35B74F60"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46CE692"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bl>
    <w:p w14:paraId="31FE18B9" w14:textId="77777777" w:rsidR="002709B1" w:rsidRPr="002709B1" w:rsidRDefault="002709B1" w:rsidP="002709B1">
      <w:pPr>
        <w:pStyle w:val="TF-TblFN"/>
        <w:spacing w:before="0" w:line="276" w:lineRule="auto"/>
        <w:ind w:left="0" w:right="2790" w:firstLine="0"/>
      </w:pPr>
      <w:r w:rsidRPr="002709B1">
        <w:rPr>
          <w:vertAlign w:val="superscript"/>
        </w:rPr>
        <w:t>a</w:t>
      </w:r>
      <w:r w:rsidRPr="002709B1">
        <w:t xml:space="preserve"> Number of households in the population.</w:t>
      </w:r>
      <w:r w:rsidRPr="002709B1">
        <w:tab/>
      </w:r>
      <w:r w:rsidRPr="002709B1">
        <w:tab/>
      </w:r>
    </w:p>
    <w:p w14:paraId="10531761" w14:textId="77777777" w:rsidR="008B7B86" w:rsidRDefault="002709B1" w:rsidP="002709B1">
      <w:pPr>
        <w:pStyle w:val="TF-TblFN"/>
        <w:spacing w:before="0" w:line="276" w:lineRule="auto"/>
        <w:ind w:left="0" w:right="1530" w:firstLine="0"/>
      </w:pPr>
      <w:r w:rsidRPr="002709B1">
        <w:t>Note</w:t>
      </w:r>
      <w:r w:rsidR="008B7B86">
        <w:t>s</w:t>
      </w:r>
      <w:r w:rsidRPr="002709B1">
        <w:t xml:space="preserve">: </w:t>
      </w:r>
    </w:p>
    <w:p w14:paraId="7C0737A3" w14:textId="3983CCC3" w:rsidR="002709B1" w:rsidRDefault="002709B1" w:rsidP="002709B1">
      <w:pPr>
        <w:pStyle w:val="TF-TblFN"/>
        <w:spacing w:before="0" w:line="276" w:lineRule="auto"/>
        <w:ind w:left="0" w:right="1530" w:firstLine="0"/>
      </w:pPr>
      <w:r w:rsidRPr="002709B1">
        <w:t>"Involved in agriculture" refers to ownership of the livestock presented in the tabl</w:t>
      </w:r>
      <w:r>
        <w:t>e or cultivation of any crops.</w:t>
      </w:r>
    </w:p>
    <w:p w14:paraId="7BEA6014" w14:textId="77777777" w:rsidR="008B7B86" w:rsidRDefault="008B7B86" w:rsidP="005C746D">
      <w:pPr>
        <w:pStyle w:val="TF-TblFN"/>
        <w:spacing w:before="0"/>
        <w:ind w:left="0" w:firstLine="0"/>
      </w:pPr>
      <w:r w:rsidRPr="00611084">
        <w:t>Targeted value chains included in the ZOI Survey included maize, fishpond aquaculture, and dairy farming.</w:t>
      </w:r>
    </w:p>
    <w:p w14:paraId="7A59B188" w14:textId="553A2452" w:rsidR="002709B1" w:rsidRDefault="002709B1" w:rsidP="002709B1">
      <w:pPr>
        <w:pStyle w:val="TF-TblFN"/>
        <w:spacing w:before="0" w:line="276" w:lineRule="auto"/>
        <w:ind w:left="0" w:firstLine="0"/>
      </w:pPr>
      <w:r w:rsidRPr="003043C9">
        <w:t xml:space="preserve">Source: </w:t>
      </w:r>
      <w:r>
        <w:t>[</w:t>
      </w:r>
      <w:r w:rsidRPr="00C71A55">
        <w:rPr>
          <w:highlight w:val="yellow"/>
        </w:rPr>
        <w:t>National Statistics Office</w:t>
      </w:r>
      <w:r>
        <w:rPr>
          <w:highlight w:val="yellow"/>
        </w:rPr>
        <w:t>]</w:t>
      </w:r>
      <w:r w:rsidRPr="002628DA">
        <w:t xml:space="preserve"> data </w:t>
      </w:r>
      <w:commentRangeStart w:id="116"/>
      <w:r w:rsidRPr="003043C9">
        <w:rPr>
          <w:highlight w:val="yellow"/>
        </w:rPr>
        <w:t>[Elaborate here]</w:t>
      </w:r>
      <w:r w:rsidRPr="003043C9">
        <w:t>.</w:t>
      </w:r>
      <w:commentRangeEnd w:id="116"/>
      <w:r>
        <w:rPr>
          <w:rStyle w:val="CommentReference"/>
          <w:rFonts w:eastAsia="Arial" w:cs="Arial"/>
          <w:color w:val="000000"/>
        </w:rPr>
        <w:commentReference w:id="116"/>
      </w:r>
    </w:p>
    <w:p w14:paraId="24046356" w14:textId="78B607E4" w:rsidR="002709B1" w:rsidRDefault="002709B1" w:rsidP="002709B1">
      <w:pPr>
        <w:pStyle w:val="TF-TblFN"/>
        <w:spacing w:before="0" w:line="276" w:lineRule="auto"/>
        <w:ind w:left="0" w:right="2790" w:firstLine="0"/>
      </w:pPr>
      <w:r>
        <w:tab/>
      </w:r>
    </w:p>
    <w:p w14:paraId="5267480D" w14:textId="679BCE55" w:rsidR="00180C28" w:rsidRDefault="00353403" w:rsidP="00FD5F88">
      <w:pPr>
        <w:pStyle w:val="Heading3"/>
        <w:numPr>
          <w:ilvl w:val="2"/>
          <w:numId w:val="24"/>
        </w:numPr>
        <w:ind w:hanging="684"/>
      </w:pPr>
      <w:bookmarkStart w:id="117" w:name="_Toc63673313"/>
      <w:r>
        <w:t xml:space="preserve">Climate and </w:t>
      </w:r>
      <w:r w:rsidR="004A6FDF">
        <w:t>a</w:t>
      </w:r>
      <w:r w:rsidR="00180C28" w:rsidRPr="00DF4DE5">
        <w:t>griculture in the ZOI</w:t>
      </w:r>
      <w:bookmarkEnd w:id="111"/>
      <w:bookmarkEnd w:id="112"/>
      <w:bookmarkEnd w:id="117"/>
    </w:p>
    <w:p w14:paraId="5F440B1D" w14:textId="56401E9D" w:rsidR="00E441BB" w:rsidRDefault="008A1B16" w:rsidP="00D3401F">
      <w:pPr>
        <w:pStyle w:val="BodyText1"/>
      </w:pPr>
      <w:commentRangeStart w:id="118"/>
      <w:r w:rsidRPr="00DF4DE5">
        <w:rPr>
          <w:highlight w:val="yellow"/>
        </w:rPr>
        <w:t xml:space="preserve">[Insert </w:t>
      </w:r>
      <w:r>
        <w:rPr>
          <w:highlight w:val="yellow"/>
        </w:rPr>
        <w:t>contextual</w:t>
      </w:r>
      <w:r w:rsidRPr="00DF4DE5">
        <w:rPr>
          <w:highlight w:val="yellow"/>
        </w:rPr>
        <w:t xml:space="preserve"> description</w:t>
      </w:r>
      <w:r w:rsidR="00D15693">
        <w:rPr>
          <w:highlight w:val="yellow"/>
        </w:rPr>
        <w:t xml:space="preserve"> of climate and agriculture according to instructions</w:t>
      </w:r>
      <w:r w:rsidRPr="00DF4DE5">
        <w:rPr>
          <w:highlight w:val="yellow"/>
        </w:rPr>
        <w:t>.]</w:t>
      </w:r>
      <w:r w:rsidRPr="002111CA">
        <w:t xml:space="preserve"> </w:t>
      </w:r>
      <w:commentRangeEnd w:id="118"/>
      <w:r w:rsidR="00D15693">
        <w:rPr>
          <w:rStyle w:val="CommentReference"/>
          <w:rFonts w:eastAsia="Arial" w:cs="Arial"/>
          <w:color w:val="000000"/>
        </w:rPr>
        <w:commentReference w:id="118"/>
      </w:r>
    </w:p>
    <w:p w14:paraId="3DF86307" w14:textId="74FE4B6D" w:rsidR="00BC0F95" w:rsidRDefault="00BF57A6" w:rsidP="00FD5F88">
      <w:pPr>
        <w:pStyle w:val="Heading2"/>
        <w:numPr>
          <w:ilvl w:val="1"/>
          <w:numId w:val="24"/>
        </w:numPr>
        <w:ind w:left="1440" w:hanging="702"/>
      </w:pPr>
      <w:bookmarkStart w:id="119" w:name="_Toc400542602"/>
      <w:bookmarkStart w:id="120" w:name="_Toc414874487"/>
      <w:bookmarkStart w:id="121" w:name="_Toc63673314"/>
      <w:r>
        <w:t>Purpose of t</w:t>
      </w:r>
      <w:r w:rsidR="00BC0F95" w:rsidRPr="00DF4DE5">
        <w:t xml:space="preserve">his </w:t>
      </w:r>
      <w:bookmarkEnd w:id="119"/>
      <w:bookmarkEnd w:id="120"/>
      <w:r>
        <w:t>a</w:t>
      </w:r>
      <w:r w:rsidR="007950B8">
        <w:t>ssessment</w:t>
      </w:r>
      <w:bookmarkEnd w:id="121"/>
    </w:p>
    <w:p w14:paraId="7CFBCF71" w14:textId="4C51D14C" w:rsidR="001E6208" w:rsidRDefault="00D109E6" w:rsidP="001E6208">
      <w:pPr>
        <w:pStyle w:val="BodyText1"/>
        <w:rPr>
          <w:highlight w:val="yellow"/>
        </w:rPr>
      </w:pPr>
      <w:r>
        <w:t xml:space="preserve">The purpose of this </w:t>
      </w:r>
      <w:r w:rsidRPr="00DF0B37">
        <w:t xml:space="preserve">assessment </w:t>
      </w:r>
      <w:r>
        <w:t>is to</w:t>
      </w:r>
      <w:r w:rsidRPr="00DF0B37">
        <w:t xml:space="preserve"> provide the U.S. Government interagency partners, </w:t>
      </w:r>
      <w:r w:rsidR="00FD3FAD">
        <w:t xml:space="preserve">United States Agency for International </w:t>
      </w:r>
      <w:r w:rsidR="00CC6AED">
        <w:t>Development</w:t>
      </w:r>
      <w:r w:rsidR="00FD3FAD">
        <w:t xml:space="preserve"> (</w:t>
      </w:r>
      <w:r w:rsidRPr="00DF0B37">
        <w:t>USAID</w:t>
      </w:r>
      <w:r w:rsidR="00FD3FAD">
        <w:t>)</w:t>
      </w:r>
      <w:r w:rsidRPr="00DF0B37">
        <w:t xml:space="preserve"> Bureau for Food Security (BFS), USAID</w:t>
      </w:r>
      <w:r>
        <w:t>/[</w:t>
      </w:r>
      <w:r w:rsidRPr="007950B8">
        <w:rPr>
          <w:highlight w:val="yellow"/>
        </w:rPr>
        <w:t>C</w:t>
      </w:r>
      <w:r>
        <w:rPr>
          <w:highlight w:val="yellow"/>
        </w:rPr>
        <w:t>ountry</w:t>
      </w:r>
      <w:r>
        <w:t>]</w:t>
      </w:r>
      <w:r w:rsidRPr="00DF0B37">
        <w:t xml:space="preserve">, </w:t>
      </w:r>
      <w:r>
        <w:t>[</w:t>
      </w:r>
      <w:r w:rsidRPr="007950B8">
        <w:rPr>
          <w:highlight w:val="yellow"/>
        </w:rPr>
        <w:t>C</w:t>
      </w:r>
      <w:r>
        <w:rPr>
          <w:highlight w:val="yellow"/>
        </w:rPr>
        <w:t>ountry</w:t>
      </w:r>
      <w:r>
        <w:t xml:space="preserve">] </w:t>
      </w:r>
      <w:r w:rsidRPr="00DF0B37">
        <w:t>government</w:t>
      </w:r>
      <w:r>
        <w:t>,</w:t>
      </w:r>
      <w:r w:rsidRPr="00DF0B37">
        <w:t xml:space="preserve"> and development partners with </w:t>
      </w:r>
      <w:r>
        <w:t>a baseline for Feed the Future phase two population-based ZOI indicators and enable the measurement of changes in indicator estimates and select demographic and household characteristics between [</w:t>
      </w:r>
      <w:r w:rsidR="00C147C6" w:rsidRPr="00C147C6">
        <w:rPr>
          <w:highlight w:val="yellow"/>
        </w:rPr>
        <w:t>Survey y</w:t>
      </w:r>
      <w:r w:rsidR="00C147C6">
        <w:rPr>
          <w:highlight w:val="yellow"/>
        </w:rPr>
        <w:t>ear</w:t>
      </w:r>
      <w:r w:rsidR="00C147C6" w:rsidRPr="00C147C6">
        <w:rPr>
          <w:highlight w:val="yellow"/>
        </w:rPr>
        <w:t>(s)</w:t>
      </w:r>
      <w:r>
        <w:t>] and future Feed the Future ZOI Surveys</w:t>
      </w:r>
      <w:r w:rsidRPr="00DF0B37">
        <w:t>.</w:t>
      </w:r>
      <w:r>
        <w:t xml:space="preserve"> However, the </w:t>
      </w:r>
      <w:r w:rsidRPr="00F31D75">
        <w:t xml:space="preserve">Feed the Future ZOI </w:t>
      </w:r>
      <w:r w:rsidR="00C147C6">
        <w:t>S</w:t>
      </w:r>
      <w:r>
        <w:t>urvey</w:t>
      </w:r>
      <w:r w:rsidR="00C147C6">
        <w:t>s</w:t>
      </w:r>
      <w:r>
        <w:t xml:space="preserve"> </w:t>
      </w:r>
      <w:r w:rsidR="00C147C6">
        <w:t>are</w:t>
      </w:r>
      <w:r>
        <w:t xml:space="preserve"> not designed</w:t>
      </w:r>
      <w:r w:rsidRPr="00F31D75">
        <w:t xml:space="preserve"> to support conclusions of causality or program attribution</w:t>
      </w:r>
      <w:r w:rsidR="00F31D75" w:rsidRPr="00F31D75">
        <w:t>.</w:t>
      </w:r>
      <w:r w:rsidR="008A1B16" w:rsidRPr="009F1D7B">
        <w:rPr>
          <w:highlight w:val="yellow"/>
        </w:rPr>
        <w:t xml:space="preserve"> </w:t>
      </w:r>
    </w:p>
    <w:p w14:paraId="5B993427" w14:textId="77777777" w:rsidR="001E6208" w:rsidRDefault="001E6208">
      <w:pPr>
        <w:widowControl/>
        <w:spacing w:line="240" w:lineRule="auto"/>
        <w:rPr>
          <w:rFonts w:eastAsia="Calibri" w:cs="Times New Roman"/>
          <w:color w:val="auto"/>
          <w:sz w:val="22"/>
          <w:highlight w:val="yellow"/>
        </w:rPr>
      </w:pPr>
      <w:r>
        <w:rPr>
          <w:highlight w:val="yellow"/>
        </w:rPr>
        <w:br w:type="page"/>
      </w:r>
    </w:p>
    <w:p w14:paraId="60FBC927" w14:textId="5499F445" w:rsidR="00BC0F95" w:rsidRPr="00381077" w:rsidRDefault="004029CD" w:rsidP="00381077">
      <w:pPr>
        <w:pStyle w:val="Heading1"/>
        <w:ind w:left="720" w:hanging="360"/>
      </w:pPr>
      <w:bookmarkStart w:id="122" w:name="_Toc400542603"/>
      <w:bookmarkStart w:id="123" w:name="_Toc63673315"/>
      <w:r w:rsidRPr="00381077">
        <w:lastRenderedPageBreak/>
        <w:t>M</w:t>
      </w:r>
      <w:r>
        <w:t>ethodolog</w:t>
      </w:r>
      <w:r w:rsidR="0093138D">
        <w:t>y</w:t>
      </w:r>
      <w:r>
        <w:t xml:space="preserve"> </w:t>
      </w:r>
      <w:r w:rsidR="00381077">
        <w:t>for o</w:t>
      </w:r>
      <w:r w:rsidR="00BC0F95" w:rsidRPr="00381077">
        <w:t xml:space="preserve">btaining </w:t>
      </w:r>
      <w:r w:rsidR="00381077">
        <w:t>values for Feed the Future i</w:t>
      </w:r>
      <w:r w:rsidR="00BC0F95" w:rsidRPr="00381077">
        <w:t>ndicators</w:t>
      </w:r>
      <w:bookmarkEnd w:id="122"/>
      <w:bookmarkEnd w:id="123"/>
    </w:p>
    <w:p w14:paraId="3660D8CD" w14:textId="65330DCA" w:rsidR="00BC0F95" w:rsidRPr="00DF4DE5" w:rsidRDefault="00BC0F95" w:rsidP="00D3401F">
      <w:pPr>
        <w:pStyle w:val="BodyText1"/>
      </w:pPr>
      <w:r w:rsidRPr="00DF4DE5">
        <w:t xml:space="preserve">This </w:t>
      </w:r>
      <w:r w:rsidR="00BC36E6" w:rsidRPr="00BC36E6">
        <w:t>chapter</w:t>
      </w:r>
      <w:r w:rsidR="00BC36E6" w:rsidRPr="00DF4DE5">
        <w:t xml:space="preserve"> </w:t>
      </w:r>
      <w:r w:rsidRPr="00DF4DE5">
        <w:t xml:space="preserve">describes the methodology used to obtain the Feed the Future </w:t>
      </w:r>
      <w:r w:rsidR="007950B8">
        <w:t xml:space="preserve">population-based </w:t>
      </w:r>
      <w:r w:rsidR="00467639">
        <w:t xml:space="preserve">ZOI </w:t>
      </w:r>
      <w:r w:rsidRPr="00DF4DE5">
        <w:t>indicators. It provides information on the data sources and describes measures and reporting conventions used throughout the report.</w:t>
      </w:r>
    </w:p>
    <w:p w14:paraId="3C69FF13" w14:textId="633C2AE4" w:rsidR="00BC0F95" w:rsidRPr="00DF4DE5" w:rsidRDefault="003616B6" w:rsidP="00FD5F88">
      <w:pPr>
        <w:pStyle w:val="Heading2"/>
        <w:numPr>
          <w:ilvl w:val="1"/>
          <w:numId w:val="20"/>
        </w:numPr>
        <w:ind w:left="1440" w:hanging="720"/>
      </w:pPr>
      <w:bookmarkStart w:id="124" w:name="_Toc63673316"/>
      <w:r>
        <w:t>Methodology</w:t>
      </w:r>
      <w:bookmarkEnd w:id="124"/>
    </w:p>
    <w:p w14:paraId="50680E50" w14:textId="7EC03B0B" w:rsidR="00BC0F95" w:rsidRDefault="00BC0F95" w:rsidP="00D3401F">
      <w:pPr>
        <w:pStyle w:val="BodyText1"/>
      </w:pPr>
      <w:r w:rsidRPr="00DF4DE5">
        <w:t xml:space="preserve">This </w:t>
      </w:r>
      <w:r w:rsidR="00316E24">
        <w:t>s</w:t>
      </w:r>
      <w:r w:rsidR="00EA5FC7">
        <w:t>ection</w:t>
      </w:r>
      <w:r w:rsidRPr="00DF4DE5">
        <w:t xml:space="preserve"> describes the </w:t>
      </w:r>
      <w:r w:rsidR="00467639">
        <w:t>Feed the Future [</w:t>
      </w:r>
      <w:r w:rsidR="00467639" w:rsidRPr="00467639">
        <w:rPr>
          <w:highlight w:val="yellow"/>
        </w:rPr>
        <w:t>C</w:t>
      </w:r>
      <w:r w:rsidR="00C147C6">
        <w:rPr>
          <w:highlight w:val="yellow"/>
        </w:rPr>
        <w:t>ountry</w:t>
      </w:r>
      <w:r w:rsidR="00467639">
        <w:t xml:space="preserve">] </w:t>
      </w:r>
      <w:r w:rsidR="00573A29">
        <w:t>ZOI Survey</w:t>
      </w:r>
      <w:r w:rsidR="00066905">
        <w:t xml:space="preserve"> </w:t>
      </w:r>
      <w:r w:rsidR="00C147C6">
        <w:t>[</w:t>
      </w:r>
      <w:r w:rsidR="00C147C6" w:rsidRPr="00C147C6">
        <w:rPr>
          <w:highlight w:val="yellow"/>
        </w:rPr>
        <w:t>Survey year(s)</w:t>
      </w:r>
      <w:r w:rsidR="00C147C6">
        <w:t>]</w:t>
      </w:r>
      <w:r w:rsidRPr="00DF4DE5">
        <w:t xml:space="preserve">, including discussion of the sample design (including targeted sample size), questionnaire customization, fieldwork, </w:t>
      </w:r>
      <w:r>
        <w:t xml:space="preserve">response rates, </w:t>
      </w:r>
      <w:r w:rsidRPr="00DF4DE5">
        <w:t>and limitations of the survey.</w:t>
      </w:r>
      <w:r w:rsidR="006E72DD">
        <w:rPr>
          <w:rStyle w:val="FootnoteReference"/>
        </w:rPr>
        <w:footnoteReference w:id="5"/>
      </w:r>
      <w:r w:rsidR="00C11A9B">
        <w:t xml:space="preserve"> </w:t>
      </w:r>
      <w:r w:rsidR="008B225F">
        <w:t>Appendix 2.1 provides additional details on the sampling and weighting methodology.</w:t>
      </w:r>
    </w:p>
    <w:p w14:paraId="42FA069A" w14:textId="73B4D816" w:rsidR="00BC0F95" w:rsidRPr="008A2A81" w:rsidRDefault="00153DD7" w:rsidP="00153DD7">
      <w:pPr>
        <w:pStyle w:val="Heading3"/>
      </w:pPr>
      <w:bookmarkStart w:id="125" w:name="_Toc63673317"/>
      <w:r>
        <w:t>2.</w:t>
      </w:r>
      <w:r w:rsidR="004C450B">
        <w:t>1</w:t>
      </w:r>
      <w:r>
        <w:t>.1</w:t>
      </w:r>
      <w:r w:rsidR="0093138D">
        <w:tab/>
      </w:r>
      <w:r w:rsidR="00381077">
        <w:t xml:space="preserve">Survey </w:t>
      </w:r>
      <w:r w:rsidR="00BF58C6">
        <w:t xml:space="preserve">sample </w:t>
      </w:r>
      <w:commentRangeStart w:id="126"/>
      <w:r w:rsidR="00BF58C6">
        <w:t>d</w:t>
      </w:r>
      <w:r w:rsidR="00BF58C6" w:rsidRPr="008A2A81">
        <w:t>esign</w:t>
      </w:r>
      <w:commentRangeEnd w:id="126"/>
      <w:r w:rsidR="00FD5F88">
        <w:rPr>
          <w:rStyle w:val="CommentReference"/>
          <w:rFonts w:eastAsia="Arial" w:cs="Arial"/>
          <w:b w:val="0"/>
        </w:rPr>
        <w:commentReference w:id="126"/>
      </w:r>
      <w:bookmarkEnd w:id="125"/>
    </w:p>
    <w:p w14:paraId="187A400C" w14:textId="59BAD8D9" w:rsidR="002C0ACF" w:rsidRDefault="002C0ACF" w:rsidP="00D3401F">
      <w:pPr>
        <w:pStyle w:val="BodyText1"/>
      </w:pPr>
      <w:r>
        <w:t>The Feed the Future [</w:t>
      </w:r>
      <w:r>
        <w:rPr>
          <w:highlight w:val="yellow"/>
        </w:rPr>
        <w:t>C</w:t>
      </w:r>
      <w:r w:rsidR="00C147C6">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 xml:space="preserve">included a representative, random sample of the entire population living in the </w:t>
      </w:r>
      <w:r w:rsidR="006E6E0F">
        <w:t>ZOI</w:t>
      </w:r>
      <w:r>
        <w:t xml:space="preserve">. The </w:t>
      </w:r>
      <w:r w:rsidR="00573A29">
        <w:t>ZOI Survey</w:t>
      </w:r>
      <w:r>
        <w:t xml:space="preserve"> used a cross-sectional multi-stage cluster sampling design. </w:t>
      </w:r>
      <w:r w:rsidR="00EA575E">
        <w:t>The sample size was the largest required to capture an estimated meaningful amount of change over a [</w:t>
      </w:r>
      <w:r w:rsidR="00F2419F">
        <w:rPr>
          <w:highlight w:val="green"/>
        </w:rPr>
        <w:t>5</w:t>
      </w:r>
      <w:r w:rsidR="00F2419F" w:rsidRPr="00BF408B">
        <w:rPr>
          <w:highlight w:val="green"/>
        </w:rPr>
        <w:t xml:space="preserve"> </w:t>
      </w:r>
      <w:r w:rsidR="00EA575E" w:rsidRPr="00FF3923">
        <w:rPr>
          <w:highlight w:val="green"/>
        </w:rPr>
        <w:t xml:space="preserve">or </w:t>
      </w:r>
      <w:r w:rsidR="00F2419F" w:rsidRPr="00901D8B">
        <w:rPr>
          <w:highlight w:val="green"/>
        </w:rPr>
        <w:t>6</w:t>
      </w:r>
      <w:r w:rsidR="00EA575E">
        <w:t>]-year period across three Feed the Future goal</w:t>
      </w:r>
      <w:r w:rsidR="00F2419F">
        <w:t>-</w:t>
      </w:r>
      <w:r w:rsidR="00EA575E">
        <w:t>level indicators (prevalence of poverty, prevalence of food insecurity, and prevalence of stunting).</w:t>
      </w:r>
      <w:r>
        <w:t xml:space="preserve"> </w:t>
      </w:r>
    </w:p>
    <w:p w14:paraId="4E791292" w14:textId="4F4D491E" w:rsidR="002C0ACF" w:rsidRDefault="002C0ACF" w:rsidP="00D3401F">
      <w:pPr>
        <w:pStyle w:val="BodyText1"/>
        <w:rPr>
          <w:highlight w:val="yellow"/>
        </w:rPr>
      </w:pPr>
      <w:r>
        <w:t>The Feed the Future [</w:t>
      </w:r>
      <w:r w:rsidR="006E6E0F">
        <w:rPr>
          <w:highlight w:val="yellow"/>
        </w:rPr>
        <w:t>C</w:t>
      </w:r>
      <w:r w:rsidR="006E6E0F" w:rsidRPr="00C85B3F">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sampling frame was stratified by [</w:t>
      </w:r>
      <w:r w:rsidRPr="00333547">
        <w:rPr>
          <w:highlight w:val="yellow"/>
        </w:rPr>
        <w:t>C</w:t>
      </w:r>
      <w:r w:rsidR="00C147C6">
        <w:rPr>
          <w:highlight w:val="yellow"/>
        </w:rPr>
        <w:t>ountry-specific strata</w:t>
      </w:r>
      <w:r>
        <w:t>] to create [</w:t>
      </w:r>
      <w:r w:rsidRPr="00333547">
        <w:rPr>
          <w:highlight w:val="yellow"/>
        </w:rPr>
        <w:t>XX</w:t>
      </w:r>
      <w:r>
        <w:t xml:space="preserve">] strata. The number of </w:t>
      </w:r>
      <w:r w:rsidR="00C147C6">
        <w:t>enumeration areas (</w:t>
      </w:r>
      <w:r>
        <w:t>EAs</w:t>
      </w:r>
      <w:r w:rsidR="00C147C6">
        <w:t>)</w:t>
      </w:r>
      <w:r>
        <w:t xml:space="preserve"> in each stratum was </w:t>
      </w:r>
      <w:commentRangeStart w:id="127"/>
      <w:r w:rsidRPr="00D5799E">
        <w:rPr>
          <w:highlight w:val="yellow"/>
        </w:rPr>
        <w:t>proportional to the population</w:t>
      </w:r>
      <w:r>
        <w:t xml:space="preserve"> </w:t>
      </w:r>
      <w:commentRangeEnd w:id="127"/>
      <w:r w:rsidR="00FD5F88">
        <w:rPr>
          <w:rStyle w:val="CommentReference"/>
          <w:rFonts w:eastAsia="Arial" w:cs="Arial"/>
          <w:color w:val="000000"/>
        </w:rPr>
        <w:commentReference w:id="127"/>
      </w:r>
      <w:r>
        <w:t>in the strata, with at leas</w:t>
      </w:r>
      <w:r w:rsidR="003A09C4">
        <w:t>t one EA in each</w:t>
      </w:r>
      <w:r>
        <w:t xml:space="preserve">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 t</w:t>
      </w:r>
      <w:r w:rsidRPr="00E767D4">
        <w:t>herefore</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More information about the sample size calculation and weighting methodology is presented in Appendix 2.1.</w:t>
      </w:r>
      <w:r w:rsidRPr="00E767D4">
        <w:rPr>
          <w:highlight w:val="yellow"/>
        </w:rPr>
        <w:t xml:space="preserve"> </w:t>
      </w:r>
    </w:p>
    <w:p w14:paraId="15CA482E" w14:textId="1D6D773D" w:rsidR="002C0ACF" w:rsidRPr="00DF4DE5" w:rsidRDefault="00EA575E" w:rsidP="00D3401F">
      <w:pPr>
        <w:pStyle w:val="BodyText1"/>
      </w:pPr>
      <w:r>
        <w:t>In the first sampling stage, EAs</w:t>
      </w:r>
      <w:r w:rsidR="00153DD7">
        <w:t xml:space="preserve"> (</w:t>
      </w:r>
      <w:r>
        <w:t>or segments</w:t>
      </w:r>
      <w:r w:rsidR="00153DD7">
        <w:t>,</w:t>
      </w:r>
      <w:r>
        <w:t xml:space="preserve"> if there were any exceptionally large EAs</w:t>
      </w:r>
      <w:r w:rsidR="00153DD7">
        <w:t>)</w:t>
      </w:r>
      <w:r>
        <w:t xml:space="preserve"> were selected using probability proportional to size methodology.</w:t>
      </w:r>
      <w:r w:rsidR="004D47BD">
        <w:t xml:space="preserve"> </w:t>
      </w:r>
      <w:r>
        <w:t xml:space="preserve">Before </w:t>
      </w:r>
      <w:r w:rsidR="00153DD7">
        <w:t xml:space="preserve">main </w:t>
      </w:r>
      <w:r>
        <w:t>fieldwork began, a complete household listing was conducted in each EA or segment, from which [</w:t>
      </w:r>
      <w:r w:rsidRPr="002A0323">
        <w:rPr>
          <w:highlight w:val="yellow"/>
        </w:rPr>
        <w:t>XX</w:t>
      </w:r>
      <w:r>
        <w:t>] households were selected for interview using fractional interval systematic sampling; th</w:t>
      </w:r>
      <w:r w:rsidR="00153DD7">
        <w:t>is</w:t>
      </w:r>
      <w:r>
        <w:t xml:space="preserve"> constituted the second stage of sampling.</w:t>
      </w:r>
      <w:r w:rsidR="004D47BD">
        <w:t xml:space="preserve"> </w:t>
      </w:r>
      <w:r>
        <w:t>In the third stage, eligible individuals were selected within the households using a “take all” approach</w:t>
      </w:r>
      <w:r w:rsidR="00153DD7">
        <w:t>;</w:t>
      </w:r>
      <w:r>
        <w:t xml:space="preserve"> that is, all eligible individuals </w:t>
      </w:r>
      <w:r w:rsidR="00153DD7">
        <w:t>we</w:t>
      </w:r>
      <w:r>
        <w:t xml:space="preserve">re selected into the sample. </w:t>
      </w:r>
      <w:r w:rsidR="002C0ACF">
        <w:t xml:space="preserve">During </w:t>
      </w:r>
      <w:r>
        <w:t xml:space="preserve">the main </w:t>
      </w:r>
      <w:r w:rsidR="002C0ACF">
        <w:t>fieldwork, if more than one household was discovered in a single dwelling unit and they were not listed separately, all resident households were interviewed.</w:t>
      </w:r>
    </w:p>
    <w:p w14:paraId="3ECCE77C" w14:textId="60A099C4" w:rsidR="00EA575E" w:rsidRPr="00B91633" w:rsidRDefault="00153DD7" w:rsidP="00153DD7">
      <w:pPr>
        <w:pStyle w:val="Heading3"/>
        <w:rPr>
          <w:lang w:val="fr-CA"/>
        </w:rPr>
      </w:pPr>
      <w:bookmarkStart w:id="128" w:name="_Toc63673318"/>
      <w:r w:rsidRPr="00B91633">
        <w:rPr>
          <w:lang w:val="fr-CA"/>
        </w:rPr>
        <w:t>2.</w:t>
      </w:r>
      <w:r w:rsidR="004C450B" w:rsidRPr="00B91633">
        <w:rPr>
          <w:lang w:val="fr-CA"/>
        </w:rPr>
        <w:t>1</w:t>
      </w:r>
      <w:r w:rsidRPr="00B91633">
        <w:rPr>
          <w:lang w:val="fr-CA"/>
        </w:rPr>
        <w:t>.2</w:t>
      </w:r>
      <w:r w:rsidRPr="00B91633">
        <w:rPr>
          <w:lang w:val="fr-CA"/>
        </w:rPr>
        <w:tab/>
      </w:r>
      <w:commentRangeStart w:id="129"/>
      <w:r w:rsidR="00EA575E" w:rsidRPr="00B91633">
        <w:rPr>
          <w:lang w:val="fr-CA"/>
        </w:rPr>
        <w:t>Questionnaire design</w:t>
      </w:r>
      <w:commentRangeEnd w:id="129"/>
      <w:r w:rsidR="00FD5F88">
        <w:rPr>
          <w:rStyle w:val="CommentReference"/>
          <w:rFonts w:eastAsia="Arial" w:cs="Arial"/>
          <w:b w:val="0"/>
        </w:rPr>
        <w:commentReference w:id="129"/>
      </w:r>
      <w:bookmarkEnd w:id="128"/>
    </w:p>
    <w:p w14:paraId="1A002D0E" w14:textId="1B7A986F" w:rsidR="003A09C4" w:rsidRPr="00B91633" w:rsidRDefault="00EA575E" w:rsidP="00D3401F">
      <w:pPr>
        <w:pStyle w:val="BodyText1"/>
        <w:rPr>
          <w:lang w:val="fr-CA"/>
        </w:rPr>
      </w:pPr>
      <w:r w:rsidRPr="00B91633">
        <w:rPr>
          <w:highlight w:val="yellow"/>
          <w:lang w:val="fr-CA"/>
        </w:rPr>
        <w:t>[</w:t>
      </w:r>
      <w:r w:rsidR="00590029" w:rsidRPr="00B91633">
        <w:rPr>
          <w:highlight w:val="yellow"/>
          <w:lang w:val="fr-CA"/>
        </w:rPr>
        <w:t>Insert description per instructions.</w:t>
      </w:r>
      <w:r w:rsidRPr="00B91633">
        <w:rPr>
          <w:highlight w:val="yellow"/>
          <w:lang w:val="fr-CA"/>
        </w:rPr>
        <w:t>]</w:t>
      </w:r>
    </w:p>
    <w:p w14:paraId="19F1E660" w14:textId="58E4943F" w:rsidR="000C117E" w:rsidRPr="00DF4DE5" w:rsidRDefault="00153DD7" w:rsidP="00153DD7">
      <w:pPr>
        <w:pStyle w:val="Heading3"/>
      </w:pPr>
      <w:bookmarkStart w:id="130" w:name="_Toc63673319"/>
      <w:r>
        <w:lastRenderedPageBreak/>
        <w:t>2.</w:t>
      </w:r>
      <w:r w:rsidR="004C450B">
        <w:t>1</w:t>
      </w:r>
      <w:r>
        <w:t>.3</w:t>
      </w:r>
      <w:r>
        <w:tab/>
      </w:r>
      <w:commentRangeStart w:id="131"/>
      <w:r w:rsidR="000C117E">
        <w:t>Timing of the s</w:t>
      </w:r>
      <w:r w:rsidR="000C117E" w:rsidRPr="00DF4DE5">
        <w:t>urvey</w:t>
      </w:r>
      <w:commentRangeEnd w:id="131"/>
      <w:r w:rsidR="00FD5F88">
        <w:rPr>
          <w:rStyle w:val="CommentReference"/>
          <w:rFonts w:eastAsia="Arial" w:cs="Arial"/>
          <w:b w:val="0"/>
        </w:rPr>
        <w:commentReference w:id="131"/>
      </w:r>
      <w:bookmarkEnd w:id="130"/>
    </w:p>
    <w:p w14:paraId="701FBD73" w14:textId="77777777" w:rsidR="000C117E" w:rsidRDefault="000C117E"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0BB9C039" w14:textId="3BA8F3D8" w:rsidR="004C450B" w:rsidRDefault="004C450B" w:rsidP="004C450B">
      <w:pPr>
        <w:pStyle w:val="Heading3"/>
      </w:pPr>
      <w:bookmarkStart w:id="132" w:name="_Toc63673320"/>
      <w:r>
        <w:t>2.1.4</w:t>
      </w:r>
      <w:r>
        <w:tab/>
      </w:r>
      <w:commentRangeStart w:id="133"/>
      <w:r>
        <w:t>Listing</w:t>
      </w:r>
      <w:commentRangeEnd w:id="133"/>
      <w:r w:rsidR="00FD5F88">
        <w:rPr>
          <w:rStyle w:val="CommentReference"/>
          <w:rFonts w:eastAsia="Arial" w:cs="Arial"/>
          <w:b w:val="0"/>
        </w:rPr>
        <w:commentReference w:id="133"/>
      </w:r>
      <w:bookmarkEnd w:id="132"/>
    </w:p>
    <w:p w14:paraId="68B89ED4" w14:textId="77777777" w:rsidR="004C450B" w:rsidRDefault="004C450B"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519579FC" w14:textId="1C5DBBFB" w:rsidR="004C450B" w:rsidRDefault="002628DA" w:rsidP="004C450B">
      <w:pPr>
        <w:pStyle w:val="Heading3"/>
      </w:pPr>
      <w:bookmarkStart w:id="134" w:name="_Toc63673321"/>
      <w:r>
        <w:t>2.1.5</w:t>
      </w:r>
      <w:r>
        <w:tab/>
        <w:t>Training for m</w:t>
      </w:r>
      <w:r w:rsidR="004C450B">
        <w:t xml:space="preserve">ain </w:t>
      </w:r>
      <w:r>
        <w:t>f</w:t>
      </w:r>
      <w:r w:rsidR="004C450B" w:rsidRPr="00DF4DE5">
        <w:t>ieldwork</w:t>
      </w:r>
      <w:bookmarkEnd w:id="134"/>
    </w:p>
    <w:p w14:paraId="6E758CD7" w14:textId="0B841231" w:rsidR="004C450B" w:rsidRDefault="004C450B" w:rsidP="00D3401F">
      <w:pPr>
        <w:pStyle w:val="BodyText1"/>
      </w:pPr>
      <w:r w:rsidRPr="00E66D63">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use of all technical equipment that was used in the survey, as well as a tablet pretest and a survey pilot test. </w:t>
      </w:r>
      <w:r>
        <w:t>[</w:t>
      </w:r>
      <w:r w:rsidRPr="00F80CF3">
        <w:rPr>
          <w:highlight w:val="yellow"/>
        </w:rPr>
        <w:t>X</w:t>
      </w:r>
      <w:r>
        <w:t xml:space="preserve">] </w:t>
      </w:r>
      <w:r w:rsidR="00F2419F">
        <w:t xml:space="preserve">Field </w:t>
      </w:r>
      <w:r>
        <w:t>teams, composed of a field supervisor, two two-person interview teams</w:t>
      </w:r>
      <w:commentRangeStart w:id="135"/>
      <w:r>
        <w:t>, an agricultural interviewer</w:t>
      </w:r>
      <w:commentRangeEnd w:id="135"/>
      <w:r w:rsidR="00FD5F88">
        <w:rPr>
          <w:rStyle w:val="CommentReference"/>
          <w:rFonts w:eastAsia="Arial" w:cs="Arial"/>
          <w:color w:val="000000"/>
        </w:rPr>
        <w:commentReference w:id="135"/>
      </w:r>
      <w:r>
        <w:t>, and a driver, collected data over [</w:t>
      </w:r>
      <w:r w:rsidRPr="00F80CF3">
        <w:rPr>
          <w:highlight w:val="yellow"/>
        </w:rPr>
        <w:t>X</w:t>
      </w:r>
      <w:r>
        <w:t>] weeks, from [</w:t>
      </w:r>
      <w:r w:rsidRPr="00C147C6">
        <w:rPr>
          <w:highlight w:val="yellow"/>
        </w:rPr>
        <w:t>S</w:t>
      </w:r>
      <w:r w:rsidR="00C147C6" w:rsidRPr="00C147C6">
        <w:rPr>
          <w:highlight w:val="yellow"/>
        </w:rPr>
        <w:t>tart date</w:t>
      </w:r>
      <w:r>
        <w:t>] to [</w:t>
      </w:r>
      <w:r w:rsidRPr="00F80CF3">
        <w:rPr>
          <w:highlight w:val="yellow"/>
        </w:rPr>
        <w:t>E</w:t>
      </w:r>
      <w:r w:rsidR="00C147C6">
        <w:rPr>
          <w:highlight w:val="yellow"/>
        </w:rPr>
        <w:t>nd date</w:t>
      </w:r>
      <w:r>
        <w:t>].</w:t>
      </w:r>
    </w:p>
    <w:p w14:paraId="38999BF2" w14:textId="0AC9632B" w:rsidR="00506E4D" w:rsidRDefault="00153DD7" w:rsidP="00153DD7">
      <w:pPr>
        <w:pStyle w:val="Heading3"/>
      </w:pPr>
      <w:bookmarkStart w:id="136" w:name="_Toc63673322"/>
      <w:r>
        <w:t>2.</w:t>
      </w:r>
      <w:r w:rsidR="004C450B">
        <w:t>1</w:t>
      </w:r>
      <w:r>
        <w:t>.</w:t>
      </w:r>
      <w:r w:rsidR="004C450B">
        <w:t>6</w:t>
      </w:r>
      <w:r>
        <w:tab/>
      </w:r>
      <w:commentRangeStart w:id="137"/>
      <w:r w:rsidR="00506E4D" w:rsidRPr="00DF4DE5">
        <w:t>Fieldwork</w:t>
      </w:r>
      <w:commentRangeEnd w:id="137"/>
      <w:r w:rsidR="00FD5F88">
        <w:rPr>
          <w:rStyle w:val="CommentReference"/>
          <w:rFonts w:eastAsia="Arial" w:cs="Arial"/>
          <w:b w:val="0"/>
        </w:rPr>
        <w:commentReference w:id="137"/>
      </w:r>
      <w:bookmarkEnd w:id="136"/>
    </w:p>
    <w:p w14:paraId="3DAC45F9" w14:textId="05C358A5" w:rsidR="004C450B" w:rsidRDefault="004C450B" w:rsidP="00D3401F">
      <w:pPr>
        <w:pStyle w:val="BodyText1"/>
      </w:pPr>
      <w:r w:rsidRPr="004C450B">
        <w:rPr>
          <w:highlight w:val="yellow"/>
        </w:rPr>
        <w:t xml:space="preserve"> </w:t>
      </w:r>
      <w:r w:rsidRPr="00DF4DE5">
        <w:rPr>
          <w:highlight w:val="yellow"/>
        </w:rPr>
        <w:t>[Insert description</w:t>
      </w:r>
      <w:r>
        <w:rPr>
          <w:highlight w:val="yellow"/>
        </w:rPr>
        <w:t xml:space="preserve"> per instructions</w:t>
      </w:r>
      <w:r w:rsidRPr="00DF4DE5">
        <w:rPr>
          <w:highlight w:val="yellow"/>
        </w:rPr>
        <w:t>.]</w:t>
      </w:r>
      <w:r w:rsidRPr="002111CA">
        <w:t xml:space="preserve"> </w:t>
      </w:r>
    </w:p>
    <w:p w14:paraId="2B956DCE" w14:textId="4EA41B21" w:rsidR="00506E4D" w:rsidRDefault="00153DD7" w:rsidP="00153DD7">
      <w:pPr>
        <w:pStyle w:val="Heading3"/>
      </w:pPr>
      <w:bookmarkStart w:id="138" w:name="_Toc63673323"/>
      <w:r>
        <w:t>2.</w:t>
      </w:r>
      <w:r w:rsidR="004C450B">
        <w:t>1</w:t>
      </w:r>
      <w:r>
        <w:t>.</w:t>
      </w:r>
      <w:r w:rsidR="004C450B">
        <w:t>7</w:t>
      </w:r>
      <w:r>
        <w:tab/>
      </w:r>
      <w:commentRangeStart w:id="139"/>
      <w:r w:rsidR="00506E4D">
        <w:t xml:space="preserve">Data </w:t>
      </w:r>
      <w:r w:rsidR="004C450B">
        <w:t>m</w:t>
      </w:r>
      <w:r w:rsidR="00506E4D">
        <w:t xml:space="preserve">anagement and </w:t>
      </w:r>
      <w:r w:rsidR="004C450B">
        <w:t>a</w:t>
      </w:r>
      <w:r w:rsidR="00506E4D">
        <w:t>nalysis</w:t>
      </w:r>
      <w:commentRangeEnd w:id="139"/>
      <w:r w:rsidR="00FD5F88">
        <w:rPr>
          <w:rStyle w:val="CommentReference"/>
          <w:rFonts w:eastAsia="Arial" w:cs="Arial"/>
          <w:b w:val="0"/>
        </w:rPr>
        <w:commentReference w:id="139"/>
      </w:r>
      <w:bookmarkEnd w:id="138"/>
    </w:p>
    <w:p w14:paraId="39783C02" w14:textId="63400A82" w:rsidR="003616B6" w:rsidRDefault="00F93B33" w:rsidP="00D3401F">
      <w:pPr>
        <w:pStyle w:val="BodyText1"/>
      </w:pPr>
      <w:r>
        <w:rPr>
          <w:highlight w:val="yellow"/>
        </w:rPr>
        <w:t>[</w:t>
      </w:r>
      <w:r w:rsidR="00590029" w:rsidRPr="00DF4DE5">
        <w:rPr>
          <w:highlight w:val="yellow"/>
        </w:rPr>
        <w:t>Insert description</w:t>
      </w:r>
      <w:r w:rsidR="00590029">
        <w:rPr>
          <w:highlight w:val="yellow"/>
        </w:rPr>
        <w:t xml:space="preserve"> per instructions</w:t>
      </w:r>
      <w:r w:rsidR="00590029" w:rsidRPr="00DF4DE5">
        <w:rPr>
          <w:highlight w:val="yellow"/>
        </w:rPr>
        <w:t>.</w:t>
      </w:r>
      <w:r w:rsidR="003616B6" w:rsidRPr="003616B6">
        <w:rPr>
          <w:highlight w:val="yellow"/>
        </w:rPr>
        <w:t>]</w:t>
      </w:r>
    </w:p>
    <w:p w14:paraId="45CDB9D3" w14:textId="7E769413" w:rsidR="00BC0F95" w:rsidRPr="00DF4DE5" w:rsidRDefault="00153DD7" w:rsidP="00153DD7">
      <w:pPr>
        <w:pStyle w:val="Heading3"/>
      </w:pPr>
      <w:bookmarkStart w:id="140" w:name="_Toc63673324"/>
      <w:r>
        <w:t>2.</w:t>
      </w:r>
      <w:r w:rsidR="004C450B">
        <w:t>1</w:t>
      </w:r>
      <w:r>
        <w:t>.</w:t>
      </w:r>
      <w:r w:rsidR="004C450B">
        <w:t>8</w:t>
      </w:r>
      <w:r>
        <w:tab/>
      </w:r>
      <w:commentRangeStart w:id="141"/>
      <w:r w:rsidR="00BC0F95" w:rsidRPr="00DF4DE5">
        <w:t>L</w:t>
      </w:r>
      <w:r w:rsidR="00A13878">
        <w:t>imitations of the s</w:t>
      </w:r>
      <w:r w:rsidR="00BC0F95" w:rsidRPr="00DF4DE5">
        <w:t>urvey</w:t>
      </w:r>
      <w:commentRangeEnd w:id="141"/>
      <w:r w:rsidR="00FD5F88">
        <w:rPr>
          <w:rStyle w:val="CommentReference"/>
          <w:rFonts w:eastAsia="Arial" w:cs="Arial"/>
          <w:b w:val="0"/>
        </w:rPr>
        <w:commentReference w:id="141"/>
      </w:r>
      <w:bookmarkEnd w:id="140"/>
    </w:p>
    <w:p w14:paraId="005EA5EE" w14:textId="3F38237F" w:rsidR="005A0C74" w:rsidRDefault="005A0C74"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4A103982" w14:textId="6E316736" w:rsidR="00BC0F95" w:rsidRPr="00DF4DE5" w:rsidRDefault="00153DD7" w:rsidP="00153DD7">
      <w:pPr>
        <w:pStyle w:val="Heading3"/>
      </w:pPr>
      <w:bookmarkStart w:id="142" w:name="_Toc63673325"/>
      <w:r>
        <w:t>2.</w:t>
      </w:r>
      <w:r w:rsidR="004C450B">
        <w:t>1</w:t>
      </w:r>
      <w:r>
        <w:t>.</w:t>
      </w:r>
      <w:r w:rsidR="004C450B">
        <w:t>9</w:t>
      </w:r>
      <w:r>
        <w:tab/>
      </w:r>
      <w:r w:rsidR="00573A29">
        <w:t>ZOI Survey</w:t>
      </w:r>
      <w:r w:rsidR="00FE4D9A">
        <w:t xml:space="preserve"> </w:t>
      </w:r>
      <w:r w:rsidR="00A13878">
        <w:t>response r</w:t>
      </w:r>
      <w:r w:rsidR="00BC0F95" w:rsidRPr="00DF4DE5">
        <w:t>ates</w:t>
      </w:r>
      <w:bookmarkEnd w:id="142"/>
    </w:p>
    <w:p w14:paraId="2F42BCD5" w14:textId="6D669C8F" w:rsidR="00F93B33" w:rsidRPr="00FD5F88" w:rsidRDefault="00143B1A" w:rsidP="00D3401F">
      <w:pPr>
        <w:pStyle w:val="BodyText1"/>
      </w:pPr>
      <w:r w:rsidRPr="003609FF">
        <w:rPr>
          <w:b/>
        </w:rPr>
        <w:t>Table 2.</w:t>
      </w:r>
      <w:r w:rsidR="00F0654D" w:rsidRPr="003609FF">
        <w:rPr>
          <w:b/>
        </w:rPr>
        <w:t>1</w:t>
      </w:r>
      <w:r w:rsidR="00BC0F95" w:rsidRPr="00FD5F88">
        <w:t xml:space="preserve"> presents the response rates for the</w:t>
      </w:r>
      <w:r w:rsidR="00E02909" w:rsidRPr="00FD5F88">
        <w:t xml:space="preserve"> </w:t>
      </w:r>
      <w:r w:rsidR="00E02909" w:rsidRPr="00FD5F88">
        <w:rPr>
          <w:highlight w:val="yellow"/>
        </w:rPr>
        <w:t>[Country]</w:t>
      </w:r>
      <w:r w:rsidR="00BC0F95" w:rsidRPr="00FD5F88">
        <w:t xml:space="preserve"> </w:t>
      </w:r>
      <w:r w:rsidR="00573A29" w:rsidRPr="00FD5F88">
        <w:t>ZOI Survey</w:t>
      </w:r>
      <w:r w:rsidR="00BC0F95" w:rsidRPr="00FD5F88">
        <w:t xml:space="preserve"> </w:t>
      </w:r>
      <w:r w:rsidR="006E6E0F" w:rsidRPr="00FD5F88">
        <w:t>[</w:t>
      </w:r>
      <w:r w:rsidR="006E6E0F" w:rsidRPr="00FD5F88">
        <w:rPr>
          <w:highlight w:val="yellow"/>
        </w:rPr>
        <w:t>Survey year(s)]</w:t>
      </w:r>
      <w:r w:rsidR="003A09C4" w:rsidRPr="00FD5F88">
        <w:t xml:space="preserve"> in the </w:t>
      </w:r>
      <w:r w:rsidR="006E6E0F" w:rsidRPr="00FD5F88">
        <w:t>ZOI</w:t>
      </w:r>
      <w:r w:rsidR="000A1487" w:rsidRPr="00FD5F88">
        <w:t xml:space="preserve">. </w:t>
      </w:r>
      <w:r w:rsidR="00BC0F95" w:rsidRPr="00FD5F88">
        <w:t xml:space="preserve">The </w:t>
      </w:r>
      <w:r w:rsidR="00C147C6" w:rsidRPr="00FD5F88">
        <w:t xml:space="preserve">table presents </w:t>
      </w:r>
      <w:r w:rsidR="00BC0F95" w:rsidRPr="00FD5F88">
        <w:t xml:space="preserve">components and response rates for </w:t>
      </w:r>
      <w:r w:rsidR="00C147C6" w:rsidRPr="00FD5F88">
        <w:t xml:space="preserve">each group for which a sampling weight was generated: </w:t>
      </w:r>
      <w:r w:rsidR="00BC0F95" w:rsidRPr="00FD5F88">
        <w:t>sampled households, women of reproductive age (</w:t>
      </w:r>
      <w:r w:rsidR="00CC7F7C" w:rsidRPr="00FD5F88">
        <w:t>15-49</w:t>
      </w:r>
      <w:r w:rsidR="00B47758" w:rsidRPr="00FD5F88">
        <w:t xml:space="preserve">), primary adult </w:t>
      </w:r>
      <w:r w:rsidR="00BC0F95" w:rsidRPr="00FD5F88">
        <w:t xml:space="preserve">male </w:t>
      </w:r>
      <w:r w:rsidR="00E02909" w:rsidRPr="00FD5F88">
        <w:t xml:space="preserve">and </w:t>
      </w:r>
      <w:r w:rsidR="00C57790" w:rsidRPr="00FD5F88">
        <w:t xml:space="preserve">female </w:t>
      </w:r>
      <w:r w:rsidR="00F2419F">
        <w:t>decisionmakers</w:t>
      </w:r>
      <w:r w:rsidR="0055722C" w:rsidRPr="00FD5F88">
        <w:t xml:space="preserve">, children under </w:t>
      </w:r>
      <w:r w:rsidR="000B000F" w:rsidRPr="00FD5F88">
        <w:t>5</w:t>
      </w:r>
      <w:r w:rsidR="00BC0F95" w:rsidRPr="00FD5F88">
        <w:t xml:space="preserve"> years</w:t>
      </w:r>
      <w:r w:rsidR="00F2419F">
        <w:t xml:space="preserve"> of age</w:t>
      </w:r>
      <w:r w:rsidR="00C147C6" w:rsidRPr="00FD5F88">
        <w:t>, children under 2 years</w:t>
      </w:r>
      <w:r w:rsidR="00F2419F">
        <w:t xml:space="preserve"> of age</w:t>
      </w:r>
      <w:r w:rsidR="00C147C6" w:rsidRPr="00FD5F88">
        <w:t>, producers of any targeted commodity, and producers of each targeted commodity separately</w:t>
      </w:r>
      <w:r w:rsidR="00BC0F95" w:rsidRPr="00FD5F88">
        <w:t xml:space="preserve">. </w:t>
      </w:r>
      <w:commentRangeStart w:id="143"/>
      <w:r w:rsidR="00BC0F95" w:rsidRPr="00FD5F88">
        <w:t>Response rates are presented by rural</w:t>
      </w:r>
      <w:r w:rsidR="00467639" w:rsidRPr="00FD5F88">
        <w:t xml:space="preserve"> and </w:t>
      </w:r>
      <w:r w:rsidR="00BC0F95" w:rsidRPr="00FD5F88">
        <w:t xml:space="preserve">urban residence as well as for the total sample. </w:t>
      </w:r>
      <w:commentRangeEnd w:id="143"/>
      <w:r w:rsidR="003B1521">
        <w:rPr>
          <w:rStyle w:val="CommentReference"/>
          <w:rFonts w:eastAsia="Arial" w:cs="Arial"/>
          <w:color w:val="000000"/>
        </w:rPr>
        <w:commentReference w:id="143"/>
      </w:r>
    </w:p>
    <w:p w14:paraId="28E0938B" w14:textId="0100B7F2" w:rsidR="00BC0F95" w:rsidRPr="00BC5225" w:rsidRDefault="00E57FE7" w:rsidP="00BC5225">
      <w:pPr>
        <w:pStyle w:val="Tabletitle"/>
        <w:rPr>
          <w:i/>
        </w:rPr>
      </w:pPr>
      <w:bookmarkStart w:id="144" w:name="_Toc63673057"/>
      <w:bookmarkStart w:id="145" w:name="_Toc415131197"/>
      <w:bookmarkStart w:id="146" w:name="_Toc499553856"/>
      <w:bookmarkStart w:id="147" w:name="_Toc499554294"/>
      <w:bookmarkStart w:id="148" w:name="_Toc499554549"/>
      <w:r w:rsidRPr="00347F47">
        <w:t>Table 2.1: Results of Household and Individual Interviews for the [</w:t>
      </w:r>
      <w:r w:rsidRPr="00347F47">
        <w:rPr>
          <w:highlight w:val="yellow"/>
        </w:rPr>
        <w:t>Country</w:t>
      </w:r>
      <w:r w:rsidRPr="00347F47">
        <w:t>] Feed the Future ZOI Survey [</w:t>
      </w:r>
      <w:r w:rsidRPr="00347F47">
        <w:rPr>
          <w:highlight w:val="yellow"/>
        </w:rPr>
        <w:t>Survey year(s)</w:t>
      </w:r>
      <w:r w:rsidRPr="00347F47">
        <w:t>], in Total and by Residence</w:t>
      </w:r>
      <w:bookmarkEnd w:id="144"/>
      <w:r w:rsidRPr="00347F47" w:rsidDel="00E57FE7">
        <w:t xml:space="preserve"> </w:t>
      </w:r>
      <w:bookmarkEnd w:id="145"/>
      <w:bookmarkEnd w:id="146"/>
      <w:bookmarkEnd w:id="147"/>
      <w:bookmarkEnd w:id="148"/>
    </w:p>
    <w:tbl>
      <w:tblPr>
        <w:tblW w:w="8830" w:type="dxa"/>
        <w:tblLook w:val="04A0" w:firstRow="1" w:lastRow="0" w:firstColumn="1" w:lastColumn="0" w:noHBand="0" w:noVBand="1"/>
      </w:tblPr>
      <w:tblGrid>
        <w:gridCol w:w="5508"/>
        <w:gridCol w:w="1400"/>
        <w:gridCol w:w="960"/>
        <w:gridCol w:w="962"/>
      </w:tblGrid>
      <w:tr w:rsidR="001733C9" w:rsidRPr="00C61C18" w14:paraId="1F070D77" w14:textId="77777777" w:rsidTr="009F48A9">
        <w:trPr>
          <w:tblHeader/>
        </w:trPr>
        <w:tc>
          <w:tcPr>
            <w:tcW w:w="5508" w:type="dxa"/>
            <w:vMerge w:val="restart"/>
            <w:tcBorders>
              <w:top w:val="single" w:sz="4" w:space="0" w:color="auto"/>
              <w:left w:val="nil"/>
              <w:bottom w:val="nil"/>
              <w:right w:val="nil"/>
            </w:tcBorders>
            <w:shd w:val="clear" w:color="000000" w:fill="387990"/>
            <w:vAlign w:val="bottom"/>
            <w:hideMark/>
          </w:tcPr>
          <w:p w14:paraId="72C4E0A1" w14:textId="77777777" w:rsidR="001733C9" w:rsidRPr="00C61C18" w:rsidRDefault="001733C9" w:rsidP="00BC5225">
            <w:pPr>
              <w:keepNext/>
              <w:widowControl/>
              <w:spacing w:line="259" w:lineRule="auto"/>
              <w:rPr>
                <w:rFonts w:eastAsia="Times New Roman" w:cs="Times New Roman"/>
                <w:b/>
                <w:bCs/>
                <w:color w:val="FFFFFF"/>
                <w:sz w:val="20"/>
                <w:szCs w:val="20"/>
              </w:rPr>
            </w:pPr>
            <w:r w:rsidRPr="00C61C18">
              <w:rPr>
                <w:rFonts w:eastAsia="Times New Roman" w:cs="Times New Roman"/>
                <w:b/>
                <w:bCs/>
                <w:color w:val="FFFFFF"/>
                <w:sz w:val="20"/>
                <w:szCs w:val="20"/>
              </w:rPr>
              <w:t>Response rates</w:t>
            </w:r>
          </w:p>
        </w:tc>
        <w:tc>
          <w:tcPr>
            <w:tcW w:w="1400" w:type="dxa"/>
            <w:vMerge w:val="restart"/>
            <w:tcBorders>
              <w:top w:val="single" w:sz="4" w:space="0" w:color="auto"/>
              <w:left w:val="nil"/>
              <w:bottom w:val="single" w:sz="4" w:space="0" w:color="000000"/>
              <w:right w:val="nil"/>
            </w:tcBorders>
            <w:shd w:val="clear" w:color="000000" w:fill="387990"/>
            <w:vAlign w:val="bottom"/>
            <w:hideMark/>
          </w:tcPr>
          <w:p w14:paraId="05EA7AB3"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Total</w:t>
            </w:r>
          </w:p>
        </w:tc>
        <w:tc>
          <w:tcPr>
            <w:tcW w:w="1922" w:type="dxa"/>
            <w:gridSpan w:val="2"/>
            <w:tcBorders>
              <w:top w:val="single" w:sz="4" w:space="0" w:color="auto"/>
              <w:left w:val="nil"/>
              <w:bottom w:val="single" w:sz="4" w:space="0" w:color="FFFFFF" w:themeColor="background1"/>
              <w:right w:val="nil"/>
            </w:tcBorders>
            <w:shd w:val="clear" w:color="000000" w:fill="387990"/>
            <w:vAlign w:val="bottom"/>
            <w:hideMark/>
          </w:tcPr>
          <w:p w14:paraId="0F71E266"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Residence</w:t>
            </w:r>
          </w:p>
        </w:tc>
      </w:tr>
      <w:tr w:rsidR="001733C9" w:rsidRPr="00C61C18" w14:paraId="6B92113B" w14:textId="77777777" w:rsidTr="009F48A9">
        <w:trPr>
          <w:tblHeader/>
        </w:trPr>
        <w:tc>
          <w:tcPr>
            <w:tcW w:w="5508" w:type="dxa"/>
            <w:vMerge/>
            <w:tcBorders>
              <w:top w:val="single" w:sz="4" w:space="0" w:color="auto"/>
              <w:left w:val="nil"/>
              <w:bottom w:val="single" w:sz="4" w:space="0" w:color="auto"/>
              <w:right w:val="nil"/>
            </w:tcBorders>
            <w:vAlign w:val="center"/>
            <w:hideMark/>
          </w:tcPr>
          <w:p w14:paraId="6C9C60B9"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1400" w:type="dxa"/>
            <w:vMerge/>
            <w:tcBorders>
              <w:top w:val="single" w:sz="4" w:space="0" w:color="auto"/>
              <w:left w:val="nil"/>
              <w:bottom w:val="single" w:sz="4" w:space="0" w:color="auto"/>
              <w:right w:val="nil"/>
            </w:tcBorders>
            <w:vAlign w:val="center"/>
            <w:hideMark/>
          </w:tcPr>
          <w:p w14:paraId="463798E3"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960" w:type="dxa"/>
            <w:tcBorders>
              <w:top w:val="single" w:sz="4" w:space="0" w:color="FFFFFF" w:themeColor="background1"/>
              <w:left w:val="nil"/>
              <w:bottom w:val="single" w:sz="4" w:space="0" w:color="auto"/>
              <w:right w:val="nil"/>
            </w:tcBorders>
            <w:shd w:val="clear" w:color="000000" w:fill="387990"/>
            <w:vAlign w:val="bottom"/>
            <w:hideMark/>
          </w:tcPr>
          <w:p w14:paraId="5DF103B8"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Urban</w:t>
            </w:r>
          </w:p>
        </w:tc>
        <w:tc>
          <w:tcPr>
            <w:tcW w:w="962" w:type="dxa"/>
            <w:tcBorders>
              <w:top w:val="single" w:sz="4" w:space="0" w:color="FFFFFF" w:themeColor="background1"/>
              <w:left w:val="nil"/>
              <w:bottom w:val="single" w:sz="4" w:space="0" w:color="auto"/>
              <w:right w:val="nil"/>
            </w:tcBorders>
            <w:shd w:val="clear" w:color="000000" w:fill="387990"/>
            <w:vAlign w:val="bottom"/>
            <w:hideMark/>
          </w:tcPr>
          <w:p w14:paraId="0228A016"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Rural</w:t>
            </w:r>
          </w:p>
        </w:tc>
      </w:tr>
      <w:tr w:rsidR="001733C9" w:rsidRPr="00C61C18" w14:paraId="271059F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DABE8D7" w14:textId="77777777" w:rsidR="001733C9" w:rsidRPr="00C61C18" w:rsidRDefault="001733C9" w:rsidP="00BC5225">
            <w:pPr>
              <w:keepNext/>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Households</w:t>
            </w:r>
          </w:p>
        </w:tc>
      </w:tr>
      <w:tr w:rsidR="001733C9" w:rsidRPr="00C61C18" w14:paraId="1E08F20C" w14:textId="77777777" w:rsidTr="009F48A9">
        <w:tc>
          <w:tcPr>
            <w:tcW w:w="5508" w:type="dxa"/>
            <w:tcBorders>
              <w:top w:val="nil"/>
              <w:left w:val="nil"/>
              <w:bottom w:val="single" w:sz="4" w:space="0" w:color="auto"/>
              <w:right w:val="nil"/>
            </w:tcBorders>
            <w:shd w:val="clear" w:color="auto" w:fill="auto"/>
            <w:vAlign w:val="center"/>
            <w:hideMark/>
          </w:tcPr>
          <w:p w14:paraId="39576A96" w14:textId="6A7C80E7"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selected </w:t>
            </w:r>
          </w:p>
        </w:tc>
        <w:tc>
          <w:tcPr>
            <w:tcW w:w="1400" w:type="dxa"/>
            <w:tcBorders>
              <w:top w:val="nil"/>
              <w:left w:val="nil"/>
              <w:bottom w:val="single" w:sz="4" w:space="0" w:color="auto"/>
              <w:right w:val="nil"/>
            </w:tcBorders>
            <w:shd w:val="clear" w:color="auto" w:fill="auto"/>
            <w:vAlign w:val="center"/>
            <w:hideMark/>
          </w:tcPr>
          <w:p w14:paraId="69A0D5E1" w14:textId="1F3136D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A3A0D53" w14:textId="3E122B80" w:rsidR="001733C9" w:rsidRPr="00C61C18" w:rsidRDefault="001733C9" w:rsidP="00BC5225">
            <w:pPr>
              <w:keepNext/>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01E1B46" w14:textId="5A1BB354"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46A50C07" w14:textId="77777777" w:rsidTr="009F48A9">
        <w:tc>
          <w:tcPr>
            <w:tcW w:w="5508" w:type="dxa"/>
            <w:tcBorders>
              <w:top w:val="nil"/>
              <w:left w:val="nil"/>
              <w:bottom w:val="single" w:sz="4" w:space="0" w:color="auto"/>
              <w:right w:val="nil"/>
            </w:tcBorders>
            <w:shd w:val="clear" w:color="auto" w:fill="auto"/>
            <w:vAlign w:val="center"/>
            <w:hideMark/>
          </w:tcPr>
          <w:p w14:paraId="583A70E1" w14:textId="456A0D69"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Humber of h</w:t>
            </w:r>
            <w:r w:rsidR="001733C9" w:rsidRPr="00C61C18">
              <w:rPr>
                <w:rFonts w:eastAsia="Times New Roman" w:cs="Times New Roman"/>
                <w:sz w:val="20"/>
                <w:szCs w:val="20"/>
              </w:rPr>
              <w:t xml:space="preserve">ouseholds occupied </w:t>
            </w:r>
          </w:p>
        </w:tc>
        <w:tc>
          <w:tcPr>
            <w:tcW w:w="1400" w:type="dxa"/>
            <w:tcBorders>
              <w:top w:val="nil"/>
              <w:left w:val="nil"/>
              <w:bottom w:val="single" w:sz="4" w:space="0" w:color="auto"/>
              <w:right w:val="nil"/>
            </w:tcBorders>
            <w:shd w:val="clear" w:color="auto" w:fill="auto"/>
            <w:vAlign w:val="center"/>
            <w:hideMark/>
          </w:tcPr>
          <w:p w14:paraId="55094AA5" w14:textId="73BB7195"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816CCA" w14:textId="790159AF" w:rsidR="001733C9" w:rsidRPr="00C61C18" w:rsidRDefault="001733C9" w:rsidP="00BC5225">
            <w:pPr>
              <w:keepNext/>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0375AD8" w14:textId="43DA98D1"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748E8009" w14:textId="77777777" w:rsidTr="009F48A9">
        <w:tc>
          <w:tcPr>
            <w:tcW w:w="5508" w:type="dxa"/>
            <w:tcBorders>
              <w:top w:val="nil"/>
              <w:left w:val="nil"/>
              <w:bottom w:val="single" w:sz="4" w:space="0" w:color="auto"/>
              <w:right w:val="nil"/>
            </w:tcBorders>
            <w:shd w:val="clear" w:color="auto" w:fill="auto"/>
            <w:vAlign w:val="center"/>
            <w:hideMark/>
          </w:tcPr>
          <w:p w14:paraId="44CB302D" w14:textId="109159C7" w:rsidR="001733C9" w:rsidRPr="00C61C18" w:rsidRDefault="001C71CC" w:rsidP="001C71CC">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interviewed </w:t>
            </w:r>
          </w:p>
        </w:tc>
        <w:tc>
          <w:tcPr>
            <w:tcW w:w="1400" w:type="dxa"/>
            <w:tcBorders>
              <w:top w:val="nil"/>
              <w:left w:val="nil"/>
              <w:bottom w:val="single" w:sz="4" w:space="0" w:color="auto"/>
              <w:right w:val="nil"/>
            </w:tcBorders>
            <w:shd w:val="clear" w:color="auto" w:fill="auto"/>
            <w:vAlign w:val="center"/>
            <w:hideMark/>
          </w:tcPr>
          <w:p w14:paraId="4203FAB3" w14:textId="342568B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DB58264" w14:textId="1A2EDF58"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757F63E" w14:textId="133AE28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4272734" w14:textId="77777777" w:rsidTr="009F48A9">
        <w:tc>
          <w:tcPr>
            <w:tcW w:w="5508" w:type="dxa"/>
            <w:tcBorders>
              <w:top w:val="nil"/>
              <w:left w:val="nil"/>
              <w:bottom w:val="single" w:sz="4" w:space="0" w:color="auto"/>
              <w:right w:val="nil"/>
            </w:tcBorders>
            <w:shd w:val="clear" w:color="auto" w:fill="auto"/>
            <w:vAlign w:val="center"/>
            <w:hideMark/>
          </w:tcPr>
          <w:p w14:paraId="19D2DF78" w14:textId="518BC9DA"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Household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a</w:t>
            </w:r>
          </w:p>
        </w:tc>
        <w:tc>
          <w:tcPr>
            <w:tcW w:w="1400" w:type="dxa"/>
            <w:tcBorders>
              <w:top w:val="nil"/>
              <w:left w:val="nil"/>
              <w:bottom w:val="single" w:sz="4" w:space="0" w:color="auto"/>
              <w:right w:val="nil"/>
            </w:tcBorders>
            <w:shd w:val="clear" w:color="auto" w:fill="auto"/>
            <w:vAlign w:val="center"/>
            <w:hideMark/>
          </w:tcPr>
          <w:p w14:paraId="49D3BE5C" w14:textId="5511FBCF"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B3A9900" w14:textId="2DF6241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20C7D13" w14:textId="56D2814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28DBE454"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4D17E5E8"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Women of reproductive age (15-49 years)</w:t>
            </w:r>
          </w:p>
        </w:tc>
      </w:tr>
      <w:tr w:rsidR="001733C9" w:rsidRPr="00C61C18" w14:paraId="4C136F3A" w14:textId="77777777" w:rsidTr="009F48A9">
        <w:tc>
          <w:tcPr>
            <w:tcW w:w="5508" w:type="dxa"/>
            <w:tcBorders>
              <w:top w:val="nil"/>
              <w:left w:val="nil"/>
              <w:bottom w:val="single" w:sz="4" w:space="0" w:color="auto"/>
              <w:right w:val="nil"/>
            </w:tcBorders>
            <w:shd w:val="clear" w:color="auto" w:fill="auto"/>
            <w:vAlign w:val="center"/>
            <w:hideMark/>
          </w:tcPr>
          <w:p w14:paraId="16D325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3D4C1E46" w14:textId="20BF19F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C322897" w14:textId="5E547E6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B4BF56F" w14:textId="6A816B63"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3D91104A" w14:textId="77777777" w:rsidTr="009F48A9">
        <w:tc>
          <w:tcPr>
            <w:tcW w:w="5508" w:type="dxa"/>
            <w:tcBorders>
              <w:top w:val="nil"/>
              <w:left w:val="nil"/>
              <w:bottom w:val="single" w:sz="4" w:space="0" w:color="auto"/>
              <w:right w:val="nil"/>
            </w:tcBorders>
            <w:shd w:val="clear" w:color="auto" w:fill="auto"/>
            <w:vAlign w:val="center"/>
            <w:hideMark/>
          </w:tcPr>
          <w:p w14:paraId="209EDDFD"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lastRenderedPageBreak/>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9B6E531" w14:textId="0201A37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88337B5" w14:textId="13E9A2D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CFCE95A" w14:textId="0517EC7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DC9A022" w14:textId="77777777" w:rsidTr="009F48A9">
        <w:tc>
          <w:tcPr>
            <w:tcW w:w="5508" w:type="dxa"/>
            <w:tcBorders>
              <w:top w:val="nil"/>
              <w:left w:val="nil"/>
              <w:bottom w:val="single" w:sz="4" w:space="0" w:color="auto"/>
              <w:right w:val="nil"/>
            </w:tcBorders>
            <w:shd w:val="clear" w:color="auto" w:fill="auto"/>
            <w:vAlign w:val="center"/>
            <w:hideMark/>
          </w:tcPr>
          <w:p w14:paraId="012AC49F" w14:textId="1976D3AF"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women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60C5C427" w14:textId="01D68498"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E02F572" w14:textId="1DA97105"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28EDD38" w14:textId="08619055"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A86217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6B111CAE" w14:textId="2BA984C9"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female </w:t>
            </w:r>
            <w:r w:rsidR="001733C9" w:rsidRPr="00C61C18">
              <w:rPr>
                <w:rFonts w:eastAsia="Times New Roman" w:cs="Times New Roman"/>
                <w:b/>
                <w:bCs/>
                <w:color w:val="auto"/>
                <w:sz w:val="20"/>
                <w:szCs w:val="20"/>
              </w:rPr>
              <w:t>decisionmakers (18+ years)</w:t>
            </w:r>
          </w:p>
        </w:tc>
      </w:tr>
      <w:tr w:rsidR="001733C9" w:rsidRPr="00C61C18" w14:paraId="1D1ACEEF" w14:textId="77777777" w:rsidTr="009F48A9">
        <w:tc>
          <w:tcPr>
            <w:tcW w:w="5508" w:type="dxa"/>
            <w:tcBorders>
              <w:top w:val="nil"/>
              <w:left w:val="nil"/>
              <w:bottom w:val="single" w:sz="4" w:space="0" w:color="auto"/>
              <w:right w:val="nil"/>
            </w:tcBorders>
            <w:shd w:val="clear" w:color="auto" w:fill="auto"/>
            <w:vAlign w:val="center"/>
            <w:hideMark/>
          </w:tcPr>
          <w:p w14:paraId="56BDCAF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4A2104B5" w14:textId="03C0A2A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FBE6174" w14:textId="102D8C0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5AD86D7" w14:textId="3E60F54E"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3167CB3" w14:textId="77777777" w:rsidTr="009F48A9">
        <w:tc>
          <w:tcPr>
            <w:tcW w:w="5508" w:type="dxa"/>
            <w:tcBorders>
              <w:top w:val="nil"/>
              <w:left w:val="nil"/>
              <w:bottom w:val="single" w:sz="4" w:space="0" w:color="auto"/>
              <w:right w:val="nil"/>
            </w:tcBorders>
            <w:shd w:val="clear" w:color="auto" w:fill="auto"/>
            <w:vAlign w:val="center"/>
            <w:hideMark/>
          </w:tcPr>
          <w:p w14:paraId="28815EC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61E85E4" w14:textId="28AF7D3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031DC5" w14:textId="6F64671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E99F344" w14:textId="79D31C8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465385E" w14:textId="77777777" w:rsidTr="009F48A9">
        <w:tc>
          <w:tcPr>
            <w:tcW w:w="5508" w:type="dxa"/>
            <w:tcBorders>
              <w:top w:val="nil"/>
              <w:left w:val="nil"/>
              <w:bottom w:val="single" w:sz="4" w:space="0" w:color="auto"/>
              <w:right w:val="nil"/>
            </w:tcBorders>
            <w:shd w:val="clear" w:color="auto" w:fill="auto"/>
            <w:vAlign w:val="center"/>
            <w:hideMark/>
          </w:tcPr>
          <w:p w14:paraId="40BAC8C0" w14:textId="7359C3B8" w:rsidR="001733C9" w:rsidRPr="00C61C18" w:rsidRDefault="001C71CC"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Eligible women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58B452FA" w14:textId="32FAD5D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8E029DF" w14:textId="5BEA6EBF"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AB31CD0" w14:textId="4BA786D4"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D2ED9A6"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6A30620F" w14:textId="44CA89BB"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male </w:t>
            </w:r>
            <w:r w:rsidR="001733C9" w:rsidRPr="00C61C18">
              <w:rPr>
                <w:rFonts w:eastAsia="Times New Roman" w:cs="Times New Roman"/>
                <w:b/>
                <w:bCs/>
                <w:color w:val="auto"/>
                <w:sz w:val="20"/>
                <w:szCs w:val="20"/>
              </w:rPr>
              <w:t>decisionmakers (18+ years)</w:t>
            </w:r>
          </w:p>
        </w:tc>
      </w:tr>
      <w:tr w:rsidR="001733C9" w:rsidRPr="00C61C18" w14:paraId="601418AF" w14:textId="77777777" w:rsidTr="009F48A9">
        <w:tc>
          <w:tcPr>
            <w:tcW w:w="5508" w:type="dxa"/>
            <w:tcBorders>
              <w:top w:val="nil"/>
              <w:left w:val="nil"/>
              <w:bottom w:val="single" w:sz="4" w:space="0" w:color="auto"/>
              <w:right w:val="nil"/>
            </w:tcBorders>
            <w:shd w:val="clear" w:color="auto" w:fill="auto"/>
            <w:vAlign w:val="center"/>
            <w:hideMark/>
          </w:tcPr>
          <w:p w14:paraId="6960AD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w:t>
            </w:r>
          </w:p>
        </w:tc>
        <w:tc>
          <w:tcPr>
            <w:tcW w:w="1400" w:type="dxa"/>
            <w:tcBorders>
              <w:top w:val="nil"/>
              <w:left w:val="nil"/>
              <w:bottom w:val="single" w:sz="4" w:space="0" w:color="auto"/>
              <w:right w:val="nil"/>
            </w:tcBorders>
            <w:shd w:val="clear" w:color="auto" w:fill="auto"/>
            <w:vAlign w:val="center"/>
            <w:hideMark/>
          </w:tcPr>
          <w:p w14:paraId="3CE6BBFF" w14:textId="3E5D2E10"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AC6F3DC" w14:textId="17BD03AA"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D86310A" w14:textId="4942612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04BA213" w14:textId="77777777" w:rsidTr="009F48A9">
        <w:tc>
          <w:tcPr>
            <w:tcW w:w="5508" w:type="dxa"/>
            <w:tcBorders>
              <w:top w:val="nil"/>
              <w:left w:val="nil"/>
              <w:bottom w:val="single" w:sz="4" w:space="0" w:color="auto"/>
              <w:right w:val="nil"/>
            </w:tcBorders>
            <w:shd w:val="clear" w:color="auto" w:fill="auto"/>
            <w:vAlign w:val="center"/>
            <w:hideMark/>
          </w:tcPr>
          <w:p w14:paraId="7E03D96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interviewed </w:t>
            </w:r>
          </w:p>
        </w:tc>
        <w:tc>
          <w:tcPr>
            <w:tcW w:w="1400" w:type="dxa"/>
            <w:tcBorders>
              <w:top w:val="nil"/>
              <w:left w:val="nil"/>
              <w:bottom w:val="single" w:sz="4" w:space="0" w:color="auto"/>
              <w:right w:val="nil"/>
            </w:tcBorders>
            <w:shd w:val="clear" w:color="auto" w:fill="auto"/>
            <w:vAlign w:val="center"/>
            <w:hideMark/>
          </w:tcPr>
          <w:p w14:paraId="74B8FAFE" w14:textId="1296118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781DEBA" w14:textId="222C15C8"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4A7A88" w14:textId="104C5F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DE6A452" w14:textId="77777777" w:rsidTr="009F48A9">
        <w:tc>
          <w:tcPr>
            <w:tcW w:w="5508" w:type="dxa"/>
            <w:tcBorders>
              <w:top w:val="nil"/>
              <w:left w:val="nil"/>
              <w:bottom w:val="single" w:sz="4" w:space="0" w:color="auto"/>
              <w:right w:val="nil"/>
            </w:tcBorders>
            <w:shd w:val="clear" w:color="auto" w:fill="auto"/>
            <w:vAlign w:val="center"/>
            <w:hideMark/>
          </w:tcPr>
          <w:p w14:paraId="5095979B" w14:textId="7086210C"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Pr="00C61C18">
              <w:rPr>
                <w:rFonts w:eastAsia="Times New Roman" w:cs="Times New Roman"/>
                <w:sz w:val="20"/>
                <w:szCs w:val="20"/>
              </w:rPr>
              <w:t>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5E5F3F2" w14:textId="5CE6E41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1CC4E33" w14:textId="20CA127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5E0D8B7" w14:textId="03322DB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A3EFD3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343AAE5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5 years of age</w:t>
            </w:r>
          </w:p>
        </w:tc>
      </w:tr>
      <w:tr w:rsidR="001733C9" w:rsidRPr="00C61C18" w14:paraId="0F59B3D2" w14:textId="77777777" w:rsidTr="009F48A9">
        <w:tc>
          <w:tcPr>
            <w:tcW w:w="5508" w:type="dxa"/>
            <w:tcBorders>
              <w:top w:val="nil"/>
              <w:left w:val="nil"/>
              <w:bottom w:val="single" w:sz="4" w:space="0" w:color="auto"/>
              <w:right w:val="nil"/>
            </w:tcBorders>
            <w:shd w:val="clear" w:color="auto" w:fill="auto"/>
            <w:vAlign w:val="center"/>
            <w:hideMark/>
          </w:tcPr>
          <w:p w14:paraId="6D844CD7"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0784C09B" w14:textId="6101DB6E"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ADDAE63" w14:textId="1F4BFBBB"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577C8A7" w14:textId="4104F69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B5EB4A7" w14:textId="77777777" w:rsidTr="009F48A9">
        <w:tc>
          <w:tcPr>
            <w:tcW w:w="5508" w:type="dxa"/>
            <w:tcBorders>
              <w:top w:val="nil"/>
              <w:left w:val="nil"/>
              <w:bottom w:val="single" w:sz="4" w:space="0" w:color="auto"/>
              <w:right w:val="nil"/>
            </w:tcBorders>
            <w:shd w:val="clear" w:color="auto" w:fill="auto"/>
            <w:vAlign w:val="center"/>
            <w:hideMark/>
          </w:tcPr>
          <w:p w14:paraId="7F542A38" w14:textId="5A3BA6B5"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r w:rsidR="009F48A9">
              <w:rPr>
                <w:rFonts w:eastAsia="Times New Roman" w:cs="Times New Roman"/>
                <w:sz w:val="20"/>
                <w:szCs w:val="20"/>
              </w:rPr>
              <w:t xml:space="preserve">whose caregiver was </w:t>
            </w:r>
            <w:r w:rsidRPr="00C61C18">
              <w:rPr>
                <w:rFonts w:eastAsia="Times New Roman" w:cs="Times New Roman"/>
                <w:sz w:val="20"/>
                <w:szCs w:val="20"/>
              </w:rPr>
              <w:t xml:space="preserve">interviewed </w:t>
            </w:r>
          </w:p>
        </w:tc>
        <w:tc>
          <w:tcPr>
            <w:tcW w:w="1400" w:type="dxa"/>
            <w:tcBorders>
              <w:top w:val="nil"/>
              <w:left w:val="nil"/>
              <w:bottom w:val="single" w:sz="4" w:space="0" w:color="auto"/>
              <w:right w:val="nil"/>
            </w:tcBorders>
            <w:shd w:val="clear" w:color="auto" w:fill="auto"/>
            <w:vAlign w:val="center"/>
            <w:hideMark/>
          </w:tcPr>
          <w:p w14:paraId="5AE4A99E" w14:textId="76741D5F"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14BF53B" w14:textId="5F97B9A6"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A0BA251" w14:textId="5ABA041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5EA702F" w14:textId="77777777" w:rsidTr="009F48A9">
        <w:tc>
          <w:tcPr>
            <w:tcW w:w="5508" w:type="dxa"/>
            <w:tcBorders>
              <w:top w:val="nil"/>
              <w:left w:val="nil"/>
              <w:bottom w:val="single" w:sz="4" w:space="0" w:color="auto"/>
              <w:right w:val="nil"/>
            </w:tcBorders>
            <w:shd w:val="clear" w:color="auto" w:fill="auto"/>
            <w:vAlign w:val="center"/>
            <w:hideMark/>
          </w:tcPr>
          <w:p w14:paraId="1B451920" w14:textId="0BD853C5"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4E1ABC7" w14:textId="2D3D0BE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087D241" w14:textId="19FE7350"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99BCBE" w14:textId="519A8819"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CDBBF8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4DDE868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2 years of age</w:t>
            </w:r>
          </w:p>
        </w:tc>
      </w:tr>
      <w:tr w:rsidR="001733C9" w:rsidRPr="00C61C18" w14:paraId="28DBE5A5" w14:textId="77777777" w:rsidTr="009F48A9">
        <w:tc>
          <w:tcPr>
            <w:tcW w:w="5508" w:type="dxa"/>
            <w:tcBorders>
              <w:top w:val="nil"/>
              <w:left w:val="nil"/>
              <w:bottom w:val="single" w:sz="4" w:space="0" w:color="auto"/>
              <w:right w:val="nil"/>
            </w:tcBorders>
            <w:shd w:val="clear" w:color="auto" w:fill="auto"/>
            <w:vAlign w:val="center"/>
            <w:hideMark/>
          </w:tcPr>
          <w:p w14:paraId="454ECF98"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7B7ECD50" w14:textId="1057D11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A9760C3" w14:textId="13FDBD25"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C67E57E" w14:textId="084E0119" w:rsidR="001733C9" w:rsidRPr="00C61C18" w:rsidRDefault="001733C9" w:rsidP="00BC5225">
            <w:pPr>
              <w:widowControl/>
              <w:spacing w:line="259" w:lineRule="auto"/>
              <w:jc w:val="center"/>
              <w:rPr>
                <w:rFonts w:eastAsia="Times New Roman" w:cs="Times New Roman"/>
                <w:sz w:val="20"/>
                <w:szCs w:val="20"/>
              </w:rPr>
            </w:pPr>
          </w:p>
        </w:tc>
      </w:tr>
      <w:tr w:rsidR="009F48A9" w:rsidRPr="00C61C18" w14:paraId="1549000E" w14:textId="77777777" w:rsidTr="009F48A9">
        <w:tc>
          <w:tcPr>
            <w:tcW w:w="5508" w:type="dxa"/>
            <w:tcBorders>
              <w:top w:val="nil"/>
              <w:left w:val="nil"/>
              <w:bottom w:val="single" w:sz="4" w:space="0" w:color="auto"/>
              <w:right w:val="nil"/>
            </w:tcBorders>
            <w:shd w:val="clear" w:color="auto" w:fill="auto"/>
            <w:vAlign w:val="center"/>
            <w:hideMark/>
          </w:tcPr>
          <w:p w14:paraId="1705C0BD" w14:textId="74E4AE4F" w:rsidR="009F48A9" w:rsidRPr="00C61C18" w:rsidRDefault="009F48A9" w:rsidP="009F48A9">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r>
              <w:rPr>
                <w:rFonts w:eastAsia="Times New Roman" w:cs="Times New Roman"/>
                <w:sz w:val="20"/>
                <w:szCs w:val="20"/>
              </w:rPr>
              <w:t xml:space="preserve">whose caregiver was </w:t>
            </w:r>
            <w:r w:rsidRPr="00C61C18">
              <w:rPr>
                <w:rFonts w:eastAsia="Times New Roman" w:cs="Times New Roman"/>
                <w:sz w:val="20"/>
                <w:szCs w:val="20"/>
              </w:rPr>
              <w:t xml:space="preserve">interviewed </w:t>
            </w:r>
          </w:p>
        </w:tc>
        <w:tc>
          <w:tcPr>
            <w:tcW w:w="1400" w:type="dxa"/>
            <w:tcBorders>
              <w:top w:val="nil"/>
              <w:left w:val="nil"/>
              <w:bottom w:val="single" w:sz="4" w:space="0" w:color="auto"/>
              <w:right w:val="nil"/>
            </w:tcBorders>
            <w:shd w:val="clear" w:color="auto" w:fill="auto"/>
            <w:vAlign w:val="center"/>
            <w:hideMark/>
          </w:tcPr>
          <w:p w14:paraId="52BFC550" w14:textId="338CC897" w:rsidR="009F48A9" w:rsidRPr="00C61C18" w:rsidRDefault="009F48A9" w:rsidP="009F48A9">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2015FD0" w14:textId="3AF81EA6" w:rsidR="009F48A9" w:rsidRPr="00C61C18" w:rsidRDefault="009F48A9" w:rsidP="009F48A9">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5688F" w14:textId="5BBC9F51" w:rsidR="009F48A9" w:rsidRPr="00C61C18" w:rsidRDefault="009F48A9" w:rsidP="009F48A9">
            <w:pPr>
              <w:widowControl/>
              <w:spacing w:line="259" w:lineRule="auto"/>
              <w:jc w:val="center"/>
              <w:rPr>
                <w:rFonts w:eastAsia="Times New Roman" w:cs="Times New Roman"/>
                <w:sz w:val="20"/>
                <w:szCs w:val="20"/>
              </w:rPr>
            </w:pPr>
          </w:p>
        </w:tc>
      </w:tr>
      <w:tr w:rsidR="001733C9" w:rsidRPr="00C61C18" w14:paraId="5B0108A9" w14:textId="77777777" w:rsidTr="009F48A9">
        <w:tc>
          <w:tcPr>
            <w:tcW w:w="5508" w:type="dxa"/>
            <w:tcBorders>
              <w:top w:val="nil"/>
              <w:left w:val="nil"/>
              <w:bottom w:val="single" w:sz="4" w:space="0" w:color="auto"/>
              <w:right w:val="nil"/>
            </w:tcBorders>
            <w:shd w:val="clear" w:color="auto" w:fill="auto"/>
            <w:vAlign w:val="center"/>
            <w:hideMark/>
          </w:tcPr>
          <w:p w14:paraId="2C93E537" w14:textId="55E5CD81"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0CD3770" w14:textId="6E38DE8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BD48FF8" w14:textId="16BE0E2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4A3CD1F" w14:textId="1430D23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0F1F520"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1B61289" w14:textId="0AF72685"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Farmer</w:t>
            </w:r>
            <w:r w:rsidR="001733C9" w:rsidRPr="00C61C18">
              <w:rPr>
                <w:rFonts w:eastAsia="Times New Roman" w:cs="Times New Roman"/>
                <w:b/>
                <w:bCs/>
                <w:color w:val="auto"/>
                <w:sz w:val="20"/>
                <w:szCs w:val="20"/>
              </w:rPr>
              <w:t xml:space="preserve">s of </w:t>
            </w:r>
            <w:r w:rsidR="001733C9" w:rsidRPr="00C61C18" w:rsidDel="00131E92">
              <w:rPr>
                <w:rFonts w:eastAsia="Times New Roman" w:cs="Times New Roman"/>
                <w:b/>
                <w:bCs/>
                <w:color w:val="auto"/>
                <w:sz w:val="20"/>
                <w:szCs w:val="20"/>
              </w:rPr>
              <w:t xml:space="preserve">any </w:t>
            </w:r>
            <w:r w:rsidR="00131E92" w:rsidRPr="00C61C18">
              <w:rPr>
                <w:rFonts w:eastAsia="Times New Roman" w:cs="Times New Roman"/>
                <w:b/>
                <w:bCs/>
                <w:color w:val="auto"/>
                <w:sz w:val="20"/>
                <w:szCs w:val="20"/>
              </w:rPr>
              <w:t>targeted value chain commodity</w:t>
            </w:r>
            <w:r w:rsidR="00316072" w:rsidRPr="00C61C18">
              <w:rPr>
                <w:rFonts w:eastAsia="Times New Roman" w:cs="Times New Roman"/>
                <w:b/>
                <w:bCs/>
                <w:color w:val="auto"/>
                <w:sz w:val="20"/>
                <w:szCs w:val="20"/>
                <w:vertAlign w:val="superscript"/>
              </w:rPr>
              <w:t>c</w:t>
            </w:r>
          </w:p>
        </w:tc>
      </w:tr>
      <w:tr w:rsidR="001733C9" w:rsidRPr="00C61C18" w14:paraId="211CD58C" w14:textId="77777777" w:rsidTr="009F48A9">
        <w:tc>
          <w:tcPr>
            <w:tcW w:w="5508" w:type="dxa"/>
            <w:tcBorders>
              <w:top w:val="nil"/>
              <w:left w:val="nil"/>
              <w:bottom w:val="single" w:sz="4" w:space="0" w:color="auto"/>
              <w:right w:val="nil"/>
            </w:tcBorders>
            <w:shd w:val="clear" w:color="auto" w:fill="auto"/>
            <w:vAlign w:val="center"/>
            <w:hideMark/>
          </w:tcPr>
          <w:p w14:paraId="6D55A0EB" w14:textId="3B32C3F8"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090B3E7A" w14:textId="5A01F92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F687F67" w14:textId="18C0C38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6EC44EC" w14:textId="361A1B3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D9B299B" w14:textId="77777777" w:rsidTr="009F48A9">
        <w:tc>
          <w:tcPr>
            <w:tcW w:w="5508" w:type="dxa"/>
            <w:tcBorders>
              <w:top w:val="nil"/>
              <w:left w:val="nil"/>
              <w:bottom w:val="single" w:sz="4" w:space="0" w:color="auto"/>
              <w:right w:val="nil"/>
            </w:tcBorders>
            <w:shd w:val="clear" w:color="auto" w:fill="auto"/>
            <w:vAlign w:val="center"/>
            <w:hideMark/>
          </w:tcPr>
          <w:p w14:paraId="6A391E18" w14:textId="5B2F8E0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2C446E70" w14:textId="2293BD0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84D91DB" w14:textId="18C8063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2E1703A" w14:textId="4CA3672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46C3B53" w14:textId="77777777" w:rsidTr="009F48A9">
        <w:tc>
          <w:tcPr>
            <w:tcW w:w="5508" w:type="dxa"/>
            <w:tcBorders>
              <w:top w:val="nil"/>
              <w:left w:val="nil"/>
              <w:bottom w:val="single" w:sz="4" w:space="0" w:color="auto"/>
              <w:right w:val="nil"/>
            </w:tcBorders>
            <w:shd w:val="clear" w:color="auto" w:fill="auto"/>
            <w:vAlign w:val="center"/>
            <w:hideMark/>
          </w:tcPr>
          <w:p w14:paraId="1497CC32" w14:textId="64AECE0E"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E814613" w14:textId="33B9816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6A0B4F" w14:textId="6EA67A1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40CFAE" w14:textId="03A712F0"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934E048"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72CB552" w14:textId="5D424631"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Maize farmer</w:t>
            </w:r>
            <w:r w:rsidR="001733C9" w:rsidRPr="00C61C18">
              <w:rPr>
                <w:rFonts w:eastAsia="Times New Roman" w:cs="Times New Roman"/>
                <w:b/>
                <w:bCs/>
                <w:color w:val="auto"/>
                <w:sz w:val="20"/>
                <w:szCs w:val="20"/>
              </w:rPr>
              <w:t>s</w:t>
            </w:r>
            <w:commentRangeStart w:id="149"/>
            <w:commentRangeEnd w:id="149"/>
            <w:r w:rsidRPr="00BC5225">
              <w:rPr>
                <w:rStyle w:val="CommentReference"/>
                <w:sz w:val="20"/>
                <w:szCs w:val="20"/>
              </w:rPr>
              <w:commentReference w:id="149"/>
            </w:r>
          </w:p>
        </w:tc>
      </w:tr>
      <w:tr w:rsidR="001733C9" w:rsidRPr="00C61C18" w14:paraId="7A7CB18E" w14:textId="77777777" w:rsidTr="009F48A9">
        <w:tc>
          <w:tcPr>
            <w:tcW w:w="5508" w:type="dxa"/>
            <w:tcBorders>
              <w:top w:val="nil"/>
              <w:left w:val="nil"/>
              <w:bottom w:val="single" w:sz="4" w:space="0" w:color="auto"/>
              <w:right w:val="nil"/>
            </w:tcBorders>
            <w:shd w:val="clear" w:color="auto" w:fill="auto"/>
            <w:vAlign w:val="center"/>
            <w:hideMark/>
          </w:tcPr>
          <w:p w14:paraId="2C8D0DAA" w14:textId="5B2132F9"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3A51EEA0" w14:textId="74765C56"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43C4EFB" w14:textId="7BC14480"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8AEF1BD" w14:textId="406DED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5B5FC6B" w14:textId="77777777" w:rsidTr="009F48A9">
        <w:tc>
          <w:tcPr>
            <w:tcW w:w="5508" w:type="dxa"/>
            <w:tcBorders>
              <w:top w:val="nil"/>
              <w:left w:val="nil"/>
              <w:bottom w:val="single" w:sz="4" w:space="0" w:color="auto"/>
              <w:right w:val="nil"/>
            </w:tcBorders>
            <w:shd w:val="clear" w:color="auto" w:fill="auto"/>
            <w:vAlign w:val="center"/>
            <w:hideMark/>
          </w:tcPr>
          <w:p w14:paraId="1CB482E2" w14:textId="4B739A30"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540DD9F6" w14:textId="542B934A"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26FA59C" w14:textId="26BE64FC"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0311317" w14:textId="7134EEFC"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3257CD1" w14:textId="77777777" w:rsidTr="009F48A9">
        <w:tc>
          <w:tcPr>
            <w:tcW w:w="5508" w:type="dxa"/>
            <w:tcBorders>
              <w:top w:val="nil"/>
              <w:left w:val="nil"/>
              <w:bottom w:val="single" w:sz="4" w:space="0" w:color="auto"/>
              <w:right w:val="nil"/>
            </w:tcBorders>
            <w:shd w:val="clear" w:color="auto" w:fill="auto"/>
            <w:vAlign w:val="center"/>
            <w:hideMark/>
          </w:tcPr>
          <w:p w14:paraId="61A1955F" w14:textId="2123E34D"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0EEC5985" w14:textId="16C138C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C330E66" w14:textId="0DABEE4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DBC12AE" w14:textId="17E003C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60478AA"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30325570" w14:textId="2B956F13"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Fishpond farmer</w:t>
            </w:r>
            <w:r w:rsidR="001733C9" w:rsidRPr="00C61C18">
              <w:rPr>
                <w:rFonts w:eastAsia="Times New Roman" w:cs="Times New Roman"/>
                <w:b/>
                <w:bCs/>
                <w:color w:val="auto"/>
                <w:sz w:val="20"/>
                <w:szCs w:val="20"/>
              </w:rPr>
              <w:t xml:space="preserve">s </w:t>
            </w:r>
          </w:p>
        </w:tc>
      </w:tr>
      <w:tr w:rsidR="001733C9" w:rsidRPr="00C61C18" w14:paraId="3AF6F78D" w14:textId="77777777" w:rsidTr="009F48A9">
        <w:tc>
          <w:tcPr>
            <w:tcW w:w="5508" w:type="dxa"/>
            <w:tcBorders>
              <w:top w:val="nil"/>
              <w:left w:val="nil"/>
              <w:bottom w:val="single" w:sz="4" w:space="0" w:color="auto"/>
              <w:right w:val="nil"/>
            </w:tcBorders>
            <w:shd w:val="clear" w:color="auto" w:fill="auto"/>
            <w:vAlign w:val="center"/>
            <w:hideMark/>
          </w:tcPr>
          <w:p w14:paraId="4495D678" w14:textId="08BDD12F"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435182B9" w14:textId="353EEF68"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910D7D6" w14:textId="4A732745"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635046A" w14:textId="3EB66EA3"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126EB810" w14:textId="77777777" w:rsidTr="009F48A9">
        <w:tc>
          <w:tcPr>
            <w:tcW w:w="5508" w:type="dxa"/>
            <w:tcBorders>
              <w:top w:val="nil"/>
              <w:left w:val="nil"/>
              <w:bottom w:val="single" w:sz="4" w:space="0" w:color="auto"/>
              <w:right w:val="nil"/>
            </w:tcBorders>
            <w:shd w:val="clear" w:color="auto" w:fill="auto"/>
            <w:vAlign w:val="center"/>
            <w:hideMark/>
          </w:tcPr>
          <w:p w14:paraId="2F83BA09" w14:textId="4D11E654"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6B84AEA1" w14:textId="77BF449E"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2C3BA4" w14:textId="7FB866B1"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7F8E4D0" w14:textId="604899E5"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66E28FFE" w14:textId="77777777" w:rsidTr="009F48A9">
        <w:tc>
          <w:tcPr>
            <w:tcW w:w="5508" w:type="dxa"/>
            <w:tcBorders>
              <w:top w:val="nil"/>
              <w:left w:val="nil"/>
              <w:bottom w:val="single" w:sz="4" w:space="0" w:color="auto"/>
              <w:right w:val="nil"/>
            </w:tcBorders>
            <w:shd w:val="clear" w:color="auto" w:fill="auto"/>
            <w:vAlign w:val="center"/>
            <w:hideMark/>
          </w:tcPr>
          <w:p w14:paraId="3C97EFA4" w14:textId="78D3D03E"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2BD13867" w14:textId="5C44E14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46D8862" w14:textId="59840B28"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915DD96" w14:textId="39ACE29C"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4A5F3513"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1CBAEE93" w14:textId="654A156D"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Dairy farmers</w:t>
            </w:r>
          </w:p>
        </w:tc>
      </w:tr>
      <w:tr w:rsidR="001733C9" w:rsidRPr="00C61C18" w14:paraId="4FAE1411" w14:textId="77777777" w:rsidTr="009F48A9">
        <w:tc>
          <w:tcPr>
            <w:tcW w:w="5508" w:type="dxa"/>
            <w:tcBorders>
              <w:top w:val="nil"/>
              <w:left w:val="nil"/>
              <w:bottom w:val="single" w:sz="4" w:space="0" w:color="auto"/>
              <w:right w:val="nil"/>
            </w:tcBorders>
            <w:shd w:val="clear" w:color="auto" w:fill="auto"/>
            <w:vAlign w:val="center"/>
            <w:hideMark/>
          </w:tcPr>
          <w:p w14:paraId="4183F22B" w14:textId="02E80920"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7DEE3468" w14:textId="387E55C9"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65D835A" w14:textId="61ADD510"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C84DA0E" w14:textId="64D3A6DE"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28E76278" w14:textId="77777777" w:rsidTr="009F48A9">
        <w:tc>
          <w:tcPr>
            <w:tcW w:w="5508" w:type="dxa"/>
            <w:tcBorders>
              <w:top w:val="nil"/>
              <w:left w:val="nil"/>
              <w:bottom w:val="single" w:sz="4" w:space="0" w:color="auto"/>
              <w:right w:val="nil"/>
            </w:tcBorders>
            <w:shd w:val="clear" w:color="auto" w:fill="auto"/>
            <w:vAlign w:val="center"/>
            <w:hideMark/>
          </w:tcPr>
          <w:p w14:paraId="6444A6DE" w14:textId="584A9D69"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38C2728F" w14:textId="26B58D9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6B19E9C" w14:textId="1E064FEC"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71E852A" w14:textId="7334D7B0"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3BB42CAA" w14:textId="77777777" w:rsidTr="009F48A9">
        <w:tc>
          <w:tcPr>
            <w:tcW w:w="5508" w:type="dxa"/>
            <w:tcBorders>
              <w:top w:val="single" w:sz="4" w:space="0" w:color="auto"/>
              <w:left w:val="nil"/>
              <w:bottom w:val="single" w:sz="4" w:space="0" w:color="auto"/>
              <w:right w:val="nil"/>
            </w:tcBorders>
            <w:shd w:val="clear" w:color="auto" w:fill="auto"/>
            <w:vAlign w:val="center"/>
            <w:hideMark/>
          </w:tcPr>
          <w:p w14:paraId="4FB950A3" w14:textId="70E8E177"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single" w:sz="4" w:space="0" w:color="auto"/>
              <w:left w:val="nil"/>
              <w:bottom w:val="single" w:sz="4" w:space="0" w:color="auto"/>
              <w:right w:val="nil"/>
            </w:tcBorders>
            <w:shd w:val="clear" w:color="auto" w:fill="auto"/>
            <w:vAlign w:val="center"/>
            <w:hideMark/>
          </w:tcPr>
          <w:p w14:paraId="13575C27" w14:textId="4D437BAA"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single" w:sz="4" w:space="0" w:color="auto"/>
              <w:left w:val="nil"/>
              <w:bottom w:val="single" w:sz="4" w:space="0" w:color="auto"/>
              <w:right w:val="nil"/>
            </w:tcBorders>
            <w:shd w:val="clear" w:color="auto" w:fill="auto"/>
            <w:vAlign w:val="center"/>
            <w:hideMark/>
          </w:tcPr>
          <w:p w14:paraId="1976FCF7" w14:textId="30EC04FF"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04D35D6F" w14:textId="6988751D" w:rsidR="001733C9" w:rsidRPr="00C61C18" w:rsidRDefault="001733C9" w:rsidP="00FE6F1E">
            <w:pPr>
              <w:widowControl/>
              <w:spacing w:line="259" w:lineRule="auto"/>
              <w:jc w:val="center"/>
              <w:rPr>
                <w:rFonts w:eastAsia="Times New Roman" w:cs="Times New Roman"/>
                <w:sz w:val="20"/>
                <w:szCs w:val="20"/>
              </w:rPr>
            </w:pPr>
          </w:p>
        </w:tc>
      </w:tr>
    </w:tbl>
    <w:p w14:paraId="55A13B5A" w14:textId="67CE0567" w:rsidR="00BC0F95" w:rsidRDefault="00316072" w:rsidP="00F2419F">
      <w:pPr>
        <w:pStyle w:val="TF-TblFN"/>
        <w:spacing w:before="0" w:line="276" w:lineRule="auto"/>
        <w:ind w:left="90" w:right="1170" w:hanging="90"/>
        <w:rPr>
          <w:szCs w:val="16"/>
        </w:rPr>
      </w:pPr>
      <w:r w:rsidRPr="00FE6F1E">
        <w:rPr>
          <w:szCs w:val="16"/>
          <w:vertAlign w:val="superscript"/>
        </w:rPr>
        <w:t>a</w:t>
      </w:r>
      <w:r w:rsidRPr="00347F47">
        <w:rPr>
          <w:szCs w:val="16"/>
        </w:rPr>
        <w:t xml:space="preserve"> </w:t>
      </w:r>
      <w:r w:rsidR="00BC0F95" w:rsidRPr="00347F47">
        <w:rPr>
          <w:szCs w:val="16"/>
        </w:rPr>
        <w:t xml:space="preserve">Household response rates are calculated based on the result codes of Module </w:t>
      </w:r>
      <w:r w:rsidR="004E52F1" w:rsidRPr="00347F47">
        <w:rPr>
          <w:szCs w:val="16"/>
        </w:rPr>
        <w:t>1</w:t>
      </w:r>
      <w:r w:rsidR="00BC0F95" w:rsidRPr="00347F47">
        <w:rPr>
          <w:szCs w:val="16"/>
        </w:rPr>
        <w:t>, the household roster, and are defined as the number of</w:t>
      </w:r>
      <w:r w:rsidRPr="00347F47">
        <w:rPr>
          <w:szCs w:val="16"/>
        </w:rPr>
        <w:t xml:space="preserve"> </w:t>
      </w:r>
      <w:r w:rsidR="00BC0F95" w:rsidRPr="00E20C22">
        <w:rPr>
          <w:szCs w:val="16"/>
        </w:rPr>
        <w:t>households interviewed divided by the number of households occupied.</w:t>
      </w:r>
      <w:r w:rsidR="00314E1F" w:rsidRPr="00E20C22">
        <w:rPr>
          <w:szCs w:val="16"/>
        </w:rPr>
        <w:t xml:space="preserve"> </w:t>
      </w:r>
      <w:r w:rsidR="00BC0F95" w:rsidRPr="00D8205A">
        <w:rPr>
          <w:szCs w:val="16"/>
        </w:rPr>
        <w:t>Households that were found to be vacant, not a dwelling unit, or destroyed were considered unoccupied and thus excluded from the response rates.</w:t>
      </w:r>
    </w:p>
    <w:p w14:paraId="1551BCA5" w14:textId="45BFA1C5" w:rsidR="00F2419F" w:rsidRPr="00D3401F" w:rsidRDefault="00316072" w:rsidP="00F2419F">
      <w:pPr>
        <w:pStyle w:val="TF-TblFN"/>
        <w:spacing w:before="0" w:line="276" w:lineRule="auto"/>
        <w:ind w:left="90" w:right="1170" w:hanging="90"/>
        <w:rPr>
          <w:szCs w:val="16"/>
        </w:rPr>
      </w:pPr>
      <w:r w:rsidRPr="00FE6F1E">
        <w:rPr>
          <w:szCs w:val="16"/>
          <w:vertAlign w:val="superscript"/>
        </w:rPr>
        <w:t>b</w:t>
      </w:r>
      <w:r w:rsidRPr="00347F47">
        <w:rPr>
          <w:szCs w:val="16"/>
        </w:rPr>
        <w:t xml:space="preserve"> </w:t>
      </w:r>
      <w:r w:rsidR="00BC0F95" w:rsidRPr="00FF3923">
        <w:rPr>
          <w:szCs w:val="16"/>
        </w:rPr>
        <w:t>Individual response rates are calculated based on the result codes in the relevant individual module</w:t>
      </w:r>
      <w:r w:rsidR="00F2419F" w:rsidRPr="00FF3923">
        <w:rPr>
          <w:szCs w:val="16"/>
        </w:rPr>
        <w:t>s</w:t>
      </w:r>
      <w:r w:rsidR="00BC0F95" w:rsidRPr="005A557C">
        <w:rPr>
          <w:szCs w:val="16"/>
        </w:rPr>
        <w:t xml:space="preserve"> </w:t>
      </w:r>
      <w:r w:rsidR="00F2419F" w:rsidRPr="00183DDD">
        <w:rPr>
          <w:szCs w:val="16"/>
        </w:rPr>
        <w:t>(</w:t>
      </w:r>
      <w:r w:rsidR="00314E1F" w:rsidRPr="00183DDD">
        <w:rPr>
          <w:szCs w:val="16"/>
        </w:rPr>
        <w:t>i.e.,</w:t>
      </w:r>
      <w:r w:rsidR="00BC0F95" w:rsidRPr="00183DDD">
        <w:rPr>
          <w:szCs w:val="16"/>
        </w:rPr>
        <w:t xml:space="preserve"> </w:t>
      </w:r>
      <w:r w:rsidR="00BC0F95" w:rsidRPr="00901D8B">
        <w:rPr>
          <w:szCs w:val="16"/>
        </w:rPr>
        <w:t xml:space="preserve">Modules </w:t>
      </w:r>
      <w:r w:rsidR="0073799A" w:rsidRPr="00901D8B">
        <w:rPr>
          <w:szCs w:val="16"/>
        </w:rPr>
        <w:t>4</w:t>
      </w:r>
      <w:r w:rsidR="00BC0F95" w:rsidRPr="00901D8B">
        <w:rPr>
          <w:szCs w:val="16"/>
        </w:rPr>
        <w:t xml:space="preserve">, </w:t>
      </w:r>
      <w:r w:rsidR="0073799A" w:rsidRPr="00901D8B">
        <w:rPr>
          <w:szCs w:val="16"/>
        </w:rPr>
        <w:t>5</w:t>
      </w:r>
      <w:r w:rsidR="00BC0F95" w:rsidRPr="00901D8B">
        <w:rPr>
          <w:szCs w:val="16"/>
        </w:rPr>
        <w:t xml:space="preserve">, </w:t>
      </w:r>
      <w:r w:rsidR="0073799A" w:rsidRPr="00901D8B">
        <w:rPr>
          <w:szCs w:val="16"/>
        </w:rPr>
        <w:t>6</w:t>
      </w:r>
      <w:r w:rsidR="0055722C" w:rsidRPr="00901D8B">
        <w:rPr>
          <w:szCs w:val="16"/>
        </w:rPr>
        <w:t>, and 7</w:t>
      </w:r>
      <w:r w:rsidR="00F2419F" w:rsidRPr="00FF3923">
        <w:rPr>
          <w:szCs w:val="16"/>
        </w:rPr>
        <w:t>)</w:t>
      </w:r>
      <w:r w:rsidR="00BC0F95" w:rsidRPr="00FF3923">
        <w:rPr>
          <w:szCs w:val="16"/>
        </w:rPr>
        <w:t>. These rates are defined as the number of eligible individuals interviewed divided by the number of eligible individuals. Eligibility determin</w:t>
      </w:r>
      <w:r w:rsidR="00485274" w:rsidRPr="005A557C">
        <w:rPr>
          <w:szCs w:val="16"/>
        </w:rPr>
        <w:t>ation</w:t>
      </w:r>
      <w:r w:rsidR="00485274" w:rsidRPr="00183DDD">
        <w:rPr>
          <w:szCs w:val="16"/>
        </w:rPr>
        <w:t xml:space="preserve"> for Modules </w:t>
      </w:r>
      <w:r w:rsidR="00485274" w:rsidRPr="00901D8B">
        <w:rPr>
          <w:szCs w:val="16"/>
        </w:rPr>
        <w:t>4, 5, and 6</w:t>
      </w:r>
      <w:r w:rsidR="00485274" w:rsidRPr="00FF3923">
        <w:rPr>
          <w:szCs w:val="16"/>
        </w:rPr>
        <w:t xml:space="preserve"> is initiated in the household roster and confirm</w:t>
      </w:r>
      <w:r w:rsidR="00BC0F95" w:rsidRPr="00FF3923">
        <w:rPr>
          <w:szCs w:val="16"/>
        </w:rPr>
        <w:t xml:space="preserve">ed in </w:t>
      </w:r>
      <w:r w:rsidR="00485274" w:rsidRPr="00183DDD">
        <w:rPr>
          <w:szCs w:val="16"/>
        </w:rPr>
        <w:t>the respective module</w:t>
      </w:r>
      <w:r w:rsidR="00BC0F95" w:rsidRPr="008D4FC7">
        <w:rPr>
          <w:szCs w:val="16"/>
        </w:rPr>
        <w:t xml:space="preserve">. (Note that for children under </w:t>
      </w:r>
      <w:r w:rsidR="00E35728" w:rsidRPr="00B658DD">
        <w:rPr>
          <w:szCs w:val="16"/>
        </w:rPr>
        <w:t>5</w:t>
      </w:r>
      <w:r w:rsidR="00BC0F95" w:rsidRPr="00945A2C">
        <w:rPr>
          <w:szCs w:val="16"/>
        </w:rPr>
        <w:t xml:space="preserve"> years of age [</w:t>
      </w:r>
      <w:r w:rsidR="00BC0F95" w:rsidRPr="00901D8B">
        <w:rPr>
          <w:szCs w:val="16"/>
        </w:rPr>
        <w:t xml:space="preserve">Module </w:t>
      </w:r>
      <w:r w:rsidR="0073799A" w:rsidRPr="00901D8B">
        <w:rPr>
          <w:szCs w:val="16"/>
        </w:rPr>
        <w:t>5</w:t>
      </w:r>
      <w:r w:rsidR="00BC0F95" w:rsidRPr="00FF3923">
        <w:rPr>
          <w:szCs w:val="16"/>
        </w:rPr>
        <w:t>], the primary caregivers of the children served as the respondents, not the children directly.)</w:t>
      </w:r>
      <w:r w:rsidR="0073799A" w:rsidRPr="00FF3923">
        <w:rPr>
          <w:szCs w:val="16"/>
        </w:rPr>
        <w:t xml:space="preserve"> </w:t>
      </w:r>
      <w:r w:rsidR="00485274" w:rsidRPr="00FF3923">
        <w:rPr>
          <w:szCs w:val="16"/>
        </w:rPr>
        <w:t xml:space="preserve">Eligibility determination for </w:t>
      </w:r>
      <w:r w:rsidR="00485274" w:rsidRPr="00901D8B">
        <w:rPr>
          <w:szCs w:val="16"/>
        </w:rPr>
        <w:t>Module 7</w:t>
      </w:r>
      <w:r w:rsidR="00485274" w:rsidRPr="00FF3923">
        <w:rPr>
          <w:szCs w:val="16"/>
        </w:rPr>
        <w:t xml:space="preserve"> is initiated in Module 2, </w:t>
      </w:r>
      <w:r w:rsidR="001F7FB4" w:rsidRPr="00FF3923">
        <w:rPr>
          <w:i/>
          <w:szCs w:val="16"/>
        </w:rPr>
        <w:t>D</w:t>
      </w:r>
      <w:r w:rsidR="00485274" w:rsidRPr="00FF3923">
        <w:rPr>
          <w:i/>
          <w:szCs w:val="16"/>
        </w:rPr>
        <w:t>welling characteristi</w:t>
      </w:r>
      <w:r w:rsidR="00485274" w:rsidRPr="005A557C">
        <w:rPr>
          <w:i/>
          <w:szCs w:val="16"/>
        </w:rPr>
        <w:t>cs,</w:t>
      </w:r>
      <w:r w:rsidR="00485274" w:rsidRPr="00183DDD">
        <w:rPr>
          <w:szCs w:val="16"/>
        </w:rPr>
        <w:t xml:space="preserve"> and confirmed in </w:t>
      </w:r>
      <w:r w:rsidR="00485274" w:rsidRPr="00901D8B">
        <w:rPr>
          <w:szCs w:val="16"/>
        </w:rPr>
        <w:t>Module 7</w:t>
      </w:r>
      <w:r w:rsidR="00F2419F" w:rsidRPr="00FF3923">
        <w:rPr>
          <w:szCs w:val="16"/>
        </w:rPr>
        <w:t>.</w:t>
      </w:r>
    </w:p>
    <w:p w14:paraId="2488F6DC" w14:textId="7BBECB66" w:rsidR="00F238C3" w:rsidRPr="00347F47" w:rsidRDefault="00225BD0" w:rsidP="00F2419F">
      <w:pPr>
        <w:pStyle w:val="TF-TblFN"/>
        <w:spacing w:before="0" w:line="276" w:lineRule="auto"/>
        <w:ind w:left="90" w:right="1170" w:hanging="90"/>
        <w:rPr>
          <w:szCs w:val="16"/>
        </w:rPr>
      </w:pPr>
      <w:bookmarkStart w:id="150" w:name="_Toc400542606"/>
      <w:bookmarkStart w:id="151" w:name="_Toc414874490"/>
      <w:r w:rsidRPr="00BC5225">
        <w:rPr>
          <w:szCs w:val="16"/>
          <w:vertAlign w:val="superscript"/>
        </w:rPr>
        <w:t>c</w:t>
      </w:r>
      <w:r w:rsidR="00A63ED7" w:rsidRPr="00BC5225" w:rsidDel="00316072">
        <w:rPr>
          <w:szCs w:val="16"/>
          <w:vertAlign w:val="superscript"/>
        </w:rPr>
        <w:t xml:space="preserve"> </w:t>
      </w:r>
      <w:r w:rsidR="00A63ED7" w:rsidRPr="00C61C18">
        <w:rPr>
          <w:szCs w:val="16"/>
        </w:rPr>
        <w:t xml:space="preserve">The targeted </w:t>
      </w:r>
      <w:r w:rsidR="00DA51B2" w:rsidRPr="00C61C18">
        <w:rPr>
          <w:szCs w:val="16"/>
        </w:rPr>
        <w:t>value chain</w:t>
      </w:r>
      <w:r w:rsidR="00F2419F">
        <w:rPr>
          <w:szCs w:val="16"/>
        </w:rPr>
        <w:t>s</w:t>
      </w:r>
      <w:r w:rsidR="00DA51B2" w:rsidRPr="00C61C18">
        <w:rPr>
          <w:szCs w:val="16"/>
        </w:rPr>
        <w:t xml:space="preserve"> </w:t>
      </w:r>
      <w:r w:rsidR="00A63ED7" w:rsidRPr="00C61C18">
        <w:rPr>
          <w:szCs w:val="16"/>
        </w:rPr>
        <w:t>in the [</w:t>
      </w:r>
      <w:r w:rsidR="00A63ED7" w:rsidRPr="00C61C18">
        <w:rPr>
          <w:szCs w:val="16"/>
          <w:highlight w:val="yellow"/>
        </w:rPr>
        <w:t>Country</w:t>
      </w:r>
      <w:r w:rsidR="00A63ED7" w:rsidRPr="00C61C18">
        <w:rPr>
          <w:szCs w:val="16"/>
        </w:rPr>
        <w:t>] [</w:t>
      </w:r>
      <w:r w:rsidR="00A63ED7" w:rsidRPr="00C61C18">
        <w:rPr>
          <w:szCs w:val="16"/>
          <w:highlight w:val="yellow"/>
        </w:rPr>
        <w:t>Year(s)</w:t>
      </w:r>
      <w:r w:rsidR="00A63ED7" w:rsidRPr="00C61C18">
        <w:rPr>
          <w:szCs w:val="16"/>
        </w:rPr>
        <w:t xml:space="preserve">] Feed the Future ZOI Survey were </w:t>
      </w:r>
      <w:commentRangeStart w:id="152"/>
      <w:r w:rsidR="003B1521" w:rsidRPr="00C61C18">
        <w:rPr>
          <w:szCs w:val="16"/>
        </w:rPr>
        <w:t>maize, fishpond aquaculture,</w:t>
      </w:r>
      <w:r w:rsidR="00A63ED7" w:rsidRPr="00C61C18">
        <w:rPr>
          <w:szCs w:val="16"/>
        </w:rPr>
        <w:t xml:space="preserve"> and </w:t>
      </w:r>
      <w:r w:rsidR="003B1521" w:rsidRPr="00C61C18">
        <w:rPr>
          <w:szCs w:val="16"/>
        </w:rPr>
        <w:t>dairy farming</w:t>
      </w:r>
      <w:commentRangeEnd w:id="152"/>
      <w:r w:rsidR="003B1521" w:rsidRPr="00C61C18">
        <w:rPr>
          <w:rStyle w:val="CommentReference"/>
          <w:rFonts w:eastAsia="Arial" w:cs="Arial"/>
          <w:color w:val="000000"/>
        </w:rPr>
        <w:commentReference w:id="152"/>
      </w:r>
      <w:r w:rsidR="00A63ED7" w:rsidRPr="00C61C18">
        <w:rPr>
          <w:szCs w:val="16"/>
        </w:rPr>
        <w:t>.</w:t>
      </w:r>
    </w:p>
    <w:p w14:paraId="40D19478" w14:textId="2B3B91EF" w:rsidR="00316072" w:rsidRPr="00347F47" w:rsidRDefault="00316072" w:rsidP="00F2419F">
      <w:pPr>
        <w:pStyle w:val="TF-TblFN"/>
        <w:spacing w:before="0" w:after="240" w:line="276" w:lineRule="auto"/>
        <w:ind w:left="86" w:right="1170" w:hanging="86"/>
        <w:rPr>
          <w:szCs w:val="16"/>
        </w:rPr>
      </w:pPr>
      <w:r w:rsidRPr="00347F47">
        <w:rPr>
          <w:szCs w:val="16"/>
        </w:rPr>
        <w:t>Source: Feed the Future [</w:t>
      </w:r>
      <w:r w:rsidRPr="00347F47">
        <w:rPr>
          <w:szCs w:val="16"/>
          <w:highlight w:val="yellow"/>
        </w:rPr>
        <w:t>C</w:t>
      </w:r>
      <w:r w:rsidR="009D7F82" w:rsidRPr="00347F47">
        <w:rPr>
          <w:szCs w:val="16"/>
          <w:highlight w:val="yellow"/>
        </w:rPr>
        <w:t>ountry</w:t>
      </w:r>
      <w:r w:rsidRPr="00347F47">
        <w:rPr>
          <w:szCs w:val="16"/>
        </w:rPr>
        <w:t>] ZOI Survey [</w:t>
      </w:r>
      <w:r w:rsidRPr="00347F47">
        <w:rPr>
          <w:szCs w:val="16"/>
          <w:highlight w:val="yellow"/>
        </w:rPr>
        <w:t>Survey year(s)]</w:t>
      </w:r>
    </w:p>
    <w:p w14:paraId="3E1108C4" w14:textId="435C7A70" w:rsidR="00BC0F95" w:rsidRPr="00DF4DE5" w:rsidRDefault="00BC0F95" w:rsidP="003B1521">
      <w:pPr>
        <w:pStyle w:val="Heading2"/>
        <w:numPr>
          <w:ilvl w:val="1"/>
          <w:numId w:val="20"/>
        </w:numPr>
        <w:ind w:left="1440" w:hanging="720"/>
      </w:pPr>
      <w:bookmarkStart w:id="153" w:name="_Toc414874491"/>
      <w:bookmarkStart w:id="154" w:name="_Toc63673326"/>
      <w:bookmarkEnd w:id="150"/>
      <w:bookmarkEnd w:id="151"/>
      <w:r w:rsidRPr="00DF4DE5">
        <w:lastRenderedPageBreak/>
        <w:t xml:space="preserve">Measures and </w:t>
      </w:r>
      <w:r w:rsidR="00A13878" w:rsidRPr="00DF4DE5">
        <w:t xml:space="preserve">reporting conventions used </w:t>
      </w:r>
      <w:r w:rsidR="00A13878">
        <w:t>t</w:t>
      </w:r>
      <w:r w:rsidR="00A13878" w:rsidRPr="00DF4DE5">
        <w:t xml:space="preserve">hroughout </w:t>
      </w:r>
      <w:r w:rsidR="00A13878">
        <w:t>t</w:t>
      </w:r>
      <w:r w:rsidR="00A13878" w:rsidRPr="00DF4DE5">
        <w:t>his report</w:t>
      </w:r>
      <w:bookmarkEnd w:id="153"/>
      <w:bookmarkEnd w:id="154"/>
    </w:p>
    <w:p w14:paraId="2E8A1C8C" w14:textId="7517C5A7" w:rsidR="00BC0F95" w:rsidRPr="00DF4DE5" w:rsidRDefault="00BC0F95" w:rsidP="003B1521">
      <w:pPr>
        <w:pStyle w:val="Heading3"/>
        <w:numPr>
          <w:ilvl w:val="2"/>
          <w:numId w:val="20"/>
        </w:numPr>
        <w:ind w:left="2160"/>
      </w:pPr>
      <w:bookmarkStart w:id="155" w:name="_Toc414874492"/>
      <w:bookmarkStart w:id="156" w:name="_Toc63673327"/>
      <w:r w:rsidRPr="00DF4DE5">
        <w:t>Standard</w:t>
      </w:r>
      <w:bookmarkStart w:id="157" w:name="_Toc414874493"/>
      <w:bookmarkEnd w:id="155"/>
      <w:r w:rsidR="00A13878">
        <w:t xml:space="preserve"> </w:t>
      </w:r>
      <w:r w:rsidR="003B1521">
        <w:t xml:space="preserve">indicator </w:t>
      </w:r>
      <w:commentRangeStart w:id="158"/>
      <w:r w:rsidR="00A13878">
        <w:t>d</w:t>
      </w:r>
      <w:r w:rsidRPr="00DF4DE5">
        <w:t>isaggregates</w:t>
      </w:r>
      <w:bookmarkEnd w:id="157"/>
      <w:commentRangeEnd w:id="158"/>
      <w:r w:rsidR="003B1521">
        <w:rPr>
          <w:rStyle w:val="CommentReference"/>
          <w:rFonts w:eastAsia="Arial" w:cs="Arial"/>
          <w:b w:val="0"/>
        </w:rPr>
        <w:commentReference w:id="158"/>
      </w:r>
      <w:bookmarkEnd w:id="156"/>
    </w:p>
    <w:p w14:paraId="0375FC6E" w14:textId="62C6EEB6" w:rsidR="00531B17" w:rsidRDefault="001C2E62" w:rsidP="00BC5225">
      <w:pPr>
        <w:pStyle w:val="BodyText1"/>
      </w:pPr>
      <w:r>
        <w:t>A s</w:t>
      </w:r>
      <w:r w:rsidR="00286438" w:rsidRPr="00531B17">
        <w:t>tandard</w:t>
      </w:r>
      <w:r>
        <w:t xml:space="preserve"> set of</w:t>
      </w:r>
      <w:r w:rsidR="00286438" w:rsidRPr="00531B17">
        <w:t xml:space="preserve"> </w:t>
      </w:r>
      <w:r w:rsidR="002406A9">
        <w:t xml:space="preserve">indicator </w:t>
      </w:r>
      <w:r w:rsidR="00286438" w:rsidRPr="00531B17">
        <w:t xml:space="preserve">disaggregate variables are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the variable is calculated.</w:t>
      </w:r>
      <w:r w:rsidR="00936C3F">
        <w:t xml:space="preserve"> </w:t>
      </w:r>
      <w:commentRangeStart w:id="159"/>
      <w:r w:rsidR="002406A9">
        <w:t>Topic</w:t>
      </w:r>
      <w:r w:rsidR="00936C3F">
        <w:t>-specific disaggregates will be described within the relevant chapter (e.g., livelihood production system disaggregates will be described in the chapter that discusses the agriculture indicators</w:t>
      </w:r>
      <w:r w:rsidR="00FE0ADC">
        <w:t>)</w:t>
      </w:r>
      <w:r w:rsidR="00936C3F">
        <w:t>.</w:t>
      </w:r>
      <w:commentRangeEnd w:id="159"/>
      <w:r w:rsidR="002406A9">
        <w:rPr>
          <w:rStyle w:val="CommentReference"/>
          <w:rFonts w:eastAsia="Arial" w:cs="Arial"/>
          <w:color w:val="000000"/>
        </w:rPr>
        <w:commentReference w:id="159"/>
      </w:r>
    </w:p>
    <w:p w14:paraId="79DB6D8E" w14:textId="00966B2E" w:rsidR="00047165" w:rsidRPr="00DF4DE5" w:rsidRDefault="00A13878" w:rsidP="00047165">
      <w:pPr>
        <w:pStyle w:val="Heading4"/>
      </w:pPr>
      <w:r>
        <w:t>Age in y</w:t>
      </w:r>
      <w:r w:rsidR="00047165">
        <w:t>ears</w:t>
      </w:r>
    </w:p>
    <w:p w14:paraId="7206D7CB" w14:textId="4EE6D1EC" w:rsidR="00047165" w:rsidRDefault="00047165" w:rsidP="00BC5225">
      <w:pPr>
        <w:pStyle w:val="BodyText1"/>
      </w:pPr>
      <w:r>
        <w:t xml:space="preserve">Data on </w:t>
      </w:r>
      <w:r w:rsidR="00844269">
        <w:t>household members’</w:t>
      </w:r>
      <w:r>
        <w:t xml:space="preserve"> a</w:t>
      </w:r>
      <w:r w:rsidRPr="009C2E72">
        <w:t xml:space="preserve">ge in years </w:t>
      </w:r>
      <w:r w:rsidR="00844269">
        <w:t>are</w:t>
      </w:r>
      <w:r w:rsidRPr="009C2E72">
        <w:t xml:space="preserve"> collected in the household roster</w:t>
      </w:r>
      <w:r>
        <w:t xml:space="preserve">. For women 15-49 </w:t>
      </w:r>
      <w:r w:rsidR="00D747E9">
        <w:t xml:space="preserve">years of age </w:t>
      </w:r>
      <w:r>
        <w:t>and children under 6</w:t>
      </w:r>
      <w:r w:rsidR="00D747E9">
        <w:t xml:space="preserve"> years of age</w:t>
      </w:r>
      <w:r>
        <w:t xml:space="preserve">, more detailed age data are </w:t>
      </w:r>
      <w:r w:rsidRPr="009C2E72">
        <w:t xml:space="preserve">collected in </w:t>
      </w:r>
      <w:r>
        <w:t xml:space="preserve">subsequent questionnaire modules to confirm eligibility to respond to the module questions; these more detailed </w:t>
      </w:r>
      <w:r w:rsidRPr="009C2E72">
        <w:t>age data are used where available.</w:t>
      </w:r>
      <w:r>
        <w:t xml:space="preserve"> Age is generally presented in the tables in 5- or 10-year age groups.</w:t>
      </w:r>
    </w:p>
    <w:p w14:paraId="22DEACA7" w14:textId="2FFB33B6" w:rsidR="00BC0F95" w:rsidRPr="00DF4DE5" w:rsidRDefault="00BC0F95" w:rsidP="00314E1F">
      <w:pPr>
        <w:pStyle w:val="Heading4"/>
      </w:pPr>
      <w:r>
        <w:t xml:space="preserve">Age in </w:t>
      </w:r>
      <w:r w:rsidR="00A13878">
        <w:t>m</w:t>
      </w:r>
      <w:r>
        <w:t>onths</w:t>
      </w:r>
    </w:p>
    <w:p w14:paraId="53923B8A" w14:textId="5496EFE2" w:rsidR="00BC0F95" w:rsidRPr="002709B1" w:rsidRDefault="00F85A02" w:rsidP="00BC5225">
      <w:pPr>
        <w:pStyle w:val="BodyText1"/>
      </w:pPr>
      <w:r>
        <w:t>The</w:t>
      </w:r>
      <w:r w:rsidR="00C62AC7">
        <w:t xml:space="preserve"> age of children in months is collected in </w:t>
      </w:r>
      <w:r w:rsidR="00BC48CE">
        <w:t xml:space="preserve">the </w:t>
      </w:r>
      <w:r w:rsidR="00C62AC7">
        <w:t>child nutrition-focused module of the questionnaire, rather than in the household roster, so that the child</w:t>
      </w:r>
      <w:r w:rsidR="00FE0ADC">
        <w:t>ren</w:t>
      </w:r>
      <w:r w:rsidR="00C62AC7">
        <w:t xml:space="preserve">’s </w:t>
      </w:r>
      <w:r w:rsidR="001564F1">
        <w:t>parent</w:t>
      </w:r>
      <w:r w:rsidR="00FE0ADC">
        <w:t>s</w:t>
      </w:r>
      <w:r w:rsidR="00C62AC7">
        <w:t xml:space="preserve"> or primary caregiver</w:t>
      </w:r>
      <w:r w:rsidR="00FE0ADC">
        <w:t>s</w:t>
      </w:r>
      <w:r w:rsidR="00C62AC7">
        <w:t xml:space="preserve"> can be prompted to provide the most accurate age possible.</w:t>
      </w:r>
      <w:r w:rsidR="0052521F">
        <w:t xml:space="preserve"> </w:t>
      </w:r>
      <w:r w:rsidR="00C62AC7">
        <w:t>C</w:t>
      </w:r>
      <w:r w:rsidR="00C62AC7" w:rsidRPr="00C62AC7">
        <w:t>hild</w:t>
      </w:r>
      <w:r w:rsidR="00C62AC7">
        <w:t>ren</w:t>
      </w:r>
      <w:r w:rsidR="00C62AC7" w:rsidRPr="00C62AC7">
        <w:t xml:space="preserve">’s age </w:t>
      </w:r>
      <w:r w:rsidR="00C62AC7">
        <w:t>in months</w:t>
      </w:r>
      <w:r w:rsidR="00C62AC7" w:rsidRPr="00C62AC7">
        <w:t xml:space="preserve"> is presented by monthly age groups as appropriate </w:t>
      </w:r>
      <w:r w:rsidR="00C62AC7">
        <w:t>for</w:t>
      </w:r>
      <w:r w:rsidR="00C62AC7" w:rsidRPr="00C62AC7">
        <w:t xml:space="preserve"> the </w:t>
      </w:r>
      <w:r w:rsidR="00C62AC7" w:rsidRPr="002709B1">
        <w:t>children’s dietary intake and anthropometry tables. For example, for the minimum acceptable diet table (</w:t>
      </w:r>
      <w:r w:rsidR="00C62AC7" w:rsidRPr="002709B1">
        <w:rPr>
          <w:b/>
        </w:rPr>
        <w:t xml:space="preserve">Table </w:t>
      </w:r>
      <w:r w:rsidR="00FF2E0C" w:rsidRPr="002709B1">
        <w:rPr>
          <w:b/>
        </w:rPr>
        <w:t>8.3.2</w:t>
      </w:r>
      <w:r w:rsidR="00C62AC7" w:rsidRPr="002709B1">
        <w:t xml:space="preserve">), which presents the </w:t>
      </w:r>
      <w:r w:rsidR="002D4B25" w:rsidRPr="002709B1">
        <w:t xml:space="preserve">minimum acceptable diet </w:t>
      </w:r>
      <w:r w:rsidR="00C62AC7" w:rsidRPr="002709B1">
        <w:t>indicator for ch</w:t>
      </w:r>
      <w:r w:rsidR="00AE3CD4" w:rsidRPr="002709B1">
        <w:t xml:space="preserve">ildren </w:t>
      </w:r>
      <w:r w:rsidR="00CC7F7C" w:rsidRPr="002709B1">
        <w:t>6-23</w:t>
      </w:r>
      <w:r w:rsidR="00AE3CD4" w:rsidRPr="002709B1">
        <w:t xml:space="preserve"> months</w:t>
      </w:r>
      <w:r w:rsidR="001F7FB4" w:rsidRPr="002709B1">
        <w:t xml:space="preserve"> of age</w:t>
      </w:r>
      <w:r w:rsidR="00AE3CD4" w:rsidRPr="002709B1">
        <w:t xml:space="preserve">, </w:t>
      </w:r>
      <w:r w:rsidR="00C62AC7" w:rsidRPr="002709B1">
        <w:t>children’s</w:t>
      </w:r>
      <w:r w:rsidR="00AE3CD4" w:rsidRPr="002709B1">
        <w:t xml:space="preserve"> age in months is </w:t>
      </w:r>
      <w:r w:rsidR="002B4FE9" w:rsidRPr="002709B1">
        <w:t>dis</w:t>
      </w:r>
      <w:r w:rsidR="00AE3CD4" w:rsidRPr="002709B1">
        <w:t>aggregated into</w:t>
      </w:r>
      <w:r w:rsidR="00C62AC7" w:rsidRPr="002709B1">
        <w:t xml:space="preserve"> </w:t>
      </w:r>
      <w:r w:rsidR="001F7FB4" w:rsidRPr="002709B1">
        <w:t>6</w:t>
      </w:r>
      <w:r w:rsidR="00C62AC7" w:rsidRPr="002709B1">
        <w:t xml:space="preserve">-month </w:t>
      </w:r>
      <w:r w:rsidR="00AE3CD4" w:rsidRPr="002709B1">
        <w:t xml:space="preserve">age groups as follows: </w:t>
      </w:r>
      <w:r w:rsidR="00C62AC7" w:rsidRPr="002709B1">
        <w:t>6</w:t>
      </w:r>
      <w:r w:rsidR="00887A00" w:rsidRPr="002709B1">
        <w:t>-</w:t>
      </w:r>
      <w:r w:rsidR="00DA5F36" w:rsidRPr="002709B1">
        <w:t>11 months, 12</w:t>
      </w:r>
      <w:r w:rsidR="00887A00" w:rsidRPr="002709B1">
        <w:t>-</w:t>
      </w:r>
      <w:r w:rsidR="00C62AC7" w:rsidRPr="002709B1">
        <w:t>17 months, and 18</w:t>
      </w:r>
      <w:r w:rsidR="00887A00" w:rsidRPr="002709B1">
        <w:t>-</w:t>
      </w:r>
      <w:r w:rsidR="00C62AC7" w:rsidRPr="002709B1">
        <w:t>23 months. For the children’s anthropometry tables (</w:t>
      </w:r>
      <w:r w:rsidR="002709B1">
        <w:rPr>
          <w:b/>
        </w:rPr>
        <w:t>Table</w:t>
      </w:r>
      <w:r w:rsidR="00BC5225" w:rsidRPr="002709B1">
        <w:rPr>
          <w:b/>
        </w:rPr>
        <w:t> </w:t>
      </w:r>
      <w:r w:rsidR="00FF2E0C" w:rsidRPr="002709B1">
        <w:rPr>
          <w:b/>
        </w:rPr>
        <w:t>9.2.1</w:t>
      </w:r>
      <w:r w:rsidR="00C62AC7" w:rsidRPr="002709B1">
        <w:t xml:space="preserve"> and </w:t>
      </w:r>
      <w:r w:rsidR="002709B1">
        <w:rPr>
          <w:b/>
        </w:rPr>
        <w:t>Table</w:t>
      </w:r>
      <w:r w:rsidR="002709B1" w:rsidRPr="002709B1">
        <w:rPr>
          <w:b/>
        </w:rPr>
        <w:t> </w:t>
      </w:r>
      <w:r w:rsidR="00FF2E0C" w:rsidRPr="002709B1">
        <w:rPr>
          <w:b/>
        </w:rPr>
        <w:t>9.2.2</w:t>
      </w:r>
      <w:r w:rsidR="00C62AC7" w:rsidRPr="002709B1">
        <w:t>), which present the prevalence of stunting, wasting, and underweight for all childr</w:t>
      </w:r>
      <w:r w:rsidR="00727468" w:rsidRPr="002709B1">
        <w:t>en under 5</w:t>
      </w:r>
      <w:r w:rsidR="00AE3CD4" w:rsidRPr="002709B1">
        <w:t xml:space="preserve"> years of age, </w:t>
      </w:r>
      <w:r w:rsidR="00C62AC7" w:rsidRPr="002709B1">
        <w:t xml:space="preserve">children’s </w:t>
      </w:r>
      <w:r w:rsidR="00AE3CD4" w:rsidRPr="002709B1">
        <w:t xml:space="preserve">age in months is </w:t>
      </w:r>
      <w:r w:rsidR="002B4FE9" w:rsidRPr="002709B1">
        <w:t>dis</w:t>
      </w:r>
      <w:r w:rsidR="00AE3CD4" w:rsidRPr="002709B1">
        <w:t xml:space="preserve">aggregated into </w:t>
      </w:r>
      <w:r w:rsidR="000A03EE" w:rsidRPr="002709B1">
        <w:t>12</w:t>
      </w:r>
      <w:r w:rsidR="00C62AC7" w:rsidRPr="002709B1">
        <w:t>-month age group</w:t>
      </w:r>
      <w:r w:rsidR="00AE3CD4" w:rsidRPr="002709B1">
        <w:t>s as follows</w:t>
      </w:r>
      <w:r w:rsidR="00DA5F36" w:rsidRPr="002709B1">
        <w:t>: 0</w:t>
      </w:r>
      <w:r w:rsidR="00887A00" w:rsidRPr="002709B1">
        <w:t>-</w:t>
      </w:r>
      <w:r w:rsidR="00DA5F36" w:rsidRPr="002709B1">
        <w:t xml:space="preserve">11 months, </w:t>
      </w:r>
      <w:r w:rsidR="00CC7F7C" w:rsidRPr="002709B1">
        <w:t>12-23</w:t>
      </w:r>
      <w:r w:rsidR="00C62AC7" w:rsidRPr="002709B1">
        <w:t xml:space="preserve"> months, 24</w:t>
      </w:r>
      <w:r w:rsidR="00887A00" w:rsidRPr="002709B1">
        <w:t>-</w:t>
      </w:r>
      <w:r w:rsidR="00C62AC7" w:rsidRPr="002709B1">
        <w:t>35 months, 36</w:t>
      </w:r>
      <w:r w:rsidR="00887A00" w:rsidRPr="002709B1">
        <w:t>-</w:t>
      </w:r>
      <w:r w:rsidR="00C62AC7" w:rsidRPr="002709B1">
        <w:t>47 months, and 48</w:t>
      </w:r>
      <w:r w:rsidR="00887A00" w:rsidRPr="002709B1">
        <w:t>-</w:t>
      </w:r>
      <w:r w:rsidR="00C62AC7" w:rsidRPr="002709B1">
        <w:t>59 months.</w:t>
      </w:r>
    </w:p>
    <w:p w14:paraId="7C4AC0EB" w14:textId="5B2ED23F" w:rsidR="00F85A02" w:rsidRPr="002709B1" w:rsidRDefault="00F85A02" w:rsidP="00F85A02">
      <w:pPr>
        <w:pStyle w:val="Heading4"/>
      </w:pPr>
      <w:r w:rsidRPr="002709B1">
        <w:t>Sex</w:t>
      </w:r>
    </w:p>
    <w:p w14:paraId="5AD7F879" w14:textId="1855C28A" w:rsidR="00F85A02" w:rsidRDefault="00B17F4E" w:rsidP="00BC5225">
      <w:pPr>
        <w:pStyle w:val="BodyText1"/>
      </w:pPr>
      <w:r w:rsidRPr="002709B1">
        <w:t>S</w:t>
      </w:r>
      <w:r w:rsidR="00F85A02" w:rsidRPr="002709B1">
        <w:t>ex</w:t>
      </w:r>
      <w:r w:rsidR="00CD4A73" w:rsidRPr="002709B1">
        <w:t>—male or female—</w:t>
      </w:r>
      <w:r w:rsidR="00F85A02" w:rsidRPr="002709B1">
        <w:t xml:space="preserve">is a standard disaggregate for the tables presenting children’s indicators </w:t>
      </w:r>
      <w:r w:rsidR="001F7FB4" w:rsidRPr="002709B1">
        <w:t>(</w:t>
      </w:r>
      <w:r w:rsidR="00F85A02" w:rsidRPr="002709B1">
        <w:t>e.g.,</w:t>
      </w:r>
      <w:r w:rsidR="00C61C18" w:rsidRPr="002709B1">
        <w:t> </w:t>
      </w:r>
      <w:r w:rsidR="00F85A02" w:rsidRPr="002709B1">
        <w:t xml:space="preserve">children’s anthropometry </w:t>
      </w:r>
      <w:r w:rsidR="001F7FB4" w:rsidRPr="002709B1">
        <w:t>[</w:t>
      </w:r>
      <w:r w:rsidR="002709B1">
        <w:rPr>
          <w:b/>
        </w:rPr>
        <w:t>Table</w:t>
      </w:r>
      <w:r w:rsidR="002709B1" w:rsidRPr="002709B1">
        <w:rPr>
          <w:b/>
        </w:rPr>
        <w:t> 9.2.1</w:t>
      </w:r>
      <w:r w:rsidR="002709B1" w:rsidRPr="002709B1">
        <w:t xml:space="preserve"> and </w:t>
      </w:r>
      <w:r w:rsidR="002709B1">
        <w:rPr>
          <w:b/>
        </w:rPr>
        <w:t>Table</w:t>
      </w:r>
      <w:r w:rsidR="002709B1" w:rsidRPr="002709B1">
        <w:rPr>
          <w:b/>
        </w:rPr>
        <w:t> 9.2.2</w:t>
      </w:r>
      <w:r w:rsidR="001F7FB4" w:rsidRPr="002709B1">
        <w:t>])</w:t>
      </w:r>
      <w:r w:rsidR="00153DD7" w:rsidRPr="002709B1">
        <w:t>,</w:t>
      </w:r>
      <w:r w:rsidRPr="002709B1">
        <w:t xml:space="preserve"> a</w:t>
      </w:r>
      <w:r w:rsidR="00153DD7" w:rsidRPr="002709B1">
        <w:t>s</w:t>
      </w:r>
      <w:r w:rsidR="00153DD7">
        <w:t xml:space="preserve"> well as</w:t>
      </w:r>
      <w:r>
        <w:t xml:space="preserve"> agricultural indicators</w:t>
      </w:r>
      <w:r w:rsidR="00F85A02" w:rsidRPr="00F85A02">
        <w:t>.</w:t>
      </w:r>
      <w:r w:rsidR="00FE0ADC">
        <w:t xml:space="preserve"> The sex of household members is collected in the household roster.</w:t>
      </w:r>
    </w:p>
    <w:p w14:paraId="2A641299" w14:textId="4F116E20" w:rsidR="00BC0F95" w:rsidRPr="00DF4DE5" w:rsidRDefault="00BC0F95" w:rsidP="00314E1F">
      <w:pPr>
        <w:pStyle w:val="Heading4"/>
      </w:pPr>
      <w:r>
        <w:t xml:space="preserve">Educational </w:t>
      </w:r>
      <w:r w:rsidR="00A13878">
        <w:t>a</w:t>
      </w:r>
      <w:r>
        <w:t>ttainment</w:t>
      </w:r>
      <w:r w:rsidR="00A13878">
        <w:t xml:space="preserve"> (</w:t>
      </w:r>
      <w:commentRangeStart w:id="160"/>
      <w:r w:rsidR="00A13878">
        <w:t>h</w:t>
      </w:r>
      <w:r w:rsidR="003036CB">
        <w:t>ousehold</w:t>
      </w:r>
      <w:commentRangeEnd w:id="160"/>
      <w:r w:rsidR="002406A9">
        <w:rPr>
          <w:rStyle w:val="CommentReference"/>
          <w:b w:val="0"/>
        </w:rPr>
        <w:commentReference w:id="160"/>
      </w:r>
      <w:r w:rsidR="003036CB">
        <w:t>)</w:t>
      </w:r>
    </w:p>
    <w:p w14:paraId="5C2A4CD9" w14:textId="25FB7BD9" w:rsidR="00BC0F95" w:rsidRDefault="003036CB" w:rsidP="00BC5225">
      <w:pPr>
        <w:pStyle w:val="BodyText1"/>
      </w:pPr>
      <w:r>
        <w:t>Household educational attainment reflects the highest level of education attained by any member of the household</w:t>
      </w:r>
      <w:r w:rsidR="007123BD">
        <w:t>, as reported in the household roster</w:t>
      </w:r>
      <w:r>
        <w:t xml:space="preserve">. </w:t>
      </w:r>
      <w:r w:rsidR="007123BD">
        <w:t>This variable is used in tables that present household</w:t>
      </w:r>
      <w:r w:rsidR="001F7FB4">
        <w:noBreakHyphen/>
      </w:r>
      <w:r w:rsidR="007123BD">
        <w:t>level data, and</w:t>
      </w:r>
      <w:r>
        <w:t xml:space="preserve"> comprise</w:t>
      </w:r>
      <w:r w:rsidR="00712C9C">
        <w:t>s</w:t>
      </w:r>
      <w:r>
        <w:t xml:space="preserve"> </w:t>
      </w:r>
      <w:r w:rsidR="00867B9E">
        <w:t xml:space="preserve">five </w:t>
      </w:r>
      <w:r>
        <w:t xml:space="preserve">categories: </w:t>
      </w:r>
      <w:r w:rsidR="00C334F1">
        <w:t>no education (</w:t>
      </w:r>
      <w:r w:rsidR="00352C54">
        <w:t xml:space="preserve">households </w:t>
      </w:r>
      <w:r w:rsidR="00712C9C">
        <w:t xml:space="preserve">with </w:t>
      </w:r>
      <w:r w:rsidR="00352C54">
        <w:t xml:space="preserve">no member </w:t>
      </w:r>
      <w:r w:rsidR="00712C9C">
        <w:t xml:space="preserve">who </w:t>
      </w:r>
      <w:r w:rsidR="00352C54">
        <w:t>has received formal education</w:t>
      </w:r>
      <w:r w:rsidR="00C334F1">
        <w:t>)</w:t>
      </w:r>
      <w:r w:rsidR="00047165">
        <w:t>;</w:t>
      </w:r>
      <w:r w:rsidR="00C334F1">
        <w:t xml:space="preserve"> </w:t>
      </w:r>
      <w:r>
        <w:t xml:space="preserve">less than primary (households </w:t>
      </w:r>
      <w:r w:rsidR="00352C54">
        <w:t xml:space="preserve">with at least one member who has </w:t>
      </w:r>
      <w:r w:rsidR="00712C9C">
        <w:t xml:space="preserve">received </w:t>
      </w:r>
      <w:r w:rsidR="00352C54">
        <w:t>formal schooling, but with no member who has</w:t>
      </w:r>
      <w:r>
        <w:t xml:space="preserve"> completed primary); </w:t>
      </w:r>
      <w:r w:rsidR="00867B9E">
        <w:t xml:space="preserve">completed </w:t>
      </w:r>
      <w:r>
        <w:t xml:space="preserve">primary (households with </w:t>
      </w:r>
      <w:r w:rsidR="00EC0248">
        <w:t xml:space="preserve">at least one </w:t>
      </w:r>
      <w:r>
        <w:t>member</w:t>
      </w:r>
      <w:r w:rsidR="00EC0248">
        <w:t xml:space="preserve"> </w:t>
      </w:r>
      <w:r w:rsidR="00CD39A9">
        <w:t xml:space="preserve">who </w:t>
      </w:r>
      <w:r w:rsidR="00712C9C">
        <w:t xml:space="preserve">has </w:t>
      </w:r>
      <w:r>
        <w:t xml:space="preserve">completed primary, </w:t>
      </w:r>
      <w:r w:rsidR="00D2290E">
        <w:t>but</w:t>
      </w:r>
      <w:r>
        <w:t xml:space="preserve"> </w:t>
      </w:r>
      <w:r w:rsidR="00EC0248">
        <w:t xml:space="preserve">with no member who has </w:t>
      </w:r>
      <w:r>
        <w:t xml:space="preserve">completed secondary); </w:t>
      </w:r>
      <w:r w:rsidR="00867B9E">
        <w:t xml:space="preserve">completed </w:t>
      </w:r>
      <w:r>
        <w:t xml:space="preserve">secondary </w:t>
      </w:r>
      <w:r w:rsidR="00867B9E">
        <w:t>(households with at least one member who has completed secondary, but with no member who has completed any higher formal education); and higher</w:t>
      </w:r>
      <w:r>
        <w:t xml:space="preserve"> (households with </w:t>
      </w:r>
      <w:r w:rsidR="00EC0248">
        <w:t xml:space="preserve">at least one </w:t>
      </w:r>
      <w:r>
        <w:t>member</w:t>
      </w:r>
      <w:r w:rsidR="00EC0248">
        <w:t xml:space="preserve"> </w:t>
      </w:r>
      <w:r w:rsidR="00712C9C">
        <w:t xml:space="preserve">who has </w:t>
      </w:r>
      <w:r>
        <w:t xml:space="preserve">completed </w:t>
      </w:r>
      <w:r w:rsidR="00867B9E">
        <w:t xml:space="preserve">formal </w:t>
      </w:r>
      <w:r>
        <w:t>education</w:t>
      </w:r>
      <w:r w:rsidR="00867B9E">
        <w:t xml:space="preserve"> higher than secondary—even if only one year</w:t>
      </w:r>
      <w:r>
        <w:t>).</w:t>
      </w:r>
      <w:r w:rsidR="00A133DE">
        <w:t xml:space="preserve"> Households are categorized in only one of the </w:t>
      </w:r>
      <w:r w:rsidR="003C31B4">
        <w:t xml:space="preserve">five </w:t>
      </w:r>
      <w:r w:rsidR="00A133DE">
        <w:t>categori</w:t>
      </w:r>
      <w:r w:rsidR="008C3634">
        <w:t>es.</w:t>
      </w:r>
    </w:p>
    <w:p w14:paraId="5DD315CB" w14:textId="1C091A8D" w:rsidR="003036CB" w:rsidRPr="00DF4DE5" w:rsidRDefault="00CB53AF" w:rsidP="003036CB">
      <w:pPr>
        <w:pStyle w:val="Heading4"/>
      </w:pPr>
      <w:r>
        <w:lastRenderedPageBreak/>
        <w:t>Educational attainment (</w:t>
      </w:r>
      <w:commentRangeStart w:id="161"/>
      <w:r>
        <w:t>i</w:t>
      </w:r>
      <w:r w:rsidR="003036CB">
        <w:t>ndividual</w:t>
      </w:r>
      <w:commentRangeEnd w:id="161"/>
      <w:r w:rsidR="002406A9">
        <w:rPr>
          <w:rStyle w:val="CommentReference"/>
          <w:b w:val="0"/>
        </w:rPr>
        <w:commentReference w:id="161"/>
      </w:r>
      <w:r w:rsidR="003036CB">
        <w:t>)</w:t>
      </w:r>
    </w:p>
    <w:p w14:paraId="05F7FB58" w14:textId="3606AB09" w:rsidR="007123BD" w:rsidRDefault="007123BD" w:rsidP="00BC5225">
      <w:pPr>
        <w:pStyle w:val="BodyText1"/>
      </w:pPr>
      <w:r>
        <w:t xml:space="preserve">Educational attainment at the individual level </w:t>
      </w:r>
      <w:r w:rsidR="00D2290E">
        <w:t xml:space="preserve">reflects </w:t>
      </w:r>
      <w:r>
        <w:t xml:space="preserve">the highest level of education </w:t>
      </w:r>
      <w:r w:rsidR="00D2290E">
        <w:t>attain</w:t>
      </w:r>
      <w:r>
        <w:t>ed</w:t>
      </w:r>
      <w:r w:rsidR="00D2290E">
        <w:t xml:space="preserve"> by individual household members, as reported in the household roster. This variable</w:t>
      </w:r>
      <w:r>
        <w:t xml:space="preserve"> </w:t>
      </w:r>
      <w:r w:rsidR="00D2290E">
        <w:t>comprise</w:t>
      </w:r>
      <w:r w:rsidR="00712C9C">
        <w:t>s</w:t>
      </w:r>
      <w:r w:rsidR="00D2290E">
        <w:t xml:space="preserve"> </w:t>
      </w:r>
      <w:r w:rsidR="00867B9E">
        <w:t xml:space="preserve">five </w:t>
      </w:r>
      <w:r>
        <w:t xml:space="preserve">categories: </w:t>
      </w:r>
      <w:r w:rsidR="00352C54">
        <w:t>no education (those who have not received any formal education)</w:t>
      </w:r>
      <w:r w:rsidR="00047165">
        <w:t>;</w:t>
      </w:r>
      <w:r w:rsidR="00352C54">
        <w:t xml:space="preserve"> </w:t>
      </w:r>
      <w:r>
        <w:t xml:space="preserve">less than primary (those </w:t>
      </w:r>
      <w:r w:rsidR="00352C54">
        <w:t xml:space="preserve">who have </w:t>
      </w:r>
      <w:r w:rsidR="00712C9C">
        <w:t xml:space="preserve">received </w:t>
      </w:r>
      <w:r w:rsidR="00352C54">
        <w:t xml:space="preserve">formal </w:t>
      </w:r>
      <w:r w:rsidR="00712C9C">
        <w:t xml:space="preserve">education </w:t>
      </w:r>
      <w:r w:rsidR="00352C54">
        <w:t xml:space="preserve">but </w:t>
      </w:r>
      <w:r>
        <w:t>who</w:t>
      </w:r>
      <w:r w:rsidR="00D2290E">
        <w:t xml:space="preserve"> </w:t>
      </w:r>
      <w:r w:rsidR="00712C9C">
        <w:t xml:space="preserve">have not </w:t>
      </w:r>
      <w:r w:rsidR="00D2290E">
        <w:t>complete primary</w:t>
      </w:r>
      <w:r>
        <w:t xml:space="preserve">); </w:t>
      </w:r>
      <w:r w:rsidR="00867B9E">
        <w:t xml:space="preserve">completed </w:t>
      </w:r>
      <w:r>
        <w:t xml:space="preserve">primary (those who have completed primary but </w:t>
      </w:r>
      <w:r w:rsidR="00CD39A9">
        <w:t xml:space="preserve">who </w:t>
      </w:r>
      <w:r>
        <w:t xml:space="preserve">have not completed secondary); </w:t>
      </w:r>
      <w:r w:rsidR="00867B9E">
        <w:t xml:space="preserve">completed </w:t>
      </w:r>
      <w:r>
        <w:t xml:space="preserve">secondary </w:t>
      </w:r>
      <w:r w:rsidR="00867B9E">
        <w:t>(those who have completed secondary but who have not completed any higher formal education); and higher</w:t>
      </w:r>
      <w:r>
        <w:t xml:space="preserve"> (those who have completed </w:t>
      </w:r>
      <w:r w:rsidR="00BD3F21">
        <w:t xml:space="preserve">formal </w:t>
      </w:r>
      <w:r>
        <w:t>education</w:t>
      </w:r>
      <w:r w:rsidR="00BD3F21">
        <w:t xml:space="preserve"> higher than secondary—even if only for one year</w:t>
      </w:r>
      <w:r>
        <w:t>).</w:t>
      </w:r>
    </w:p>
    <w:p w14:paraId="15721658" w14:textId="61E2DB86" w:rsidR="00BC0F95" w:rsidRPr="00DF4DE5" w:rsidRDefault="00BC0F95" w:rsidP="00314E1F">
      <w:pPr>
        <w:pStyle w:val="Heading4"/>
      </w:pPr>
      <w:r w:rsidRPr="00DF4DE5">
        <w:t xml:space="preserve">Gendered </w:t>
      </w:r>
      <w:r w:rsidR="00CB53AF">
        <w:t>h</w:t>
      </w:r>
      <w:r w:rsidRPr="00DF4DE5">
        <w:t xml:space="preserve">ousehold </w:t>
      </w:r>
      <w:r w:rsidR="00CB53AF">
        <w:t>t</w:t>
      </w:r>
      <w:r w:rsidRPr="00DF4DE5">
        <w:t>ype</w:t>
      </w:r>
    </w:p>
    <w:p w14:paraId="475EB4B2" w14:textId="49EDAAFD" w:rsidR="00BC0F95" w:rsidRDefault="00B33E6B" w:rsidP="00BC5225">
      <w:pPr>
        <w:pStyle w:val="BodyText1"/>
      </w:pPr>
      <w:r>
        <w:t>Feed the Future disaggregate</w:t>
      </w:r>
      <w:r w:rsidR="00FD63B3">
        <w:t>s</w:t>
      </w:r>
      <w:r w:rsidR="0088661A">
        <w:t xml:space="preserve"> household-level indicators</w:t>
      </w:r>
      <w:r>
        <w:t xml:space="preserve"> by gendered household type</w:t>
      </w:r>
      <w:r w:rsidR="001F7FB4">
        <w:t>—</w:t>
      </w:r>
      <w:r>
        <w:t xml:space="preserve">that is: </w:t>
      </w:r>
      <w:r w:rsidR="00CD39A9">
        <w:t>(</w:t>
      </w:r>
      <w:r>
        <w:t>1)</w:t>
      </w:r>
      <w:r w:rsidR="001F7FB4">
        <w:t> </w:t>
      </w:r>
      <w:r>
        <w:t xml:space="preserve">households </w:t>
      </w:r>
      <w:r w:rsidR="007426D9">
        <w:t xml:space="preserve">that </w:t>
      </w:r>
      <w:r w:rsidR="00EC0248">
        <w:t xml:space="preserve">include both </w:t>
      </w:r>
      <w:r>
        <w:t>male and female adults</w:t>
      </w:r>
      <w:r w:rsidR="00CD39A9">
        <w:t>,</w:t>
      </w:r>
      <w:r w:rsidR="00EC0248">
        <w:t xml:space="preserve"> 18 </w:t>
      </w:r>
      <w:r w:rsidR="001F7FB4">
        <w:t xml:space="preserve">years of age </w:t>
      </w:r>
      <w:r w:rsidR="00EC0248">
        <w:t xml:space="preserve">or </w:t>
      </w:r>
      <w:r w:rsidR="008B6338">
        <w:t>old</w:t>
      </w:r>
      <w:r w:rsidR="00EC0248">
        <w:t>er</w:t>
      </w:r>
      <w:r w:rsidR="001F7FB4">
        <w:t>;</w:t>
      </w:r>
      <w:r>
        <w:t xml:space="preserve"> </w:t>
      </w:r>
      <w:r w:rsidR="00CD39A9">
        <w:t>(</w:t>
      </w:r>
      <w:r>
        <w:t xml:space="preserve">2) households </w:t>
      </w:r>
      <w:r w:rsidR="007426D9">
        <w:t xml:space="preserve">that </w:t>
      </w:r>
      <w:r w:rsidR="00EC0248">
        <w:t xml:space="preserve">include </w:t>
      </w:r>
      <w:r w:rsidR="00C440D9">
        <w:t>fe</w:t>
      </w:r>
      <w:r>
        <w:t>male adults, but</w:t>
      </w:r>
      <w:r w:rsidR="00AE5A10">
        <w:t xml:space="preserve"> no male adult</w:t>
      </w:r>
      <w:r w:rsidR="00EC0248">
        <w:t>s</w:t>
      </w:r>
      <w:r w:rsidR="001F7FB4">
        <w:t>;</w:t>
      </w:r>
      <w:r w:rsidR="00AE5A10">
        <w:t xml:space="preserve"> </w:t>
      </w:r>
      <w:r w:rsidR="00CD39A9">
        <w:t>(</w:t>
      </w:r>
      <w:r>
        <w:t xml:space="preserve">3) households </w:t>
      </w:r>
      <w:r w:rsidR="007426D9">
        <w:t xml:space="preserve">that </w:t>
      </w:r>
      <w:r w:rsidR="00EC0248">
        <w:t xml:space="preserve">include </w:t>
      </w:r>
      <w:r>
        <w:t xml:space="preserve">male adults, but no </w:t>
      </w:r>
      <w:r w:rsidR="00C440D9">
        <w:t>fe</w:t>
      </w:r>
      <w:r>
        <w:t>male adult</w:t>
      </w:r>
      <w:r w:rsidR="00EC0248">
        <w:t>s</w:t>
      </w:r>
      <w:r w:rsidR="001F7FB4">
        <w:t>;</w:t>
      </w:r>
      <w:r w:rsidR="00AE5A10">
        <w:t xml:space="preserve"> and </w:t>
      </w:r>
      <w:r w:rsidR="00CD39A9">
        <w:t>(</w:t>
      </w:r>
      <w:r w:rsidR="00AE5A10">
        <w:t xml:space="preserve">4) households </w:t>
      </w:r>
      <w:r w:rsidR="00EC0248">
        <w:t xml:space="preserve">with </w:t>
      </w:r>
      <w:r w:rsidR="00AE5A10">
        <w:t xml:space="preserve">only </w:t>
      </w:r>
      <w:r w:rsidR="00EC0248">
        <w:t xml:space="preserve">members </w:t>
      </w:r>
      <w:r w:rsidR="00AE5A10">
        <w:t>under 18</w:t>
      </w:r>
      <w:r w:rsidR="001F7FB4">
        <w:t xml:space="preserve"> years of age</w:t>
      </w:r>
      <w:r w:rsidR="00CF3E1A">
        <w:t xml:space="preserve"> (</w:t>
      </w:r>
      <w:r w:rsidR="00EC0248">
        <w:t>households with children only and no adult members</w:t>
      </w:r>
      <w:r w:rsidR="00CD39A9">
        <w:t>)</w:t>
      </w:r>
      <w:r>
        <w:t xml:space="preserve">. This </w:t>
      </w:r>
      <w:r w:rsidR="00104ABC">
        <w:t xml:space="preserve">approach to conceptualizing household type </w:t>
      </w:r>
      <w:r>
        <w:t xml:space="preserve">is </w:t>
      </w:r>
      <w:r w:rsidR="00AE5A10">
        <w:t xml:space="preserve">distinct from the standard </w:t>
      </w:r>
      <w:r w:rsidR="00B4604E">
        <w:t>“head of household”</w:t>
      </w:r>
      <w:r w:rsidR="00AE5A10">
        <w:t xml:space="preserve"> </w:t>
      </w:r>
      <w:r w:rsidR="00104ABC">
        <w:t>approach</w:t>
      </w:r>
      <w:r w:rsidR="00AE5A10">
        <w:t>, which</w:t>
      </w:r>
      <w:r>
        <w:t xml:space="preserve"> </w:t>
      </w:r>
      <w:r w:rsidR="00B4604E">
        <w:t xml:space="preserve">is embedded with </w:t>
      </w:r>
      <w:r>
        <w:t>presum</w:t>
      </w:r>
      <w:r w:rsidR="00B4604E">
        <w:t>ptions about</w:t>
      </w:r>
      <w:r>
        <w:t xml:space="preserve"> household gender dynamics</w:t>
      </w:r>
      <w:r w:rsidR="00B4604E">
        <w:t>, and</w:t>
      </w:r>
      <w:r>
        <w:t xml:space="preserve"> may perpetuate existing social inequalities and prioritization of household responsibilities t</w:t>
      </w:r>
      <w:r w:rsidR="00B4604E">
        <w:t>hat may be detrimental to women</w:t>
      </w:r>
      <w:r w:rsidR="0088661A">
        <w:t>.</w:t>
      </w:r>
      <w:r>
        <w:t xml:space="preserve"> </w:t>
      </w:r>
      <w:r w:rsidR="0035773A">
        <w:t>This</w:t>
      </w:r>
      <w:r>
        <w:t xml:space="preserve"> variable is calculated </w:t>
      </w:r>
      <w:r w:rsidR="0035773A">
        <w:t>using</w:t>
      </w:r>
      <w:r>
        <w:t xml:space="preserve"> data </w:t>
      </w:r>
      <w:r w:rsidR="0035773A">
        <w:t xml:space="preserve">on </w:t>
      </w:r>
      <w:r w:rsidR="00563235">
        <w:t xml:space="preserve">the </w:t>
      </w:r>
      <w:r w:rsidR="0035773A">
        <w:t>age and sex</w:t>
      </w:r>
      <w:r w:rsidR="00563235">
        <w:t xml:space="preserve"> of household members</w:t>
      </w:r>
      <w:r w:rsidR="00047165">
        <w:t>, which are</w:t>
      </w:r>
      <w:r w:rsidR="0035773A">
        <w:t xml:space="preserve"> </w:t>
      </w:r>
      <w:r>
        <w:t>collected in the household</w:t>
      </w:r>
      <w:r w:rsidR="00A45EF8">
        <w:t xml:space="preserve"> </w:t>
      </w:r>
      <w:r>
        <w:t>roster.</w:t>
      </w:r>
    </w:p>
    <w:p w14:paraId="4F047AEE" w14:textId="117ED3EB" w:rsidR="00DC2DA2" w:rsidRPr="002B26BF" w:rsidRDefault="00DC2DA2" w:rsidP="002B26BF">
      <w:pPr>
        <w:pStyle w:val="Heading4"/>
      </w:pPr>
      <w:r w:rsidRPr="002B26BF">
        <w:t>Wealth quintile</w:t>
      </w:r>
    </w:p>
    <w:p w14:paraId="137C30BB" w14:textId="1D35ABD8" w:rsidR="00DC2DA2" w:rsidRPr="008D693C" w:rsidRDefault="008E7C52" w:rsidP="00BC5225">
      <w:pPr>
        <w:pStyle w:val="BodyText1"/>
      </w:pPr>
      <w:r>
        <w:t>T</w:t>
      </w:r>
      <w:r w:rsidR="008D693C" w:rsidRPr="003036CB">
        <w:t xml:space="preserve">he </w:t>
      </w:r>
      <w:r w:rsidR="008D693C">
        <w:t>asset-based wealth index</w:t>
      </w:r>
      <w:r w:rsidR="008D693C" w:rsidRPr="003036CB">
        <w:t xml:space="preserve"> </w:t>
      </w:r>
      <w:r w:rsidR="008D693C">
        <w:t>characterizes households into quintiles according to</w:t>
      </w:r>
      <w:r w:rsidR="008D693C" w:rsidRPr="003036CB">
        <w:t xml:space="preserve"> </w:t>
      </w:r>
      <w:r w:rsidR="008D693C">
        <w:t xml:space="preserve">their wealth index score, which takes into account various dwelling characteristics and household ownership of various assets, which are collected in Module 2, </w:t>
      </w:r>
      <w:r w:rsidR="008D693C">
        <w:rPr>
          <w:i/>
        </w:rPr>
        <w:t>Dwelling characteristics</w:t>
      </w:r>
      <w:r w:rsidR="008D693C">
        <w:t>. Wealth quintile is used as a disaggregate for many household-level indicators, as well as some person-level nutrition and agriculture indicators.</w:t>
      </w:r>
      <w:r w:rsidR="002B26BF">
        <w:t xml:space="preserve"> </w:t>
      </w:r>
      <w:r>
        <w:t>More details can be found in Section 4.2</w:t>
      </w:r>
      <w:r w:rsidR="001F7FB4">
        <w:t>,</w:t>
      </w:r>
      <w:r>
        <w:t xml:space="preserve"> and a</w:t>
      </w:r>
      <w:r w:rsidR="002B26BF">
        <w:t xml:space="preserve">dditional information about construction of the wealth index can be </w:t>
      </w:r>
      <w:r w:rsidR="002B26BF" w:rsidRPr="00FF3923">
        <w:t xml:space="preserve">found in </w:t>
      </w:r>
      <w:r w:rsidR="002B26BF" w:rsidRPr="00901D8B">
        <w:t>Appendix 2.2.b</w:t>
      </w:r>
      <w:r w:rsidR="002B26BF" w:rsidRPr="00FF3923">
        <w:t>.</w:t>
      </w:r>
    </w:p>
    <w:p w14:paraId="7FB2A72D" w14:textId="4ED59E25" w:rsidR="00DC2DA2" w:rsidRPr="002B26BF" w:rsidRDefault="00DC2DA2" w:rsidP="002B26BF">
      <w:pPr>
        <w:pStyle w:val="Heading4"/>
      </w:pPr>
      <w:r w:rsidRPr="002B26BF">
        <w:t>Poverty status</w:t>
      </w:r>
    </w:p>
    <w:p w14:paraId="7420E0EF" w14:textId="3110A9BB" w:rsidR="00DC2DA2" w:rsidRDefault="008D693C" w:rsidP="00BC5225">
      <w:pPr>
        <w:pStyle w:val="BodyText1"/>
      </w:pPr>
      <w:r w:rsidRPr="003036CB">
        <w:t xml:space="preserve">As described in greater </w:t>
      </w:r>
      <w:r w:rsidRPr="00FF3923">
        <w:t xml:space="preserve">detail in </w:t>
      </w:r>
      <w:r w:rsidRPr="00901D8B">
        <w:t xml:space="preserve">Section </w:t>
      </w:r>
      <w:r w:rsidR="00FF3923" w:rsidRPr="00901D8B">
        <w:t>4</w:t>
      </w:r>
      <w:r w:rsidR="004543EB" w:rsidRPr="00901D8B">
        <w:t>.1</w:t>
      </w:r>
      <w:r w:rsidRPr="00FF3923">
        <w:t xml:space="preserve"> of this report</w:t>
      </w:r>
      <w:r w:rsidRPr="003036CB">
        <w:t xml:space="preserve">, </w:t>
      </w:r>
      <w:r>
        <w:t xml:space="preserve">poverty status characterizes households as poor if household members live </w:t>
      </w:r>
      <w:r w:rsidR="002B26BF">
        <w:t>below the poverty threshold</w:t>
      </w:r>
      <w:r w:rsidR="001F7FB4">
        <w:t>—</w:t>
      </w:r>
      <w:r w:rsidR="002B26BF">
        <w:t xml:space="preserve">that is, </w:t>
      </w:r>
      <w:r>
        <w:t xml:space="preserve">on less than </w:t>
      </w:r>
      <w:r w:rsidR="002B26BF">
        <w:t>US</w:t>
      </w:r>
      <w:r w:rsidR="004543EB">
        <w:t>D</w:t>
      </w:r>
      <w:r w:rsidR="002B26BF">
        <w:t xml:space="preserve"> </w:t>
      </w:r>
      <w:r>
        <w:t>$1.90 per person per day</w:t>
      </w:r>
      <w:r w:rsidR="002B26BF">
        <w:t xml:space="preserve"> at 2011 purchasing power parity (PPP)</w:t>
      </w:r>
      <w:r>
        <w:t xml:space="preserve">, or as non-poor if household members live </w:t>
      </w:r>
      <w:r w:rsidR="002B26BF">
        <w:t>at or above the poverty threshold</w:t>
      </w:r>
      <w:r w:rsidR="001F7FB4">
        <w:t>—</w:t>
      </w:r>
      <w:r w:rsidR="002B26BF">
        <w:t xml:space="preserve">that is, </w:t>
      </w:r>
      <w:r>
        <w:t xml:space="preserve">on </w:t>
      </w:r>
      <w:r w:rsidR="002B26BF">
        <w:t>US</w:t>
      </w:r>
      <w:r w:rsidR="004543EB">
        <w:t>D</w:t>
      </w:r>
      <w:r w:rsidR="002B26BF">
        <w:t xml:space="preserve"> </w:t>
      </w:r>
      <w:r>
        <w:t>$1.90 or more per person per day</w:t>
      </w:r>
      <w:r w:rsidR="002B26BF">
        <w:t xml:space="preserve"> (2011 PPP)</w:t>
      </w:r>
      <w:r>
        <w:t>. Poverty status is calculated using data collected in Module 8</w:t>
      </w:r>
      <w:r w:rsidR="000079DE">
        <w:t>,</w:t>
      </w:r>
      <w:r>
        <w:t xml:space="preserve"> </w:t>
      </w:r>
      <w:r>
        <w:rPr>
          <w:i/>
        </w:rPr>
        <w:t>Household consumption expenditure</w:t>
      </w:r>
      <w:r>
        <w:t>. Poverty status is used as a disaggregate for many household-level indicators, as well as some person-level nutrition and agriculture indicators.</w:t>
      </w:r>
    </w:p>
    <w:p w14:paraId="7A21E5FA" w14:textId="4DF96570" w:rsidR="004543EB" w:rsidRPr="002B26BF" w:rsidRDefault="004543EB" w:rsidP="004543EB">
      <w:pPr>
        <w:pStyle w:val="Heading4"/>
      </w:pPr>
      <w:r>
        <w:t>Shock exposure index</w:t>
      </w:r>
    </w:p>
    <w:p w14:paraId="018090E0" w14:textId="7AE6DE96" w:rsidR="004543EB" w:rsidRPr="008D693C" w:rsidRDefault="008E7C52" w:rsidP="00BC5225">
      <w:pPr>
        <w:pStyle w:val="BodyText1"/>
      </w:pPr>
      <w:r>
        <w:t>T</w:t>
      </w:r>
      <w:r w:rsidR="004543EB">
        <w:t>he shock exposure index (SEI) assigns households a score depending on the number and severity of shocks the household experienced during the 12 months preceding the ZOI Survey. For the SEI</w:t>
      </w:r>
      <w:r w:rsidR="001F7FB4">
        <w:t>,</w:t>
      </w:r>
      <w:r w:rsidR="004543EB">
        <w:t xml:space="preserve"> disaggregate households are then categorized into one of four categories based on their score: did not experience any shocks (SEI score=0), low (SEI scores [</w:t>
      </w:r>
      <w:commentRangeStart w:id="162"/>
      <w:r w:rsidR="004543EB" w:rsidRPr="00C440D9">
        <w:rPr>
          <w:highlight w:val="yellow"/>
        </w:rPr>
        <w:t>A</w:t>
      </w:r>
      <w:r w:rsidR="004543EB">
        <w:t>]-[</w:t>
      </w:r>
      <w:r w:rsidR="004543EB" w:rsidRPr="003609FF">
        <w:rPr>
          <w:highlight w:val="yellow"/>
        </w:rPr>
        <w:t>B</w:t>
      </w:r>
      <w:r w:rsidR="004543EB">
        <w:t>]), moderate (SEI scores [</w:t>
      </w:r>
      <w:r w:rsidR="004543EB" w:rsidRPr="00C440D9">
        <w:rPr>
          <w:highlight w:val="yellow"/>
        </w:rPr>
        <w:t>C</w:t>
      </w:r>
      <w:r w:rsidR="004543EB">
        <w:t>]-[</w:t>
      </w:r>
      <w:r w:rsidR="004543EB" w:rsidRPr="00C440D9">
        <w:rPr>
          <w:highlight w:val="yellow"/>
        </w:rPr>
        <w:t>D</w:t>
      </w:r>
      <w:r w:rsidR="004543EB">
        <w:t>]</w:t>
      </w:r>
      <w:r w:rsidR="001F7FB4">
        <w:t>)</w:t>
      </w:r>
      <w:r w:rsidR="004543EB">
        <w:t>, and high (SEI scores [</w:t>
      </w:r>
      <w:r w:rsidR="004543EB" w:rsidRPr="00C440D9">
        <w:rPr>
          <w:highlight w:val="yellow"/>
        </w:rPr>
        <w:t>E</w:t>
      </w:r>
      <w:r w:rsidR="004543EB">
        <w:t>]-[</w:t>
      </w:r>
      <w:r w:rsidR="004543EB" w:rsidRPr="00C440D9">
        <w:rPr>
          <w:highlight w:val="yellow"/>
        </w:rPr>
        <w:t>F</w:t>
      </w:r>
      <w:r w:rsidR="004543EB">
        <w:t>]</w:t>
      </w:r>
      <w:r w:rsidR="001F7FB4">
        <w:t>)</w:t>
      </w:r>
      <w:r w:rsidR="004543EB">
        <w:t xml:space="preserve">. </w:t>
      </w:r>
      <w:commentRangeEnd w:id="162"/>
      <w:r w:rsidR="003609FF">
        <w:rPr>
          <w:rStyle w:val="CommentReference"/>
          <w:rFonts w:eastAsia="Arial" w:cs="Arial"/>
          <w:color w:val="000000"/>
        </w:rPr>
        <w:commentReference w:id="162"/>
      </w:r>
      <w:r w:rsidR="004543EB">
        <w:t xml:space="preserve">Households with an SEI score of 0 are assigned to the first category because they </w:t>
      </w:r>
      <w:r w:rsidR="004543EB">
        <w:lastRenderedPageBreak/>
        <w:t>did not experience any shocks. The remaining three categories are meant to split households with an SEI score higher than 0 into roughly even categories. The SEI is calculated using data collected in Module 3</w:t>
      </w:r>
      <w:r w:rsidR="00C440D9">
        <w:t>,</w:t>
      </w:r>
      <w:r w:rsidR="004543EB">
        <w:t xml:space="preserve"> </w:t>
      </w:r>
      <w:r w:rsidR="003C0ED0">
        <w:rPr>
          <w:i/>
        </w:rPr>
        <w:t>Food security and r</w:t>
      </w:r>
      <w:r w:rsidR="004543EB">
        <w:rPr>
          <w:i/>
        </w:rPr>
        <w:t>esilience</w:t>
      </w:r>
      <w:r w:rsidR="004543EB">
        <w:t xml:space="preserve">. </w:t>
      </w:r>
      <w:r w:rsidR="003C0ED0">
        <w:t xml:space="preserve">The SEI </w:t>
      </w:r>
      <w:r w:rsidR="004543EB">
        <w:t>is used as a disaggregate for many household-level indicators, as well as some person-level nutrition and agriculture indicators.</w:t>
      </w:r>
      <w:r>
        <w:t xml:space="preserve"> See Section 5.2 for greater detail on SEI.</w:t>
      </w:r>
    </w:p>
    <w:p w14:paraId="54D93B9B" w14:textId="469C879B" w:rsidR="00BC0F95" w:rsidRPr="00DF4DE5" w:rsidRDefault="00CB53AF" w:rsidP="00C440D9">
      <w:pPr>
        <w:pStyle w:val="Heading3"/>
        <w:numPr>
          <w:ilvl w:val="2"/>
          <w:numId w:val="20"/>
        </w:numPr>
        <w:ind w:left="2160"/>
      </w:pPr>
      <w:bookmarkStart w:id="163" w:name="_Toc20297111"/>
      <w:bookmarkStart w:id="164" w:name="_Toc20297811"/>
      <w:bookmarkStart w:id="165" w:name="_Toc20479370"/>
      <w:bookmarkStart w:id="166" w:name="_Toc13645837"/>
      <w:bookmarkStart w:id="167" w:name="_Toc13649405"/>
      <w:bookmarkStart w:id="168" w:name="_Toc14359761"/>
      <w:bookmarkStart w:id="169" w:name="_Toc20297113"/>
      <w:bookmarkStart w:id="170" w:name="_Toc20297813"/>
      <w:bookmarkStart w:id="171" w:name="_Toc20479372"/>
      <w:bookmarkStart w:id="172" w:name="_Toc414874494"/>
      <w:bookmarkStart w:id="173" w:name="_Toc63673328"/>
      <w:bookmarkEnd w:id="163"/>
      <w:bookmarkEnd w:id="164"/>
      <w:bookmarkEnd w:id="165"/>
      <w:bookmarkEnd w:id="166"/>
      <w:bookmarkEnd w:id="167"/>
      <w:bookmarkEnd w:id="168"/>
      <w:bookmarkEnd w:id="169"/>
      <w:bookmarkEnd w:id="170"/>
      <w:bookmarkEnd w:id="171"/>
      <w:r>
        <w:t>Reporting c</w:t>
      </w:r>
      <w:r w:rsidR="00BC0F95" w:rsidRPr="00DF4DE5">
        <w:t>onventions</w:t>
      </w:r>
      <w:bookmarkEnd w:id="172"/>
      <w:bookmarkEnd w:id="173"/>
    </w:p>
    <w:p w14:paraId="2CD08F10" w14:textId="543189BB" w:rsidR="005A0C74" w:rsidRDefault="005A0C74" w:rsidP="00BC5225">
      <w:pPr>
        <w:pStyle w:val="BodyText1"/>
      </w:pPr>
      <w:r>
        <w:t>This section provides an overview of the conventions used in reporting the descriptive results</w:t>
      </w:r>
      <w:r w:rsidR="0088661A" w:rsidRPr="0088661A">
        <w:t xml:space="preserve"> </w:t>
      </w:r>
      <w:r w:rsidR="0088661A">
        <w:t xml:space="preserve">from the </w:t>
      </w:r>
      <w:r w:rsidR="00713B02" w:rsidRPr="003E5552">
        <w:t xml:space="preserve">Feed the Future </w:t>
      </w:r>
      <w:r w:rsidR="00E67F3D" w:rsidRPr="003E5552">
        <w:t>[</w:t>
      </w:r>
      <w:r w:rsidR="00E67F3D" w:rsidRPr="003E5552">
        <w:rPr>
          <w:highlight w:val="yellow"/>
        </w:rPr>
        <w:t>C</w:t>
      </w:r>
      <w:r w:rsidR="00E67F3D">
        <w:rPr>
          <w:highlight w:val="yellow"/>
        </w:rPr>
        <w:t>ountry</w:t>
      </w:r>
      <w:r w:rsidR="00E67F3D" w:rsidRPr="003E5552">
        <w:t xml:space="preserve">] </w:t>
      </w:r>
      <w:r w:rsidR="00713B02">
        <w:t>ZOI</w:t>
      </w:r>
      <w:r w:rsidR="0088661A" w:rsidRPr="003E5552">
        <w:t xml:space="preserve"> Survey</w:t>
      </w:r>
      <w:r w:rsidR="00E67F3D">
        <w:t xml:space="preserve"> [</w:t>
      </w:r>
      <w:r w:rsidR="00E67F3D">
        <w:rPr>
          <w:highlight w:val="yellow"/>
        </w:rPr>
        <w:t xml:space="preserve">Survey </w:t>
      </w:r>
      <w:r w:rsidR="00225BD0">
        <w:rPr>
          <w:highlight w:val="yellow"/>
        </w:rPr>
        <w:t>y</w:t>
      </w:r>
      <w:r w:rsidR="00E67F3D" w:rsidRPr="00713B02">
        <w:rPr>
          <w:highlight w:val="yellow"/>
        </w:rPr>
        <w:t>ear(s)</w:t>
      </w:r>
      <w:r w:rsidR="00E67F3D">
        <w:t>]</w:t>
      </w:r>
      <w:r>
        <w:t>.</w:t>
      </w:r>
    </w:p>
    <w:p w14:paraId="580D25EA" w14:textId="311E97AE" w:rsidR="005A0C74" w:rsidRDefault="005A0C74" w:rsidP="00CB53AF">
      <w:pPr>
        <w:pStyle w:val="Bulletedlist"/>
      </w:pPr>
      <w:r>
        <w:t xml:space="preserve">In the tables throughout this report, weighted point estimates </w:t>
      </w:r>
      <w:r w:rsidR="00F10C78">
        <w:t xml:space="preserve">and unweighted sample sizes </w:t>
      </w:r>
      <w:r>
        <w:t xml:space="preserve">are presented. </w:t>
      </w:r>
    </w:p>
    <w:p w14:paraId="0B745854" w14:textId="47DBB85A" w:rsidR="005A0C74" w:rsidRDefault="005A0C74" w:rsidP="00CB53AF">
      <w:pPr>
        <w:pStyle w:val="Bulletedlist"/>
      </w:pPr>
      <w:r>
        <w:t xml:space="preserve">Most estimates are shown to one decimal place, with the specific exceptions of </w:t>
      </w:r>
      <w:r w:rsidR="00C84824">
        <w:t xml:space="preserve">A-WEAI, </w:t>
      </w:r>
      <w:r w:rsidR="0088661A">
        <w:t xml:space="preserve">the </w:t>
      </w:r>
      <w:r w:rsidR="00C84824">
        <w:t xml:space="preserve">five domains of empowerment (5DE), and gender parity index (GPI) indicators, which are shown to two decimal places. Unweighted sample sizes in all tables and the population estimates in </w:t>
      </w:r>
      <w:r w:rsidR="00E771E1">
        <w:t>Section 1.2.2 tables</w:t>
      </w:r>
      <w:r w:rsidR="00C84824">
        <w:t xml:space="preserve"> are shown as whole numbers.</w:t>
      </w:r>
    </w:p>
    <w:p w14:paraId="1E2D5271" w14:textId="0671A1A1" w:rsidR="001931EE" w:rsidRDefault="005A0C74" w:rsidP="00CB53AF">
      <w:pPr>
        <w:pStyle w:val="Bulletedlist"/>
      </w:pPr>
      <w:r>
        <w:t xml:space="preserve">Values in the tables are suppressed when the </w:t>
      </w:r>
      <w:r w:rsidR="00F10C78">
        <w:t xml:space="preserve">unweighted </w:t>
      </w:r>
      <w:r>
        <w:t>sample size is insufficient to calculate a reliable point estimate (n&lt;30); this is denoted by the symbol “^” in the designated row and an explanatory footnote.</w:t>
      </w:r>
    </w:p>
    <w:p w14:paraId="50525A68" w14:textId="65163392" w:rsidR="00EF1880" w:rsidRDefault="00EF1880" w:rsidP="00DC5385">
      <w:pPr>
        <w:pStyle w:val="Bulletedlist"/>
      </w:pPr>
      <w:r>
        <w:t xml:space="preserve">Tests of difference </w:t>
      </w:r>
      <w:r w:rsidR="00692EB3">
        <w:t>a</w:t>
      </w:r>
      <w:r>
        <w:t xml:space="preserve">re performed </w:t>
      </w:r>
      <w:r w:rsidR="00692EB3">
        <w:t xml:space="preserve">to determine </w:t>
      </w:r>
      <w:r w:rsidR="00E52857">
        <w:t>whether</w:t>
      </w:r>
      <w:r w:rsidR="00692EB3">
        <w:t xml:space="preserve"> </w:t>
      </w:r>
      <w:r w:rsidR="00C440D9">
        <w:t>there is an association between the outcome and the indicator disaggregates.</w:t>
      </w:r>
      <w:r w:rsidR="00692EB3">
        <w:t xml:space="preserve"> Statistically significant differences are designated with asterisks (* indicates a p&lt;0.05, ** indicates a p&lt;0.01, and *** indicates a p&lt;0.001) in tables.</w:t>
      </w:r>
      <w:r w:rsidR="00E771E1">
        <w:t xml:space="preserve"> For disaggregates that are categorical variables presented in rows, the level of significance is indicated in the “Sig.” column of disaggregate heading row, which is usually shaded light blue. </w:t>
      </w:r>
      <w:r w:rsidR="00DC5385" w:rsidRPr="00DC5385">
        <w:t>In these cases, the “Sig.” column is greyed out for the category rows. For disaggregates presented in columns (e.g., many of the ag</w:t>
      </w:r>
      <w:r w:rsidR="006E1CC8">
        <w:t>riculture</w:t>
      </w:r>
      <w:r w:rsidR="00DC5385" w:rsidRPr="00DC5385">
        <w:t xml:space="preserve"> tables), the significance results are displayed in the same row as the estimates.</w:t>
      </w:r>
    </w:p>
    <w:p w14:paraId="40F96E64" w14:textId="2F691032" w:rsidR="005A0C74" w:rsidRDefault="00785C55" w:rsidP="00BC5225">
      <w:pPr>
        <w:pStyle w:val="BodyText1"/>
      </w:pPr>
      <w:r w:rsidRPr="00785C55">
        <w:t xml:space="preserve">Analyses are performed in </w:t>
      </w:r>
      <w:commentRangeStart w:id="174"/>
      <w:r w:rsidR="009D2AE1" w:rsidRPr="0088661A">
        <w:rPr>
          <w:highlight w:val="yellow"/>
        </w:rPr>
        <w:t xml:space="preserve">Stata </w:t>
      </w:r>
      <w:r w:rsidRPr="0088661A">
        <w:rPr>
          <w:highlight w:val="yellow"/>
        </w:rPr>
        <w:t xml:space="preserve">using </w:t>
      </w:r>
      <w:r w:rsidR="008F513F" w:rsidRPr="0088661A">
        <w:rPr>
          <w:highlight w:val="yellow"/>
        </w:rPr>
        <w:t>‘</w:t>
      </w:r>
      <w:r w:rsidR="009D2AE1" w:rsidRPr="0088661A">
        <w:rPr>
          <w:i/>
          <w:highlight w:val="yellow"/>
        </w:rPr>
        <w:t>svy</w:t>
      </w:r>
      <w:r w:rsidR="008F513F" w:rsidRPr="0088661A">
        <w:rPr>
          <w:i/>
          <w:highlight w:val="yellow"/>
        </w:rPr>
        <w:t>’</w:t>
      </w:r>
      <w:r w:rsidR="009D2AE1" w:rsidRPr="0088661A">
        <w:rPr>
          <w:i/>
          <w:highlight w:val="yellow"/>
        </w:rPr>
        <w:t xml:space="preserve"> </w:t>
      </w:r>
      <w:r w:rsidRPr="0088661A">
        <w:rPr>
          <w:highlight w:val="yellow"/>
        </w:rPr>
        <w:t>com</w:t>
      </w:r>
      <w:r w:rsidR="009D2AE1" w:rsidRPr="0088661A">
        <w:rPr>
          <w:highlight w:val="yellow"/>
        </w:rPr>
        <w:t>ma</w:t>
      </w:r>
      <w:r w:rsidRPr="0088661A">
        <w:rPr>
          <w:highlight w:val="yellow"/>
        </w:rPr>
        <w:t>nds</w:t>
      </w:r>
      <w:r w:rsidRPr="00785C55">
        <w:t xml:space="preserve"> </w:t>
      </w:r>
      <w:commentRangeEnd w:id="174"/>
      <w:r w:rsidR="00FF3923">
        <w:rPr>
          <w:rStyle w:val="CommentReference"/>
          <w:rFonts w:eastAsia="Arial" w:cs="Arial"/>
          <w:color w:val="000000"/>
        </w:rPr>
        <w:commentReference w:id="174"/>
      </w:r>
      <w:r w:rsidRPr="00785C55">
        <w:t xml:space="preserve">to handle features </w:t>
      </w:r>
      <w:r w:rsidR="009D2AE1">
        <w:t>of</w:t>
      </w:r>
      <w:r w:rsidRPr="00785C55">
        <w:t xml:space="preserve"> data</w:t>
      </w:r>
      <w:r w:rsidR="009D2AE1">
        <w:t xml:space="preserve"> collected through the use of complex survey designs</w:t>
      </w:r>
      <w:r w:rsidRPr="00785C55">
        <w:t>, including sampling weights, cluster sampling</w:t>
      </w:r>
      <w:r w:rsidR="00BB0F25">
        <w:t>,</w:t>
      </w:r>
      <w:r w:rsidRPr="00785C55">
        <w:t xml:space="preserve"> and stratification.</w:t>
      </w:r>
      <w:r w:rsidR="005A0C74">
        <w:t xml:space="preserve"> </w:t>
      </w:r>
    </w:p>
    <w:p w14:paraId="16BF3941" w14:textId="2AE63656" w:rsidR="00984D53" w:rsidRDefault="00984D53" w:rsidP="00984D53">
      <w:pPr>
        <w:pStyle w:val="Heading3"/>
        <w:numPr>
          <w:ilvl w:val="2"/>
          <w:numId w:val="20"/>
        </w:numPr>
      </w:pPr>
      <w:bookmarkStart w:id="175" w:name="_Toc63673329"/>
      <w:r>
        <w:t>Understanding result</w:t>
      </w:r>
      <w:r w:rsidR="00FF45F6">
        <w:t>s</w:t>
      </w:r>
      <w:r>
        <w:t xml:space="preserve"> tables in this </w:t>
      </w:r>
      <w:commentRangeStart w:id="176"/>
      <w:r>
        <w:t>report</w:t>
      </w:r>
      <w:commentRangeEnd w:id="176"/>
      <w:r w:rsidR="0064322D">
        <w:rPr>
          <w:rStyle w:val="CommentReference"/>
          <w:rFonts w:eastAsia="Arial" w:cs="Arial"/>
          <w:b w:val="0"/>
        </w:rPr>
        <w:commentReference w:id="176"/>
      </w:r>
      <w:bookmarkEnd w:id="175"/>
    </w:p>
    <w:p w14:paraId="410439CC" w14:textId="3039E16A" w:rsidR="00984D53" w:rsidRDefault="00984D53" w:rsidP="00984D53">
      <w:pPr>
        <w:rPr>
          <w:sz w:val="22"/>
          <w:szCs w:val="22"/>
        </w:rPr>
      </w:pPr>
      <w:r w:rsidRPr="007D5330">
        <w:rPr>
          <w:sz w:val="22"/>
          <w:szCs w:val="22"/>
        </w:rPr>
        <w:t xml:space="preserve">Tables in the Feed the Future </w:t>
      </w:r>
      <w:r w:rsidR="00FF45F6">
        <w:rPr>
          <w:sz w:val="22"/>
          <w:szCs w:val="22"/>
        </w:rPr>
        <w:t>[</w:t>
      </w:r>
      <w:r w:rsidR="00FF45F6" w:rsidRPr="00FF45F6">
        <w:rPr>
          <w:sz w:val="22"/>
          <w:szCs w:val="22"/>
          <w:highlight w:val="yellow"/>
        </w:rPr>
        <w:t>Country</w:t>
      </w:r>
      <w:r w:rsidR="00FF45F6">
        <w:rPr>
          <w:sz w:val="22"/>
          <w:szCs w:val="22"/>
        </w:rPr>
        <w:t xml:space="preserve">] </w:t>
      </w:r>
      <w:r w:rsidRPr="007D5330">
        <w:rPr>
          <w:sz w:val="22"/>
          <w:szCs w:val="22"/>
        </w:rPr>
        <w:t xml:space="preserve">ZOI Survey </w:t>
      </w:r>
      <w:r w:rsidR="00FF45F6">
        <w:rPr>
          <w:sz w:val="22"/>
          <w:szCs w:val="22"/>
        </w:rPr>
        <w:t>[</w:t>
      </w:r>
      <w:r w:rsidR="00FF45F6" w:rsidRPr="00FF45F6">
        <w:rPr>
          <w:sz w:val="22"/>
          <w:szCs w:val="22"/>
          <w:highlight w:val="yellow"/>
        </w:rPr>
        <w:t>Year(s)</w:t>
      </w:r>
      <w:r w:rsidR="00FF45F6">
        <w:rPr>
          <w:sz w:val="22"/>
          <w:szCs w:val="22"/>
        </w:rPr>
        <w:t>]</w:t>
      </w:r>
      <w:r w:rsidRPr="007D5330">
        <w:rPr>
          <w:sz w:val="22"/>
          <w:szCs w:val="22"/>
        </w:rPr>
        <w:t xml:space="preserve"> Baseline Report present sample-weighted estimates for key indicators, household demographics, and ZOI characteristics (outcomes), both overall and by selected disaggregates, the unweighted sample size (denominator) for each estimate, and the effect of each </w:t>
      </w:r>
      <w:r w:rsidRPr="007D5330">
        <w:rPr>
          <w:rFonts w:eastAsia="Times New Roman" w:cs="Times New Roman"/>
          <w:sz w:val="22"/>
          <w:szCs w:val="22"/>
        </w:rPr>
        <w:t>disaggregate on the outcome.</w:t>
      </w:r>
      <w:r w:rsidRPr="007D5330">
        <w:rPr>
          <w:sz w:val="22"/>
          <w:szCs w:val="22"/>
        </w:rPr>
        <w:t xml:space="preserve"> Narrative and figures found throughout this report highlight key findings presented in the tables, but not every finding can be discussed or displayed graphically. For this reason, data users should be comfortable reading and interpreting tables correctly, even without having to consult the text of the report. This is important because users of reports will later cite results in tables without referencing the text. </w:t>
      </w:r>
    </w:p>
    <w:p w14:paraId="378979CC" w14:textId="77777777" w:rsidR="00FF45F6" w:rsidRPr="007D5330" w:rsidRDefault="00FF45F6" w:rsidP="00984D53">
      <w:pPr>
        <w:rPr>
          <w:sz w:val="22"/>
          <w:szCs w:val="22"/>
        </w:rPr>
      </w:pPr>
    </w:p>
    <w:p w14:paraId="5A2A1003" w14:textId="16CF038F" w:rsidR="00984D53" w:rsidRPr="007D5330" w:rsidRDefault="00984D53" w:rsidP="00984D53">
      <w:pPr>
        <w:rPr>
          <w:sz w:val="22"/>
          <w:szCs w:val="22"/>
        </w:rPr>
      </w:pPr>
      <w:r w:rsidRPr="007D5330">
        <w:rPr>
          <w:sz w:val="22"/>
          <w:szCs w:val="22"/>
        </w:rPr>
        <w:t xml:space="preserve">The following examples and exercises introduce the organization of tables in the </w:t>
      </w:r>
      <w:r w:rsidR="00FF45F6" w:rsidRPr="007D5330">
        <w:rPr>
          <w:sz w:val="22"/>
          <w:szCs w:val="22"/>
        </w:rPr>
        <w:t xml:space="preserve">Feed the Future </w:t>
      </w:r>
      <w:r w:rsidR="00FF45F6">
        <w:rPr>
          <w:sz w:val="22"/>
          <w:szCs w:val="22"/>
        </w:rPr>
        <w:t>[</w:t>
      </w:r>
      <w:r w:rsidR="00FF45F6" w:rsidRPr="00FF45F6">
        <w:rPr>
          <w:sz w:val="22"/>
          <w:szCs w:val="22"/>
          <w:highlight w:val="yellow"/>
        </w:rPr>
        <w:t>Country</w:t>
      </w:r>
      <w:r w:rsidR="00FF45F6">
        <w:rPr>
          <w:sz w:val="22"/>
          <w:szCs w:val="22"/>
        </w:rPr>
        <w:t xml:space="preserve">] </w:t>
      </w:r>
      <w:r w:rsidR="00FF45F6" w:rsidRPr="007D5330">
        <w:rPr>
          <w:sz w:val="22"/>
          <w:szCs w:val="22"/>
        </w:rPr>
        <w:t xml:space="preserve">ZOI Survey </w:t>
      </w:r>
      <w:r w:rsidR="00FF45F6">
        <w:rPr>
          <w:sz w:val="22"/>
          <w:szCs w:val="22"/>
        </w:rPr>
        <w:t>[</w:t>
      </w:r>
      <w:r w:rsidR="00FF45F6" w:rsidRPr="00FF45F6">
        <w:rPr>
          <w:sz w:val="22"/>
          <w:szCs w:val="22"/>
          <w:highlight w:val="yellow"/>
        </w:rPr>
        <w:t>Year(s)</w:t>
      </w:r>
      <w:r w:rsidR="00FF45F6">
        <w:rPr>
          <w:sz w:val="22"/>
          <w:szCs w:val="22"/>
        </w:rPr>
        <w:t>]</w:t>
      </w:r>
      <w:r w:rsidR="00FF45F6" w:rsidRPr="007D5330">
        <w:rPr>
          <w:sz w:val="22"/>
          <w:szCs w:val="22"/>
        </w:rPr>
        <w:t xml:space="preserve"> Baseline Report </w:t>
      </w:r>
      <w:r w:rsidRPr="007D5330">
        <w:rPr>
          <w:sz w:val="22"/>
          <w:szCs w:val="22"/>
        </w:rPr>
        <w:t>and describe how to interpret them.</w:t>
      </w:r>
    </w:p>
    <w:p w14:paraId="1AB5392E" w14:textId="77777777" w:rsidR="00984D53" w:rsidRDefault="00984D53" w:rsidP="00984D53">
      <w:pPr>
        <w:rPr>
          <w:b/>
          <w:bCs/>
        </w:rPr>
      </w:pPr>
      <w:r>
        <w:rPr>
          <w:b/>
          <w:bCs/>
        </w:rPr>
        <w:br w:type="page"/>
      </w:r>
    </w:p>
    <w:p w14:paraId="355F5761" w14:textId="77777777" w:rsidR="00984D53" w:rsidRDefault="00984D53" w:rsidP="00984D53">
      <w:pPr>
        <w:jc w:val="center"/>
        <w:rPr>
          <w:b/>
          <w:bCs/>
        </w:rPr>
      </w:pPr>
      <w:commentRangeStart w:id="177"/>
      <w:r>
        <w:rPr>
          <w:b/>
          <w:bCs/>
        </w:rPr>
        <w:lastRenderedPageBreak/>
        <w:t>Example 1</w:t>
      </w:r>
      <w:commentRangeEnd w:id="177"/>
      <w:r w:rsidR="00463116">
        <w:rPr>
          <w:rStyle w:val="CommentReference"/>
        </w:rPr>
        <w:commentReference w:id="177"/>
      </w:r>
      <w:r>
        <w:rPr>
          <w:b/>
          <w:bCs/>
        </w:rPr>
        <w:t>: One Binary Outcome; Disaggregates in Rows</w:t>
      </w:r>
    </w:p>
    <w:p w14:paraId="25A7EA86" w14:textId="77777777" w:rsidR="00984D53" w:rsidRDefault="00984D53" w:rsidP="00984D53">
      <w:pPr>
        <w:jc w:val="center"/>
        <w:rPr>
          <w:b/>
          <w:bCs/>
        </w:rPr>
      </w:pPr>
      <w:r w:rsidRPr="007D2A44">
        <w:rPr>
          <w:noProof/>
          <w:sz w:val="20"/>
          <w:szCs w:val="20"/>
        </w:rPr>
        <mc:AlternateContent>
          <mc:Choice Requires="wps">
            <w:drawing>
              <wp:anchor distT="0" distB="0" distL="114300" distR="114300" simplePos="0" relativeHeight="251584512" behindDoc="1" locked="0" layoutInCell="1" allowOverlap="1" wp14:anchorId="4EF8D969" wp14:editId="3BB974CD">
                <wp:simplePos x="0" y="0"/>
                <wp:positionH relativeFrom="margin">
                  <wp:posOffset>800100</wp:posOffset>
                </wp:positionH>
                <wp:positionV relativeFrom="paragraph">
                  <wp:posOffset>145415</wp:posOffset>
                </wp:positionV>
                <wp:extent cx="4286250" cy="657225"/>
                <wp:effectExtent l="0" t="0" r="0" b="9525"/>
                <wp:wrapNone/>
                <wp:docPr id="189" name="Rectangle 189"/>
                <wp:cNvGraphicFramePr/>
                <a:graphic xmlns:a="http://schemas.openxmlformats.org/drawingml/2006/main">
                  <a:graphicData uri="http://schemas.microsoft.com/office/word/2010/wordprocessingShape">
                    <wps:wsp>
                      <wps:cNvSpPr/>
                      <wps:spPr>
                        <a:xfrm>
                          <a:off x="0" y="0"/>
                          <a:ext cx="4286250" cy="657225"/>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15B50" id="Rectangle 189" o:spid="_x0000_s1026" style="position:absolute;margin-left:63pt;margin-top:11.45pt;width:337.5pt;height:51.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" fillcolor="#fde9d9 [665]" stroked="f" strokeweight="2pt">
                <w10:wrap anchorx="margin"/>
              </v:rect>
            </w:pict>
          </mc:Fallback>
        </mc:AlternateContent>
      </w:r>
    </w:p>
    <w:p w14:paraId="35DCD8B1" w14:textId="77777777" w:rsidR="00984D53" w:rsidRPr="007D2A44" w:rsidRDefault="00984D53" w:rsidP="00984D53">
      <w:pPr>
        <w:spacing w:line="240" w:lineRule="auto"/>
        <w:ind w:left="1350" w:right="1260"/>
        <w:contextualSpacing/>
        <w:rPr>
          <w:b/>
          <w:bCs/>
          <w:sz w:val="20"/>
          <w:szCs w:val="20"/>
        </w:rPr>
      </w:pPr>
      <w:r w:rsidRPr="007D2A44">
        <w:rPr>
          <w:noProof/>
          <w:sz w:val="20"/>
          <w:szCs w:val="20"/>
        </w:rPr>
        <mc:AlternateContent>
          <mc:Choice Requires="wps">
            <w:drawing>
              <wp:anchor distT="0" distB="0" distL="114300" distR="114300" simplePos="0" relativeHeight="251738112" behindDoc="0" locked="0" layoutInCell="1" allowOverlap="1" wp14:anchorId="54C2A647" wp14:editId="4A71C869">
                <wp:simplePos x="0" y="0"/>
                <wp:positionH relativeFrom="column">
                  <wp:posOffset>564795</wp:posOffset>
                </wp:positionH>
                <wp:positionV relativeFrom="paragraph">
                  <wp:posOffset>18212</wp:posOffset>
                </wp:positionV>
                <wp:extent cx="333375" cy="4191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2FE5AB94" w14:textId="77777777" w:rsidR="00984D53" w:rsidRDefault="00984D53" w:rsidP="00984D53">
                            <w:pPr>
                              <w:rPr>
                                <w:b/>
                                <w:bCs/>
                                <w:color w:val="C0504D" w:themeColor="accent2"/>
                                <w:sz w:val="44"/>
                                <w:szCs w:val="44"/>
                              </w:rPr>
                            </w:pPr>
                            <w:r w:rsidRPr="00EE7E89">
                              <w:rPr>
                                <w:b/>
                                <w:bCs/>
                                <w:color w:val="F79646" w:themeColor="accent6"/>
                                <w:sz w:val="44"/>
                                <w:szCs w:val="44"/>
                              </w:rPr>
                              <w:t>1</w:t>
                            </w:r>
                            <w:r>
                              <w:rPr>
                                <w:b/>
                                <w:bCs/>
                                <w:color w:val="C0504D" w:themeColor="accent2"/>
                                <w:sz w:val="44"/>
                                <w:szCs w:val="44"/>
                              </w:rPr>
                              <w:t xml:space="preserve"> </w:t>
                            </w:r>
                          </w:p>
                          <w:p w14:paraId="18F42662"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C2A647" id="_x0000_t202" coordsize="21600,21600" o:spt="202" path="m,l,21600r21600,l21600,xe">
                <v:stroke joinstyle="miter"/>
                <v:path gradientshapeok="t" o:connecttype="rect"/>
              </v:shapetype>
              <v:shape id="Text Box 30" o:spid="_x0000_s1026" type="#_x0000_t202" style="position:absolute;left:0;text-align:left;margin-left:44.45pt;margin-top:1.45pt;width:26.25pt;height:3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" filled="f" stroked="f" strokeweight=".5pt">
                <v:textbox>
                  <w:txbxContent>
                    <w:p w14:paraId="2FE5AB94" w14:textId="77777777" w:rsidR="00984D53" w:rsidRDefault="00984D53" w:rsidP="00984D53">
                      <w:pPr>
                        <w:rPr>
                          <w:b/>
                          <w:bCs/>
                          <w:color w:val="C0504D" w:themeColor="accent2"/>
                          <w:sz w:val="44"/>
                          <w:szCs w:val="44"/>
                        </w:rPr>
                      </w:pPr>
                      <w:r w:rsidRPr="00EE7E89">
                        <w:rPr>
                          <w:b/>
                          <w:bCs/>
                          <w:color w:val="F79646" w:themeColor="accent6"/>
                          <w:sz w:val="44"/>
                          <w:szCs w:val="44"/>
                        </w:rPr>
                        <w:t>1</w:t>
                      </w:r>
                      <w:r>
                        <w:rPr>
                          <w:b/>
                          <w:bCs/>
                          <w:color w:val="C0504D" w:themeColor="accent2"/>
                          <w:sz w:val="44"/>
                          <w:szCs w:val="44"/>
                        </w:rPr>
                        <w:t xml:space="preserve"> </w:t>
                      </w:r>
                    </w:p>
                    <w:p w14:paraId="18F42662" w14:textId="77777777" w:rsidR="00984D53" w:rsidRDefault="00984D53" w:rsidP="00984D53"/>
                  </w:txbxContent>
                </v:textbox>
              </v:shape>
            </w:pict>
          </mc:Fallback>
        </mc:AlternateContent>
      </w:r>
      <w:r w:rsidRPr="007D2A44">
        <w:rPr>
          <w:noProof/>
          <w:sz w:val="20"/>
          <w:szCs w:val="20"/>
        </w:rPr>
        <mc:AlternateContent>
          <mc:Choice Requires="wps">
            <w:drawing>
              <wp:anchor distT="0" distB="0" distL="114300" distR="114300" simplePos="0" relativeHeight="251741184" behindDoc="0" locked="0" layoutInCell="1" allowOverlap="1" wp14:anchorId="0A223D17" wp14:editId="5E8E3FC5">
                <wp:simplePos x="0" y="0"/>
                <wp:positionH relativeFrom="column">
                  <wp:posOffset>4844415</wp:posOffset>
                </wp:positionH>
                <wp:positionV relativeFrom="paragraph">
                  <wp:posOffset>1465580</wp:posOffset>
                </wp:positionV>
                <wp:extent cx="333375" cy="4381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37D90DE7" w14:textId="77777777" w:rsidR="00984D53" w:rsidRDefault="00984D53" w:rsidP="00984D53">
                            <w:pPr>
                              <w:rPr>
                                <w:b/>
                                <w:bCs/>
                                <w:color w:val="F79646" w:themeColor="accent6"/>
                                <w:sz w:val="44"/>
                                <w:szCs w:val="44"/>
                              </w:rPr>
                            </w:pPr>
                            <w:r w:rsidRPr="00EE7E89">
                              <w:rPr>
                                <w:b/>
                                <w:bCs/>
                                <w:color w:val="9BBB59" w:themeColor="accent3"/>
                                <w:sz w:val="44"/>
                                <w:szCs w:val="44"/>
                              </w:rPr>
                              <w:t>3</w:t>
                            </w:r>
                            <w:r>
                              <w:rPr>
                                <w:b/>
                                <w:bCs/>
                                <w:color w:val="F79646" w:themeColor="accent6"/>
                                <w:sz w:val="44"/>
                                <w:szCs w:val="44"/>
                              </w:rPr>
                              <w:t>3</w:t>
                            </w:r>
                          </w:p>
                          <w:p w14:paraId="1CF72406"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23D17" id="Text Box 31" o:spid="_x0000_s1027" type="#_x0000_t202" style="position:absolute;left:0;text-align:left;margin-left:381.45pt;margin-top:115.4pt;width:26.25pt;height:3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" filled="f" stroked="f" strokeweight=".5pt">
                <v:textbox>
                  <w:txbxContent>
                    <w:p w14:paraId="37D90DE7" w14:textId="77777777" w:rsidR="00984D53" w:rsidRDefault="00984D53" w:rsidP="00984D53">
                      <w:pPr>
                        <w:rPr>
                          <w:b/>
                          <w:bCs/>
                          <w:color w:val="F79646" w:themeColor="accent6"/>
                          <w:sz w:val="44"/>
                          <w:szCs w:val="44"/>
                        </w:rPr>
                      </w:pPr>
                      <w:r w:rsidRPr="00EE7E89">
                        <w:rPr>
                          <w:b/>
                          <w:bCs/>
                          <w:color w:val="9BBB59" w:themeColor="accent3"/>
                          <w:sz w:val="44"/>
                          <w:szCs w:val="44"/>
                        </w:rPr>
                        <w:t>3</w:t>
                      </w:r>
                      <w:r>
                        <w:rPr>
                          <w:b/>
                          <w:bCs/>
                          <w:color w:val="F79646" w:themeColor="accent6"/>
                          <w:sz w:val="44"/>
                          <w:szCs w:val="44"/>
                        </w:rPr>
                        <w:t>3</w:t>
                      </w:r>
                    </w:p>
                    <w:p w14:paraId="1CF72406" w14:textId="77777777" w:rsidR="00984D53" w:rsidRDefault="00984D53" w:rsidP="00984D53"/>
                  </w:txbxContent>
                </v:textbox>
              </v:shape>
            </w:pict>
          </mc:Fallback>
        </mc:AlternateContent>
      </w:r>
      <w:r w:rsidRPr="007D2A44">
        <w:rPr>
          <w:noProof/>
          <w:sz w:val="20"/>
          <w:szCs w:val="20"/>
        </w:rPr>
        <mc:AlternateContent>
          <mc:Choice Requires="wps">
            <w:drawing>
              <wp:anchor distT="0" distB="0" distL="114300" distR="114300" simplePos="0" relativeHeight="251599872" behindDoc="0" locked="0" layoutInCell="1" allowOverlap="1" wp14:anchorId="12314D0C" wp14:editId="08658F18">
                <wp:simplePos x="0" y="0"/>
                <wp:positionH relativeFrom="column">
                  <wp:posOffset>564795</wp:posOffset>
                </wp:positionH>
                <wp:positionV relativeFrom="paragraph">
                  <wp:posOffset>18212</wp:posOffset>
                </wp:positionV>
                <wp:extent cx="333375" cy="4191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02E4BDC9" w14:textId="77777777" w:rsidR="00984D53" w:rsidRDefault="00984D53" w:rsidP="00984D53">
                            <w:pPr>
                              <w:rPr>
                                <w:b/>
                                <w:bCs/>
                                <w:color w:val="C0504D" w:themeColor="accent2"/>
                                <w:sz w:val="44"/>
                                <w:szCs w:val="44"/>
                              </w:rPr>
                            </w:pPr>
                            <w:r>
                              <w:rPr>
                                <w:b/>
                                <w:bCs/>
                                <w:color w:val="C0504D" w:themeColor="accent2"/>
                                <w:sz w:val="44"/>
                                <w:szCs w:val="44"/>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314D0C" id="Text Box 188" o:spid="_x0000_s1028" type="#_x0000_t202" style="position:absolute;left:0;text-align:left;margin-left:44.45pt;margin-top:1.45pt;width:26.25pt;height:3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" filled="f" stroked="f" strokeweight=".5pt">
                <v:textbox>
                  <w:txbxContent>
                    <w:p w14:paraId="02E4BDC9" w14:textId="77777777" w:rsidR="00984D53" w:rsidRDefault="00984D53" w:rsidP="00984D53">
                      <w:pPr>
                        <w:rPr>
                          <w:b/>
                          <w:bCs/>
                          <w:color w:val="C0504D" w:themeColor="accent2"/>
                          <w:sz w:val="44"/>
                          <w:szCs w:val="44"/>
                        </w:rPr>
                      </w:pPr>
                      <w:r>
                        <w:rPr>
                          <w:b/>
                          <w:bCs/>
                          <w:color w:val="C0504D" w:themeColor="accent2"/>
                          <w:sz w:val="44"/>
                          <w:szCs w:val="44"/>
                        </w:rPr>
                        <w:t xml:space="preserve">1 </w:t>
                      </w:r>
                    </w:p>
                  </w:txbxContent>
                </v:textbox>
              </v:shape>
            </w:pict>
          </mc:Fallback>
        </mc:AlternateContent>
      </w:r>
      <w:r w:rsidRPr="007D2A44">
        <w:rPr>
          <w:noProof/>
          <w:sz w:val="20"/>
          <w:szCs w:val="20"/>
        </w:rPr>
        <mc:AlternateContent>
          <mc:Choice Requires="wps">
            <w:drawing>
              <wp:anchor distT="0" distB="0" distL="114300" distR="114300" simplePos="0" relativeHeight="251602944" behindDoc="0" locked="0" layoutInCell="1" allowOverlap="1" wp14:anchorId="3B2F3501" wp14:editId="1D11446D">
                <wp:simplePos x="0" y="0"/>
                <wp:positionH relativeFrom="column">
                  <wp:posOffset>4844415</wp:posOffset>
                </wp:positionH>
                <wp:positionV relativeFrom="paragraph">
                  <wp:posOffset>1465580</wp:posOffset>
                </wp:positionV>
                <wp:extent cx="333375" cy="4381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7D32265A" w14:textId="77777777" w:rsidR="00984D53" w:rsidRDefault="00984D53" w:rsidP="00984D53">
                            <w:pPr>
                              <w:rPr>
                                <w:b/>
                                <w:bCs/>
                                <w:color w:val="F79646" w:themeColor="accent6"/>
                                <w:sz w:val="44"/>
                                <w:szCs w:val="44"/>
                              </w:rPr>
                            </w:pPr>
                            <w:r>
                              <w:rPr>
                                <w:b/>
                                <w:bCs/>
                                <w:color w:val="F79646" w:themeColor="accent6"/>
                                <w:sz w:val="44"/>
                                <w:szCs w:val="44"/>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F3501" id="Text Box 180" o:spid="_x0000_s1029" type="#_x0000_t202" style="position:absolute;left:0;text-align:left;margin-left:381.45pt;margin-top:115.4pt;width:26.25pt;height:34.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" filled="f" stroked="f" strokeweight=".5pt">
                <v:textbox>
                  <w:txbxContent>
                    <w:p w14:paraId="7D32265A" w14:textId="77777777" w:rsidR="00984D53" w:rsidRDefault="00984D53" w:rsidP="00984D53">
                      <w:pPr>
                        <w:rPr>
                          <w:b/>
                          <w:bCs/>
                          <w:color w:val="F79646" w:themeColor="accent6"/>
                          <w:sz w:val="44"/>
                          <w:szCs w:val="44"/>
                        </w:rPr>
                      </w:pPr>
                      <w:r>
                        <w:rPr>
                          <w:b/>
                          <w:bCs/>
                          <w:color w:val="F79646" w:themeColor="accent6"/>
                          <w:sz w:val="44"/>
                          <w:szCs w:val="44"/>
                        </w:rPr>
                        <w:t>33</w:t>
                      </w:r>
                    </w:p>
                  </w:txbxContent>
                </v:textbox>
              </v:shape>
            </w:pict>
          </mc:Fallback>
        </mc:AlternateContent>
      </w:r>
      <w:r w:rsidRPr="007D2A44">
        <w:rPr>
          <w:b/>
          <w:bCs/>
          <w:sz w:val="20"/>
          <w:szCs w:val="20"/>
        </w:rPr>
        <w:t>Table 5.3.1: Percent of Households in the Sikasso ZOI that Believe Local Government Will Help the Community Cope with Future Shocks and Stressors, in Total and by Selected Household Characteristics</w:t>
      </w:r>
    </w:p>
    <w:tbl>
      <w:tblPr>
        <w:tblW w:w="672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480"/>
      </w:tblGrid>
      <w:tr w:rsidR="00984D53" w14:paraId="4BF0FD23" w14:textId="77777777" w:rsidTr="00DA2343">
        <w:trPr>
          <w:tblHeader/>
          <w:jc w:val="center"/>
        </w:trPr>
        <w:tc>
          <w:tcPr>
            <w:tcW w:w="3150" w:type="dxa"/>
            <w:tcBorders>
              <w:top w:val="single" w:sz="4" w:space="0" w:color="auto"/>
              <w:left w:val="nil"/>
              <w:bottom w:val="single" w:sz="4" w:space="0" w:color="auto"/>
              <w:right w:val="nil"/>
            </w:tcBorders>
            <w:shd w:val="clear" w:color="auto" w:fill="387990"/>
            <w:noWrap/>
            <w:vAlign w:val="bottom"/>
            <w:hideMark/>
          </w:tcPr>
          <w:p w14:paraId="7471D91C" w14:textId="77777777" w:rsidR="00984D53" w:rsidRDefault="00984D53" w:rsidP="00DA2343">
            <w:pPr>
              <w:rPr>
                <w:rFonts w:eastAsia="Times New Roman" w:cs="Times New Roman"/>
                <w:b/>
                <w:bCs/>
                <w:color w:val="FFFFFF"/>
                <w:sz w:val="20"/>
                <w:szCs w:val="20"/>
              </w:rPr>
            </w:pPr>
          </w:p>
          <w:p w14:paraId="4EA30D11" w14:textId="77777777" w:rsidR="00984D53" w:rsidRDefault="00984D53" w:rsidP="00DA2343">
            <w:pPr>
              <w:rPr>
                <w:rFonts w:eastAsia="Times New Roman" w:cs="Times New Roman"/>
                <w:b/>
                <w:bCs/>
                <w:color w:val="FFFFFF"/>
                <w:sz w:val="20"/>
                <w:szCs w:val="20"/>
              </w:rPr>
            </w:pPr>
            <w:r>
              <w:rPr>
                <w:noProof/>
              </w:rPr>
              <mc:AlternateContent>
                <mc:Choice Requires="wps">
                  <w:drawing>
                    <wp:anchor distT="0" distB="0" distL="114300" distR="114300" simplePos="0" relativeHeight="251707392" behindDoc="1" locked="0" layoutInCell="1" allowOverlap="1" wp14:anchorId="3A7AD401" wp14:editId="1523EC01">
                      <wp:simplePos x="0" y="0"/>
                      <wp:positionH relativeFrom="column">
                        <wp:posOffset>-66040</wp:posOffset>
                      </wp:positionH>
                      <wp:positionV relativeFrom="paragraph">
                        <wp:posOffset>168275</wp:posOffset>
                      </wp:positionV>
                      <wp:extent cx="1864995" cy="4591050"/>
                      <wp:effectExtent l="0" t="0" r="1905" b="0"/>
                      <wp:wrapNone/>
                      <wp:docPr id="187" name="Rectangle 187"/>
                      <wp:cNvGraphicFramePr/>
                      <a:graphic xmlns:a="http://schemas.openxmlformats.org/drawingml/2006/main">
                        <a:graphicData uri="http://schemas.microsoft.com/office/word/2010/wordprocessingShape">
                          <wps:wsp>
                            <wps:cNvSpPr/>
                            <wps:spPr>
                              <a:xfrm>
                                <a:off x="0" y="0"/>
                                <a:ext cx="1864995" cy="4591050"/>
                              </a:xfrm>
                              <a:prstGeom prst="rect">
                                <a:avLst/>
                              </a:prstGeom>
                              <a:solidFill>
                                <a:srgbClr val="EFEFFF"/>
                              </a:solidFill>
                              <a:ln w="19050">
                                <a:no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CB2F5" id="Rectangle 187" o:spid="_x0000_s1026" style="position:absolute;margin-left:-5.2pt;margin-top:13.25pt;width:146.85pt;height:361.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" fillcolor="#efefff" stroked="f" strokeweight="1.5pt"/>
                  </w:pict>
                </mc:Fallback>
              </mc:AlternateContent>
            </w:r>
            <w:r>
              <w:rPr>
                <w:noProof/>
              </w:rPr>
              <mc:AlternateContent>
                <mc:Choice Requires="wps">
                  <w:drawing>
                    <wp:anchor distT="0" distB="0" distL="114300" distR="114300" simplePos="0" relativeHeight="251713536" behindDoc="0" locked="0" layoutInCell="1" allowOverlap="1" wp14:anchorId="1E219A56" wp14:editId="0A2AA305">
                      <wp:simplePos x="0" y="0"/>
                      <wp:positionH relativeFrom="column">
                        <wp:posOffset>1536700</wp:posOffset>
                      </wp:positionH>
                      <wp:positionV relativeFrom="paragraph">
                        <wp:posOffset>180975</wp:posOffset>
                      </wp:positionV>
                      <wp:extent cx="275590" cy="396240"/>
                      <wp:effectExtent l="0" t="0" r="0" b="3810"/>
                      <wp:wrapNone/>
                      <wp:docPr id="182" name="Text Box 182"/>
                      <wp:cNvGraphicFramePr/>
                      <a:graphic xmlns:a="http://schemas.openxmlformats.org/drawingml/2006/main">
                        <a:graphicData uri="http://schemas.microsoft.com/office/word/2010/wordprocessingShape">
                          <wps:wsp>
                            <wps:cNvSpPr txBox="1"/>
                            <wps:spPr>
                              <a:xfrm>
                                <a:off x="0" y="0"/>
                                <a:ext cx="275590" cy="396240"/>
                              </a:xfrm>
                              <a:prstGeom prst="rect">
                                <a:avLst/>
                              </a:prstGeom>
                              <a:noFill/>
                              <a:ln w="6350">
                                <a:noFill/>
                              </a:ln>
                            </wps:spPr>
                            <wps:txbx>
                              <w:txbxContent>
                                <w:p w14:paraId="0C09494F" w14:textId="77777777" w:rsidR="00984D53" w:rsidRDefault="00984D53" w:rsidP="00984D53">
                                  <w:pPr>
                                    <w:rPr>
                                      <w:b/>
                                      <w:bCs/>
                                      <w:color w:val="F79646" w:themeColor="accent6"/>
                                      <w:sz w:val="44"/>
                                      <w:szCs w:val="44"/>
                                    </w:rPr>
                                  </w:pPr>
                                  <w:r w:rsidRPr="00667FE5">
                                    <w:rPr>
                                      <w:b/>
                                      <w:bCs/>
                                      <w:color w:val="7030A0"/>
                                      <w:sz w:val="44"/>
                                      <w:szCs w:val="44"/>
                                    </w:rPr>
                                    <w:t>2</w:t>
                                  </w:r>
                                  <w:r>
                                    <w:rPr>
                                      <w:b/>
                                      <w:bCs/>
                                      <w:color w:val="F79646" w:themeColor="accent6"/>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19A56" id="Text Box 182" o:spid="_x0000_s1030" type="#_x0000_t202" style="position:absolute;margin-left:121pt;margin-top:14.25pt;width:21.7pt;height:3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" filled="f" stroked="f" strokeweight=".5pt">
                      <v:textbox>
                        <w:txbxContent>
                          <w:p w14:paraId="0C09494F" w14:textId="77777777" w:rsidR="00984D53" w:rsidRDefault="00984D53" w:rsidP="00984D53">
                            <w:pPr>
                              <w:rPr>
                                <w:b/>
                                <w:bCs/>
                                <w:color w:val="F79646" w:themeColor="accent6"/>
                                <w:sz w:val="44"/>
                                <w:szCs w:val="44"/>
                              </w:rPr>
                            </w:pPr>
                            <w:r w:rsidRPr="00667FE5">
                              <w:rPr>
                                <w:b/>
                                <w:bCs/>
                                <w:color w:val="7030A0"/>
                                <w:sz w:val="44"/>
                                <w:szCs w:val="44"/>
                              </w:rPr>
                              <w:t>2</w:t>
                            </w:r>
                            <w:r>
                              <w:rPr>
                                <w:b/>
                                <w:bCs/>
                                <w:color w:val="F79646" w:themeColor="accent6"/>
                                <w:sz w:val="44"/>
                                <w:szCs w:val="44"/>
                              </w:rPr>
                              <w:t>3</w:t>
                            </w:r>
                          </w:p>
                        </w:txbxContent>
                      </v:textbox>
                    </v:shape>
                  </w:pict>
                </mc:Fallback>
              </mc:AlternateContent>
            </w:r>
            <w:r>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auto" w:fill="387990"/>
            <w:vAlign w:val="bottom"/>
          </w:tcPr>
          <w:p w14:paraId="603935CB" w14:textId="77777777" w:rsidR="00984D53" w:rsidRDefault="00984D53" w:rsidP="00DA2343">
            <w:pPr>
              <w:jc w:val="center"/>
              <w:rPr>
                <w:rFonts w:eastAsia="Times New Roman" w:cs="Times New Roman"/>
                <w:b/>
                <w:bCs/>
                <w:color w:val="FFFFFF"/>
                <w:sz w:val="20"/>
                <w:szCs w:val="20"/>
              </w:rPr>
            </w:pPr>
          </w:p>
          <w:p w14:paraId="0DD186D0" w14:textId="77777777" w:rsidR="00984D53" w:rsidRDefault="00984D53" w:rsidP="00DA2343">
            <w:pPr>
              <w:jc w:val="center"/>
              <w:rPr>
                <w:rFonts w:eastAsia="Times New Roman" w:cs="Times New Roman"/>
                <w:b/>
                <w:bCs/>
                <w:color w:val="FFFFFF"/>
                <w:sz w:val="20"/>
                <w:szCs w:val="20"/>
              </w:rPr>
            </w:pPr>
            <w:r>
              <w:rPr>
                <w:rFonts w:eastAsia="Times New Roman" w:cs="Times New Roman"/>
                <w:b/>
                <w:bCs/>
                <w:noProof/>
                <w:color w:val="FFFFFF"/>
                <w:sz w:val="20"/>
                <w:szCs w:val="20"/>
              </w:rPr>
              <mc:AlternateContent>
                <mc:Choice Requires="wps">
                  <w:drawing>
                    <wp:anchor distT="0" distB="0" distL="114300" distR="114300" simplePos="0" relativeHeight="251704320" behindDoc="1" locked="0" layoutInCell="1" allowOverlap="1" wp14:anchorId="20BCBF20" wp14:editId="03FCECF8">
                      <wp:simplePos x="0" y="0"/>
                      <wp:positionH relativeFrom="column">
                        <wp:posOffset>174625</wp:posOffset>
                      </wp:positionH>
                      <wp:positionV relativeFrom="paragraph">
                        <wp:posOffset>115570</wp:posOffset>
                      </wp:positionV>
                      <wp:extent cx="570230" cy="4659630"/>
                      <wp:effectExtent l="0" t="0" r="1270" b="7620"/>
                      <wp:wrapNone/>
                      <wp:docPr id="184" name="Rectangle 184"/>
                      <wp:cNvGraphicFramePr/>
                      <a:graphic xmlns:a="http://schemas.openxmlformats.org/drawingml/2006/main">
                        <a:graphicData uri="http://schemas.microsoft.com/office/word/2010/wordprocessingShape">
                          <wps:wsp>
                            <wps:cNvSpPr/>
                            <wps:spPr>
                              <a:xfrm>
                                <a:off x="0" y="0"/>
                                <a:ext cx="570230" cy="4659630"/>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FE30D" id="Rectangle 184" o:spid="_x0000_s1026" style="position:absolute;margin-left:13.75pt;margin-top:9.1pt;width:44.9pt;height:366.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" fillcolor="#e8f3e1" stroked="f" strokeweight="1.5pt"/>
                  </w:pict>
                </mc:Fallback>
              </mc:AlternateContent>
            </w:r>
            <w:r>
              <w:rPr>
                <w:rFonts w:eastAsia="Times New Roman" w:cs="Times New Roman"/>
                <w:b/>
                <w:bCs/>
                <w:noProof/>
                <w:color w:val="FFFFFF"/>
                <w:sz w:val="20"/>
                <w:szCs w:val="20"/>
              </w:rPr>
              <mc:AlternateContent>
                <mc:Choice Requires="wps">
                  <w:drawing>
                    <wp:anchor distT="0" distB="0" distL="114300" distR="114300" simplePos="0" relativeHeight="251578368" behindDoc="1" locked="0" layoutInCell="1" allowOverlap="1" wp14:anchorId="191B9E5E" wp14:editId="53973F6F">
                      <wp:simplePos x="0" y="0"/>
                      <wp:positionH relativeFrom="column">
                        <wp:posOffset>814705</wp:posOffset>
                      </wp:positionH>
                      <wp:positionV relativeFrom="paragraph">
                        <wp:posOffset>113030</wp:posOffset>
                      </wp:positionV>
                      <wp:extent cx="501015" cy="4644390"/>
                      <wp:effectExtent l="0" t="0" r="0" b="3810"/>
                      <wp:wrapNone/>
                      <wp:docPr id="185" name="Rectangle 185"/>
                      <wp:cNvGraphicFramePr/>
                      <a:graphic xmlns:a="http://schemas.openxmlformats.org/drawingml/2006/main">
                        <a:graphicData uri="http://schemas.microsoft.com/office/word/2010/wordprocessingShape">
                          <wps:wsp>
                            <wps:cNvSpPr/>
                            <wps:spPr>
                              <a:xfrm>
                                <a:off x="0" y="0"/>
                                <a:ext cx="501015" cy="4644390"/>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A6D64" id="Rectangle 185" o:spid="_x0000_s1026" style="position:absolute;margin-left:64.15pt;margin-top:8.9pt;width:39.45pt;height:365.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" fillcolor="#eaf1dd [662]" stroked="f" strokeweight="1.5pt"/>
                  </w:pict>
                </mc:Fallback>
              </mc:AlternateContent>
            </w:r>
            <w:r>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auto" w:fill="387990"/>
            <w:vAlign w:val="bottom"/>
            <w:hideMark/>
          </w:tcPr>
          <w:p w14:paraId="3A2D99C7"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1480" w:type="dxa"/>
            <w:tcBorders>
              <w:top w:val="single" w:sz="4" w:space="0" w:color="auto"/>
              <w:left w:val="nil"/>
              <w:bottom w:val="single" w:sz="4" w:space="0" w:color="auto"/>
              <w:right w:val="nil"/>
            </w:tcBorders>
            <w:shd w:val="clear" w:color="auto" w:fill="387990"/>
            <w:vAlign w:val="bottom"/>
            <w:hideMark/>
          </w:tcPr>
          <w:p w14:paraId="02713453" w14:textId="77777777" w:rsidR="00984D53" w:rsidRDefault="00984D53" w:rsidP="00DA2343">
            <w:pPr>
              <w:jc w:val="center"/>
              <w:rPr>
                <w:rFonts w:eastAsia="Times New Roman" w:cs="Times New Roman"/>
                <w:b/>
                <w:bCs/>
                <w:color w:val="FFFFFF"/>
                <w:sz w:val="20"/>
                <w:szCs w:val="20"/>
              </w:rPr>
            </w:pPr>
            <w:r>
              <w:rPr>
                <w:rFonts w:eastAsia="Times New Roman" w:cs="Times New Roman"/>
                <w:b/>
                <w:bCs/>
                <w:noProof/>
                <w:color w:val="FFFFFF"/>
                <w:sz w:val="20"/>
                <w:szCs w:val="20"/>
              </w:rPr>
              <mc:AlternateContent>
                <mc:Choice Requires="wps">
                  <w:drawing>
                    <wp:anchor distT="0" distB="0" distL="114300" distR="114300" simplePos="0" relativeHeight="251581440" behindDoc="1" locked="0" layoutInCell="1" allowOverlap="1" wp14:anchorId="6C696382" wp14:editId="221B586E">
                      <wp:simplePos x="0" y="0"/>
                      <wp:positionH relativeFrom="column">
                        <wp:posOffset>29210</wp:posOffset>
                      </wp:positionH>
                      <wp:positionV relativeFrom="paragraph">
                        <wp:posOffset>347345</wp:posOffset>
                      </wp:positionV>
                      <wp:extent cx="819150" cy="4572000"/>
                      <wp:effectExtent l="0" t="0" r="0" b="0"/>
                      <wp:wrapNone/>
                      <wp:docPr id="186" name="Rectangle 186"/>
                      <wp:cNvGraphicFramePr/>
                      <a:graphic xmlns:a="http://schemas.openxmlformats.org/drawingml/2006/main">
                        <a:graphicData uri="http://schemas.microsoft.com/office/word/2010/wordprocessingShape">
                          <wps:wsp>
                            <wps:cNvSpPr/>
                            <wps:spPr>
                              <a:xfrm>
                                <a:off x="0" y="0"/>
                                <a:ext cx="819150" cy="4572000"/>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72EEE" id="Rectangle 186" o:spid="_x0000_s1026" style="position:absolute;margin-left:2.3pt;margin-top:27.35pt;width:64.5pt;height:5in;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" fillcolor="#e8f3e1" stroked="f" strokeweight="1.5pt"/>
                  </w:pict>
                </mc:Fallback>
              </mc:AlternateContent>
            </w:r>
            <w:r>
              <w:rPr>
                <w:rFonts w:eastAsia="Times New Roman" w:cs="Times New Roman"/>
                <w:b/>
                <w:bCs/>
                <w:color w:val="FFFFFF"/>
                <w:sz w:val="20"/>
                <w:szCs w:val="20"/>
              </w:rPr>
              <w:t>Number of households</w:t>
            </w:r>
            <w:r>
              <w:rPr>
                <w:rFonts w:eastAsia="Times New Roman" w:cs="Times New Roman"/>
                <w:b/>
                <w:bCs/>
                <w:color w:val="FFFFFF"/>
                <w:sz w:val="20"/>
                <w:szCs w:val="20"/>
                <w:vertAlign w:val="superscript"/>
              </w:rPr>
              <w:t>b,c</w:t>
            </w:r>
          </w:p>
        </w:tc>
      </w:tr>
      <w:tr w:rsidR="00984D53" w14:paraId="1A22B847"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772C0F44" w14:textId="77777777" w:rsidR="00984D53" w:rsidRDefault="00984D53" w:rsidP="00DA2343">
            <w:pPr>
              <w:rPr>
                <w:rFonts w:eastAsia="Times New Roman" w:cs="Times New Roman"/>
                <w:b/>
                <w:bCs/>
                <w:sz w:val="20"/>
                <w:szCs w:val="20"/>
              </w:rPr>
            </w:pPr>
            <w:r>
              <w:rPr>
                <w:rFonts w:eastAsia="Times New Roman" w:cs="Times New Roman"/>
                <w:b/>
                <w:bCs/>
                <w:sz w:val="20"/>
                <w:szCs w:val="20"/>
              </w:rPr>
              <w:t>All households</w:t>
            </w:r>
          </w:p>
        </w:tc>
        <w:tc>
          <w:tcPr>
            <w:tcW w:w="1480" w:type="dxa"/>
            <w:tcBorders>
              <w:top w:val="single" w:sz="4" w:space="0" w:color="auto"/>
              <w:left w:val="nil"/>
              <w:bottom w:val="single" w:sz="4" w:space="0" w:color="auto"/>
              <w:right w:val="nil"/>
            </w:tcBorders>
            <w:noWrap/>
            <w:vAlign w:val="center"/>
            <w:hideMark/>
          </w:tcPr>
          <w:p w14:paraId="70529597"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06016" behindDoc="0" locked="0" layoutInCell="1" allowOverlap="1" wp14:anchorId="0E1C4483" wp14:editId="6D7D132E">
                      <wp:simplePos x="0" y="0"/>
                      <wp:positionH relativeFrom="column">
                        <wp:posOffset>521970</wp:posOffset>
                      </wp:positionH>
                      <wp:positionV relativeFrom="paragraph">
                        <wp:posOffset>1270</wp:posOffset>
                      </wp:positionV>
                      <wp:extent cx="321310" cy="40322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321310" cy="403225"/>
                              </a:xfrm>
                              <a:prstGeom prst="rect">
                                <a:avLst/>
                              </a:prstGeom>
                              <a:noFill/>
                              <a:ln w="6350">
                                <a:noFill/>
                              </a:ln>
                            </wps:spPr>
                            <wps:txbx>
                              <w:txbxContent>
                                <w:p w14:paraId="5D301CF1" w14:textId="77777777" w:rsidR="00984D53" w:rsidRDefault="00984D53" w:rsidP="00984D53">
                                  <w:pPr>
                                    <w:rPr>
                                      <w:b/>
                                      <w:bCs/>
                                      <w:color w:val="0070C0"/>
                                      <w:sz w:val="48"/>
                                      <w:szCs w:val="48"/>
                                    </w:rPr>
                                  </w:pPr>
                                  <w:r>
                                    <w:rPr>
                                      <w:b/>
                                      <w:bCs/>
                                      <w:color w:val="0070C0"/>
                                      <w:sz w:val="48"/>
                                      <w:szCs w:val="4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C4483" id="Text Box 178" o:spid="_x0000_s1031" type="#_x0000_t202" style="position:absolute;left:0;text-align:left;margin-left:41.1pt;margin-top:.1pt;width:25.3pt;height:31.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" filled="f" stroked="f" strokeweight=".5pt">
                      <v:textbox>
                        <w:txbxContent>
                          <w:p w14:paraId="5D301CF1" w14:textId="77777777" w:rsidR="00984D53" w:rsidRDefault="00984D53" w:rsidP="00984D53">
                            <w:pPr>
                              <w:rPr>
                                <w:b/>
                                <w:bCs/>
                                <w:color w:val="0070C0"/>
                                <w:sz w:val="48"/>
                                <w:szCs w:val="48"/>
                              </w:rPr>
                            </w:pPr>
                            <w:r>
                              <w:rPr>
                                <w:b/>
                                <w:bCs/>
                                <w:color w:val="0070C0"/>
                                <w:sz w:val="48"/>
                                <w:szCs w:val="48"/>
                              </w:rPr>
                              <w:t>4</w:t>
                            </w:r>
                          </w:p>
                        </w:txbxContent>
                      </v:textbox>
                    </v:shape>
                  </w:pict>
                </mc:Fallback>
              </mc:AlternateContent>
            </w:r>
            <w:r>
              <w:rPr>
                <w:noProof/>
              </w:rPr>
              <mc:AlternateContent>
                <mc:Choice Requires="wps">
                  <w:drawing>
                    <wp:anchor distT="0" distB="0" distL="114300" distR="114300" simplePos="0" relativeHeight="251593728" behindDoc="0" locked="0" layoutInCell="1" allowOverlap="1" wp14:anchorId="7255B163" wp14:editId="5C830F89">
                      <wp:simplePos x="0" y="0"/>
                      <wp:positionH relativeFrom="column">
                        <wp:posOffset>186055</wp:posOffset>
                      </wp:positionH>
                      <wp:positionV relativeFrom="paragraph">
                        <wp:posOffset>-1905</wp:posOffset>
                      </wp:positionV>
                      <wp:extent cx="457200" cy="164465"/>
                      <wp:effectExtent l="0" t="0" r="19050" b="26035"/>
                      <wp:wrapNone/>
                      <wp:docPr id="177" name="Oval 17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4F591" id="Oval 177" o:spid="_x0000_s1026" style="position:absolute;margin-left:14.65pt;margin-top:-.15pt;width:36pt;height:12.9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" filled="f" strokecolor="#0070c0" strokeweight="1.5pt"/>
                  </w:pict>
                </mc:Fallback>
              </mc:AlternateContent>
            </w:r>
            <w:r>
              <w:rPr>
                <w:rFonts w:cs="Calibri"/>
                <w:sz w:val="20"/>
                <w:szCs w:val="20"/>
              </w:rPr>
              <w:t>37.2</w:t>
            </w:r>
          </w:p>
        </w:tc>
        <w:tc>
          <w:tcPr>
            <w:tcW w:w="618" w:type="dxa"/>
            <w:tcBorders>
              <w:top w:val="single" w:sz="4" w:space="0" w:color="auto"/>
              <w:left w:val="nil"/>
              <w:bottom w:val="single" w:sz="4" w:space="0" w:color="auto"/>
              <w:right w:val="nil"/>
            </w:tcBorders>
            <w:shd w:val="clear" w:color="auto" w:fill="D9D9D9"/>
            <w:noWrap/>
            <w:vAlign w:val="center"/>
            <w:hideMark/>
          </w:tcPr>
          <w:p w14:paraId="2B41C5A8" w14:textId="77777777" w:rsidR="00984D53" w:rsidRDefault="00984D53" w:rsidP="00DA2343">
            <w:pPr>
              <w:jc w:val="center"/>
              <w:rPr>
                <w:rFonts w:eastAsia="Times New Roman" w:cs="Times New Roman"/>
                <w:b/>
                <w:bCs/>
                <w:sz w:val="20"/>
                <w:szCs w:val="20"/>
              </w:rPr>
            </w:pPr>
            <w:r>
              <w:rPr>
                <w:rFonts w:cs="Calibri"/>
                <w:b/>
                <w:bCs/>
              </w:rPr>
              <w:t> </w:t>
            </w:r>
          </w:p>
        </w:tc>
        <w:tc>
          <w:tcPr>
            <w:tcW w:w="1480" w:type="dxa"/>
            <w:tcBorders>
              <w:top w:val="single" w:sz="4" w:space="0" w:color="auto"/>
              <w:left w:val="nil"/>
              <w:bottom w:val="single" w:sz="4" w:space="0" w:color="auto"/>
              <w:right w:val="nil"/>
            </w:tcBorders>
            <w:noWrap/>
            <w:vAlign w:val="bottom"/>
            <w:hideMark/>
          </w:tcPr>
          <w:p w14:paraId="154884FE"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596800" behindDoc="0" locked="0" layoutInCell="1" allowOverlap="1" wp14:anchorId="2AF7DC41" wp14:editId="01C96928">
                      <wp:simplePos x="0" y="0"/>
                      <wp:positionH relativeFrom="column">
                        <wp:posOffset>168275</wp:posOffset>
                      </wp:positionH>
                      <wp:positionV relativeFrom="paragraph">
                        <wp:posOffset>-3175</wp:posOffset>
                      </wp:positionV>
                      <wp:extent cx="457200" cy="164465"/>
                      <wp:effectExtent l="0" t="0" r="19050" b="26035"/>
                      <wp:wrapNone/>
                      <wp:docPr id="179" name="Oval 179"/>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63BFAE" id="Oval 179" o:spid="_x0000_s1026" style="position:absolute;margin-left:13.25pt;margin-top:-.25pt;width:36pt;height:12.9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" filled="f" strokecolor="#0070c0" strokeweight="1.5pt"/>
                  </w:pict>
                </mc:Fallback>
              </mc:AlternateContent>
            </w:r>
            <w:r>
              <w:rPr>
                <w:rFonts w:cs="Calibri"/>
                <w:sz w:val="20"/>
                <w:szCs w:val="20"/>
              </w:rPr>
              <w:t>925</w:t>
            </w:r>
          </w:p>
        </w:tc>
      </w:tr>
      <w:tr w:rsidR="00984D53" w14:paraId="2DBCE61A" w14:textId="77777777" w:rsidTr="00DA2343">
        <w:trPr>
          <w:jc w:val="center"/>
        </w:trPr>
        <w:tc>
          <w:tcPr>
            <w:tcW w:w="3150" w:type="dxa"/>
            <w:tcBorders>
              <w:top w:val="single" w:sz="4" w:space="0" w:color="auto"/>
              <w:left w:val="nil"/>
              <w:bottom w:val="single" w:sz="4" w:space="0" w:color="auto"/>
              <w:right w:val="nil"/>
            </w:tcBorders>
            <w:shd w:val="clear" w:color="auto" w:fill="DBE7F3"/>
            <w:vAlign w:val="center"/>
            <w:hideMark/>
          </w:tcPr>
          <w:p w14:paraId="41043184" w14:textId="77777777" w:rsidR="00984D53" w:rsidRDefault="00984D53" w:rsidP="00DA2343">
            <w:pPr>
              <w:rPr>
                <w:rFonts w:eastAsia="Times New Roman" w:cs="Times New Roman"/>
                <w:b/>
                <w:bCs/>
                <w:sz w:val="20"/>
                <w:szCs w:val="20"/>
              </w:rPr>
            </w:pPr>
            <w:r>
              <w:rPr>
                <w:rFonts w:eastAsia="Times New Roman" w:cs="Times New Roman"/>
                <w:b/>
                <w:bCs/>
                <w:sz w:val="20"/>
                <w:szCs w:val="20"/>
              </w:rPr>
              <w:t>Gendered household type</w:t>
            </w:r>
          </w:p>
        </w:tc>
        <w:tc>
          <w:tcPr>
            <w:tcW w:w="1480" w:type="dxa"/>
            <w:tcBorders>
              <w:top w:val="single" w:sz="4" w:space="0" w:color="auto"/>
              <w:left w:val="nil"/>
              <w:bottom w:val="single" w:sz="4" w:space="0" w:color="auto"/>
              <w:right w:val="nil"/>
            </w:tcBorders>
            <w:shd w:val="clear" w:color="auto" w:fill="DBE7F3"/>
            <w:vAlign w:val="center"/>
            <w:hideMark/>
          </w:tcPr>
          <w:p w14:paraId="58EC77DB" w14:textId="77777777" w:rsidR="00984D53" w:rsidRDefault="00984D53" w:rsidP="00DA2343">
            <w:pPr>
              <w:rPr>
                <w:rFonts w:eastAsia="Times New Roman" w:cs="Times New Roman"/>
                <w:b/>
                <w:bCs/>
                <w:sz w:val="20"/>
                <w:szCs w:val="20"/>
              </w:rPr>
            </w:pPr>
            <w:r>
              <w:rPr>
                <w:noProof/>
              </w:rPr>
              <mc:AlternateContent>
                <mc:Choice Requires="wps">
                  <w:drawing>
                    <wp:anchor distT="0" distB="0" distL="114300" distR="114300" simplePos="0" relativeHeight="251728896" behindDoc="0" locked="0" layoutInCell="1" allowOverlap="1" wp14:anchorId="26D3D835" wp14:editId="281A3755">
                      <wp:simplePos x="0" y="0"/>
                      <wp:positionH relativeFrom="column">
                        <wp:posOffset>850900</wp:posOffset>
                      </wp:positionH>
                      <wp:positionV relativeFrom="paragraph">
                        <wp:posOffset>-1905</wp:posOffset>
                      </wp:positionV>
                      <wp:extent cx="445770" cy="153035"/>
                      <wp:effectExtent l="0" t="0" r="11430" b="18415"/>
                      <wp:wrapNone/>
                      <wp:docPr id="26" name="Oval 26"/>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F3064" id="Oval 26" o:spid="_x0000_s1026" style="position:absolute;margin-left:67pt;margin-top:-.15pt;width:35.1pt;height:12.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" filled="f" strokecolor="red" strokeweight="1.5pt"/>
                  </w:pict>
                </mc:Fallback>
              </mc:AlternateContent>
            </w: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02BF03C6" w14:textId="77777777" w:rsidR="00984D53" w:rsidRDefault="00984D53" w:rsidP="00DA2343">
            <w:pPr>
              <w:jc w:val="center"/>
              <w:rPr>
                <w:rFonts w:eastAsia="Times New Roman" w:cs="Times New Roman"/>
                <w:b/>
                <w:bCs/>
                <w:sz w:val="20"/>
                <w:szCs w:val="20"/>
              </w:rPr>
            </w:pPr>
            <w:r>
              <w:rPr>
                <w:rFonts w:cs="Calibri"/>
                <w:sz w:val="20"/>
                <w:szCs w:val="20"/>
              </w:rPr>
              <w:t>n/a</w:t>
            </w:r>
          </w:p>
        </w:tc>
        <w:tc>
          <w:tcPr>
            <w:tcW w:w="1480" w:type="dxa"/>
            <w:tcBorders>
              <w:top w:val="single" w:sz="4" w:space="0" w:color="auto"/>
              <w:left w:val="nil"/>
              <w:bottom w:val="single" w:sz="4" w:space="0" w:color="auto"/>
              <w:right w:val="nil"/>
            </w:tcBorders>
            <w:shd w:val="clear" w:color="auto" w:fill="DBE7F3"/>
            <w:vAlign w:val="center"/>
            <w:hideMark/>
          </w:tcPr>
          <w:p w14:paraId="75007607"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15232" behindDoc="0" locked="0" layoutInCell="1" allowOverlap="1" wp14:anchorId="10C98CB3" wp14:editId="1F277A2F">
                      <wp:simplePos x="0" y="0"/>
                      <wp:positionH relativeFrom="column">
                        <wp:posOffset>199390</wp:posOffset>
                      </wp:positionH>
                      <wp:positionV relativeFrom="paragraph">
                        <wp:posOffset>152400</wp:posOffset>
                      </wp:positionV>
                      <wp:extent cx="457200" cy="164465"/>
                      <wp:effectExtent l="0" t="0" r="19050" b="26035"/>
                      <wp:wrapNone/>
                      <wp:docPr id="176" name="Oval 17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B90E9E" id="Oval 176" o:spid="_x0000_s1026" style="position:absolute;margin-left:15.7pt;margin-top:12pt;width:36pt;height:12.9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" filled="f" strokecolor="#0070c0" strokeweight="1.5pt"/>
                  </w:pict>
                </mc:Fallback>
              </mc:AlternateContent>
            </w:r>
            <w:r>
              <w:rPr>
                <w:rFonts w:cs="Calibri"/>
                <w:b/>
                <w:bCs/>
                <w:sz w:val="20"/>
                <w:szCs w:val="20"/>
              </w:rPr>
              <w:t> </w:t>
            </w:r>
          </w:p>
        </w:tc>
      </w:tr>
      <w:tr w:rsidR="00984D53" w14:paraId="68959DE9" w14:textId="77777777" w:rsidTr="00DA2343">
        <w:trPr>
          <w:jc w:val="center"/>
        </w:trPr>
        <w:tc>
          <w:tcPr>
            <w:tcW w:w="3150" w:type="dxa"/>
            <w:tcBorders>
              <w:top w:val="single" w:sz="4" w:space="0" w:color="auto"/>
              <w:left w:val="nil"/>
              <w:bottom w:val="single" w:sz="4" w:space="0" w:color="auto"/>
              <w:right w:val="nil"/>
            </w:tcBorders>
            <w:vAlign w:val="center"/>
            <w:hideMark/>
          </w:tcPr>
          <w:p w14:paraId="42D4521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Male and female adults</w:t>
            </w:r>
          </w:p>
        </w:tc>
        <w:tc>
          <w:tcPr>
            <w:tcW w:w="1480" w:type="dxa"/>
            <w:tcBorders>
              <w:top w:val="single" w:sz="4" w:space="0" w:color="auto"/>
              <w:left w:val="nil"/>
              <w:bottom w:val="single" w:sz="4" w:space="0" w:color="auto"/>
              <w:right w:val="nil"/>
            </w:tcBorders>
            <w:vAlign w:val="center"/>
            <w:hideMark/>
          </w:tcPr>
          <w:p w14:paraId="665DB2EA" w14:textId="77777777" w:rsidR="00984D53" w:rsidRDefault="00984D53" w:rsidP="00DA2343">
            <w:pPr>
              <w:jc w:val="center"/>
              <w:rPr>
                <w:rFonts w:eastAsia="Times New Roman" w:cs="Times New Roman"/>
                <w:b/>
                <w:bCs/>
                <w:sz w:val="20"/>
                <w:szCs w:val="20"/>
              </w:rPr>
            </w:pPr>
            <w:r>
              <w:rPr>
                <w:rFonts w:cs="Calibri"/>
                <w:sz w:val="20"/>
                <w:szCs w:val="20"/>
              </w:rPr>
              <w:t>36.0</w:t>
            </w:r>
          </w:p>
        </w:tc>
        <w:tc>
          <w:tcPr>
            <w:tcW w:w="618" w:type="dxa"/>
            <w:tcBorders>
              <w:top w:val="single" w:sz="4" w:space="0" w:color="auto"/>
              <w:left w:val="nil"/>
              <w:bottom w:val="single" w:sz="4" w:space="0" w:color="auto"/>
              <w:right w:val="nil"/>
            </w:tcBorders>
            <w:shd w:val="clear" w:color="auto" w:fill="D9D9D9"/>
            <w:vAlign w:val="center"/>
            <w:hideMark/>
          </w:tcPr>
          <w:p w14:paraId="33A59932"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72F2D300" w14:textId="77777777" w:rsidR="00984D53" w:rsidRDefault="00984D53" w:rsidP="00DA2343">
            <w:pPr>
              <w:jc w:val="center"/>
              <w:rPr>
                <w:rFonts w:eastAsia="Times New Roman" w:cs="Times New Roman"/>
                <w:b/>
                <w:bCs/>
                <w:sz w:val="20"/>
                <w:szCs w:val="20"/>
              </w:rPr>
            </w:pPr>
            <w:r>
              <w:rPr>
                <w:rFonts w:cs="Calibri"/>
                <w:sz w:val="20"/>
                <w:szCs w:val="20"/>
              </w:rPr>
              <w:t>888</w:t>
            </w:r>
          </w:p>
        </w:tc>
      </w:tr>
      <w:tr w:rsidR="00984D53" w14:paraId="65225F1D" w14:textId="77777777" w:rsidTr="00DA2343">
        <w:trPr>
          <w:jc w:val="center"/>
        </w:trPr>
        <w:tc>
          <w:tcPr>
            <w:tcW w:w="3150" w:type="dxa"/>
            <w:tcBorders>
              <w:top w:val="single" w:sz="4" w:space="0" w:color="auto"/>
              <w:left w:val="nil"/>
              <w:bottom w:val="single" w:sz="4" w:space="0" w:color="auto"/>
              <w:right w:val="nil"/>
            </w:tcBorders>
            <w:vAlign w:val="center"/>
            <w:hideMark/>
          </w:tcPr>
          <w:p w14:paraId="4ED7D7AC"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Female adults only</w:t>
            </w:r>
          </w:p>
        </w:tc>
        <w:tc>
          <w:tcPr>
            <w:tcW w:w="1480" w:type="dxa"/>
            <w:tcBorders>
              <w:top w:val="single" w:sz="4" w:space="0" w:color="auto"/>
              <w:left w:val="nil"/>
              <w:bottom w:val="single" w:sz="4" w:space="0" w:color="auto"/>
              <w:right w:val="nil"/>
            </w:tcBorders>
            <w:vAlign w:val="center"/>
            <w:hideMark/>
          </w:tcPr>
          <w:p w14:paraId="4979CE21" w14:textId="77777777" w:rsidR="00984D53" w:rsidRDefault="00984D53" w:rsidP="00DA2343">
            <w:pPr>
              <w:jc w:val="center"/>
              <w:rPr>
                <w:rFonts w:eastAsia="Times New Roman" w:cs="Times New Roman"/>
                <w:b/>
                <w:bCs/>
                <w:sz w:val="20"/>
                <w:szCs w:val="20"/>
              </w:rPr>
            </w:pPr>
            <w:r>
              <w:rPr>
                <w:rFonts w:cs="Calibri"/>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60E5B05D"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66ABBA99" w14:textId="77777777" w:rsidR="00984D53" w:rsidRDefault="00984D53" w:rsidP="00DA2343">
            <w:pPr>
              <w:jc w:val="center"/>
              <w:rPr>
                <w:rFonts w:eastAsia="Times New Roman" w:cs="Times New Roman"/>
                <w:b/>
                <w:bCs/>
                <w:sz w:val="20"/>
                <w:szCs w:val="20"/>
              </w:rPr>
            </w:pPr>
            <w:r>
              <w:rPr>
                <w:rFonts w:cs="Calibri"/>
                <w:sz w:val="20"/>
                <w:szCs w:val="20"/>
              </w:rPr>
              <w:t>21</w:t>
            </w:r>
          </w:p>
        </w:tc>
      </w:tr>
      <w:tr w:rsidR="00984D53" w14:paraId="57DE54C5" w14:textId="77777777" w:rsidTr="00DA2343">
        <w:trPr>
          <w:jc w:val="center"/>
        </w:trPr>
        <w:tc>
          <w:tcPr>
            <w:tcW w:w="3150" w:type="dxa"/>
            <w:tcBorders>
              <w:top w:val="single" w:sz="4" w:space="0" w:color="auto"/>
              <w:left w:val="nil"/>
              <w:bottom w:val="single" w:sz="4" w:space="0" w:color="auto"/>
              <w:right w:val="nil"/>
            </w:tcBorders>
            <w:vAlign w:val="center"/>
            <w:hideMark/>
          </w:tcPr>
          <w:p w14:paraId="72A7CC13"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Male adults only</w:t>
            </w:r>
          </w:p>
        </w:tc>
        <w:tc>
          <w:tcPr>
            <w:tcW w:w="1480" w:type="dxa"/>
            <w:tcBorders>
              <w:top w:val="single" w:sz="4" w:space="0" w:color="auto"/>
              <w:left w:val="nil"/>
              <w:bottom w:val="single" w:sz="4" w:space="0" w:color="auto"/>
              <w:right w:val="nil"/>
            </w:tcBorders>
            <w:vAlign w:val="center"/>
            <w:hideMark/>
          </w:tcPr>
          <w:p w14:paraId="2A4CEE5D" w14:textId="77777777" w:rsidR="00984D53" w:rsidRDefault="00984D53" w:rsidP="00DA2343">
            <w:pPr>
              <w:jc w:val="center"/>
              <w:rPr>
                <w:rFonts w:eastAsia="Times New Roman" w:cs="Times New Roman"/>
                <w:b/>
                <w:bCs/>
                <w:sz w:val="20"/>
                <w:szCs w:val="20"/>
              </w:rPr>
            </w:pPr>
            <w:r>
              <w:rPr>
                <w:rFonts w:cs="Calibri"/>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64612A3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7E9C93C8" w14:textId="77777777" w:rsidR="00984D53" w:rsidRDefault="00984D53" w:rsidP="00DA2343">
            <w:pPr>
              <w:jc w:val="center"/>
              <w:rPr>
                <w:rFonts w:eastAsia="Times New Roman" w:cs="Times New Roman"/>
                <w:b/>
                <w:bCs/>
                <w:sz w:val="20"/>
                <w:szCs w:val="20"/>
              </w:rPr>
            </w:pPr>
            <w:r>
              <w:rPr>
                <w:rFonts w:cs="Calibri"/>
                <w:sz w:val="20"/>
                <w:szCs w:val="20"/>
              </w:rPr>
              <w:t>16</w:t>
            </w:r>
          </w:p>
        </w:tc>
      </w:tr>
      <w:tr w:rsidR="00984D53" w14:paraId="33AA6CE5" w14:textId="77777777" w:rsidTr="00DA2343">
        <w:trPr>
          <w:jc w:val="center"/>
        </w:trPr>
        <w:tc>
          <w:tcPr>
            <w:tcW w:w="3150" w:type="dxa"/>
            <w:tcBorders>
              <w:top w:val="single" w:sz="4" w:space="0" w:color="auto"/>
              <w:left w:val="nil"/>
              <w:bottom w:val="single" w:sz="4" w:space="0" w:color="auto"/>
              <w:right w:val="nil"/>
            </w:tcBorders>
            <w:vAlign w:val="center"/>
            <w:hideMark/>
          </w:tcPr>
          <w:p w14:paraId="0766DFD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Children only (no adults) </w:t>
            </w:r>
          </w:p>
        </w:tc>
        <w:tc>
          <w:tcPr>
            <w:tcW w:w="1480" w:type="dxa"/>
            <w:tcBorders>
              <w:top w:val="single" w:sz="4" w:space="0" w:color="auto"/>
              <w:left w:val="nil"/>
              <w:bottom w:val="single" w:sz="4" w:space="0" w:color="auto"/>
              <w:right w:val="nil"/>
            </w:tcBorders>
            <w:vAlign w:val="center"/>
            <w:hideMark/>
          </w:tcPr>
          <w:p w14:paraId="10A4E4AA" w14:textId="77777777" w:rsidR="00984D53" w:rsidRDefault="00984D53" w:rsidP="00DA2343">
            <w:pPr>
              <w:jc w:val="center"/>
              <w:rPr>
                <w:rFonts w:eastAsia="Times New Roman" w:cs="Times New Roman"/>
                <w:sz w:val="20"/>
                <w:szCs w:val="20"/>
              </w:rPr>
            </w:pPr>
            <w:r>
              <w:rPr>
                <w:rFonts w:cs="Times New Roman"/>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20E506C8"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0D41E2E7" w14:textId="77777777" w:rsidR="00984D53" w:rsidRDefault="00984D53" w:rsidP="00DA2343">
            <w:pPr>
              <w:jc w:val="center"/>
              <w:rPr>
                <w:rFonts w:eastAsia="Times New Roman" w:cs="Times New Roman"/>
                <w:b/>
                <w:bCs/>
                <w:sz w:val="20"/>
                <w:szCs w:val="20"/>
              </w:rPr>
            </w:pPr>
            <w:r>
              <w:rPr>
                <w:rFonts w:cs="Calibri"/>
                <w:sz w:val="20"/>
                <w:szCs w:val="20"/>
              </w:rPr>
              <w:t>0</w:t>
            </w:r>
          </w:p>
        </w:tc>
      </w:tr>
      <w:tr w:rsidR="00984D53" w14:paraId="24A2C7B7" w14:textId="77777777" w:rsidTr="00DA2343">
        <w:trPr>
          <w:jc w:val="center"/>
        </w:trPr>
        <w:tc>
          <w:tcPr>
            <w:tcW w:w="3150" w:type="dxa"/>
            <w:tcBorders>
              <w:top w:val="single" w:sz="4" w:space="0" w:color="auto"/>
              <w:left w:val="nil"/>
              <w:bottom w:val="single" w:sz="4" w:space="0" w:color="auto"/>
              <w:right w:val="nil"/>
            </w:tcBorders>
            <w:shd w:val="clear" w:color="auto" w:fill="DBE7F3"/>
            <w:noWrap/>
            <w:vAlign w:val="center"/>
            <w:hideMark/>
          </w:tcPr>
          <w:p w14:paraId="2C2050C7"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education</w:t>
            </w:r>
          </w:p>
        </w:tc>
        <w:tc>
          <w:tcPr>
            <w:tcW w:w="1480" w:type="dxa"/>
            <w:tcBorders>
              <w:top w:val="single" w:sz="4" w:space="0" w:color="auto"/>
              <w:left w:val="nil"/>
              <w:bottom w:val="single" w:sz="4" w:space="0" w:color="auto"/>
              <w:right w:val="nil"/>
            </w:tcBorders>
            <w:shd w:val="clear" w:color="auto" w:fill="DBE7F3"/>
            <w:noWrap/>
            <w:vAlign w:val="center"/>
            <w:hideMark/>
          </w:tcPr>
          <w:p w14:paraId="6EC7B5FC"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noWrap/>
            <w:vAlign w:val="center"/>
            <w:hideMark/>
          </w:tcPr>
          <w:p w14:paraId="7E9D80A0" w14:textId="77777777" w:rsidR="00984D53" w:rsidRDefault="00984D53" w:rsidP="00DA2343">
            <w:pPr>
              <w:jc w:val="center"/>
              <w:rPr>
                <w:rFonts w:eastAsia="Times New Roman" w:cs="Times New Roman"/>
                <w:b/>
                <w:bCs/>
                <w:sz w:val="20"/>
                <w:szCs w:val="20"/>
              </w:rPr>
            </w:pPr>
            <w:r>
              <w:rPr>
                <w:rFonts w:cs="Calibri"/>
                <w:sz w:val="20"/>
                <w:szCs w:val="20"/>
              </w:rPr>
              <w:t>n/s</w:t>
            </w:r>
          </w:p>
        </w:tc>
        <w:tc>
          <w:tcPr>
            <w:tcW w:w="1480" w:type="dxa"/>
            <w:tcBorders>
              <w:top w:val="single" w:sz="4" w:space="0" w:color="auto"/>
              <w:left w:val="nil"/>
              <w:bottom w:val="single" w:sz="4" w:space="0" w:color="auto"/>
              <w:right w:val="nil"/>
            </w:tcBorders>
            <w:shd w:val="clear" w:color="auto" w:fill="DBE7F3"/>
            <w:noWrap/>
            <w:vAlign w:val="center"/>
            <w:hideMark/>
          </w:tcPr>
          <w:p w14:paraId="7B5C7288"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277C44AA" w14:textId="77777777" w:rsidTr="00DA2343">
        <w:trPr>
          <w:jc w:val="center"/>
        </w:trPr>
        <w:tc>
          <w:tcPr>
            <w:tcW w:w="3150" w:type="dxa"/>
            <w:tcBorders>
              <w:top w:val="single" w:sz="4" w:space="0" w:color="auto"/>
              <w:left w:val="nil"/>
              <w:bottom w:val="single" w:sz="4" w:space="0" w:color="auto"/>
              <w:right w:val="nil"/>
            </w:tcBorders>
            <w:vAlign w:val="center"/>
            <w:hideMark/>
          </w:tcPr>
          <w:p w14:paraId="13D47826"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No education</w:t>
            </w:r>
          </w:p>
        </w:tc>
        <w:tc>
          <w:tcPr>
            <w:tcW w:w="1480" w:type="dxa"/>
            <w:tcBorders>
              <w:top w:val="single" w:sz="4" w:space="0" w:color="auto"/>
              <w:left w:val="nil"/>
              <w:bottom w:val="single" w:sz="4" w:space="0" w:color="auto"/>
              <w:right w:val="nil"/>
            </w:tcBorders>
            <w:vAlign w:val="center"/>
            <w:hideMark/>
          </w:tcPr>
          <w:p w14:paraId="5911F3EA" w14:textId="77777777" w:rsidR="00984D53" w:rsidRDefault="00984D53" w:rsidP="00DA2343">
            <w:pPr>
              <w:jc w:val="center"/>
              <w:rPr>
                <w:rFonts w:eastAsia="Times New Roman" w:cs="Times New Roman"/>
                <w:b/>
                <w:bCs/>
                <w:sz w:val="20"/>
                <w:szCs w:val="20"/>
              </w:rPr>
            </w:pPr>
            <w:r>
              <w:rPr>
                <w:rFonts w:cs="Calibri"/>
                <w:sz w:val="20"/>
                <w:szCs w:val="20"/>
              </w:rPr>
              <w:t>37.4</w:t>
            </w:r>
          </w:p>
        </w:tc>
        <w:tc>
          <w:tcPr>
            <w:tcW w:w="618" w:type="dxa"/>
            <w:tcBorders>
              <w:top w:val="single" w:sz="4" w:space="0" w:color="auto"/>
              <w:left w:val="nil"/>
              <w:bottom w:val="single" w:sz="4" w:space="0" w:color="auto"/>
              <w:right w:val="nil"/>
            </w:tcBorders>
            <w:shd w:val="clear" w:color="auto" w:fill="D9D9D9"/>
            <w:vAlign w:val="center"/>
            <w:hideMark/>
          </w:tcPr>
          <w:p w14:paraId="20C734FF"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1548DE13" w14:textId="77777777" w:rsidR="00984D53" w:rsidRDefault="00984D53" w:rsidP="00DA2343">
            <w:pPr>
              <w:jc w:val="center"/>
              <w:rPr>
                <w:rFonts w:eastAsia="Times New Roman" w:cs="Times New Roman"/>
                <w:b/>
                <w:bCs/>
                <w:sz w:val="20"/>
                <w:szCs w:val="20"/>
              </w:rPr>
            </w:pPr>
            <w:r>
              <w:rPr>
                <w:rFonts w:cs="Calibri"/>
                <w:sz w:val="20"/>
                <w:szCs w:val="20"/>
              </w:rPr>
              <w:t>114</w:t>
            </w:r>
          </w:p>
        </w:tc>
      </w:tr>
      <w:tr w:rsidR="00984D53" w14:paraId="00BB99FB" w14:textId="77777777" w:rsidTr="00DA2343">
        <w:trPr>
          <w:jc w:val="center"/>
        </w:trPr>
        <w:tc>
          <w:tcPr>
            <w:tcW w:w="3150" w:type="dxa"/>
            <w:tcBorders>
              <w:top w:val="single" w:sz="4" w:space="0" w:color="auto"/>
              <w:left w:val="nil"/>
              <w:bottom w:val="single" w:sz="4" w:space="0" w:color="auto"/>
              <w:right w:val="nil"/>
            </w:tcBorders>
            <w:vAlign w:val="center"/>
            <w:hideMark/>
          </w:tcPr>
          <w:p w14:paraId="6562E55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Less than primary</w:t>
            </w:r>
            <w:r>
              <w:rPr>
                <w:rFonts w:cs="Calibri"/>
                <w:sz w:val="20"/>
                <w:szCs w:val="20"/>
              </w:rPr>
              <w:t xml:space="preserve"> 1</w:t>
            </w:r>
          </w:p>
        </w:tc>
        <w:tc>
          <w:tcPr>
            <w:tcW w:w="1480" w:type="dxa"/>
            <w:tcBorders>
              <w:top w:val="single" w:sz="4" w:space="0" w:color="auto"/>
              <w:left w:val="nil"/>
              <w:bottom w:val="single" w:sz="4" w:space="0" w:color="auto"/>
              <w:right w:val="nil"/>
            </w:tcBorders>
            <w:vAlign w:val="center"/>
            <w:hideMark/>
          </w:tcPr>
          <w:p w14:paraId="1E05A55C" w14:textId="77777777" w:rsidR="00984D53" w:rsidRDefault="00984D53" w:rsidP="00DA2343">
            <w:pPr>
              <w:jc w:val="center"/>
              <w:rPr>
                <w:rFonts w:eastAsia="Times New Roman" w:cs="Times New Roman"/>
                <w:b/>
                <w:bCs/>
                <w:sz w:val="20"/>
                <w:szCs w:val="20"/>
              </w:rPr>
            </w:pPr>
            <w:r>
              <w:rPr>
                <w:rFonts w:cs="Calibri"/>
                <w:sz w:val="20"/>
                <w:szCs w:val="20"/>
              </w:rPr>
              <w:t>34.5</w:t>
            </w:r>
          </w:p>
        </w:tc>
        <w:tc>
          <w:tcPr>
            <w:tcW w:w="618" w:type="dxa"/>
            <w:tcBorders>
              <w:top w:val="single" w:sz="4" w:space="0" w:color="auto"/>
              <w:left w:val="nil"/>
              <w:bottom w:val="single" w:sz="4" w:space="0" w:color="auto"/>
              <w:right w:val="nil"/>
            </w:tcBorders>
            <w:shd w:val="clear" w:color="auto" w:fill="D9D9D9"/>
            <w:vAlign w:val="center"/>
            <w:hideMark/>
          </w:tcPr>
          <w:p w14:paraId="59A570F8"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3AEBBCED" w14:textId="77777777" w:rsidR="00984D53" w:rsidRDefault="00984D53" w:rsidP="00DA2343">
            <w:pPr>
              <w:jc w:val="center"/>
              <w:rPr>
                <w:rFonts w:eastAsia="Times New Roman" w:cs="Times New Roman"/>
                <w:b/>
                <w:bCs/>
                <w:sz w:val="20"/>
                <w:szCs w:val="20"/>
              </w:rPr>
            </w:pPr>
            <w:r>
              <w:rPr>
                <w:rFonts w:cs="Calibri"/>
                <w:sz w:val="20"/>
                <w:szCs w:val="20"/>
              </w:rPr>
              <w:t>290</w:t>
            </w:r>
          </w:p>
        </w:tc>
      </w:tr>
      <w:tr w:rsidR="00984D53" w14:paraId="78042663" w14:textId="77777777" w:rsidTr="00DA2343">
        <w:trPr>
          <w:jc w:val="center"/>
        </w:trPr>
        <w:tc>
          <w:tcPr>
            <w:tcW w:w="3150" w:type="dxa"/>
            <w:tcBorders>
              <w:top w:val="single" w:sz="4" w:space="0" w:color="auto"/>
              <w:left w:val="nil"/>
              <w:bottom w:val="single" w:sz="4" w:space="0" w:color="auto"/>
              <w:right w:val="nil"/>
            </w:tcBorders>
            <w:vAlign w:val="center"/>
            <w:hideMark/>
          </w:tcPr>
          <w:p w14:paraId="380EE968"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Completed primary</w:t>
            </w:r>
            <w:r>
              <w:rPr>
                <w:rFonts w:cs="Calibri"/>
                <w:sz w:val="20"/>
                <w:szCs w:val="20"/>
              </w:rPr>
              <w:t xml:space="preserve"> 1</w:t>
            </w:r>
          </w:p>
        </w:tc>
        <w:tc>
          <w:tcPr>
            <w:tcW w:w="1480" w:type="dxa"/>
            <w:tcBorders>
              <w:top w:val="single" w:sz="4" w:space="0" w:color="auto"/>
              <w:left w:val="nil"/>
              <w:bottom w:val="single" w:sz="4" w:space="0" w:color="auto"/>
              <w:right w:val="nil"/>
            </w:tcBorders>
            <w:vAlign w:val="center"/>
            <w:hideMark/>
          </w:tcPr>
          <w:p w14:paraId="2F1D0F9A" w14:textId="77777777" w:rsidR="00984D53" w:rsidRDefault="00984D53" w:rsidP="00DA2343">
            <w:pPr>
              <w:jc w:val="center"/>
              <w:rPr>
                <w:rFonts w:eastAsia="Times New Roman" w:cs="Times New Roman"/>
                <w:b/>
                <w:bCs/>
                <w:sz w:val="20"/>
                <w:szCs w:val="20"/>
              </w:rPr>
            </w:pPr>
            <w:r>
              <w:rPr>
                <w:rFonts w:cs="Calibri"/>
                <w:sz w:val="20"/>
                <w:szCs w:val="20"/>
              </w:rPr>
              <w:t>35.2</w:t>
            </w:r>
          </w:p>
        </w:tc>
        <w:tc>
          <w:tcPr>
            <w:tcW w:w="618" w:type="dxa"/>
            <w:tcBorders>
              <w:top w:val="single" w:sz="4" w:space="0" w:color="auto"/>
              <w:left w:val="nil"/>
              <w:bottom w:val="single" w:sz="4" w:space="0" w:color="auto"/>
              <w:right w:val="nil"/>
            </w:tcBorders>
            <w:shd w:val="clear" w:color="auto" w:fill="D9D9D9"/>
            <w:vAlign w:val="center"/>
            <w:hideMark/>
          </w:tcPr>
          <w:p w14:paraId="08EC5D9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6ECE3640" w14:textId="77777777" w:rsidR="00984D53" w:rsidRDefault="00984D53" w:rsidP="00DA2343">
            <w:pPr>
              <w:jc w:val="center"/>
              <w:rPr>
                <w:rFonts w:eastAsia="Times New Roman" w:cs="Times New Roman"/>
                <w:b/>
                <w:bCs/>
                <w:sz w:val="20"/>
                <w:szCs w:val="20"/>
              </w:rPr>
            </w:pPr>
            <w:r>
              <w:rPr>
                <w:rFonts w:cs="Calibri"/>
                <w:sz w:val="20"/>
                <w:szCs w:val="20"/>
              </w:rPr>
              <w:t>246</w:t>
            </w:r>
          </w:p>
        </w:tc>
      </w:tr>
      <w:tr w:rsidR="00984D53" w14:paraId="119E1825" w14:textId="77777777" w:rsidTr="00DA2343">
        <w:trPr>
          <w:jc w:val="center"/>
        </w:trPr>
        <w:tc>
          <w:tcPr>
            <w:tcW w:w="3150" w:type="dxa"/>
            <w:tcBorders>
              <w:top w:val="single" w:sz="4" w:space="0" w:color="auto"/>
              <w:left w:val="nil"/>
              <w:bottom w:val="single" w:sz="4" w:space="0" w:color="auto"/>
              <w:right w:val="nil"/>
            </w:tcBorders>
            <w:vAlign w:val="center"/>
            <w:hideMark/>
          </w:tcPr>
          <w:p w14:paraId="5241AEF5"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 xml:space="preserve">Completed </w:t>
            </w:r>
            <w:r>
              <w:rPr>
                <w:rFonts w:cs="Calibri"/>
                <w:sz w:val="20"/>
                <w:szCs w:val="20"/>
              </w:rPr>
              <w:t>primary 2</w:t>
            </w:r>
          </w:p>
        </w:tc>
        <w:tc>
          <w:tcPr>
            <w:tcW w:w="1480" w:type="dxa"/>
            <w:tcBorders>
              <w:top w:val="single" w:sz="4" w:space="0" w:color="auto"/>
              <w:left w:val="nil"/>
              <w:bottom w:val="single" w:sz="4" w:space="0" w:color="auto"/>
              <w:right w:val="nil"/>
            </w:tcBorders>
            <w:vAlign w:val="center"/>
            <w:hideMark/>
          </w:tcPr>
          <w:p w14:paraId="3CE1C4BF" w14:textId="77777777" w:rsidR="00984D53" w:rsidRDefault="00984D53" w:rsidP="00DA2343">
            <w:pPr>
              <w:jc w:val="center"/>
              <w:rPr>
                <w:rFonts w:eastAsia="Times New Roman" w:cs="Times New Roman"/>
                <w:b/>
                <w:bCs/>
                <w:sz w:val="20"/>
                <w:szCs w:val="20"/>
              </w:rPr>
            </w:pPr>
            <w:r>
              <w:rPr>
                <w:rFonts w:cs="Calibri"/>
                <w:sz w:val="20"/>
                <w:szCs w:val="20"/>
              </w:rPr>
              <w:t>36.3</w:t>
            </w:r>
          </w:p>
        </w:tc>
        <w:tc>
          <w:tcPr>
            <w:tcW w:w="618" w:type="dxa"/>
            <w:tcBorders>
              <w:top w:val="single" w:sz="4" w:space="0" w:color="auto"/>
              <w:left w:val="nil"/>
              <w:bottom w:val="single" w:sz="4" w:space="0" w:color="auto"/>
              <w:right w:val="nil"/>
            </w:tcBorders>
            <w:shd w:val="clear" w:color="auto" w:fill="D9D9D9"/>
            <w:vAlign w:val="center"/>
            <w:hideMark/>
          </w:tcPr>
          <w:p w14:paraId="3C45A1C3"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565B8F87" w14:textId="77777777" w:rsidR="00984D53" w:rsidRDefault="00984D53" w:rsidP="00DA2343">
            <w:pPr>
              <w:jc w:val="center"/>
              <w:rPr>
                <w:rFonts w:eastAsia="Times New Roman" w:cs="Times New Roman"/>
                <w:b/>
                <w:bCs/>
                <w:sz w:val="20"/>
                <w:szCs w:val="20"/>
              </w:rPr>
            </w:pPr>
            <w:r>
              <w:rPr>
                <w:rFonts w:cs="Calibri"/>
                <w:sz w:val="20"/>
                <w:szCs w:val="20"/>
              </w:rPr>
              <w:t>185</w:t>
            </w:r>
          </w:p>
        </w:tc>
      </w:tr>
      <w:tr w:rsidR="00984D53" w14:paraId="334AC3B6" w14:textId="77777777" w:rsidTr="00DA2343">
        <w:trPr>
          <w:jc w:val="center"/>
        </w:trPr>
        <w:tc>
          <w:tcPr>
            <w:tcW w:w="3150" w:type="dxa"/>
            <w:tcBorders>
              <w:top w:val="single" w:sz="4" w:space="0" w:color="auto"/>
              <w:left w:val="nil"/>
              <w:bottom w:val="single" w:sz="4" w:space="0" w:color="auto"/>
              <w:right w:val="nil"/>
            </w:tcBorders>
            <w:vAlign w:val="center"/>
            <w:hideMark/>
          </w:tcPr>
          <w:p w14:paraId="7910FEB5" w14:textId="77777777" w:rsidR="00984D53" w:rsidRDefault="00984D53" w:rsidP="00DA2343">
            <w:pPr>
              <w:ind w:firstLineChars="100" w:firstLine="200"/>
              <w:rPr>
                <w:rFonts w:eastAsia="Times New Roman" w:cs="Times New Roman"/>
                <w:sz w:val="20"/>
                <w:szCs w:val="20"/>
              </w:rPr>
            </w:pPr>
            <w:r>
              <w:rPr>
                <w:rFonts w:cs="Calibri"/>
                <w:sz w:val="20"/>
                <w:szCs w:val="20"/>
              </w:rPr>
              <w:t>Completed secondary or higher</w:t>
            </w:r>
          </w:p>
        </w:tc>
        <w:tc>
          <w:tcPr>
            <w:tcW w:w="1480" w:type="dxa"/>
            <w:tcBorders>
              <w:top w:val="single" w:sz="4" w:space="0" w:color="auto"/>
              <w:left w:val="nil"/>
              <w:bottom w:val="single" w:sz="4" w:space="0" w:color="auto"/>
              <w:right w:val="nil"/>
            </w:tcBorders>
            <w:vAlign w:val="center"/>
            <w:hideMark/>
          </w:tcPr>
          <w:p w14:paraId="1C085998" w14:textId="77777777" w:rsidR="00984D53" w:rsidRDefault="00984D53" w:rsidP="00DA2343">
            <w:pPr>
              <w:jc w:val="center"/>
              <w:rPr>
                <w:rFonts w:eastAsia="Times New Roman" w:cs="Times New Roman"/>
                <w:b/>
                <w:bCs/>
                <w:sz w:val="20"/>
                <w:szCs w:val="20"/>
              </w:rPr>
            </w:pPr>
            <w:r>
              <w:rPr>
                <w:rFonts w:cs="Calibri"/>
                <w:sz w:val="20"/>
                <w:szCs w:val="20"/>
              </w:rPr>
              <w:t>49.5</w:t>
            </w:r>
          </w:p>
        </w:tc>
        <w:tc>
          <w:tcPr>
            <w:tcW w:w="618" w:type="dxa"/>
            <w:tcBorders>
              <w:top w:val="single" w:sz="4" w:space="0" w:color="auto"/>
              <w:left w:val="nil"/>
              <w:bottom w:val="single" w:sz="4" w:space="0" w:color="auto"/>
              <w:right w:val="nil"/>
            </w:tcBorders>
            <w:shd w:val="clear" w:color="auto" w:fill="D9D9D9"/>
            <w:vAlign w:val="center"/>
            <w:hideMark/>
          </w:tcPr>
          <w:p w14:paraId="0761EF2B"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5320FB05" w14:textId="77777777" w:rsidR="00984D53" w:rsidRDefault="00984D53" w:rsidP="00DA2343">
            <w:pPr>
              <w:jc w:val="center"/>
              <w:rPr>
                <w:rFonts w:eastAsia="Times New Roman" w:cs="Times New Roman"/>
                <w:b/>
                <w:bCs/>
                <w:sz w:val="20"/>
                <w:szCs w:val="20"/>
              </w:rPr>
            </w:pPr>
            <w:r>
              <w:rPr>
                <w:rFonts w:cs="Calibri"/>
                <w:sz w:val="20"/>
                <w:szCs w:val="20"/>
              </w:rPr>
              <w:t>90</w:t>
            </w:r>
          </w:p>
        </w:tc>
      </w:tr>
      <w:tr w:rsidR="00984D53" w14:paraId="24C5D8B6" w14:textId="77777777" w:rsidTr="00DA2343">
        <w:trPr>
          <w:jc w:val="center"/>
        </w:trPr>
        <w:tc>
          <w:tcPr>
            <w:tcW w:w="3150" w:type="dxa"/>
            <w:tcBorders>
              <w:top w:val="single" w:sz="4" w:space="0" w:color="auto"/>
              <w:left w:val="nil"/>
              <w:bottom w:val="single" w:sz="4" w:space="0" w:color="auto"/>
              <w:right w:val="nil"/>
            </w:tcBorders>
            <w:shd w:val="clear" w:color="auto" w:fill="DBE7F3"/>
            <w:vAlign w:val="center"/>
            <w:hideMark/>
          </w:tcPr>
          <w:p w14:paraId="5642EF3D" w14:textId="77777777" w:rsidR="00984D53" w:rsidRDefault="00984D53" w:rsidP="00DA2343">
            <w:pPr>
              <w:rPr>
                <w:rFonts w:eastAsia="Times New Roman" w:cs="Times New Roman"/>
                <w:b/>
                <w:bCs/>
                <w:sz w:val="20"/>
                <w:szCs w:val="20"/>
              </w:rPr>
            </w:pPr>
            <w:r>
              <w:rPr>
                <w:rFonts w:eastAsia="Times New Roman" w:cs="Times New Roman"/>
                <w:b/>
                <w:bCs/>
                <w:sz w:val="20"/>
                <w:szCs w:val="20"/>
              </w:rPr>
              <w:t>Wealth quintile</w:t>
            </w:r>
          </w:p>
        </w:tc>
        <w:tc>
          <w:tcPr>
            <w:tcW w:w="1480" w:type="dxa"/>
            <w:tcBorders>
              <w:top w:val="single" w:sz="4" w:space="0" w:color="auto"/>
              <w:left w:val="nil"/>
              <w:bottom w:val="single" w:sz="4" w:space="0" w:color="auto"/>
              <w:right w:val="nil"/>
            </w:tcBorders>
            <w:shd w:val="clear" w:color="auto" w:fill="DBE7F3"/>
            <w:vAlign w:val="center"/>
            <w:hideMark/>
          </w:tcPr>
          <w:p w14:paraId="60E0D3FF"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2C31B980"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590656" behindDoc="0" locked="0" layoutInCell="1" allowOverlap="1" wp14:anchorId="488717AB" wp14:editId="01A3D69D">
                      <wp:simplePos x="0" y="0"/>
                      <wp:positionH relativeFrom="column">
                        <wp:posOffset>-97155</wp:posOffset>
                      </wp:positionH>
                      <wp:positionV relativeFrom="paragraph">
                        <wp:posOffset>2540</wp:posOffset>
                      </wp:positionV>
                      <wp:extent cx="445770" cy="153035"/>
                      <wp:effectExtent l="0" t="0" r="11430" b="18415"/>
                      <wp:wrapNone/>
                      <wp:docPr id="173" name="Oval 173"/>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75646" id="Oval 173" o:spid="_x0000_s1026" style="position:absolute;margin-left:-7.65pt;margin-top:.2pt;width:35.1pt;height:12.0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" filled="f" strokecolor="red" strokeweight="1.5pt"/>
                  </w:pict>
                </mc:Fallback>
              </mc:AlternateContent>
            </w:r>
            <w:r>
              <w:rPr>
                <w:rFonts w:cs="Calibri"/>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0AA63181"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034A1D57"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55179675"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vAlign w:val="center"/>
            <w:hideMark/>
          </w:tcPr>
          <w:p w14:paraId="04F3E644" w14:textId="77777777" w:rsidR="00984D53" w:rsidRDefault="00984D53" w:rsidP="00DA2343">
            <w:pPr>
              <w:jc w:val="center"/>
              <w:rPr>
                <w:rFonts w:eastAsia="Times New Roman" w:cs="Times New Roman"/>
                <w:b/>
                <w:bCs/>
                <w:sz w:val="20"/>
                <w:szCs w:val="20"/>
              </w:rPr>
            </w:pPr>
            <w:r>
              <w:rPr>
                <w:rFonts w:cs="Calibri"/>
                <w:sz w:val="20"/>
                <w:szCs w:val="20"/>
              </w:rPr>
              <w:t>39.4</w:t>
            </w:r>
          </w:p>
        </w:tc>
        <w:tc>
          <w:tcPr>
            <w:tcW w:w="618" w:type="dxa"/>
            <w:tcBorders>
              <w:top w:val="single" w:sz="4" w:space="0" w:color="auto"/>
              <w:left w:val="nil"/>
              <w:bottom w:val="single" w:sz="4" w:space="0" w:color="auto"/>
              <w:right w:val="nil"/>
            </w:tcBorders>
            <w:shd w:val="clear" w:color="auto" w:fill="D9D9D9"/>
            <w:vAlign w:val="center"/>
            <w:hideMark/>
          </w:tcPr>
          <w:p w14:paraId="1BD5776D"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67535754" w14:textId="77777777" w:rsidR="00984D53" w:rsidRDefault="00984D53" w:rsidP="00DA2343">
            <w:pPr>
              <w:jc w:val="center"/>
              <w:rPr>
                <w:rFonts w:eastAsia="Times New Roman" w:cs="Times New Roman"/>
                <w:b/>
                <w:bCs/>
                <w:sz w:val="20"/>
                <w:szCs w:val="20"/>
              </w:rPr>
            </w:pPr>
            <w:r>
              <w:rPr>
                <w:rFonts w:cs="Calibri"/>
                <w:sz w:val="20"/>
                <w:szCs w:val="20"/>
              </w:rPr>
              <w:t>149</w:t>
            </w:r>
          </w:p>
        </w:tc>
      </w:tr>
      <w:tr w:rsidR="00984D53" w14:paraId="3A690261"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4D5454B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Fourth</w:t>
            </w:r>
          </w:p>
        </w:tc>
        <w:tc>
          <w:tcPr>
            <w:tcW w:w="1480" w:type="dxa"/>
            <w:tcBorders>
              <w:top w:val="single" w:sz="4" w:space="0" w:color="auto"/>
              <w:left w:val="nil"/>
              <w:bottom w:val="single" w:sz="4" w:space="0" w:color="auto"/>
              <w:right w:val="nil"/>
            </w:tcBorders>
            <w:vAlign w:val="center"/>
            <w:hideMark/>
          </w:tcPr>
          <w:p w14:paraId="3741EC16" w14:textId="77777777" w:rsidR="00984D53" w:rsidRDefault="00984D53" w:rsidP="00DA2343">
            <w:pPr>
              <w:jc w:val="center"/>
              <w:rPr>
                <w:rFonts w:eastAsia="Times New Roman" w:cs="Times New Roman"/>
                <w:b/>
                <w:bCs/>
                <w:sz w:val="20"/>
                <w:szCs w:val="20"/>
              </w:rPr>
            </w:pPr>
            <w:r>
              <w:rPr>
                <w:rFonts w:cs="Calibri"/>
                <w:sz w:val="20"/>
                <w:szCs w:val="20"/>
              </w:rPr>
              <w:t>42.1</w:t>
            </w:r>
          </w:p>
        </w:tc>
        <w:tc>
          <w:tcPr>
            <w:tcW w:w="618" w:type="dxa"/>
            <w:tcBorders>
              <w:top w:val="single" w:sz="4" w:space="0" w:color="auto"/>
              <w:left w:val="nil"/>
              <w:bottom w:val="single" w:sz="4" w:space="0" w:color="auto"/>
              <w:right w:val="nil"/>
            </w:tcBorders>
            <w:shd w:val="clear" w:color="auto" w:fill="D9D9D9"/>
            <w:vAlign w:val="center"/>
            <w:hideMark/>
          </w:tcPr>
          <w:p w14:paraId="770AD40B"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757591D8" w14:textId="77777777" w:rsidR="00984D53" w:rsidRDefault="00984D53" w:rsidP="00DA2343">
            <w:pPr>
              <w:jc w:val="center"/>
              <w:rPr>
                <w:rFonts w:eastAsia="Times New Roman" w:cs="Times New Roman"/>
                <w:b/>
                <w:bCs/>
                <w:sz w:val="20"/>
                <w:szCs w:val="20"/>
              </w:rPr>
            </w:pPr>
            <w:r>
              <w:rPr>
                <w:rFonts w:cs="Calibri"/>
                <w:sz w:val="20"/>
                <w:szCs w:val="20"/>
              </w:rPr>
              <w:t>164</w:t>
            </w:r>
          </w:p>
        </w:tc>
      </w:tr>
      <w:tr w:rsidR="00984D53" w:rsidRPr="00E14711" w14:paraId="252E8236"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698D274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Middle</w:t>
            </w:r>
          </w:p>
        </w:tc>
        <w:tc>
          <w:tcPr>
            <w:tcW w:w="1480" w:type="dxa"/>
            <w:tcBorders>
              <w:top w:val="single" w:sz="4" w:space="0" w:color="auto"/>
              <w:left w:val="nil"/>
              <w:bottom w:val="single" w:sz="4" w:space="0" w:color="auto"/>
              <w:right w:val="nil"/>
            </w:tcBorders>
            <w:vAlign w:val="center"/>
            <w:hideMark/>
          </w:tcPr>
          <w:p w14:paraId="67284859" w14:textId="77777777" w:rsidR="00984D53" w:rsidRDefault="00984D53" w:rsidP="00DA2343">
            <w:pPr>
              <w:jc w:val="center"/>
              <w:rPr>
                <w:rFonts w:eastAsia="Times New Roman" w:cs="Times New Roman"/>
                <w:b/>
                <w:bCs/>
                <w:sz w:val="20"/>
                <w:szCs w:val="20"/>
              </w:rPr>
            </w:pPr>
            <w:r>
              <w:rPr>
                <w:rFonts w:cs="Calibri"/>
                <w:sz w:val="20"/>
                <w:szCs w:val="20"/>
              </w:rPr>
              <w:t>41.2</w:t>
            </w:r>
          </w:p>
        </w:tc>
        <w:tc>
          <w:tcPr>
            <w:tcW w:w="618" w:type="dxa"/>
            <w:tcBorders>
              <w:top w:val="single" w:sz="4" w:space="0" w:color="auto"/>
              <w:left w:val="nil"/>
              <w:bottom w:val="single" w:sz="4" w:space="0" w:color="auto"/>
              <w:right w:val="nil"/>
            </w:tcBorders>
            <w:shd w:val="clear" w:color="auto" w:fill="D9D9D9"/>
            <w:vAlign w:val="center"/>
            <w:hideMark/>
          </w:tcPr>
          <w:p w14:paraId="0F6C66B6"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4CAD0891" w14:textId="77777777" w:rsidR="00984D53" w:rsidRDefault="00984D53" w:rsidP="00DA2343">
            <w:pPr>
              <w:jc w:val="center"/>
              <w:rPr>
                <w:rFonts w:eastAsia="Times New Roman" w:cs="Times New Roman"/>
                <w:b/>
                <w:bCs/>
                <w:sz w:val="20"/>
                <w:szCs w:val="20"/>
              </w:rPr>
            </w:pPr>
            <w:r>
              <w:rPr>
                <w:rFonts w:cs="Calibri"/>
                <w:sz w:val="20"/>
                <w:szCs w:val="20"/>
              </w:rPr>
              <w:t>211</w:t>
            </w:r>
          </w:p>
        </w:tc>
      </w:tr>
      <w:tr w:rsidR="00984D53" w14:paraId="10EA081A"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4461BC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Second</w:t>
            </w:r>
          </w:p>
        </w:tc>
        <w:tc>
          <w:tcPr>
            <w:tcW w:w="1480" w:type="dxa"/>
            <w:tcBorders>
              <w:top w:val="single" w:sz="4" w:space="0" w:color="auto"/>
              <w:left w:val="nil"/>
              <w:bottom w:val="single" w:sz="4" w:space="0" w:color="auto"/>
              <w:right w:val="nil"/>
            </w:tcBorders>
            <w:vAlign w:val="center"/>
            <w:hideMark/>
          </w:tcPr>
          <w:p w14:paraId="10A53435" w14:textId="77777777" w:rsidR="00984D53" w:rsidRDefault="00984D53" w:rsidP="00DA2343">
            <w:pPr>
              <w:jc w:val="center"/>
              <w:rPr>
                <w:rFonts w:eastAsia="Times New Roman" w:cs="Times New Roman"/>
                <w:b/>
                <w:bCs/>
                <w:sz w:val="20"/>
                <w:szCs w:val="20"/>
              </w:rPr>
            </w:pPr>
            <w:r>
              <w:rPr>
                <w:rFonts w:cs="Calibri"/>
                <w:sz w:val="20"/>
                <w:szCs w:val="20"/>
              </w:rPr>
              <w:t>30.8</w:t>
            </w:r>
          </w:p>
        </w:tc>
        <w:tc>
          <w:tcPr>
            <w:tcW w:w="618" w:type="dxa"/>
            <w:tcBorders>
              <w:top w:val="single" w:sz="4" w:space="0" w:color="auto"/>
              <w:left w:val="nil"/>
              <w:bottom w:val="single" w:sz="4" w:space="0" w:color="auto"/>
              <w:right w:val="nil"/>
            </w:tcBorders>
            <w:shd w:val="clear" w:color="auto" w:fill="D9D9D9"/>
            <w:vAlign w:val="center"/>
            <w:hideMark/>
          </w:tcPr>
          <w:p w14:paraId="2CD09997"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59A10282" w14:textId="77777777" w:rsidR="00984D53" w:rsidRDefault="00984D53" w:rsidP="00DA2343">
            <w:pPr>
              <w:jc w:val="center"/>
              <w:rPr>
                <w:rFonts w:eastAsia="Times New Roman" w:cs="Times New Roman"/>
                <w:b/>
                <w:bCs/>
                <w:sz w:val="20"/>
                <w:szCs w:val="20"/>
              </w:rPr>
            </w:pPr>
            <w:r>
              <w:rPr>
                <w:rFonts w:cs="Calibri"/>
                <w:sz w:val="20"/>
                <w:szCs w:val="20"/>
              </w:rPr>
              <w:t>216</w:t>
            </w:r>
          </w:p>
        </w:tc>
      </w:tr>
      <w:tr w:rsidR="00984D53" w14:paraId="2A86F551"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7D457CD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Lowest (poorest)</w:t>
            </w:r>
          </w:p>
        </w:tc>
        <w:tc>
          <w:tcPr>
            <w:tcW w:w="1480" w:type="dxa"/>
            <w:tcBorders>
              <w:top w:val="single" w:sz="4" w:space="0" w:color="auto"/>
              <w:left w:val="nil"/>
              <w:bottom w:val="single" w:sz="4" w:space="0" w:color="auto"/>
              <w:right w:val="nil"/>
            </w:tcBorders>
            <w:vAlign w:val="center"/>
            <w:hideMark/>
          </w:tcPr>
          <w:p w14:paraId="6DD47663" w14:textId="77777777" w:rsidR="00984D53" w:rsidRDefault="00984D53" w:rsidP="00DA2343">
            <w:pPr>
              <w:jc w:val="center"/>
              <w:rPr>
                <w:rFonts w:eastAsia="Times New Roman" w:cs="Times New Roman"/>
                <w:b/>
                <w:bCs/>
                <w:sz w:val="20"/>
                <w:szCs w:val="20"/>
              </w:rPr>
            </w:pPr>
            <w:r>
              <w:rPr>
                <w:rFonts w:cs="Calibri"/>
                <w:sz w:val="20"/>
                <w:szCs w:val="20"/>
              </w:rPr>
              <w:t>31.8</w:t>
            </w:r>
          </w:p>
        </w:tc>
        <w:tc>
          <w:tcPr>
            <w:tcW w:w="618" w:type="dxa"/>
            <w:tcBorders>
              <w:top w:val="single" w:sz="4" w:space="0" w:color="auto"/>
              <w:left w:val="nil"/>
              <w:bottom w:val="single" w:sz="4" w:space="0" w:color="auto"/>
              <w:right w:val="nil"/>
            </w:tcBorders>
            <w:shd w:val="clear" w:color="auto" w:fill="D9D9D9"/>
            <w:vAlign w:val="center"/>
            <w:hideMark/>
          </w:tcPr>
          <w:p w14:paraId="0ACEAC14"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35AC3556" w14:textId="77777777" w:rsidR="00984D53" w:rsidRDefault="00984D53" w:rsidP="00DA2343">
            <w:pPr>
              <w:jc w:val="center"/>
              <w:rPr>
                <w:rFonts w:eastAsia="Times New Roman" w:cs="Times New Roman"/>
                <w:b/>
                <w:bCs/>
                <w:sz w:val="20"/>
                <w:szCs w:val="20"/>
              </w:rPr>
            </w:pPr>
            <w:r>
              <w:rPr>
                <w:rFonts w:cs="Calibri"/>
                <w:sz w:val="20"/>
                <w:szCs w:val="20"/>
              </w:rPr>
              <w:t>185</w:t>
            </w:r>
          </w:p>
        </w:tc>
      </w:tr>
      <w:tr w:rsidR="00984D53" w14:paraId="4F78E643" w14:textId="77777777" w:rsidTr="00DA2343">
        <w:trPr>
          <w:jc w:val="center"/>
        </w:trPr>
        <w:tc>
          <w:tcPr>
            <w:tcW w:w="3150" w:type="dxa"/>
            <w:tcBorders>
              <w:top w:val="single" w:sz="4" w:space="0" w:color="auto"/>
              <w:left w:val="nil"/>
              <w:bottom w:val="single" w:sz="4" w:space="0" w:color="auto"/>
              <w:right w:val="nil"/>
            </w:tcBorders>
            <w:shd w:val="clear" w:color="auto" w:fill="DBE5F1"/>
            <w:vAlign w:val="center"/>
            <w:hideMark/>
          </w:tcPr>
          <w:p w14:paraId="167DEC6F" w14:textId="77777777" w:rsidR="00984D53" w:rsidRDefault="00984D53" w:rsidP="00DA2343">
            <w:pPr>
              <w:rPr>
                <w:rFonts w:eastAsia="Times New Roman" w:cs="Times New Roman"/>
                <w:b/>
                <w:bCs/>
                <w:sz w:val="20"/>
                <w:szCs w:val="20"/>
              </w:rPr>
            </w:pPr>
            <w:r>
              <w:rPr>
                <w:rFonts w:eastAsia="Times New Roman" w:cs="Times New Roman"/>
                <w:b/>
                <w:bCs/>
                <w:sz w:val="20"/>
                <w:szCs w:val="20"/>
              </w:rPr>
              <w:t>Poverty status</w:t>
            </w:r>
          </w:p>
        </w:tc>
        <w:tc>
          <w:tcPr>
            <w:tcW w:w="1480" w:type="dxa"/>
            <w:tcBorders>
              <w:top w:val="single" w:sz="4" w:space="0" w:color="auto"/>
              <w:left w:val="nil"/>
              <w:bottom w:val="single" w:sz="4" w:space="0" w:color="auto"/>
              <w:right w:val="nil"/>
            </w:tcBorders>
            <w:shd w:val="clear" w:color="auto" w:fill="DBE5F1"/>
            <w:vAlign w:val="center"/>
            <w:hideMark/>
          </w:tcPr>
          <w:p w14:paraId="77E42727"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5F1"/>
            <w:vAlign w:val="center"/>
            <w:hideMark/>
          </w:tcPr>
          <w:p w14:paraId="06BEF24A" w14:textId="77777777" w:rsidR="00984D53" w:rsidRPr="002F2984" w:rsidRDefault="00984D53" w:rsidP="00DA2343">
            <w:pPr>
              <w:jc w:val="center"/>
              <w:rPr>
                <w:rFonts w:eastAsia="Times New Roman" w:cs="Times New Roman"/>
                <w:sz w:val="20"/>
                <w:szCs w:val="20"/>
              </w:rPr>
            </w:pPr>
            <w:r w:rsidRPr="002F2984">
              <w:rPr>
                <w:noProof/>
              </w:rPr>
              <mc:AlternateContent>
                <mc:Choice Requires="wps">
                  <w:drawing>
                    <wp:anchor distT="0" distB="0" distL="114300" distR="114300" simplePos="0" relativeHeight="251587584" behindDoc="0" locked="0" layoutInCell="1" allowOverlap="1" wp14:anchorId="056CF033" wp14:editId="3F47799E">
                      <wp:simplePos x="0" y="0"/>
                      <wp:positionH relativeFrom="column">
                        <wp:posOffset>-108585</wp:posOffset>
                      </wp:positionH>
                      <wp:positionV relativeFrom="paragraph">
                        <wp:posOffset>-10160</wp:posOffset>
                      </wp:positionV>
                      <wp:extent cx="445770" cy="153035"/>
                      <wp:effectExtent l="0" t="0" r="11430" b="18415"/>
                      <wp:wrapNone/>
                      <wp:docPr id="172" name="Oval 172"/>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BA65B6" id="Oval 172" o:spid="_x0000_s1026" style="position:absolute;margin-left:-8.55pt;margin-top:-.8pt;width:35.1pt;height:12.0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" filled="f" strokecolor="red" strokeweight="1.5pt"/>
                  </w:pict>
                </mc:Fallback>
              </mc:AlternateContent>
            </w:r>
            <w:r w:rsidRPr="002F2984">
              <w:rPr>
                <w:rFonts w:eastAsia="Times New Roman" w:cs="Times New Roman"/>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6661C2BE"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614482E2" w14:textId="77777777" w:rsidTr="00DA2343">
        <w:trPr>
          <w:jc w:val="center"/>
        </w:trPr>
        <w:tc>
          <w:tcPr>
            <w:tcW w:w="3150" w:type="dxa"/>
            <w:tcBorders>
              <w:top w:val="single" w:sz="4" w:space="0" w:color="auto"/>
              <w:left w:val="nil"/>
              <w:bottom w:val="single" w:sz="4" w:space="0" w:color="auto"/>
              <w:right w:val="nil"/>
            </w:tcBorders>
            <w:vAlign w:val="center"/>
            <w:hideMark/>
          </w:tcPr>
          <w:p w14:paraId="6C26801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Poor</w:t>
            </w:r>
          </w:p>
        </w:tc>
        <w:tc>
          <w:tcPr>
            <w:tcW w:w="1480" w:type="dxa"/>
            <w:tcBorders>
              <w:top w:val="single" w:sz="4" w:space="0" w:color="auto"/>
              <w:left w:val="nil"/>
              <w:bottom w:val="single" w:sz="4" w:space="0" w:color="auto"/>
              <w:right w:val="nil"/>
            </w:tcBorders>
            <w:vAlign w:val="center"/>
            <w:hideMark/>
          </w:tcPr>
          <w:p w14:paraId="1C0DC855" w14:textId="77777777" w:rsidR="00984D53" w:rsidRDefault="00984D53" w:rsidP="00DA2343">
            <w:pPr>
              <w:jc w:val="center"/>
              <w:rPr>
                <w:rFonts w:eastAsia="Times New Roman" w:cs="Times New Roman"/>
                <w:b/>
                <w:bCs/>
                <w:sz w:val="20"/>
                <w:szCs w:val="20"/>
              </w:rPr>
            </w:pPr>
            <w:r>
              <w:rPr>
                <w:rFonts w:cs="Calibri"/>
                <w:sz w:val="20"/>
                <w:szCs w:val="20"/>
              </w:rPr>
              <w:t>33.4</w:t>
            </w:r>
          </w:p>
        </w:tc>
        <w:tc>
          <w:tcPr>
            <w:tcW w:w="618" w:type="dxa"/>
            <w:tcBorders>
              <w:top w:val="single" w:sz="4" w:space="0" w:color="auto"/>
              <w:left w:val="nil"/>
              <w:bottom w:val="single" w:sz="4" w:space="0" w:color="auto"/>
              <w:right w:val="nil"/>
            </w:tcBorders>
            <w:shd w:val="clear" w:color="auto" w:fill="D9D9D9"/>
            <w:noWrap/>
            <w:vAlign w:val="center"/>
            <w:hideMark/>
          </w:tcPr>
          <w:p w14:paraId="57CB18A7"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noWrap/>
            <w:vAlign w:val="center"/>
            <w:hideMark/>
          </w:tcPr>
          <w:p w14:paraId="257DAC37" w14:textId="77777777" w:rsidR="00984D53" w:rsidRDefault="00984D53" w:rsidP="00DA2343">
            <w:pPr>
              <w:jc w:val="center"/>
              <w:rPr>
                <w:rFonts w:eastAsia="Times New Roman" w:cs="Times New Roman"/>
                <w:b/>
                <w:bCs/>
                <w:sz w:val="20"/>
                <w:szCs w:val="20"/>
              </w:rPr>
            </w:pPr>
            <w:r>
              <w:rPr>
                <w:rFonts w:cs="Calibri"/>
                <w:sz w:val="20"/>
                <w:szCs w:val="20"/>
              </w:rPr>
              <w:t>428</w:t>
            </w:r>
          </w:p>
        </w:tc>
      </w:tr>
      <w:tr w:rsidR="00984D53" w14:paraId="26DBF591" w14:textId="77777777" w:rsidTr="00DA2343">
        <w:trPr>
          <w:jc w:val="center"/>
        </w:trPr>
        <w:tc>
          <w:tcPr>
            <w:tcW w:w="3150" w:type="dxa"/>
            <w:tcBorders>
              <w:top w:val="single" w:sz="4" w:space="0" w:color="auto"/>
              <w:left w:val="nil"/>
              <w:bottom w:val="single" w:sz="4" w:space="0" w:color="auto"/>
              <w:right w:val="nil"/>
            </w:tcBorders>
            <w:vAlign w:val="center"/>
            <w:hideMark/>
          </w:tcPr>
          <w:p w14:paraId="1C5E0E3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Non-poor</w:t>
            </w:r>
          </w:p>
        </w:tc>
        <w:tc>
          <w:tcPr>
            <w:tcW w:w="1480" w:type="dxa"/>
            <w:tcBorders>
              <w:top w:val="single" w:sz="4" w:space="0" w:color="auto"/>
              <w:left w:val="nil"/>
              <w:bottom w:val="single" w:sz="4" w:space="0" w:color="auto"/>
              <w:right w:val="nil"/>
            </w:tcBorders>
            <w:vAlign w:val="center"/>
            <w:hideMark/>
          </w:tcPr>
          <w:p w14:paraId="5F532B77" w14:textId="77777777" w:rsidR="00984D53" w:rsidRDefault="00984D53" w:rsidP="00DA2343">
            <w:pPr>
              <w:jc w:val="center"/>
              <w:rPr>
                <w:rFonts w:eastAsia="Times New Roman" w:cs="Times New Roman"/>
                <w:b/>
                <w:bCs/>
                <w:sz w:val="20"/>
                <w:szCs w:val="20"/>
              </w:rPr>
            </w:pPr>
            <w:r>
              <w:rPr>
                <w:rFonts w:cs="Calibri"/>
                <w:sz w:val="20"/>
                <w:szCs w:val="20"/>
              </w:rPr>
              <w:t>40.2</w:t>
            </w:r>
          </w:p>
        </w:tc>
        <w:tc>
          <w:tcPr>
            <w:tcW w:w="618" w:type="dxa"/>
            <w:tcBorders>
              <w:top w:val="single" w:sz="4" w:space="0" w:color="auto"/>
              <w:left w:val="nil"/>
              <w:bottom w:val="single" w:sz="4" w:space="0" w:color="auto"/>
              <w:right w:val="nil"/>
            </w:tcBorders>
            <w:shd w:val="clear" w:color="auto" w:fill="D9D9D9"/>
            <w:noWrap/>
            <w:vAlign w:val="center"/>
            <w:hideMark/>
          </w:tcPr>
          <w:p w14:paraId="14B760E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noWrap/>
            <w:vAlign w:val="center"/>
            <w:hideMark/>
          </w:tcPr>
          <w:p w14:paraId="5A0C59C0" w14:textId="77777777" w:rsidR="00984D53" w:rsidRDefault="00984D53" w:rsidP="00DA2343">
            <w:pPr>
              <w:jc w:val="center"/>
              <w:rPr>
                <w:rFonts w:eastAsia="Times New Roman" w:cs="Times New Roman"/>
                <w:b/>
                <w:bCs/>
                <w:sz w:val="20"/>
                <w:szCs w:val="20"/>
              </w:rPr>
            </w:pPr>
            <w:r>
              <w:rPr>
                <w:rFonts w:cs="Calibri"/>
                <w:sz w:val="20"/>
                <w:szCs w:val="20"/>
              </w:rPr>
              <w:t>497</w:t>
            </w:r>
          </w:p>
        </w:tc>
      </w:tr>
      <w:tr w:rsidR="00984D53" w14:paraId="216FAE95" w14:textId="77777777" w:rsidTr="00DA2343">
        <w:trPr>
          <w:jc w:val="center"/>
        </w:trPr>
        <w:tc>
          <w:tcPr>
            <w:tcW w:w="3150" w:type="dxa"/>
            <w:tcBorders>
              <w:top w:val="single" w:sz="4" w:space="0" w:color="auto"/>
              <w:left w:val="nil"/>
              <w:bottom w:val="single" w:sz="4" w:space="0" w:color="auto"/>
              <w:right w:val="nil"/>
            </w:tcBorders>
            <w:shd w:val="clear" w:color="auto" w:fill="DBE7F3"/>
            <w:noWrap/>
            <w:vAlign w:val="center"/>
            <w:hideMark/>
          </w:tcPr>
          <w:p w14:paraId="5F6874D8" w14:textId="77777777" w:rsidR="00984D53" w:rsidRDefault="00984D53" w:rsidP="00DA2343">
            <w:pPr>
              <w:rPr>
                <w:rFonts w:eastAsia="Times New Roman" w:cs="Times New Roman"/>
                <w:b/>
                <w:bCs/>
                <w:sz w:val="20"/>
                <w:szCs w:val="20"/>
              </w:rPr>
            </w:pPr>
            <w:r>
              <w:rPr>
                <w:rFonts w:eastAsia="Times New Roman" w:cs="Times New Roman"/>
                <w:b/>
                <w:bCs/>
                <w:sz w:val="20"/>
                <w:szCs w:val="20"/>
              </w:rPr>
              <w:t>Shock exposure index</w:t>
            </w:r>
          </w:p>
        </w:tc>
        <w:tc>
          <w:tcPr>
            <w:tcW w:w="1480" w:type="dxa"/>
            <w:tcBorders>
              <w:top w:val="single" w:sz="4" w:space="0" w:color="auto"/>
              <w:left w:val="nil"/>
              <w:bottom w:val="single" w:sz="4" w:space="0" w:color="auto"/>
              <w:right w:val="nil"/>
            </w:tcBorders>
            <w:shd w:val="clear" w:color="auto" w:fill="DBE7F3"/>
            <w:vAlign w:val="center"/>
            <w:hideMark/>
          </w:tcPr>
          <w:p w14:paraId="45577303"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46E40D2F" w14:textId="77777777" w:rsidR="00984D53" w:rsidRDefault="00984D53" w:rsidP="00DA2343">
            <w:pPr>
              <w:jc w:val="center"/>
              <w:rPr>
                <w:rFonts w:eastAsia="Times New Roman" w:cs="Times New Roman"/>
                <w:b/>
                <w:bCs/>
                <w:sz w:val="20"/>
                <w:szCs w:val="20"/>
              </w:rPr>
            </w:pPr>
            <w:r>
              <w:rPr>
                <w:rFonts w:cs="Calibri"/>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35DAAEC6"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3E4976DA"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54895D0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Did not experience any shocks</w:t>
            </w:r>
          </w:p>
        </w:tc>
        <w:tc>
          <w:tcPr>
            <w:tcW w:w="1480" w:type="dxa"/>
            <w:tcBorders>
              <w:top w:val="single" w:sz="4" w:space="0" w:color="auto"/>
              <w:left w:val="nil"/>
              <w:bottom w:val="single" w:sz="4" w:space="0" w:color="auto"/>
              <w:right w:val="nil"/>
            </w:tcBorders>
            <w:vAlign w:val="center"/>
            <w:hideMark/>
          </w:tcPr>
          <w:p w14:paraId="34C19ECB" w14:textId="77777777" w:rsidR="00984D53" w:rsidRDefault="00984D53" w:rsidP="00DA2343">
            <w:pPr>
              <w:jc w:val="center"/>
              <w:rPr>
                <w:rFonts w:eastAsia="Times New Roman" w:cs="Times New Roman"/>
                <w:b/>
                <w:bCs/>
                <w:sz w:val="20"/>
                <w:szCs w:val="20"/>
              </w:rPr>
            </w:pPr>
            <w:r>
              <w:rPr>
                <w:rFonts w:cs="Calibri"/>
                <w:sz w:val="20"/>
                <w:szCs w:val="20"/>
              </w:rPr>
              <w:t>n/a</w:t>
            </w:r>
          </w:p>
        </w:tc>
        <w:tc>
          <w:tcPr>
            <w:tcW w:w="618" w:type="dxa"/>
            <w:tcBorders>
              <w:top w:val="single" w:sz="4" w:space="0" w:color="auto"/>
              <w:left w:val="nil"/>
              <w:bottom w:val="single" w:sz="4" w:space="0" w:color="auto"/>
              <w:right w:val="nil"/>
            </w:tcBorders>
            <w:shd w:val="clear" w:color="auto" w:fill="D9D9D9"/>
            <w:vAlign w:val="center"/>
            <w:hideMark/>
          </w:tcPr>
          <w:p w14:paraId="02F5AAC4"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25A4CC97" w14:textId="77777777" w:rsidR="00984D53" w:rsidRDefault="00984D53" w:rsidP="00DA2343">
            <w:pPr>
              <w:jc w:val="center"/>
              <w:rPr>
                <w:rFonts w:eastAsia="Times New Roman" w:cs="Times New Roman"/>
                <w:b/>
                <w:bCs/>
                <w:sz w:val="20"/>
                <w:szCs w:val="20"/>
              </w:rPr>
            </w:pPr>
            <w:r>
              <w:rPr>
                <w:rFonts w:cs="Calibri"/>
                <w:sz w:val="20"/>
                <w:szCs w:val="20"/>
              </w:rPr>
              <w:t>n/a</w:t>
            </w:r>
          </w:p>
        </w:tc>
      </w:tr>
      <w:tr w:rsidR="00984D53" w14:paraId="72462294"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23616A4E"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Low</w:t>
            </w:r>
          </w:p>
        </w:tc>
        <w:tc>
          <w:tcPr>
            <w:tcW w:w="1480" w:type="dxa"/>
            <w:tcBorders>
              <w:top w:val="single" w:sz="4" w:space="0" w:color="auto"/>
              <w:left w:val="nil"/>
              <w:bottom w:val="single" w:sz="4" w:space="0" w:color="auto"/>
              <w:right w:val="nil"/>
            </w:tcBorders>
            <w:vAlign w:val="center"/>
            <w:hideMark/>
          </w:tcPr>
          <w:p w14:paraId="6B37F565" w14:textId="77777777" w:rsidR="00984D53" w:rsidRDefault="00984D53" w:rsidP="00DA2343">
            <w:pPr>
              <w:jc w:val="center"/>
              <w:rPr>
                <w:rFonts w:eastAsia="Times New Roman" w:cs="Times New Roman"/>
                <w:b/>
                <w:bCs/>
                <w:sz w:val="20"/>
                <w:szCs w:val="20"/>
              </w:rPr>
            </w:pPr>
            <w:r>
              <w:rPr>
                <w:rFonts w:cs="Calibri"/>
                <w:sz w:val="20"/>
                <w:szCs w:val="20"/>
              </w:rPr>
              <w:t>39.1</w:t>
            </w:r>
          </w:p>
        </w:tc>
        <w:tc>
          <w:tcPr>
            <w:tcW w:w="618" w:type="dxa"/>
            <w:tcBorders>
              <w:top w:val="single" w:sz="4" w:space="0" w:color="auto"/>
              <w:left w:val="nil"/>
              <w:bottom w:val="single" w:sz="4" w:space="0" w:color="auto"/>
              <w:right w:val="nil"/>
            </w:tcBorders>
            <w:shd w:val="clear" w:color="auto" w:fill="D9D9D9"/>
            <w:vAlign w:val="center"/>
            <w:hideMark/>
          </w:tcPr>
          <w:p w14:paraId="5CCE1355"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68C89698" w14:textId="77777777" w:rsidR="00984D53" w:rsidRDefault="00984D53" w:rsidP="00DA2343">
            <w:pPr>
              <w:jc w:val="center"/>
              <w:rPr>
                <w:rFonts w:eastAsia="Times New Roman" w:cs="Times New Roman"/>
                <w:b/>
                <w:bCs/>
                <w:sz w:val="20"/>
                <w:szCs w:val="20"/>
              </w:rPr>
            </w:pPr>
            <w:r>
              <w:rPr>
                <w:rFonts w:cs="Calibri"/>
                <w:sz w:val="20"/>
                <w:szCs w:val="20"/>
              </w:rPr>
              <w:t>331</w:t>
            </w:r>
          </w:p>
        </w:tc>
      </w:tr>
      <w:tr w:rsidR="00984D53" w14:paraId="605A52B2"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7A96E0C"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Moderate</w:t>
            </w:r>
          </w:p>
        </w:tc>
        <w:tc>
          <w:tcPr>
            <w:tcW w:w="1480" w:type="dxa"/>
            <w:tcBorders>
              <w:top w:val="single" w:sz="4" w:space="0" w:color="auto"/>
              <w:left w:val="nil"/>
              <w:bottom w:val="single" w:sz="4" w:space="0" w:color="auto"/>
              <w:right w:val="nil"/>
            </w:tcBorders>
            <w:vAlign w:val="center"/>
            <w:hideMark/>
          </w:tcPr>
          <w:p w14:paraId="09EF7397" w14:textId="77777777" w:rsidR="00984D53" w:rsidRDefault="00984D53" w:rsidP="00DA2343">
            <w:pPr>
              <w:jc w:val="center"/>
              <w:rPr>
                <w:rFonts w:eastAsia="Times New Roman" w:cs="Times New Roman"/>
                <w:b/>
                <w:bCs/>
                <w:sz w:val="20"/>
                <w:szCs w:val="20"/>
              </w:rPr>
            </w:pPr>
            <w:r>
              <w:rPr>
                <w:rFonts w:cs="Calibri"/>
                <w:sz w:val="20"/>
                <w:szCs w:val="20"/>
              </w:rPr>
              <w:t>34.5</w:t>
            </w:r>
          </w:p>
        </w:tc>
        <w:tc>
          <w:tcPr>
            <w:tcW w:w="618" w:type="dxa"/>
            <w:tcBorders>
              <w:top w:val="single" w:sz="4" w:space="0" w:color="auto"/>
              <w:left w:val="nil"/>
              <w:bottom w:val="single" w:sz="4" w:space="0" w:color="auto"/>
              <w:right w:val="nil"/>
            </w:tcBorders>
            <w:shd w:val="clear" w:color="auto" w:fill="D9D9D9"/>
            <w:vAlign w:val="center"/>
            <w:hideMark/>
          </w:tcPr>
          <w:p w14:paraId="4232284B"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1940A72E" w14:textId="77777777" w:rsidR="00984D53" w:rsidRDefault="00984D53" w:rsidP="00DA2343">
            <w:pPr>
              <w:jc w:val="center"/>
              <w:rPr>
                <w:rFonts w:eastAsia="Times New Roman" w:cs="Times New Roman"/>
                <w:b/>
                <w:bCs/>
                <w:sz w:val="20"/>
                <w:szCs w:val="20"/>
              </w:rPr>
            </w:pPr>
            <w:r>
              <w:rPr>
                <w:rFonts w:cs="Calibri"/>
                <w:sz w:val="20"/>
                <w:szCs w:val="20"/>
              </w:rPr>
              <w:t>283</w:t>
            </w:r>
          </w:p>
        </w:tc>
      </w:tr>
      <w:tr w:rsidR="00984D53" w14:paraId="3F938213"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4235F58"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High</w:t>
            </w:r>
          </w:p>
        </w:tc>
        <w:tc>
          <w:tcPr>
            <w:tcW w:w="1480" w:type="dxa"/>
            <w:tcBorders>
              <w:top w:val="single" w:sz="4" w:space="0" w:color="auto"/>
              <w:left w:val="nil"/>
              <w:bottom w:val="single" w:sz="4" w:space="0" w:color="auto"/>
              <w:right w:val="nil"/>
            </w:tcBorders>
            <w:vAlign w:val="center"/>
            <w:hideMark/>
          </w:tcPr>
          <w:p w14:paraId="5C0D5CED" w14:textId="77777777" w:rsidR="00984D53" w:rsidRDefault="00984D53" w:rsidP="00DA2343">
            <w:pPr>
              <w:jc w:val="center"/>
              <w:rPr>
                <w:rFonts w:eastAsia="Times New Roman" w:cs="Times New Roman"/>
                <w:b/>
                <w:bCs/>
                <w:sz w:val="20"/>
                <w:szCs w:val="20"/>
              </w:rPr>
            </w:pPr>
            <w:r>
              <w:rPr>
                <w:rFonts w:cs="Calibri"/>
                <w:sz w:val="20"/>
                <w:szCs w:val="20"/>
              </w:rPr>
              <w:t>37.6</w:t>
            </w:r>
          </w:p>
        </w:tc>
        <w:tc>
          <w:tcPr>
            <w:tcW w:w="618" w:type="dxa"/>
            <w:tcBorders>
              <w:top w:val="single" w:sz="4" w:space="0" w:color="auto"/>
              <w:left w:val="nil"/>
              <w:bottom w:val="single" w:sz="4" w:space="0" w:color="auto"/>
              <w:right w:val="nil"/>
            </w:tcBorders>
            <w:shd w:val="clear" w:color="auto" w:fill="D9D9D9"/>
            <w:vAlign w:val="center"/>
            <w:hideMark/>
          </w:tcPr>
          <w:p w14:paraId="07B2E584"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751B9E44" w14:textId="77777777" w:rsidR="00984D53" w:rsidRDefault="00984D53" w:rsidP="00DA2343">
            <w:pPr>
              <w:jc w:val="center"/>
              <w:rPr>
                <w:rFonts w:eastAsia="Times New Roman" w:cs="Times New Roman"/>
                <w:b/>
                <w:bCs/>
                <w:sz w:val="20"/>
                <w:szCs w:val="20"/>
              </w:rPr>
            </w:pPr>
            <w:r w:rsidRPr="007D2A44">
              <w:rPr>
                <w:noProof/>
                <w:sz w:val="20"/>
                <w:szCs w:val="20"/>
              </w:rPr>
              <mc:AlternateContent>
                <mc:Choice Requires="wps">
                  <w:drawing>
                    <wp:anchor distT="0" distB="0" distL="114300" distR="114300" simplePos="0" relativeHeight="251618304" behindDoc="0" locked="0" layoutInCell="1" allowOverlap="1" wp14:anchorId="3411845D" wp14:editId="1F0FB5D5">
                      <wp:simplePos x="0" y="0"/>
                      <wp:positionH relativeFrom="column">
                        <wp:posOffset>455930</wp:posOffset>
                      </wp:positionH>
                      <wp:positionV relativeFrom="paragraph">
                        <wp:posOffset>95885</wp:posOffset>
                      </wp:positionV>
                      <wp:extent cx="255905" cy="36576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255905" cy="365760"/>
                              </a:xfrm>
                              <a:prstGeom prst="rect">
                                <a:avLst/>
                              </a:prstGeom>
                              <a:noFill/>
                              <a:ln w="6350">
                                <a:noFill/>
                              </a:ln>
                            </wps:spPr>
                            <wps:txbx>
                              <w:txbxContent>
                                <w:p w14:paraId="53A86902" w14:textId="77777777" w:rsidR="00984D53" w:rsidRPr="008E4288" w:rsidRDefault="00984D53" w:rsidP="00984D53">
                                  <w:pPr>
                                    <w:rPr>
                                      <w:b/>
                                      <w:bCs/>
                                      <w:color w:val="F79646" w:themeColor="accent6"/>
                                      <w:sz w:val="44"/>
                                      <w:szCs w:val="44"/>
                                    </w:rPr>
                                  </w:pPr>
                                  <w:r w:rsidRPr="008E4288">
                                    <w:rPr>
                                      <w:b/>
                                      <w:bCs/>
                                      <w:color w:val="F79646" w:themeColor="accent6"/>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1845D" id="Text Box 181" o:spid="_x0000_s1032" type="#_x0000_t202" style="position:absolute;left:0;text-align:left;margin-left:35.9pt;margin-top:7.55pt;width:20.15pt;height:28.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2MQ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" filled="f" stroked="f" strokeweight=".5pt">
                      <v:textbox>
                        <w:txbxContent>
                          <w:p w14:paraId="53A86902" w14:textId="77777777" w:rsidR="00984D53" w:rsidRPr="008E4288" w:rsidRDefault="00984D53" w:rsidP="00984D53">
                            <w:pPr>
                              <w:rPr>
                                <w:b/>
                                <w:bCs/>
                                <w:color w:val="F79646" w:themeColor="accent6"/>
                                <w:sz w:val="44"/>
                                <w:szCs w:val="44"/>
                              </w:rPr>
                            </w:pPr>
                            <w:r w:rsidRPr="008E4288">
                              <w:rPr>
                                <w:b/>
                                <w:bCs/>
                                <w:color w:val="F79646" w:themeColor="accent6"/>
                                <w:sz w:val="44"/>
                                <w:szCs w:val="44"/>
                              </w:rPr>
                              <w:t>1</w:t>
                            </w:r>
                          </w:p>
                        </w:txbxContent>
                      </v:textbox>
                    </v:shape>
                  </w:pict>
                </mc:Fallback>
              </mc:AlternateContent>
            </w:r>
            <w:r>
              <w:rPr>
                <w:rFonts w:cs="Calibri"/>
                <w:sz w:val="20"/>
                <w:szCs w:val="20"/>
              </w:rPr>
              <w:t>311</w:t>
            </w:r>
          </w:p>
        </w:tc>
      </w:tr>
    </w:tbl>
    <w:p w14:paraId="18F1F7FC" w14:textId="77777777" w:rsidR="00984D53" w:rsidRDefault="00984D53" w:rsidP="00984D53">
      <w:pPr>
        <w:pStyle w:val="L1-FlLSp12"/>
        <w:ind w:left="1350" w:right="1080" w:hanging="54"/>
        <w:contextualSpacing/>
        <w:rPr>
          <w:sz w:val="16"/>
          <w:szCs w:val="16"/>
        </w:rPr>
      </w:pPr>
      <w:r>
        <w:rPr>
          <w:noProof/>
        </w:rPr>
        <mc:AlternateContent>
          <mc:Choice Requires="wps">
            <w:drawing>
              <wp:anchor distT="0" distB="0" distL="114300" distR="114300" simplePos="0" relativeHeight="251612160" behindDoc="1" locked="0" layoutInCell="1" allowOverlap="1" wp14:anchorId="38BF823F" wp14:editId="25F48ADF">
                <wp:simplePos x="0" y="0"/>
                <wp:positionH relativeFrom="column">
                  <wp:posOffset>800735</wp:posOffset>
                </wp:positionH>
                <wp:positionV relativeFrom="paragraph">
                  <wp:posOffset>1905</wp:posOffset>
                </wp:positionV>
                <wp:extent cx="4315968" cy="1737360"/>
                <wp:effectExtent l="0" t="0" r="8890" b="0"/>
                <wp:wrapNone/>
                <wp:docPr id="171" name="Rectangle 171"/>
                <wp:cNvGraphicFramePr/>
                <a:graphic xmlns:a="http://schemas.openxmlformats.org/drawingml/2006/main">
                  <a:graphicData uri="http://schemas.microsoft.com/office/word/2010/wordprocessingShape">
                    <wps:wsp>
                      <wps:cNvSpPr/>
                      <wps:spPr>
                        <a:xfrm>
                          <a:off x="0" y="0"/>
                          <a:ext cx="4315968" cy="1737360"/>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4EA50" id="Rectangle 171" o:spid="_x0000_s1026" style="position:absolute;margin-left:63.05pt;margin-top:.15pt;width:339.85pt;height:136.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" fillcolor="#fde9d9 [665]" stroked="f" strokeweight="2pt"/>
            </w:pict>
          </mc:Fallback>
        </mc:AlternateContent>
      </w:r>
      <w:r>
        <w:rPr>
          <w:sz w:val="16"/>
          <w:szCs w:val="16"/>
        </w:rPr>
        <w:t>^ Results not statistically reliable, n&lt;30  </w:t>
      </w:r>
    </w:p>
    <w:p w14:paraId="15C3334D" w14:textId="77777777" w:rsidR="00984D53" w:rsidRDefault="00984D53" w:rsidP="00984D53">
      <w:pPr>
        <w:pStyle w:val="L1-FlLSp12"/>
        <w:ind w:left="1350" w:right="1080" w:hanging="54"/>
        <w:contextualSpacing/>
        <w:rPr>
          <w:sz w:val="16"/>
          <w:szCs w:val="16"/>
        </w:rPr>
      </w:pPr>
      <w:r>
        <w:rPr>
          <w:sz w:val="16"/>
          <w:szCs w:val="16"/>
        </w:rPr>
        <w:t>n/a=not applicable</w:t>
      </w:r>
    </w:p>
    <w:p w14:paraId="7C93BFA6" w14:textId="77777777" w:rsidR="00984D53" w:rsidRDefault="00984D53" w:rsidP="00984D53">
      <w:pPr>
        <w:pStyle w:val="L1-FlLSp12"/>
        <w:ind w:left="1350" w:right="1080" w:hanging="54"/>
        <w:contextualSpacing/>
        <w:rPr>
          <w:sz w:val="16"/>
          <w:szCs w:val="16"/>
        </w:rPr>
      </w:pPr>
      <w:r>
        <w:rPr>
          <w:sz w:val="16"/>
          <w:szCs w:val="16"/>
          <w:vertAlign w:val="superscript"/>
        </w:rPr>
        <w:t>a</w:t>
      </w:r>
      <w:r>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p>
    <w:p w14:paraId="4B2C49BA" w14:textId="77777777" w:rsidR="00984D53" w:rsidRDefault="00984D53" w:rsidP="00984D53">
      <w:pPr>
        <w:pStyle w:val="L1-FlLSp12"/>
        <w:ind w:left="1350" w:right="1080" w:hanging="54"/>
        <w:contextualSpacing/>
        <w:rPr>
          <w:sz w:val="16"/>
          <w:szCs w:val="16"/>
        </w:rPr>
      </w:pPr>
      <w:r>
        <w:rPr>
          <w:sz w:val="16"/>
          <w:szCs w:val="16"/>
          <w:vertAlign w:val="superscript"/>
        </w:rPr>
        <w:t>b</w:t>
      </w:r>
      <w:r>
        <w:rPr>
          <w:sz w:val="16"/>
          <w:szCs w:val="16"/>
        </w:rPr>
        <w:t xml:space="preserve"> Records missing information for the disaggregate variables have been excluded from the disaggregated estimates. The unweighted sample size reflects this loss in observations; therefore, the sum of </w:t>
      </w:r>
    </w:p>
    <w:p w14:paraId="7D153950" w14:textId="77777777" w:rsidR="00984D53" w:rsidRDefault="00984D53" w:rsidP="00984D53">
      <w:pPr>
        <w:pStyle w:val="L1-FlLSp12"/>
        <w:ind w:left="1350" w:right="1080" w:hanging="54"/>
        <w:contextualSpacing/>
        <w:rPr>
          <w:sz w:val="16"/>
          <w:szCs w:val="16"/>
        </w:rPr>
      </w:pPr>
      <w:r>
        <w:rPr>
          <w:sz w:val="16"/>
          <w:szCs w:val="16"/>
        </w:rPr>
        <w:t>disaggregate sample sizes may not equal the overall sample size.</w:t>
      </w:r>
      <w:r>
        <w:rPr>
          <w:sz w:val="16"/>
          <w:szCs w:val="16"/>
        </w:rPr>
        <w:tab/>
      </w:r>
    </w:p>
    <w:p w14:paraId="32449C9D" w14:textId="77777777" w:rsidR="00984D53" w:rsidRDefault="00984D53" w:rsidP="00984D53">
      <w:pPr>
        <w:pStyle w:val="L1-FlLSp12"/>
        <w:tabs>
          <w:tab w:val="clear" w:pos="1152"/>
          <w:tab w:val="left" w:pos="1260"/>
        </w:tabs>
        <w:ind w:left="1350" w:right="1350" w:hanging="54"/>
        <w:contextualSpacing/>
        <w:rPr>
          <w:sz w:val="16"/>
          <w:szCs w:val="16"/>
        </w:rPr>
      </w:pPr>
      <w:r>
        <w:rPr>
          <w:sz w:val="16"/>
          <w:szCs w:val="16"/>
          <w:vertAlign w:val="superscript"/>
        </w:rPr>
        <w:t>c</w:t>
      </w:r>
      <w:r>
        <w:rPr>
          <w:sz w:val="16"/>
          <w:szCs w:val="16"/>
        </w:rPr>
        <w:t xml:space="preserve"> Estimates include only households that experienced at least one shock or stressor during the 12 months preceding the Sikasso ZOI Survey. Estimates exclude households that reported that local government will not need to help the community cope with shocks or stressors in the future.</w:t>
      </w:r>
    </w:p>
    <w:p w14:paraId="0D38F1E7" w14:textId="77777777" w:rsidR="00984D53" w:rsidRDefault="00984D53" w:rsidP="00984D53">
      <w:pPr>
        <w:pStyle w:val="L1-FlLSp12"/>
        <w:ind w:left="1350" w:right="1080" w:hanging="54"/>
        <w:contextualSpacing/>
        <w:rPr>
          <w:sz w:val="16"/>
          <w:szCs w:val="16"/>
        </w:rPr>
      </w:pPr>
      <w:r>
        <w:rPr>
          <w:sz w:val="16"/>
          <w:szCs w:val="16"/>
        </w:rPr>
        <w:t>Note: Estimates are based on de jure household members.</w:t>
      </w:r>
    </w:p>
    <w:p w14:paraId="5CA4ED9A" w14:textId="77777777" w:rsidR="00984D53" w:rsidRDefault="00984D53" w:rsidP="00984D53">
      <w:pPr>
        <w:pStyle w:val="L1-FlLSp12"/>
        <w:ind w:left="1296" w:right="1080"/>
        <w:rPr>
          <w:sz w:val="16"/>
          <w:szCs w:val="16"/>
        </w:rPr>
      </w:pPr>
      <w:r>
        <w:rPr>
          <w:sz w:val="16"/>
          <w:szCs w:val="16"/>
        </w:rPr>
        <w:t xml:space="preserve">Source: Feed the Future Mali Sikasso ZOI Survey 2019 </w:t>
      </w:r>
    </w:p>
    <w:p w14:paraId="3E3C201C" w14:textId="77777777" w:rsidR="00984D53" w:rsidRPr="000E4269" w:rsidRDefault="00984D53" w:rsidP="00984D53">
      <w:pPr>
        <w:rPr>
          <w:sz w:val="22"/>
          <w:szCs w:val="22"/>
        </w:rPr>
      </w:pPr>
      <w:r w:rsidRPr="000E4269">
        <w:rPr>
          <w:b/>
          <w:bCs/>
          <w:color w:val="F79646" w:themeColor="accent6"/>
          <w:sz w:val="22"/>
          <w:szCs w:val="22"/>
        </w:rPr>
        <w:lastRenderedPageBreak/>
        <w:t>Step 1:</w:t>
      </w:r>
      <w:r w:rsidRPr="000E4269">
        <w:rPr>
          <w:color w:val="F79646" w:themeColor="accent6"/>
          <w:sz w:val="22"/>
          <w:szCs w:val="22"/>
        </w:rPr>
        <w:t xml:space="preserve"> </w:t>
      </w:r>
      <w:r w:rsidRPr="000E4269">
        <w:rPr>
          <w:sz w:val="22"/>
          <w:szCs w:val="22"/>
        </w:rPr>
        <w:t xml:space="preserve">Read the table title and review the footnotes, highlighted in </w:t>
      </w:r>
      <w:r w:rsidRPr="000E4269">
        <w:rPr>
          <w:sz w:val="22"/>
          <w:szCs w:val="22"/>
          <w:shd w:val="clear" w:color="auto" w:fill="FBD4B4" w:themeFill="accent6" w:themeFillTint="66"/>
        </w:rPr>
        <w:t>orange</w:t>
      </w:r>
      <w:r w:rsidRPr="000E4269">
        <w:rPr>
          <w:sz w:val="22"/>
          <w:szCs w:val="22"/>
        </w:rPr>
        <w:t xml:space="preserve"> in Example1.</w:t>
      </w:r>
      <w:r w:rsidRPr="000E4269">
        <w:rPr>
          <w:rStyle w:val="FootnoteReference"/>
          <w:sz w:val="22"/>
          <w:szCs w:val="22"/>
        </w:rPr>
        <w:footnoteReference w:id="6"/>
      </w:r>
      <w:r w:rsidRPr="000E4269">
        <w:rPr>
          <w:sz w:val="22"/>
          <w:szCs w:val="22"/>
        </w:rPr>
        <w:t xml:space="preserve"> Note the unit of analysis—that is, whether the table refers to households or individuals (e.g., women of reproductive age, children under 5 years of age, maize farmers). In this example, the table presents the percentage of households in the ZOI that believe that the local government will help the community cope with future shocks and stressors, in total and by selected household characteristics. The selected household characteristics (i.e., disaggregates or factors of interest), are identified in Step 2.</w:t>
      </w:r>
    </w:p>
    <w:p w14:paraId="23A8B2FB" w14:textId="77777777" w:rsidR="00984D53" w:rsidRPr="000E4269" w:rsidRDefault="00984D53" w:rsidP="00984D53">
      <w:pPr>
        <w:rPr>
          <w:sz w:val="22"/>
          <w:szCs w:val="22"/>
        </w:rPr>
      </w:pPr>
    </w:p>
    <w:p w14:paraId="19E714BD" w14:textId="77777777" w:rsidR="00984D53" w:rsidRDefault="00984D53" w:rsidP="00984D53">
      <w:pPr>
        <w:rPr>
          <w:sz w:val="22"/>
          <w:szCs w:val="22"/>
        </w:rPr>
      </w:pPr>
      <w:r w:rsidRPr="000E4269">
        <w:rPr>
          <w:b/>
          <w:bCs/>
          <w:color w:val="7030A0"/>
          <w:sz w:val="22"/>
          <w:szCs w:val="22"/>
        </w:rPr>
        <w:t>Step 2:</w:t>
      </w:r>
      <w:r w:rsidRPr="000E4269">
        <w:rPr>
          <w:color w:val="7030A0"/>
          <w:sz w:val="22"/>
          <w:szCs w:val="22"/>
        </w:rPr>
        <w:t xml:space="preserve"> </w:t>
      </w:r>
      <w:r w:rsidRPr="000E4269">
        <w:rPr>
          <w:sz w:val="22"/>
          <w:szCs w:val="22"/>
        </w:rPr>
        <w:t xml:space="preserve">Scan the row headings in the first column, which is highlighted in </w:t>
      </w:r>
      <w:r w:rsidRPr="000E4269">
        <w:rPr>
          <w:sz w:val="22"/>
          <w:szCs w:val="22"/>
          <w:shd w:val="clear" w:color="auto" w:fill="CCCCFF"/>
        </w:rPr>
        <w:t>purple</w:t>
      </w:r>
      <w:r w:rsidRPr="000E4269">
        <w:rPr>
          <w:sz w:val="22"/>
          <w:szCs w:val="22"/>
        </w:rPr>
        <w:t xml:space="preserve"> in Example 1. This “Household characteristic” column indicates that estimates are being presented for all households and by five disaggregates: gendered household type, household education, wealth quintile, poverty status, and shock exposure index.</w:t>
      </w:r>
      <w:r w:rsidRPr="000E4269">
        <w:rPr>
          <w:rStyle w:val="FootnoteReference"/>
          <w:sz w:val="22"/>
          <w:szCs w:val="22"/>
        </w:rPr>
        <w:footnoteReference w:id="7"/>
      </w:r>
      <w:r w:rsidRPr="000E4269">
        <w:rPr>
          <w:sz w:val="22"/>
          <w:szCs w:val="22"/>
        </w:rPr>
        <w:t xml:space="preserve"> What are the household education disaggregate categories? They are: “No education,” “Less than primary 1,” “Completed primary 1,” “Completed primary 2,” and “Completed secondary or higher.”</w:t>
      </w:r>
    </w:p>
    <w:p w14:paraId="51134A0F" w14:textId="77777777" w:rsidR="00984D53" w:rsidRPr="000E4269" w:rsidRDefault="00984D53" w:rsidP="00984D53">
      <w:pPr>
        <w:rPr>
          <w:sz w:val="22"/>
          <w:szCs w:val="22"/>
        </w:rPr>
      </w:pPr>
    </w:p>
    <w:p w14:paraId="6C0D1283" w14:textId="77777777" w:rsidR="00984D53" w:rsidRDefault="00984D53" w:rsidP="00984D53">
      <w:pPr>
        <w:rPr>
          <w:sz w:val="22"/>
          <w:szCs w:val="22"/>
        </w:rPr>
      </w:pPr>
      <w:r w:rsidRPr="000E4269">
        <w:rPr>
          <w:b/>
          <w:bCs/>
          <w:color w:val="9BBB59" w:themeColor="accent3"/>
          <w:sz w:val="22"/>
          <w:szCs w:val="22"/>
        </w:rPr>
        <w:t>Step 3:</w:t>
      </w:r>
      <w:r w:rsidRPr="000E4269">
        <w:rPr>
          <w:color w:val="9BBB59" w:themeColor="accent3"/>
          <w:sz w:val="22"/>
          <w:szCs w:val="22"/>
        </w:rPr>
        <w:t xml:space="preserve"> </w:t>
      </w:r>
      <w:r w:rsidRPr="000E4269">
        <w:rPr>
          <w:sz w:val="22"/>
          <w:szCs w:val="22"/>
        </w:rPr>
        <w:t xml:space="preserve">Scan the columns in </w:t>
      </w:r>
      <w:r w:rsidRPr="000E4269">
        <w:rPr>
          <w:sz w:val="22"/>
          <w:szCs w:val="22"/>
          <w:shd w:val="clear" w:color="auto" w:fill="D6E3BC" w:themeFill="accent3" w:themeFillTint="66"/>
        </w:rPr>
        <w:t>green</w:t>
      </w:r>
      <w:r w:rsidRPr="000E4269">
        <w:rPr>
          <w:sz w:val="22"/>
          <w:szCs w:val="22"/>
        </w:rPr>
        <w:t xml:space="preserve"> that contain data. In Example 1, there are three columns that contain data: (1) “Percent,” which contains sample-weighted estimates that were generated using household weights; (2) “Sig.,” which contains symbols indicating the results of the test of statistical significance assessing the relationship between the disaggregate and the outcome (see footnote “a” and Step 5); and (3) “Number of households,” which contains the unweighted number of sampled households used to calculate the indicator.</w:t>
      </w:r>
      <w:r w:rsidRPr="000E4269">
        <w:rPr>
          <w:rStyle w:val="FootnoteReference"/>
          <w:sz w:val="22"/>
          <w:szCs w:val="22"/>
        </w:rPr>
        <w:footnoteReference w:id="8"/>
      </w:r>
      <w:r w:rsidRPr="000E4269">
        <w:rPr>
          <w:sz w:val="22"/>
          <w:szCs w:val="22"/>
        </w:rPr>
        <w:t xml:space="preserve"> </w:t>
      </w:r>
    </w:p>
    <w:p w14:paraId="4C8C2F77" w14:textId="77777777" w:rsidR="00984D53" w:rsidRPr="000E4269" w:rsidRDefault="00984D53" w:rsidP="00984D53">
      <w:pPr>
        <w:rPr>
          <w:sz w:val="22"/>
          <w:szCs w:val="22"/>
        </w:rPr>
      </w:pPr>
    </w:p>
    <w:p w14:paraId="3905B615" w14:textId="77777777" w:rsidR="00984D53" w:rsidRDefault="00984D53" w:rsidP="00984D53">
      <w:pPr>
        <w:rPr>
          <w:sz w:val="22"/>
          <w:szCs w:val="22"/>
        </w:rPr>
      </w:pPr>
      <w:r w:rsidRPr="000E4269">
        <w:rPr>
          <w:b/>
          <w:bCs/>
          <w:color w:val="4F81BD" w:themeColor="accent1"/>
          <w:sz w:val="22"/>
          <w:szCs w:val="22"/>
        </w:rPr>
        <w:t xml:space="preserve">Step 4: </w:t>
      </w:r>
      <w:bookmarkStart w:id="178" w:name="_Hlk42526851"/>
      <w:r w:rsidRPr="000E4269">
        <w:rPr>
          <w:sz w:val="22"/>
          <w:szCs w:val="22"/>
        </w:rPr>
        <w:t xml:space="preserve">Now that you understand the contents of the table, you can begin to examine the data. </w:t>
      </w:r>
      <w:bookmarkEnd w:id="178"/>
      <w:r w:rsidRPr="000E4269">
        <w:rPr>
          <w:sz w:val="22"/>
          <w:szCs w:val="22"/>
        </w:rPr>
        <w:t xml:space="preserve">Look at the “Percent” and “Number of households” columns. What percentage of all households believe that the local government will help the community cope with future shocks and stressors? Looking at the “Percent” column, we can see that this is 37.2 percent (circled in </w:t>
      </w:r>
      <w:r w:rsidRPr="000E4269">
        <w:rPr>
          <w:sz w:val="22"/>
          <w:szCs w:val="22"/>
          <w:shd w:val="clear" w:color="auto" w:fill="B8CCE4" w:themeFill="accent1" w:themeFillTint="66"/>
        </w:rPr>
        <w:t>blue</w:t>
      </w:r>
      <w:r w:rsidRPr="000E4269">
        <w:rPr>
          <w:sz w:val="22"/>
          <w:szCs w:val="22"/>
        </w:rPr>
        <w:t xml:space="preserve"> in the “All households” row). How many households are included in the calculation of the indicator? Looking at the “Number of households” column, we can see that there are 925 households (also circled in </w:t>
      </w:r>
      <w:r w:rsidRPr="000E4269">
        <w:rPr>
          <w:sz w:val="22"/>
          <w:szCs w:val="22"/>
          <w:shd w:val="clear" w:color="auto" w:fill="B8CCE4" w:themeFill="accent1" w:themeFillTint="66"/>
        </w:rPr>
        <w:t>blue</w:t>
      </w:r>
      <w:r w:rsidRPr="000E4269">
        <w:rPr>
          <w:sz w:val="22"/>
          <w:szCs w:val="22"/>
        </w:rPr>
        <w:t xml:space="preserve"> in the “All households” row). Footnote “c” indicates that this is the total number of households that experienced at least one shock or stressor during the 12 months preceding the survey and includes households that reported, yes, the local government will help, or no, the local government will not help. These estimates exclude households that reported the local government will not need to help the community cope with shocks or stressors in the future. </w:t>
      </w:r>
    </w:p>
    <w:p w14:paraId="2B2712E8" w14:textId="77777777" w:rsidR="00984D53" w:rsidRPr="000E4269" w:rsidRDefault="00984D53" w:rsidP="00984D53">
      <w:pPr>
        <w:rPr>
          <w:sz w:val="22"/>
          <w:szCs w:val="22"/>
        </w:rPr>
      </w:pPr>
    </w:p>
    <w:p w14:paraId="150D0881" w14:textId="77777777" w:rsidR="00984D53" w:rsidRDefault="00984D53" w:rsidP="00984D53">
      <w:pPr>
        <w:rPr>
          <w:sz w:val="22"/>
          <w:szCs w:val="22"/>
        </w:rPr>
      </w:pPr>
      <w:r w:rsidRPr="000E4269">
        <w:rPr>
          <w:sz w:val="22"/>
          <w:szCs w:val="22"/>
        </w:rPr>
        <w:t xml:space="preserve">What percentage of male and female adult households believe that the local government will help the community cope with future shocks and stressors? This is 36.0 percent (circled in </w:t>
      </w:r>
      <w:r w:rsidRPr="000E4269">
        <w:rPr>
          <w:sz w:val="22"/>
          <w:szCs w:val="22"/>
          <w:shd w:val="clear" w:color="auto" w:fill="B8CCE4" w:themeFill="accent1" w:themeFillTint="66"/>
        </w:rPr>
        <w:t>blue</w:t>
      </w:r>
      <w:r w:rsidRPr="000E4269">
        <w:rPr>
          <w:sz w:val="22"/>
          <w:szCs w:val="22"/>
        </w:rPr>
        <w:t xml:space="preserve"> in the “Male and female adults” row under the “Gendered household type” row header). How many male and female </w:t>
      </w:r>
      <w:r w:rsidRPr="000E4269">
        <w:rPr>
          <w:sz w:val="22"/>
          <w:szCs w:val="22"/>
        </w:rPr>
        <w:lastRenderedPageBreak/>
        <w:t xml:space="preserve">adult households are in the sample? There are 888 households (also circled in </w:t>
      </w:r>
      <w:r w:rsidRPr="000E4269">
        <w:rPr>
          <w:sz w:val="22"/>
          <w:szCs w:val="22"/>
          <w:shd w:val="clear" w:color="auto" w:fill="B8CCE4" w:themeFill="accent1" w:themeFillTint="66"/>
        </w:rPr>
        <w:t xml:space="preserve">blue </w:t>
      </w:r>
      <w:r w:rsidRPr="000E4269">
        <w:rPr>
          <w:sz w:val="22"/>
          <w:szCs w:val="22"/>
        </w:rPr>
        <w:t>in the same row). For the gendered household type disaggregate, estimates for female adult only and male adult only households are not shown; instead, carets (^) are displayed. When symbols appear in a table, they are defined in a footnote. The caret (^) means that there are not enough observations to obtain a statistically reliable estimate—that is, the number of observations is fewer than 30, so the estimate is suppressed.</w:t>
      </w:r>
    </w:p>
    <w:p w14:paraId="300BF583" w14:textId="77777777" w:rsidR="00984D53" w:rsidRPr="000E4269" w:rsidRDefault="00984D53" w:rsidP="00984D53">
      <w:pPr>
        <w:rPr>
          <w:sz w:val="22"/>
          <w:szCs w:val="22"/>
        </w:rPr>
      </w:pPr>
    </w:p>
    <w:p w14:paraId="55D6625A" w14:textId="77777777" w:rsidR="00984D53" w:rsidRDefault="00984D53" w:rsidP="00984D53">
      <w:pPr>
        <w:rPr>
          <w:sz w:val="22"/>
          <w:szCs w:val="22"/>
        </w:rPr>
      </w:pPr>
      <w:r w:rsidRPr="000E4269">
        <w:rPr>
          <w:b/>
          <w:bCs/>
          <w:color w:val="FF0000"/>
          <w:sz w:val="22"/>
          <w:szCs w:val="22"/>
        </w:rPr>
        <w:t xml:space="preserve">Step 5: </w:t>
      </w:r>
      <w:r w:rsidRPr="000E4269">
        <w:rPr>
          <w:sz w:val="22"/>
          <w:szCs w:val="22"/>
        </w:rPr>
        <w:t xml:space="preserve">How do we interpret the effects disaggregates have on the outcome—that is, is a result likely due to chance (or sampling error) or some factor of interest? Look at the “Sig.” (statistical significance) column. As noted in Step 3, the “Sig.” column contains symbols indicating the results of the test of statistical significance assessing the relationship between the disaggregates and the outcome or “n/a” if a test of statistical significance could not be performed. A value of “n/s” indicates that the p-value is greater or equal to 0.05; one asterisk (*) indicates that the p-value is less than 0.05 but greater or equal to 0.01; two asterisks (**) indicate that the p-value is less than 0.01 but greater or equal to 0.001; and three asterisks (***) indicate that the p-value is less than 0.001. </w:t>
      </w:r>
    </w:p>
    <w:p w14:paraId="1C8806A4" w14:textId="77777777" w:rsidR="00984D53" w:rsidRPr="000E4269" w:rsidRDefault="00984D53" w:rsidP="00984D53">
      <w:pPr>
        <w:rPr>
          <w:sz w:val="22"/>
          <w:szCs w:val="22"/>
        </w:rPr>
      </w:pPr>
    </w:p>
    <w:p w14:paraId="2973834B" w14:textId="77777777" w:rsidR="00984D53" w:rsidRPr="000E4269" w:rsidRDefault="00984D53" w:rsidP="00984D53">
      <w:pPr>
        <w:pStyle w:val="ListParagraph"/>
        <w:widowControl/>
        <w:numPr>
          <w:ilvl w:val="0"/>
          <w:numId w:val="79"/>
        </w:numPr>
        <w:spacing w:after="160" w:line="256" w:lineRule="auto"/>
        <w:contextualSpacing/>
        <w:rPr>
          <w:sz w:val="22"/>
          <w:szCs w:val="22"/>
        </w:rPr>
      </w:pPr>
      <w:r w:rsidRPr="000E4269">
        <w:rPr>
          <w:sz w:val="22"/>
          <w:szCs w:val="22"/>
        </w:rPr>
        <w:t xml:space="preserve">Does belonging to a particular wealth quintile have an effect on the percentage of households that believe that the local government will help the community cope with future shocks and stressors? No—the “Sig.” column shows “n/s” (not significant, as defined in footnote “a”) circled in </w:t>
      </w:r>
      <w:r w:rsidRPr="000E4269">
        <w:rPr>
          <w:sz w:val="22"/>
          <w:szCs w:val="22"/>
          <w:shd w:val="clear" w:color="auto" w:fill="FFC1C1"/>
        </w:rPr>
        <w:t>red</w:t>
      </w:r>
      <w:r w:rsidRPr="000E4269">
        <w:rPr>
          <w:sz w:val="22"/>
          <w:szCs w:val="22"/>
        </w:rPr>
        <w:t xml:space="preserve"> in the wealth quintile disaggregate header row. This indicates that the p-value for the chi</w:t>
      </w:r>
      <w:r w:rsidRPr="000E4269">
        <w:rPr>
          <w:sz w:val="22"/>
          <w:szCs w:val="22"/>
        </w:rPr>
        <w:noBreakHyphen/>
        <w:t xml:space="preserve">squared test performed to assess the relationship between the binary outcome and the wealth quintile disaggregate is greater than or equal to 0.05, and we can, therefore, say that the results show that wealth quintile does not affect the percentage of households that believe that the local government will help the community cope with future shocks and stressors. In other words, we cannot say that the percentage of households that believe that the local government will help the community cope with future shocks and stressors differs across wealth quintiles; any differences in percentages are likely due to chance or sampling error. </w:t>
      </w:r>
    </w:p>
    <w:p w14:paraId="4F80932F" w14:textId="77777777" w:rsidR="00984D53" w:rsidRPr="000E4269" w:rsidRDefault="00984D53" w:rsidP="00984D53">
      <w:pPr>
        <w:pStyle w:val="ListParagraph"/>
        <w:widowControl/>
        <w:numPr>
          <w:ilvl w:val="0"/>
          <w:numId w:val="79"/>
        </w:numPr>
        <w:spacing w:after="160" w:line="256" w:lineRule="auto"/>
        <w:contextualSpacing/>
        <w:rPr>
          <w:sz w:val="22"/>
          <w:szCs w:val="22"/>
        </w:rPr>
      </w:pPr>
      <w:r w:rsidRPr="000E4269">
        <w:rPr>
          <w:sz w:val="22"/>
          <w:szCs w:val="22"/>
        </w:rPr>
        <w:t xml:space="preserve">Does gendered household type have an effect on the same outcome? In the gendered household type disaggregate header row, the “Sig.” column shows “n/a” circled in </w:t>
      </w:r>
      <w:r w:rsidRPr="000E4269">
        <w:rPr>
          <w:sz w:val="22"/>
          <w:szCs w:val="22"/>
          <w:shd w:val="clear" w:color="auto" w:fill="FFC1C1"/>
        </w:rPr>
        <w:t>red</w:t>
      </w:r>
      <w:r w:rsidRPr="000E4269">
        <w:rPr>
          <w:sz w:val="22"/>
          <w:szCs w:val="22"/>
        </w:rPr>
        <w:t>. Footnote “a” tells us that “n/a” means “not applicable.” The significance is noted as “not applicable” because there is only one category with enough observations to calculate reliable estimates: two of the disaggregate categories have fewer than 30 observations, and one disaggregate category has no observations. A Pearson’s chi-squared test, therefore, could not be performed.</w:t>
      </w:r>
    </w:p>
    <w:p w14:paraId="129B6218" w14:textId="77777777" w:rsidR="00984D53" w:rsidRPr="000E4269" w:rsidRDefault="00984D53" w:rsidP="00984D53">
      <w:pPr>
        <w:rPr>
          <w:sz w:val="22"/>
          <w:szCs w:val="22"/>
        </w:rPr>
      </w:pPr>
      <w:r w:rsidRPr="000E4269">
        <w:rPr>
          <w:b/>
          <w:bCs/>
          <w:sz w:val="22"/>
          <w:szCs w:val="22"/>
        </w:rPr>
        <w:t>NOTE:</w:t>
      </w:r>
      <w:r w:rsidRPr="000E4269">
        <w:rPr>
          <w:sz w:val="22"/>
          <w:szCs w:val="22"/>
        </w:rPr>
        <w:t xml:space="preserve"> When carets (^), “n/a,” or “n/s” are used in a table, the explanation will be noted under the table in the footnotes.</w:t>
      </w:r>
    </w:p>
    <w:p w14:paraId="6E0EFB66" w14:textId="77777777" w:rsidR="00984D53" w:rsidRDefault="00984D53" w:rsidP="00984D53">
      <w:pPr>
        <w:rPr>
          <w:rFonts w:ascii="Gill Sans" w:hAnsi="Gill Sans"/>
        </w:rPr>
        <w:sectPr w:rsidR="00984D53">
          <w:pgSz w:w="12240" w:h="15840"/>
          <w:pgMar w:top="1440" w:right="1440" w:bottom="1440" w:left="1440" w:header="720" w:footer="720" w:gutter="0"/>
          <w:cols w:space="720"/>
        </w:sectPr>
      </w:pPr>
    </w:p>
    <w:p w14:paraId="4FCF593C" w14:textId="77777777" w:rsidR="00984D53" w:rsidRDefault="00984D53" w:rsidP="00984D53">
      <w:pPr>
        <w:jc w:val="center"/>
      </w:pPr>
      <w:commentRangeStart w:id="179"/>
      <w:r w:rsidRPr="00A763C3">
        <w:rPr>
          <w:noProof/>
          <w:color w:val="D99594" w:themeColor="accent2" w:themeTint="99"/>
        </w:rPr>
        <w:lastRenderedPageBreak/>
        <mc:AlternateContent>
          <mc:Choice Requires="wps">
            <w:drawing>
              <wp:anchor distT="0" distB="0" distL="114300" distR="114300" simplePos="0" relativeHeight="251609088" behindDoc="1" locked="0" layoutInCell="1" allowOverlap="1" wp14:anchorId="31805AA3" wp14:editId="2421FFF3">
                <wp:simplePos x="0" y="0"/>
                <wp:positionH relativeFrom="margin">
                  <wp:posOffset>19685</wp:posOffset>
                </wp:positionH>
                <wp:positionV relativeFrom="paragraph">
                  <wp:posOffset>203835</wp:posOffset>
                </wp:positionV>
                <wp:extent cx="8210474" cy="251384"/>
                <wp:effectExtent l="0" t="0" r="635" b="0"/>
                <wp:wrapNone/>
                <wp:docPr id="169" name="Rectangle 169"/>
                <wp:cNvGraphicFramePr/>
                <a:graphic xmlns:a="http://schemas.openxmlformats.org/drawingml/2006/main">
                  <a:graphicData uri="http://schemas.microsoft.com/office/word/2010/wordprocessingShape">
                    <wps:wsp>
                      <wps:cNvSpPr/>
                      <wps:spPr>
                        <a:xfrm>
                          <a:off x="0" y="0"/>
                          <a:ext cx="8210474" cy="251384"/>
                        </a:xfrm>
                        <a:prstGeom prst="rect">
                          <a:avLst/>
                        </a:prstGeom>
                        <a:solidFill>
                          <a:schemeClr val="accent6">
                            <a:lumMod val="20000"/>
                            <a:lumOff val="8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233B7" id="Rectangle 169" o:spid="_x0000_s1026" style="position:absolute;margin-left:1.55pt;margin-top:16.05pt;width:646.5pt;height:19.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" fillcolor="#fde9d9 [665]" stroked="f" strokeweight="2pt">
                <w10:wrap anchorx="margin"/>
              </v:rect>
            </w:pict>
          </mc:Fallback>
        </mc:AlternateContent>
      </w:r>
      <w:r>
        <w:rPr>
          <w:noProof/>
        </w:rPr>
        <mc:AlternateContent>
          <mc:Choice Requires="wps">
            <w:drawing>
              <wp:anchor distT="0" distB="0" distL="114300" distR="114300" simplePos="0" relativeHeight="251744256" behindDoc="0" locked="0" layoutInCell="1" allowOverlap="1" wp14:anchorId="4764D3DC" wp14:editId="02207CD0">
                <wp:simplePos x="0" y="0"/>
                <wp:positionH relativeFrom="margin">
                  <wp:posOffset>85725</wp:posOffset>
                </wp:positionH>
                <wp:positionV relativeFrom="paragraph">
                  <wp:posOffset>38100</wp:posOffset>
                </wp:positionV>
                <wp:extent cx="581025" cy="419100"/>
                <wp:effectExtent l="0" t="0" r="0" b="0"/>
                <wp:wrapNone/>
                <wp:docPr id="48" name="Text Box 48"/>
                <wp:cNvGraphicFramePr/>
                <a:graphic xmlns:a="http://schemas.openxmlformats.org/drawingml/2006/main">
                  <a:graphicData uri="http://schemas.microsoft.com/office/word/2010/wordprocessingShape">
                    <wps:wsp>
                      <wps:cNvSpPr txBox="1"/>
                      <wps:spPr>
                        <a:xfrm flipH="1">
                          <a:off x="0" y="0"/>
                          <a:ext cx="581025" cy="419100"/>
                        </a:xfrm>
                        <a:prstGeom prst="rect">
                          <a:avLst/>
                        </a:prstGeom>
                        <a:noFill/>
                        <a:ln w="6350">
                          <a:noFill/>
                        </a:ln>
                      </wps:spPr>
                      <wps:txbx>
                        <w:txbxContent>
                          <w:p w14:paraId="40215645"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59F75AF9"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D3DC" id="Text Box 48" o:spid="_x0000_s1033" type="#_x0000_t202" style="position:absolute;left:0;text-align:left;margin-left:6.75pt;margin-top:3pt;width:45.75pt;height:33pt;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" filled="f" stroked="f" strokeweight=".5pt">
                <v:textbox>
                  <w:txbxContent>
                    <w:p w14:paraId="40215645"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59F75AF9" w14:textId="77777777" w:rsidR="00984D53" w:rsidRDefault="00984D53" w:rsidP="00984D53"/>
                  </w:txbxContent>
                </v:textbox>
                <w10:wrap anchorx="margin"/>
              </v:shape>
            </w:pict>
          </mc:Fallback>
        </mc:AlternateContent>
      </w:r>
      <w:r>
        <w:rPr>
          <w:b/>
          <w:bCs/>
        </w:rPr>
        <w:t xml:space="preserve">Example 2: </w:t>
      </w:r>
      <w:commentRangeEnd w:id="179"/>
      <w:r w:rsidR="005E2F81">
        <w:rPr>
          <w:rStyle w:val="CommentReference"/>
        </w:rPr>
        <w:commentReference w:id="179"/>
      </w:r>
      <w:r>
        <w:rPr>
          <w:b/>
          <w:bCs/>
        </w:rPr>
        <w:t>Binary, categorical, and continuous outcomes; disaggregates in columns</w:t>
      </w:r>
    </w:p>
    <w:p w14:paraId="609F4343" w14:textId="77777777" w:rsidR="00984D53" w:rsidRPr="00A763C3" w:rsidRDefault="00984D53" w:rsidP="00984D53">
      <w:pPr>
        <w:jc w:val="center"/>
        <w:rPr>
          <w:b/>
          <w:bCs/>
          <w:sz w:val="20"/>
          <w:szCs w:val="20"/>
        </w:rPr>
      </w:pPr>
      <w:r w:rsidRPr="00A763C3">
        <w:rPr>
          <w:b/>
          <w:bCs/>
          <w:sz w:val="20"/>
          <w:szCs w:val="20"/>
        </w:rPr>
        <w:t>Table 3.3.1: Household Dwelling Characteristics in the Sikasso ZOI, in Total and by Residence and Gendered Household Type</w:t>
      </w:r>
    </w:p>
    <w:tbl>
      <w:tblPr>
        <w:tblW w:w="5000" w:type="pct"/>
        <w:tblLayout w:type="fixed"/>
        <w:tblLook w:val="04A0" w:firstRow="1" w:lastRow="0" w:firstColumn="1" w:lastColumn="0" w:noHBand="0" w:noVBand="1"/>
      </w:tblPr>
      <w:tblGrid>
        <w:gridCol w:w="4281"/>
        <w:gridCol w:w="1069"/>
        <w:gridCol w:w="847"/>
        <w:gridCol w:w="1031"/>
        <w:gridCol w:w="668"/>
        <w:gridCol w:w="339"/>
        <w:gridCol w:w="1151"/>
        <w:gridCol w:w="1024"/>
        <w:gridCol w:w="986"/>
        <w:gridCol w:w="1112"/>
        <w:gridCol w:w="668"/>
      </w:tblGrid>
      <w:tr w:rsidR="00984D53" w14:paraId="7F1175E0" w14:textId="77777777" w:rsidTr="00DA2343">
        <w:tc>
          <w:tcPr>
            <w:tcW w:w="4212" w:type="dxa"/>
            <w:tcBorders>
              <w:top w:val="single" w:sz="4" w:space="0" w:color="auto"/>
              <w:left w:val="nil"/>
              <w:bottom w:val="nil"/>
              <w:right w:val="nil"/>
            </w:tcBorders>
            <w:shd w:val="clear" w:color="auto" w:fill="387990"/>
            <w:vAlign w:val="bottom"/>
            <w:hideMark/>
          </w:tcPr>
          <w:p w14:paraId="58E453D4"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 </w:t>
            </w:r>
          </w:p>
        </w:tc>
        <w:tc>
          <w:tcPr>
            <w:tcW w:w="1051" w:type="dxa"/>
            <w:tcBorders>
              <w:top w:val="single" w:sz="4" w:space="0" w:color="auto"/>
              <w:left w:val="nil"/>
              <w:bottom w:val="nil"/>
              <w:right w:val="nil"/>
            </w:tcBorders>
            <w:shd w:val="clear" w:color="auto" w:fill="387990"/>
            <w:vAlign w:val="bottom"/>
            <w:hideMark/>
          </w:tcPr>
          <w:p w14:paraId="4A70DA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1847" w:type="dxa"/>
            <w:gridSpan w:val="2"/>
            <w:tcBorders>
              <w:top w:val="single" w:sz="4" w:space="0" w:color="auto"/>
              <w:left w:val="nil"/>
              <w:bottom w:val="single" w:sz="4" w:space="0" w:color="FFFFFF"/>
              <w:right w:val="nil"/>
            </w:tcBorders>
            <w:shd w:val="clear" w:color="auto" w:fill="387990"/>
            <w:vAlign w:val="bottom"/>
            <w:hideMark/>
          </w:tcPr>
          <w:p w14:paraId="6688100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Residence</w:t>
            </w:r>
          </w:p>
        </w:tc>
        <w:tc>
          <w:tcPr>
            <w:tcW w:w="657" w:type="dxa"/>
            <w:tcBorders>
              <w:top w:val="single" w:sz="4" w:space="0" w:color="auto"/>
              <w:left w:val="nil"/>
              <w:bottom w:val="nil"/>
              <w:right w:val="nil"/>
            </w:tcBorders>
            <w:shd w:val="clear" w:color="auto" w:fill="387990"/>
            <w:vAlign w:val="bottom"/>
            <w:hideMark/>
          </w:tcPr>
          <w:p w14:paraId="0CDB663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333" w:type="dxa"/>
            <w:vMerge w:val="restart"/>
            <w:tcBorders>
              <w:top w:val="single" w:sz="4" w:space="0" w:color="auto"/>
              <w:left w:val="nil"/>
              <w:bottom w:val="single" w:sz="4" w:space="0" w:color="000000"/>
              <w:right w:val="nil"/>
            </w:tcBorders>
            <w:shd w:val="clear" w:color="auto" w:fill="387990"/>
            <w:vAlign w:val="bottom"/>
            <w:hideMark/>
          </w:tcPr>
          <w:p w14:paraId="57ECE9A7" w14:textId="77777777" w:rsidR="00984D53" w:rsidRDefault="00984D53" w:rsidP="00DA2343">
            <w:pPr>
              <w:jc w:val="center"/>
              <w:rPr>
                <w:rFonts w:eastAsia="Times New Roman" w:cs="Times New Roman"/>
                <w:b/>
                <w:bCs/>
                <w:color w:val="FFFFFF"/>
                <w:sz w:val="20"/>
                <w:szCs w:val="20"/>
              </w:rPr>
            </w:pPr>
            <w:r w:rsidRPr="00A763C3">
              <w:rPr>
                <w:noProof/>
                <w:sz w:val="20"/>
                <w:szCs w:val="20"/>
              </w:rPr>
              <mc:AlternateContent>
                <mc:Choice Requires="wps">
                  <w:drawing>
                    <wp:anchor distT="0" distB="0" distL="114300" distR="114300" simplePos="0" relativeHeight="251725824" behindDoc="1" locked="0" layoutInCell="1" allowOverlap="1" wp14:anchorId="3360DB87" wp14:editId="25D2AB14">
                      <wp:simplePos x="0" y="0"/>
                      <wp:positionH relativeFrom="column">
                        <wp:posOffset>-532765</wp:posOffset>
                      </wp:positionH>
                      <wp:positionV relativeFrom="paragraph">
                        <wp:posOffset>467360</wp:posOffset>
                      </wp:positionV>
                      <wp:extent cx="486410" cy="3474720"/>
                      <wp:effectExtent l="0" t="0" r="8890" b="0"/>
                      <wp:wrapNone/>
                      <wp:docPr id="27" name="Rectangle 27"/>
                      <wp:cNvGraphicFramePr/>
                      <a:graphic xmlns:a="http://schemas.openxmlformats.org/drawingml/2006/main">
                        <a:graphicData uri="http://schemas.microsoft.com/office/word/2010/wordprocessingShape">
                          <wps:wsp>
                            <wps:cNvSpPr/>
                            <wps:spPr>
                              <a:xfrm>
                                <a:off x="0" y="0"/>
                                <a:ext cx="486410" cy="3474720"/>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B9C24" id="Rectangle 27" o:spid="_x0000_s1026" style="position:absolute;margin-left:-41.95pt;margin-top:36.8pt;width:38.3pt;height:273.6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" fillcolor="#eaf1dd [662]" stroked="f" strokeweight="1.5pt"/>
                  </w:pict>
                </mc:Fallback>
              </mc:AlternateContent>
            </w:r>
            <w:r>
              <w:rPr>
                <w:rFonts w:eastAsia="Times New Roman" w:cs="Times New Roman"/>
                <w:b/>
                <w:bCs/>
                <w:color w:val="FFFFFF"/>
                <w:sz w:val="20"/>
                <w:szCs w:val="20"/>
              </w:rPr>
              <w:t> </w:t>
            </w:r>
          </w:p>
        </w:tc>
        <w:tc>
          <w:tcPr>
            <w:tcW w:w="4203" w:type="dxa"/>
            <w:gridSpan w:val="4"/>
            <w:tcBorders>
              <w:top w:val="single" w:sz="4" w:space="0" w:color="auto"/>
              <w:left w:val="nil"/>
              <w:bottom w:val="single" w:sz="4" w:space="0" w:color="FFFFFF"/>
              <w:right w:val="nil"/>
            </w:tcBorders>
            <w:shd w:val="clear" w:color="auto" w:fill="387990"/>
            <w:vAlign w:val="bottom"/>
            <w:hideMark/>
          </w:tcPr>
          <w:p w14:paraId="36CC82C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Gendered household type</w:t>
            </w:r>
          </w:p>
        </w:tc>
        <w:tc>
          <w:tcPr>
            <w:tcW w:w="657" w:type="dxa"/>
            <w:tcBorders>
              <w:top w:val="single" w:sz="4" w:space="0" w:color="auto"/>
              <w:left w:val="nil"/>
              <w:bottom w:val="nil"/>
              <w:right w:val="nil"/>
            </w:tcBorders>
            <w:shd w:val="clear" w:color="auto" w:fill="387990"/>
            <w:vAlign w:val="bottom"/>
            <w:hideMark/>
          </w:tcPr>
          <w:p w14:paraId="5EC3228D"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r>
      <w:tr w:rsidR="00984D53" w14:paraId="5428FAE1" w14:textId="77777777" w:rsidTr="00DA2343">
        <w:tc>
          <w:tcPr>
            <w:tcW w:w="4212" w:type="dxa"/>
            <w:tcBorders>
              <w:top w:val="nil"/>
              <w:left w:val="nil"/>
              <w:bottom w:val="single" w:sz="4" w:space="0" w:color="auto"/>
              <w:right w:val="nil"/>
            </w:tcBorders>
            <w:shd w:val="clear" w:color="auto" w:fill="387990"/>
            <w:vAlign w:val="bottom"/>
            <w:hideMark/>
          </w:tcPr>
          <w:p w14:paraId="5BE41FD7"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Household characteristic</w:t>
            </w:r>
          </w:p>
        </w:tc>
        <w:tc>
          <w:tcPr>
            <w:tcW w:w="1051" w:type="dxa"/>
            <w:tcBorders>
              <w:top w:val="nil"/>
              <w:left w:val="nil"/>
              <w:bottom w:val="single" w:sz="4" w:space="0" w:color="auto"/>
              <w:right w:val="nil"/>
            </w:tcBorders>
            <w:shd w:val="clear" w:color="auto" w:fill="387990"/>
            <w:vAlign w:val="bottom"/>
            <w:hideMark/>
          </w:tcPr>
          <w:p w14:paraId="59A6528C" w14:textId="77777777" w:rsidR="00984D53" w:rsidRDefault="00984D53" w:rsidP="00DA2343">
            <w:pPr>
              <w:jc w:val="center"/>
              <w:rPr>
                <w:rFonts w:eastAsia="Times New Roman" w:cs="Times New Roman"/>
                <w:b/>
                <w:bCs/>
                <w:color w:val="FFFFFF"/>
                <w:sz w:val="20"/>
                <w:szCs w:val="20"/>
              </w:rPr>
            </w:pPr>
            <w:r w:rsidRPr="00A763C3">
              <w:rPr>
                <w:noProof/>
                <w:sz w:val="20"/>
                <w:szCs w:val="20"/>
              </w:rPr>
              <mc:AlternateContent>
                <mc:Choice Requires="wps">
                  <w:drawing>
                    <wp:anchor distT="0" distB="0" distL="114300" distR="114300" simplePos="0" relativeHeight="251624448" behindDoc="1" locked="0" layoutInCell="1" allowOverlap="1" wp14:anchorId="1DF9F15D" wp14:editId="18AD411F">
                      <wp:simplePos x="0" y="0"/>
                      <wp:positionH relativeFrom="column">
                        <wp:posOffset>52705</wp:posOffset>
                      </wp:positionH>
                      <wp:positionV relativeFrom="paragraph">
                        <wp:posOffset>104140</wp:posOffset>
                      </wp:positionV>
                      <wp:extent cx="485775" cy="3606165"/>
                      <wp:effectExtent l="0" t="0" r="9525" b="0"/>
                      <wp:wrapNone/>
                      <wp:docPr id="168" name="Rectangle 168"/>
                      <wp:cNvGraphicFramePr/>
                      <a:graphic xmlns:a="http://schemas.openxmlformats.org/drawingml/2006/main">
                        <a:graphicData uri="http://schemas.microsoft.com/office/word/2010/wordprocessingShape">
                          <wps:wsp>
                            <wps:cNvSpPr/>
                            <wps:spPr>
                              <a:xfrm>
                                <a:off x="0" y="0"/>
                                <a:ext cx="485775" cy="3606165"/>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96AE3" id="Rectangle 168" o:spid="_x0000_s1026" style="position:absolute;margin-left:4.15pt;margin-top:8.2pt;width:38.25pt;height:28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" fillcolor="#e8f3e1" stroked="f" strokeweight="1.5pt"/>
                  </w:pict>
                </mc:Fallback>
              </mc:AlternateContent>
            </w:r>
            <w:r>
              <w:rPr>
                <w:rFonts w:eastAsia="Times New Roman" w:cs="Times New Roman"/>
                <w:b/>
                <w:bCs/>
                <w:color w:val="FFFFFF"/>
                <w:sz w:val="20"/>
                <w:szCs w:val="20"/>
              </w:rPr>
              <w:t>Total</w:t>
            </w:r>
          </w:p>
        </w:tc>
        <w:tc>
          <w:tcPr>
            <w:tcW w:w="833" w:type="dxa"/>
            <w:shd w:val="clear" w:color="auto" w:fill="387990"/>
            <w:vAlign w:val="bottom"/>
            <w:hideMark/>
          </w:tcPr>
          <w:p w14:paraId="5CB99DB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Urban</w:t>
            </w:r>
          </w:p>
        </w:tc>
        <w:tc>
          <w:tcPr>
            <w:tcW w:w="1014" w:type="dxa"/>
            <w:shd w:val="clear" w:color="auto" w:fill="387990"/>
            <w:vAlign w:val="bottom"/>
            <w:hideMark/>
          </w:tcPr>
          <w:p w14:paraId="57E4AC61"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Rural</w:t>
            </w:r>
          </w:p>
        </w:tc>
        <w:tc>
          <w:tcPr>
            <w:tcW w:w="657" w:type="dxa"/>
            <w:shd w:val="clear" w:color="auto" w:fill="387990"/>
            <w:vAlign w:val="bottom"/>
            <w:hideMark/>
          </w:tcPr>
          <w:p w14:paraId="7AB5ED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333" w:type="dxa"/>
            <w:vMerge/>
            <w:tcBorders>
              <w:top w:val="single" w:sz="4" w:space="0" w:color="auto"/>
              <w:left w:val="nil"/>
              <w:bottom w:val="single" w:sz="4" w:space="0" w:color="000000"/>
              <w:right w:val="nil"/>
            </w:tcBorders>
            <w:vAlign w:val="center"/>
            <w:hideMark/>
          </w:tcPr>
          <w:p w14:paraId="30721A76" w14:textId="77777777" w:rsidR="00984D53" w:rsidRDefault="00984D53" w:rsidP="00DA2343">
            <w:pPr>
              <w:rPr>
                <w:rFonts w:eastAsia="Times New Roman" w:cs="Times New Roman"/>
                <w:b/>
                <w:bCs/>
                <w:color w:val="FFFFFF"/>
                <w:sz w:val="20"/>
                <w:szCs w:val="20"/>
              </w:rPr>
            </w:pPr>
          </w:p>
        </w:tc>
        <w:tc>
          <w:tcPr>
            <w:tcW w:w="1132" w:type="dxa"/>
            <w:shd w:val="clear" w:color="auto" w:fill="387990"/>
            <w:vAlign w:val="bottom"/>
            <w:hideMark/>
          </w:tcPr>
          <w:p w14:paraId="246DF41D"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 and female adults</w:t>
            </w:r>
          </w:p>
        </w:tc>
        <w:tc>
          <w:tcPr>
            <w:tcW w:w="1007" w:type="dxa"/>
            <w:shd w:val="clear" w:color="auto" w:fill="387990"/>
            <w:vAlign w:val="bottom"/>
            <w:hideMark/>
          </w:tcPr>
          <w:p w14:paraId="293ACEC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Female adults only</w:t>
            </w:r>
          </w:p>
        </w:tc>
        <w:tc>
          <w:tcPr>
            <w:tcW w:w="970" w:type="dxa"/>
            <w:shd w:val="clear" w:color="auto" w:fill="387990"/>
            <w:vAlign w:val="bottom"/>
            <w:hideMark/>
          </w:tcPr>
          <w:p w14:paraId="501C9F9C"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 adults only</w:t>
            </w:r>
          </w:p>
        </w:tc>
        <w:tc>
          <w:tcPr>
            <w:tcW w:w="1094" w:type="dxa"/>
            <w:shd w:val="clear" w:color="auto" w:fill="387990"/>
            <w:vAlign w:val="bottom"/>
            <w:hideMark/>
          </w:tcPr>
          <w:p w14:paraId="7523F74A"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Children only</w:t>
            </w:r>
          </w:p>
        </w:tc>
        <w:tc>
          <w:tcPr>
            <w:tcW w:w="657" w:type="dxa"/>
            <w:shd w:val="clear" w:color="auto" w:fill="387990"/>
            <w:vAlign w:val="bottom"/>
            <w:hideMark/>
          </w:tcPr>
          <w:p w14:paraId="7FD2C6FE"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984D53" w14:paraId="014B22E9" w14:textId="77777777" w:rsidTr="00DA2343">
        <w:tc>
          <w:tcPr>
            <w:tcW w:w="4212" w:type="dxa"/>
            <w:tcBorders>
              <w:top w:val="nil"/>
              <w:left w:val="nil"/>
              <w:bottom w:val="single" w:sz="4" w:space="0" w:color="auto"/>
              <w:right w:val="nil"/>
            </w:tcBorders>
            <w:shd w:val="clear" w:color="auto" w:fill="auto"/>
            <w:vAlign w:val="center"/>
            <w:hideMark/>
          </w:tcPr>
          <w:p w14:paraId="432D6646" w14:textId="77777777" w:rsidR="00984D53" w:rsidRDefault="00984D53" w:rsidP="00DA2343">
            <w:pPr>
              <w:rPr>
                <w:rFonts w:eastAsia="Times New Roman" w:cs="Times New Roman"/>
                <w:sz w:val="20"/>
                <w:szCs w:val="20"/>
              </w:rPr>
            </w:pPr>
            <w:r>
              <w:rPr>
                <w:rFonts w:eastAsia="Times New Roman" w:cs="Times New Roman"/>
                <w:sz w:val="20"/>
                <w:szCs w:val="20"/>
              </w:rPr>
              <w:t>Percent using solid fuel for cooking (%)</w:t>
            </w:r>
            <w:r>
              <w:rPr>
                <w:rFonts w:eastAsia="Times New Roman" w:cs="Times New Roman"/>
                <w:sz w:val="20"/>
                <w:szCs w:val="20"/>
                <w:vertAlign w:val="superscript"/>
              </w:rPr>
              <w:t>b</w:t>
            </w:r>
          </w:p>
        </w:tc>
        <w:tc>
          <w:tcPr>
            <w:tcW w:w="1051" w:type="dxa"/>
            <w:tcBorders>
              <w:top w:val="nil"/>
              <w:left w:val="nil"/>
              <w:bottom w:val="single" w:sz="4" w:space="0" w:color="auto"/>
              <w:right w:val="nil"/>
            </w:tcBorders>
            <w:shd w:val="clear" w:color="auto" w:fill="auto"/>
            <w:vAlign w:val="center"/>
            <w:hideMark/>
          </w:tcPr>
          <w:p w14:paraId="3FB971C8" w14:textId="77777777" w:rsidR="00984D53" w:rsidRDefault="00984D53" w:rsidP="00DA2343">
            <w:pPr>
              <w:jc w:val="center"/>
              <w:rPr>
                <w:rFonts w:eastAsia="Times New Roman" w:cs="Times New Roman"/>
                <w:sz w:val="20"/>
                <w:szCs w:val="20"/>
              </w:rPr>
            </w:pPr>
            <w:r>
              <w:rPr>
                <w:rFonts w:cs="Calibri"/>
                <w:sz w:val="20"/>
                <w:szCs w:val="20"/>
              </w:rPr>
              <w:t>94.1</w:t>
            </w:r>
          </w:p>
        </w:tc>
        <w:tc>
          <w:tcPr>
            <w:tcW w:w="833" w:type="dxa"/>
            <w:tcBorders>
              <w:top w:val="single" w:sz="4" w:space="0" w:color="auto"/>
              <w:left w:val="nil"/>
              <w:bottom w:val="single" w:sz="4" w:space="0" w:color="auto"/>
              <w:right w:val="nil"/>
            </w:tcBorders>
            <w:shd w:val="clear" w:color="auto" w:fill="EAF1DD" w:themeFill="accent3" w:themeFillTint="33"/>
            <w:vAlign w:val="center"/>
            <w:hideMark/>
          </w:tcPr>
          <w:p w14:paraId="484EE424" w14:textId="77777777" w:rsidR="00984D53" w:rsidRDefault="00984D53" w:rsidP="00DA2343">
            <w:pPr>
              <w:jc w:val="center"/>
              <w:rPr>
                <w:rFonts w:eastAsia="Times New Roman" w:cs="Times New Roman"/>
                <w:sz w:val="20"/>
                <w:szCs w:val="20"/>
              </w:rPr>
            </w:pPr>
            <w:r>
              <w:rPr>
                <w:rFonts w:cs="Calibri"/>
                <w:sz w:val="20"/>
                <w:szCs w:val="20"/>
              </w:rPr>
              <w:t>92.5</w:t>
            </w:r>
          </w:p>
        </w:tc>
        <w:tc>
          <w:tcPr>
            <w:tcW w:w="1014" w:type="dxa"/>
            <w:tcBorders>
              <w:top w:val="single" w:sz="4" w:space="0" w:color="auto"/>
              <w:left w:val="nil"/>
              <w:bottom w:val="single" w:sz="4" w:space="0" w:color="auto"/>
              <w:right w:val="nil"/>
            </w:tcBorders>
            <w:shd w:val="clear" w:color="auto" w:fill="EAF1DD" w:themeFill="accent3" w:themeFillTint="33"/>
            <w:vAlign w:val="center"/>
            <w:hideMark/>
          </w:tcPr>
          <w:p w14:paraId="159314CB"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49024" behindDoc="0" locked="0" layoutInCell="1" allowOverlap="1" wp14:anchorId="49A80EEA" wp14:editId="4F50F9E1">
                      <wp:simplePos x="0" y="0"/>
                      <wp:positionH relativeFrom="column">
                        <wp:posOffset>-213995</wp:posOffset>
                      </wp:positionH>
                      <wp:positionV relativeFrom="paragraph">
                        <wp:posOffset>69215</wp:posOffset>
                      </wp:positionV>
                      <wp:extent cx="333375" cy="41084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333375" cy="410845"/>
                              </a:xfrm>
                              <a:prstGeom prst="rect">
                                <a:avLst/>
                              </a:prstGeom>
                              <a:noFill/>
                              <a:ln w="6350">
                                <a:noFill/>
                              </a:ln>
                            </wps:spPr>
                            <wps:txbx>
                              <w:txbxContent>
                                <w:p w14:paraId="57E9E21D" w14:textId="77777777" w:rsidR="00984D53" w:rsidRDefault="00984D53" w:rsidP="00984D53">
                                  <w:pPr>
                                    <w:rPr>
                                      <w:b/>
                                      <w:bCs/>
                                      <w:color w:val="0070C0"/>
                                      <w:sz w:val="48"/>
                                      <w:szCs w:val="48"/>
                                    </w:rPr>
                                  </w:pPr>
                                  <w:r>
                                    <w:rPr>
                                      <w:b/>
                                      <w:bCs/>
                                      <w:color w:val="0070C0"/>
                                      <w:sz w:val="48"/>
                                      <w:szCs w:val="4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0EEA" id="Text Box 161" o:spid="_x0000_s1034" type="#_x0000_t202" style="position:absolute;left:0;text-align:left;margin-left:-16.85pt;margin-top:5.45pt;width:26.25pt;height:32.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" filled="f" stroked="f" strokeweight=".5pt">
                      <v:textbox>
                        <w:txbxContent>
                          <w:p w14:paraId="57E9E21D" w14:textId="77777777" w:rsidR="00984D53" w:rsidRDefault="00984D53" w:rsidP="00984D53">
                            <w:pPr>
                              <w:rPr>
                                <w:b/>
                                <w:bCs/>
                                <w:color w:val="0070C0"/>
                                <w:sz w:val="48"/>
                                <w:szCs w:val="48"/>
                              </w:rPr>
                            </w:pPr>
                            <w:r>
                              <w:rPr>
                                <w:b/>
                                <w:bCs/>
                                <w:color w:val="0070C0"/>
                                <w:sz w:val="48"/>
                                <w:szCs w:val="48"/>
                              </w:rPr>
                              <w:t>5</w:t>
                            </w: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708F0287" wp14:editId="3960F46C">
                      <wp:simplePos x="0" y="0"/>
                      <wp:positionH relativeFrom="column">
                        <wp:posOffset>24130</wp:posOffset>
                      </wp:positionH>
                      <wp:positionV relativeFrom="paragraph">
                        <wp:posOffset>-8255</wp:posOffset>
                      </wp:positionV>
                      <wp:extent cx="485775" cy="164465"/>
                      <wp:effectExtent l="0" t="0" r="28575" b="26035"/>
                      <wp:wrapNone/>
                      <wp:docPr id="160" name="Oval 160"/>
                      <wp:cNvGraphicFramePr/>
                      <a:graphic xmlns:a="http://schemas.openxmlformats.org/drawingml/2006/main">
                        <a:graphicData uri="http://schemas.microsoft.com/office/word/2010/wordprocessingShape">
                          <wps:wsp>
                            <wps:cNvSpPr/>
                            <wps:spPr>
                              <a:xfrm>
                                <a:off x="0" y="0"/>
                                <a:ext cx="485775"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A889E" id="Oval 160" o:spid="_x0000_s1026" style="position:absolute;margin-left:1.9pt;margin-top:-.65pt;width:38.25pt;height:12.9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" filled="f" strokecolor="#0070c0" strokeweight="1.5pt"/>
                  </w:pict>
                </mc:Fallback>
              </mc:AlternateContent>
            </w:r>
            <w:r>
              <w:rPr>
                <w:rFonts w:cs="Calibri"/>
                <w:sz w:val="20"/>
                <w:szCs w:val="20"/>
              </w:rPr>
              <w:t>95.4</w:t>
            </w:r>
          </w:p>
        </w:tc>
        <w:tc>
          <w:tcPr>
            <w:tcW w:w="657" w:type="dxa"/>
            <w:tcBorders>
              <w:top w:val="single" w:sz="4" w:space="0" w:color="auto"/>
              <w:left w:val="nil"/>
              <w:bottom w:val="single" w:sz="4" w:space="0" w:color="auto"/>
              <w:right w:val="nil"/>
            </w:tcBorders>
            <w:shd w:val="clear" w:color="auto" w:fill="auto"/>
            <w:vAlign w:val="bottom"/>
            <w:hideMark/>
          </w:tcPr>
          <w:p w14:paraId="46916FCF" w14:textId="77777777" w:rsidR="00984D53" w:rsidRPr="00A763C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2032" behindDoc="0" locked="0" layoutInCell="1" allowOverlap="1" wp14:anchorId="578DA4FB" wp14:editId="6FFF118A">
                      <wp:simplePos x="0" y="0"/>
                      <wp:positionH relativeFrom="column">
                        <wp:posOffset>-97790</wp:posOffset>
                      </wp:positionH>
                      <wp:positionV relativeFrom="paragraph">
                        <wp:posOffset>179705</wp:posOffset>
                      </wp:positionV>
                      <wp:extent cx="457200" cy="164465"/>
                      <wp:effectExtent l="0" t="0" r="19050" b="26035"/>
                      <wp:wrapNone/>
                      <wp:docPr id="159" name="Oval 159"/>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3C1073" id="Oval 159" o:spid="_x0000_s1026" style="position:absolute;margin-left:-7.7pt;margin-top:14.15pt;width:36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" filled="f" strokecolor="red" strokeweight="1.5pt"/>
                  </w:pict>
                </mc:Fallback>
              </mc:AlternateContent>
            </w:r>
            <w:r w:rsidRPr="00A763C3">
              <w:rPr>
                <w:rFonts w:cs="Calibri"/>
                <w:sz w:val="20"/>
                <w:szCs w:val="20"/>
              </w:rPr>
              <w:t>*</w:t>
            </w:r>
          </w:p>
        </w:tc>
        <w:tc>
          <w:tcPr>
            <w:tcW w:w="333" w:type="dxa"/>
            <w:tcBorders>
              <w:top w:val="nil"/>
              <w:left w:val="nil"/>
              <w:bottom w:val="single" w:sz="4" w:space="0" w:color="auto"/>
              <w:right w:val="nil"/>
            </w:tcBorders>
            <w:shd w:val="clear" w:color="auto" w:fill="FFFFFF" w:themeFill="background1"/>
            <w:vAlign w:val="center"/>
            <w:hideMark/>
          </w:tcPr>
          <w:p w14:paraId="547B3DA7"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single" w:sz="4" w:space="0" w:color="auto"/>
              <w:left w:val="nil"/>
              <w:bottom w:val="single" w:sz="4" w:space="0" w:color="auto"/>
              <w:right w:val="nil"/>
            </w:tcBorders>
            <w:shd w:val="clear" w:color="auto" w:fill="EAF1DD" w:themeFill="accent3" w:themeFillTint="33"/>
            <w:vAlign w:val="center"/>
            <w:hideMark/>
          </w:tcPr>
          <w:p w14:paraId="16F90743" w14:textId="77777777" w:rsidR="00984D53" w:rsidRDefault="00984D53" w:rsidP="00DA2343">
            <w:pPr>
              <w:jc w:val="center"/>
              <w:rPr>
                <w:rFonts w:eastAsia="Times New Roman" w:cs="Times New Roman"/>
                <w:sz w:val="20"/>
                <w:szCs w:val="20"/>
              </w:rPr>
            </w:pPr>
            <w:r>
              <w:rPr>
                <w:rFonts w:cs="Calibri"/>
                <w:sz w:val="20"/>
                <w:szCs w:val="20"/>
              </w:rPr>
              <w:t>95.4</w:t>
            </w:r>
          </w:p>
        </w:tc>
        <w:tc>
          <w:tcPr>
            <w:tcW w:w="1007" w:type="dxa"/>
            <w:tcBorders>
              <w:top w:val="single" w:sz="4" w:space="0" w:color="auto"/>
              <w:left w:val="nil"/>
              <w:bottom w:val="single" w:sz="4" w:space="0" w:color="auto"/>
              <w:right w:val="nil"/>
            </w:tcBorders>
            <w:shd w:val="clear" w:color="auto" w:fill="EAF1DD" w:themeFill="accent3" w:themeFillTint="33"/>
            <w:vAlign w:val="center"/>
            <w:hideMark/>
          </w:tcPr>
          <w:p w14:paraId="6A9855C7" w14:textId="77777777" w:rsidR="00984D53" w:rsidRDefault="00984D53" w:rsidP="00DA2343">
            <w:pPr>
              <w:jc w:val="center"/>
              <w:rPr>
                <w:rFonts w:eastAsia="Times New Roman" w:cs="Times New Roman"/>
                <w:sz w:val="20"/>
                <w:szCs w:val="20"/>
              </w:rPr>
            </w:pPr>
            <w:r>
              <w:rPr>
                <w:rFonts w:cs="Calibri"/>
                <w:sz w:val="20"/>
                <w:szCs w:val="20"/>
              </w:rPr>
              <w:t>88.9</w:t>
            </w:r>
          </w:p>
        </w:tc>
        <w:tc>
          <w:tcPr>
            <w:tcW w:w="970" w:type="dxa"/>
            <w:tcBorders>
              <w:top w:val="single" w:sz="4" w:space="0" w:color="auto"/>
              <w:left w:val="nil"/>
              <w:bottom w:val="single" w:sz="4" w:space="0" w:color="auto"/>
              <w:right w:val="nil"/>
            </w:tcBorders>
            <w:shd w:val="clear" w:color="auto" w:fill="EAF1DD" w:themeFill="accent3" w:themeFillTint="33"/>
            <w:vAlign w:val="center"/>
            <w:hideMark/>
          </w:tcPr>
          <w:p w14:paraId="711F9539"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single" w:sz="4" w:space="0" w:color="auto"/>
              <w:left w:val="nil"/>
              <w:bottom w:val="single" w:sz="4" w:space="0" w:color="auto"/>
              <w:right w:val="nil"/>
            </w:tcBorders>
            <w:shd w:val="clear" w:color="auto" w:fill="EAF1DD" w:themeFill="accent3" w:themeFillTint="33"/>
            <w:vAlign w:val="center"/>
            <w:hideMark/>
          </w:tcPr>
          <w:p w14:paraId="63AC950E"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27520" behindDoc="0" locked="0" layoutInCell="1" allowOverlap="1" wp14:anchorId="2750CB9A" wp14:editId="619F9F25">
                      <wp:simplePos x="0" y="0"/>
                      <wp:positionH relativeFrom="column">
                        <wp:posOffset>376555</wp:posOffset>
                      </wp:positionH>
                      <wp:positionV relativeFrom="paragraph">
                        <wp:posOffset>5080</wp:posOffset>
                      </wp:positionV>
                      <wp:extent cx="333375" cy="43815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4ED5756A" w14:textId="77777777" w:rsidR="00984D53" w:rsidRPr="006D4CF9" w:rsidRDefault="00984D53" w:rsidP="00984D53">
                                  <w:pPr>
                                    <w:rPr>
                                      <w:b/>
                                      <w:bCs/>
                                      <w:color w:val="9BBB59" w:themeColor="accent3"/>
                                      <w:sz w:val="44"/>
                                      <w:szCs w:val="44"/>
                                    </w:rPr>
                                  </w:pPr>
                                  <w:r w:rsidRPr="006D4CF9">
                                    <w:rPr>
                                      <w:b/>
                                      <w:bCs/>
                                      <w:color w:val="9BBB59" w:themeColor="accent3"/>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0CB9A" id="Text Box 162" o:spid="_x0000_s1035" type="#_x0000_t202" style="position:absolute;left:0;text-align:left;margin-left:29.65pt;margin-top:.4pt;width:26.25pt;height:3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" filled="f" stroked="f" strokeweight=".5pt">
                      <v:textbox>
                        <w:txbxContent>
                          <w:p w14:paraId="4ED5756A" w14:textId="77777777" w:rsidR="00984D53" w:rsidRPr="006D4CF9" w:rsidRDefault="00984D53" w:rsidP="00984D53">
                            <w:pPr>
                              <w:rPr>
                                <w:b/>
                                <w:bCs/>
                                <w:color w:val="9BBB59" w:themeColor="accent3"/>
                                <w:sz w:val="44"/>
                                <w:szCs w:val="44"/>
                              </w:rPr>
                            </w:pPr>
                            <w:r w:rsidRPr="006D4CF9">
                              <w:rPr>
                                <w:b/>
                                <w:bCs/>
                                <w:color w:val="9BBB59" w:themeColor="accent3"/>
                                <w:sz w:val="44"/>
                                <w:szCs w:val="44"/>
                              </w:rPr>
                              <w:t>3</w:t>
                            </w:r>
                          </w:p>
                        </w:txbxContent>
                      </v:textbox>
                    </v:shape>
                  </w:pict>
                </mc:Fallback>
              </mc:AlternateContent>
            </w:r>
            <w:r>
              <w:rPr>
                <w:rFonts w:cs="Calibri"/>
                <w:sz w:val="20"/>
                <w:szCs w:val="20"/>
              </w:rPr>
              <w:t>-</w:t>
            </w:r>
          </w:p>
        </w:tc>
        <w:tc>
          <w:tcPr>
            <w:tcW w:w="657" w:type="dxa"/>
            <w:tcBorders>
              <w:top w:val="single" w:sz="4" w:space="0" w:color="auto"/>
              <w:left w:val="nil"/>
              <w:bottom w:val="single" w:sz="4" w:space="0" w:color="auto"/>
              <w:right w:val="nil"/>
            </w:tcBorders>
            <w:shd w:val="clear" w:color="auto" w:fill="EAF1DD" w:themeFill="accent3" w:themeFillTint="33"/>
            <w:vAlign w:val="center"/>
            <w:hideMark/>
          </w:tcPr>
          <w:p w14:paraId="6EDF22E8" w14:textId="77777777" w:rsidR="00984D53" w:rsidRDefault="00984D53" w:rsidP="00DA2343">
            <w:pPr>
              <w:jc w:val="center"/>
              <w:rPr>
                <w:rFonts w:eastAsia="Times New Roman" w:cs="Times New Roman"/>
                <w:sz w:val="20"/>
                <w:szCs w:val="20"/>
              </w:rPr>
            </w:pPr>
            <w:r>
              <w:rPr>
                <w:rFonts w:cs="Calibri"/>
                <w:sz w:val="20"/>
                <w:szCs w:val="20"/>
              </w:rPr>
              <w:t>n/s</w:t>
            </w:r>
          </w:p>
        </w:tc>
      </w:tr>
      <w:tr w:rsidR="00984D53" w14:paraId="710185D1" w14:textId="77777777" w:rsidTr="00DA2343">
        <w:tc>
          <w:tcPr>
            <w:tcW w:w="4212" w:type="dxa"/>
            <w:tcBorders>
              <w:top w:val="nil"/>
              <w:left w:val="nil"/>
              <w:bottom w:val="single" w:sz="4" w:space="0" w:color="auto"/>
              <w:right w:val="nil"/>
            </w:tcBorders>
            <w:vAlign w:val="center"/>
            <w:hideMark/>
          </w:tcPr>
          <w:p w14:paraId="3A86E53D" w14:textId="77777777" w:rsidR="00984D53" w:rsidRDefault="00984D53" w:rsidP="00DA2343">
            <w:pPr>
              <w:rPr>
                <w:rFonts w:eastAsia="Times New Roman" w:cs="Times New Roman"/>
                <w:sz w:val="20"/>
                <w:szCs w:val="20"/>
              </w:rPr>
            </w:pPr>
            <w:r>
              <w:rPr>
                <w:rFonts w:eastAsia="Times New Roman" w:cs="Times New Roman"/>
                <w:sz w:val="20"/>
                <w:szCs w:val="20"/>
              </w:rPr>
              <w:t>Percent with access to electricity (%)</w:t>
            </w:r>
          </w:p>
        </w:tc>
        <w:tc>
          <w:tcPr>
            <w:tcW w:w="1051" w:type="dxa"/>
            <w:tcBorders>
              <w:top w:val="nil"/>
              <w:left w:val="nil"/>
              <w:bottom w:val="single" w:sz="4" w:space="0" w:color="auto"/>
              <w:right w:val="nil"/>
            </w:tcBorders>
            <w:vAlign w:val="center"/>
            <w:hideMark/>
          </w:tcPr>
          <w:p w14:paraId="64152F86" w14:textId="77777777" w:rsidR="00984D53" w:rsidRDefault="00984D53" w:rsidP="00DA2343">
            <w:pPr>
              <w:jc w:val="center"/>
              <w:rPr>
                <w:rFonts w:eastAsia="Times New Roman" w:cs="Times New Roman"/>
                <w:sz w:val="20"/>
                <w:szCs w:val="20"/>
              </w:rPr>
            </w:pPr>
            <w:r>
              <w:rPr>
                <w:rFonts w:cs="Calibri"/>
                <w:sz w:val="20"/>
                <w:szCs w:val="20"/>
              </w:rPr>
              <w:t>44.1</w:t>
            </w:r>
          </w:p>
        </w:tc>
        <w:tc>
          <w:tcPr>
            <w:tcW w:w="833" w:type="dxa"/>
            <w:tcBorders>
              <w:top w:val="nil"/>
              <w:left w:val="nil"/>
              <w:bottom w:val="single" w:sz="4" w:space="0" w:color="auto"/>
              <w:right w:val="nil"/>
            </w:tcBorders>
            <w:shd w:val="clear" w:color="auto" w:fill="EAF1DD" w:themeFill="accent3" w:themeFillTint="33"/>
            <w:vAlign w:val="center"/>
            <w:hideMark/>
          </w:tcPr>
          <w:p w14:paraId="1BCD0F3C" w14:textId="77777777" w:rsidR="00984D53" w:rsidRDefault="00984D53" w:rsidP="00DA2343">
            <w:pPr>
              <w:jc w:val="center"/>
              <w:rPr>
                <w:rFonts w:eastAsia="Times New Roman" w:cs="Times New Roman"/>
                <w:sz w:val="20"/>
                <w:szCs w:val="20"/>
              </w:rPr>
            </w:pPr>
            <w:r>
              <w:rPr>
                <w:rFonts w:cs="Calibri"/>
                <w:sz w:val="20"/>
                <w:szCs w:val="20"/>
              </w:rPr>
              <w:t>73.7</w:t>
            </w:r>
          </w:p>
        </w:tc>
        <w:tc>
          <w:tcPr>
            <w:tcW w:w="1014" w:type="dxa"/>
            <w:tcBorders>
              <w:top w:val="nil"/>
              <w:left w:val="nil"/>
              <w:bottom w:val="single" w:sz="4" w:space="0" w:color="auto"/>
              <w:right w:val="nil"/>
            </w:tcBorders>
            <w:shd w:val="clear" w:color="auto" w:fill="EAF1DD" w:themeFill="accent3" w:themeFillTint="33"/>
            <w:vAlign w:val="center"/>
            <w:hideMark/>
          </w:tcPr>
          <w:p w14:paraId="24CE2553" w14:textId="77777777" w:rsidR="00984D53" w:rsidRDefault="00984D53" w:rsidP="00DA2343">
            <w:pPr>
              <w:jc w:val="center"/>
              <w:rPr>
                <w:rFonts w:eastAsia="Times New Roman" w:cs="Times New Roman"/>
                <w:sz w:val="20"/>
                <w:szCs w:val="20"/>
              </w:rPr>
            </w:pPr>
            <w:r>
              <w:rPr>
                <w:rFonts w:cs="Calibri"/>
                <w:sz w:val="20"/>
                <w:szCs w:val="20"/>
              </w:rPr>
              <w:t>20.0</w:t>
            </w:r>
          </w:p>
        </w:tc>
        <w:tc>
          <w:tcPr>
            <w:tcW w:w="657" w:type="dxa"/>
            <w:tcBorders>
              <w:top w:val="nil"/>
              <w:left w:val="nil"/>
              <w:bottom w:val="single" w:sz="4" w:space="0" w:color="auto"/>
              <w:right w:val="nil"/>
            </w:tcBorders>
            <w:shd w:val="clear" w:color="auto" w:fill="EAF1DD" w:themeFill="accent3" w:themeFillTint="33"/>
            <w:vAlign w:val="bottom"/>
            <w:hideMark/>
          </w:tcPr>
          <w:p w14:paraId="137AA14B" w14:textId="77777777" w:rsidR="00984D53" w:rsidRPr="00A763C3" w:rsidRDefault="00984D53" w:rsidP="00DA2343">
            <w:pPr>
              <w:jc w:val="center"/>
              <w:rPr>
                <w:rFonts w:eastAsia="Times New Roman" w:cs="Times New Roman"/>
                <w:sz w:val="20"/>
                <w:szCs w:val="20"/>
              </w:rPr>
            </w:pPr>
            <w:r w:rsidRPr="00A763C3">
              <w:rPr>
                <w:rFonts w:cs="Calibri"/>
                <w:sz w:val="20"/>
                <w:szCs w:val="20"/>
              </w:rPr>
              <w:t>***</w:t>
            </w:r>
          </w:p>
        </w:tc>
        <w:tc>
          <w:tcPr>
            <w:tcW w:w="333" w:type="dxa"/>
            <w:tcBorders>
              <w:top w:val="nil"/>
              <w:left w:val="nil"/>
              <w:bottom w:val="single" w:sz="4" w:space="0" w:color="auto"/>
              <w:right w:val="nil"/>
            </w:tcBorders>
            <w:vAlign w:val="center"/>
            <w:hideMark/>
          </w:tcPr>
          <w:p w14:paraId="628A804D"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766903CE" w14:textId="77777777" w:rsidR="00984D53" w:rsidRDefault="00984D53" w:rsidP="00DA2343">
            <w:pPr>
              <w:jc w:val="center"/>
              <w:rPr>
                <w:rFonts w:eastAsia="Times New Roman" w:cs="Times New Roman"/>
                <w:sz w:val="20"/>
                <w:szCs w:val="20"/>
              </w:rPr>
            </w:pPr>
            <w:r>
              <w:rPr>
                <w:rFonts w:cs="Calibri"/>
                <w:sz w:val="20"/>
                <w:szCs w:val="20"/>
              </w:rPr>
              <w:t>43.5</w:t>
            </w:r>
          </w:p>
        </w:tc>
        <w:tc>
          <w:tcPr>
            <w:tcW w:w="1007" w:type="dxa"/>
            <w:tcBorders>
              <w:top w:val="nil"/>
              <w:left w:val="nil"/>
              <w:bottom w:val="single" w:sz="4" w:space="0" w:color="auto"/>
              <w:right w:val="nil"/>
            </w:tcBorders>
            <w:shd w:val="clear" w:color="auto" w:fill="EAF1DD" w:themeFill="accent3" w:themeFillTint="33"/>
            <w:vAlign w:val="center"/>
            <w:hideMark/>
          </w:tcPr>
          <w:p w14:paraId="35C3DD03" w14:textId="77777777" w:rsidR="00984D53" w:rsidRDefault="00984D53" w:rsidP="00DA2343">
            <w:pPr>
              <w:jc w:val="center"/>
              <w:rPr>
                <w:rFonts w:eastAsia="Times New Roman" w:cs="Times New Roman"/>
                <w:sz w:val="20"/>
                <w:szCs w:val="20"/>
              </w:rPr>
            </w:pPr>
            <w:r>
              <w:rPr>
                <w:rFonts w:cs="Calibri"/>
                <w:sz w:val="20"/>
                <w:szCs w:val="20"/>
              </w:rPr>
              <w:t>61.3</w:t>
            </w:r>
          </w:p>
        </w:tc>
        <w:tc>
          <w:tcPr>
            <w:tcW w:w="970" w:type="dxa"/>
            <w:tcBorders>
              <w:top w:val="nil"/>
              <w:left w:val="nil"/>
              <w:bottom w:val="single" w:sz="4" w:space="0" w:color="auto"/>
              <w:right w:val="nil"/>
            </w:tcBorders>
            <w:shd w:val="clear" w:color="auto" w:fill="EAF1DD" w:themeFill="accent3" w:themeFillTint="33"/>
            <w:vAlign w:val="center"/>
            <w:hideMark/>
          </w:tcPr>
          <w:p w14:paraId="36029A93"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CF0D51E"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E2C9FF6" w14:textId="77777777" w:rsidR="00984D53" w:rsidRDefault="00984D53" w:rsidP="00DA2343">
            <w:pPr>
              <w:jc w:val="center"/>
              <w:rPr>
                <w:rFonts w:eastAsia="Times New Roman" w:cs="Times New Roman"/>
                <w:sz w:val="20"/>
                <w:szCs w:val="20"/>
              </w:rPr>
            </w:pPr>
            <w:r>
              <w:rPr>
                <w:rFonts w:cs="Calibri"/>
                <w:sz w:val="20"/>
                <w:szCs w:val="20"/>
              </w:rPr>
              <w:t>n/s</w:t>
            </w:r>
          </w:p>
        </w:tc>
      </w:tr>
      <w:tr w:rsidR="00984D53" w14:paraId="42435E84" w14:textId="77777777" w:rsidTr="00DA2343">
        <w:tc>
          <w:tcPr>
            <w:tcW w:w="4212" w:type="dxa"/>
            <w:tcBorders>
              <w:top w:val="nil"/>
              <w:left w:val="nil"/>
              <w:bottom w:val="single" w:sz="4" w:space="0" w:color="auto"/>
              <w:right w:val="nil"/>
            </w:tcBorders>
            <w:vAlign w:val="center"/>
            <w:hideMark/>
          </w:tcPr>
          <w:p w14:paraId="6277A0E1" w14:textId="77777777" w:rsidR="00984D53" w:rsidRDefault="00984D53" w:rsidP="00DA2343">
            <w:pPr>
              <w:rPr>
                <w:rFonts w:eastAsia="Times New Roman" w:cs="Times New Roman"/>
                <w:sz w:val="20"/>
                <w:szCs w:val="20"/>
              </w:rPr>
            </w:pPr>
            <w:r>
              <w:rPr>
                <w:rFonts w:eastAsia="Times New Roman" w:cs="Times New Roman"/>
                <w:sz w:val="20"/>
                <w:szCs w:val="20"/>
              </w:rPr>
              <w:t>Mean number of persons per sleeping room</w:t>
            </w:r>
            <w:r>
              <w:rPr>
                <w:rFonts w:eastAsia="Times New Roman" w:cs="Times New Roman"/>
                <w:sz w:val="20"/>
                <w:szCs w:val="20"/>
                <w:vertAlign w:val="superscript"/>
              </w:rPr>
              <w:t>c</w:t>
            </w:r>
          </w:p>
        </w:tc>
        <w:tc>
          <w:tcPr>
            <w:tcW w:w="1051" w:type="dxa"/>
            <w:tcBorders>
              <w:top w:val="nil"/>
              <w:left w:val="nil"/>
              <w:bottom w:val="single" w:sz="4" w:space="0" w:color="auto"/>
              <w:right w:val="nil"/>
            </w:tcBorders>
            <w:vAlign w:val="center"/>
            <w:hideMark/>
          </w:tcPr>
          <w:p w14:paraId="2263BE9E"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36736" behindDoc="0" locked="0" layoutInCell="1" allowOverlap="1" wp14:anchorId="43A9443B" wp14:editId="4FAB5397">
                      <wp:simplePos x="0" y="0"/>
                      <wp:positionH relativeFrom="column">
                        <wp:posOffset>22860</wp:posOffset>
                      </wp:positionH>
                      <wp:positionV relativeFrom="paragraph">
                        <wp:posOffset>-5080</wp:posOffset>
                      </wp:positionV>
                      <wp:extent cx="457200" cy="164465"/>
                      <wp:effectExtent l="0" t="0" r="19050" b="26035"/>
                      <wp:wrapNone/>
                      <wp:docPr id="157" name="Oval 15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81F37A" id="Oval 157" o:spid="_x0000_s1026" style="position:absolute;margin-left:1.8pt;margin-top:-.4pt;width:36pt;height:12.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" filled="f" strokecolor="#0070c0" strokeweight="1.5pt"/>
                  </w:pict>
                </mc:Fallback>
              </mc:AlternateContent>
            </w:r>
            <w:r>
              <w:rPr>
                <w:rFonts w:cs="Calibri"/>
                <w:sz w:val="20"/>
                <w:szCs w:val="20"/>
              </w:rPr>
              <w:t>2.2</w:t>
            </w:r>
          </w:p>
        </w:tc>
        <w:tc>
          <w:tcPr>
            <w:tcW w:w="833" w:type="dxa"/>
            <w:tcBorders>
              <w:top w:val="nil"/>
              <w:left w:val="nil"/>
              <w:bottom w:val="single" w:sz="4" w:space="0" w:color="auto"/>
              <w:right w:val="nil"/>
            </w:tcBorders>
            <w:shd w:val="clear" w:color="auto" w:fill="EAF1DD" w:themeFill="accent3" w:themeFillTint="33"/>
            <w:vAlign w:val="center"/>
            <w:hideMark/>
          </w:tcPr>
          <w:p w14:paraId="679475EF" w14:textId="77777777" w:rsidR="00984D53" w:rsidRDefault="00984D53" w:rsidP="00DA2343">
            <w:pPr>
              <w:jc w:val="center"/>
              <w:rPr>
                <w:rFonts w:eastAsia="Times New Roman" w:cs="Times New Roman"/>
                <w:sz w:val="20"/>
                <w:szCs w:val="20"/>
              </w:rPr>
            </w:pPr>
            <w:r>
              <w:rPr>
                <w:rFonts w:cs="Calibri"/>
                <w:sz w:val="20"/>
                <w:szCs w:val="20"/>
              </w:rPr>
              <w:t>2.3</w:t>
            </w:r>
          </w:p>
        </w:tc>
        <w:tc>
          <w:tcPr>
            <w:tcW w:w="1014" w:type="dxa"/>
            <w:tcBorders>
              <w:top w:val="nil"/>
              <w:left w:val="nil"/>
              <w:bottom w:val="single" w:sz="4" w:space="0" w:color="auto"/>
              <w:right w:val="nil"/>
            </w:tcBorders>
            <w:shd w:val="clear" w:color="auto" w:fill="EAF1DD" w:themeFill="accent3" w:themeFillTint="33"/>
            <w:vAlign w:val="center"/>
            <w:hideMark/>
          </w:tcPr>
          <w:p w14:paraId="457D370D" w14:textId="77777777" w:rsidR="00984D53" w:rsidRDefault="00984D53" w:rsidP="00DA2343">
            <w:pPr>
              <w:jc w:val="center"/>
              <w:rPr>
                <w:rFonts w:eastAsia="Times New Roman" w:cs="Times New Roman"/>
                <w:sz w:val="20"/>
                <w:szCs w:val="20"/>
              </w:rPr>
            </w:pPr>
            <w:r>
              <w:rPr>
                <w:rFonts w:cs="Calibri"/>
                <w:sz w:val="20"/>
                <w:szCs w:val="20"/>
              </w:rPr>
              <w:t>2.2</w:t>
            </w:r>
          </w:p>
        </w:tc>
        <w:tc>
          <w:tcPr>
            <w:tcW w:w="657" w:type="dxa"/>
            <w:tcBorders>
              <w:top w:val="nil"/>
              <w:left w:val="nil"/>
              <w:bottom w:val="single" w:sz="4" w:space="0" w:color="auto"/>
              <w:right w:val="nil"/>
            </w:tcBorders>
            <w:shd w:val="clear" w:color="auto" w:fill="EAF1DD" w:themeFill="accent3" w:themeFillTint="33"/>
            <w:vAlign w:val="bottom"/>
            <w:hideMark/>
          </w:tcPr>
          <w:p w14:paraId="6FB5D6C5" w14:textId="77777777" w:rsidR="00984D53" w:rsidRPr="00A763C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88960" behindDoc="0" locked="0" layoutInCell="1" allowOverlap="1" wp14:anchorId="7AB29E9F" wp14:editId="317C20A4">
                      <wp:simplePos x="0" y="0"/>
                      <wp:positionH relativeFrom="column">
                        <wp:posOffset>-97155</wp:posOffset>
                      </wp:positionH>
                      <wp:positionV relativeFrom="paragraph">
                        <wp:posOffset>-635</wp:posOffset>
                      </wp:positionV>
                      <wp:extent cx="457200" cy="164465"/>
                      <wp:effectExtent l="0" t="0" r="19050" b="26035"/>
                      <wp:wrapNone/>
                      <wp:docPr id="156" name="Oval 15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31CF0" id="Oval 156" o:spid="_x0000_s1026" style="position:absolute;margin-left:-7.65pt;margin-top:-.05pt;width:36pt;height:1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" filled="f" strokecolor="red" strokeweight="1.5pt"/>
                  </w:pict>
                </mc:Fallback>
              </mc:AlternateContent>
            </w:r>
            <w:r w:rsidRPr="00A763C3">
              <w:rPr>
                <w:rFonts w:cs="Calibri"/>
                <w:sz w:val="20"/>
                <w:szCs w:val="20"/>
              </w:rPr>
              <w:t>n/s</w:t>
            </w:r>
          </w:p>
        </w:tc>
        <w:tc>
          <w:tcPr>
            <w:tcW w:w="333" w:type="dxa"/>
            <w:tcBorders>
              <w:top w:val="nil"/>
              <w:left w:val="nil"/>
              <w:bottom w:val="single" w:sz="4" w:space="0" w:color="auto"/>
              <w:right w:val="nil"/>
            </w:tcBorders>
            <w:vAlign w:val="center"/>
            <w:hideMark/>
          </w:tcPr>
          <w:p w14:paraId="2DFD36BC"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662984D0" w14:textId="77777777" w:rsidR="00984D53" w:rsidRDefault="00984D53" w:rsidP="00DA2343">
            <w:pPr>
              <w:jc w:val="center"/>
              <w:rPr>
                <w:rFonts w:eastAsia="Times New Roman" w:cs="Times New Roman"/>
                <w:sz w:val="20"/>
                <w:szCs w:val="20"/>
              </w:rPr>
            </w:pPr>
            <w:r>
              <w:rPr>
                <w:rFonts w:cs="Calibri"/>
                <w:sz w:val="20"/>
                <w:szCs w:val="20"/>
              </w:rPr>
              <w:t>2.3</w:t>
            </w:r>
          </w:p>
        </w:tc>
        <w:tc>
          <w:tcPr>
            <w:tcW w:w="1007" w:type="dxa"/>
            <w:tcBorders>
              <w:top w:val="nil"/>
              <w:left w:val="nil"/>
              <w:bottom w:val="single" w:sz="4" w:space="0" w:color="auto"/>
              <w:right w:val="nil"/>
            </w:tcBorders>
            <w:shd w:val="clear" w:color="auto" w:fill="EAF1DD" w:themeFill="accent3" w:themeFillTint="33"/>
            <w:vAlign w:val="center"/>
            <w:hideMark/>
          </w:tcPr>
          <w:p w14:paraId="61D91A71" w14:textId="77777777" w:rsidR="00984D53" w:rsidRDefault="00984D53" w:rsidP="00DA2343">
            <w:pPr>
              <w:jc w:val="center"/>
              <w:rPr>
                <w:rFonts w:eastAsia="Times New Roman" w:cs="Times New Roman"/>
                <w:sz w:val="20"/>
                <w:szCs w:val="20"/>
              </w:rPr>
            </w:pPr>
            <w:r>
              <w:rPr>
                <w:rFonts w:cs="Calibri"/>
                <w:sz w:val="20"/>
                <w:szCs w:val="20"/>
              </w:rPr>
              <w:t>1.5</w:t>
            </w:r>
          </w:p>
        </w:tc>
        <w:tc>
          <w:tcPr>
            <w:tcW w:w="970" w:type="dxa"/>
            <w:tcBorders>
              <w:top w:val="nil"/>
              <w:left w:val="nil"/>
              <w:bottom w:val="single" w:sz="4" w:space="0" w:color="auto"/>
              <w:right w:val="nil"/>
            </w:tcBorders>
            <w:shd w:val="clear" w:color="auto" w:fill="EAF1DD" w:themeFill="accent3" w:themeFillTint="33"/>
            <w:vAlign w:val="center"/>
            <w:hideMark/>
          </w:tcPr>
          <w:p w14:paraId="60D85D0E"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776D386"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49DBC08" w14:textId="77777777" w:rsidR="00984D53" w:rsidRDefault="00984D53" w:rsidP="00DA2343">
            <w:pPr>
              <w:jc w:val="center"/>
              <w:rPr>
                <w:rFonts w:eastAsia="Times New Roman" w:cs="Times New Roman"/>
                <w:sz w:val="20"/>
                <w:szCs w:val="20"/>
              </w:rPr>
            </w:pPr>
            <w:r>
              <w:rPr>
                <w:rFonts w:cs="Calibri"/>
                <w:sz w:val="20"/>
                <w:szCs w:val="20"/>
              </w:rPr>
              <w:t>***</w:t>
            </w:r>
          </w:p>
        </w:tc>
      </w:tr>
      <w:tr w:rsidR="00984D53" w14:paraId="77103BF6" w14:textId="77777777" w:rsidTr="00DA2343">
        <w:tc>
          <w:tcPr>
            <w:tcW w:w="4212" w:type="dxa"/>
            <w:tcBorders>
              <w:top w:val="nil"/>
              <w:left w:val="nil"/>
              <w:bottom w:val="single" w:sz="4" w:space="0" w:color="auto"/>
              <w:right w:val="nil"/>
            </w:tcBorders>
            <w:shd w:val="clear" w:color="auto" w:fill="DBE7F3"/>
            <w:vAlign w:val="center"/>
            <w:hideMark/>
          </w:tcPr>
          <w:p w14:paraId="2D8DBF1A"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roof materials (%)</w:t>
            </w:r>
            <w:r>
              <w:rPr>
                <w:rFonts w:eastAsia="Times New Roman" w:cs="Times New Roman"/>
                <w:b/>
                <w:bCs/>
                <w:sz w:val="20"/>
                <w:szCs w:val="20"/>
                <w:vertAlign w:val="superscript"/>
              </w:rPr>
              <w:t>d</w:t>
            </w:r>
          </w:p>
        </w:tc>
        <w:tc>
          <w:tcPr>
            <w:tcW w:w="1051" w:type="dxa"/>
            <w:tcBorders>
              <w:top w:val="nil"/>
              <w:left w:val="nil"/>
              <w:bottom w:val="single" w:sz="4" w:space="0" w:color="auto"/>
              <w:right w:val="nil"/>
            </w:tcBorders>
            <w:shd w:val="clear" w:color="auto" w:fill="DBE5F1" w:themeFill="accent1" w:themeFillTint="33"/>
            <w:vAlign w:val="center"/>
            <w:hideMark/>
          </w:tcPr>
          <w:p w14:paraId="31E9176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56344EF1"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2FC5630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427581A0"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30FAAEC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1C10692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3C9EDAF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3543928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7C59C3A5"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52096" behindDoc="0" locked="0" layoutInCell="1" allowOverlap="1" wp14:anchorId="01FCF632" wp14:editId="607D7BA2">
                      <wp:simplePos x="0" y="0"/>
                      <wp:positionH relativeFrom="column">
                        <wp:posOffset>575945</wp:posOffset>
                      </wp:positionH>
                      <wp:positionV relativeFrom="paragraph">
                        <wp:posOffset>-6985</wp:posOffset>
                      </wp:positionV>
                      <wp:extent cx="457200" cy="164465"/>
                      <wp:effectExtent l="0" t="0" r="19050" b="26035"/>
                      <wp:wrapNone/>
                      <wp:docPr id="154" name="Oval 154"/>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F00C3" id="Oval 154" o:spid="_x0000_s1026" style="position:absolute;margin-left:45.35pt;margin-top:-.55pt;width:36pt;height:12.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" filled="f" strokecolor="red" strokeweight="1.5pt"/>
                  </w:pict>
                </mc:Fallback>
              </mc:AlternateContent>
            </w:r>
            <w:r>
              <w:rPr>
                <w:rFonts w:cs="Calibri"/>
                <w:b/>
                <w:bCs/>
                <w:sz w:val="20"/>
                <w:szCs w:val="20"/>
              </w:rPr>
              <w:t> </w:t>
            </w:r>
          </w:p>
        </w:tc>
        <w:tc>
          <w:tcPr>
            <w:tcW w:w="657" w:type="dxa"/>
            <w:tcBorders>
              <w:top w:val="nil"/>
              <w:left w:val="nil"/>
              <w:bottom w:val="single" w:sz="4" w:space="0" w:color="auto"/>
              <w:right w:val="nil"/>
            </w:tcBorders>
            <w:shd w:val="clear" w:color="auto" w:fill="EAF1DD" w:themeFill="accent3" w:themeFillTint="33"/>
            <w:vAlign w:val="center"/>
            <w:hideMark/>
          </w:tcPr>
          <w:p w14:paraId="1AB39963"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591E06A3" w14:textId="77777777" w:rsidTr="00DA2343">
        <w:tc>
          <w:tcPr>
            <w:tcW w:w="4212" w:type="dxa"/>
            <w:tcBorders>
              <w:top w:val="nil"/>
              <w:left w:val="nil"/>
              <w:bottom w:val="single" w:sz="4" w:space="0" w:color="auto"/>
              <w:right w:val="nil"/>
            </w:tcBorders>
            <w:vAlign w:val="center"/>
            <w:hideMark/>
          </w:tcPr>
          <w:p w14:paraId="44D933C5" w14:textId="77777777" w:rsidR="00984D53" w:rsidRDefault="00984D53" w:rsidP="00DA2343">
            <w:pPr>
              <w:ind w:firstLineChars="100" w:firstLine="240"/>
              <w:rPr>
                <w:rFonts w:eastAsia="Times New Roman" w:cs="Times New Roman"/>
                <w:sz w:val="20"/>
                <w:szCs w:val="20"/>
              </w:rPr>
            </w:pPr>
            <w:r>
              <w:rPr>
                <w:noProof/>
              </w:rPr>
              <mc:AlternateContent>
                <mc:Choice Requires="wps">
                  <w:drawing>
                    <wp:anchor distT="0" distB="0" distL="114300" distR="114300" simplePos="0" relativeHeight="251716608" behindDoc="0" locked="0" layoutInCell="1" allowOverlap="1" wp14:anchorId="48FCDAC8" wp14:editId="27620ED6">
                      <wp:simplePos x="0" y="0"/>
                      <wp:positionH relativeFrom="column">
                        <wp:posOffset>1789430</wp:posOffset>
                      </wp:positionH>
                      <wp:positionV relativeFrom="paragraph">
                        <wp:posOffset>19685</wp:posOffset>
                      </wp:positionV>
                      <wp:extent cx="333375" cy="43815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0226FD17" w14:textId="77777777" w:rsidR="00984D53" w:rsidRPr="00A763C3" w:rsidRDefault="00984D53" w:rsidP="00984D53">
                                  <w:pPr>
                                    <w:rPr>
                                      <w:b/>
                                      <w:bCs/>
                                      <w:color w:val="7030A0"/>
                                      <w:sz w:val="44"/>
                                      <w:szCs w:val="44"/>
                                    </w:rPr>
                                  </w:pPr>
                                  <w:r w:rsidRPr="00A763C3">
                                    <w:rPr>
                                      <w:b/>
                                      <w:bCs/>
                                      <w:color w:val="7030A0"/>
                                      <w:sz w:val="44"/>
                                      <w:szCs w:val="44"/>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CDAC8" id="Text Box 163" o:spid="_x0000_s1036" type="#_x0000_t202" style="position:absolute;left:0;text-align:left;margin-left:140.9pt;margin-top:1.55pt;width:26.25pt;height:3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" filled="f" stroked="f" strokeweight=".5pt">
                      <v:textbox>
                        <w:txbxContent>
                          <w:p w14:paraId="0226FD17" w14:textId="77777777" w:rsidR="00984D53" w:rsidRPr="00A763C3" w:rsidRDefault="00984D53" w:rsidP="00984D53">
                            <w:pPr>
                              <w:rPr>
                                <w:b/>
                                <w:bCs/>
                                <w:color w:val="7030A0"/>
                                <w:sz w:val="44"/>
                                <w:szCs w:val="44"/>
                              </w:rPr>
                            </w:pPr>
                            <w:r w:rsidRPr="00A763C3">
                              <w:rPr>
                                <w:b/>
                                <w:bCs/>
                                <w:color w:val="7030A0"/>
                                <w:sz w:val="44"/>
                                <w:szCs w:val="44"/>
                              </w:rPr>
                              <w:t>23</w:t>
                            </w:r>
                          </w:p>
                        </w:txbxContent>
                      </v:textbox>
                    </v:shape>
                  </w:pict>
                </mc:Fallback>
              </mc:AlternateContent>
            </w: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5BA3D984" w14:textId="77777777" w:rsidR="00984D53" w:rsidRDefault="00984D53" w:rsidP="00DA2343">
            <w:pPr>
              <w:jc w:val="center"/>
              <w:rPr>
                <w:rFonts w:eastAsia="Times New Roman" w:cs="Times New Roman"/>
                <w:sz w:val="20"/>
                <w:szCs w:val="20"/>
              </w:rPr>
            </w:pPr>
            <w:r>
              <w:rPr>
                <w:rFonts w:cs="Calibri"/>
                <w:sz w:val="20"/>
                <w:szCs w:val="20"/>
              </w:rPr>
              <w:t>4.4</w:t>
            </w:r>
          </w:p>
        </w:tc>
        <w:tc>
          <w:tcPr>
            <w:tcW w:w="833" w:type="dxa"/>
            <w:tcBorders>
              <w:top w:val="nil"/>
              <w:left w:val="nil"/>
              <w:bottom w:val="single" w:sz="4" w:space="0" w:color="auto"/>
              <w:right w:val="nil"/>
            </w:tcBorders>
            <w:shd w:val="clear" w:color="auto" w:fill="EAF1DD" w:themeFill="accent3" w:themeFillTint="33"/>
            <w:vAlign w:val="center"/>
            <w:hideMark/>
          </w:tcPr>
          <w:p w14:paraId="37DC8BB3" w14:textId="77777777" w:rsidR="00984D53" w:rsidRDefault="00984D53" w:rsidP="00DA2343">
            <w:pPr>
              <w:jc w:val="center"/>
              <w:rPr>
                <w:rFonts w:eastAsia="Times New Roman" w:cs="Times New Roman"/>
                <w:sz w:val="20"/>
                <w:szCs w:val="20"/>
              </w:rPr>
            </w:pPr>
            <w:r>
              <w:rPr>
                <w:rFonts w:cs="Calibri"/>
                <w:sz w:val="20"/>
                <w:szCs w:val="20"/>
              </w:rPr>
              <w:t>0.8</w:t>
            </w:r>
          </w:p>
        </w:tc>
        <w:tc>
          <w:tcPr>
            <w:tcW w:w="1014" w:type="dxa"/>
            <w:tcBorders>
              <w:top w:val="nil"/>
              <w:left w:val="nil"/>
              <w:bottom w:val="single" w:sz="4" w:space="0" w:color="auto"/>
              <w:right w:val="nil"/>
            </w:tcBorders>
            <w:shd w:val="clear" w:color="auto" w:fill="EAF1DD" w:themeFill="accent3" w:themeFillTint="33"/>
            <w:vAlign w:val="center"/>
            <w:hideMark/>
          </w:tcPr>
          <w:p w14:paraId="22E81757" w14:textId="77777777" w:rsidR="00984D53" w:rsidRDefault="00984D53" w:rsidP="00DA2343">
            <w:pPr>
              <w:jc w:val="center"/>
              <w:rPr>
                <w:rFonts w:eastAsia="Times New Roman" w:cs="Times New Roman"/>
                <w:sz w:val="20"/>
                <w:szCs w:val="20"/>
              </w:rPr>
            </w:pPr>
            <w:r>
              <w:rPr>
                <w:rFonts w:cs="Calibri"/>
                <w:sz w:val="20"/>
                <w:szCs w:val="20"/>
              </w:rPr>
              <w:t>7.3</w:t>
            </w:r>
          </w:p>
        </w:tc>
        <w:tc>
          <w:tcPr>
            <w:tcW w:w="657" w:type="dxa"/>
            <w:tcBorders>
              <w:top w:val="nil"/>
              <w:left w:val="nil"/>
              <w:bottom w:val="single" w:sz="4" w:space="0" w:color="auto"/>
              <w:right w:val="nil"/>
            </w:tcBorders>
            <w:shd w:val="clear" w:color="auto" w:fill="D9D9D9"/>
            <w:vAlign w:val="bottom"/>
            <w:hideMark/>
          </w:tcPr>
          <w:p w14:paraId="3CD418C2"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2FC68E2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6F47AF60" w14:textId="77777777" w:rsidR="00984D53" w:rsidRDefault="00984D53" w:rsidP="00DA2343">
            <w:pPr>
              <w:jc w:val="center"/>
              <w:rPr>
                <w:rFonts w:eastAsia="Times New Roman" w:cs="Times New Roman"/>
                <w:sz w:val="20"/>
                <w:szCs w:val="20"/>
              </w:rPr>
            </w:pPr>
            <w:r>
              <w:rPr>
                <w:rFonts w:cs="Calibri"/>
                <w:sz w:val="20"/>
                <w:szCs w:val="20"/>
              </w:rPr>
              <w:t>4.4</w:t>
            </w:r>
          </w:p>
        </w:tc>
        <w:tc>
          <w:tcPr>
            <w:tcW w:w="1007" w:type="dxa"/>
            <w:tcBorders>
              <w:top w:val="nil"/>
              <w:left w:val="nil"/>
              <w:bottom w:val="single" w:sz="4" w:space="0" w:color="auto"/>
              <w:right w:val="nil"/>
            </w:tcBorders>
            <w:shd w:val="clear" w:color="auto" w:fill="EAF1DD" w:themeFill="accent3" w:themeFillTint="33"/>
            <w:vAlign w:val="center"/>
            <w:hideMark/>
          </w:tcPr>
          <w:p w14:paraId="2C1FEDD6"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5FF3FD3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E46E67A"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71049D93"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44B42C46" w14:textId="77777777" w:rsidTr="00DA2343">
        <w:tc>
          <w:tcPr>
            <w:tcW w:w="4212" w:type="dxa"/>
            <w:tcBorders>
              <w:top w:val="nil"/>
              <w:left w:val="nil"/>
              <w:bottom w:val="single" w:sz="4" w:space="0" w:color="auto"/>
              <w:right w:val="nil"/>
            </w:tcBorders>
            <w:vAlign w:val="center"/>
            <w:hideMark/>
          </w:tcPr>
          <w:p w14:paraId="6FF18D5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20C7C1DC" w14:textId="77777777" w:rsidR="00984D53" w:rsidRDefault="00984D53" w:rsidP="00DA2343">
            <w:pPr>
              <w:jc w:val="center"/>
              <w:rPr>
                <w:rFonts w:eastAsia="Times New Roman" w:cs="Times New Roman"/>
                <w:sz w:val="20"/>
                <w:szCs w:val="20"/>
              </w:rPr>
            </w:pPr>
            <w:r>
              <w:rPr>
                <w:rFonts w:cs="Calibri"/>
                <w:sz w:val="20"/>
                <w:szCs w:val="20"/>
              </w:rPr>
              <w:t>1.0</w:t>
            </w:r>
          </w:p>
        </w:tc>
        <w:tc>
          <w:tcPr>
            <w:tcW w:w="833" w:type="dxa"/>
            <w:tcBorders>
              <w:top w:val="nil"/>
              <w:left w:val="nil"/>
              <w:bottom w:val="single" w:sz="4" w:space="0" w:color="auto"/>
              <w:right w:val="nil"/>
            </w:tcBorders>
            <w:shd w:val="clear" w:color="auto" w:fill="EAF1DD" w:themeFill="accent3" w:themeFillTint="33"/>
            <w:vAlign w:val="center"/>
            <w:hideMark/>
          </w:tcPr>
          <w:p w14:paraId="2A64CF98" w14:textId="77777777" w:rsidR="00984D53" w:rsidRDefault="00984D53" w:rsidP="00DA2343">
            <w:pPr>
              <w:jc w:val="center"/>
              <w:rPr>
                <w:rFonts w:eastAsia="Times New Roman" w:cs="Times New Roman"/>
                <w:sz w:val="20"/>
                <w:szCs w:val="20"/>
              </w:rPr>
            </w:pPr>
            <w:r>
              <w:rPr>
                <w:rFonts w:cs="Calibri"/>
                <w:sz w:val="20"/>
                <w:szCs w:val="20"/>
              </w:rPr>
              <w:t>0.7</w:t>
            </w:r>
          </w:p>
        </w:tc>
        <w:tc>
          <w:tcPr>
            <w:tcW w:w="1014" w:type="dxa"/>
            <w:tcBorders>
              <w:top w:val="nil"/>
              <w:left w:val="nil"/>
              <w:bottom w:val="single" w:sz="4" w:space="0" w:color="auto"/>
              <w:right w:val="nil"/>
            </w:tcBorders>
            <w:shd w:val="clear" w:color="auto" w:fill="EAF1DD" w:themeFill="accent3" w:themeFillTint="33"/>
            <w:vAlign w:val="center"/>
            <w:hideMark/>
          </w:tcPr>
          <w:p w14:paraId="787CB64F" w14:textId="77777777" w:rsidR="00984D53" w:rsidRDefault="00984D53" w:rsidP="00DA2343">
            <w:pPr>
              <w:jc w:val="center"/>
              <w:rPr>
                <w:rFonts w:eastAsia="Times New Roman" w:cs="Times New Roman"/>
                <w:sz w:val="20"/>
                <w:szCs w:val="20"/>
              </w:rPr>
            </w:pPr>
            <w:r>
              <w:rPr>
                <w:rFonts w:cs="Calibri"/>
                <w:sz w:val="20"/>
                <w:szCs w:val="20"/>
              </w:rPr>
              <w:t>1.1</w:t>
            </w:r>
          </w:p>
        </w:tc>
        <w:tc>
          <w:tcPr>
            <w:tcW w:w="657" w:type="dxa"/>
            <w:tcBorders>
              <w:top w:val="nil"/>
              <w:left w:val="nil"/>
              <w:bottom w:val="single" w:sz="4" w:space="0" w:color="auto"/>
              <w:right w:val="nil"/>
            </w:tcBorders>
            <w:shd w:val="clear" w:color="auto" w:fill="D9D9D9"/>
            <w:vAlign w:val="bottom"/>
            <w:hideMark/>
          </w:tcPr>
          <w:p w14:paraId="636AE876"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764E92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15509745" w14:textId="77777777" w:rsidR="00984D53" w:rsidRDefault="00984D53" w:rsidP="00DA2343">
            <w:pPr>
              <w:jc w:val="center"/>
              <w:rPr>
                <w:rFonts w:eastAsia="Times New Roman" w:cs="Times New Roman"/>
                <w:sz w:val="20"/>
                <w:szCs w:val="20"/>
              </w:rPr>
            </w:pPr>
            <w:r>
              <w:rPr>
                <w:rFonts w:cs="Calibri"/>
                <w:sz w:val="20"/>
                <w:szCs w:val="20"/>
              </w:rPr>
              <w:t>1.0</w:t>
            </w:r>
          </w:p>
        </w:tc>
        <w:tc>
          <w:tcPr>
            <w:tcW w:w="1007" w:type="dxa"/>
            <w:tcBorders>
              <w:top w:val="nil"/>
              <w:left w:val="nil"/>
              <w:bottom w:val="single" w:sz="4" w:space="0" w:color="auto"/>
              <w:right w:val="nil"/>
            </w:tcBorders>
            <w:shd w:val="clear" w:color="auto" w:fill="EAF1DD" w:themeFill="accent3" w:themeFillTint="33"/>
            <w:vAlign w:val="center"/>
            <w:hideMark/>
          </w:tcPr>
          <w:p w14:paraId="4FC7E458"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428FD93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38DC7C3"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1354C13"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701248" behindDoc="0" locked="0" layoutInCell="1" allowOverlap="1" wp14:anchorId="77DFFBF5" wp14:editId="66D1EC80">
                      <wp:simplePos x="0" y="0"/>
                      <wp:positionH relativeFrom="column">
                        <wp:posOffset>13335</wp:posOffset>
                      </wp:positionH>
                      <wp:positionV relativeFrom="paragraph">
                        <wp:posOffset>-199390</wp:posOffset>
                      </wp:positionV>
                      <wp:extent cx="333375" cy="36512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333375" cy="365125"/>
                              </a:xfrm>
                              <a:prstGeom prst="rect">
                                <a:avLst/>
                              </a:prstGeom>
                              <a:noFill/>
                              <a:ln w="6350">
                                <a:noFill/>
                              </a:ln>
                            </wps:spPr>
                            <wps:txbx>
                              <w:txbxContent>
                                <w:p w14:paraId="147D3592" w14:textId="77777777" w:rsidR="00984D53" w:rsidRDefault="00984D53" w:rsidP="00984D53">
                                  <w:pPr>
                                    <w:rPr>
                                      <w:b/>
                                      <w:bCs/>
                                      <w:color w:val="FF0000"/>
                                      <w:sz w:val="44"/>
                                      <w:szCs w:val="44"/>
                                    </w:rPr>
                                  </w:pPr>
                                  <w:r>
                                    <w:rPr>
                                      <w:b/>
                                      <w:bCs/>
                                      <w:color w:val="FF0000"/>
                                      <w:sz w:val="44"/>
                                      <w:szCs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FFBF5" id="Text Box 155" o:spid="_x0000_s1037" type="#_x0000_t202" style="position:absolute;left:0;text-align:left;margin-left:1.05pt;margin-top:-15.7pt;width:26.25pt;height:2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" filled="f" stroked="f" strokeweight=".5pt">
                      <v:textbox>
                        <w:txbxContent>
                          <w:p w14:paraId="147D3592" w14:textId="77777777" w:rsidR="00984D53" w:rsidRDefault="00984D53" w:rsidP="00984D53">
                            <w:pPr>
                              <w:rPr>
                                <w:b/>
                                <w:bCs/>
                                <w:color w:val="FF0000"/>
                                <w:sz w:val="44"/>
                                <w:szCs w:val="44"/>
                              </w:rPr>
                            </w:pPr>
                            <w:r>
                              <w:rPr>
                                <w:b/>
                                <w:bCs/>
                                <w:color w:val="FF0000"/>
                                <w:sz w:val="44"/>
                                <w:szCs w:val="44"/>
                              </w:rPr>
                              <w:t>6</w:t>
                            </w:r>
                          </w:p>
                        </w:txbxContent>
                      </v:textbox>
                    </v:shape>
                  </w:pict>
                </mc:Fallback>
              </mc:AlternateContent>
            </w:r>
            <w:r>
              <w:rPr>
                <w:rFonts w:cs="Calibri"/>
                <w:sz w:val="20"/>
                <w:szCs w:val="20"/>
              </w:rPr>
              <w:t> </w:t>
            </w:r>
          </w:p>
        </w:tc>
      </w:tr>
      <w:tr w:rsidR="00984D53" w14:paraId="0147E501" w14:textId="77777777" w:rsidTr="00DA2343">
        <w:tc>
          <w:tcPr>
            <w:tcW w:w="4212" w:type="dxa"/>
            <w:tcBorders>
              <w:top w:val="nil"/>
              <w:left w:val="nil"/>
              <w:bottom w:val="single" w:sz="4" w:space="0" w:color="auto"/>
              <w:right w:val="nil"/>
            </w:tcBorders>
            <w:vAlign w:val="center"/>
            <w:hideMark/>
          </w:tcPr>
          <w:p w14:paraId="4F135C2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34C46059" w14:textId="77777777" w:rsidR="00984D53" w:rsidRDefault="00984D53" w:rsidP="00DA2343">
            <w:pPr>
              <w:jc w:val="center"/>
              <w:rPr>
                <w:rFonts w:eastAsia="Times New Roman" w:cs="Times New Roman"/>
                <w:sz w:val="20"/>
                <w:szCs w:val="20"/>
              </w:rPr>
            </w:pPr>
            <w:r>
              <w:rPr>
                <w:rFonts w:cs="Calibri"/>
                <w:sz w:val="20"/>
                <w:szCs w:val="20"/>
              </w:rPr>
              <w:t>94.6</w:t>
            </w:r>
          </w:p>
        </w:tc>
        <w:tc>
          <w:tcPr>
            <w:tcW w:w="833" w:type="dxa"/>
            <w:tcBorders>
              <w:top w:val="nil"/>
              <w:left w:val="nil"/>
              <w:bottom w:val="single" w:sz="4" w:space="0" w:color="auto"/>
              <w:right w:val="nil"/>
            </w:tcBorders>
            <w:shd w:val="clear" w:color="auto" w:fill="EAF1DD" w:themeFill="accent3" w:themeFillTint="33"/>
            <w:vAlign w:val="center"/>
            <w:hideMark/>
          </w:tcPr>
          <w:p w14:paraId="6CB11809" w14:textId="77777777" w:rsidR="00984D53" w:rsidRDefault="00984D53" w:rsidP="00DA2343">
            <w:pPr>
              <w:jc w:val="center"/>
              <w:rPr>
                <w:rFonts w:eastAsia="Times New Roman" w:cs="Times New Roman"/>
                <w:sz w:val="20"/>
                <w:szCs w:val="20"/>
              </w:rPr>
            </w:pPr>
            <w:r>
              <w:rPr>
                <w:rFonts w:cs="Calibri"/>
                <w:sz w:val="20"/>
                <w:szCs w:val="20"/>
              </w:rPr>
              <w:t>98.4</w:t>
            </w:r>
          </w:p>
        </w:tc>
        <w:tc>
          <w:tcPr>
            <w:tcW w:w="1014" w:type="dxa"/>
            <w:tcBorders>
              <w:top w:val="nil"/>
              <w:left w:val="nil"/>
              <w:bottom w:val="single" w:sz="4" w:space="0" w:color="auto"/>
              <w:right w:val="nil"/>
            </w:tcBorders>
            <w:shd w:val="clear" w:color="auto" w:fill="EAF1DD" w:themeFill="accent3" w:themeFillTint="33"/>
            <w:vAlign w:val="center"/>
            <w:hideMark/>
          </w:tcPr>
          <w:p w14:paraId="60F40C13" w14:textId="77777777" w:rsidR="00984D53" w:rsidRDefault="00984D53" w:rsidP="00DA2343">
            <w:pPr>
              <w:jc w:val="center"/>
              <w:rPr>
                <w:rFonts w:eastAsia="Times New Roman" w:cs="Times New Roman"/>
                <w:sz w:val="20"/>
                <w:szCs w:val="20"/>
              </w:rPr>
            </w:pPr>
            <w:r>
              <w:rPr>
                <w:rFonts w:cs="Calibri"/>
                <w:sz w:val="20"/>
                <w:szCs w:val="20"/>
              </w:rPr>
              <w:t>91.5</w:t>
            </w:r>
          </w:p>
        </w:tc>
        <w:tc>
          <w:tcPr>
            <w:tcW w:w="657" w:type="dxa"/>
            <w:tcBorders>
              <w:top w:val="nil"/>
              <w:left w:val="nil"/>
              <w:bottom w:val="single" w:sz="4" w:space="0" w:color="auto"/>
              <w:right w:val="nil"/>
            </w:tcBorders>
            <w:shd w:val="clear" w:color="auto" w:fill="D9D9D9"/>
            <w:vAlign w:val="bottom"/>
            <w:hideMark/>
          </w:tcPr>
          <w:p w14:paraId="0D802A0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08D8B1A0"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7C22F640" w14:textId="77777777" w:rsidR="00984D53" w:rsidRDefault="00984D53" w:rsidP="00DA2343">
            <w:pPr>
              <w:jc w:val="center"/>
              <w:rPr>
                <w:rFonts w:eastAsia="Times New Roman" w:cs="Times New Roman"/>
                <w:sz w:val="20"/>
                <w:szCs w:val="20"/>
              </w:rPr>
            </w:pPr>
            <w:r>
              <w:rPr>
                <w:rFonts w:cs="Calibri"/>
                <w:sz w:val="20"/>
                <w:szCs w:val="20"/>
              </w:rPr>
              <w:t>94.5</w:t>
            </w:r>
          </w:p>
        </w:tc>
        <w:tc>
          <w:tcPr>
            <w:tcW w:w="1007" w:type="dxa"/>
            <w:tcBorders>
              <w:top w:val="nil"/>
              <w:left w:val="nil"/>
              <w:bottom w:val="single" w:sz="4" w:space="0" w:color="auto"/>
              <w:right w:val="nil"/>
            </w:tcBorders>
            <w:shd w:val="clear" w:color="auto" w:fill="EAF1DD" w:themeFill="accent3" w:themeFillTint="33"/>
            <w:vAlign w:val="center"/>
            <w:hideMark/>
          </w:tcPr>
          <w:p w14:paraId="644DFF1E" w14:textId="77777777" w:rsidR="00984D53" w:rsidRDefault="00984D53" w:rsidP="00DA2343">
            <w:pPr>
              <w:jc w:val="center"/>
              <w:rPr>
                <w:rFonts w:eastAsia="Times New Roman" w:cs="Times New Roman"/>
                <w:sz w:val="20"/>
                <w:szCs w:val="20"/>
              </w:rPr>
            </w:pPr>
            <w:r>
              <w:rPr>
                <w:rFonts w:cs="Calibri"/>
                <w:sz w:val="20"/>
                <w:szCs w:val="20"/>
              </w:rPr>
              <w:t>100.0</w:t>
            </w:r>
          </w:p>
        </w:tc>
        <w:tc>
          <w:tcPr>
            <w:tcW w:w="970" w:type="dxa"/>
            <w:tcBorders>
              <w:top w:val="nil"/>
              <w:left w:val="nil"/>
              <w:bottom w:val="single" w:sz="4" w:space="0" w:color="auto"/>
              <w:right w:val="nil"/>
            </w:tcBorders>
            <w:shd w:val="clear" w:color="auto" w:fill="EAF1DD" w:themeFill="accent3" w:themeFillTint="33"/>
            <w:vAlign w:val="center"/>
            <w:hideMark/>
          </w:tcPr>
          <w:p w14:paraId="1F410422"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C4844DA"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B861106"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642F4B6B" w14:textId="77777777" w:rsidTr="00DA2343">
        <w:tc>
          <w:tcPr>
            <w:tcW w:w="4212" w:type="dxa"/>
            <w:tcBorders>
              <w:top w:val="nil"/>
              <w:left w:val="nil"/>
              <w:bottom w:val="single" w:sz="4" w:space="0" w:color="auto"/>
              <w:right w:val="nil"/>
            </w:tcBorders>
            <w:vAlign w:val="center"/>
            <w:hideMark/>
          </w:tcPr>
          <w:p w14:paraId="3E29185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49971480" w14:textId="77777777" w:rsidR="00984D53" w:rsidRDefault="00984D53" w:rsidP="00DA2343">
            <w:pPr>
              <w:jc w:val="center"/>
              <w:rPr>
                <w:rFonts w:eastAsia="Times New Roman" w:cs="Times New Roman"/>
                <w:sz w:val="20"/>
                <w:szCs w:val="20"/>
              </w:rPr>
            </w:pPr>
            <w:r>
              <w:rPr>
                <w:rFonts w:cs="Calibri"/>
                <w:sz w:val="20"/>
                <w:szCs w:val="20"/>
              </w:rPr>
              <w:t>0.1</w:t>
            </w:r>
          </w:p>
        </w:tc>
        <w:tc>
          <w:tcPr>
            <w:tcW w:w="833" w:type="dxa"/>
            <w:tcBorders>
              <w:top w:val="nil"/>
              <w:left w:val="nil"/>
              <w:bottom w:val="single" w:sz="4" w:space="0" w:color="auto"/>
              <w:right w:val="nil"/>
            </w:tcBorders>
            <w:shd w:val="clear" w:color="auto" w:fill="EAF1DD" w:themeFill="accent3" w:themeFillTint="33"/>
            <w:vAlign w:val="center"/>
            <w:hideMark/>
          </w:tcPr>
          <w:p w14:paraId="43FA4A77"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74079A82" w14:textId="77777777" w:rsidR="00984D53" w:rsidRDefault="00984D53" w:rsidP="00DA2343">
            <w:pPr>
              <w:jc w:val="center"/>
              <w:rPr>
                <w:rFonts w:eastAsia="Times New Roman" w:cs="Times New Roman"/>
                <w:sz w:val="20"/>
                <w:szCs w:val="20"/>
              </w:rPr>
            </w:pPr>
            <w:r>
              <w:rPr>
                <w:rFonts w:cs="Calibri"/>
                <w:sz w:val="20"/>
                <w:szCs w:val="20"/>
              </w:rPr>
              <w:t>0.1</w:t>
            </w:r>
          </w:p>
        </w:tc>
        <w:tc>
          <w:tcPr>
            <w:tcW w:w="657" w:type="dxa"/>
            <w:tcBorders>
              <w:top w:val="nil"/>
              <w:left w:val="nil"/>
              <w:bottom w:val="single" w:sz="4" w:space="0" w:color="auto"/>
              <w:right w:val="nil"/>
            </w:tcBorders>
            <w:shd w:val="clear" w:color="auto" w:fill="D9D9D9"/>
            <w:vAlign w:val="bottom"/>
            <w:hideMark/>
          </w:tcPr>
          <w:p w14:paraId="62BF60EA"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62F5DC3A"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0D0E9A81" w14:textId="77777777" w:rsidR="00984D53" w:rsidRDefault="00984D53" w:rsidP="00DA2343">
            <w:pPr>
              <w:jc w:val="center"/>
              <w:rPr>
                <w:rFonts w:eastAsia="Times New Roman" w:cs="Times New Roman"/>
                <w:sz w:val="20"/>
                <w:szCs w:val="20"/>
              </w:rPr>
            </w:pPr>
            <w:r>
              <w:rPr>
                <w:rFonts w:cs="Calibri"/>
                <w:sz w:val="20"/>
                <w:szCs w:val="20"/>
              </w:rPr>
              <w:t>0.0</w:t>
            </w:r>
          </w:p>
        </w:tc>
        <w:tc>
          <w:tcPr>
            <w:tcW w:w="1007" w:type="dxa"/>
            <w:tcBorders>
              <w:top w:val="nil"/>
              <w:left w:val="nil"/>
              <w:bottom w:val="single" w:sz="4" w:space="0" w:color="auto"/>
              <w:right w:val="nil"/>
            </w:tcBorders>
            <w:shd w:val="clear" w:color="auto" w:fill="EAF1DD" w:themeFill="accent3" w:themeFillTint="33"/>
            <w:vAlign w:val="center"/>
            <w:hideMark/>
          </w:tcPr>
          <w:p w14:paraId="0449FCE4"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257768E2"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70FF6676"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10ABE32"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0037F7E8" w14:textId="77777777" w:rsidTr="00DA2343">
        <w:tc>
          <w:tcPr>
            <w:tcW w:w="4212" w:type="dxa"/>
            <w:tcBorders>
              <w:top w:val="nil"/>
              <w:left w:val="nil"/>
              <w:bottom w:val="single" w:sz="4" w:space="0" w:color="auto"/>
              <w:right w:val="nil"/>
            </w:tcBorders>
            <w:shd w:val="clear" w:color="auto" w:fill="DBE7F3"/>
            <w:noWrap/>
            <w:vAlign w:val="center"/>
            <w:hideMark/>
          </w:tcPr>
          <w:p w14:paraId="056D3E1D"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exterior wall materials (%)</w:t>
            </w:r>
            <w:r>
              <w:rPr>
                <w:rFonts w:eastAsia="Times New Roman" w:cs="Times New Roman"/>
                <w:b/>
                <w:bCs/>
                <w:sz w:val="20"/>
                <w:szCs w:val="20"/>
                <w:vertAlign w:val="superscript"/>
              </w:rPr>
              <w:t>e</w:t>
            </w:r>
          </w:p>
        </w:tc>
        <w:tc>
          <w:tcPr>
            <w:tcW w:w="1051" w:type="dxa"/>
            <w:tcBorders>
              <w:top w:val="nil"/>
              <w:left w:val="nil"/>
              <w:bottom w:val="single" w:sz="4" w:space="0" w:color="auto"/>
              <w:right w:val="nil"/>
            </w:tcBorders>
            <w:shd w:val="clear" w:color="auto" w:fill="DBE7F3"/>
            <w:vAlign w:val="center"/>
            <w:hideMark/>
          </w:tcPr>
          <w:p w14:paraId="4AF483C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2170275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66A1D100"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bottom"/>
            <w:hideMark/>
          </w:tcPr>
          <w:p w14:paraId="68DBE722"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573EE009"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2225AD8F"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1A801D3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3FECBD43"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782592B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547AA5D0"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15ED89BE" w14:textId="77777777" w:rsidTr="00DA2343">
        <w:tc>
          <w:tcPr>
            <w:tcW w:w="4212" w:type="dxa"/>
            <w:tcBorders>
              <w:top w:val="nil"/>
              <w:left w:val="nil"/>
              <w:bottom w:val="single" w:sz="4" w:space="0" w:color="auto"/>
              <w:right w:val="nil"/>
            </w:tcBorders>
            <w:vAlign w:val="center"/>
            <w:hideMark/>
          </w:tcPr>
          <w:p w14:paraId="7E2E1C8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4A08548F" w14:textId="77777777" w:rsidR="00984D53" w:rsidRDefault="00984D53" w:rsidP="00DA2343">
            <w:pPr>
              <w:jc w:val="center"/>
              <w:rPr>
                <w:rFonts w:eastAsia="Times New Roman" w:cs="Times New Roman"/>
                <w:sz w:val="20"/>
                <w:szCs w:val="20"/>
              </w:rPr>
            </w:pPr>
            <w:r>
              <w:rPr>
                <w:rFonts w:cs="Calibri"/>
                <w:sz w:val="20"/>
                <w:szCs w:val="20"/>
              </w:rPr>
              <w:t>47.6</w:t>
            </w:r>
          </w:p>
        </w:tc>
        <w:tc>
          <w:tcPr>
            <w:tcW w:w="833" w:type="dxa"/>
            <w:tcBorders>
              <w:top w:val="nil"/>
              <w:left w:val="nil"/>
              <w:bottom w:val="single" w:sz="4" w:space="0" w:color="auto"/>
              <w:right w:val="nil"/>
            </w:tcBorders>
            <w:shd w:val="clear" w:color="auto" w:fill="EAF1DD" w:themeFill="accent3" w:themeFillTint="33"/>
            <w:vAlign w:val="center"/>
            <w:hideMark/>
          </w:tcPr>
          <w:p w14:paraId="3CA0D621" w14:textId="77777777" w:rsidR="00984D53" w:rsidRDefault="00984D53" w:rsidP="00DA2343">
            <w:pPr>
              <w:jc w:val="center"/>
              <w:rPr>
                <w:rFonts w:eastAsia="Times New Roman" w:cs="Times New Roman"/>
                <w:sz w:val="20"/>
                <w:szCs w:val="20"/>
              </w:rPr>
            </w:pPr>
            <w:r>
              <w:rPr>
                <w:rFonts w:cs="Calibri"/>
                <w:sz w:val="20"/>
                <w:szCs w:val="20"/>
              </w:rPr>
              <w:t>18.7</w:t>
            </w:r>
          </w:p>
        </w:tc>
        <w:tc>
          <w:tcPr>
            <w:tcW w:w="1014" w:type="dxa"/>
            <w:tcBorders>
              <w:top w:val="nil"/>
              <w:left w:val="nil"/>
              <w:bottom w:val="single" w:sz="4" w:space="0" w:color="auto"/>
              <w:right w:val="nil"/>
            </w:tcBorders>
            <w:shd w:val="clear" w:color="auto" w:fill="EAF1DD" w:themeFill="accent3" w:themeFillTint="33"/>
            <w:vAlign w:val="center"/>
            <w:hideMark/>
          </w:tcPr>
          <w:p w14:paraId="01438436" w14:textId="77777777" w:rsidR="00984D53" w:rsidRDefault="00984D53" w:rsidP="00DA2343">
            <w:pPr>
              <w:jc w:val="center"/>
              <w:rPr>
                <w:rFonts w:eastAsia="Times New Roman" w:cs="Times New Roman"/>
                <w:sz w:val="20"/>
                <w:szCs w:val="20"/>
              </w:rPr>
            </w:pPr>
            <w:r>
              <w:rPr>
                <w:rFonts w:cs="Calibri"/>
                <w:sz w:val="20"/>
                <w:szCs w:val="20"/>
              </w:rPr>
              <w:t>71.2</w:t>
            </w:r>
          </w:p>
        </w:tc>
        <w:tc>
          <w:tcPr>
            <w:tcW w:w="657" w:type="dxa"/>
            <w:tcBorders>
              <w:top w:val="nil"/>
              <w:left w:val="nil"/>
              <w:bottom w:val="single" w:sz="4" w:space="0" w:color="auto"/>
              <w:right w:val="nil"/>
            </w:tcBorders>
            <w:shd w:val="clear" w:color="auto" w:fill="D9D9D9"/>
            <w:vAlign w:val="bottom"/>
            <w:hideMark/>
          </w:tcPr>
          <w:p w14:paraId="1633C564"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B284287"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28D1909" w14:textId="77777777" w:rsidR="00984D53" w:rsidRDefault="00984D53" w:rsidP="00DA2343">
            <w:pPr>
              <w:jc w:val="center"/>
              <w:rPr>
                <w:rFonts w:eastAsia="Times New Roman" w:cs="Times New Roman"/>
                <w:sz w:val="20"/>
                <w:szCs w:val="20"/>
              </w:rPr>
            </w:pPr>
            <w:r>
              <w:rPr>
                <w:rFonts w:cs="Calibri"/>
                <w:sz w:val="20"/>
                <w:szCs w:val="20"/>
              </w:rPr>
              <w:t>48.1</w:t>
            </w:r>
          </w:p>
        </w:tc>
        <w:tc>
          <w:tcPr>
            <w:tcW w:w="1007" w:type="dxa"/>
            <w:tcBorders>
              <w:top w:val="nil"/>
              <w:left w:val="nil"/>
              <w:bottom w:val="single" w:sz="4" w:space="0" w:color="auto"/>
              <w:right w:val="nil"/>
            </w:tcBorders>
            <w:shd w:val="clear" w:color="auto" w:fill="EAF1DD" w:themeFill="accent3" w:themeFillTint="33"/>
            <w:vAlign w:val="center"/>
            <w:hideMark/>
          </w:tcPr>
          <w:p w14:paraId="6A064449" w14:textId="77777777" w:rsidR="00984D53" w:rsidRDefault="00984D53" w:rsidP="00DA2343">
            <w:pPr>
              <w:jc w:val="center"/>
              <w:rPr>
                <w:rFonts w:eastAsia="Times New Roman" w:cs="Times New Roman"/>
                <w:sz w:val="20"/>
                <w:szCs w:val="20"/>
              </w:rPr>
            </w:pPr>
            <w:r>
              <w:rPr>
                <w:rFonts w:cs="Calibri"/>
                <w:sz w:val="20"/>
                <w:szCs w:val="20"/>
              </w:rPr>
              <w:t>49.8</w:t>
            </w:r>
          </w:p>
        </w:tc>
        <w:tc>
          <w:tcPr>
            <w:tcW w:w="970" w:type="dxa"/>
            <w:tcBorders>
              <w:top w:val="nil"/>
              <w:left w:val="nil"/>
              <w:bottom w:val="single" w:sz="4" w:space="0" w:color="auto"/>
              <w:right w:val="nil"/>
            </w:tcBorders>
            <w:shd w:val="clear" w:color="auto" w:fill="EAF1DD" w:themeFill="accent3" w:themeFillTint="33"/>
            <w:vAlign w:val="center"/>
            <w:hideMark/>
          </w:tcPr>
          <w:p w14:paraId="0D769271"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8DCBE7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78289CE"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6824D5BD" w14:textId="77777777" w:rsidTr="00DA2343">
        <w:tc>
          <w:tcPr>
            <w:tcW w:w="4212" w:type="dxa"/>
            <w:tcBorders>
              <w:top w:val="nil"/>
              <w:left w:val="nil"/>
              <w:bottom w:val="single" w:sz="4" w:space="0" w:color="auto"/>
              <w:right w:val="nil"/>
            </w:tcBorders>
            <w:vAlign w:val="center"/>
            <w:hideMark/>
          </w:tcPr>
          <w:p w14:paraId="54C9F2B2"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62708B1A" w14:textId="77777777" w:rsidR="00984D53" w:rsidRDefault="00984D53" w:rsidP="00DA2343">
            <w:pPr>
              <w:jc w:val="center"/>
              <w:rPr>
                <w:rFonts w:eastAsia="Times New Roman" w:cs="Times New Roman"/>
                <w:sz w:val="20"/>
                <w:szCs w:val="20"/>
              </w:rPr>
            </w:pPr>
            <w:r>
              <w:rPr>
                <w:rFonts w:cs="Calibri"/>
                <w:sz w:val="20"/>
                <w:szCs w:val="20"/>
              </w:rPr>
              <w:t>5.7</w:t>
            </w:r>
          </w:p>
        </w:tc>
        <w:tc>
          <w:tcPr>
            <w:tcW w:w="833" w:type="dxa"/>
            <w:tcBorders>
              <w:top w:val="nil"/>
              <w:left w:val="nil"/>
              <w:bottom w:val="single" w:sz="4" w:space="0" w:color="auto"/>
              <w:right w:val="nil"/>
            </w:tcBorders>
            <w:shd w:val="clear" w:color="auto" w:fill="EAF1DD" w:themeFill="accent3" w:themeFillTint="33"/>
            <w:vAlign w:val="center"/>
            <w:hideMark/>
          </w:tcPr>
          <w:p w14:paraId="129548A1" w14:textId="77777777" w:rsidR="00984D53" w:rsidRDefault="00984D53" w:rsidP="00DA2343">
            <w:pPr>
              <w:jc w:val="center"/>
              <w:rPr>
                <w:rFonts w:eastAsia="Times New Roman" w:cs="Times New Roman"/>
                <w:sz w:val="20"/>
                <w:szCs w:val="20"/>
              </w:rPr>
            </w:pPr>
            <w:r>
              <w:rPr>
                <w:rFonts w:cs="Calibri"/>
                <w:sz w:val="20"/>
                <w:szCs w:val="20"/>
              </w:rPr>
              <w:t>3.8</w:t>
            </w:r>
          </w:p>
        </w:tc>
        <w:tc>
          <w:tcPr>
            <w:tcW w:w="1014" w:type="dxa"/>
            <w:tcBorders>
              <w:top w:val="nil"/>
              <w:left w:val="nil"/>
              <w:bottom w:val="single" w:sz="4" w:space="0" w:color="auto"/>
              <w:right w:val="nil"/>
            </w:tcBorders>
            <w:shd w:val="clear" w:color="auto" w:fill="EAF1DD" w:themeFill="accent3" w:themeFillTint="33"/>
            <w:vAlign w:val="center"/>
            <w:hideMark/>
          </w:tcPr>
          <w:p w14:paraId="040FF659" w14:textId="77777777" w:rsidR="00984D53" w:rsidRDefault="00984D53" w:rsidP="00DA2343">
            <w:pPr>
              <w:jc w:val="center"/>
              <w:rPr>
                <w:rFonts w:eastAsia="Times New Roman" w:cs="Times New Roman"/>
                <w:sz w:val="20"/>
                <w:szCs w:val="20"/>
              </w:rPr>
            </w:pPr>
            <w:r>
              <w:rPr>
                <w:rFonts w:cs="Calibri"/>
                <w:sz w:val="20"/>
                <w:szCs w:val="20"/>
              </w:rPr>
              <w:t>7.2</w:t>
            </w:r>
          </w:p>
        </w:tc>
        <w:tc>
          <w:tcPr>
            <w:tcW w:w="657" w:type="dxa"/>
            <w:tcBorders>
              <w:top w:val="nil"/>
              <w:left w:val="nil"/>
              <w:bottom w:val="single" w:sz="4" w:space="0" w:color="auto"/>
              <w:right w:val="nil"/>
            </w:tcBorders>
            <w:shd w:val="clear" w:color="auto" w:fill="D9D9D9"/>
            <w:vAlign w:val="bottom"/>
            <w:hideMark/>
          </w:tcPr>
          <w:p w14:paraId="736A6E19"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50EB702"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08FA05E" w14:textId="77777777" w:rsidR="00984D53" w:rsidRDefault="00984D53" w:rsidP="00DA2343">
            <w:pPr>
              <w:jc w:val="center"/>
              <w:rPr>
                <w:rFonts w:eastAsia="Times New Roman" w:cs="Times New Roman"/>
                <w:sz w:val="20"/>
                <w:szCs w:val="20"/>
              </w:rPr>
            </w:pPr>
            <w:r>
              <w:rPr>
                <w:rFonts w:cs="Calibri"/>
                <w:sz w:val="20"/>
                <w:szCs w:val="20"/>
              </w:rPr>
              <w:t>5.9</w:t>
            </w:r>
          </w:p>
        </w:tc>
        <w:tc>
          <w:tcPr>
            <w:tcW w:w="1007" w:type="dxa"/>
            <w:tcBorders>
              <w:top w:val="nil"/>
              <w:left w:val="nil"/>
              <w:bottom w:val="single" w:sz="4" w:space="0" w:color="auto"/>
              <w:right w:val="nil"/>
            </w:tcBorders>
            <w:shd w:val="clear" w:color="auto" w:fill="EAF1DD" w:themeFill="accent3" w:themeFillTint="33"/>
            <w:vAlign w:val="center"/>
            <w:hideMark/>
          </w:tcPr>
          <w:p w14:paraId="11080B6C" w14:textId="77777777" w:rsidR="00984D53" w:rsidRDefault="00984D53" w:rsidP="00DA2343">
            <w:pPr>
              <w:jc w:val="center"/>
              <w:rPr>
                <w:rFonts w:eastAsia="Times New Roman" w:cs="Times New Roman"/>
                <w:sz w:val="20"/>
                <w:szCs w:val="20"/>
              </w:rPr>
            </w:pPr>
            <w:r>
              <w:rPr>
                <w:rFonts w:cs="Calibri"/>
                <w:sz w:val="20"/>
                <w:szCs w:val="20"/>
              </w:rPr>
              <w:t>3.8</w:t>
            </w:r>
          </w:p>
        </w:tc>
        <w:tc>
          <w:tcPr>
            <w:tcW w:w="970" w:type="dxa"/>
            <w:tcBorders>
              <w:top w:val="nil"/>
              <w:left w:val="nil"/>
              <w:bottom w:val="single" w:sz="4" w:space="0" w:color="auto"/>
              <w:right w:val="nil"/>
            </w:tcBorders>
            <w:shd w:val="clear" w:color="auto" w:fill="EAF1DD" w:themeFill="accent3" w:themeFillTint="33"/>
            <w:vAlign w:val="center"/>
            <w:hideMark/>
          </w:tcPr>
          <w:p w14:paraId="7CAAD678"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40F2A83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382B172C"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CA79C02" w14:textId="77777777" w:rsidTr="00DA2343">
        <w:tc>
          <w:tcPr>
            <w:tcW w:w="4212" w:type="dxa"/>
            <w:tcBorders>
              <w:top w:val="nil"/>
              <w:left w:val="nil"/>
              <w:bottom w:val="single" w:sz="4" w:space="0" w:color="auto"/>
              <w:right w:val="nil"/>
            </w:tcBorders>
            <w:vAlign w:val="center"/>
            <w:hideMark/>
          </w:tcPr>
          <w:p w14:paraId="68289CE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79195E87" w14:textId="77777777" w:rsidR="00984D53" w:rsidRDefault="00984D53" w:rsidP="00DA2343">
            <w:pPr>
              <w:jc w:val="center"/>
              <w:rPr>
                <w:rFonts w:eastAsia="Times New Roman" w:cs="Times New Roman"/>
                <w:sz w:val="20"/>
                <w:szCs w:val="20"/>
              </w:rPr>
            </w:pPr>
            <w:r>
              <w:rPr>
                <w:rFonts w:cs="Calibri"/>
                <w:sz w:val="20"/>
                <w:szCs w:val="20"/>
              </w:rPr>
              <w:t>46.5</w:t>
            </w:r>
          </w:p>
        </w:tc>
        <w:tc>
          <w:tcPr>
            <w:tcW w:w="833" w:type="dxa"/>
            <w:tcBorders>
              <w:top w:val="nil"/>
              <w:left w:val="nil"/>
              <w:bottom w:val="single" w:sz="4" w:space="0" w:color="auto"/>
              <w:right w:val="nil"/>
            </w:tcBorders>
            <w:shd w:val="clear" w:color="auto" w:fill="EAF1DD" w:themeFill="accent3" w:themeFillTint="33"/>
            <w:vAlign w:val="center"/>
            <w:hideMark/>
          </w:tcPr>
          <w:p w14:paraId="5D4C5BD9" w14:textId="77777777" w:rsidR="00984D53" w:rsidRDefault="00984D53" w:rsidP="00DA2343">
            <w:pPr>
              <w:jc w:val="center"/>
              <w:rPr>
                <w:rFonts w:eastAsia="Times New Roman" w:cs="Times New Roman"/>
                <w:sz w:val="20"/>
                <w:szCs w:val="20"/>
              </w:rPr>
            </w:pPr>
            <w:r>
              <w:rPr>
                <w:rFonts w:cs="Calibri"/>
                <w:sz w:val="20"/>
                <w:szCs w:val="20"/>
              </w:rPr>
              <w:t>77.2</w:t>
            </w:r>
          </w:p>
        </w:tc>
        <w:tc>
          <w:tcPr>
            <w:tcW w:w="1014" w:type="dxa"/>
            <w:tcBorders>
              <w:top w:val="nil"/>
              <w:left w:val="nil"/>
              <w:bottom w:val="single" w:sz="4" w:space="0" w:color="auto"/>
              <w:right w:val="nil"/>
            </w:tcBorders>
            <w:shd w:val="clear" w:color="auto" w:fill="EAF1DD" w:themeFill="accent3" w:themeFillTint="33"/>
            <w:vAlign w:val="center"/>
            <w:hideMark/>
          </w:tcPr>
          <w:p w14:paraId="556C88F2" w14:textId="77777777" w:rsidR="00984D53" w:rsidRDefault="00984D53" w:rsidP="00DA2343">
            <w:pPr>
              <w:jc w:val="center"/>
              <w:rPr>
                <w:rFonts w:eastAsia="Times New Roman" w:cs="Times New Roman"/>
                <w:sz w:val="20"/>
                <w:szCs w:val="20"/>
              </w:rPr>
            </w:pPr>
            <w:r>
              <w:rPr>
                <w:rFonts w:cs="Calibri"/>
                <w:sz w:val="20"/>
                <w:szCs w:val="20"/>
              </w:rPr>
              <w:t>21.4</w:t>
            </w:r>
          </w:p>
        </w:tc>
        <w:tc>
          <w:tcPr>
            <w:tcW w:w="657" w:type="dxa"/>
            <w:tcBorders>
              <w:top w:val="nil"/>
              <w:left w:val="nil"/>
              <w:bottom w:val="single" w:sz="4" w:space="0" w:color="auto"/>
              <w:right w:val="nil"/>
            </w:tcBorders>
            <w:shd w:val="clear" w:color="auto" w:fill="D9D9D9"/>
            <w:vAlign w:val="bottom"/>
            <w:hideMark/>
          </w:tcPr>
          <w:p w14:paraId="3FCE821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7061351F"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5C3FC9C4" w14:textId="77777777" w:rsidR="00984D53" w:rsidRDefault="00984D53" w:rsidP="00DA2343">
            <w:pPr>
              <w:jc w:val="center"/>
              <w:rPr>
                <w:rFonts w:eastAsia="Times New Roman" w:cs="Times New Roman"/>
                <w:sz w:val="20"/>
                <w:szCs w:val="20"/>
              </w:rPr>
            </w:pPr>
            <w:r>
              <w:rPr>
                <w:rFonts w:cs="Calibri"/>
                <w:sz w:val="20"/>
                <w:szCs w:val="20"/>
              </w:rPr>
              <w:t>45.8</w:t>
            </w:r>
          </w:p>
        </w:tc>
        <w:tc>
          <w:tcPr>
            <w:tcW w:w="1007" w:type="dxa"/>
            <w:tcBorders>
              <w:top w:val="nil"/>
              <w:left w:val="nil"/>
              <w:bottom w:val="single" w:sz="4" w:space="0" w:color="auto"/>
              <w:right w:val="nil"/>
            </w:tcBorders>
            <w:shd w:val="clear" w:color="auto" w:fill="EAF1DD" w:themeFill="accent3" w:themeFillTint="33"/>
            <w:vAlign w:val="center"/>
            <w:hideMark/>
          </w:tcPr>
          <w:p w14:paraId="162C4670" w14:textId="77777777" w:rsidR="00984D53" w:rsidRDefault="00984D53" w:rsidP="00DA2343">
            <w:pPr>
              <w:jc w:val="center"/>
              <w:rPr>
                <w:rFonts w:eastAsia="Times New Roman" w:cs="Times New Roman"/>
                <w:sz w:val="20"/>
                <w:szCs w:val="20"/>
              </w:rPr>
            </w:pPr>
            <w:r>
              <w:rPr>
                <w:rFonts w:cs="Calibri"/>
                <w:sz w:val="20"/>
                <w:szCs w:val="20"/>
              </w:rPr>
              <w:t>46.4</w:t>
            </w:r>
          </w:p>
        </w:tc>
        <w:tc>
          <w:tcPr>
            <w:tcW w:w="970" w:type="dxa"/>
            <w:tcBorders>
              <w:top w:val="nil"/>
              <w:left w:val="nil"/>
              <w:bottom w:val="single" w:sz="4" w:space="0" w:color="auto"/>
              <w:right w:val="nil"/>
            </w:tcBorders>
            <w:shd w:val="clear" w:color="auto" w:fill="EAF1DD" w:themeFill="accent3" w:themeFillTint="33"/>
            <w:vAlign w:val="center"/>
            <w:hideMark/>
          </w:tcPr>
          <w:p w14:paraId="3B96EF2F"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862B644"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DF72086"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70DD198C" w14:textId="77777777" w:rsidTr="00DA2343">
        <w:tc>
          <w:tcPr>
            <w:tcW w:w="4212" w:type="dxa"/>
            <w:tcBorders>
              <w:top w:val="nil"/>
              <w:left w:val="nil"/>
              <w:bottom w:val="single" w:sz="4" w:space="0" w:color="auto"/>
              <w:right w:val="nil"/>
            </w:tcBorders>
            <w:vAlign w:val="center"/>
            <w:hideMark/>
          </w:tcPr>
          <w:p w14:paraId="0518BEC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215BF87E" w14:textId="77777777" w:rsidR="00984D53" w:rsidRDefault="00984D53" w:rsidP="00DA2343">
            <w:pPr>
              <w:jc w:val="center"/>
              <w:rPr>
                <w:rFonts w:eastAsia="Times New Roman" w:cs="Times New Roman"/>
                <w:sz w:val="20"/>
                <w:szCs w:val="20"/>
              </w:rPr>
            </w:pPr>
            <w:r>
              <w:rPr>
                <w:rFonts w:cs="Calibri"/>
                <w:sz w:val="20"/>
                <w:szCs w:val="20"/>
              </w:rPr>
              <w:t>0.3</w:t>
            </w:r>
          </w:p>
        </w:tc>
        <w:tc>
          <w:tcPr>
            <w:tcW w:w="833" w:type="dxa"/>
            <w:tcBorders>
              <w:top w:val="nil"/>
              <w:left w:val="nil"/>
              <w:bottom w:val="single" w:sz="4" w:space="0" w:color="auto"/>
              <w:right w:val="nil"/>
            </w:tcBorders>
            <w:shd w:val="clear" w:color="auto" w:fill="EAF1DD" w:themeFill="accent3" w:themeFillTint="33"/>
            <w:vAlign w:val="center"/>
            <w:hideMark/>
          </w:tcPr>
          <w:p w14:paraId="6058BA96" w14:textId="77777777" w:rsidR="00984D53" w:rsidRDefault="00984D53" w:rsidP="00DA2343">
            <w:pPr>
              <w:jc w:val="center"/>
              <w:rPr>
                <w:rFonts w:eastAsia="Times New Roman" w:cs="Times New Roman"/>
                <w:sz w:val="20"/>
                <w:szCs w:val="20"/>
              </w:rPr>
            </w:pPr>
            <w:r>
              <w:rPr>
                <w:rFonts w:cs="Calibri"/>
                <w:sz w:val="20"/>
                <w:szCs w:val="20"/>
              </w:rPr>
              <w:t>0.3</w:t>
            </w:r>
          </w:p>
        </w:tc>
        <w:tc>
          <w:tcPr>
            <w:tcW w:w="1014" w:type="dxa"/>
            <w:tcBorders>
              <w:top w:val="nil"/>
              <w:left w:val="nil"/>
              <w:bottom w:val="single" w:sz="4" w:space="0" w:color="auto"/>
              <w:right w:val="nil"/>
            </w:tcBorders>
            <w:shd w:val="clear" w:color="auto" w:fill="EAF1DD" w:themeFill="accent3" w:themeFillTint="33"/>
            <w:vAlign w:val="center"/>
            <w:hideMark/>
          </w:tcPr>
          <w:p w14:paraId="46FAEAE7"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5104" behindDoc="0" locked="0" layoutInCell="1" allowOverlap="1" wp14:anchorId="1E6AC624" wp14:editId="01400C2D">
                      <wp:simplePos x="0" y="0"/>
                      <wp:positionH relativeFrom="column">
                        <wp:posOffset>544830</wp:posOffset>
                      </wp:positionH>
                      <wp:positionV relativeFrom="paragraph">
                        <wp:posOffset>156845</wp:posOffset>
                      </wp:positionV>
                      <wp:extent cx="457200" cy="164465"/>
                      <wp:effectExtent l="0" t="0" r="19050" b="26035"/>
                      <wp:wrapNone/>
                      <wp:docPr id="153" name="Oval 153"/>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F449E" id="Oval 153" o:spid="_x0000_s1026" style="position:absolute;margin-left:42.9pt;margin-top:12.35pt;width:36pt;height:12.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" filled="f" strokecolor="red" strokeweight="1.5pt"/>
                  </w:pict>
                </mc:Fallback>
              </mc:AlternateContent>
            </w:r>
            <w:r>
              <w:rPr>
                <w:rFonts w:cs="Calibri"/>
                <w:sz w:val="20"/>
                <w:szCs w:val="20"/>
              </w:rPr>
              <w:t>0.2</w:t>
            </w:r>
          </w:p>
        </w:tc>
        <w:tc>
          <w:tcPr>
            <w:tcW w:w="657" w:type="dxa"/>
            <w:tcBorders>
              <w:top w:val="nil"/>
              <w:left w:val="nil"/>
              <w:bottom w:val="single" w:sz="4" w:space="0" w:color="auto"/>
              <w:right w:val="nil"/>
            </w:tcBorders>
            <w:shd w:val="clear" w:color="auto" w:fill="D9D9D9"/>
            <w:vAlign w:val="bottom"/>
            <w:hideMark/>
          </w:tcPr>
          <w:p w14:paraId="231274AA"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61261F2"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5A443FA1" w14:textId="77777777" w:rsidR="00984D53" w:rsidRDefault="00984D53" w:rsidP="00DA2343">
            <w:pPr>
              <w:jc w:val="center"/>
              <w:rPr>
                <w:rFonts w:eastAsia="Times New Roman" w:cs="Times New Roman"/>
                <w:sz w:val="20"/>
                <w:szCs w:val="20"/>
              </w:rPr>
            </w:pPr>
            <w:r>
              <w:rPr>
                <w:rFonts w:cs="Calibri"/>
                <w:sz w:val="20"/>
                <w:szCs w:val="20"/>
              </w:rPr>
              <w:t>0.3</w:t>
            </w:r>
          </w:p>
        </w:tc>
        <w:tc>
          <w:tcPr>
            <w:tcW w:w="1007" w:type="dxa"/>
            <w:tcBorders>
              <w:top w:val="nil"/>
              <w:left w:val="nil"/>
              <w:bottom w:val="single" w:sz="4" w:space="0" w:color="auto"/>
              <w:right w:val="nil"/>
            </w:tcBorders>
            <w:shd w:val="clear" w:color="auto" w:fill="EAF1DD" w:themeFill="accent3" w:themeFillTint="33"/>
            <w:vAlign w:val="center"/>
            <w:hideMark/>
          </w:tcPr>
          <w:p w14:paraId="0749DE9B"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37ED8EF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F935FF8"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43D581B0"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5D1DED1" w14:textId="77777777" w:rsidTr="00DA2343">
        <w:tc>
          <w:tcPr>
            <w:tcW w:w="4212" w:type="dxa"/>
            <w:tcBorders>
              <w:top w:val="nil"/>
              <w:left w:val="nil"/>
              <w:bottom w:val="single" w:sz="4" w:space="0" w:color="auto"/>
              <w:right w:val="nil"/>
            </w:tcBorders>
            <w:shd w:val="clear" w:color="auto" w:fill="DBE7F3"/>
            <w:vAlign w:val="center"/>
            <w:hideMark/>
          </w:tcPr>
          <w:p w14:paraId="6D29FD2D"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floor materials (%)</w:t>
            </w:r>
            <w:r>
              <w:rPr>
                <w:rFonts w:eastAsia="Times New Roman" w:cs="Times New Roman"/>
                <w:b/>
                <w:bCs/>
                <w:sz w:val="20"/>
                <w:szCs w:val="20"/>
                <w:vertAlign w:val="superscript"/>
              </w:rPr>
              <w:t>f</w:t>
            </w:r>
          </w:p>
        </w:tc>
        <w:tc>
          <w:tcPr>
            <w:tcW w:w="1051" w:type="dxa"/>
            <w:tcBorders>
              <w:top w:val="nil"/>
              <w:left w:val="nil"/>
              <w:bottom w:val="single" w:sz="4" w:space="0" w:color="auto"/>
              <w:right w:val="nil"/>
            </w:tcBorders>
            <w:shd w:val="clear" w:color="auto" w:fill="DBE7F3"/>
            <w:vAlign w:val="center"/>
            <w:hideMark/>
          </w:tcPr>
          <w:p w14:paraId="7EE2A825"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58599CEF"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00E662A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bottom"/>
            <w:hideMark/>
          </w:tcPr>
          <w:p w14:paraId="216374BD"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7F8248D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4431E8DD"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49BF4CB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4AEEC79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456B03A1"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35771E4A"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5FCD4EE9" w14:textId="77777777" w:rsidTr="00DA2343">
        <w:tc>
          <w:tcPr>
            <w:tcW w:w="4212" w:type="dxa"/>
            <w:tcBorders>
              <w:top w:val="nil"/>
              <w:left w:val="nil"/>
              <w:bottom w:val="single" w:sz="4" w:space="0" w:color="auto"/>
              <w:right w:val="nil"/>
            </w:tcBorders>
            <w:vAlign w:val="center"/>
            <w:hideMark/>
          </w:tcPr>
          <w:p w14:paraId="4F5DBAE9"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59D86551" w14:textId="77777777" w:rsidR="00984D53" w:rsidRDefault="00984D53" w:rsidP="00DA2343">
            <w:pPr>
              <w:jc w:val="center"/>
              <w:rPr>
                <w:rFonts w:eastAsia="Times New Roman" w:cs="Times New Roman"/>
                <w:sz w:val="20"/>
                <w:szCs w:val="20"/>
              </w:rPr>
            </w:pPr>
            <w:r>
              <w:rPr>
                <w:rFonts w:cs="Calibri"/>
                <w:sz w:val="20"/>
                <w:szCs w:val="20"/>
              </w:rPr>
              <w:t>37.7</w:t>
            </w:r>
          </w:p>
        </w:tc>
        <w:tc>
          <w:tcPr>
            <w:tcW w:w="833" w:type="dxa"/>
            <w:tcBorders>
              <w:top w:val="nil"/>
              <w:left w:val="nil"/>
              <w:bottom w:val="single" w:sz="4" w:space="0" w:color="auto"/>
              <w:right w:val="nil"/>
            </w:tcBorders>
            <w:shd w:val="clear" w:color="auto" w:fill="EAF1DD" w:themeFill="accent3" w:themeFillTint="33"/>
            <w:vAlign w:val="center"/>
            <w:hideMark/>
          </w:tcPr>
          <w:p w14:paraId="5DB3CB1C" w14:textId="77777777" w:rsidR="00984D53" w:rsidRDefault="00984D53" w:rsidP="00DA2343">
            <w:pPr>
              <w:jc w:val="center"/>
              <w:rPr>
                <w:rFonts w:eastAsia="Times New Roman" w:cs="Times New Roman"/>
                <w:sz w:val="20"/>
                <w:szCs w:val="20"/>
              </w:rPr>
            </w:pPr>
            <w:r>
              <w:rPr>
                <w:rFonts w:cs="Calibri"/>
                <w:sz w:val="20"/>
                <w:szCs w:val="20"/>
              </w:rPr>
              <w:t>11.1</w:t>
            </w:r>
          </w:p>
        </w:tc>
        <w:tc>
          <w:tcPr>
            <w:tcW w:w="1014" w:type="dxa"/>
            <w:tcBorders>
              <w:top w:val="nil"/>
              <w:left w:val="nil"/>
              <w:bottom w:val="single" w:sz="4" w:space="0" w:color="auto"/>
              <w:right w:val="nil"/>
            </w:tcBorders>
            <w:shd w:val="clear" w:color="auto" w:fill="EAF1DD" w:themeFill="accent3" w:themeFillTint="33"/>
            <w:vAlign w:val="center"/>
            <w:hideMark/>
          </w:tcPr>
          <w:p w14:paraId="5583E695" w14:textId="77777777" w:rsidR="00984D53" w:rsidRDefault="00984D53" w:rsidP="00DA2343">
            <w:pPr>
              <w:jc w:val="center"/>
              <w:rPr>
                <w:rFonts w:eastAsia="Times New Roman" w:cs="Times New Roman"/>
                <w:sz w:val="20"/>
                <w:szCs w:val="20"/>
              </w:rPr>
            </w:pPr>
            <w:r>
              <w:rPr>
                <w:rFonts w:cs="Calibri"/>
                <w:sz w:val="20"/>
                <w:szCs w:val="20"/>
              </w:rPr>
              <w:t>59.3</w:t>
            </w:r>
          </w:p>
        </w:tc>
        <w:tc>
          <w:tcPr>
            <w:tcW w:w="657" w:type="dxa"/>
            <w:tcBorders>
              <w:top w:val="nil"/>
              <w:left w:val="nil"/>
              <w:bottom w:val="single" w:sz="4" w:space="0" w:color="auto"/>
              <w:right w:val="nil"/>
            </w:tcBorders>
            <w:shd w:val="clear" w:color="auto" w:fill="D9D9D9"/>
            <w:vAlign w:val="bottom"/>
            <w:hideMark/>
          </w:tcPr>
          <w:p w14:paraId="4031D42C"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2A560FE"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2D86D547" w14:textId="77777777" w:rsidR="00984D53" w:rsidRDefault="00984D53" w:rsidP="00DA2343">
            <w:pPr>
              <w:jc w:val="center"/>
              <w:rPr>
                <w:rFonts w:eastAsia="Times New Roman" w:cs="Times New Roman"/>
                <w:sz w:val="20"/>
                <w:szCs w:val="20"/>
              </w:rPr>
            </w:pPr>
            <w:r>
              <w:rPr>
                <w:rFonts w:cs="Calibri"/>
                <w:sz w:val="20"/>
                <w:szCs w:val="20"/>
              </w:rPr>
              <w:t>37.6</w:t>
            </w:r>
          </w:p>
        </w:tc>
        <w:tc>
          <w:tcPr>
            <w:tcW w:w="1007" w:type="dxa"/>
            <w:tcBorders>
              <w:top w:val="nil"/>
              <w:left w:val="nil"/>
              <w:bottom w:val="single" w:sz="4" w:space="0" w:color="auto"/>
              <w:right w:val="nil"/>
            </w:tcBorders>
            <w:shd w:val="clear" w:color="auto" w:fill="EAF1DD" w:themeFill="accent3" w:themeFillTint="33"/>
            <w:vAlign w:val="center"/>
            <w:hideMark/>
          </w:tcPr>
          <w:p w14:paraId="28B0D8F0" w14:textId="77777777" w:rsidR="00984D53" w:rsidRDefault="00984D53" w:rsidP="00DA2343">
            <w:pPr>
              <w:jc w:val="center"/>
              <w:rPr>
                <w:rFonts w:eastAsia="Times New Roman" w:cs="Times New Roman"/>
                <w:sz w:val="20"/>
                <w:szCs w:val="20"/>
              </w:rPr>
            </w:pPr>
            <w:r>
              <w:rPr>
                <w:rFonts w:cs="Calibri"/>
                <w:sz w:val="20"/>
                <w:szCs w:val="20"/>
              </w:rPr>
              <w:t>48.1</w:t>
            </w:r>
          </w:p>
        </w:tc>
        <w:tc>
          <w:tcPr>
            <w:tcW w:w="970" w:type="dxa"/>
            <w:tcBorders>
              <w:top w:val="nil"/>
              <w:left w:val="nil"/>
              <w:bottom w:val="single" w:sz="4" w:space="0" w:color="auto"/>
              <w:right w:val="nil"/>
            </w:tcBorders>
            <w:shd w:val="clear" w:color="auto" w:fill="EAF1DD" w:themeFill="accent3" w:themeFillTint="33"/>
            <w:vAlign w:val="center"/>
            <w:hideMark/>
          </w:tcPr>
          <w:p w14:paraId="237F485B"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507846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C6E555A"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0251226" w14:textId="77777777" w:rsidTr="00DA2343">
        <w:tc>
          <w:tcPr>
            <w:tcW w:w="4212" w:type="dxa"/>
            <w:tcBorders>
              <w:top w:val="nil"/>
              <w:left w:val="nil"/>
              <w:bottom w:val="single" w:sz="4" w:space="0" w:color="auto"/>
              <w:right w:val="nil"/>
            </w:tcBorders>
            <w:vAlign w:val="center"/>
            <w:hideMark/>
          </w:tcPr>
          <w:p w14:paraId="62592C2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12003A33" w14:textId="77777777" w:rsidR="00984D53" w:rsidRDefault="00984D53" w:rsidP="00DA2343">
            <w:pPr>
              <w:jc w:val="center"/>
              <w:rPr>
                <w:rFonts w:eastAsia="Times New Roman" w:cs="Times New Roman"/>
                <w:sz w:val="20"/>
                <w:szCs w:val="20"/>
              </w:rPr>
            </w:pPr>
            <w:r>
              <w:rPr>
                <w:rFonts w:cs="Calibri"/>
                <w:sz w:val="20"/>
                <w:szCs w:val="20"/>
              </w:rPr>
              <w:t>0.2</w:t>
            </w:r>
          </w:p>
        </w:tc>
        <w:tc>
          <w:tcPr>
            <w:tcW w:w="833" w:type="dxa"/>
            <w:tcBorders>
              <w:top w:val="nil"/>
              <w:left w:val="nil"/>
              <w:bottom w:val="single" w:sz="4" w:space="0" w:color="auto"/>
              <w:right w:val="nil"/>
            </w:tcBorders>
            <w:shd w:val="clear" w:color="auto" w:fill="EAF1DD" w:themeFill="accent3" w:themeFillTint="33"/>
            <w:vAlign w:val="center"/>
            <w:hideMark/>
          </w:tcPr>
          <w:p w14:paraId="2DC5826E"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0D298FE1" w14:textId="77777777" w:rsidR="00984D53" w:rsidRDefault="00984D53" w:rsidP="00DA2343">
            <w:pPr>
              <w:jc w:val="center"/>
              <w:rPr>
                <w:rFonts w:eastAsia="Times New Roman" w:cs="Times New Roman"/>
                <w:sz w:val="20"/>
                <w:szCs w:val="20"/>
              </w:rPr>
            </w:pPr>
            <w:r>
              <w:rPr>
                <w:rFonts w:cs="Calibri"/>
                <w:sz w:val="20"/>
                <w:szCs w:val="20"/>
              </w:rPr>
              <w:t>0.4</w:t>
            </w:r>
          </w:p>
        </w:tc>
        <w:tc>
          <w:tcPr>
            <w:tcW w:w="657" w:type="dxa"/>
            <w:tcBorders>
              <w:top w:val="nil"/>
              <w:left w:val="nil"/>
              <w:bottom w:val="single" w:sz="4" w:space="0" w:color="auto"/>
              <w:right w:val="nil"/>
            </w:tcBorders>
            <w:shd w:val="clear" w:color="auto" w:fill="D9D9D9"/>
            <w:vAlign w:val="bottom"/>
            <w:hideMark/>
          </w:tcPr>
          <w:p w14:paraId="0E815D0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3DA37B9"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59882CF" w14:textId="77777777" w:rsidR="00984D53" w:rsidRDefault="00984D53" w:rsidP="00DA2343">
            <w:pPr>
              <w:jc w:val="center"/>
              <w:rPr>
                <w:rFonts w:eastAsia="Times New Roman" w:cs="Times New Roman"/>
                <w:sz w:val="20"/>
                <w:szCs w:val="20"/>
              </w:rPr>
            </w:pPr>
            <w:r>
              <w:rPr>
                <w:rFonts w:cs="Calibri"/>
                <w:sz w:val="20"/>
                <w:szCs w:val="20"/>
              </w:rPr>
              <w:t>0.2</w:t>
            </w:r>
          </w:p>
        </w:tc>
        <w:tc>
          <w:tcPr>
            <w:tcW w:w="1007" w:type="dxa"/>
            <w:tcBorders>
              <w:top w:val="nil"/>
              <w:left w:val="nil"/>
              <w:bottom w:val="single" w:sz="4" w:space="0" w:color="auto"/>
              <w:right w:val="nil"/>
            </w:tcBorders>
            <w:shd w:val="clear" w:color="auto" w:fill="EAF1DD" w:themeFill="accent3" w:themeFillTint="33"/>
            <w:vAlign w:val="center"/>
            <w:hideMark/>
          </w:tcPr>
          <w:p w14:paraId="36DF076E"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252CE4B3"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464E636B"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4848E925"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72F6046D" w14:textId="77777777" w:rsidTr="00DA2343">
        <w:tc>
          <w:tcPr>
            <w:tcW w:w="4212" w:type="dxa"/>
            <w:tcBorders>
              <w:top w:val="nil"/>
              <w:left w:val="nil"/>
              <w:bottom w:val="single" w:sz="4" w:space="0" w:color="auto"/>
              <w:right w:val="nil"/>
            </w:tcBorders>
            <w:vAlign w:val="center"/>
            <w:hideMark/>
          </w:tcPr>
          <w:p w14:paraId="1936104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4A1A35ED" w14:textId="77777777" w:rsidR="00984D53" w:rsidRDefault="00984D53" w:rsidP="00DA2343">
            <w:pPr>
              <w:jc w:val="center"/>
              <w:rPr>
                <w:rFonts w:eastAsia="Times New Roman" w:cs="Times New Roman"/>
                <w:sz w:val="20"/>
                <w:szCs w:val="20"/>
              </w:rPr>
            </w:pPr>
            <w:r>
              <w:rPr>
                <w:rFonts w:cs="Calibri"/>
                <w:sz w:val="20"/>
                <w:szCs w:val="20"/>
              </w:rPr>
              <w:t>62.1</w:t>
            </w:r>
          </w:p>
        </w:tc>
        <w:tc>
          <w:tcPr>
            <w:tcW w:w="833" w:type="dxa"/>
            <w:tcBorders>
              <w:top w:val="nil"/>
              <w:left w:val="nil"/>
              <w:bottom w:val="single" w:sz="4" w:space="0" w:color="auto"/>
              <w:right w:val="nil"/>
            </w:tcBorders>
            <w:shd w:val="clear" w:color="auto" w:fill="EAF1DD" w:themeFill="accent3" w:themeFillTint="33"/>
            <w:vAlign w:val="center"/>
            <w:hideMark/>
          </w:tcPr>
          <w:p w14:paraId="6A93944B" w14:textId="77777777" w:rsidR="00984D53" w:rsidRDefault="00984D53" w:rsidP="00DA2343">
            <w:pPr>
              <w:jc w:val="center"/>
              <w:rPr>
                <w:rFonts w:eastAsia="Times New Roman" w:cs="Times New Roman"/>
                <w:sz w:val="20"/>
                <w:szCs w:val="20"/>
              </w:rPr>
            </w:pPr>
            <w:r>
              <w:rPr>
                <w:rFonts w:cs="Calibri"/>
                <w:sz w:val="20"/>
                <w:szCs w:val="20"/>
              </w:rPr>
              <w:t>88.9</w:t>
            </w:r>
          </w:p>
        </w:tc>
        <w:tc>
          <w:tcPr>
            <w:tcW w:w="1014" w:type="dxa"/>
            <w:tcBorders>
              <w:top w:val="nil"/>
              <w:left w:val="nil"/>
              <w:bottom w:val="single" w:sz="4" w:space="0" w:color="auto"/>
              <w:right w:val="nil"/>
            </w:tcBorders>
            <w:shd w:val="clear" w:color="auto" w:fill="EAF1DD" w:themeFill="accent3" w:themeFillTint="33"/>
            <w:vAlign w:val="center"/>
            <w:hideMark/>
          </w:tcPr>
          <w:p w14:paraId="3AAD0139" w14:textId="77777777" w:rsidR="00984D53" w:rsidRDefault="00984D53" w:rsidP="00DA2343">
            <w:pPr>
              <w:jc w:val="center"/>
              <w:rPr>
                <w:rFonts w:eastAsia="Times New Roman" w:cs="Times New Roman"/>
                <w:sz w:val="20"/>
                <w:szCs w:val="20"/>
              </w:rPr>
            </w:pPr>
            <w:r>
              <w:rPr>
                <w:rFonts w:cs="Calibri"/>
                <w:sz w:val="20"/>
                <w:szCs w:val="20"/>
              </w:rPr>
              <w:t>40.3</w:t>
            </w:r>
          </w:p>
        </w:tc>
        <w:tc>
          <w:tcPr>
            <w:tcW w:w="657" w:type="dxa"/>
            <w:tcBorders>
              <w:top w:val="nil"/>
              <w:left w:val="nil"/>
              <w:bottom w:val="single" w:sz="4" w:space="0" w:color="auto"/>
              <w:right w:val="nil"/>
            </w:tcBorders>
            <w:shd w:val="clear" w:color="auto" w:fill="D9D9D9"/>
            <w:vAlign w:val="bottom"/>
            <w:hideMark/>
          </w:tcPr>
          <w:p w14:paraId="1A14CAD7"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2AB6597F"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0942A3D" w14:textId="77777777" w:rsidR="00984D53" w:rsidRDefault="00984D53" w:rsidP="00DA2343">
            <w:pPr>
              <w:jc w:val="center"/>
              <w:rPr>
                <w:rFonts w:eastAsia="Times New Roman" w:cs="Times New Roman"/>
                <w:sz w:val="20"/>
                <w:szCs w:val="20"/>
              </w:rPr>
            </w:pPr>
            <w:r>
              <w:rPr>
                <w:rFonts w:cs="Calibri"/>
                <w:sz w:val="20"/>
                <w:szCs w:val="20"/>
              </w:rPr>
              <w:t>62.2</w:t>
            </w:r>
          </w:p>
        </w:tc>
        <w:tc>
          <w:tcPr>
            <w:tcW w:w="1007" w:type="dxa"/>
            <w:tcBorders>
              <w:top w:val="nil"/>
              <w:left w:val="nil"/>
              <w:bottom w:val="single" w:sz="4" w:space="0" w:color="auto"/>
              <w:right w:val="nil"/>
            </w:tcBorders>
            <w:shd w:val="clear" w:color="auto" w:fill="EAF1DD" w:themeFill="accent3" w:themeFillTint="33"/>
            <w:vAlign w:val="center"/>
            <w:hideMark/>
          </w:tcPr>
          <w:p w14:paraId="3F253C7A" w14:textId="77777777" w:rsidR="00984D53" w:rsidRDefault="00984D53" w:rsidP="00DA2343">
            <w:pPr>
              <w:jc w:val="center"/>
              <w:rPr>
                <w:rFonts w:eastAsia="Times New Roman" w:cs="Times New Roman"/>
                <w:sz w:val="20"/>
                <w:szCs w:val="20"/>
              </w:rPr>
            </w:pPr>
            <w:r>
              <w:rPr>
                <w:rFonts w:cs="Calibri"/>
                <w:sz w:val="20"/>
                <w:szCs w:val="20"/>
              </w:rPr>
              <w:t>51.9</w:t>
            </w:r>
          </w:p>
        </w:tc>
        <w:tc>
          <w:tcPr>
            <w:tcW w:w="970" w:type="dxa"/>
            <w:tcBorders>
              <w:top w:val="nil"/>
              <w:left w:val="nil"/>
              <w:bottom w:val="single" w:sz="4" w:space="0" w:color="auto"/>
              <w:right w:val="nil"/>
            </w:tcBorders>
            <w:shd w:val="clear" w:color="auto" w:fill="EAF1DD" w:themeFill="accent3" w:themeFillTint="33"/>
            <w:vAlign w:val="center"/>
            <w:hideMark/>
          </w:tcPr>
          <w:p w14:paraId="128DF7C1"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B665C03"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0E4C212"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06F32074" w14:textId="77777777" w:rsidTr="00DA2343">
        <w:tc>
          <w:tcPr>
            <w:tcW w:w="4212" w:type="dxa"/>
            <w:tcBorders>
              <w:top w:val="nil"/>
              <w:left w:val="nil"/>
              <w:bottom w:val="single" w:sz="4" w:space="0" w:color="auto"/>
              <w:right w:val="nil"/>
            </w:tcBorders>
            <w:vAlign w:val="center"/>
            <w:hideMark/>
          </w:tcPr>
          <w:p w14:paraId="6314CC45" w14:textId="77777777" w:rsidR="00984D53" w:rsidRDefault="00984D53" w:rsidP="00DA2343">
            <w:pPr>
              <w:ind w:firstLineChars="100" w:firstLine="240"/>
              <w:rPr>
                <w:rFonts w:eastAsia="Times New Roman" w:cs="Times New Roman"/>
                <w:sz w:val="20"/>
                <w:szCs w:val="20"/>
              </w:rPr>
            </w:pPr>
            <w:r>
              <w:rPr>
                <w:noProof/>
              </w:rPr>
              <mc:AlternateContent>
                <mc:Choice Requires="wps">
                  <w:drawing>
                    <wp:anchor distT="0" distB="0" distL="114300" distR="114300" simplePos="0" relativeHeight="251633664" behindDoc="0" locked="0" layoutInCell="1" allowOverlap="1" wp14:anchorId="111FDD90" wp14:editId="0E838E2C">
                      <wp:simplePos x="0" y="0"/>
                      <wp:positionH relativeFrom="column">
                        <wp:posOffset>2178685</wp:posOffset>
                      </wp:positionH>
                      <wp:positionV relativeFrom="paragraph">
                        <wp:posOffset>40640</wp:posOffset>
                      </wp:positionV>
                      <wp:extent cx="333375" cy="4381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2AA4D44A" w14:textId="77777777" w:rsidR="00984D53" w:rsidRPr="006D4CF9" w:rsidRDefault="00984D53" w:rsidP="00984D53">
                                  <w:pPr>
                                    <w:rPr>
                                      <w:b/>
                                      <w:bCs/>
                                      <w:color w:val="F3C84F"/>
                                      <w:sz w:val="44"/>
                                      <w:szCs w:val="44"/>
                                    </w:rPr>
                                  </w:pPr>
                                  <w:r w:rsidRPr="006D4CF9">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DD90" id="Text Box 164" o:spid="_x0000_s1038" type="#_x0000_t202" style="position:absolute;left:0;text-align:left;margin-left:171.55pt;margin-top:3.2pt;width:26.25pt;height:34.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" filled="f" stroked="f" strokeweight=".5pt">
                      <v:textbox>
                        <w:txbxContent>
                          <w:p w14:paraId="2AA4D44A" w14:textId="77777777" w:rsidR="00984D53" w:rsidRPr="006D4CF9" w:rsidRDefault="00984D53" w:rsidP="00984D53">
                            <w:pPr>
                              <w:rPr>
                                <w:b/>
                                <w:bCs/>
                                <w:color w:val="F3C84F"/>
                                <w:sz w:val="44"/>
                                <w:szCs w:val="44"/>
                              </w:rPr>
                            </w:pPr>
                            <w:r w:rsidRPr="006D4CF9">
                              <w:rPr>
                                <w:b/>
                                <w:bCs/>
                                <w:color w:val="F3C84F"/>
                                <w:sz w:val="44"/>
                                <w:szCs w:val="44"/>
                              </w:rPr>
                              <w:t>4</w:t>
                            </w:r>
                          </w:p>
                        </w:txbxContent>
                      </v:textbox>
                    </v:shape>
                  </w:pict>
                </mc:Fallback>
              </mc:AlternateContent>
            </w: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2FED6AE1" w14:textId="77777777" w:rsidR="00984D53" w:rsidRDefault="00984D53" w:rsidP="00DA2343">
            <w:pPr>
              <w:jc w:val="center"/>
              <w:rPr>
                <w:rFonts w:eastAsia="Times New Roman" w:cs="Times New Roman"/>
                <w:sz w:val="20"/>
                <w:szCs w:val="20"/>
              </w:rPr>
            </w:pPr>
            <w:r>
              <w:rPr>
                <w:rFonts w:cs="Calibri"/>
                <w:sz w:val="20"/>
                <w:szCs w:val="20"/>
              </w:rPr>
              <w:t>0.0</w:t>
            </w:r>
          </w:p>
        </w:tc>
        <w:tc>
          <w:tcPr>
            <w:tcW w:w="833" w:type="dxa"/>
            <w:tcBorders>
              <w:top w:val="nil"/>
              <w:left w:val="nil"/>
              <w:bottom w:val="single" w:sz="4" w:space="0" w:color="auto"/>
              <w:right w:val="nil"/>
            </w:tcBorders>
            <w:shd w:val="clear" w:color="auto" w:fill="EAF1DD" w:themeFill="accent3" w:themeFillTint="33"/>
            <w:vAlign w:val="center"/>
            <w:hideMark/>
          </w:tcPr>
          <w:p w14:paraId="4229FE39"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600AAB4B"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30592" behindDoc="1" locked="0" layoutInCell="1" allowOverlap="1" wp14:anchorId="67F1D715" wp14:editId="43D51F73">
                      <wp:simplePos x="0" y="0"/>
                      <wp:positionH relativeFrom="column">
                        <wp:posOffset>-3938270</wp:posOffset>
                      </wp:positionH>
                      <wp:positionV relativeFrom="paragraph">
                        <wp:posOffset>175895</wp:posOffset>
                      </wp:positionV>
                      <wp:extent cx="8226425" cy="145415"/>
                      <wp:effectExtent l="0" t="0" r="3175" b="6985"/>
                      <wp:wrapNone/>
                      <wp:docPr id="150" name="Rectangle 150"/>
                      <wp:cNvGraphicFramePr/>
                      <a:graphic xmlns:a="http://schemas.openxmlformats.org/drawingml/2006/main">
                        <a:graphicData uri="http://schemas.microsoft.com/office/word/2010/wordprocessingShape">
                          <wps:wsp>
                            <wps:cNvSpPr/>
                            <wps:spPr>
                              <a:xfrm>
                                <a:off x="0" y="0"/>
                                <a:ext cx="8226425" cy="145415"/>
                              </a:xfrm>
                              <a:prstGeom prst="rect">
                                <a:avLst/>
                              </a:prstGeom>
                              <a:solidFill>
                                <a:srgbClr val="FFFFCC"/>
                              </a:solidFill>
                              <a:ln w="19050">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9C98C" id="Rectangle 150" o:spid="_x0000_s1026" style="position:absolute;margin-left:-310.1pt;margin-top:13.85pt;width:647.75pt;height:1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" fillcolor="#ffc" stroked="f" strokeweight="1.5pt">
                      <v:shadow on="t" color="black" opacity="24903f" origin=",.5" offset="0,.55556mm"/>
                    </v:rect>
                  </w:pict>
                </mc:Fallback>
              </mc:AlternateContent>
            </w:r>
            <w:r>
              <w:rPr>
                <w:rFonts w:cs="Calibri"/>
                <w:sz w:val="20"/>
                <w:szCs w:val="20"/>
              </w:rPr>
              <w:t>0.0</w:t>
            </w:r>
          </w:p>
        </w:tc>
        <w:tc>
          <w:tcPr>
            <w:tcW w:w="657" w:type="dxa"/>
            <w:tcBorders>
              <w:top w:val="nil"/>
              <w:left w:val="nil"/>
              <w:bottom w:val="single" w:sz="4" w:space="0" w:color="auto"/>
              <w:right w:val="nil"/>
            </w:tcBorders>
            <w:shd w:val="clear" w:color="auto" w:fill="D9D9D9"/>
            <w:vAlign w:val="bottom"/>
            <w:hideMark/>
          </w:tcPr>
          <w:p w14:paraId="145A4D3E"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6751F3B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4DFF125D" w14:textId="77777777" w:rsidR="00984D53" w:rsidRDefault="00984D53" w:rsidP="00DA2343">
            <w:pPr>
              <w:jc w:val="center"/>
              <w:rPr>
                <w:rFonts w:eastAsia="Times New Roman" w:cs="Times New Roman"/>
                <w:sz w:val="20"/>
                <w:szCs w:val="20"/>
              </w:rPr>
            </w:pPr>
            <w:r>
              <w:rPr>
                <w:rFonts w:cs="Calibri"/>
                <w:sz w:val="20"/>
                <w:szCs w:val="20"/>
              </w:rPr>
              <w:t>0.0</w:t>
            </w:r>
          </w:p>
        </w:tc>
        <w:tc>
          <w:tcPr>
            <w:tcW w:w="1007" w:type="dxa"/>
            <w:tcBorders>
              <w:top w:val="nil"/>
              <w:left w:val="nil"/>
              <w:bottom w:val="single" w:sz="4" w:space="0" w:color="auto"/>
              <w:right w:val="nil"/>
            </w:tcBorders>
            <w:shd w:val="clear" w:color="auto" w:fill="EAF1DD" w:themeFill="accent3" w:themeFillTint="33"/>
            <w:vAlign w:val="center"/>
            <w:hideMark/>
          </w:tcPr>
          <w:p w14:paraId="4D7048AF"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67A145A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30FAF177"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260E2020" w14:textId="77777777" w:rsidR="00984D53" w:rsidRPr="00375B0A" w:rsidRDefault="00984D53" w:rsidP="00DA2343">
            <w:pPr>
              <w:jc w:val="center"/>
              <w:rPr>
                <w:rFonts w:eastAsia="Times New Roman" w:cs="Times New Roman"/>
                <w:color w:val="FFFFFF" w:themeColor="background1"/>
                <w:sz w:val="20"/>
                <w:szCs w:val="20"/>
                <w14:textFill>
                  <w14:noFill/>
                </w14:textFill>
              </w:rPr>
            </w:pPr>
            <w:r w:rsidRPr="00375B0A">
              <w:rPr>
                <w:rFonts w:cs="Calibri"/>
                <w:color w:val="FFFFFF" w:themeColor="background1"/>
                <w:sz w:val="20"/>
                <w:szCs w:val="20"/>
                <w14:textFill>
                  <w14:noFill/>
                </w14:textFill>
              </w:rPr>
              <w:t> </w:t>
            </w:r>
          </w:p>
        </w:tc>
      </w:tr>
      <w:tr w:rsidR="00984D53" w:rsidRPr="00122D9F" w14:paraId="37C2B056" w14:textId="77777777" w:rsidTr="00DA2343">
        <w:tc>
          <w:tcPr>
            <w:tcW w:w="4212" w:type="dxa"/>
            <w:tcBorders>
              <w:top w:val="nil"/>
              <w:left w:val="nil"/>
              <w:bottom w:val="single" w:sz="4" w:space="0" w:color="auto"/>
              <w:right w:val="nil"/>
            </w:tcBorders>
            <w:shd w:val="clear" w:color="auto" w:fill="FFF2CC"/>
            <w:vAlign w:val="center"/>
            <w:hideMark/>
          </w:tcPr>
          <w:p w14:paraId="3830B7CA" w14:textId="77777777" w:rsidR="00984D53" w:rsidRDefault="00984D53" w:rsidP="00DA2343">
            <w:pPr>
              <w:rPr>
                <w:rFonts w:eastAsia="Times New Roman" w:cs="Times New Roman"/>
                <w:b/>
                <w:bCs/>
                <w:sz w:val="20"/>
                <w:szCs w:val="20"/>
              </w:rPr>
            </w:pPr>
            <w:r w:rsidRPr="00A763C3">
              <w:rPr>
                <w:noProof/>
                <w:sz w:val="20"/>
                <w:szCs w:val="20"/>
              </w:rPr>
              <mc:AlternateContent>
                <mc:Choice Requires="wps">
                  <w:drawing>
                    <wp:anchor distT="0" distB="0" distL="114300" distR="114300" simplePos="0" relativeHeight="251710464" behindDoc="1" locked="0" layoutInCell="1" allowOverlap="1" wp14:anchorId="622466A0" wp14:editId="2981FEE3">
                      <wp:simplePos x="0" y="0"/>
                      <wp:positionH relativeFrom="column">
                        <wp:posOffset>-53975</wp:posOffset>
                      </wp:positionH>
                      <wp:positionV relativeFrom="paragraph">
                        <wp:posOffset>-3597275</wp:posOffset>
                      </wp:positionV>
                      <wp:extent cx="2384425" cy="3606165"/>
                      <wp:effectExtent l="0" t="0" r="0" b="0"/>
                      <wp:wrapNone/>
                      <wp:docPr id="165" name="Rectangle 165"/>
                      <wp:cNvGraphicFramePr/>
                      <a:graphic xmlns:a="http://schemas.openxmlformats.org/drawingml/2006/main">
                        <a:graphicData uri="http://schemas.microsoft.com/office/word/2010/wordprocessingShape">
                          <wps:wsp>
                            <wps:cNvSpPr/>
                            <wps:spPr>
                              <a:xfrm>
                                <a:off x="0" y="0"/>
                                <a:ext cx="2384425" cy="3606165"/>
                              </a:xfrm>
                              <a:prstGeom prst="rect">
                                <a:avLst/>
                              </a:prstGeom>
                              <a:solidFill>
                                <a:srgbClr val="EFEFFF"/>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E7F62" id="Rectangle 165" o:spid="_x0000_s1026" style="position:absolute;margin-left:-4.25pt;margin-top:-283.25pt;width:187.75pt;height:283.9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" fillcolor="#efefff" stroked="f" strokeweight="1.5pt"/>
                  </w:pict>
                </mc:Fallback>
              </mc:AlternateContent>
            </w:r>
            <w:r>
              <w:rPr>
                <w:rFonts w:eastAsia="Times New Roman" w:cs="Times New Roman"/>
                <w:b/>
                <w:bCs/>
                <w:sz w:val="20"/>
                <w:szCs w:val="20"/>
              </w:rPr>
              <w:t>Number of households</w:t>
            </w:r>
          </w:p>
        </w:tc>
        <w:tc>
          <w:tcPr>
            <w:tcW w:w="1051" w:type="dxa"/>
            <w:tcBorders>
              <w:top w:val="nil"/>
              <w:left w:val="nil"/>
              <w:bottom w:val="single" w:sz="4" w:space="0" w:color="auto"/>
              <w:right w:val="nil"/>
            </w:tcBorders>
            <w:shd w:val="clear" w:color="auto" w:fill="FFF2CC"/>
            <w:vAlign w:val="center"/>
            <w:hideMark/>
          </w:tcPr>
          <w:p w14:paraId="40079C52"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42880" behindDoc="0" locked="0" layoutInCell="1" allowOverlap="1" wp14:anchorId="7B1C207B" wp14:editId="0116FC9C">
                      <wp:simplePos x="0" y="0"/>
                      <wp:positionH relativeFrom="column">
                        <wp:posOffset>19685</wp:posOffset>
                      </wp:positionH>
                      <wp:positionV relativeFrom="paragraph">
                        <wp:posOffset>14605</wp:posOffset>
                      </wp:positionV>
                      <wp:extent cx="460375" cy="156845"/>
                      <wp:effectExtent l="0" t="0" r="15875" b="14605"/>
                      <wp:wrapNone/>
                      <wp:docPr id="152" name="Oval 152"/>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5788F" id="Oval 152" o:spid="_x0000_s1026" style="position:absolute;margin-left:1.55pt;margin-top:1.15pt;width:36.25pt;height:12.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" filled="f" strokecolor="#f3c84f" strokeweight="1.5pt"/>
                  </w:pict>
                </mc:Fallback>
              </mc:AlternateContent>
            </w:r>
            <w:r>
              <w:rPr>
                <w:rFonts w:cs="Calibri"/>
                <w:b/>
                <w:bCs/>
                <w:sz w:val="20"/>
                <w:szCs w:val="20"/>
              </w:rPr>
              <w:t>1,099</w:t>
            </w:r>
          </w:p>
        </w:tc>
        <w:tc>
          <w:tcPr>
            <w:tcW w:w="833" w:type="dxa"/>
            <w:tcBorders>
              <w:top w:val="nil"/>
              <w:left w:val="nil"/>
              <w:bottom w:val="single" w:sz="4" w:space="0" w:color="auto"/>
              <w:right w:val="nil"/>
            </w:tcBorders>
            <w:shd w:val="clear" w:color="auto" w:fill="FFF2CC"/>
            <w:vAlign w:val="center"/>
            <w:hideMark/>
          </w:tcPr>
          <w:p w14:paraId="7F04CAC1" w14:textId="77777777" w:rsidR="00984D53" w:rsidRDefault="00984D53" w:rsidP="00DA2343">
            <w:pPr>
              <w:jc w:val="center"/>
              <w:rPr>
                <w:rFonts w:eastAsia="Times New Roman" w:cs="Times New Roman"/>
                <w:bCs/>
                <w:sz w:val="20"/>
                <w:szCs w:val="20"/>
              </w:rPr>
            </w:pPr>
            <w:r>
              <w:rPr>
                <w:rFonts w:cs="Calibri"/>
                <w:b/>
                <w:bCs/>
                <w:sz w:val="20"/>
                <w:szCs w:val="20"/>
              </w:rPr>
              <w:t>391</w:t>
            </w:r>
          </w:p>
        </w:tc>
        <w:tc>
          <w:tcPr>
            <w:tcW w:w="1014" w:type="dxa"/>
            <w:tcBorders>
              <w:top w:val="nil"/>
              <w:left w:val="nil"/>
              <w:bottom w:val="single" w:sz="4" w:space="0" w:color="auto"/>
              <w:right w:val="nil"/>
            </w:tcBorders>
            <w:shd w:val="clear" w:color="auto" w:fill="FFF2CC"/>
            <w:noWrap/>
            <w:vAlign w:val="center"/>
            <w:hideMark/>
          </w:tcPr>
          <w:p w14:paraId="75E34D90"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45952" behindDoc="0" locked="0" layoutInCell="1" allowOverlap="1" wp14:anchorId="69E58BC4" wp14:editId="262FC6A8">
                      <wp:simplePos x="0" y="0"/>
                      <wp:positionH relativeFrom="column">
                        <wp:posOffset>32385</wp:posOffset>
                      </wp:positionH>
                      <wp:positionV relativeFrom="paragraph">
                        <wp:posOffset>635</wp:posOffset>
                      </wp:positionV>
                      <wp:extent cx="457200" cy="164465"/>
                      <wp:effectExtent l="0" t="0" r="19050" b="26035"/>
                      <wp:wrapNone/>
                      <wp:docPr id="151" name="Oval 151"/>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6D927" id="Oval 151" o:spid="_x0000_s1026" style="position:absolute;margin-left:2.55pt;margin-top:.05pt;width:36pt;height:12.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" filled="f" strokecolor="#f3c84f" strokeweight="1.5pt"/>
                  </w:pict>
                </mc:Fallback>
              </mc:AlternateContent>
            </w:r>
            <w:r>
              <w:rPr>
                <w:rFonts w:cs="Calibri"/>
                <w:b/>
                <w:bCs/>
                <w:sz w:val="20"/>
                <w:szCs w:val="20"/>
              </w:rPr>
              <w:t>708</w:t>
            </w:r>
          </w:p>
        </w:tc>
        <w:tc>
          <w:tcPr>
            <w:tcW w:w="657" w:type="dxa"/>
            <w:tcBorders>
              <w:top w:val="nil"/>
              <w:left w:val="nil"/>
              <w:bottom w:val="single" w:sz="4" w:space="0" w:color="auto"/>
              <w:right w:val="nil"/>
            </w:tcBorders>
            <w:shd w:val="clear" w:color="auto" w:fill="FFF2CC"/>
            <w:noWrap/>
            <w:vAlign w:val="bottom"/>
            <w:hideMark/>
          </w:tcPr>
          <w:p w14:paraId="2C238C78" w14:textId="77777777" w:rsidR="00984D53" w:rsidRPr="00375B0A" w:rsidRDefault="00984D53" w:rsidP="00DA2343">
            <w:pPr>
              <w:jc w:val="center"/>
              <w:rPr>
                <w:rFonts w:eastAsia="Times New Roman" w:cs="Times New Roman"/>
                <w:bCs/>
                <w:color w:val="FFFFFF" w:themeColor="background1"/>
                <w:sz w:val="20"/>
                <w:szCs w:val="20"/>
                <w14:textFill>
                  <w14:noFill/>
                </w14:textFill>
              </w:rPr>
            </w:pPr>
            <w:r w:rsidRPr="00375B0A">
              <w:rPr>
                <w:rFonts w:cs="Calibri"/>
                <w:b/>
                <w:bCs/>
                <w:color w:val="FFFFFF" w:themeColor="background1"/>
                <w:sz w:val="20"/>
                <w:szCs w:val="20"/>
                <w14:textFill>
                  <w14:noFill/>
                </w14:textFill>
              </w:rPr>
              <w:t> </w:t>
            </w:r>
          </w:p>
        </w:tc>
        <w:tc>
          <w:tcPr>
            <w:tcW w:w="333" w:type="dxa"/>
            <w:tcBorders>
              <w:top w:val="nil"/>
              <w:left w:val="nil"/>
              <w:bottom w:val="single" w:sz="4" w:space="0" w:color="auto"/>
              <w:right w:val="nil"/>
            </w:tcBorders>
            <w:shd w:val="clear" w:color="auto" w:fill="FFF2CC"/>
            <w:vAlign w:val="center"/>
            <w:hideMark/>
          </w:tcPr>
          <w:p w14:paraId="6AD0948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FFF2CC"/>
            <w:vAlign w:val="center"/>
            <w:hideMark/>
          </w:tcPr>
          <w:p w14:paraId="5EDE32EA" w14:textId="77777777" w:rsidR="00984D53" w:rsidRDefault="00984D53" w:rsidP="00DA2343">
            <w:pPr>
              <w:jc w:val="center"/>
              <w:rPr>
                <w:rFonts w:eastAsia="Times New Roman" w:cs="Times New Roman"/>
                <w:bCs/>
                <w:sz w:val="20"/>
                <w:szCs w:val="20"/>
              </w:rPr>
            </w:pPr>
            <w:r>
              <w:rPr>
                <w:rFonts w:cs="Calibri"/>
                <w:b/>
                <w:bCs/>
                <w:sz w:val="20"/>
                <w:szCs w:val="20"/>
              </w:rPr>
              <w:t>1,041</w:t>
            </w:r>
          </w:p>
        </w:tc>
        <w:tc>
          <w:tcPr>
            <w:tcW w:w="1007" w:type="dxa"/>
            <w:tcBorders>
              <w:top w:val="nil"/>
              <w:left w:val="nil"/>
              <w:bottom w:val="single" w:sz="4" w:space="0" w:color="auto"/>
              <w:right w:val="nil"/>
            </w:tcBorders>
            <w:shd w:val="clear" w:color="auto" w:fill="FFF2CC"/>
            <w:vAlign w:val="center"/>
            <w:hideMark/>
          </w:tcPr>
          <w:p w14:paraId="0D54263C" w14:textId="77777777" w:rsidR="00984D53" w:rsidRDefault="00984D53" w:rsidP="00DA2343">
            <w:pPr>
              <w:jc w:val="center"/>
              <w:rPr>
                <w:rFonts w:eastAsia="Times New Roman" w:cs="Times New Roman"/>
                <w:bCs/>
                <w:sz w:val="20"/>
                <w:szCs w:val="20"/>
              </w:rPr>
            </w:pPr>
            <w:r>
              <w:rPr>
                <w:rFonts w:cs="Calibri"/>
                <w:b/>
                <w:bCs/>
                <w:sz w:val="20"/>
                <w:szCs w:val="20"/>
              </w:rPr>
              <w:t>32</w:t>
            </w:r>
          </w:p>
        </w:tc>
        <w:tc>
          <w:tcPr>
            <w:tcW w:w="970" w:type="dxa"/>
            <w:tcBorders>
              <w:top w:val="nil"/>
              <w:left w:val="nil"/>
              <w:bottom w:val="single" w:sz="4" w:space="0" w:color="auto"/>
              <w:right w:val="nil"/>
            </w:tcBorders>
            <w:shd w:val="clear" w:color="auto" w:fill="FFF2CC"/>
            <w:vAlign w:val="center"/>
            <w:hideMark/>
          </w:tcPr>
          <w:p w14:paraId="704B7C7F" w14:textId="77777777" w:rsidR="00984D53" w:rsidRDefault="00984D53" w:rsidP="00DA2343">
            <w:pPr>
              <w:jc w:val="center"/>
              <w:rPr>
                <w:rFonts w:eastAsia="Times New Roman" w:cs="Times New Roman"/>
                <w:bCs/>
                <w:sz w:val="20"/>
                <w:szCs w:val="20"/>
              </w:rPr>
            </w:pPr>
            <w:r>
              <w:rPr>
                <w:rFonts w:cs="Calibri"/>
                <w:b/>
                <w:bCs/>
                <w:sz w:val="20"/>
                <w:szCs w:val="20"/>
              </w:rPr>
              <w:t>26</w:t>
            </w:r>
          </w:p>
        </w:tc>
        <w:tc>
          <w:tcPr>
            <w:tcW w:w="1094" w:type="dxa"/>
            <w:tcBorders>
              <w:top w:val="nil"/>
              <w:left w:val="nil"/>
              <w:bottom w:val="single" w:sz="4" w:space="0" w:color="auto"/>
              <w:right w:val="nil"/>
            </w:tcBorders>
            <w:shd w:val="clear" w:color="auto" w:fill="FFF2CC"/>
            <w:noWrap/>
            <w:vAlign w:val="center"/>
            <w:hideMark/>
          </w:tcPr>
          <w:p w14:paraId="1AF416E4" w14:textId="77777777" w:rsidR="00984D53" w:rsidRDefault="00984D53" w:rsidP="00DA2343">
            <w:pPr>
              <w:jc w:val="center"/>
              <w:rPr>
                <w:rFonts w:eastAsia="Times New Roman" w:cs="Times New Roman"/>
                <w:bCs/>
                <w:sz w:val="20"/>
                <w:szCs w:val="20"/>
              </w:rPr>
            </w:pPr>
            <w:r>
              <w:rPr>
                <w:rFonts w:cs="Calibri"/>
                <w:b/>
                <w:bCs/>
                <w:sz w:val="20"/>
                <w:szCs w:val="20"/>
              </w:rPr>
              <w:t>0</w:t>
            </w:r>
          </w:p>
        </w:tc>
        <w:tc>
          <w:tcPr>
            <w:tcW w:w="657" w:type="dxa"/>
            <w:tcBorders>
              <w:top w:val="nil"/>
              <w:left w:val="nil"/>
              <w:bottom w:val="single" w:sz="4" w:space="0" w:color="auto"/>
              <w:right w:val="nil"/>
            </w:tcBorders>
            <w:shd w:val="clear" w:color="auto" w:fill="FFF2CC"/>
            <w:noWrap/>
            <w:vAlign w:val="center"/>
            <w:hideMark/>
          </w:tcPr>
          <w:p w14:paraId="211EDAF5" w14:textId="77777777" w:rsidR="00984D53" w:rsidRPr="00375B0A" w:rsidRDefault="00984D53" w:rsidP="00DA2343">
            <w:pPr>
              <w:jc w:val="center"/>
              <w:rPr>
                <w:rFonts w:eastAsia="Times New Roman" w:cs="Times New Roman"/>
                <w:bCs/>
                <w:color w:val="FFFFFF" w:themeColor="background1"/>
                <w:sz w:val="20"/>
                <w:szCs w:val="20"/>
                <w14:textFill>
                  <w14:noFill/>
                </w14:textFill>
              </w:rPr>
            </w:pPr>
            <w:r w:rsidRPr="00375B0A">
              <w:rPr>
                <w:rFonts w:cs="Calibri"/>
                <w:b/>
                <w:bCs/>
                <w:color w:val="FFFFFF" w:themeColor="background1"/>
                <w:sz w:val="20"/>
                <w:szCs w:val="20"/>
                <w14:textFill>
                  <w14:noFill/>
                </w14:textFill>
              </w:rPr>
              <w:t> </w:t>
            </w:r>
          </w:p>
        </w:tc>
      </w:tr>
    </w:tbl>
    <w:p w14:paraId="42F3AA16" w14:textId="77777777" w:rsidR="00984D53" w:rsidRDefault="00984D53" w:rsidP="00984D53">
      <w:pPr>
        <w:pStyle w:val="BodyText"/>
        <w:shd w:val="clear" w:color="auto" w:fill="FDE9D9" w:themeFill="accent6" w:themeFillTint="33"/>
        <w:spacing w:after="0"/>
        <w:ind w:left="90" w:hanging="90"/>
        <w:rPr>
          <w:sz w:val="16"/>
        </w:rPr>
      </w:pPr>
      <w:r>
        <w:rPr>
          <w:color w:val="auto"/>
          <w:sz w:val="16"/>
          <w:szCs w:val="16"/>
        </w:rPr>
        <w:t>^ Results not statistically reliable, n&lt;30  </w:t>
      </w:r>
    </w:p>
    <w:p w14:paraId="18D0D57A" w14:textId="77777777" w:rsidR="00984D53" w:rsidRDefault="00984D53" w:rsidP="00984D53">
      <w:pPr>
        <w:pStyle w:val="BodyText"/>
        <w:shd w:val="clear" w:color="auto" w:fill="FDE9D9" w:themeFill="accent6" w:themeFillTint="33"/>
        <w:spacing w:after="0"/>
        <w:ind w:left="90" w:hanging="90"/>
        <w:rPr>
          <w:sz w:val="16"/>
        </w:rPr>
      </w:pPr>
      <w:r>
        <w:rPr>
          <w:noProof/>
        </w:rPr>
        <mc:AlternateContent>
          <mc:Choice Requires="wps">
            <w:drawing>
              <wp:anchor distT="0" distB="0" distL="114300" distR="114300" simplePos="0" relativeHeight="251747328" behindDoc="0" locked="0" layoutInCell="1" allowOverlap="1" wp14:anchorId="11E4E1EB" wp14:editId="14BBA168">
                <wp:simplePos x="0" y="0"/>
                <wp:positionH relativeFrom="column">
                  <wp:posOffset>7846466</wp:posOffset>
                </wp:positionH>
                <wp:positionV relativeFrom="paragraph">
                  <wp:posOffset>122733</wp:posOffset>
                </wp:positionV>
                <wp:extent cx="333375" cy="4191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56D3E11D"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196FF48C"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4E1EB" id="Text Box 65" o:spid="_x0000_s1039" type="#_x0000_t202" style="position:absolute;left:0;text-align:left;margin-left:617.85pt;margin-top:9.65pt;width:26.25pt;height:3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" filled="f" stroked="f" strokeweight=".5pt">
                <v:textbox>
                  <w:txbxContent>
                    <w:p w14:paraId="56D3E11D"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196FF48C" w14:textId="77777777" w:rsidR="00984D53" w:rsidRDefault="00984D53" w:rsidP="00984D53"/>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7D2BCC9F" wp14:editId="1455F8A9">
                <wp:simplePos x="0" y="0"/>
                <wp:positionH relativeFrom="column">
                  <wp:posOffset>7846466</wp:posOffset>
                </wp:positionH>
                <wp:positionV relativeFrom="paragraph">
                  <wp:posOffset>122733</wp:posOffset>
                </wp:positionV>
                <wp:extent cx="333375" cy="4191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240BE9B5" w14:textId="77777777" w:rsidR="00984D53" w:rsidRDefault="00984D53" w:rsidP="00984D53">
                            <w:pPr>
                              <w:rPr>
                                <w:b/>
                                <w:bCs/>
                                <w:color w:val="C0504D" w:themeColor="accent2"/>
                                <w:sz w:val="44"/>
                                <w:szCs w:val="44"/>
                              </w:rPr>
                            </w:pPr>
                            <w:r>
                              <w:rPr>
                                <w:b/>
                                <w:bCs/>
                                <w:color w:val="C0504D" w:themeColor="accent2"/>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BCC9F" id="Text Box 149" o:spid="_x0000_s1040" type="#_x0000_t202" style="position:absolute;left:0;text-align:left;margin-left:617.85pt;margin-top:9.65pt;width:26.25pt;height:33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" filled="f" stroked="f" strokeweight=".5pt">
                <v:textbox>
                  <w:txbxContent>
                    <w:p w14:paraId="240BE9B5" w14:textId="77777777" w:rsidR="00984D53" w:rsidRDefault="00984D53" w:rsidP="00984D53">
                      <w:pPr>
                        <w:rPr>
                          <w:b/>
                          <w:bCs/>
                          <w:color w:val="C0504D" w:themeColor="accent2"/>
                          <w:sz w:val="44"/>
                          <w:szCs w:val="44"/>
                        </w:rPr>
                      </w:pPr>
                      <w:r>
                        <w:rPr>
                          <w:b/>
                          <w:bCs/>
                          <w:color w:val="C0504D" w:themeColor="accent2"/>
                          <w:sz w:val="44"/>
                          <w:szCs w:val="44"/>
                        </w:rPr>
                        <w:t>1</w:t>
                      </w:r>
                    </w:p>
                  </w:txbxContent>
                </v:textbox>
              </v:shape>
            </w:pict>
          </mc:Fallback>
        </mc:AlternateContent>
      </w:r>
      <w:r>
        <w:rPr>
          <w:sz w:val="16"/>
          <w:vertAlign w:val="superscript"/>
        </w:rPr>
        <w:t>a</w:t>
      </w:r>
      <w:r>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p>
    <w:p w14:paraId="1E9A67BD"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b</w:t>
      </w:r>
      <w:r>
        <w:rPr>
          <w:sz w:val="16"/>
        </w:rPr>
        <w:t xml:space="preserve"> Solid fuel is defined as charcoal, wood, animal dung, straw/shrubs/grass, and agriculture crop residue. The no food cooked in household categories are removed from percentages.</w:t>
      </w:r>
    </w:p>
    <w:p w14:paraId="248A7CE7"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c</w:t>
      </w:r>
      <w:r>
        <w:rPr>
          <w:sz w:val="16"/>
        </w:rPr>
        <w:t> The average number of persons per sleeping room is a common indicator of crowding (UNDP, 2003).</w:t>
      </w:r>
      <w:r>
        <w:rPr>
          <w:sz w:val="16"/>
        </w:rPr>
        <w:tab/>
      </w:r>
    </w:p>
    <w:p w14:paraId="6FE66914"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d</w:t>
      </w:r>
      <w:r>
        <w:rPr>
          <w:sz w:val="16"/>
        </w:rPr>
        <w:t> Natural roof includes no roof, thatch (palm leaf, straw, reed), and sod or bamboo. Rudimentary roof includes wood planks and cardboard. Finished roofs include metal, wood, calamine/cement fiber, ceramic tiles, cement, and roofing shingles.</w:t>
      </w:r>
    </w:p>
    <w:p w14:paraId="755A292F"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e</w:t>
      </w:r>
      <w:r>
        <w:rPr>
          <w:sz w:val="16"/>
        </w:rPr>
        <w:t> Natural wall includes no walls, cane/palm/tree trunks, dirt, bamboo with mud, and stone with mud. Rudimentary walls include plywood, cardboard, reused wood, and unbaked bricks. Finished walls include cement, stone with lime/cement, bricks, cement blocks, unbaked bricks covered with plaster, and wood planks/shingles.</w:t>
      </w:r>
    </w:p>
    <w:p w14:paraId="1EEAF945"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f</w:t>
      </w:r>
      <w:r>
        <w:rPr>
          <w:sz w:val="16"/>
        </w:rPr>
        <w:t xml:space="preserve"> Natural floors include earth/sand, dung, and palm leaves. Rudimentary floors include wood planks and bamboo slats. Finished floors include parquet/polished wood, vinyl or asphalt strips, ceramic tiles, cement, and wall-to-wall carpet. </w:t>
      </w:r>
    </w:p>
    <w:p w14:paraId="37699605" w14:textId="77777777" w:rsidR="00984D53" w:rsidRDefault="00984D53" w:rsidP="00984D53">
      <w:pPr>
        <w:pStyle w:val="BodyText"/>
        <w:shd w:val="clear" w:color="auto" w:fill="FDE9D9" w:themeFill="accent6" w:themeFillTint="33"/>
        <w:spacing w:after="0"/>
        <w:rPr>
          <w:sz w:val="16"/>
        </w:rPr>
      </w:pPr>
      <w:r>
        <w:rPr>
          <w:sz w:val="16"/>
        </w:rPr>
        <w:lastRenderedPageBreak/>
        <w:t>Source: Feed the Future Mali Sikasso ZOI Survey 2019</w:t>
      </w:r>
    </w:p>
    <w:p w14:paraId="68AD225E" w14:textId="77777777" w:rsidR="00984D53" w:rsidRDefault="00984D53" w:rsidP="00984D53">
      <w:pPr>
        <w:shd w:val="clear" w:color="auto" w:fill="FDE9D9" w:themeFill="accent6" w:themeFillTint="33"/>
        <w:rPr>
          <w:sz w:val="16"/>
        </w:rPr>
        <w:sectPr w:rsidR="00984D53">
          <w:pgSz w:w="15840" w:h="12240" w:orient="landscape"/>
          <w:pgMar w:top="1440" w:right="1440" w:bottom="1440" w:left="1440" w:header="720" w:footer="576" w:gutter="0"/>
          <w:cols w:space="720"/>
        </w:sectPr>
      </w:pPr>
    </w:p>
    <w:p w14:paraId="550C6735" w14:textId="77777777" w:rsidR="00984D53" w:rsidRPr="00612801" w:rsidRDefault="00984D53" w:rsidP="00984D53">
      <w:pPr>
        <w:pStyle w:val="BodyText"/>
        <w:spacing w:after="0"/>
        <w:rPr>
          <w:szCs w:val="22"/>
        </w:rPr>
      </w:pPr>
      <w:r w:rsidRPr="00612801">
        <w:rPr>
          <w:b/>
          <w:bCs/>
          <w:color w:val="F79646" w:themeColor="accent6"/>
          <w:szCs w:val="22"/>
        </w:rPr>
        <w:lastRenderedPageBreak/>
        <w:t>Step 1:</w:t>
      </w:r>
      <w:r w:rsidRPr="00612801">
        <w:rPr>
          <w:color w:val="F79646" w:themeColor="accent6"/>
          <w:szCs w:val="22"/>
        </w:rPr>
        <w:t xml:space="preserve"> </w:t>
      </w:r>
      <w:r w:rsidRPr="00612801">
        <w:rPr>
          <w:szCs w:val="22"/>
        </w:rPr>
        <w:t xml:space="preserve">Read the title and review the footnotes, highlighted in </w:t>
      </w:r>
      <w:r w:rsidRPr="00612801">
        <w:rPr>
          <w:color w:val="auto"/>
          <w:szCs w:val="22"/>
          <w:shd w:val="clear" w:color="auto" w:fill="FBD4B4" w:themeFill="accent6" w:themeFillTint="66"/>
        </w:rPr>
        <w:t>orange</w:t>
      </w:r>
      <w:r w:rsidRPr="00612801">
        <w:rPr>
          <w:color w:val="C0504D" w:themeColor="accent2"/>
          <w:szCs w:val="22"/>
          <w:shd w:val="clear" w:color="auto" w:fill="FFFFFF" w:themeFill="background1"/>
        </w:rPr>
        <w:t xml:space="preserve"> </w:t>
      </w:r>
      <w:r w:rsidRPr="00612801">
        <w:rPr>
          <w:szCs w:val="22"/>
        </w:rPr>
        <w:t xml:space="preserve">in Example 2. Note the unit of analysis—that is, whether the table refers to households or individuals. In this example, the table is about household dwelling characteristics in the ZOI, in total and by two standard disaggregates: residence and gendered household type. </w:t>
      </w:r>
    </w:p>
    <w:p w14:paraId="57E04E25" w14:textId="77777777" w:rsidR="00984D53" w:rsidRPr="00612801" w:rsidRDefault="00984D53" w:rsidP="00984D53">
      <w:pPr>
        <w:pStyle w:val="BodyText"/>
        <w:spacing w:after="0"/>
        <w:rPr>
          <w:szCs w:val="22"/>
        </w:rPr>
      </w:pPr>
    </w:p>
    <w:p w14:paraId="5322BEE0" w14:textId="77777777" w:rsidR="00984D53" w:rsidRPr="00612801" w:rsidRDefault="00984D53" w:rsidP="00984D53">
      <w:pPr>
        <w:rPr>
          <w:sz w:val="22"/>
          <w:szCs w:val="22"/>
        </w:rPr>
      </w:pPr>
      <w:r w:rsidRPr="00612801">
        <w:rPr>
          <w:b/>
          <w:bCs/>
          <w:color w:val="7030A0"/>
          <w:sz w:val="22"/>
          <w:szCs w:val="22"/>
        </w:rPr>
        <w:t>Step 2:</w:t>
      </w:r>
      <w:r w:rsidRPr="00612801">
        <w:rPr>
          <w:color w:val="7030A0"/>
          <w:sz w:val="22"/>
          <w:szCs w:val="22"/>
        </w:rPr>
        <w:t xml:space="preserve"> </w:t>
      </w:r>
      <w:r w:rsidRPr="00612801">
        <w:rPr>
          <w:sz w:val="22"/>
          <w:szCs w:val="22"/>
        </w:rPr>
        <w:t xml:space="preserve">Scan the </w:t>
      </w:r>
      <w:r w:rsidRPr="00612801">
        <w:rPr>
          <w:sz w:val="22"/>
          <w:szCs w:val="22"/>
          <w:shd w:val="clear" w:color="auto" w:fill="CCCCFF"/>
        </w:rPr>
        <w:t>purple</w:t>
      </w:r>
      <w:r w:rsidRPr="00612801">
        <w:rPr>
          <w:sz w:val="22"/>
          <w:szCs w:val="22"/>
        </w:rPr>
        <w:t xml:space="preserve"> column that shows the indicators presented in Example 2. Unlike Example 1, which presents only one indicator, Example 2 includes multiple indicators, which are listed in the “Household characteristic” column. There are two indicators with binary outcomes (percent using solid fuel for cooking and percent with access to electricity), one indicator that is a mean (mean number of persons per sleeping room), and three indicators with categorical outcomes (household roof materials, household exterior wall materials, and household floor materials). In tables that include disaggregates in columns:</w:t>
      </w:r>
    </w:p>
    <w:p w14:paraId="7701849E"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Indicators with categorical outcomes have a header row that is light blue, and the outcome categories are indented in the white rows beneath the header row. Looking at the first column in Example 2, we can see that the household roof, exterior wall, and floor materials indicators each have four categories: “Natural,” “Rudimentary,” “Finished,” and “Other.”</w:t>
      </w:r>
    </w:p>
    <w:p w14:paraId="10499B29"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 xml:space="preserve">Indicators with binary or continuous outcomes do not include a header row; the overall estimate and estimates for the disaggregate categories are presented across one row (as shown for the first indicator, “Percent using solid fuel for cooking,” in Example 2.  </w:t>
      </w:r>
    </w:p>
    <w:p w14:paraId="72D22DD0" w14:textId="77777777" w:rsidR="00984D53" w:rsidRDefault="00984D53" w:rsidP="00984D53">
      <w:pPr>
        <w:rPr>
          <w:sz w:val="22"/>
          <w:szCs w:val="22"/>
        </w:rPr>
      </w:pPr>
      <w:r w:rsidRPr="00612801">
        <w:rPr>
          <w:b/>
          <w:bCs/>
          <w:color w:val="9BBB59" w:themeColor="accent3"/>
          <w:sz w:val="22"/>
          <w:szCs w:val="22"/>
        </w:rPr>
        <w:t>Step 3:</w:t>
      </w:r>
      <w:r w:rsidRPr="00612801">
        <w:rPr>
          <w:color w:val="9BBB59" w:themeColor="accent3"/>
          <w:sz w:val="22"/>
          <w:szCs w:val="22"/>
        </w:rPr>
        <w:t xml:space="preserve"> </w:t>
      </w:r>
      <w:r w:rsidRPr="00612801">
        <w:rPr>
          <w:sz w:val="22"/>
          <w:szCs w:val="22"/>
        </w:rPr>
        <w:t>Scan the panels containing data.</w:t>
      </w:r>
      <w:r w:rsidRPr="00612801">
        <w:rPr>
          <w:rStyle w:val="FootnoteReference"/>
          <w:sz w:val="22"/>
          <w:szCs w:val="22"/>
        </w:rPr>
        <w:footnoteReference w:id="9"/>
      </w:r>
      <w:r w:rsidRPr="00612801">
        <w:rPr>
          <w:sz w:val="22"/>
          <w:szCs w:val="22"/>
        </w:rPr>
        <w:t xml:space="preserve"> </w:t>
      </w:r>
      <w:bookmarkStart w:id="180" w:name="_Hlk40949619"/>
      <w:r w:rsidRPr="00612801">
        <w:rPr>
          <w:sz w:val="22"/>
          <w:szCs w:val="22"/>
        </w:rPr>
        <w:t xml:space="preserve">The table includes three panels in </w:t>
      </w:r>
      <w:r w:rsidRPr="00612801">
        <w:rPr>
          <w:sz w:val="22"/>
          <w:szCs w:val="22"/>
          <w:shd w:val="clear" w:color="auto" w:fill="D6E3BC" w:themeFill="accent3" w:themeFillTint="66"/>
        </w:rPr>
        <w:t>green</w:t>
      </w:r>
      <w:r w:rsidRPr="00612801">
        <w:rPr>
          <w:sz w:val="22"/>
          <w:szCs w:val="22"/>
        </w:rPr>
        <w:t>: “Total,” “Residence,” and “Gendered household type.” The “Total” panel includes one column that shows the estimates for all households in the ZOI. The “Residence” panel includes two columns that present data for the first disaggregate, by urban and rural households, and a third column that presents the results of the statistical test of significance that assesses the relationship between the outcomes and residence. The “Gendered household type” panel includes four columns that present data for the second disaggregate, by male and female adult households, female adult only households, male adult only households, and children only households, and a fifth column that presents the results of the statistical test of significance that assesses the overall relationship between the outcomes and gendered household type.</w:t>
      </w:r>
      <w:bookmarkEnd w:id="180"/>
      <w:r w:rsidRPr="00612801">
        <w:rPr>
          <w:sz w:val="22"/>
          <w:szCs w:val="22"/>
        </w:rPr>
        <w:t xml:space="preserve"> </w:t>
      </w:r>
    </w:p>
    <w:p w14:paraId="04346E11" w14:textId="77777777" w:rsidR="00984D53" w:rsidRPr="00612801" w:rsidRDefault="00984D53" w:rsidP="00984D53">
      <w:pPr>
        <w:rPr>
          <w:sz w:val="22"/>
          <w:szCs w:val="22"/>
        </w:rPr>
      </w:pPr>
    </w:p>
    <w:p w14:paraId="6A6F2C0F" w14:textId="77777777" w:rsidR="00984D53" w:rsidRPr="00612801" w:rsidRDefault="00984D53" w:rsidP="00984D53">
      <w:pPr>
        <w:pStyle w:val="BodyText"/>
        <w:spacing w:after="0"/>
        <w:rPr>
          <w:color w:val="auto"/>
          <w:szCs w:val="22"/>
        </w:rPr>
      </w:pPr>
      <w:r w:rsidRPr="007917FF">
        <w:rPr>
          <w:b/>
          <w:bCs/>
          <w:color w:val="F3C84F"/>
          <w:szCs w:val="22"/>
        </w:rPr>
        <w:t>Step 4:</w:t>
      </w:r>
      <w:r w:rsidRPr="007917FF">
        <w:rPr>
          <w:color w:val="F3C84F"/>
          <w:szCs w:val="22"/>
        </w:rPr>
        <w:t xml:space="preserve"> </w:t>
      </w:r>
      <w:r w:rsidRPr="00612801">
        <w:rPr>
          <w:color w:val="auto"/>
          <w:szCs w:val="22"/>
        </w:rPr>
        <w:t xml:space="preserve">Find the row at the bottom of the table that shows the number of observations. This row shows the denominator for all estimates in each column. In this table, it shows the number of households. How many households are there in total? There are 1,099 households (circled in </w:t>
      </w:r>
      <w:bookmarkStart w:id="181" w:name="_Hlk42529244"/>
      <w:r w:rsidRPr="007917FF">
        <w:rPr>
          <w:color w:val="auto"/>
          <w:szCs w:val="22"/>
          <w:shd w:val="clear" w:color="auto" w:fill="FFF2CC"/>
        </w:rPr>
        <w:t>yellow</w:t>
      </w:r>
      <w:bookmarkEnd w:id="181"/>
      <w:r w:rsidRPr="00612801">
        <w:rPr>
          <w:color w:val="auto"/>
          <w:szCs w:val="22"/>
        </w:rPr>
        <w:t xml:space="preserve"> in the “Total” column). How many of these are rural households? There are 708 rural households (circled in </w:t>
      </w:r>
      <w:r w:rsidRPr="007917FF">
        <w:rPr>
          <w:color w:val="auto"/>
          <w:szCs w:val="22"/>
          <w:shd w:val="clear" w:color="auto" w:fill="FFF2CC"/>
        </w:rPr>
        <w:t>yellow</w:t>
      </w:r>
      <w:r w:rsidRPr="00612801">
        <w:rPr>
          <w:color w:val="auto"/>
          <w:szCs w:val="22"/>
        </w:rPr>
        <w:t xml:space="preserve"> in the “Rural” column).  </w:t>
      </w:r>
    </w:p>
    <w:p w14:paraId="45FA29E5" w14:textId="77777777" w:rsidR="00984D53" w:rsidRPr="00612801" w:rsidRDefault="00984D53" w:rsidP="00984D53">
      <w:pPr>
        <w:pStyle w:val="BodyText"/>
        <w:spacing w:after="0"/>
        <w:rPr>
          <w:color w:val="auto"/>
          <w:szCs w:val="22"/>
        </w:rPr>
      </w:pPr>
    </w:p>
    <w:p w14:paraId="292605FE" w14:textId="77777777" w:rsidR="00984D53" w:rsidRPr="00612801" w:rsidRDefault="00984D53" w:rsidP="00984D53">
      <w:pPr>
        <w:pStyle w:val="BodyText"/>
        <w:spacing w:after="0"/>
        <w:rPr>
          <w:szCs w:val="22"/>
        </w:rPr>
      </w:pPr>
      <w:r w:rsidRPr="00612801">
        <w:rPr>
          <w:b/>
          <w:bCs/>
          <w:color w:val="4F81BD" w:themeColor="accent1"/>
          <w:szCs w:val="22"/>
        </w:rPr>
        <w:t>Step 5:</w:t>
      </w:r>
      <w:r w:rsidRPr="00612801">
        <w:rPr>
          <w:color w:val="4F81BD" w:themeColor="accent1"/>
          <w:szCs w:val="22"/>
        </w:rPr>
        <w:t xml:space="preserve"> </w:t>
      </w:r>
      <w:r w:rsidRPr="00612801">
        <w:rPr>
          <w:szCs w:val="22"/>
        </w:rPr>
        <w:t xml:space="preserve">Now that you understand the contents of the table, you can begin to examine the data. Look at the “Total” panel. What is the mean number of persons per sleeping room for all households? Look at the number circled in </w:t>
      </w:r>
      <w:r w:rsidRPr="00612801">
        <w:rPr>
          <w:color w:val="auto"/>
          <w:szCs w:val="22"/>
          <w:shd w:val="clear" w:color="auto" w:fill="B8CCE4" w:themeFill="accent1" w:themeFillTint="66"/>
        </w:rPr>
        <w:t>blue</w:t>
      </w:r>
      <w:r w:rsidRPr="00612801">
        <w:rPr>
          <w:color w:val="auto"/>
          <w:szCs w:val="22"/>
        </w:rPr>
        <w:t xml:space="preserve"> in that indicator row</w:t>
      </w:r>
      <w:r w:rsidRPr="00612801">
        <w:rPr>
          <w:color w:val="4F81BD" w:themeColor="accent1"/>
          <w:szCs w:val="22"/>
        </w:rPr>
        <w:t>;</w:t>
      </w:r>
      <w:r w:rsidRPr="00612801">
        <w:rPr>
          <w:szCs w:val="22"/>
        </w:rPr>
        <w:t xml:space="preserve"> there are 2.2 persons per sleeping room, and we know </w:t>
      </w:r>
      <w:r w:rsidRPr="00612801">
        <w:rPr>
          <w:szCs w:val="22"/>
        </w:rPr>
        <w:lastRenderedPageBreak/>
        <w:t xml:space="preserve">from Step 4 that this is out of 1,099 households. Now look at the “Residence” panel. What percentage of rural households use solid fuel for cooking? Of the 708 rural households in the sample, 95.4 percent use solid fuel for cooking (circled in </w:t>
      </w:r>
      <w:r w:rsidRPr="00612801">
        <w:rPr>
          <w:szCs w:val="22"/>
          <w:shd w:val="clear" w:color="auto" w:fill="B8CCE4" w:themeFill="accent1" w:themeFillTint="66"/>
        </w:rPr>
        <w:t>blue</w:t>
      </w:r>
      <w:r w:rsidRPr="00612801">
        <w:rPr>
          <w:szCs w:val="22"/>
        </w:rPr>
        <w:t xml:space="preserve"> in the “Rural” column of that indicator row). </w:t>
      </w:r>
    </w:p>
    <w:p w14:paraId="32C0A5E9" w14:textId="77777777" w:rsidR="00984D53" w:rsidRPr="00612801" w:rsidRDefault="00984D53" w:rsidP="00984D53">
      <w:pPr>
        <w:pStyle w:val="BodyText"/>
        <w:spacing w:after="0"/>
        <w:rPr>
          <w:szCs w:val="22"/>
        </w:rPr>
      </w:pPr>
    </w:p>
    <w:p w14:paraId="23A99DCF" w14:textId="77777777" w:rsidR="00984D53" w:rsidRPr="00612801" w:rsidRDefault="00984D53" w:rsidP="00984D53">
      <w:pPr>
        <w:pStyle w:val="BodyText"/>
        <w:spacing w:after="0"/>
        <w:rPr>
          <w:szCs w:val="22"/>
        </w:rPr>
      </w:pPr>
      <w:r w:rsidRPr="00612801">
        <w:rPr>
          <w:b/>
          <w:bCs/>
          <w:color w:val="FF0000"/>
          <w:szCs w:val="22"/>
        </w:rPr>
        <w:t xml:space="preserve">Step 6: </w:t>
      </w:r>
      <w:r w:rsidRPr="00612801">
        <w:rPr>
          <w:color w:val="auto"/>
          <w:szCs w:val="22"/>
        </w:rPr>
        <w:t xml:space="preserve">How do we interpret </w:t>
      </w:r>
      <w:r w:rsidRPr="00612801">
        <w:rPr>
          <w:szCs w:val="22"/>
        </w:rPr>
        <w:t>the effects of disaggregates on the outcome</w:t>
      </w:r>
      <w:r w:rsidRPr="00612801">
        <w:rPr>
          <w:color w:val="auto"/>
          <w:szCs w:val="22"/>
        </w:rPr>
        <w:t xml:space="preserve">—that is, </w:t>
      </w:r>
      <w:r w:rsidRPr="00612801">
        <w:rPr>
          <w:szCs w:val="22"/>
        </w:rPr>
        <w:t xml:space="preserve">is </w:t>
      </w:r>
      <w:r w:rsidRPr="00612801">
        <w:rPr>
          <w:color w:val="auto"/>
          <w:szCs w:val="22"/>
        </w:rPr>
        <w:t>a result likely due to chance (</w:t>
      </w:r>
      <w:r w:rsidRPr="00612801">
        <w:rPr>
          <w:szCs w:val="22"/>
        </w:rPr>
        <w:t xml:space="preserve">or </w:t>
      </w:r>
      <w:r w:rsidRPr="00612801">
        <w:rPr>
          <w:color w:val="auto"/>
          <w:szCs w:val="22"/>
        </w:rPr>
        <w:t>sampling error) or some factor of interest</w:t>
      </w:r>
      <w:r w:rsidRPr="00612801">
        <w:rPr>
          <w:szCs w:val="22"/>
        </w:rPr>
        <w:t>?</w:t>
      </w:r>
      <w:r w:rsidRPr="00612801">
        <w:rPr>
          <w:color w:val="auto"/>
          <w:szCs w:val="22"/>
        </w:rPr>
        <w:t xml:space="preserve"> </w:t>
      </w:r>
      <w:r w:rsidRPr="00612801">
        <w:rPr>
          <w:szCs w:val="22"/>
        </w:rPr>
        <w:t>When the disaggregates are included in a table as columns, note the following:</w:t>
      </w:r>
    </w:p>
    <w:p w14:paraId="3D17D096"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 xml:space="preserve">For continuous outcomes (mean number of persons per sleeping room) and binary outcomes (percentage of households using solid fuel for cooking), the statistical significance is noted in the same row showing the outcome. </w:t>
      </w:r>
    </w:p>
    <w:p w14:paraId="55A9E1C8" w14:textId="77777777" w:rsidR="00984D53" w:rsidRPr="00612801" w:rsidRDefault="00984D53" w:rsidP="00984D53">
      <w:pPr>
        <w:pStyle w:val="ListParagraph"/>
        <w:widowControl/>
        <w:numPr>
          <w:ilvl w:val="0"/>
          <w:numId w:val="79"/>
        </w:numPr>
        <w:spacing w:line="257" w:lineRule="auto"/>
        <w:rPr>
          <w:sz w:val="22"/>
          <w:szCs w:val="22"/>
        </w:rPr>
      </w:pPr>
      <w:r w:rsidRPr="00612801">
        <w:rPr>
          <w:sz w:val="22"/>
          <w:szCs w:val="22"/>
        </w:rPr>
        <w:t>For categorical outcomes (e.g., household roof materials), the statistical significance is noted in the light blue row showing the outcome or disaggregate header, and the other rows in the significance column are shaded gray.</w:t>
      </w:r>
    </w:p>
    <w:p w14:paraId="7147A6F2" w14:textId="77777777" w:rsidR="00984D53" w:rsidRPr="00612801" w:rsidRDefault="00984D53" w:rsidP="00984D53">
      <w:pPr>
        <w:pStyle w:val="ListParagraph"/>
        <w:spacing w:line="257" w:lineRule="auto"/>
        <w:rPr>
          <w:sz w:val="22"/>
          <w:szCs w:val="22"/>
        </w:rPr>
      </w:pPr>
    </w:p>
    <w:p w14:paraId="64DC8454" w14:textId="77777777" w:rsidR="00984D53" w:rsidRPr="00612801" w:rsidRDefault="00984D53" w:rsidP="00984D53">
      <w:pPr>
        <w:pStyle w:val="ListParagraph"/>
        <w:spacing w:line="257" w:lineRule="auto"/>
        <w:ind w:left="0"/>
        <w:rPr>
          <w:sz w:val="22"/>
          <w:szCs w:val="22"/>
        </w:rPr>
      </w:pPr>
      <w:r w:rsidRPr="00612801">
        <w:rPr>
          <w:sz w:val="22"/>
          <w:szCs w:val="22"/>
        </w:rPr>
        <w:t>Look at the “Sig.” column in each disaggregate panel.</w:t>
      </w:r>
    </w:p>
    <w:p w14:paraId="7ACD7270" w14:textId="77777777" w:rsidR="00984D53" w:rsidRPr="00612801" w:rsidRDefault="00984D53" w:rsidP="00984D53">
      <w:pPr>
        <w:pStyle w:val="ListParagraph"/>
        <w:spacing w:line="257" w:lineRule="auto"/>
        <w:ind w:left="0"/>
        <w:rPr>
          <w:sz w:val="22"/>
          <w:szCs w:val="22"/>
        </w:rPr>
      </w:pPr>
    </w:p>
    <w:p w14:paraId="36AC306B" w14:textId="77777777" w:rsidR="00984D53" w:rsidRPr="00612801" w:rsidRDefault="00984D53" w:rsidP="00984D53">
      <w:pPr>
        <w:pStyle w:val="BodyText"/>
        <w:numPr>
          <w:ilvl w:val="0"/>
          <w:numId w:val="80"/>
        </w:numPr>
        <w:spacing w:after="0"/>
        <w:rPr>
          <w:szCs w:val="22"/>
        </w:rPr>
      </w:pPr>
      <w:r w:rsidRPr="00612801">
        <w:rPr>
          <w:szCs w:val="22"/>
        </w:rPr>
        <w:t xml:space="preserve">Does residence have an effect on the mean number of persons per sleeping room? No—the significance is denoted by “n/s” (circled in </w:t>
      </w:r>
      <w:r w:rsidRPr="00612801">
        <w:rPr>
          <w:szCs w:val="22"/>
          <w:shd w:val="clear" w:color="auto" w:fill="FFC1C1"/>
        </w:rPr>
        <w:t>red</w:t>
      </w:r>
      <w:r w:rsidRPr="00612801">
        <w:rPr>
          <w:szCs w:val="22"/>
        </w:rPr>
        <w:t xml:space="preserve"> in the indicator row). This outcome is a continuous variable (a mean), so regression was performed to assess the relationship between the outcome and the disaggregate. Because the value in the “Sig.” column is “n/s,” we know that the overall p-value for the regression is greater than or equal to 0.05, and we can, therefore, say that the results show that residence does not affect the mean number of persons per sleeping room. In other words, we cannot say that the mean number of persons per sleeping room differs by residence; any difference in percentages for urban and rural households is likely due to chance or sampling error.</w:t>
      </w:r>
    </w:p>
    <w:p w14:paraId="06CA4AEC" w14:textId="77777777" w:rsidR="00984D53" w:rsidRPr="00612801" w:rsidRDefault="00984D53" w:rsidP="00984D53">
      <w:pPr>
        <w:pStyle w:val="BodyText"/>
        <w:numPr>
          <w:ilvl w:val="0"/>
          <w:numId w:val="80"/>
        </w:numPr>
        <w:spacing w:after="0"/>
        <w:rPr>
          <w:szCs w:val="22"/>
        </w:rPr>
      </w:pPr>
      <w:r w:rsidRPr="00612801">
        <w:rPr>
          <w:szCs w:val="22"/>
        </w:rPr>
        <w:t xml:space="preserve">Does gendered household type have an effect on the same outcome? Yes—although the sample sizes for male adult only and children only household estimates are too small to report estimates for these categories, we can see from the three asterisks (“***”) circled in </w:t>
      </w:r>
      <w:r w:rsidRPr="00612801">
        <w:rPr>
          <w:szCs w:val="22"/>
          <w:shd w:val="clear" w:color="auto" w:fill="FFC1C1"/>
        </w:rPr>
        <w:t>red</w:t>
      </w:r>
      <w:r w:rsidRPr="00612801">
        <w:rPr>
          <w:szCs w:val="22"/>
        </w:rPr>
        <w:t xml:space="preserve"> in the indicators row that gendered household type does have an effect on the mean number of persons per sleeping room for male and female adult households and female adult only households. Further, because we are comparing only two disaggregate categories, we can say that the mean number of persons per sleeping room is greater for male and female adult households compared to female adult only households, and this difference is significant at the p&lt;0.001 level. </w:t>
      </w:r>
    </w:p>
    <w:p w14:paraId="19A8EF3E" w14:textId="77777777" w:rsidR="00984D53" w:rsidRPr="00612801" w:rsidRDefault="00984D53" w:rsidP="00984D53">
      <w:pPr>
        <w:pStyle w:val="BodyText"/>
        <w:numPr>
          <w:ilvl w:val="0"/>
          <w:numId w:val="80"/>
        </w:numPr>
        <w:spacing w:after="0"/>
        <w:rPr>
          <w:szCs w:val="22"/>
        </w:rPr>
      </w:pPr>
      <w:r w:rsidRPr="00612801">
        <w:rPr>
          <w:szCs w:val="22"/>
        </w:rPr>
        <w:t xml:space="preserve">For binary outcomes, the Pearson’s chi-square statistical test tells us whether there is a statistically significant relationship between the outcome and disaggregate. Does residence have an effect on the percentage of households that have access to electricity? Yes—three asterisks “***” circled in </w:t>
      </w:r>
      <w:r w:rsidRPr="00612801">
        <w:rPr>
          <w:szCs w:val="22"/>
          <w:shd w:val="clear" w:color="auto" w:fill="FFC1C1"/>
        </w:rPr>
        <w:t>red</w:t>
      </w:r>
      <w:r w:rsidRPr="00612801">
        <w:rPr>
          <w:szCs w:val="22"/>
        </w:rPr>
        <w:t xml:space="preserve"> in the indicator row indicate that there is an effect and the results cannot be attributed to chance or sampling error. Looking at the estimates for urban households (73.7 percent) and rural households (20.0 percent), we can say that urban households are significantly more likely to have access to electricity, compared to rural households (p&lt;0.001).</w:t>
      </w:r>
    </w:p>
    <w:p w14:paraId="00EED726" w14:textId="77777777" w:rsidR="00984D53" w:rsidRPr="00D47EA2" w:rsidRDefault="00984D53" w:rsidP="00984D53">
      <w:pPr>
        <w:pStyle w:val="BodyText"/>
        <w:numPr>
          <w:ilvl w:val="0"/>
          <w:numId w:val="80"/>
        </w:numPr>
        <w:spacing w:after="0"/>
      </w:pPr>
      <w:r w:rsidRPr="00612801">
        <w:rPr>
          <w:szCs w:val="22"/>
        </w:rPr>
        <w:t xml:space="preserve">For categorical outcomes, the Pearson’s chi-square statistical test also tells us whether there is a statistically significant relationship between the outcome and disaggregate. </w:t>
      </w:r>
      <w:bookmarkStart w:id="182" w:name="_Hlk41901828"/>
      <w:r w:rsidRPr="00612801">
        <w:rPr>
          <w:szCs w:val="22"/>
        </w:rPr>
        <w:t xml:space="preserve">Does residence have any effect on the type of floor material households for their dwellings? </w:t>
      </w:r>
      <w:bookmarkStart w:id="183" w:name="_Hlk41901821"/>
      <w:bookmarkEnd w:id="182"/>
      <w:r w:rsidRPr="00612801">
        <w:rPr>
          <w:szCs w:val="22"/>
        </w:rPr>
        <w:t xml:space="preserve">Yes—the two asterisks </w:t>
      </w:r>
      <w:r w:rsidRPr="00612801">
        <w:rPr>
          <w:szCs w:val="22"/>
        </w:rPr>
        <w:lastRenderedPageBreak/>
        <w:t xml:space="preserve">“**” circled in </w:t>
      </w:r>
      <w:r w:rsidRPr="00612801">
        <w:rPr>
          <w:szCs w:val="22"/>
          <w:shd w:val="clear" w:color="auto" w:fill="FFC1C1"/>
        </w:rPr>
        <w:t>red</w:t>
      </w:r>
      <w:r w:rsidRPr="00612801">
        <w:rPr>
          <w:szCs w:val="22"/>
        </w:rPr>
        <w:t xml:space="preserve"> in the indicator header row indicate that there is a significant effect. The type of floor material used (i.e., natural, rudimentary, finished, or other) is significantly associated with residence (i.e., urban or rural) at the p&lt;0.01 significance level. </w:t>
      </w:r>
      <w:bookmarkStart w:id="184" w:name="_Hlk41901804"/>
      <w:bookmarkEnd w:id="183"/>
      <w:r w:rsidRPr="00612801">
        <w:rPr>
          <w:szCs w:val="22"/>
        </w:rPr>
        <w:t>However, we cannot say which types of floor materials are significantly different for urban and rural households without further statistical analysis and testing.</w:t>
      </w:r>
      <w:r w:rsidRPr="00D47EA2">
        <w:t xml:space="preserve"> </w:t>
      </w:r>
      <w:bookmarkEnd w:id="184"/>
      <w:r w:rsidRPr="00D47EA2">
        <w:br/>
      </w:r>
    </w:p>
    <w:p w14:paraId="65C07411" w14:textId="77777777" w:rsidR="00984D53" w:rsidRDefault="00984D53" w:rsidP="00984D53">
      <w:pPr>
        <w:ind w:left="360"/>
        <w:jc w:val="center"/>
        <w:rPr>
          <w:b/>
          <w:bCs/>
        </w:rPr>
      </w:pPr>
      <w:commentRangeStart w:id="185"/>
      <w:r>
        <w:rPr>
          <w:noProof/>
        </w:rPr>
        <mc:AlternateContent>
          <mc:Choice Requires="wps">
            <w:drawing>
              <wp:anchor distT="0" distB="0" distL="114300" distR="114300" simplePos="0" relativeHeight="251750400" behindDoc="0" locked="0" layoutInCell="1" allowOverlap="1" wp14:anchorId="4131197A" wp14:editId="13AB2C00">
                <wp:simplePos x="0" y="0"/>
                <wp:positionH relativeFrom="margin">
                  <wp:posOffset>5625465</wp:posOffset>
                </wp:positionH>
                <wp:positionV relativeFrom="paragraph">
                  <wp:posOffset>386080</wp:posOffset>
                </wp:positionV>
                <wp:extent cx="333375" cy="4191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53662846" w14:textId="77777777" w:rsidR="00984D53" w:rsidRPr="001F5EA8" w:rsidRDefault="00984D53" w:rsidP="00984D53">
                            <w:pPr>
                              <w:rPr>
                                <w:b/>
                                <w:bCs/>
                                <w:color w:val="F79646" w:themeColor="accent6"/>
                                <w:sz w:val="44"/>
                                <w:szCs w:val="44"/>
                              </w:rPr>
                            </w:pPr>
                            <w:r w:rsidRPr="001F5EA8">
                              <w:rPr>
                                <w:b/>
                                <w:bCs/>
                                <w:color w:val="F79646" w:themeColor="accent6"/>
                                <w:sz w:val="44"/>
                                <w:szCs w:val="44"/>
                              </w:rPr>
                              <w:t>1</w:t>
                            </w:r>
                          </w:p>
                          <w:p w14:paraId="1123ED5C" w14:textId="77777777" w:rsidR="00984D53" w:rsidRPr="001F5EA8" w:rsidRDefault="00984D53" w:rsidP="00984D53">
                            <w:pPr>
                              <w:rPr>
                                <w:color w:val="F79646" w:themeColor="accent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31197A" id="Text Box 67" o:spid="_x0000_s1041" type="#_x0000_t202" style="position:absolute;left:0;text-align:left;margin-left:442.95pt;margin-top:30.4pt;width:26.25pt;height:33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" filled="f" stroked="f" strokeweight=".5pt">
                <v:textbox>
                  <w:txbxContent>
                    <w:p w14:paraId="53662846" w14:textId="77777777" w:rsidR="00984D53" w:rsidRPr="001F5EA8" w:rsidRDefault="00984D53" w:rsidP="00984D53">
                      <w:pPr>
                        <w:rPr>
                          <w:b/>
                          <w:bCs/>
                          <w:color w:val="F79646" w:themeColor="accent6"/>
                          <w:sz w:val="44"/>
                          <w:szCs w:val="44"/>
                        </w:rPr>
                      </w:pPr>
                      <w:r w:rsidRPr="001F5EA8">
                        <w:rPr>
                          <w:b/>
                          <w:bCs/>
                          <w:color w:val="F79646" w:themeColor="accent6"/>
                          <w:sz w:val="44"/>
                          <w:szCs w:val="44"/>
                        </w:rPr>
                        <w:t>1</w:t>
                      </w:r>
                    </w:p>
                    <w:p w14:paraId="1123ED5C" w14:textId="77777777" w:rsidR="00984D53" w:rsidRPr="001F5EA8" w:rsidRDefault="00984D53" w:rsidP="00984D53">
                      <w:pPr>
                        <w:rPr>
                          <w:color w:val="F79646" w:themeColor="accent6"/>
                        </w:rPr>
                      </w:pPr>
                    </w:p>
                  </w:txbxContent>
                </v:textbox>
                <w10:wrap anchorx="margin"/>
              </v:shape>
            </w:pict>
          </mc:Fallback>
        </mc:AlternateContent>
      </w:r>
      <w:r>
        <w:rPr>
          <w:b/>
          <w:bCs/>
        </w:rPr>
        <w:t>Example 3</w:t>
      </w:r>
      <w:commentRangeEnd w:id="185"/>
      <w:r w:rsidR="00341D14">
        <w:rPr>
          <w:rStyle w:val="CommentReference"/>
        </w:rPr>
        <w:commentReference w:id="185"/>
      </w:r>
      <w:r>
        <w:rPr>
          <w:b/>
          <w:bCs/>
        </w:rPr>
        <w:t>: Binary outcomes—multi-response questions or multiple yes/no questions within a category; disaggregates in columns</w:t>
      </w:r>
    </w:p>
    <w:p w14:paraId="233190E9" w14:textId="77777777" w:rsidR="00984D53" w:rsidRPr="00C36846" w:rsidRDefault="00984D53" w:rsidP="00984D53">
      <w:pPr>
        <w:rPr>
          <w:b/>
          <w:bCs/>
          <w:sz w:val="20"/>
          <w:szCs w:val="20"/>
        </w:rPr>
      </w:pPr>
      <w:r w:rsidRPr="00C36846">
        <w:rPr>
          <w:noProof/>
          <w:sz w:val="20"/>
          <w:szCs w:val="20"/>
        </w:rPr>
        <mc:AlternateContent>
          <mc:Choice Requires="wps">
            <w:drawing>
              <wp:anchor distT="0" distB="0" distL="114300" distR="114300" simplePos="0" relativeHeight="251661312" behindDoc="1" locked="0" layoutInCell="1" allowOverlap="1" wp14:anchorId="28C3A4D6" wp14:editId="74977F5B">
                <wp:simplePos x="0" y="0"/>
                <wp:positionH relativeFrom="column">
                  <wp:posOffset>1771650</wp:posOffset>
                </wp:positionH>
                <wp:positionV relativeFrom="paragraph">
                  <wp:posOffset>962660</wp:posOffset>
                </wp:positionV>
                <wp:extent cx="485775" cy="2275205"/>
                <wp:effectExtent l="0" t="0" r="9525" b="0"/>
                <wp:wrapNone/>
                <wp:docPr id="140" name="Rectangle 140"/>
                <wp:cNvGraphicFramePr/>
                <a:graphic xmlns:a="http://schemas.openxmlformats.org/drawingml/2006/main">
                  <a:graphicData uri="http://schemas.microsoft.com/office/word/2010/wordprocessingShape">
                    <wps:wsp>
                      <wps:cNvSpPr/>
                      <wps:spPr>
                        <a:xfrm>
                          <a:off x="0" y="0"/>
                          <a:ext cx="485775" cy="2275205"/>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6075A" id="Rectangle 140" o:spid="_x0000_s1026" style="position:absolute;margin-left:139.5pt;margin-top:75.8pt;width:38.25pt;height:179.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" fillcolor="#eaf1dd [662]" stroked="f" strokeweight="1.5pt"/>
            </w:pict>
          </mc:Fallback>
        </mc:AlternateContent>
      </w:r>
      <w:r>
        <w:rPr>
          <w:noProof/>
        </w:rPr>
        <mc:AlternateContent>
          <mc:Choice Requires="wps">
            <w:drawing>
              <wp:anchor distT="0" distB="0" distL="114300" distR="114300" simplePos="0" relativeHeight="251655168" behindDoc="1" locked="0" layoutInCell="1" allowOverlap="1" wp14:anchorId="72FDA930" wp14:editId="08507C45">
                <wp:simplePos x="0" y="0"/>
                <wp:positionH relativeFrom="margin">
                  <wp:posOffset>0</wp:posOffset>
                </wp:positionH>
                <wp:positionV relativeFrom="paragraph">
                  <wp:posOffset>20955</wp:posOffset>
                </wp:positionV>
                <wp:extent cx="5943600" cy="446227"/>
                <wp:effectExtent l="0" t="0" r="0" b="0"/>
                <wp:wrapNone/>
                <wp:docPr id="146" name="Rectangle 146"/>
                <wp:cNvGraphicFramePr/>
                <a:graphic xmlns:a="http://schemas.openxmlformats.org/drawingml/2006/main">
                  <a:graphicData uri="http://schemas.microsoft.com/office/word/2010/wordprocessingShape">
                    <wps:wsp>
                      <wps:cNvSpPr/>
                      <wps:spPr>
                        <a:xfrm>
                          <a:off x="0" y="0"/>
                          <a:ext cx="5943600" cy="446227"/>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BDE6F" id="Rectangle 146" o:spid="_x0000_s1026" style="position:absolute;margin-left:0;margin-top:1.65pt;width:468pt;height:35.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" fillcolor="#fde9d9 [665]" stroked="f" strokeweight="2pt">
                <w10:wrap anchorx="margin"/>
              </v:rect>
            </w:pict>
          </mc:Fallback>
        </mc:AlternateContent>
      </w:r>
      <w:r w:rsidRPr="00C36846">
        <w:rPr>
          <w:b/>
          <w:bCs/>
          <w:sz w:val="20"/>
          <w:szCs w:val="20"/>
        </w:rPr>
        <w:t>Table 7.1.5: Maize Farmers’ Fertilizer Use, Types of Fertilizer, and Timing of Application in the Sikasso ZOI, in Total and by Farmers’ Sex and Age</w:t>
      </w:r>
    </w:p>
    <w:tbl>
      <w:tblPr>
        <w:tblW w:w="5000" w:type="pct"/>
        <w:tblLook w:val="04A0" w:firstRow="1" w:lastRow="0" w:firstColumn="1" w:lastColumn="0" w:noHBand="0" w:noVBand="1"/>
      </w:tblPr>
      <w:tblGrid>
        <w:gridCol w:w="2719"/>
        <w:gridCol w:w="1084"/>
        <w:gridCol w:w="1078"/>
        <w:gridCol w:w="1053"/>
        <w:gridCol w:w="632"/>
        <w:gridCol w:w="285"/>
        <w:gridCol w:w="1042"/>
        <w:gridCol w:w="1053"/>
        <w:gridCol w:w="630"/>
      </w:tblGrid>
      <w:tr w:rsidR="00984D53" w14:paraId="35A0B84B" w14:textId="77777777" w:rsidTr="00DA2343">
        <w:trPr>
          <w:tblHeader/>
        </w:trPr>
        <w:tc>
          <w:tcPr>
            <w:tcW w:w="1419" w:type="pct"/>
            <w:vMerge w:val="restart"/>
            <w:tcBorders>
              <w:top w:val="single" w:sz="4" w:space="0" w:color="auto"/>
              <w:left w:val="nil"/>
              <w:bottom w:val="single" w:sz="4" w:space="0" w:color="000000"/>
              <w:right w:val="nil"/>
            </w:tcBorders>
            <w:shd w:val="clear" w:color="auto" w:fill="387990"/>
            <w:vAlign w:val="bottom"/>
            <w:hideMark/>
          </w:tcPr>
          <w:p w14:paraId="3F910CB1" w14:textId="77777777" w:rsidR="00984D53" w:rsidRDefault="00984D53" w:rsidP="00DA2343">
            <w:pPr>
              <w:rPr>
                <w:rFonts w:eastAsia="Times New Roman" w:cs="Times New Roman"/>
                <w:b/>
                <w:bCs/>
                <w:color w:val="FFFFFF"/>
                <w:sz w:val="20"/>
                <w:szCs w:val="20"/>
              </w:rPr>
            </w:pPr>
          </w:p>
          <w:p w14:paraId="3AA0B82B"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Characteristic or practice</w:t>
            </w:r>
          </w:p>
        </w:tc>
        <w:tc>
          <w:tcPr>
            <w:tcW w:w="566" w:type="pct"/>
            <w:vMerge w:val="restart"/>
            <w:tcBorders>
              <w:top w:val="single" w:sz="4" w:space="0" w:color="auto"/>
              <w:left w:val="nil"/>
              <w:bottom w:val="single" w:sz="4" w:space="0" w:color="000000"/>
              <w:right w:val="nil"/>
            </w:tcBorders>
            <w:shd w:val="clear" w:color="auto" w:fill="387990"/>
            <w:vAlign w:val="bottom"/>
            <w:hideMark/>
          </w:tcPr>
          <w:p w14:paraId="42C6299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Total</w:t>
            </w:r>
            <w:r>
              <w:rPr>
                <w:rFonts w:eastAsia="Times New Roman" w:cs="Times New Roman"/>
                <w:b/>
                <w:bCs/>
                <w:color w:val="FFFFFF"/>
                <w:sz w:val="20"/>
                <w:szCs w:val="20"/>
              </w:rPr>
              <w:br/>
              <w:t>(%)</w:t>
            </w:r>
          </w:p>
        </w:tc>
        <w:tc>
          <w:tcPr>
            <w:tcW w:w="1443" w:type="pct"/>
            <w:gridSpan w:val="3"/>
            <w:tcBorders>
              <w:top w:val="single" w:sz="4" w:space="0" w:color="auto"/>
              <w:left w:val="nil"/>
              <w:bottom w:val="single" w:sz="4" w:space="0" w:color="FFFFFF"/>
              <w:right w:val="nil"/>
            </w:tcBorders>
            <w:shd w:val="clear" w:color="auto" w:fill="387990"/>
            <w:vAlign w:val="center"/>
            <w:hideMark/>
          </w:tcPr>
          <w:p w14:paraId="4736ECE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auto" w:fill="387990"/>
            <w:vAlign w:val="center"/>
            <w:hideMark/>
          </w:tcPr>
          <w:p w14:paraId="212C6D8F" w14:textId="77777777" w:rsidR="00984D53" w:rsidRDefault="00984D53" w:rsidP="00DA2343">
            <w:pPr>
              <w:jc w:val="center"/>
              <w:rPr>
                <w:rFonts w:eastAsia="Times New Roman" w:cs="Times New Roman"/>
                <w:b/>
                <w:bCs/>
              </w:rPr>
            </w:pPr>
            <w:r>
              <w:rPr>
                <w:rFonts w:eastAsia="Times New Roman" w:cs="Times New Roman"/>
                <w:b/>
                <w:bCs/>
              </w:rPr>
              <w:t> </w:t>
            </w:r>
          </w:p>
        </w:tc>
        <w:tc>
          <w:tcPr>
            <w:tcW w:w="1424" w:type="pct"/>
            <w:gridSpan w:val="3"/>
            <w:tcBorders>
              <w:top w:val="single" w:sz="4" w:space="0" w:color="auto"/>
              <w:left w:val="nil"/>
              <w:bottom w:val="single" w:sz="4" w:space="0" w:color="FFFFFF"/>
              <w:right w:val="nil"/>
            </w:tcBorders>
            <w:shd w:val="clear" w:color="auto" w:fill="387990"/>
            <w:vAlign w:val="center"/>
            <w:hideMark/>
          </w:tcPr>
          <w:p w14:paraId="4073CD88"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Age (years)</w:t>
            </w:r>
          </w:p>
        </w:tc>
      </w:tr>
      <w:tr w:rsidR="00984D53" w14:paraId="04F17903" w14:textId="77777777" w:rsidTr="00DA2343">
        <w:trPr>
          <w:tblHeader/>
        </w:trPr>
        <w:tc>
          <w:tcPr>
            <w:tcW w:w="0" w:type="auto"/>
            <w:vMerge/>
            <w:tcBorders>
              <w:top w:val="single" w:sz="4" w:space="0" w:color="auto"/>
              <w:left w:val="nil"/>
              <w:bottom w:val="single" w:sz="4" w:space="0" w:color="000000"/>
              <w:right w:val="nil"/>
            </w:tcBorders>
            <w:vAlign w:val="center"/>
            <w:hideMark/>
          </w:tcPr>
          <w:p w14:paraId="71CADF92" w14:textId="77777777" w:rsidR="00984D53" w:rsidRDefault="00984D53" w:rsidP="00DA2343">
            <w:pPr>
              <w:rPr>
                <w:rFonts w:eastAsia="Times New Roman" w:cs="Times New Roman"/>
                <w:b/>
                <w:bCs/>
                <w:color w:val="FFFFFF"/>
                <w:sz w:val="20"/>
                <w:szCs w:val="20"/>
              </w:rPr>
            </w:pPr>
          </w:p>
        </w:tc>
        <w:tc>
          <w:tcPr>
            <w:tcW w:w="0" w:type="auto"/>
            <w:vMerge/>
            <w:tcBorders>
              <w:top w:val="single" w:sz="4" w:space="0" w:color="auto"/>
              <w:left w:val="nil"/>
              <w:bottom w:val="single" w:sz="4" w:space="0" w:color="000000"/>
              <w:right w:val="nil"/>
            </w:tcBorders>
            <w:vAlign w:val="center"/>
            <w:hideMark/>
          </w:tcPr>
          <w:p w14:paraId="0EEFEB70" w14:textId="77777777" w:rsidR="00984D53" w:rsidRDefault="00984D53" w:rsidP="00DA2343">
            <w:pPr>
              <w:rPr>
                <w:rFonts w:eastAsia="Times New Roman" w:cs="Times New Roman"/>
                <w:b/>
                <w:bCs/>
                <w:color w:val="FFFFFF"/>
                <w:sz w:val="20"/>
                <w:szCs w:val="20"/>
              </w:rPr>
            </w:pPr>
          </w:p>
        </w:tc>
        <w:tc>
          <w:tcPr>
            <w:tcW w:w="563" w:type="pct"/>
            <w:shd w:val="clear" w:color="auto" w:fill="387990"/>
            <w:vAlign w:val="center"/>
            <w:hideMark/>
          </w:tcPr>
          <w:p w14:paraId="2527E3D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Female</w:t>
            </w:r>
          </w:p>
        </w:tc>
        <w:tc>
          <w:tcPr>
            <w:tcW w:w="550" w:type="pct"/>
            <w:shd w:val="clear" w:color="auto" w:fill="387990"/>
            <w:vAlign w:val="center"/>
            <w:hideMark/>
          </w:tcPr>
          <w:p w14:paraId="065D1CE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w:t>
            </w:r>
          </w:p>
        </w:tc>
        <w:tc>
          <w:tcPr>
            <w:tcW w:w="330" w:type="pct"/>
            <w:shd w:val="clear" w:color="auto" w:fill="387990"/>
            <w:vAlign w:val="center"/>
            <w:hideMark/>
          </w:tcPr>
          <w:p w14:paraId="3D2B9E2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149" w:type="pct"/>
            <w:shd w:val="clear" w:color="auto" w:fill="387990"/>
            <w:vAlign w:val="center"/>
            <w:hideMark/>
          </w:tcPr>
          <w:p w14:paraId="4D5FAAF1" w14:textId="77777777" w:rsidR="00984D53" w:rsidRDefault="00984D53" w:rsidP="00DA2343">
            <w:pPr>
              <w:jc w:val="center"/>
              <w:rPr>
                <w:rFonts w:eastAsia="Times New Roman" w:cs="Times New Roman"/>
                <w:b/>
                <w:bCs/>
              </w:rPr>
            </w:pPr>
            <w:r>
              <w:rPr>
                <w:rFonts w:eastAsia="Times New Roman" w:cs="Times New Roman"/>
                <w:b/>
                <w:bCs/>
              </w:rPr>
              <w:t> </w:t>
            </w:r>
          </w:p>
        </w:tc>
        <w:tc>
          <w:tcPr>
            <w:tcW w:w="544" w:type="pct"/>
            <w:shd w:val="clear" w:color="auto" w:fill="387990"/>
            <w:vAlign w:val="center"/>
            <w:hideMark/>
          </w:tcPr>
          <w:p w14:paraId="6A2DB8CA"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15-29</w:t>
            </w:r>
          </w:p>
        </w:tc>
        <w:tc>
          <w:tcPr>
            <w:tcW w:w="550" w:type="pct"/>
            <w:shd w:val="clear" w:color="auto" w:fill="387990"/>
            <w:vAlign w:val="center"/>
            <w:hideMark/>
          </w:tcPr>
          <w:p w14:paraId="77170408"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30+</w:t>
            </w:r>
          </w:p>
        </w:tc>
        <w:tc>
          <w:tcPr>
            <w:tcW w:w="330" w:type="pct"/>
            <w:shd w:val="clear" w:color="auto" w:fill="387990"/>
            <w:vAlign w:val="center"/>
            <w:hideMark/>
          </w:tcPr>
          <w:p w14:paraId="4902A14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r>
      <w:tr w:rsidR="00984D53" w14:paraId="49FE4087" w14:textId="77777777" w:rsidTr="00DA2343">
        <w:trPr>
          <w:tblHeader/>
        </w:trPr>
        <w:tc>
          <w:tcPr>
            <w:tcW w:w="0" w:type="auto"/>
            <w:vMerge/>
            <w:tcBorders>
              <w:top w:val="single" w:sz="4" w:space="0" w:color="auto"/>
              <w:left w:val="nil"/>
              <w:bottom w:val="single" w:sz="4" w:space="0" w:color="000000"/>
              <w:right w:val="nil"/>
            </w:tcBorders>
            <w:vAlign w:val="center"/>
            <w:hideMark/>
          </w:tcPr>
          <w:p w14:paraId="3EBC0A42" w14:textId="77777777" w:rsidR="00984D53" w:rsidRDefault="00984D53" w:rsidP="00DA2343">
            <w:pPr>
              <w:rPr>
                <w:rFonts w:eastAsia="Times New Roman" w:cs="Times New Roman"/>
                <w:b/>
                <w:bCs/>
                <w:color w:val="FFFFFF"/>
                <w:sz w:val="20"/>
                <w:szCs w:val="20"/>
              </w:rPr>
            </w:pPr>
          </w:p>
        </w:tc>
        <w:tc>
          <w:tcPr>
            <w:tcW w:w="0" w:type="auto"/>
            <w:vMerge/>
            <w:tcBorders>
              <w:top w:val="single" w:sz="4" w:space="0" w:color="auto"/>
              <w:left w:val="nil"/>
              <w:bottom w:val="single" w:sz="4" w:space="0" w:color="000000"/>
              <w:right w:val="nil"/>
            </w:tcBorders>
            <w:vAlign w:val="center"/>
            <w:hideMark/>
          </w:tcPr>
          <w:p w14:paraId="4EE25939" w14:textId="77777777" w:rsidR="00984D53" w:rsidRDefault="00984D53" w:rsidP="00DA2343">
            <w:pPr>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auto" w:fill="387990"/>
            <w:vAlign w:val="center"/>
            <w:hideMark/>
          </w:tcPr>
          <w:p w14:paraId="5C85B1FA" w14:textId="77777777" w:rsidR="00984D53" w:rsidRDefault="00984D53" w:rsidP="00DA2343">
            <w:pPr>
              <w:jc w:val="center"/>
              <w:rPr>
                <w:rFonts w:eastAsia="Times New Roman" w:cs="Times New Roman"/>
                <w:b/>
                <w:bCs/>
                <w:color w:val="FFFFFF"/>
                <w:sz w:val="20"/>
                <w:szCs w:val="20"/>
              </w:rPr>
            </w:pPr>
            <w:r>
              <w:rPr>
                <w:noProof/>
              </w:rPr>
              <mc:AlternateContent>
                <mc:Choice Requires="wps">
                  <w:drawing>
                    <wp:anchor distT="0" distB="0" distL="114300" distR="114300" simplePos="0" relativeHeight="251679744" behindDoc="0" locked="0" layoutInCell="1" allowOverlap="1" wp14:anchorId="12BC10DA" wp14:editId="53DF2DFF">
                      <wp:simplePos x="0" y="0"/>
                      <wp:positionH relativeFrom="column">
                        <wp:posOffset>-197485</wp:posOffset>
                      </wp:positionH>
                      <wp:positionV relativeFrom="paragraph">
                        <wp:posOffset>78740</wp:posOffset>
                      </wp:positionV>
                      <wp:extent cx="309880" cy="380365"/>
                      <wp:effectExtent l="0" t="0" r="0" b="635"/>
                      <wp:wrapNone/>
                      <wp:docPr id="133" name="Text Box 133"/>
                      <wp:cNvGraphicFramePr/>
                      <a:graphic xmlns:a="http://schemas.openxmlformats.org/drawingml/2006/main">
                        <a:graphicData uri="http://schemas.microsoft.com/office/word/2010/wordprocessingShape">
                          <wps:wsp>
                            <wps:cNvSpPr txBox="1"/>
                            <wps:spPr>
                              <a:xfrm>
                                <a:off x="0" y="0"/>
                                <a:ext cx="309880" cy="380365"/>
                              </a:xfrm>
                              <a:prstGeom prst="rect">
                                <a:avLst/>
                              </a:prstGeom>
                              <a:noFill/>
                              <a:ln w="6350">
                                <a:noFill/>
                              </a:ln>
                            </wps:spPr>
                            <wps:txbx>
                              <w:txbxContent>
                                <w:p w14:paraId="30058E7F" w14:textId="77777777" w:rsidR="00984D53" w:rsidRPr="0052486A" w:rsidRDefault="00984D53" w:rsidP="00984D53">
                                  <w:pPr>
                                    <w:rPr>
                                      <w:b/>
                                      <w:bCs/>
                                      <w:color w:val="0070C0"/>
                                      <w:sz w:val="44"/>
                                      <w:szCs w:val="44"/>
                                    </w:rPr>
                                  </w:pPr>
                                  <w:r w:rsidRPr="0052486A">
                                    <w:rPr>
                                      <w:b/>
                                      <w:bCs/>
                                      <w:color w:val="0070C0"/>
                                      <w:sz w:val="44"/>
                                      <w:szCs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C10DA" id="Text Box 133" o:spid="_x0000_s1042" type="#_x0000_t202" style="position:absolute;left:0;text-align:left;margin-left:-15.55pt;margin-top:6.2pt;width:24.4pt;height:29.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" filled="f" stroked="f" strokeweight=".5pt">
                      <v:textbox>
                        <w:txbxContent>
                          <w:p w14:paraId="30058E7F" w14:textId="77777777" w:rsidR="00984D53" w:rsidRPr="0052486A" w:rsidRDefault="00984D53" w:rsidP="00984D53">
                            <w:pPr>
                              <w:rPr>
                                <w:b/>
                                <w:bCs/>
                                <w:color w:val="0070C0"/>
                                <w:sz w:val="44"/>
                                <w:szCs w:val="44"/>
                              </w:rPr>
                            </w:pPr>
                            <w:r w:rsidRPr="0052486A">
                              <w:rPr>
                                <w:b/>
                                <w:bCs/>
                                <w:color w:val="0070C0"/>
                                <w:sz w:val="44"/>
                                <w:szCs w:val="44"/>
                              </w:rPr>
                              <w:t>5</w:t>
                            </w:r>
                          </w:p>
                        </w:txbxContent>
                      </v:textbox>
                    </v:shape>
                  </w:pict>
                </mc:Fallback>
              </mc:AlternateContent>
            </w:r>
            <w:r>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auto" w:fill="387990"/>
            <w:vAlign w:val="center"/>
            <w:hideMark/>
          </w:tcPr>
          <w:p w14:paraId="1009AE9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auto" w:fill="387990"/>
            <w:vAlign w:val="center"/>
            <w:hideMark/>
          </w:tcPr>
          <w:p w14:paraId="5E7BD0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auto" w:fill="387990"/>
            <w:vAlign w:val="center"/>
            <w:hideMark/>
          </w:tcPr>
          <w:p w14:paraId="4F0796DB" w14:textId="77777777" w:rsidR="00984D53" w:rsidRDefault="00984D53" w:rsidP="00DA2343">
            <w:pPr>
              <w:jc w:val="center"/>
              <w:rPr>
                <w:rFonts w:eastAsia="Times New Roman" w:cs="Times New Roman"/>
                <w:b/>
                <w:bCs/>
              </w:rPr>
            </w:pPr>
            <w:r>
              <w:rPr>
                <w:rFonts w:eastAsia="Times New Roman" w:cs="Times New Roman"/>
                <w:b/>
                <w:bCs/>
              </w:rPr>
              <w:t> </w:t>
            </w:r>
          </w:p>
        </w:tc>
        <w:tc>
          <w:tcPr>
            <w:tcW w:w="544" w:type="pct"/>
            <w:tcBorders>
              <w:top w:val="nil"/>
              <w:left w:val="nil"/>
              <w:bottom w:val="single" w:sz="4" w:space="0" w:color="auto"/>
              <w:right w:val="nil"/>
            </w:tcBorders>
            <w:shd w:val="clear" w:color="auto" w:fill="387990"/>
            <w:vAlign w:val="center"/>
            <w:hideMark/>
          </w:tcPr>
          <w:p w14:paraId="713325B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auto" w:fill="387990"/>
            <w:vAlign w:val="center"/>
            <w:hideMark/>
          </w:tcPr>
          <w:p w14:paraId="523B2610" w14:textId="77777777" w:rsidR="00984D53" w:rsidRDefault="00984D53" w:rsidP="00DA2343">
            <w:pPr>
              <w:jc w:val="center"/>
              <w:rPr>
                <w:rFonts w:eastAsia="Times New Roman" w:cs="Times New Roman"/>
                <w:b/>
                <w:bCs/>
                <w:color w:val="FFFFFF"/>
                <w:sz w:val="20"/>
                <w:szCs w:val="20"/>
              </w:rPr>
            </w:pPr>
            <w:r>
              <w:rPr>
                <w:noProof/>
              </w:rPr>
              <mc:AlternateContent>
                <mc:Choice Requires="wps">
                  <w:drawing>
                    <wp:anchor distT="0" distB="0" distL="114300" distR="114300" simplePos="0" relativeHeight="251682816" behindDoc="0" locked="0" layoutInCell="1" allowOverlap="1" wp14:anchorId="33F46F52" wp14:editId="435F74E8">
                      <wp:simplePos x="0" y="0"/>
                      <wp:positionH relativeFrom="column">
                        <wp:posOffset>538480</wp:posOffset>
                      </wp:positionH>
                      <wp:positionV relativeFrom="paragraph">
                        <wp:posOffset>174625</wp:posOffset>
                      </wp:positionV>
                      <wp:extent cx="457200" cy="164465"/>
                      <wp:effectExtent l="0" t="0" r="19050" b="26035"/>
                      <wp:wrapNone/>
                      <wp:docPr id="137" name="Oval 13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F7347" id="Oval 137" o:spid="_x0000_s1026" style="position:absolute;margin-left:42.4pt;margin-top:13.75pt;width:36pt;height:1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" filled="f" strokecolor="red" strokeweight="1.5pt"/>
                  </w:pict>
                </mc:Fallback>
              </mc:AlternateContent>
            </w:r>
            <w:r>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auto" w:fill="387990"/>
            <w:vAlign w:val="center"/>
            <w:hideMark/>
          </w:tcPr>
          <w:p w14:paraId="4230176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984D53" w14:paraId="4C4F2CC2" w14:textId="77777777" w:rsidTr="00DA2343">
        <w:tc>
          <w:tcPr>
            <w:tcW w:w="1419" w:type="pct"/>
            <w:noWrap/>
            <w:vAlign w:val="center"/>
            <w:hideMark/>
          </w:tcPr>
          <w:p w14:paraId="39FE55C8" w14:textId="77777777" w:rsidR="00984D53" w:rsidRDefault="00984D53" w:rsidP="00DA2343">
            <w:pPr>
              <w:rPr>
                <w:rFonts w:eastAsia="Times New Roman" w:cs="Times New Roman"/>
                <w:b/>
                <w:bCs/>
                <w:sz w:val="20"/>
                <w:szCs w:val="20"/>
              </w:rPr>
            </w:pPr>
            <w:r>
              <w:rPr>
                <w:rFonts w:eastAsia="Times New Roman" w:cs="Times New Roman"/>
                <w:b/>
                <w:bCs/>
                <w:sz w:val="20"/>
                <w:szCs w:val="20"/>
              </w:rPr>
              <w:t xml:space="preserve">Applied fertilizer </w:t>
            </w:r>
          </w:p>
        </w:tc>
        <w:tc>
          <w:tcPr>
            <w:tcW w:w="566" w:type="pct"/>
            <w:noWrap/>
            <w:vAlign w:val="bottom"/>
            <w:hideMark/>
          </w:tcPr>
          <w:p w14:paraId="6D2DB238" w14:textId="77777777" w:rsidR="00984D53" w:rsidRDefault="00984D53" w:rsidP="00DA2343">
            <w:pPr>
              <w:jc w:val="center"/>
              <w:rPr>
                <w:rFonts w:eastAsia="Times New Roman" w:cs="Times New Roman"/>
                <w:sz w:val="20"/>
                <w:szCs w:val="20"/>
              </w:rPr>
            </w:pPr>
            <w:r w:rsidRPr="0059145A">
              <w:rPr>
                <w:noProof/>
                <w:color w:val="F3C84F"/>
              </w:rPr>
              <mc:AlternateContent>
                <mc:Choice Requires="wps">
                  <w:drawing>
                    <wp:anchor distT="0" distB="0" distL="114300" distR="114300" simplePos="0" relativeHeight="251731968" behindDoc="0" locked="0" layoutInCell="1" allowOverlap="1" wp14:anchorId="4014B323" wp14:editId="75290ACC">
                      <wp:simplePos x="0" y="0"/>
                      <wp:positionH relativeFrom="column">
                        <wp:posOffset>44450</wp:posOffset>
                      </wp:positionH>
                      <wp:positionV relativeFrom="paragraph">
                        <wp:posOffset>167005</wp:posOffset>
                      </wp:positionV>
                      <wp:extent cx="460375" cy="156845"/>
                      <wp:effectExtent l="0" t="0" r="15875" b="14605"/>
                      <wp:wrapNone/>
                      <wp:docPr id="28" name="Oval 28"/>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39E698" id="Oval 28" o:spid="_x0000_s1026" style="position:absolute;margin-left:3.5pt;margin-top:13.15pt;width:36.25pt;height:12.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" filled="f" strokecolor="#f3c84f" strokeweight="1.5pt"/>
                  </w:pict>
                </mc:Fallback>
              </mc:AlternateContent>
            </w:r>
            <w:r>
              <w:rPr>
                <w:noProof/>
              </w:rPr>
              <mc:AlternateContent>
                <mc:Choice Requires="wps">
                  <w:drawing>
                    <wp:anchor distT="0" distB="0" distL="114300" distR="114300" simplePos="0" relativeHeight="251673600" behindDoc="0" locked="0" layoutInCell="1" allowOverlap="1" wp14:anchorId="42902015" wp14:editId="2E2B95BB">
                      <wp:simplePos x="0" y="0"/>
                      <wp:positionH relativeFrom="column">
                        <wp:posOffset>20955</wp:posOffset>
                      </wp:positionH>
                      <wp:positionV relativeFrom="paragraph">
                        <wp:posOffset>-14605</wp:posOffset>
                      </wp:positionV>
                      <wp:extent cx="457200" cy="164465"/>
                      <wp:effectExtent l="0" t="0" r="19050" b="26035"/>
                      <wp:wrapNone/>
                      <wp:docPr id="136" name="Oval 13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B7DB86" id="Oval 136" o:spid="_x0000_s1026" style="position:absolute;margin-left:1.65pt;margin-top:-1.15pt;width:36pt;height:1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" filled="f" strokecolor="#0070c0" strokeweight="1.5pt"/>
                  </w:pict>
                </mc:Fallback>
              </mc:AlternateContent>
            </w:r>
            <w:r>
              <w:rPr>
                <w:rFonts w:eastAsia="Times New Roman" w:cs="Times New Roman"/>
                <w:sz w:val="20"/>
                <w:szCs w:val="20"/>
              </w:rPr>
              <w:t>99.8</w:t>
            </w:r>
          </w:p>
        </w:tc>
        <w:tc>
          <w:tcPr>
            <w:tcW w:w="563" w:type="pct"/>
            <w:shd w:val="clear" w:color="auto" w:fill="EAF1DD" w:themeFill="accent3" w:themeFillTint="33"/>
            <w:vAlign w:val="bottom"/>
            <w:hideMark/>
          </w:tcPr>
          <w:p w14:paraId="0D1B0303"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bottom"/>
            <w:hideMark/>
          </w:tcPr>
          <w:p w14:paraId="604F3685" w14:textId="77777777" w:rsidR="00984D53" w:rsidRDefault="00984D53" w:rsidP="00DA2343">
            <w:pPr>
              <w:jc w:val="center"/>
              <w:rPr>
                <w:rFonts w:eastAsia="Times New Roman" w:cs="Times New Roman"/>
                <w:sz w:val="20"/>
                <w:szCs w:val="20"/>
              </w:rPr>
            </w:pPr>
            <w:r>
              <w:rPr>
                <w:rFonts w:eastAsia="Times New Roman" w:cs="Times New Roman"/>
                <w:sz w:val="20"/>
                <w:szCs w:val="20"/>
              </w:rPr>
              <w:t>99.8</w:t>
            </w:r>
          </w:p>
        </w:tc>
        <w:tc>
          <w:tcPr>
            <w:tcW w:w="330" w:type="pct"/>
            <w:tcBorders>
              <w:top w:val="nil"/>
              <w:left w:val="nil"/>
              <w:bottom w:val="single" w:sz="4" w:space="0" w:color="auto"/>
              <w:right w:val="nil"/>
            </w:tcBorders>
            <w:shd w:val="clear" w:color="auto" w:fill="EAF1DD" w:themeFill="accent3" w:themeFillTint="33"/>
            <w:vAlign w:val="center"/>
            <w:hideMark/>
          </w:tcPr>
          <w:p w14:paraId="59EB818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bottom"/>
            <w:hideMark/>
          </w:tcPr>
          <w:p w14:paraId="3AD40F00"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bottom"/>
            <w:hideMark/>
          </w:tcPr>
          <w:p w14:paraId="7450445F"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8176" behindDoc="0" locked="0" layoutInCell="1" allowOverlap="1" wp14:anchorId="591BE114" wp14:editId="1D96944F">
                      <wp:simplePos x="0" y="0"/>
                      <wp:positionH relativeFrom="column">
                        <wp:posOffset>-298450</wp:posOffset>
                      </wp:positionH>
                      <wp:positionV relativeFrom="paragraph">
                        <wp:posOffset>13970</wp:posOffset>
                      </wp:positionV>
                      <wp:extent cx="333375" cy="4381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6EB08266" w14:textId="77777777" w:rsidR="00984D53" w:rsidRPr="0059145A" w:rsidRDefault="00984D53" w:rsidP="00984D53">
                                  <w:pPr>
                                    <w:rPr>
                                      <w:b/>
                                      <w:bCs/>
                                      <w:color w:val="F3C84F"/>
                                      <w:sz w:val="44"/>
                                      <w:szCs w:val="44"/>
                                    </w:rPr>
                                  </w:pPr>
                                  <w:r w:rsidRPr="0059145A">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E114" id="Text Box 130" o:spid="_x0000_s1043" type="#_x0000_t202" style="position:absolute;left:0;text-align:left;margin-left:-23.5pt;margin-top:1.1pt;width:26.2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" filled="f" stroked="f" strokeweight=".5pt">
                      <v:textbox>
                        <w:txbxContent>
                          <w:p w14:paraId="6EB08266" w14:textId="77777777" w:rsidR="00984D53" w:rsidRPr="0059145A" w:rsidRDefault="00984D53" w:rsidP="00984D53">
                            <w:pPr>
                              <w:rPr>
                                <w:b/>
                                <w:bCs/>
                                <w:color w:val="F3C84F"/>
                                <w:sz w:val="44"/>
                                <w:szCs w:val="44"/>
                              </w:rPr>
                            </w:pPr>
                            <w:r w:rsidRPr="0059145A">
                              <w:rPr>
                                <w:b/>
                                <w:bCs/>
                                <w:color w:val="F3C84F"/>
                                <w:sz w:val="44"/>
                                <w:szCs w:val="44"/>
                              </w:rPr>
                              <w:t>4</w:t>
                            </w:r>
                          </w:p>
                        </w:txbxContent>
                      </v:textbox>
                    </v:shape>
                  </w:pict>
                </mc:Fallback>
              </mc:AlternateContent>
            </w:r>
            <w:r>
              <w:rPr>
                <w:rFonts w:eastAsia="Times New Roman" w:cs="Times New Roman"/>
                <w:sz w:val="20"/>
                <w:szCs w:val="20"/>
              </w:rPr>
              <w:t>98.1</w:t>
            </w:r>
          </w:p>
        </w:tc>
        <w:tc>
          <w:tcPr>
            <w:tcW w:w="550" w:type="pct"/>
            <w:shd w:val="clear" w:color="auto" w:fill="EAF1DD" w:themeFill="accent3" w:themeFillTint="33"/>
            <w:vAlign w:val="bottom"/>
            <w:hideMark/>
          </w:tcPr>
          <w:p w14:paraId="465BD464" w14:textId="77777777" w:rsidR="00984D53" w:rsidRDefault="00984D53" w:rsidP="00DA2343">
            <w:pPr>
              <w:jc w:val="center"/>
              <w:rPr>
                <w:rFonts w:eastAsia="Times New Roman" w:cs="Times New Roman"/>
                <w:sz w:val="20"/>
                <w:szCs w:val="20"/>
              </w:rPr>
            </w:pPr>
            <w:r>
              <w:rPr>
                <w:rFonts w:eastAsia="Times New Roman" w:cs="Times New Roman"/>
                <w:sz w:val="20"/>
                <w:szCs w:val="20"/>
              </w:rPr>
              <w:t>100.0</w:t>
            </w:r>
          </w:p>
        </w:tc>
        <w:tc>
          <w:tcPr>
            <w:tcW w:w="330" w:type="pct"/>
            <w:shd w:val="clear" w:color="auto" w:fill="EAF1DD" w:themeFill="accent3" w:themeFillTint="33"/>
            <w:vAlign w:val="bottom"/>
            <w:hideMark/>
          </w:tcPr>
          <w:p w14:paraId="4BEFDF1D"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r>
      <w:tr w:rsidR="00984D53" w14:paraId="7BFFBD64" w14:textId="77777777" w:rsidTr="00DA2343">
        <w:tc>
          <w:tcPr>
            <w:tcW w:w="1419" w:type="pct"/>
            <w:tcBorders>
              <w:top w:val="single" w:sz="4" w:space="0" w:color="auto"/>
              <w:left w:val="nil"/>
              <w:bottom w:val="single" w:sz="4" w:space="0" w:color="auto"/>
              <w:right w:val="nil"/>
            </w:tcBorders>
            <w:shd w:val="clear" w:color="auto" w:fill="FFF2CC"/>
            <w:noWrap/>
            <w:vAlign w:val="center"/>
            <w:hideMark/>
          </w:tcPr>
          <w:p w14:paraId="1474E46C" w14:textId="77777777" w:rsidR="00984D53" w:rsidRDefault="00984D53" w:rsidP="00DA2343">
            <w:pPr>
              <w:rPr>
                <w:rFonts w:eastAsia="Times New Roman" w:cs="Times New Roman"/>
                <w:b/>
                <w:bCs/>
                <w:sz w:val="20"/>
                <w:szCs w:val="20"/>
              </w:rPr>
            </w:pPr>
            <w:r>
              <w:rPr>
                <w:rFonts w:eastAsia="Times New Roman" w:cs="Times New Roman"/>
                <w:b/>
                <w:bCs/>
                <w:sz w:val="20"/>
                <w:szCs w:val="20"/>
              </w:rPr>
              <w:t>Number of maize farmers</w:t>
            </w:r>
          </w:p>
        </w:tc>
        <w:tc>
          <w:tcPr>
            <w:tcW w:w="566" w:type="pct"/>
            <w:tcBorders>
              <w:top w:val="single" w:sz="4" w:space="0" w:color="auto"/>
              <w:left w:val="nil"/>
              <w:bottom w:val="single" w:sz="4" w:space="0" w:color="auto"/>
              <w:right w:val="nil"/>
            </w:tcBorders>
            <w:shd w:val="clear" w:color="auto" w:fill="FFF2CC"/>
            <w:noWrap/>
            <w:vAlign w:val="bottom"/>
            <w:hideMark/>
          </w:tcPr>
          <w:p w14:paraId="636BC3D2"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597</w:t>
            </w:r>
          </w:p>
        </w:tc>
        <w:tc>
          <w:tcPr>
            <w:tcW w:w="563" w:type="pct"/>
            <w:tcBorders>
              <w:top w:val="single" w:sz="4" w:space="0" w:color="auto"/>
              <w:left w:val="nil"/>
              <w:bottom w:val="single" w:sz="4" w:space="0" w:color="auto"/>
              <w:right w:val="nil"/>
            </w:tcBorders>
            <w:shd w:val="clear" w:color="auto" w:fill="FFF2CC"/>
            <w:vAlign w:val="bottom"/>
            <w:hideMark/>
          </w:tcPr>
          <w:p w14:paraId="38443F28" w14:textId="77777777" w:rsidR="00984D53" w:rsidRDefault="00984D53" w:rsidP="00DA2343">
            <w:pPr>
              <w:jc w:val="center"/>
              <w:rPr>
                <w:rFonts w:eastAsia="Times New Roman" w:cs="Times New Roman"/>
                <w:b/>
                <w:sz w:val="20"/>
                <w:szCs w:val="20"/>
              </w:rPr>
            </w:pPr>
            <w:r>
              <w:rPr>
                <w:rFonts w:eastAsia="Times New Roman" w:cs="Times New Roman"/>
                <w:b/>
                <w:sz w:val="20"/>
                <w:szCs w:val="20"/>
              </w:rPr>
              <w:t>12</w:t>
            </w:r>
          </w:p>
        </w:tc>
        <w:tc>
          <w:tcPr>
            <w:tcW w:w="550" w:type="pct"/>
            <w:tcBorders>
              <w:top w:val="single" w:sz="4" w:space="0" w:color="auto"/>
              <w:left w:val="nil"/>
              <w:bottom w:val="single" w:sz="4" w:space="0" w:color="auto"/>
              <w:right w:val="nil"/>
            </w:tcBorders>
            <w:shd w:val="clear" w:color="auto" w:fill="FFF2CC"/>
            <w:vAlign w:val="bottom"/>
            <w:hideMark/>
          </w:tcPr>
          <w:p w14:paraId="2D37C2A4"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585</w:t>
            </w:r>
          </w:p>
        </w:tc>
        <w:tc>
          <w:tcPr>
            <w:tcW w:w="330" w:type="pct"/>
            <w:tcBorders>
              <w:top w:val="nil"/>
              <w:left w:val="nil"/>
              <w:bottom w:val="single" w:sz="4" w:space="0" w:color="auto"/>
              <w:right w:val="nil"/>
            </w:tcBorders>
            <w:shd w:val="clear" w:color="auto" w:fill="FFF2CC"/>
            <w:vAlign w:val="bottom"/>
            <w:hideMark/>
          </w:tcPr>
          <w:p w14:paraId="4F32D0A3" w14:textId="77777777" w:rsidR="00984D53" w:rsidRDefault="00984D53" w:rsidP="00DA2343">
            <w:pPr>
              <w:jc w:val="center"/>
              <w:rPr>
                <w:rFonts w:eastAsia="Times New Roman" w:cs="Times New Roman"/>
                <w:b/>
                <w:sz w:val="20"/>
                <w:szCs w:val="20"/>
              </w:rPr>
            </w:pPr>
            <w:r>
              <w:rPr>
                <w:rFonts w:eastAsia="Times New Roman" w:cs="Times New Roman"/>
                <w:b/>
                <w:sz w:val="20"/>
                <w:szCs w:val="20"/>
              </w:rPr>
              <w:t> </w:t>
            </w:r>
          </w:p>
        </w:tc>
        <w:tc>
          <w:tcPr>
            <w:tcW w:w="149" w:type="pct"/>
            <w:tcBorders>
              <w:top w:val="single" w:sz="4" w:space="0" w:color="auto"/>
              <w:left w:val="nil"/>
              <w:bottom w:val="single" w:sz="4" w:space="0" w:color="auto"/>
              <w:right w:val="nil"/>
            </w:tcBorders>
            <w:shd w:val="clear" w:color="auto" w:fill="FFF2CC"/>
            <w:vAlign w:val="bottom"/>
            <w:hideMark/>
          </w:tcPr>
          <w:p w14:paraId="6B7AECDB" w14:textId="77777777" w:rsidR="00984D53" w:rsidRDefault="00984D53" w:rsidP="00DA2343">
            <w:pPr>
              <w:jc w:val="center"/>
              <w:rPr>
                <w:rFonts w:eastAsia="Times New Roman" w:cs="Times New Roman"/>
                <w:b/>
                <w:sz w:val="20"/>
                <w:szCs w:val="20"/>
              </w:rPr>
            </w:pPr>
            <w:r>
              <w:rPr>
                <w:rFonts w:eastAsia="Times New Roman" w:cs="Times New Roman"/>
                <w:b/>
                <w:sz w:val="20"/>
                <w:szCs w:val="20"/>
              </w:rPr>
              <w:t> </w:t>
            </w:r>
          </w:p>
        </w:tc>
        <w:tc>
          <w:tcPr>
            <w:tcW w:w="544" w:type="pct"/>
            <w:tcBorders>
              <w:top w:val="single" w:sz="4" w:space="0" w:color="auto"/>
              <w:left w:val="nil"/>
              <w:bottom w:val="single" w:sz="4" w:space="0" w:color="auto"/>
              <w:right w:val="nil"/>
            </w:tcBorders>
            <w:shd w:val="clear" w:color="auto" w:fill="FFF2CC"/>
            <w:vAlign w:val="bottom"/>
            <w:hideMark/>
          </w:tcPr>
          <w:p w14:paraId="65DD801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59</w:t>
            </w:r>
          </w:p>
        </w:tc>
        <w:tc>
          <w:tcPr>
            <w:tcW w:w="550" w:type="pct"/>
            <w:tcBorders>
              <w:top w:val="single" w:sz="4" w:space="0" w:color="auto"/>
              <w:left w:val="nil"/>
              <w:bottom w:val="single" w:sz="4" w:space="0" w:color="auto"/>
              <w:right w:val="nil"/>
            </w:tcBorders>
            <w:shd w:val="clear" w:color="auto" w:fill="FFF2CC"/>
            <w:vAlign w:val="bottom"/>
            <w:hideMark/>
          </w:tcPr>
          <w:p w14:paraId="7D891B1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538</w:t>
            </w:r>
          </w:p>
        </w:tc>
        <w:tc>
          <w:tcPr>
            <w:tcW w:w="330" w:type="pct"/>
            <w:tcBorders>
              <w:top w:val="single" w:sz="4" w:space="0" w:color="auto"/>
              <w:left w:val="nil"/>
              <w:bottom w:val="single" w:sz="4" w:space="0" w:color="auto"/>
              <w:right w:val="nil"/>
            </w:tcBorders>
            <w:shd w:val="clear" w:color="auto" w:fill="FFF2CC"/>
            <w:vAlign w:val="center"/>
            <w:hideMark/>
          </w:tcPr>
          <w:p w14:paraId="0FE269C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5EF35992" w14:textId="77777777" w:rsidTr="00DA2343">
        <w:tc>
          <w:tcPr>
            <w:tcW w:w="1419" w:type="pct"/>
            <w:shd w:val="clear" w:color="auto" w:fill="DBE5F1"/>
            <w:noWrap/>
            <w:vAlign w:val="center"/>
            <w:hideMark/>
          </w:tcPr>
          <w:p w14:paraId="1D11B2F2" w14:textId="77777777" w:rsidR="00984D53" w:rsidRDefault="00984D53" w:rsidP="00DA2343">
            <w:pPr>
              <w:rPr>
                <w:rFonts w:eastAsia="Times New Roman" w:cs="Times New Roman"/>
                <w:b/>
                <w:bCs/>
                <w:sz w:val="20"/>
                <w:szCs w:val="20"/>
              </w:rPr>
            </w:pPr>
            <w:r w:rsidRPr="00C36846">
              <w:rPr>
                <w:noProof/>
                <w:sz w:val="20"/>
                <w:szCs w:val="20"/>
              </w:rPr>
              <mc:AlternateContent>
                <mc:Choice Requires="wps">
                  <w:drawing>
                    <wp:anchor distT="0" distB="0" distL="114300" distR="114300" simplePos="0" relativeHeight="251719680" behindDoc="1" locked="0" layoutInCell="1" allowOverlap="1" wp14:anchorId="34C45E96" wp14:editId="6C6D69B2">
                      <wp:simplePos x="0" y="0"/>
                      <wp:positionH relativeFrom="column">
                        <wp:posOffset>-59055</wp:posOffset>
                      </wp:positionH>
                      <wp:positionV relativeFrom="paragraph">
                        <wp:posOffset>114935</wp:posOffset>
                      </wp:positionV>
                      <wp:extent cx="1513840" cy="1798955"/>
                      <wp:effectExtent l="0" t="0" r="0" b="0"/>
                      <wp:wrapNone/>
                      <wp:docPr id="143" name="Rectangle 143"/>
                      <wp:cNvGraphicFramePr/>
                      <a:graphic xmlns:a="http://schemas.openxmlformats.org/drawingml/2006/main">
                        <a:graphicData uri="http://schemas.microsoft.com/office/word/2010/wordprocessingShape">
                          <wps:wsp>
                            <wps:cNvSpPr/>
                            <wps:spPr>
                              <a:xfrm>
                                <a:off x="0" y="0"/>
                                <a:ext cx="1513840" cy="1798955"/>
                              </a:xfrm>
                              <a:prstGeom prst="rect">
                                <a:avLst/>
                              </a:prstGeom>
                              <a:solidFill>
                                <a:srgbClr val="EFEFFF"/>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B0814" id="Rectangle 143" o:spid="_x0000_s1026" style="position:absolute;margin-left:-4.65pt;margin-top:9.05pt;width:119.2pt;height:14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" fillcolor="#efefff" stroked="f" strokeweight="1.5pt"/>
                  </w:pict>
                </mc:Fallback>
              </mc:AlternateContent>
            </w:r>
            <w:r w:rsidRPr="00C36846">
              <w:rPr>
                <w:noProof/>
                <w:sz w:val="20"/>
                <w:szCs w:val="20"/>
              </w:rPr>
              <mc:AlternateContent>
                <mc:Choice Requires="wps">
                  <w:drawing>
                    <wp:anchor distT="0" distB="0" distL="114300" distR="114300" simplePos="0" relativeHeight="251722752" behindDoc="0" locked="0" layoutInCell="1" allowOverlap="1" wp14:anchorId="3C7CBD43" wp14:editId="187586E3">
                      <wp:simplePos x="0" y="0"/>
                      <wp:positionH relativeFrom="column">
                        <wp:posOffset>1211580</wp:posOffset>
                      </wp:positionH>
                      <wp:positionV relativeFrom="paragraph">
                        <wp:posOffset>171450</wp:posOffset>
                      </wp:positionV>
                      <wp:extent cx="284480" cy="40894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284480" cy="408940"/>
                              </a:xfrm>
                              <a:prstGeom prst="rect">
                                <a:avLst/>
                              </a:prstGeom>
                              <a:noFill/>
                              <a:ln w="6350">
                                <a:noFill/>
                              </a:ln>
                            </wps:spPr>
                            <wps:txbx>
                              <w:txbxContent>
                                <w:p w14:paraId="5BD2032C" w14:textId="77777777" w:rsidR="00984D53" w:rsidRPr="00524448" w:rsidRDefault="00984D53" w:rsidP="00984D53">
                                  <w:pPr>
                                    <w:rPr>
                                      <w:b/>
                                      <w:bCs/>
                                      <w:color w:val="7030A0"/>
                                      <w:sz w:val="44"/>
                                      <w:szCs w:val="44"/>
                                    </w:rPr>
                                  </w:pPr>
                                  <w:r w:rsidRPr="00524448">
                                    <w:rPr>
                                      <w:b/>
                                      <w:bCs/>
                                      <w:color w:val="7030A0"/>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BD43" id="Text Box 144" o:spid="_x0000_s1044" type="#_x0000_t202" style="position:absolute;margin-left:95.4pt;margin-top:13.5pt;width:22.4pt;height:32.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" filled="f" stroked="f" strokeweight=".5pt">
                      <v:textbox>
                        <w:txbxContent>
                          <w:p w14:paraId="5BD2032C" w14:textId="77777777" w:rsidR="00984D53" w:rsidRPr="00524448" w:rsidRDefault="00984D53" w:rsidP="00984D53">
                            <w:pPr>
                              <w:rPr>
                                <w:b/>
                                <w:bCs/>
                                <w:color w:val="7030A0"/>
                                <w:sz w:val="44"/>
                                <w:szCs w:val="44"/>
                              </w:rPr>
                            </w:pPr>
                            <w:r w:rsidRPr="00524448">
                              <w:rPr>
                                <w:b/>
                                <w:bCs/>
                                <w:color w:val="7030A0"/>
                                <w:sz w:val="44"/>
                                <w:szCs w:val="44"/>
                              </w:rPr>
                              <w:t>2</w:t>
                            </w:r>
                          </w:p>
                        </w:txbxContent>
                      </v:textbox>
                    </v:shape>
                  </w:pict>
                </mc:Fallback>
              </mc:AlternateContent>
            </w:r>
            <w:r>
              <w:rPr>
                <w:rFonts w:eastAsia="Times New Roman" w:cs="Times New Roman"/>
                <w:b/>
                <w:bCs/>
                <w:sz w:val="20"/>
                <w:szCs w:val="20"/>
              </w:rPr>
              <w:t>Type</w:t>
            </w:r>
            <w:r>
              <w:rPr>
                <w:rFonts w:eastAsia="Times New Roman" w:cs="Times New Roman"/>
                <w:b/>
                <w:bCs/>
                <w:sz w:val="20"/>
                <w:szCs w:val="20"/>
                <w:vertAlign w:val="superscript"/>
              </w:rPr>
              <w:t>b</w:t>
            </w:r>
          </w:p>
        </w:tc>
        <w:tc>
          <w:tcPr>
            <w:tcW w:w="566" w:type="pct"/>
            <w:shd w:val="clear" w:color="auto" w:fill="DBE5F1"/>
            <w:noWrap/>
            <w:vAlign w:val="center"/>
            <w:hideMark/>
          </w:tcPr>
          <w:p w14:paraId="4B0AAD14"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63" w:type="pct"/>
            <w:shd w:val="clear" w:color="auto" w:fill="DBE5F1"/>
            <w:vAlign w:val="center"/>
            <w:hideMark/>
          </w:tcPr>
          <w:p w14:paraId="739EB6D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shd w:val="clear" w:color="auto" w:fill="DBE5F1"/>
            <w:vAlign w:val="center"/>
            <w:hideMark/>
          </w:tcPr>
          <w:p w14:paraId="2AD89F56"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shd w:val="clear" w:color="auto" w:fill="DBE5F1"/>
            <w:vAlign w:val="center"/>
            <w:hideMark/>
          </w:tcPr>
          <w:p w14:paraId="53656242"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149" w:type="pct"/>
            <w:shd w:val="clear" w:color="auto" w:fill="DBE5F1"/>
            <w:vAlign w:val="center"/>
            <w:hideMark/>
          </w:tcPr>
          <w:p w14:paraId="73776AC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shd w:val="clear" w:color="auto" w:fill="DBE5F1"/>
            <w:vAlign w:val="center"/>
            <w:hideMark/>
          </w:tcPr>
          <w:p w14:paraId="4747FDE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shd w:val="clear" w:color="auto" w:fill="DBE5F1"/>
            <w:vAlign w:val="center"/>
            <w:hideMark/>
          </w:tcPr>
          <w:p w14:paraId="2FE3736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shd w:val="clear" w:color="auto" w:fill="DBE5F1"/>
            <w:vAlign w:val="center"/>
            <w:hideMark/>
          </w:tcPr>
          <w:p w14:paraId="43CE5DDA"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6322A561" w14:textId="77777777" w:rsidTr="00DA2343">
        <w:tc>
          <w:tcPr>
            <w:tcW w:w="1419" w:type="pct"/>
            <w:tcBorders>
              <w:top w:val="single" w:sz="4" w:space="0" w:color="auto"/>
              <w:left w:val="nil"/>
              <w:bottom w:val="single" w:sz="4" w:space="0" w:color="auto"/>
              <w:right w:val="nil"/>
            </w:tcBorders>
            <w:noWrap/>
            <w:vAlign w:val="center"/>
            <w:hideMark/>
          </w:tcPr>
          <w:p w14:paraId="38C02D07"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Soil-based organic</w:t>
            </w:r>
          </w:p>
        </w:tc>
        <w:tc>
          <w:tcPr>
            <w:tcW w:w="566" w:type="pct"/>
            <w:tcBorders>
              <w:top w:val="single" w:sz="4" w:space="0" w:color="auto"/>
              <w:left w:val="nil"/>
              <w:bottom w:val="single" w:sz="4" w:space="0" w:color="auto"/>
              <w:right w:val="nil"/>
            </w:tcBorders>
            <w:noWrap/>
            <w:vAlign w:val="center"/>
            <w:hideMark/>
          </w:tcPr>
          <w:p w14:paraId="3F8C2A1A" w14:textId="77777777" w:rsidR="00984D53" w:rsidRDefault="00984D53" w:rsidP="00DA2343">
            <w:pPr>
              <w:jc w:val="center"/>
              <w:rPr>
                <w:rFonts w:eastAsia="Times New Roman" w:cs="Times New Roman"/>
                <w:sz w:val="20"/>
                <w:szCs w:val="20"/>
              </w:rPr>
            </w:pPr>
            <w:r>
              <w:rPr>
                <w:rFonts w:eastAsia="Times New Roman" w:cs="Times New Roman"/>
                <w:sz w:val="20"/>
                <w:szCs w:val="20"/>
              </w:rPr>
              <w:t>70.7</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7F380900"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3BE31DF" w14:textId="77777777" w:rsidR="00984D53" w:rsidRDefault="00984D53" w:rsidP="00DA2343">
            <w:pPr>
              <w:jc w:val="center"/>
              <w:rPr>
                <w:rFonts w:eastAsia="Times New Roman" w:cs="Times New Roman"/>
                <w:sz w:val="20"/>
                <w:szCs w:val="20"/>
              </w:rPr>
            </w:pPr>
            <w:r w:rsidRPr="00C36846">
              <w:rPr>
                <w:noProof/>
                <w:sz w:val="20"/>
                <w:szCs w:val="20"/>
              </w:rPr>
              <mc:AlternateContent>
                <mc:Choice Requires="wps">
                  <w:drawing>
                    <wp:anchor distT="0" distB="0" distL="114300" distR="114300" simplePos="0" relativeHeight="251667456" behindDoc="0" locked="0" layoutInCell="1" allowOverlap="1" wp14:anchorId="6FC47A3E" wp14:editId="5F929D2C">
                      <wp:simplePos x="0" y="0"/>
                      <wp:positionH relativeFrom="column">
                        <wp:posOffset>-266065</wp:posOffset>
                      </wp:positionH>
                      <wp:positionV relativeFrom="paragraph">
                        <wp:posOffset>104775</wp:posOffset>
                      </wp:positionV>
                      <wp:extent cx="333375" cy="4381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34BEFC98" w14:textId="77777777" w:rsidR="00984D53" w:rsidRPr="001F5EA8" w:rsidRDefault="00984D53" w:rsidP="00984D53">
                                  <w:pPr>
                                    <w:rPr>
                                      <w:b/>
                                      <w:bCs/>
                                      <w:color w:val="9BBB59" w:themeColor="accent3"/>
                                      <w:sz w:val="44"/>
                                      <w:szCs w:val="44"/>
                                    </w:rPr>
                                  </w:pPr>
                                  <w:r w:rsidRPr="001F5EA8">
                                    <w:rPr>
                                      <w:b/>
                                      <w:bCs/>
                                      <w:color w:val="9BBB59" w:themeColor="accent3"/>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47A3E" id="Text Box 139" o:spid="_x0000_s1045" type="#_x0000_t202" style="position:absolute;left:0;text-align:left;margin-left:-20.95pt;margin-top:8.25pt;width:26.2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" filled="f" stroked="f" strokeweight=".5pt">
                      <v:textbox>
                        <w:txbxContent>
                          <w:p w14:paraId="34BEFC98" w14:textId="77777777" w:rsidR="00984D53" w:rsidRPr="001F5EA8" w:rsidRDefault="00984D53" w:rsidP="00984D53">
                            <w:pPr>
                              <w:rPr>
                                <w:b/>
                                <w:bCs/>
                                <w:color w:val="9BBB59" w:themeColor="accent3"/>
                                <w:sz w:val="44"/>
                                <w:szCs w:val="44"/>
                              </w:rPr>
                            </w:pPr>
                            <w:r w:rsidRPr="001F5EA8">
                              <w:rPr>
                                <w:b/>
                                <w:bCs/>
                                <w:color w:val="9BBB59" w:themeColor="accent3"/>
                                <w:sz w:val="44"/>
                                <w:szCs w:val="44"/>
                              </w:rPr>
                              <w:t>3</w:t>
                            </w:r>
                          </w:p>
                        </w:txbxContent>
                      </v:textbox>
                    </v:shape>
                  </w:pict>
                </mc:Fallback>
              </mc:AlternateContent>
            </w:r>
            <w:r>
              <w:rPr>
                <w:rFonts w:eastAsia="Times New Roman" w:cs="Times New Roman"/>
                <w:sz w:val="20"/>
                <w:szCs w:val="20"/>
              </w:rPr>
              <w:t>70.7</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528C0F0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62286EC8"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442ECB31" w14:textId="77777777" w:rsidR="00984D53" w:rsidRDefault="00984D53" w:rsidP="00DA2343">
            <w:pPr>
              <w:jc w:val="center"/>
              <w:rPr>
                <w:rFonts w:eastAsia="Times New Roman" w:cs="Times New Roman"/>
                <w:sz w:val="20"/>
                <w:szCs w:val="20"/>
              </w:rPr>
            </w:pPr>
            <w:r>
              <w:rPr>
                <w:rFonts w:eastAsia="Times New Roman" w:cs="Times New Roman"/>
                <w:sz w:val="20"/>
                <w:szCs w:val="20"/>
              </w:rPr>
              <w:t>58.5</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5235FD27" w14:textId="77777777" w:rsidR="00984D53" w:rsidRDefault="00984D53" w:rsidP="00DA2343">
            <w:pPr>
              <w:jc w:val="center"/>
              <w:rPr>
                <w:rFonts w:eastAsia="Times New Roman" w:cs="Times New Roman"/>
                <w:sz w:val="20"/>
                <w:szCs w:val="20"/>
              </w:rPr>
            </w:pPr>
            <w:r>
              <w:rPr>
                <w:rFonts w:eastAsia="Times New Roman" w:cs="Times New Roman"/>
                <w:sz w:val="20"/>
                <w:szCs w:val="20"/>
              </w:rPr>
              <w:t>72.1</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7C3D9FA6"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E407263" w14:textId="77777777" w:rsidTr="00DA2343">
        <w:tc>
          <w:tcPr>
            <w:tcW w:w="1419" w:type="pct"/>
            <w:noWrap/>
            <w:vAlign w:val="center"/>
            <w:hideMark/>
          </w:tcPr>
          <w:p w14:paraId="432F60A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Soil-based inorganic</w:t>
            </w:r>
          </w:p>
        </w:tc>
        <w:tc>
          <w:tcPr>
            <w:tcW w:w="566" w:type="pct"/>
            <w:noWrap/>
            <w:vAlign w:val="center"/>
            <w:hideMark/>
          </w:tcPr>
          <w:p w14:paraId="0B9C3F37" w14:textId="77777777" w:rsidR="00984D53" w:rsidRDefault="00984D53" w:rsidP="00DA2343">
            <w:pPr>
              <w:jc w:val="center"/>
              <w:rPr>
                <w:rFonts w:eastAsia="Times New Roman" w:cs="Times New Roman"/>
                <w:sz w:val="20"/>
                <w:szCs w:val="20"/>
              </w:rPr>
            </w:pPr>
            <w:r>
              <w:rPr>
                <w:rFonts w:eastAsia="Times New Roman" w:cs="Times New Roman"/>
                <w:sz w:val="20"/>
                <w:szCs w:val="20"/>
              </w:rPr>
              <w:t>94.9</w:t>
            </w:r>
          </w:p>
        </w:tc>
        <w:tc>
          <w:tcPr>
            <w:tcW w:w="563" w:type="pct"/>
            <w:shd w:val="clear" w:color="auto" w:fill="EAF1DD" w:themeFill="accent3" w:themeFillTint="33"/>
            <w:vAlign w:val="center"/>
            <w:hideMark/>
          </w:tcPr>
          <w:p w14:paraId="0431D236"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065A220F" w14:textId="77777777" w:rsidR="00984D53" w:rsidRDefault="00984D53" w:rsidP="00DA2343">
            <w:pPr>
              <w:jc w:val="center"/>
              <w:rPr>
                <w:rFonts w:eastAsia="Times New Roman" w:cs="Times New Roman"/>
                <w:sz w:val="20"/>
                <w:szCs w:val="20"/>
              </w:rPr>
            </w:pPr>
            <w:r>
              <w:rPr>
                <w:rFonts w:eastAsia="Times New Roman" w:cs="Times New Roman"/>
                <w:sz w:val="20"/>
                <w:szCs w:val="20"/>
              </w:rPr>
              <w:t>94.8</w:t>
            </w:r>
          </w:p>
        </w:tc>
        <w:tc>
          <w:tcPr>
            <w:tcW w:w="330" w:type="pct"/>
            <w:tcBorders>
              <w:top w:val="nil"/>
              <w:left w:val="nil"/>
              <w:bottom w:val="single" w:sz="4" w:space="0" w:color="auto"/>
              <w:right w:val="nil"/>
            </w:tcBorders>
            <w:shd w:val="clear" w:color="auto" w:fill="EAF1DD" w:themeFill="accent3" w:themeFillTint="33"/>
            <w:vAlign w:val="center"/>
            <w:hideMark/>
          </w:tcPr>
          <w:p w14:paraId="4AD95504"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0E9F63C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13C49827"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76672" behindDoc="0" locked="0" layoutInCell="1" allowOverlap="1" wp14:anchorId="16A49C8B" wp14:editId="44164821">
                      <wp:simplePos x="0" y="0"/>
                      <wp:positionH relativeFrom="column">
                        <wp:posOffset>13335</wp:posOffset>
                      </wp:positionH>
                      <wp:positionV relativeFrom="paragraph">
                        <wp:posOffset>0</wp:posOffset>
                      </wp:positionV>
                      <wp:extent cx="457200" cy="164465"/>
                      <wp:effectExtent l="0" t="0" r="19050" b="26035"/>
                      <wp:wrapNone/>
                      <wp:docPr id="132" name="Oval 132"/>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5FDF92" id="Oval 132" o:spid="_x0000_s1026" style="position:absolute;margin-left:1.05pt;margin-top:0;width:36pt;height:1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" filled="f" strokecolor="#0070c0" strokeweight="1.5pt"/>
                  </w:pict>
                </mc:Fallback>
              </mc:AlternateContent>
            </w:r>
            <w:r>
              <w:rPr>
                <w:rFonts w:eastAsia="Times New Roman" w:cs="Times New Roman"/>
                <w:sz w:val="20"/>
                <w:szCs w:val="20"/>
              </w:rPr>
              <w:t>98.3</w:t>
            </w:r>
          </w:p>
        </w:tc>
        <w:tc>
          <w:tcPr>
            <w:tcW w:w="550" w:type="pct"/>
            <w:shd w:val="clear" w:color="auto" w:fill="EAF1DD" w:themeFill="accent3" w:themeFillTint="33"/>
            <w:vAlign w:val="center"/>
            <w:hideMark/>
          </w:tcPr>
          <w:p w14:paraId="780DBA20" w14:textId="77777777" w:rsidR="00984D53" w:rsidRDefault="00984D53" w:rsidP="00DA2343">
            <w:pPr>
              <w:jc w:val="center"/>
              <w:rPr>
                <w:rFonts w:eastAsia="Times New Roman" w:cs="Times New Roman"/>
                <w:sz w:val="20"/>
                <w:szCs w:val="20"/>
              </w:rPr>
            </w:pPr>
            <w:r>
              <w:rPr>
                <w:rFonts w:eastAsia="Times New Roman" w:cs="Times New Roman"/>
                <w:sz w:val="20"/>
                <w:szCs w:val="20"/>
              </w:rPr>
              <w:t>94.5</w:t>
            </w:r>
          </w:p>
        </w:tc>
        <w:tc>
          <w:tcPr>
            <w:tcW w:w="330" w:type="pct"/>
            <w:tcBorders>
              <w:top w:val="nil"/>
              <w:left w:val="nil"/>
              <w:bottom w:val="single" w:sz="4" w:space="0" w:color="auto"/>
              <w:right w:val="nil"/>
            </w:tcBorders>
            <w:shd w:val="clear" w:color="auto" w:fill="EAF1DD" w:themeFill="accent3" w:themeFillTint="33"/>
            <w:vAlign w:val="center"/>
            <w:hideMark/>
          </w:tcPr>
          <w:p w14:paraId="41AA530A"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85888" behindDoc="0" locked="0" layoutInCell="1" allowOverlap="1" wp14:anchorId="25D9E658" wp14:editId="336674F8">
                      <wp:simplePos x="0" y="0"/>
                      <wp:positionH relativeFrom="column">
                        <wp:posOffset>-90805</wp:posOffset>
                      </wp:positionH>
                      <wp:positionV relativeFrom="paragraph">
                        <wp:posOffset>10795</wp:posOffset>
                      </wp:positionV>
                      <wp:extent cx="412750" cy="130810"/>
                      <wp:effectExtent l="0" t="0" r="25400" b="21590"/>
                      <wp:wrapNone/>
                      <wp:docPr id="131" name="Oval 131"/>
                      <wp:cNvGraphicFramePr/>
                      <a:graphic xmlns:a="http://schemas.openxmlformats.org/drawingml/2006/main">
                        <a:graphicData uri="http://schemas.microsoft.com/office/word/2010/wordprocessingShape">
                          <wps:wsp>
                            <wps:cNvSpPr/>
                            <wps:spPr>
                              <a:xfrm>
                                <a:off x="0" y="0"/>
                                <a:ext cx="412750" cy="13081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D205C" id="Oval 131" o:spid="_x0000_s1026" style="position:absolute;margin-left:-7.15pt;margin-top:.85pt;width:32.5pt;height:1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" filled="f" strokecolor="red" strokeweight="1.5pt"/>
                  </w:pict>
                </mc:Fallback>
              </mc:AlternateContent>
            </w:r>
            <w:r>
              <w:rPr>
                <w:rFonts w:eastAsia="Times New Roman" w:cs="Times New Roman"/>
                <w:sz w:val="20"/>
                <w:szCs w:val="20"/>
              </w:rPr>
              <w:t>n/s</w:t>
            </w:r>
          </w:p>
        </w:tc>
      </w:tr>
      <w:tr w:rsidR="00984D53" w14:paraId="1C2D7A77" w14:textId="77777777" w:rsidTr="00DA2343">
        <w:tc>
          <w:tcPr>
            <w:tcW w:w="1419" w:type="pct"/>
            <w:tcBorders>
              <w:top w:val="single" w:sz="4" w:space="0" w:color="auto"/>
              <w:left w:val="nil"/>
              <w:bottom w:val="single" w:sz="4" w:space="0" w:color="auto"/>
              <w:right w:val="nil"/>
            </w:tcBorders>
            <w:noWrap/>
            <w:vAlign w:val="center"/>
            <w:hideMark/>
          </w:tcPr>
          <w:p w14:paraId="49710BF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Organic foliar feeds</w:t>
            </w:r>
          </w:p>
        </w:tc>
        <w:tc>
          <w:tcPr>
            <w:tcW w:w="566" w:type="pct"/>
            <w:tcBorders>
              <w:top w:val="single" w:sz="4" w:space="0" w:color="auto"/>
              <w:left w:val="nil"/>
              <w:bottom w:val="single" w:sz="4" w:space="0" w:color="auto"/>
              <w:right w:val="nil"/>
            </w:tcBorders>
            <w:noWrap/>
            <w:vAlign w:val="center"/>
            <w:hideMark/>
          </w:tcPr>
          <w:p w14:paraId="10E3FD70"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157E5FD9"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C2FB71D"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330" w:type="pct"/>
            <w:tcBorders>
              <w:top w:val="nil"/>
              <w:left w:val="nil"/>
              <w:bottom w:val="single" w:sz="4" w:space="0" w:color="auto"/>
              <w:right w:val="nil"/>
            </w:tcBorders>
            <w:shd w:val="clear" w:color="auto" w:fill="EAF1DD" w:themeFill="accent3" w:themeFillTint="33"/>
            <w:vAlign w:val="center"/>
            <w:hideMark/>
          </w:tcPr>
          <w:p w14:paraId="3D909E9D"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7021C70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5ADD10C9"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DD9E687"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330" w:type="pct"/>
            <w:tcBorders>
              <w:top w:val="nil"/>
              <w:left w:val="nil"/>
              <w:bottom w:val="single" w:sz="4" w:space="0" w:color="auto"/>
              <w:right w:val="nil"/>
            </w:tcBorders>
            <w:shd w:val="clear" w:color="auto" w:fill="EAF1DD" w:themeFill="accent3" w:themeFillTint="33"/>
            <w:vAlign w:val="center"/>
            <w:hideMark/>
          </w:tcPr>
          <w:p w14:paraId="5B6DBE61"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49AE9813" w14:textId="77777777" w:rsidTr="00DA2343">
        <w:tc>
          <w:tcPr>
            <w:tcW w:w="1419" w:type="pct"/>
            <w:noWrap/>
            <w:vAlign w:val="center"/>
            <w:hideMark/>
          </w:tcPr>
          <w:p w14:paraId="17BFD7F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Inorganic foliar feeds</w:t>
            </w:r>
          </w:p>
        </w:tc>
        <w:tc>
          <w:tcPr>
            <w:tcW w:w="566" w:type="pct"/>
            <w:noWrap/>
            <w:vAlign w:val="center"/>
            <w:hideMark/>
          </w:tcPr>
          <w:p w14:paraId="35CBC836"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563" w:type="pct"/>
            <w:shd w:val="clear" w:color="auto" w:fill="EAF1DD" w:themeFill="accent3" w:themeFillTint="33"/>
            <w:vAlign w:val="center"/>
            <w:hideMark/>
          </w:tcPr>
          <w:p w14:paraId="65CC9808"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74F151A1"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330" w:type="pct"/>
            <w:tcBorders>
              <w:top w:val="nil"/>
              <w:left w:val="nil"/>
              <w:bottom w:val="single" w:sz="4" w:space="0" w:color="auto"/>
              <w:right w:val="nil"/>
            </w:tcBorders>
            <w:shd w:val="clear" w:color="auto" w:fill="EAF1DD" w:themeFill="accent3" w:themeFillTint="33"/>
            <w:vAlign w:val="center"/>
            <w:hideMark/>
          </w:tcPr>
          <w:p w14:paraId="68D58ED0"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63D4AF2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71516DF2"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shd w:val="clear" w:color="auto" w:fill="EAF1DD" w:themeFill="accent3" w:themeFillTint="33"/>
            <w:vAlign w:val="center"/>
            <w:hideMark/>
          </w:tcPr>
          <w:p w14:paraId="5BF3CEE1"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330" w:type="pct"/>
            <w:shd w:val="clear" w:color="auto" w:fill="EAF1DD" w:themeFill="accent3" w:themeFillTint="33"/>
            <w:vAlign w:val="center"/>
            <w:hideMark/>
          </w:tcPr>
          <w:p w14:paraId="33547238"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574C1132" w14:textId="77777777" w:rsidTr="00DA2343">
        <w:tc>
          <w:tcPr>
            <w:tcW w:w="1419" w:type="pct"/>
            <w:tcBorders>
              <w:top w:val="single" w:sz="4" w:space="0" w:color="auto"/>
              <w:left w:val="nil"/>
              <w:bottom w:val="single" w:sz="4" w:space="0" w:color="auto"/>
              <w:right w:val="nil"/>
            </w:tcBorders>
            <w:noWrap/>
            <w:vAlign w:val="center"/>
            <w:hideMark/>
          </w:tcPr>
          <w:p w14:paraId="4A0CE08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566" w:type="pct"/>
            <w:tcBorders>
              <w:top w:val="single" w:sz="4" w:space="0" w:color="auto"/>
              <w:left w:val="nil"/>
              <w:bottom w:val="single" w:sz="4" w:space="0" w:color="auto"/>
              <w:right w:val="nil"/>
            </w:tcBorders>
            <w:noWrap/>
            <w:vAlign w:val="center"/>
            <w:hideMark/>
          </w:tcPr>
          <w:p w14:paraId="6B0F5E48"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47A0E0EC"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01E1A5D0"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330" w:type="pct"/>
            <w:tcBorders>
              <w:top w:val="nil"/>
              <w:left w:val="nil"/>
              <w:bottom w:val="single" w:sz="4" w:space="0" w:color="auto"/>
              <w:right w:val="nil"/>
            </w:tcBorders>
            <w:shd w:val="clear" w:color="auto" w:fill="EAF1DD" w:themeFill="accent3" w:themeFillTint="33"/>
            <w:vAlign w:val="center"/>
            <w:hideMark/>
          </w:tcPr>
          <w:p w14:paraId="48A2DB8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2ACBAD86"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62CCA6FF"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02F831D"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19C5E0C1"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27C9CD55" w14:textId="77777777" w:rsidTr="00DA2343">
        <w:tc>
          <w:tcPr>
            <w:tcW w:w="1419" w:type="pct"/>
            <w:tcBorders>
              <w:top w:val="nil"/>
              <w:left w:val="nil"/>
              <w:bottom w:val="single" w:sz="4" w:space="0" w:color="auto"/>
              <w:right w:val="nil"/>
            </w:tcBorders>
            <w:shd w:val="clear" w:color="auto" w:fill="DBE5F1"/>
            <w:noWrap/>
            <w:vAlign w:val="center"/>
            <w:hideMark/>
          </w:tcPr>
          <w:p w14:paraId="1C3C9723" w14:textId="77777777" w:rsidR="00984D53" w:rsidRDefault="00984D53" w:rsidP="00DA2343">
            <w:pPr>
              <w:rPr>
                <w:rFonts w:eastAsia="Times New Roman" w:cs="Times New Roman"/>
                <w:b/>
                <w:bCs/>
                <w:sz w:val="20"/>
                <w:szCs w:val="20"/>
              </w:rPr>
            </w:pPr>
            <w:r>
              <w:rPr>
                <w:rFonts w:eastAsia="Times New Roman" w:cs="Times New Roman"/>
                <w:b/>
                <w:bCs/>
                <w:sz w:val="20"/>
                <w:szCs w:val="20"/>
              </w:rPr>
              <w:t>Timing of application</w:t>
            </w:r>
            <w:r>
              <w:rPr>
                <w:rFonts w:eastAsia="Times New Roman" w:cs="Times New Roman"/>
                <w:b/>
                <w:bCs/>
                <w:sz w:val="20"/>
                <w:szCs w:val="20"/>
                <w:vertAlign w:val="superscript"/>
              </w:rPr>
              <w:t>b</w:t>
            </w:r>
          </w:p>
        </w:tc>
        <w:tc>
          <w:tcPr>
            <w:tcW w:w="566" w:type="pct"/>
            <w:tcBorders>
              <w:top w:val="nil"/>
              <w:left w:val="nil"/>
              <w:bottom w:val="single" w:sz="4" w:space="0" w:color="auto"/>
              <w:right w:val="nil"/>
            </w:tcBorders>
            <w:shd w:val="clear" w:color="auto" w:fill="DBE5F1"/>
            <w:vAlign w:val="center"/>
            <w:hideMark/>
          </w:tcPr>
          <w:p w14:paraId="5B7EE9BD" w14:textId="77777777" w:rsidR="00984D53" w:rsidRDefault="00984D53" w:rsidP="00DA2343">
            <w:pPr>
              <w:rPr>
                <w:rFonts w:eastAsia="Times New Roman" w:cs="Times New Roman"/>
                <w:sz w:val="20"/>
                <w:szCs w:val="20"/>
              </w:rPr>
            </w:pPr>
            <w:r>
              <w:rPr>
                <w:rFonts w:eastAsia="Times New Roman" w:cs="Times New Roman"/>
                <w:sz w:val="20"/>
                <w:szCs w:val="20"/>
              </w:rPr>
              <w:t> </w:t>
            </w:r>
          </w:p>
        </w:tc>
        <w:tc>
          <w:tcPr>
            <w:tcW w:w="1113" w:type="pct"/>
            <w:gridSpan w:val="2"/>
            <w:tcBorders>
              <w:top w:val="single" w:sz="4" w:space="0" w:color="auto"/>
              <w:left w:val="nil"/>
              <w:bottom w:val="single" w:sz="4" w:space="0" w:color="auto"/>
              <w:right w:val="nil"/>
            </w:tcBorders>
            <w:shd w:val="clear" w:color="auto" w:fill="EAF1DD" w:themeFill="accent3" w:themeFillTint="33"/>
            <w:vAlign w:val="center"/>
            <w:hideMark/>
          </w:tcPr>
          <w:p w14:paraId="2ED9D13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tcBorders>
              <w:top w:val="nil"/>
              <w:left w:val="nil"/>
              <w:bottom w:val="single" w:sz="4" w:space="0" w:color="auto"/>
              <w:right w:val="nil"/>
            </w:tcBorders>
            <w:shd w:val="clear" w:color="auto" w:fill="EAF1DD" w:themeFill="accent3" w:themeFillTint="33"/>
            <w:vAlign w:val="center"/>
            <w:hideMark/>
          </w:tcPr>
          <w:p w14:paraId="753B6DB0"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149" w:type="pct"/>
            <w:tcBorders>
              <w:top w:val="nil"/>
              <w:left w:val="nil"/>
              <w:bottom w:val="single" w:sz="4" w:space="0" w:color="auto"/>
              <w:right w:val="nil"/>
            </w:tcBorders>
            <w:shd w:val="clear" w:color="auto" w:fill="DBE5F1"/>
            <w:vAlign w:val="center"/>
            <w:hideMark/>
          </w:tcPr>
          <w:p w14:paraId="03EBE2D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nil"/>
              <w:left w:val="nil"/>
              <w:bottom w:val="single" w:sz="4" w:space="0" w:color="auto"/>
              <w:right w:val="nil"/>
            </w:tcBorders>
            <w:shd w:val="clear" w:color="auto" w:fill="DBE5F1"/>
            <w:vAlign w:val="center"/>
            <w:hideMark/>
          </w:tcPr>
          <w:p w14:paraId="0B69125E"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tcBorders>
              <w:top w:val="nil"/>
              <w:left w:val="nil"/>
              <w:bottom w:val="single" w:sz="4" w:space="0" w:color="auto"/>
              <w:right w:val="nil"/>
            </w:tcBorders>
            <w:shd w:val="clear" w:color="auto" w:fill="DBE5F1"/>
            <w:vAlign w:val="center"/>
            <w:hideMark/>
          </w:tcPr>
          <w:p w14:paraId="58F25A97"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tcBorders>
              <w:top w:val="nil"/>
              <w:left w:val="nil"/>
              <w:bottom w:val="single" w:sz="4" w:space="0" w:color="auto"/>
              <w:right w:val="nil"/>
            </w:tcBorders>
            <w:shd w:val="clear" w:color="auto" w:fill="DBE5F1" w:themeFill="accent1" w:themeFillTint="33"/>
            <w:vAlign w:val="center"/>
            <w:hideMark/>
          </w:tcPr>
          <w:p w14:paraId="648A46C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73BB6F4C" w14:textId="77777777" w:rsidTr="00DA2343">
        <w:tc>
          <w:tcPr>
            <w:tcW w:w="1419" w:type="pct"/>
            <w:noWrap/>
            <w:vAlign w:val="center"/>
            <w:hideMark/>
          </w:tcPr>
          <w:p w14:paraId="03D70096"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Planting</w:t>
            </w:r>
          </w:p>
        </w:tc>
        <w:tc>
          <w:tcPr>
            <w:tcW w:w="566" w:type="pct"/>
            <w:noWrap/>
            <w:vAlign w:val="center"/>
            <w:hideMark/>
          </w:tcPr>
          <w:p w14:paraId="6A3E31A3" w14:textId="77777777" w:rsidR="00984D53" w:rsidRDefault="00984D53" w:rsidP="00DA2343">
            <w:pPr>
              <w:jc w:val="center"/>
              <w:rPr>
                <w:rFonts w:eastAsia="Times New Roman" w:cs="Times New Roman"/>
                <w:sz w:val="20"/>
                <w:szCs w:val="20"/>
              </w:rPr>
            </w:pPr>
            <w:r>
              <w:rPr>
                <w:rFonts w:eastAsia="Times New Roman" w:cs="Times New Roman"/>
                <w:sz w:val="20"/>
                <w:szCs w:val="20"/>
              </w:rPr>
              <w:t>8.1</w:t>
            </w:r>
          </w:p>
        </w:tc>
        <w:tc>
          <w:tcPr>
            <w:tcW w:w="563" w:type="pct"/>
            <w:shd w:val="clear" w:color="auto" w:fill="EAF1DD" w:themeFill="accent3" w:themeFillTint="33"/>
            <w:vAlign w:val="center"/>
            <w:hideMark/>
          </w:tcPr>
          <w:p w14:paraId="6F032E6D"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6819013C" w14:textId="77777777" w:rsidR="00984D53" w:rsidRDefault="00984D53" w:rsidP="00DA2343">
            <w:pPr>
              <w:jc w:val="center"/>
              <w:rPr>
                <w:rFonts w:eastAsia="Times New Roman" w:cs="Times New Roman"/>
                <w:sz w:val="20"/>
                <w:szCs w:val="20"/>
              </w:rPr>
            </w:pPr>
            <w:r>
              <w:rPr>
                <w:rFonts w:eastAsia="Times New Roman" w:cs="Times New Roman"/>
                <w:sz w:val="20"/>
                <w:szCs w:val="20"/>
              </w:rPr>
              <w:t>8.1</w:t>
            </w:r>
          </w:p>
        </w:tc>
        <w:tc>
          <w:tcPr>
            <w:tcW w:w="330" w:type="pct"/>
            <w:tcBorders>
              <w:top w:val="nil"/>
              <w:left w:val="nil"/>
              <w:bottom w:val="single" w:sz="4" w:space="0" w:color="auto"/>
              <w:right w:val="nil"/>
            </w:tcBorders>
            <w:shd w:val="clear" w:color="auto" w:fill="EAF1DD" w:themeFill="accent3" w:themeFillTint="33"/>
            <w:vAlign w:val="center"/>
            <w:hideMark/>
          </w:tcPr>
          <w:p w14:paraId="22513B88"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216596F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515E45CB" w14:textId="77777777" w:rsidR="00984D53" w:rsidRDefault="00984D53" w:rsidP="00DA2343">
            <w:pPr>
              <w:jc w:val="center"/>
              <w:rPr>
                <w:rFonts w:eastAsia="Times New Roman" w:cs="Times New Roman"/>
                <w:sz w:val="20"/>
                <w:szCs w:val="20"/>
              </w:rPr>
            </w:pPr>
            <w:r>
              <w:rPr>
                <w:rFonts w:eastAsia="Times New Roman" w:cs="Times New Roman"/>
                <w:sz w:val="20"/>
                <w:szCs w:val="20"/>
              </w:rPr>
              <w:t>8.6</w:t>
            </w:r>
          </w:p>
        </w:tc>
        <w:tc>
          <w:tcPr>
            <w:tcW w:w="550" w:type="pct"/>
            <w:shd w:val="clear" w:color="auto" w:fill="EAF1DD" w:themeFill="accent3" w:themeFillTint="33"/>
            <w:vAlign w:val="center"/>
            <w:hideMark/>
          </w:tcPr>
          <w:p w14:paraId="28A86D71" w14:textId="77777777" w:rsidR="00984D53" w:rsidRDefault="00984D53" w:rsidP="00DA2343">
            <w:pPr>
              <w:jc w:val="center"/>
              <w:rPr>
                <w:rFonts w:eastAsia="Times New Roman" w:cs="Times New Roman"/>
                <w:sz w:val="20"/>
                <w:szCs w:val="20"/>
              </w:rPr>
            </w:pPr>
            <w:r>
              <w:rPr>
                <w:rFonts w:eastAsia="Times New Roman" w:cs="Times New Roman"/>
                <w:sz w:val="20"/>
                <w:szCs w:val="20"/>
              </w:rPr>
              <w:t>8.0</w:t>
            </w:r>
          </w:p>
        </w:tc>
        <w:tc>
          <w:tcPr>
            <w:tcW w:w="330" w:type="pct"/>
            <w:tcBorders>
              <w:top w:val="nil"/>
              <w:left w:val="nil"/>
              <w:bottom w:val="single" w:sz="4" w:space="0" w:color="auto"/>
              <w:right w:val="nil"/>
            </w:tcBorders>
            <w:shd w:val="clear" w:color="auto" w:fill="EAF1DD" w:themeFill="accent3" w:themeFillTint="33"/>
            <w:vAlign w:val="center"/>
            <w:hideMark/>
          </w:tcPr>
          <w:p w14:paraId="607B42B8"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FFA0311" w14:textId="77777777" w:rsidTr="00DA2343">
        <w:tc>
          <w:tcPr>
            <w:tcW w:w="1419" w:type="pct"/>
            <w:tcBorders>
              <w:top w:val="single" w:sz="4" w:space="0" w:color="auto"/>
              <w:left w:val="nil"/>
              <w:bottom w:val="single" w:sz="4" w:space="0" w:color="auto"/>
              <w:right w:val="nil"/>
            </w:tcBorders>
            <w:noWrap/>
            <w:vAlign w:val="center"/>
            <w:hideMark/>
          </w:tcPr>
          <w:p w14:paraId="78A9AA5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Early growth stage</w:t>
            </w:r>
          </w:p>
        </w:tc>
        <w:tc>
          <w:tcPr>
            <w:tcW w:w="566" w:type="pct"/>
            <w:tcBorders>
              <w:top w:val="single" w:sz="4" w:space="0" w:color="auto"/>
              <w:left w:val="nil"/>
              <w:bottom w:val="single" w:sz="4" w:space="0" w:color="auto"/>
              <w:right w:val="nil"/>
            </w:tcBorders>
            <w:noWrap/>
            <w:vAlign w:val="center"/>
            <w:hideMark/>
          </w:tcPr>
          <w:p w14:paraId="1FF9F0C8" w14:textId="77777777" w:rsidR="00984D53" w:rsidRDefault="00984D53" w:rsidP="00DA2343">
            <w:pPr>
              <w:jc w:val="center"/>
              <w:rPr>
                <w:rFonts w:eastAsia="Times New Roman" w:cs="Times New Roman"/>
                <w:sz w:val="20"/>
                <w:szCs w:val="20"/>
              </w:rPr>
            </w:pPr>
            <w:r>
              <w:rPr>
                <w:rFonts w:eastAsia="Times New Roman" w:cs="Times New Roman"/>
                <w:sz w:val="20"/>
                <w:szCs w:val="20"/>
              </w:rPr>
              <w:t>90.0</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5296DC48"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008D95C5" w14:textId="77777777" w:rsidR="00984D53" w:rsidRDefault="00984D53" w:rsidP="00DA2343">
            <w:pPr>
              <w:jc w:val="center"/>
              <w:rPr>
                <w:rFonts w:eastAsia="Times New Roman" w:cs="Times New Roman"/>
                <w:sz w:val="20"/>
                <w:szCs w:val="20"/>
              </w:rPr>
            </w:pPr>
            <w:r>
              <w:rPr>
                <w:rFonts w:eastAsia="Times New Roman" w:cs="Times New Roman"/>
                <w:sz w:val="20"/>
                <w:szCs w:val="20"/>
              </w:rPr>
              <w:t>89.8</w:t>
            </w:r>
          </w:p>
        </w:tc>
        <w:tc>
          <w:tcPr>
            <w:tcW w:w="330" w:type="pct"/>
            <w:tcBorders>
              <w:top w:val="nil"/>
              <w:left w:val="nil"/>
              <w:bottom w:val="single" w:sz="4" w:space="0" w:color="auto"/>
              <w:right w:val="nil"/>
            </w:tcBorders>
            <w:shd w:val="clear" w:color="auto" w:fill="EAF1DD" w:themeFill="accent3" w:themeFillTint="33"/>
            <w:vAlign w:val="center"/>
            <w:hideMark/>
          </w:tcPr>
          <w:p w14:paraId="52B7515A"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5DB8B8AB"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12916EA9" w14:textId="77777777" w:rsidR="00984D53" w:rsidRDefault="00984D53" w:rsidP="00DA2343">
            <w:pPr>
              <w:jc w:val="center"/>
              <w:rPr>
                <w:rFonts w:eastAsia="Times New Roman" w:cs="Times New Roman"/>
                <w:sz w:val="20"/>
                <w:szCs w:val="20"/>
              </w:rPr>
            </w:pPr>
            <w:r>
              <w:rPr>
                <w:rFonts w:eastAsia="Times New Roman" w:cs="Times New Roman"/>
                <w:sz w:val="20"/>
                <w:szCs w:val="20"/>
              </w:rPr>
              <w:t>87.5</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704F0A81" w14:textId="77777777" w:rsidR="00984D53" w:rsidRDefault="00984D53" w:rsidP="00DA2343">
            <w:pPr>
              <w:jc w:val="center"/>
              <w:rPr>
                <w:rFonts w:eastAsia="Times New Roman" w:cs="Times New Roman"/>
                <w:sz w:val="20"/>
                <w:szCs w:val="20"/>
              </w:rPr>
            </w:pPr>
            <w:r>
              <w:rPr>
                <w:rFonts w:eastAsia="Times New Roman" w:cs="Times New Roman"/>
                <w:sz w:val="20"/>
                <w:szCs w:val="20"/>
              </w:rPr>
              <w:t>90.3</w:t>
            </w:r>
          </w:p>
        </w:tc>
        <w:tc>
          <w:tcPr>
            <w:tcW w:w="330" w:type="pct"/>
            <w:tcBorders>
              <w:top w:val="nil"/>
              <w:left w:val="nil"/>
              <w:bottom w:val="single" w:sz="4" w:space="0" w:color="auto"/>
              <w:right w:val="nil"/>
            </w:tcBorders>
            <w:shd w:val="clear" w:color="auto" w:fill="EAF1DD" w:themeFill="accent3" w:themeFillTint="33"/>
            <w:vAlign w:val="center"/>
            <w:hideMark/>
          </w:tcPr>
          <w:p w14:paraId="2352F126"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425FA8F" w14:textId="77777777" w:rsidTr="00DA2343">
        <w:tc>
          <w:tcPr>
            <w:tcW w:w="1419" w:type="pct"/>
            <w:noWrap/>
            <w:vAlign w:val="center"/>
            <w:hideMark/>
          </w:tcPr>
          <w:p w14:paraId="755468DB"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Mid-crop</w:t>
            </w:r>
          </w:p>
        </w:tc>
        <w:tc>
          <w:tcPr>
            <w:tcW w:w="566" w:type="pct"/>
            <w:noWrap/>
            <w:vAlign w:val="center"/>
            <w:hideMark/>
          </w:tcPr>
          <w:p w14:paraId="424796EA" w14:textId="77777777" w:rsidR="00984D53" w:rsidRDefault="00984D53" w:rsidP="00DA2343">
            <w:pPr>
              <w:jc w:val="center"/>
              <w:rPr>
                <w:rFonts w:eastAsia="Times New Roman" w:cs="Times New Roman"/>
                <w:sz w:val="20"/>
                <w:szCs w:val="20"/>
              </w:rPr>
            </w:pPr>
            <w:r>
              <w:rPr>
                <w:rFonts w:eastAsia="Times New Roman" w:cs="Times New Roman"/>
                <w:sz w:val="20"/>
                <w:szCs w:val="20"/>
              </w:rPr>
              <w:t>68.3</w:t>
            </w:r>
          </w:p>
        </w:tc>
        <w:tc>
          <w:tcPr>
            <w:tcW w:w="563" w:type="pct"/>
            <w:shd w:val="clear" w:color="auto" w:fill="EAF1DD" w:themeFill="accent3" w:themeFillTint="33"/>
            <w:vAlign w:val="center"/>
            <w:hideMark/>
          </w:tcPr>
          <w:p w14:paraId="4F756480"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659D6601" w14:textId="77777777" w:rsidR="00984D53" w:rsidRDefault="00984D53" w:rsidP="00DA2343">
            <w:pPr>
              <w:jc w:val="center"/>
              <w:rPr>
                <w:rFonts w:eastAsia="Times New Roman" w:cs="Times New Roman"/>
                <w:sz w:val="20"/>
                <w:szCs w:val="20"/>
              </w:rPr>
            </w:pPr>
            <w:r>
              <w:rPr>
                <w:rFonts w:eastAsia="Times New Roman" w:cs="Times New Roman"/>
                <w:sz w:val="20"/>
                <w:szCs w:val="20"/>
              </w:rPr>
              <w:t>68.5</w:t>
            </w:r>
          </w:p>
        </w:tc>
        <w:tc>
          <w:tcPr>
            <w:tcW w:w="330" w:type="pct"/>
            <w:tcBorders>
              <w:top w:val="nil"/>
              <w:left w:val="nil"/>
              <w:bottom w:val="single" w:sz="4" w:space="0" w:color="auto"/>
              <w:right w:val="nil"/>
            </w:tcBorders>
            <w:shd w:val="clear" w:color="auto" w:fill="EAF1DD" w:themeFill="accent3" w:themeFillTint="33"/>
            <w:vAlign w:val="center"/>
            <w:hideMark/>
          </w:tcPr>
          <w:p w14:paraId="625F1698"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74F2A413"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1B8D6B75" w14:textId="77777777" w:rsidR="00984D53" w:rsidRDefault="00984D53" w:rsidP="00DA2343">
            <w:pPr>
              <w:jc w:val="center"/>
              <w:rPr>
                <w:rFonts w:eastAsia="Times New Roman" w:cs="Times New Roman"/>
                <w:sz w:val="20"/>
                <w:szCs w:val="20"/>
              </w:rPr>
            </w:pPr>
            <w:r>
              <w:rPr>
                <w:rFonts w:eastAsia="Times New Roman" w:cs="Times New Roman"/>
                <w:sz w:val="20"/>
                <w:szCs w:val="20"/>
              </w:rPr>
              <w:t>69.4</w:t>
            </w:r>
          </w:p>
        </w:tc>
        <w:tc>
          <w:tcPr>
            <w:tcW w:w="550" w:type="pct"/>
            <w:shd w:val="clear" w:color="auto" w:fill="EAF1DD" w:themeFill="accent3" w:themeFillTint="33"/>
            <w:vAlign w:val="center"/>
            <w:hideMark/>
          </w:tcPr>
          <w:p w14:paraId="1B603967" w14:textId="77777777" w:rsidR="00984D53" w:rsidRDefault="00984D53" w:rsidP="00DA2343">
            <w:pPr>
              <w:jc w:val="center"/>
              <w:rPr>
                <w:rFonts w:eastAsia="Times New Roman" w:cs="Times New Roman"/>
                <w:sz w:val="20"/>
                <w:szCs w:val="20"/>
              </w:rPr>
            </w:pPr>
            <w:r>
              <w:rPr>
                <w:rFonts w:eastAsia="Times New Roman" w:cs="Times New Roman"/>
                <w:sz w:val="20"/>
                <w:szCs w:val="20"/>
              </w:rPr>
              <w:t>68.2</w:t>
            </w:r>
          </w:p>
        </w:tc>
        <w:tc>
          <w:tcPr>
            <w:tcW w:w="330" w:type="pct"/>
            <w:shd w:val="clear" w:color="auto" w:fill="EAF1DD" w:themeFill="accent3" w:themeFillTint="33"/>
            <w:vAlign w:val="center"/>
            <w:hideMark/>
          </w:tcPr>
          <w:p w14:paraId="5586EC59"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574DFE57" w14:textId="77777777" w:rsidTr="00DA2343">
        <w:tc>
          <w:tcPr>
            <w:tcW w:w="1419" w:type="pct"/>
            <w:tcBorders>
              <w:top w:val="single" w:sz="4" w:space="0" w:color="auto"/>
              <w:left w:val="nil"/>
              <w:bottom w:val="single" w:sz="4" w:space="0" w:color="auto"/>
              <w:right w:val="nil"/>
            </w:tcBorders>
            <w:noWrap/>
            <w:vAlign w:val="center"/>
            <w:hideMark/>
          </w:tcPr>
          <w:p w14:paraId="300A0CD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566" w:type="pct"/>
            <w:tcBorders>
              <w:top w:val="single" w:sz="4" w:space="0" w:color="auto"/>
              <w:left w:val="nil"/>
              <w:bottom w:val="single" w:sz="4" w:space="0" w:color="auto"/>
              <w:right w:val="nil"/>
            </w:tcBorders>
            <w:noWrap/>
            <w:vAlign w:val="center"/>
            <w:hideMark/>
          </w:tcPr>
          <w:p w14:paraId="0C9AE26E" w14:textId="77777777" w:rsidR="00984D53" w:rsidRDefault="00984D53" w:rsidP="00DA2343">
            <w:pPr>
              <w:jc w:val="center"/>
              <w:rPr>
                <w:rFonts w:eastAsia="Times New Roman" w:cs="Times New Roman"/>
                <w:sz w:val="20"/>
                <w:szCs w:val="20"/>
              </w:rPr>
            </w:pPr>
            <w:r>
              <w:rPr>
                <w:rFonts w:eastAsia="Times New Roman" w:cs="Times New Roman"/>
                <w:sz w:val="20"/>
                <w:szCs w:val="20"/>
              </w:rPr>
              <w:t>10.3</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2CED5F64"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9715978" w14:textId="77777777" w:rsidR="00984D53" w:rsidRDefault="00984D53" w:rsidP="00DA2343">
            <w:pPr>
              <w:jc w:val="center"/>
              <w:rPr>
                <w:rFonts w:eastAsia="Times New Roman" w:cs="Times New Roman"/>
                <w:sz w:val="20"/>
                <w:szCs w:val="20"/>
              </w:rPr>
            </w:pPr>
            <w:r>
              <w:rPr>
                <w:rFonts w:eastAsia="Times New Roman" w:cs="Times New Roman"/>
                <w:sz w:val="20"/>
                <w:szCs w:val="20"/>
              </w:rPr>
              <w:t>10.5</w:t>
            </w:r>
          </w:p>
        </w:tc>
        <w:tc>
          <w:tcPr>
            <w:tcW w:w="330" w:type="pct"/>
            <w:tcBorders>
              <w:top w:val="nil"/>
              <w:left w:val="nil"/>
              <w:bottom w:val="single" w:sz="4" w:space="0" w:color="auto"/>
              <w:right w:val="nil"/>
            </w:tcBorders>
            <w:shd w:val="clear" w:color="auto" w:fill="EAF1DD" w:themeFill="accent3" w:themeFillTint="33"/>
            <w:vAlign w:val="center"/>
            <w:hideMark/>
          </w:tcPr>
          <w:p w14:paraId="7C8217C6" w14:textId="77777777" w:rsidR="00984D53" w:rsidRDefault="00984D53" w:rsidP="00DA2343">
            <w:pPr>
              <w:jc w:val="center"/>
              <w:rPr>
                <w:rFonts w:eastAsia="Times New Roman" w:cs="Times New Roman"/>
                <w:sz w:val="20"/>
                <w:szCs w:val="20"/>
              </w:rPr>
            </w:pPr>
            <w:r w:rsidRPr="00985CE6">
              <w:rPr>
                <w:noProof/>
                <w:color w:val="FFFFCC"/>
              </w:rPr>
              <mc:AlternateContent>
                <mc:Choice Requires="wps">
                  <w:drawing>
                    <wp:anchor distT="0" distB="0" distL="114300" distR="114300" simplePos="0" relativeHeight="251670528" behindDoc="0" locked="0" layoutInCell="1" allowOverlap="1" wp14:anchorId="7CA20E01" wp14:editId="70003A3D">
                      <wp:simplePos x="0" y="0"/>
                      <wp:positionH relativeFrom="column">
                        <wp:posOffset>300990</wp:posOffset>
                      </wp:positionH>
                      <wp:positionV relativeFrom="paragraph">
                        <wp:posOffset>120650</wp:posOffset>
                      </wp:positionV>
                      <wp:extent cx="366395" cy="43815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366395" cy="438150"/>
                              </a:xfrm>
                              <a:prstGeom prst="rect">
                                <a:avLst/>
                              </a:prstGeom>
                              <a:noFill/>
                              <a:ln w="6350">
                                <a:noFill/>
                              </a:ln>
                            </wps:spPr>
                            <wps:txbx>
                              <w:txbxContent>
                                <w:p w14:paraId="2C376908" w14:textId="77777777" w:rsidR="00984D53" w:rsidRPr="0059145A" w:rsidRDefault="00984D53" w:rsidP="00984D53">
                                  <w:pPr>
                                    <w:rPr>
                                      <w:b/>
                                      <w:bCs/>
                                      <w:color w:val="F3C84F"/>
                                      <w:sz w:val="44"/>
                                      <w:szCs w:val="44"/>
                                    </w:rPr>
                                  </w:pPr>
                                  <w:r w:rsidRPr="0059145A">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0E01" id="Text Box 135" o:spid="_x0000_s1046" type="#_x0000_t202" style="position:absolute;left:0;text-align:left;margin-left:23.7pt;margin-top:9.5pt;width:28.85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" filled="f" stroked="f" strokeweight=".5pt">
                      <v:textbox>
                        <w:txbxContent>
                          <w:p w14:paraId="2C376908" w14:textId="77777777" w:rsidR="00984D53" w:rsidRPr="0059145A" w:rsidRDefault="00984D53" w:rsidP="00984D53">
                            <w:pPr>
                              <w:rPr>
                                <w:b/>
                                <w:bCs/>
                                <w:color w:val="F3C84F"/>
                                <w:sz w:val="44"/>
                                <w:szCs w:val="44"/>
                              </w:rPr>
                            </w:pPr>
                            <w:r w:rsidRPr="0059145A">
                              <w:rPr>
                                <w:b/>
                                <w:bCs/>
                                <w:color w:val="F3C84F"/>
                                <w:sz w:val="44"/>
                                <w:szCs w:val="44"/>
                              </w:rPr>
                              <w:t>4</w:t>
                            </w:r>
                          </w:p>
                        </w:txbxContent>
                      </v:textbox>
                    </v:shape>
                  </w:pict>
                </mc:Fallback>
              </mc:AlternateContent>
            </w: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25D6F63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42AFD253" w14:textId="77777777" w:rsidR="00984D53" w:rsidRDefault="00984D53" w:rsidP="00DA2343">
            <w:pPr>
              <w:jc w:val="center"/>
              <w:rPr>
                <w:rFonts w:eastAsia="Times New Roman" w:cs="Times New Roman"/>
                <w:sz w:val="20"/>
                <w:szCs w:val="20"/>
              </w:rPr>
            </w:pPr>
            <w:r w:rsidRPr="00985CE6">
              <w:rPr>
                <w:noProof/>
                <w:color w:val="FFFFCC"/>
              </w:rPr>
              <mc:AlternateContent>
                <mc:Choice Requires="wps">
                  <w:drawing>
                    <wp:anchor distT="0" distB="0" distL="114300" distR="114300" simplePos="0" relativeHeight="251575296" behindDoc="1" locked="0" layoutInCell="1" allowOverlap="1" wp14:anchorId="53C73C5B" wp14:editId="1D635530">
                      <wp:simplePos x="0" y="0"/>
                      <wp:positionH relativeFrom="column">
                        <wp:posOffset>-4330065</wp:posOffset>
                      </wp:positionH>
                      <wp:positionV relativeFrom="paragraph">
                        <wp:posOffset>159385</wp:posOffset>
                      </wp:positionV>
                      <wp:extent cx="5953125" cy="328930"/>
                      <wp:effectExtent l="0" t="0" r="9525" b="0"/>
                      <wp:wrapNone/>
                      <wp:docPr id="129" name="Rectangle 129"/>
                      <wp:cNvGraphicFramePr/>
                      <a:graphic xmlns:a="http://schemas.openxmlformats.org/drawingml/2006/main">
                        <a:graphicData uri="http://schemas.microsoft.com/office/word/2010/wordprocessingShape">
                          <wps:wsp>
                            <wps:cNvSpPr/>
                            <wps:spPr>
                              <a:xfrm>
                                <a:off x="0" y="0"/>
                                <a:ext cx="5953125" cy="328930"/>
                              </a:xfrm>
                              <a:prstGeom prst="rect">
                                <a:avLst/>
                              </a:prstGeom>
                              <a:solidFill>
                                <a:srgbClr val="FFFFCC"/>
                              </a:solidFill>
                              <a:ln w="19050">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5AB4C" id="Rectangle 129" o:spid="_x0000_s1026" style="position:absolute;margin-left:-340.95pt;margin-top:12.55pt;width:468.75pt;height:25.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" fillcolor="#ffc" stroked="f" strokeweight="1.5pt">
                      <v:shadow on="t" color="black" opacity="24903f" origin=",.5" offset="0,.55556mm"/>
                    </v:rect>
                  </w:pict>
                </mc:Fallback>
              </mc:AlternateContent>
            </w:r>
            <w:r>
              <w:rPr>
                <w:rFonts w:eastAsia="Times New Roman" w:cs="Times New Roman"/>
                <w:sz w:val="20"/>
                <w:szCs w:val="20"/>
              </w:rPr>
              <w:t>3.2</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E24A526" w14:textId="77777777" w:rsidR="00984D53" w:rsidRDefault="00984D53" w:rsidP="00DA2343">
            <w:pPr>
              <w:jc w:val="center"/>
              <w:rPr>
                <w:rFonts w:eastAsia="Times New Roman" w:cs="Times New Roman"/>
                <w:sz w:val="20"/>
                <w:szCs w:val="20"/>
              </w:rPr>
            </w:pPr>
            <w:r>
              <w:rPr>
                <w:rFonts w:eastAsia="Times New Roman" w:cs="Times New Roman"/>
                <w:sz w:val="20"/>
                <w:szCs w:val="20"/>
              </w:rPr>
              <w:t>11.1</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0EE08B55"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70F64142" w14:textId="77777777" w:rsidTr="00DA2343">
        <w:tc>
          <w:tcPr>
            <w:tcW w:w="1419" w:type="pct"/>
            <w:tcBorders>
              <w:top w:val="nil"/>
              <w:left w:val="nil"/>
              <w:bottom w:val="single" w:sz="4" w:space="0" w:color="auto"/>
              <w:right w:val="nil"/>
            </w:tcBorders>
            <w:shd w:val="clear" w:color="auto" w:fill="FFF2CC"/>
            <w:vAlign w:val="center"/>
            <w:hideMark/>
          </w:tcPr>
          <w:p w14:paraId="66232DDD" w14:textId="77777777" w:rsidR="00984D53" w:rsidRDefault="00984D53" w:rsidP="00DA2343">
            <w:pPr>
              <w:rPr>
                <w:rFonts w:eastAsia="Times New Roman" w:cs="Times New Roman"/>
                <w:b/>
                <w:bCs/>
                <w:sz w:val="20"/>
                <w:szCs w:val="20"/>
              </w:rPr>
            </w:pPr>
            <w:r>
              <w:rPr>
                <w:rFonts w:eastAsia="Times New Roman" w:cs="Times New Roman"/>
                <w:b/>
                <w:bCs/>
                <w:sz w:val="20"/>
                <w:szCs w:val="20"/>
              </w:rPr>
              <w:t>Number of maize farmers who applied fertilizer</w:t>
            </w:r>
          </w:p>
        </w:tc>
        <w:tc>
          <w:tcPr>
            <w:tcW w:w="566" w:type="pct"/>
            <w:tcBorders>
              <w:top w:val="nil"/>
              <w:left w:val="nil"/>
              <w:bottom w:val="single" w:sz="4" w:space="0" w:color="auto"/>
              <w:right w:val="nil"/>
            </w:tcBorders>
            <w:shd w:val="clear" w:color="auto" w:fill="FFF2CC"/>
            <w:noWrap/>
            <w:vAlign w:val="center"/>
            <w:hideMark/>
          </w:tcPr>
          <w:p w14:paraId="6EA36474" w14:textId="77777777" w:rsidR="00984D53" w:rsidRDefault="00984D53" w:rsidP="00DA2343">
            <w:pPr>
              <w:jc w:val="center"/>
              <w:rPr>
                <w:rFonts w:eastAsia="Times New Roman" w:cs="Times New Roman"/>
                <w:b/>
                <w:sz w:val="20"/>
                <w:szCs w:val="20"/>
              </w:rPr>
            </w:pPr>
            <w:r>
              <w:rPr>
                <w:noProof/>
              </w:rPr>
              <mc:AlternateContent>
                <mc:Choice Requires="wps">
                  <w:drawing>
                    <wp:anchor distT="0" distB="0" distL="114300" distR="114300" simplePos="0" relativeHeight="251735040" behindDoc="0" locked="0" layoutInCell="1" allowOverlap="1" wp14:anchorId="06C7DC05" wp14:editId="3C506D87">
                      <wp:simplePos x="0" y="0"/>
                      <wp:positionH relativeFrom="column">
                        <wp:posOffset>43815</wp:posOffset>
                      </wp:positionH>
                      <wp:positionV relativeFrom="paragraph">
                        <wp:posOffset>1270</wp:posOffset>
                      </wp:positionV>
                      <wp:extent cx="460375" cy="156845"/>
                      <wp:effectExtent l="0" t="0" r="15875" b="14605"/>
                      <wp:wrapNone/>
                      <wp:docPr id="29" name="Oval 29"/>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5C56C" id="Oval 29" o:spid="_x0000_s1026" style="position:absolute;margin-left:3.45pt;margin-top:.1pt;width:36.25pt;height:12.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" filled="f" strokecolor="#f3c84f" strokeweight="1.5pt"/>
                  </w:pict>
                </mc:Fallback>
              </mc:AlternateContent>
            </w:r>
            <w:r>
              <w:rPr>
                <w:rFonts w:eastAsia="Times New Roman" w:cs="Times New Roman"/>
                <w:b/>
                <w:sz w:val="20"/>
                <w:szCs w:val="20"/>
              </w:rPr>
              <w:t>596</w:t>
            </w:r>
          </w:p>
        </w:tc>
        <w:tc>
          <w:tcPr>
            <w:tcW w:w="563" w:type="pct"/>
            <w:tcBorders>
              <w:top w:val="nil"/>
              <w:left w:val="nil"/>
              <w:bottom w:val="single" w:sz="4" w:space="0" w:color="auto"/>
              <w:right w:val="nil"/>
            </w:tcBorders>
            <w:shd w:val="clear" w:color="auto" w:fill="FFF2CC"/>
            <w:vAlign w:val="center"/>
            <w:hideMark/>
          </w:tcPr>
          <w:p w14:paraId="0D51A8E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12</w:t>
            </w:r>
          </w:p>
        </w:tc>
        <w:tc>
          <w:tcPr>
            <w:tcW w:w="550" w:type="pct"/>
            <w:tcBorders>
              <w:top w:val="nil"/>
              <w:left w:val="nil"/>
              <w:bottom w:val="single" w:sz="4" w:space="0" w:color="auto"/>
              <w:right w:val="nil"/>
            </w:tcBorders>
            <w:shd w:val="clear" w:color="auto" w:fill="FFF2CC"/>
            <w:vAlign w:val="center"/>
            <w:hideMark/>
          </w:tcPr>
          <w:p w14:paraId="10CA96CB"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584</w:t>
            </w:r>
          </w:p>
        </w:tc>
        <w:tc>
          <w:tcPr>
            <w:tcW w:w="330" w:type="pct"/>
            <w:tcBorders>
              <w:top w:val="nil"/>
              <w:left w:val="nil"/>
              <w:bottom w:val="single" w:sz="4" w:space="0" w:color="auto"/>
              <w:right w:val="nil"/>
            </w:tcBorders>
            <w:shd w:val="clear" w:color="auto" w:fill="FFF2CC"/>
            <w:vAlign w:val="center"/>
            <w:hideMark/>
          </w:tcPr>
          <w:p w14:paraId="4707A58A" w14:textId="77777777" w:rsidR="00984D53" w:rsidRPr="00985CE6" w:rsidRDefault="00984D53" w:rsidP="00DA2343">
            <w:pPr>
              <w:jc w:val="center"/>
              <w:rPr>
                <w:rFonts w:eastAsia="Times New Roman" w:cs="Times New Roman"/>
                <w:b/>
                <w:color w:val="FFFFCC"/>
                <w:sz w:val="20"/>
                <w:szCs w:val="20"/>
              </w:rPr>
            </w:pPr>
            <w:r w:rsidRPr="00985CE6">
              <w:rPr>
                <w:rFonts w:eastAsia="Times New Roman" w:cs="Times New Roman"/>
                <w:b/>
                <w:color w:val="FFFFCC"/>
                <w:sz w:val="20"/>
                <w:szCs w:val="20"/>
              </w:rPr>
              <w:t> </w:t>
            </w:r>
          </w:p>
        </w:tc>
        <w:tc>
          <w:tcPr>
            <w:tcW w:w="149" w:type="pct"/>
            <w:tcBorders>
              <w:top w:val="nil"/>
              <w:left w:val="nil"/>
              <w:bottom w:val="single" w:sz="4" w:space="0" w:color="auto"/>
              <w:right w:val="nil"/>
            </w:tcBorders>
            <w:shd w:val="clear" w:color="auto" w:fill="FFF2CC"/>
            <w:vAlign w:val="center"/>
            <w:hideMark/>
          </w:tcPr>
          <w:p w14:paraId="0B667707" w14:textId="77777777" w:rsidR="00984D53" w:rsidRPr="00985CE6" w:rsidRDefault="00984D53" w:rsidP="00DA2343">
            <w:pPr>
              <w:jc w:val="center"/>
              <w:rPr>
                <w:rFonts w:eastAsia="Times New Roman" w:cs="Times New Roman"/>
                <w:b/>
                <w:color w:val="FFFFCC"/>
                <w:sz w:val="20"/>
                <w:szCs w:val="20"/>
              </w:rPr>
            </w:pPr>
            <w:r w:rsidRPr="00985CE6">
              <w:rPr>
                <w:rFonts w:eastAsia="Times New Roman" w:cs="Times New Roman"/>
                <w:b/>
                <w:color w:val="FFFFCC"/>
                <w:sz w:val="20"/>
                <w:szCs w:val="20"/>
              </w:rPr>
              <w:t> </w:t>
            </w:r>
          </w:p>
        </w:tc>
        <w:tc>
          <w:tcPr>
            <w:tcW w:w="544" w:type="pct"/>
            <w:tcBorders>
              <w:top w:val="nil"/>
              <w:left w:val="nil"/>
              <w:bottom w:val="single" w:sz="4" w:space="0" w:color="auto"/>
              <w:right w:val="nil"/>
            </w:tcBorders>
            <w:shd w:val="clear" w:color="auto" w:fill="FFF2CC"/>
            <w:vAlign w:val="center"/>
            <w:hideMark/>
          </w:tcPr>
          <w:p w14:paraId="74F0FD7D" w14:textId="77777777" w:rsidR="00984D53" w:rsidRPr="00EF5313" w:rsidRDefault="00984D53" w:rsidP="00DA2343">
            <w:pPr>
              <w:jc w:val="center"/>
              <w:rPr>
                <w:rFonts w:eastAsia="Times New Roman" w:cs="Times New Roman"/>
                <w:b/>
                <w:sz w:val="20"/>
                <w:szCs w:val="20"/>
              </w:rPr>
            </w:pPr>
            <w:r w:rsidRPr="00EF5313">
              <w:rPr>
                <w:rFonts w:eastAsia="Times New Roman" w:cs="Times New Roman"/>
                <w:b/>
                <w:sz w:val="20"/>
                <w:szCs w:val="20"/>
              </w:rPr>
              <w:t>58</w:t>
            </w:r>
          </w:p>
        </w:tc>
        <w:tc>
          <w:tcPr>
            <w:tcW w:w="550" w:type="pct"/>
            <w:tcBorders>
              <w:top w:val="nil"/>
              <w:left w:val="nil"/>
              <w:bottom w:val="single" w:sz="4" w:space="0" w:color="auto"/>
              <w:right w:val="nil"/>
            </w:tcBorders>
            <w:shd w:val="clear" w:color="auto" w:fill="FFF2CC"/>
            <w:vAlign w:val="center"/>
            <w:hideMark/>
          </w:tcPr>
          <w:p w14:paraId="5C399C38" w14:textId="77777777" w:rsidR="00984D53" w:rsidRPr="00EF5313" w:rsidRDefault="00984D53" w:rsidP="00DA2343">
            <w:pPr>
              <w:jc w:val="center"/>
              <w:rPr>
                <w:rFonts w:eastAsia="Times New Roman" w:cs="Times New Roman"/>
                <w:b/>
                <w:sz w:val="20"/>
                <w:szCs w:val="20"/>
              </w:rPr>
            </w:pPr>
            <w:r w:rsidRPr="00EF5313">
              <w:rPr>
                <w:rFonts w:eastAsia="Times New Roman" w:cs="Times New Roman"/>
                <w:b/>
                <w:sz w:val="20"/>
                <w:szCs w:val="20"/>
              </w:rPr>
              <w:t>538</w:t>
            </w:r>
          </w:p>
        </w:tc>
        <w:tc>
          <w:tcPr>
            <w:tcW w:w="330" w:type="pct"/>
            <w:tcBorders>
              <w:top w:val="nil"/>
              <w:left w:val="nil"/>
              <w:bottom w:val="single" w:sz="4" w:space="0" w:color="auto"/>
              <w:right w:val="nil"/>
            </w:tcBorders>
            <w:shd w:val="clear" w:color="auto" w:fill="FFF2CC"/>
            <w:vAlign w:val="center"/>
            <w:hideMark/>
          </w:tcPr>
          <w:p w14:paraId="292AFB45" w14:textId="77777777" w:rsidR="00984D53" w:rsidRPr="00985CE6" w:rsidRDefault="00984D53" w:rsidP="00DA2343">
            <w:pPr>
              <w:jc w:val="center"/>
              <w:rPr>
                <w:rFonts w:eastAsia="Times New Roman" w:cs="Times New Roman"/>
                <w:color w:val="FFFFCC"/>
                <w:sz w:val="20"/>
                <w:szCs w:val="20"/>
              </w:rPr>
            </w:pPr>
            <w:r w:rsidRPr="00985CE6">
              <w:rPr>
                <w:rFonts w:eastAsia="Times New Roman" w:cs="Times New Roman"/>
                <w:color w:val="FFFFCC"/>
                <w:sz w:val="20"/>
                <w:szCs w:val="20"/>
              </w:rPr>
              <w:t> </w:t>
            </w:r>
          </w:p>
        </w:tc>
      </w:tr>
    </w:tbl>
    <w:p w14:paraId="32326DD9" w14:textId="77777777" w:rsidR="00984D53" w:rsidRDefault="00984D53" w:rsidP="00984D53">
      <w:pPr>
        <w:pStyle w:val="BodyText1"/>
        <w:spacing w:after="0"/>
        <w:rPr>
          <w:sz w:val="16"/>
          <w:szCs w:val="16"/>
        </w:rPr>
      </w:pPr>
      <w:r>
        <w:rPr>
          <w:noProof/>
        </w:rPr>
        <mc:AlternateContent>
          <mc:Choice Requires="wps">
            <w:drawing>
              <wp:anchor distT="0" distB="0" distL="114300" distR="114300" simplePos="0" relativeHeight="251658240" behindDoc="1" locked="0" layoutInCell="1" allowOverlap="1" wp14:anchorId="7486B958" wp14:editId="6F8154FC">
                <wp:simplePos x="0" y="0"/>
                <wp:positionH relativeFrom="margin">
                  <wp:posOffset>-21590</wp:posOffset>
                </wp:positionH>
                <wp:positionV relativeFrom="paragraph">
                  <wp:posOffset>-3175</wp:posOffset>
                </wp:positionV>
                <wp:extent cx="5962650" cy="816610"/>
                <wp:effectExtent l="0" t="0" r="0" b="2540"/>
                <wp:wrapNone/>
                <wp:docPr id="128" name="Rectangle 128"/>
                <wp:cNvGraphicFramePr/>
                <a:graphic xmlns:a="http://schemas.openxmlformats.org/drawingml/2006/main">
                  <a:graphicData uri="http://schemas.microsoft.com/office/word/2010/wordprocessingShape">
                    <wps:wsp>
                      <wps:cNvSpPr/>
                      <wps:spPr>
                        <a:xfrm>
                          <a:off x="0" y="0"/>
                          <a:ext cx="5962650" cy="816610"/>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68D3B" id="Rectangle 128" o:spid="_x0000_s1026" style="position:absolute;margin-left:-1.7pt;margin-top:-.25pt;width:469.5pt;height:64.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" fillcolor="#fde9d9 [665]" stroked="f" strokeweight="2pt">
                <w10:wrap anchorx="margin"/>
              </v:rect>
            </w:pict>
          </mc:Fallback>
        </mc:AlternateContent>
      </w:r>
      <w:r>
        <w:rPr>
          <w:sz w:val="16"/>
          <w:szCs w:val="16"/>
        </w:rPr>
        <w:t>^ Results not statistically reliable, n&lt;30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53ACF4D3" w14:textId="77777777" w:rsidR="00984D53" w:rsidRDefault="00984D53" w:rsidP="00984D53">
      <w:pPr>
        <w:pStyle w:val="BodyText1"/>
        <w:spacing w:after="0"/>
        <w:ind w:left="90" w:hanging="90"/>
        <w:rPr>
          <w:sz w:val="16"/>
          <w:szCs w:val="16"/>
        </w:rPr>
      </w:pPr>
      <w:r>
        <w:rPr>
          <w:noProof/>
        </w:rPr>
        <mc:AlternateContent>
          <mc:Choice Requires="wps">
            <w:drawing>
              <wp:anchor distT="0" distB="0" distL="114300" distR="114300" simplePos="0" relativeHeight="251664384" behindDoc="0" locked="0" layoutInCell="1" allowOverlap="1" wp14:anchorId="4FA636AA" wp14:editId="368BFFFC">
                <wp:simplePos x="0" y="0"/>
                <wp:positionH relativeFrom="column">
                  <wp:posOffset>5380456</wp:posOffset>
                </wp:positionH>
                <wp:positionV relativeFrom="paragraph">
                  <wp:posOffset>237821</wp:posOffset>
                </wp:positionV>
                <wp:extent cx="333375" cy="41910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7A20F46E" w14:textId="77777777" w:rsidR="00984D53" w:rsidRPr="00EB0034" w:rsidRDefault="00984D53" w:rsidP="00984D53">
                            <w:pPr>
                              <w:rPr>
                                <w:b/>
                                <w:bCs/>
                                <w:color w:val="F79646" w:themeColor="accent6"/>
                                <w:sz w:val="44"/>
                                <w:szCs w:val="44"/>
                              </w:rPr>
                            </w:pPr>
                            <w:r w:rsidRPr="00EB0034">
                              <w:rPr>
                                <w:b/>
                                <w:bCs/>
                                <w:color w:val="F79646" w:themeColor="accent6"/>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636AA" id="Text Box 127" o:spid="_x0000_s1047" type="#_x0000_t202" style="position:absolute;left:0;text-align:left;margin-left:423.65pt;margin-top:18.75pt;width:26.2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" filled="f" stroked="f" strokeweight=".5pt">
                <v:textbox>
                  <w:txbxContent>
                    <w:p w14:paraId="7A20F46E" w14:textId="77777777" w:rsidR="00984D53" w:rsidRPr="00EB0034" w:rsidRDefault="00984D53" w:rsidP="00984D53">
                      <w:pPr>
                        <w:rPr>
                          <w:b/>
                          <w:bCs/>
                          <w:color w:val="F79646" w:themeColor="accent6"/>
                          <w:sz w:val="44"/>
                          <w:szCs w:val="44"/>
                        </w:rPr>
                      </w:pPr>
                      <w:r w:rsidRPr="00EB0034">
                        <w:rPr>
                          <w:b/>
                          <w:bCs/>
                          <w:color w:val="F79646" w:themeColor="accent6"/>
                          <w:sz w:val="44"/>
                          <w:szCs w:val="44"/>
                        </w:rPr>
                        <w:t>1</w:t>
                      </w:r>
                    </w:p>
                  </w:txbxContent>
                </v:textbox>
              </v:shape>
            </w:pict>
          </mc:Fallback>
        </mc:AlternateContent>
      </w:r>
      <w:r>
        <w:rPr>
          <w:sz w:val="16"/>
          <w:szCs w:val="16"/>
          <w:vertAlign w:val="superscript"/>
        </w:rPr>
        <w:t>a</w:t>
      </w:r>
      <w:r>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r>
        <w:rPr>
          <w:sz w:val="16"/>
          <w:szCs w:val="16"/>
        </w:rPr>
        <w:tab/>
      </w:r>
    </w:p>
    <w:p w14:paraId="2D391812" w14:textId="77777777" w:rsidR="00984D53" w:rsidRDefault="00984D53" w:rsidP="00984D53">
      <w:pPr>
        <w:pStyle w:val="BodyText1"/>
        <w:spacing w:after="0"/>
        <w:rPr>
          <w:sz w:val="16"/>
          <w:szCs w:val="16"/>
        </w:rPr>
      </w:pPr>
      <w:r>
        <w:rPr>
          <w:sz w:val="16"/>
          <w:szCs w:val="16"/>
          <w:vertAlign w:val="superscript"/>
        </w:rPr>
        <w:t>b</w:t>
      </w:r>
      <w:r>
        <w:rPr>
          <w:sz w:val="16"/>
          <w:szCs w:val="16"/>
        </w:rPr>
        <w:t xml:space="preserve"> Farmers were allowed to give more than one response, so the percentages may not add up to 100 percent.</w:t>
      </w:r>
      <w:r>
        <w:rPr>
          <w:sz w:val="16"/>
          <w:szCs w:val="16"/>
        </w:rPr>
        <w:tab/>
      </w:r>
      <w:r>
        <w:rPr>
          <w:sz w:val="16"/>
          <w:szCs w:val="16"/>
        </w:rPr>
        <w:tab/>
      </w:r>
      <w:r>
        <w:rPr>
          <w:sz w:val="16"/>
          <w:szCs w:val="16"/>
        </w:rPr>
        <w:tab/>
      </w:r>
      <w:r>
        <w:rPr>
          <w:sz w:val="16"/>
          <w:szCs w:val="16"/>
        </w:rPr>
        <w:tab/>
      </w:r>
    </w:p>
    <w:p w14:paraId="025D4714" w14:textId="77777777" w:rsidR="00984D53" w:rsidRDefault="00984D53" w:rsidP="00984D53">
      <w:pPr>
        <w:pStyle w:val="BodyText1"/>
        <w:spacing w:after="0"/>
        <w:rPr>
          <w:sz w:val="16"/>
          <w:szCs w:val="16"/>
        </w:rPr>
      </w:pPr>
      <w:r>
        <w:rPr>
          <w:sz w:val="16"/>
          <w:szCs w:val="16"/>
        </w:rPr>
        <w:t>Note: Estimates are based on de jure household members who are farmers responsible for cultivating maize.</w:t>
      </w:r>
      <w:r>
        <w:rPr>
          <w:sz w:val="16"/>
          <w:szCs w:val="16"/>
        </w:rPr>
        <w:tab/>
      </w:r>
      <w:r>
        <w:rPr>
          <w:sz w:val="16"/>
          <w:szCs w:val="16"/>
        </w:rPr>
        <w:tab/>
      </w:r>
      <w:r>
        <w:rPr>
          <w:sz w:val="16"/>
          <w:szCs w:val="16"/>
        </w:rPr>
        <w:tab/>
      </w:r>
      <w:r>
        <w:rPr>
          <w:sz w:val="16"/>
          <w:szCs w:val="16"/>
        </w:rPr>
        <w:tab/>
      </w:r>
    </w:p>
    <w:p w14:paraId="4F7C8A41" w14:textId="77777777" w:rsidR="00984D53" w:rsidRDefault="00984D53" w:rsidP="00984D53">
      <w:pPr>
        <w:rPr>
          <w:sz w:val="16"/>
          <w:szCs w:val="16"/>
        </w:rPr>
      </w:pPr>
      <w:r>
        <w:rPr>
          <w:sz w:val="16"/>
          <w:szCs w:val="16"/>
        </w:rPr>
        <w:t>Source: Feed the Future Mali Sikasso ZOI Survey 2019</w:t>
      </w:r>
    </w:p>
    <w:p w14:paraId="77D0BE19" w14:textId="77777777" w:rsidR="00984D53" w:rsidRDefault="00984D53" w:rsidP="00984D53">
      <w:pPr>
        <w:pStyle w:val="BodyText"/>
        <w:spacing w:after="0"/>
        <w:rPr>
          <w:b/>
          <w:bCs/>
          <w:color w:val="C0504D" w:themeColor="accent2"/>
        </w:rPr>
      </w:pPr>
    </w:p>
    <w:p w14:paraId="1E19B7CD" w14:textId="77777777" w:rsidR="00984D53" w:rsidRDefault="00984D53" w:rsidP="00984D53">
      <w:pPr>
        <w:pStyle w:val="BodyText"/>
        <w:spacing w:after="0"/>
      </w:pPr>
      <w:r w:rsidRPr="001A75AD">
        <w:rPr>
          <w:b/>
          <w:bCs/>
          <w:color w:val="F79646" w:themeColor="accent6"/>
        </w:rPr>
        <w:t>Step 1:</w:t>
      </w:r>
      <w:r w:rsidRPr="001A75AD">
        <w:rPr>
          <w:color w:val="F79646" w:themeColor="accent6"/>
        </w:rPr>
        <w:t xml:space="preserve"> </w:t>
      </w:r>
      <w:r>
        <w:t xml:space="preserve">Read the title and review the footnotes, highlighted in </w:t>
      </w:r>
      <w:r w:rsidRPr="001A75AD">
        <w:rPr>
          <w:color w:val="auto"/>
          <w:shd w:val="clear" w:color="auto" w:fill="FBD4B4" w:themeFill="accent6" w:themeFillTint="66"/>
        </w:rPr>
        <w:t>orange</w:t>
      </w:r>
      <w:r w:rsidRPr="00ED3679">
        <w:rPr>
          <w:color w:val="943634" w:themeColor="accent2" w:themeShade="BF"/>
          <w:shd w:val="clear" w:color="auto" w:fill="FFFFFF" w:themeFill="background1"/>
        </w:rPr>
        <w:t xml:space="preserve"> </w:t>
      </w:r>
      <w:r>
        <w:t>in Example 3. Note the unit of analysis—that is, whether the table refers to households or individuals. In this example, the table is about fertilizer use among maize farmers, in total and by two disaggregates: farmers’ sex and age.</w:t>
      </w:r>
    </w:p>
    <w:p w14:paraId="5BACEA8B" w14:textId="77777777" w:rsidR="00984D53" w:rsidRDefault="00984D53" w:rsidP="00984D53">
      <w:pPr>
        <w:pStyle w:val="BodyText"/>
        <w:spacing w:after="0"/>
      </w:pPr>
    </w:p>
    <w:p w14:paraId="13AEC3BF" w14:textId="77777777" w:rsidR="00984D53" w:rsidRDefault="00984D53" w:rsidP="00984D53">
      <w:r w:rsidRPr="00524448">
        <w:rPr>
          <w:b/>
          <w:bCs/>
          <w:color w:val="7030A0"/>
        </w:rPr>
        <w:t>Step 2:</w:t>
      </w:r>
      <w:r w:rsidRPr="00524448">
        <w:rPr>
          <w:color w:val="7030A0"/>
        </w:rPr>
        <w:t xml:space="preserve"> </w:t>
      </w:r>
      <w:r>
        <w:t xml:space="preserve">Scan the </w:t>
      </w:r>
      <w:r w:rsidRPr="009628F0">
        <w:rPr>
          <w:shd w:val="clear" w:color="auto" w:fill="CCCCFF"/>
        </w:rPr>
        <w:t>purple</w:t>
      </w:r>
      <w:r>
        <w:t xml:space="preserve"> column that shows the indicators that are presented. In Example 3, they are listed in the “Characteristic or practice” column. Unlike in the first two examples, there are multiple indicators listed under the “Type” and “Timing of application” light blue header rows. These indicators are binary outcomes created from single questions that allow for multiple responses. Because each response option can be considered a separate outcome with the same denominator, they are grouped together and indented under a light blue header row. </w:t>
      </w:r>
      <w:r>
        <w:lastRenderedPageBreak/>
        <w:t>The first indicator in the table, “Applied fertilizer,” is presented without a header row because it was generated from a question that allowed for only one response.</w:t>
      </w:r>
    </w:p>
    <w:p w14:paraId="3298236B" w14:textId="77777777" w:rsidR="00984D53" w:rsidRDefault="00984D53" w:rsidP="00984D53"/>
    <w:p w14:paraId="1193A015" w14:textId="77777777" w:rsidR="00984D53" w:rsidRDefault="00984D53" w:rsidP="00984D53">
      <w:r w:rsidRPr="00665849">
        <w:rPr>
          <w:b/>
          <w:bCs/>
          <w:color w:val="9BBB59" w:themeColor="accent3"/>
        </w:rPr>
        <w:t>Step 3:</w:t>
      </w:r>
      <w:r w:rsidRPr="00665849">
        <w:rPr>
          <w:color w:val="9BBB59" w:themeColor="accent3"/>
        </w:rPr>
        <w:t xml:space="preserve"> </w:t>
      </w:r>
      <w:r>
        <w:t xml:space="preserve">Scan the </w:t>
      </w:r>
      <w:r w:rsidRPr="001A75AD">
        <w:rPr>
          <w:shd w:val="clear" w:color="auto" w:fill="D6E3BC" w:themeFill="accent3" w:themeFillTint="66"/>
        </w:rPr>
        <w:t>green</w:t>
      </w:r>
      <w:r w:rsidRPr="00ED3679">
        <w:rPr>
          <w:color w:val="E36C0A" w:themeColor="accent6" w:themeShade="BF"/>
          <w:shd w:val="clear" w:color="auto" w:fill="FFFFFF" w:themeFill="background1"/>
        </w:rPr>
        <w:t xml:space="preserve"> </w:t>
      </w:r>
      <w:r>
        <w:t xml:space="preserve">panels containing data. There are three panels: “Total,” “Sex,” and “Age.” The “Total” panel includes one column that shows the overall data for all </w:t>
      </w:r>
      <w:r w:rsidRPr="00D3697C">
        <w:rPr>
          <w:i/>
          <w:iCs/>
        </w:rPr>
        <w:t>de jure</w:t>
      </w:r>
      <w:r>
        <w:t xml:space="preserve"> maize farmers in the ZOI. The “Sex” panel includes two columns that present data broken down by the first disaggregate, by female and male maize farmers, and a third column that presents the results of the statistical tests of significance that assesses the relationship between the outcomes and sex. The “Age” panel includes two columns that present data broken down by the second disaggregate, by farmers who are 15-29 years of age and farmers who are 30 years of age or older, and a third column that presents the results of the statistical test of significance that assesses the relationship between the outcomes and age category.</w:t>
      </w:r>
    </w:p>
    <w:p w14:paraId="677101CB" w14:textId="77777777" w:rsidR="00984D53" w:rsidRDefault="00984D53" w:rsidP="00984D53"/>
    <w:p w14:paraId="755EC37A" w14:textId="77777777" w:rsidR="00984D53" w:rsidRDefault="00984D53" w:rsidP="00984D53">
      <w:pPr>
        <w:pStyle w:val="BodyText"/>
        <w:spacing w:after="0"/>
        <w:rPr>
          <w:color w:val="auto"/>
        </w:rPr>
      </w:pPr>
      <w:r w:rsidRPr="00665849">
        <w:rPr>
          <w:b/>
          <w:bCs/>
          <w:color w:val="F3C84F"/>
        </w:rPr>
        <w:t>Step 4:</w:t>
      </w:r>
      <w:r w:rsidRPr="00665849">
        <w:rPr>
          <w:color w:val="F3C84F"/>
        </w:rPr>
        <w:t xml:space="preserve"> </w:t>
      </w:r>
      <w:r>
        <w:rPr>
          <w:color w:val="auto"/>
        </w:rPr>
        <w:t xml:space="preserve">Find the two </w:t>
      </w:r>
      <w:r w:rsidRPr="00665849">
        <w:rPr>
          <w:color w:val="auto"/>
          <w:shd w:val="clear" w:color="auto" w:fill="FFF2CC"/>
        </w:rPr>
        <w:t>yellow</w:t>
      </w:r>
      <w:r w:rsidRPr="00C76774">
        <w:rPr>
          <w:color w:val="auto"/>
        </w:rPr>
        <w:t xml:space="preserve"> </w:t>
      </w:r>
      <w:r>
        <w:rPr>
          <w:color w:val="auto"/>
        </w:rPr>
        <w:t xml:space="preserve">rows that show the number of observations, or sample sizes, in Example 3. Tables that present disaggregates in columns with estimates calculated for different populations will have multiple sample size rows. The first sample size row shows the denominator (number of maize farmers) for all estimates in each column above that row. This row shows the sample sizes for only the first outcome (applying fertilizer). The second sample size row shows the sample sizes for all estimates in each column beneath the first sample size row and includes only maize farmers who applied fertilizer in the 12 months preceding the survey. How many maize farmers are there in total? There are 597 maize farmers (circled in </w:t>
      </w:r>
      <w:r w:rsidRPr="00665849">
        <w:rPr>
          <w:color w:val="auto"/>
          <w:shd w:val="clear" w:color="auto" w:fill="FFF2CC"/>
        </w:rPr>
        <w:t>yellow</w:t>
      </w:r>
      <w:r>
        <w:rPr>
          <w:color w:val="auto"/>
        </w:rPr>
        <w:t xml:space="preserve"> in the “Total” column of first sample size row). How many of those maize farmers applied fertilizer in the 12 months preceding the survey? There are 596 maize farmers who applied fertilizer (circled in </w:t>
      </w:r>
      <w:r w:rsidRPr="00665849">
        <w:rPr>
          <w:color w:val="auto"/>
          <w:shd w:val="clear" w:color="auto" w:fill="FFF2CC"/>
        </w:rPr>
        <w:t>yellow</w:t>
      </w:r>
      <w:r>
        <w:rPr>
          <w:color w:val="auto"/>
        </w:rPr>
        <w:t xml:space="preserve"> in the “Total” column of second sample size row)—one maize farmer did not apply fertilizer in the year preceding the survey. </w:t>
      </w:r>
    </w:p>
    <w:p w14:paraId="4F7E0D64" w14:textId="77777777" w:rsidR="00984D53" w:rsidRDefault="00984D53" w:rsidP="00984D53">
      <w:pPr>
        <w:pStyle w:val="BodyText"/>
        <w:spacing w:after="0"/>
        <w:rPr>
          <w:color w:val="auto"/>
        </w:rPr>
      </w:pPr>
    </w:p>
    <w:p w14:paraId="31D488B9" w14:textId="77777777" w:rsidR="00984D53" w:rsidRDefault="00984D53" w:rsidP="00984D53">
      <w:pPr>
        <w:pStyle w:val="BodyText"/>
        <w:spacing w:after="0"/>
      </w:pPr>
      <w:r>
        <w:rPr>
          <w:b/>
          <w:bCs/>
          <w:color w:val="4F81BD" w:themeColor="accent1"/>
        </w:rPr>
        <w:t>Step 5:</w:t>
      </w:r>
      <w:r>
        <w:rPr>
          <w:color w:val="4F81BD" w:themeColor="accent1"/>
        </w:rPr>
        <w:t xml:space="preserve"> </w:t>
      </w:r>
      <w:r w:rsidRPr="008774E2">
        <w:t xml:space="preserve">Now that you understand the contents of the table, you can begin to examine the data. </w:t>
      </w:r>
      <w:r>
        <w:t xml:space="preserve">Look at the “Total” column. What percentage of maize farmers applied fertilizer? Of the 597 maize farmers, 99.8 percent applied fertilizer in the 12 months preceding the survey (circled in </w:t>
      </w:r>
      <w:r w:rsidRPr="00574073">
        <w:rPr>
          <w:shd w:val="clear" w:color="auto" w:fill="B8CCE4" w:themeFill="accent1" w:themeFillTint="66"/>
        </w:rPr>
        <w:t>blue</w:t>
      </w:r>
      <w:r>
        <w:t xml:space="preserve"> </w:t>
      </w:r>
      <w:r>
        <w:rPr>
          <w:color w:val="auto"/>
        </w:rPr>
        <w:t>in the “Total” column of the “Applied fertilizer” row)</w:t>
      </w:r>
      <w:r>
        <w:t xml:space="preserve">. Now look at the “Age” panel. What percentage of maize farmers 15-29 years of age who applied fertilizer used soil-based inorganic fertilizers? Of the 58 farmers 15-29 years of age who applied fertilizer, 98.3 percent used soil-based inorganic fertilizers (circled in </w:t>
      </w:r>
      <w:r w:rsidRPr="003D06C0">
        <w:rPr>
          <w:color w:val="auto"/>
          <w:shd w:val="clear" w:color="auto" w:fill="B8CCE4" w:themeFill="accent1" w:themeFillTint="66"/>
        </w:rPr>
        <w:t>blue</w:t>
      </w:r>
      <w:r>
        <w:rPr>
          <w:color w:val="auto"/>
        </w:rPr>
        <w:t xml:space="preserve"> in the “15-29” column and the “</w:t>
      </w:r>
      <w:r w:rsidRPr="004167B4">
        <w:rPr>
          <w:color w:val="auto"/>
        </w:rPr>
        <w:t>Soil-based inorganic</w:t>
      </w:r>
      <w:r>
        <w:rPr>
          <w:color w:val="auto"/>
        </w:rPr>
        <w:t>”</w:t>
      </w:r>
      <w:r w:rsidRPr="004167B4">
        <w:rPr>
          <w:color w:val="auto"/>
        </w:rPr>
        <w:t xml:space="preserve"> row</w:t>
      </w:r>
      <w:r>
        <w:rPr>
          <w:color w:val="auto"/>
        </w:rPr>
        <w:t>)</w:t>
      </w:r>
      <w:r w:rsidRPr="004167B4">
        <w:rPr>
          <w:color w:val="auto"/>
        </w:rPr>
        <w:t>.</w:t>
      </w:r>
      <w:r>
        <w:t xml:space="preserve"> </w:t>
      </w:r>
    </w:p>
    <w:p w14:paraId="418E016A" w14:textId="77777777" w:rsidR="00984D53" w:rsidRDefault="00984D53" w:rsidP="00984D53">
      <w:pPr>
        <w:pStyle w:val="BodyText"/>
        <w:spacing w:after="0"/>
      </w:pPr>
    </w:p>
    <w:p w14:paraId="7FD92209" w14:textId="77777777" w:rsidR="00984D53" w:rsidRDefault="00984D53" w:rsidP="00984D53">
      <w:pPr>
        <w:pStyle w:val="BodyText"/>
        <w:spacing w:after="0"/>
      </w:pPr>
      <w:r>
        <w:t xml:space="preserve">Note that there is a footnote in the outcome header row for both “Type” and “Timing of fertilizer application.” Footnote “b” states that farmers were allowed to provide more than one response, so percentages may not add up to 100 percent. </w:t>
      </w:r>
    </w:p>
    <w:p w14:paraId="47FBAE00" w14:textId="77777777" w:rsidR="00984D53" w:rsidRDefault="00984D53" w:rsidP="00984D53">
      <w:pPr>
        <w:pStyle w:val="BodyText"/>
        <w:spacing w:after="0"/>
      </w:pPr>
    </w:p>
    <w:p w14:paraId="1D4F2439" w14:textId="77777777" w:rsidR="00984D53" w:rsidRDefault="00984D53" w:rsidP="00984D53">
      <w:pPr>
        <w:pStyle w:val="BodyText"/>
        <w:spacing w:after="0"/>
      </w:pPr>
      <w:r>
        <w:rPr>
          <w:b/>
          <w:bCs/>
          <w:color w:val="FF0000"/>
        </w:rPr>
        <w:t xml:space="preserve">Step 6: </w:t>
      </w:r>
      <w:r w:rsidRPr="00F11E63">
        <w:rPr>
          <w:color w:val="auto"/>
        </w:rPr>
        <w:t xml:space="preserve">How do we </w:t>
      </w:r>
      <w:r>
        <w:rPr>
          <w:color w:val="auto"/>
        </w:rPr>
        <w:t xml:space="preserve">interpret </w:t>
      </w:r>
      <w:r>
        <w:t>the effects of disaggregates on the outcome</w:t>
      </w:r>
      <w:r w:rsidRPr="00F11E63">
        <w:rPr>
          <w:color w:val="auto"/>
        </w:rPr>
        <w:t xml:space="preserve">—that is, </w:t>
      </w:r>
      <w:r>
        <w:t xml:space="preserve">is </w:t>
      </w:r>
      <w:r w:rsidRPr="00F11E63">
        <w:rPr>
          <w:color w:val="auto"/>
        </w:rPr>
        <w:t>a result likely due to chance (</w:t>
      </w:r>
      <w:r>
        <w:t xml:space="preserve">or </w:t>
      </w:r>
      <w:r w:rsidRPr="00F11E63">
        <w:rPr>
          <w:color w:val="auto"/>
        </w:rPr>
        <w:t>sampling error) or some factor of interest</w:t>
      </w:r>
      <w:r>
        <w:t>?</w:t>
      </w:r>
      <w:r w:rsidRPr="00F11E63">
        <w:rPr>
          <w:color w:val="auto"/>
        </w:rPr>
        <w:t xml:space="preserve"> </w:t>
      </w:r>
      <w:r>
        <w:t xml:space="preserve">Look at the “Sig.” column in each disaggregate panel. </w:t>
      </w:r>
    </w:p>
    <w:p w14:paraId="002D599B" w14:textId="77777777" w:rsidR="00984D53" w:rsidRDefault="00984D53" w:rsidP="00984D53">
      <w:pPr>
        <w:pStyle w:val="BodyText"/>
        <w:numPr>
          <w:ilvl w:val="0"/>
          <w:numId w:val="81"/>
        </w:numPr>
        <w:spacing w:after="0"/>
        <w:rPr>
          <w:color w:val="auto"/>
        </w:rPr>
      </w:pPr>
      <w:r>
        <w:t xml:space="preserve">Does age group have an effect on the percentage of maize farmers who applied fertilizer? Yes—the two asterisks “**” (circled in </w:t>
      </w:r>
      <w:r w:rsidRPr="003F6B67">
        <w:rPr>
          <w:shd w:val="clear" w:color="auto" w:fill="FFC1C1"/>
        </w:rPr>
        <w:t>red</w:t>
      </w:r>
      <w:r>
        <w:rPr>
          <w:color w:val="auto"/>
        </w:rPr>
        <w:t xml:space="preserve"> in “Applied fertilizer” row)</w:t>
      </w:r>
      <w:r>
        <w:t xml:space="preserve"> indicate that age group has an effect on the percentage of farmers who apply fertilizer, and looking at the estimates for the two </w:t>
      </w:r>
      <w:r>
        <w:lastRenderedPageBreak/>
        <w:t xml:space="preserve">age groups, we can say that the percentage of maize farmers 30 years of age or older who applied fertilizer is greater than the percentage of maize farmers 15-29 years of age who did so, at p&lt;0.01. </w:t>
      </w:r>
    </w:p>
    <w:p w14:paraId="66D339F1" w14:textId="77777777" w:rsidR="00984D53" w:rsidRDefault="00984D53" w:rsidP="00984D53">
      <w:pPr>
        <w:pStyle w:val="BodyText"/>
        <w:numPr>
          <w:ilvl w:val="0"/>
          <w:numId w:val="81"/>
        </w:numPr>
        <w:spacing w:after="0"/>
        <w:rPr>
          <w:color w:val="auto"/>
        </w:rPr>
      </w:pPr>
      <w:r>
        <w:t xml:space="preserve">Does age group have an effect on the percentage of maize farmers who applied soil-based inorganic fertilizers, among maize farmers who applied any fertilizer? No—the significance is denoted by “n/s” (circled in </w:t>
      </w:r>
      <w:r w:rsidRPr="003F6B67">
        <w:rPr>
          <w:shd w:val="clear" w:color="auto" w:fill="FFC1C1"/>
        </w:rPr>
        <w:t>red</w:t>
      </w:r>
      <w:r>
        <w:t xml:space="preserve"> </w:t>
      </w:r>
      <w:r>
        <w:rPr>
          <w:color w:val="auto"/>
        </w:rPr>
        <w:t>in “</w:t>
      </w:r>
      <w:r w:rsidRPr="004167B4">
        <w:rPr>
          <w:color w:val="auto"/>
        </w:rPr>
        <w:t>Soil-based inorganic</w:t>
      </w:r>
      <w:r>
        <w:rPr>
          <w:color w:val="auto"/>
        </w:rPr>
        <w:t>”</w:t>
      </w:r>
      <w:r w:rsidRPr="004167B4">
        <w:rPr>
          <w:color w:val="auto"/>
        </w:rPr>
        <w:t xml:space="preserve"> </w:t>
      </w:r>
      <w:r>
        <w:rPr>
          <w:color w:val="auto"/>
        </w:rPr>
        <w:t>row).</w:t>
      </w:r>
    </w:p>
    <w:p w14:paraId="5062B9F4" w14:textId="77777777" w:rsidR="00984D53" w:rsidRPr="00665849" w:rsidRDefault="00984D53" w:rsidP="00984D53">
      <w:pPr>
        <w:pStyle w:val="BodyText"/>
        <w:spacing w:after="0"/>
        <w:ind w:left="720"/>
        <w:rPr>
          <w:color w:val="auto"/>
          <w:sz w:val="20"/>
          <w:szCs w:val="22"/>
        </w:rPr>
      </w:pPr>
    </w:p>
    <w:p w14:paraId="7684A0FA" w14:textId="77777777" w:rsidR="00984D53" w:rsidRPr="00665849" w:rsidRDefault="00984D53" w:rsidP="00984D53">
      <w:pPr>
        <w:rPr>
          <w:sz w:val="22"/>
          <w:szCs w:val="22"/>
        </w:rPr>
      </w:pPr>
      <w:r w:rsidRPr="00665849">
        <w:rPr>
          <w:sz w:val="22"/>
          <w:szCs w:val="22"/>
        </w:rPr>
        <w:t xml:space="preserve">Because the type of fertilizer used and timing of fertilizer application questions allowed for multiple responses and each response option was converted to a binary outcome, we can perform a statistical test of significance assessing the relationship between each outcome (response option) and disaggregate using a Pearson’s chi-squared test. For example, for the timing of fertilizer application, we can say whether farmers’ age has an effect on whether farmers applied fertilizer during the planting phase, during the early growth phase, during the mid-crop phase, and during any other phase. </w:t>
      </w:r>
    </w:p>
    <w:p w14:paraId="592080C5" w14:textId="77777777" w:rsidR="00984D53" w:rsidRPr="00665849" w:rsidRDefault="00984D53" w:rsidP="00984D53">
      <w:pPr>
        <w:rPr>
          <w:sz w:val="22"/>
          <w:szCs w:val="22"/>
        </w:rPr>
      </w:pPr>
      <w:r w:rsidRPr="00665849">
        <w:rPr>
          <w:sz w:val="22"/>
          <w:szCs w:val="22"/>
        </w:rPr>
        <w:t xml:space="preserve">If, however, farmers were asked when they </w:t>
      </w:r>
      <w:r w:rsidRPr="00665849">
        <w:rPr>
          <w:i/>
          <w:iCs/>
          <w:sz w:val="22"/>
          <w:szCs w:val="22"/>
        </w:rPr>
        <w:t>mainly</w:t>
      </w:r>
      <w:r w:rsidRPr="00665849">
        <w:rPr>
          <w:sz w:val="22"/>
          <w:szCs w:val="22"/>
        </w:rPr>
        <w:t xml:space="preserve"> applied fertilizer, and farmers had to provide only one response, then a Pearson’s chi-squared test would indicate whether there is a statistically significant difference among the three possible outcomes by age, but it would not indicate for which groups the difference is statistically significant.</w:t>
      </w:r>
    </w:p>
    <w:p w14:paraId="6C9F2381" w14:textId="20C71B26" w:rsidR="00C61C18" w:rsidRDefault="00C61C18">
      <w:pPr>
        <w:widowControl/>
        <w:spacing w:line="240" w:lineRule="auto"/>
        <w:rPr>
          <w:rFonts w:eastAsia="Cabin"/>
          <w:b/>
          <w:caps/>
          <w:color w:val="94A545"/>
          <w:sz w:val="28"/>
          <w:szCs w:val="36"/>
        </w:rPr>
      </w:pPr>
      <w:r>
        <w:br w:type="page"/>
      </w:r>
    </w:p>
    <w:p w14:paraId="2740104C" w14:textId="17E6B3FF" w:rsidR="00BC0F95" w:rsidRPr="00CB53AF" w:rsidRDefault="00FF3923" w:rsidP="00CB53AF">
      <w:pPr>
        <w:pStyle w:val="Heading1"/>
        <w:ind w:left="720" w:hanging="360"/>
      </w:pPr>
      <w:bookmarkStart w:id="186" w:name="_Toc400542608"/>
      <w:bookmarkStart w:id="187" w:name="_Toc414874495"/>
      <w:bookmarkStart w:id="188" w:name="_Toc63673330"/>
      <w:r>
        <w:lastRenderedPageBreak/>
        <w:t xml:space="preserve">Demographic characteristics </w:t>
      </w:r>
      <w:bookmarkEnd w:id="186"/>
      <w:bookmarkEnd w:id="187"/>
      <w:r w:rsidR="006212E5">
        <w:t xml:space="preserve">in the </w:t>
      </w:r>
      <w:r>
        <w:t>ZOI</w:t>
      </w:r>
      <w:bookmarkEnd w:id="188"/>
    </w:p>
    <w:p w14:paraId="15BECD24" w14:textId="570B7B69" w:rsidR="00A017A5" w:rsidRPr="00DF4DE5" w:rsidRDefault="00BC0F95" w:rsidP="00BC5225">
      <w:pPr>
        <w:pStyle w:val="BodyText1"/>
      </w:pPr>
      <w:r w:rsidRPr="00DF4DE5">
        <w:t xml:space="preserve">This chapter describes </w:t>
      </w:r>
      <w:r>
        <w:t xml:space="preserve">the </w:t>
      </w:r>
      <w:r w:rsidRPr="00DF4DE5">
        <w:t xml:space="preserve">background characteristics of the </w:t>
      </w:r>
      <w:r w:rsidR="006E6E0F">
        <w:t>ZOI</w:t>
      </w:r>
      <w:r w:rsidRPr="00DF4DE5">
        <w:t xml:space="preserve"> population using data from the </w:t>
      </w:r>
      <w:r w:rsidR="00844DBC">
        <w:t>[</w:t>
      </w:r>
      <w:r w:rsidR="00844DBC" w:rsidRPr="00844DBC">
        <w:rPr>
          <w:highlight w:val="yellow"/>
        </w:rPr>
        <w:t>C</w:t>
      </w:r>
      <w:r w:rsidR="002628DA">
        <w:rPr>
          <w:highlight w:val="yellow"/>
        </w:rPr>
        <w:t>ountry</w:t>
      </w:r>
      <w:r w:rsidR="00844DBC">
        <w:t xml:space="preserve">] </w:t>
      </w:r>
      <w:r w:rsidR="00573A29">
        <w:t>ZOI Survey</w:t>
      </w:r>
      <w:r w:rsidR="002D6837">
        <w:t xml:space="preserve"> </w:t>
      </w:r>
      <w:r w:rsidR="006E6E0F">
        <w:t>[</w:t>
      </w:r>
      <w:r w:rsidR="006E6E0F" w:rsidRPr="003D2832">
        <w:rPr>
          <w:highlight w:val="yellow"/>
        </w:rPr>
        <w:t>Survey year(s)</w:t>
      </w:r>
      <w:r w:rsidR="006E6E0F" w:rsidRPr="002628DA">
        <w:t>]</w:t>
      </w:r>
      <w:r w:rsidR="00BA417B" w:rsidRPr="002628DA">
        <w:t>,</w:t>
      </w:r>
      <w:r w:rsidR="00BA417B">
        <w:t xml:space="preserve"> which</w:t>
      </w:r>
      <w:r w:rsidR="00A017A5" w:rsidRPr="007E6E0A">
        <w:t xml:space="preserve"> are </w:t>
      </w:r>
      <w:r w:rsidR="004B4736">
        <w:t>assum</w:t>
      </w:r>
      <w:r w:rsidR="00A017A5" w:rsidRPr="007E6E0A">
        <w:t>ed to remain relatively s</w:t>
      </w:r>
      <w:r w:rsidR="004B4736">
        <w:t>tatic</w:t>
      </w:r>
      <w:r w:rsidR="00A017A5" w:rsidRPr="007E6E0A">
        <w:t xml:space="preserve"> over time. </w:t>
      </w:r>
    </w:p>
    <w:p w14:paraId="1872EDD3" w14:textId="3E1A14E5" w:rsidR="00BC0F95" w:rsidRPr="00DF4DE5" w:rsidRDefault="00FF3923" w:rsidP="00C440D9">
      <w:pPr>
        <w:pStyle w:val="Heading2"/>
        <w:numPr>
          <w:ilvl w:val="1"/>
          <w:numId w:val="21"/>
        </w:numPr>
      </w:pPr>
      <w:bookmarkStart w:id="189" w:name="_Toc400542609"/>
      <w:bookmarkStart w:id="190" w:name="_Toc414874496"/>
      <w:bookmarkStart w:id="191" w:name="_Toc63673331"/>
      <w:r>
        <w:t>Household d</w:t>
      </w:r>
      <w:r w:rsidR="00BC0F95" w:rsidRPr="00DF4DE5">
        <w:t>emographics</w:t>
      </w:r>
      <w:bookmarkEnd w:id="189"/>
      <w:bookmarkEnd w:id="190"/>
      <w:bookmarkEnd w:id="191"/>
    </w:p>
    <w:p w14:paraId="71D95D3E" w14:textId="423B26D7" w:rsidR="00844DBC" w:rsidRDefault="00143B1A" w:rsidP="00BC5225">
      <w:pPr>
        <w:pStyle w:val="BodyText1"/>
      </w:pPr>
      <w:r>
        <w:rPr>
          <w:b/>
        </w:rPr>
        <w:t>Table 3.</w:t>
      </w:r>
      <w:r w:rsidR="00225BD0">
        <w:rPr>
          <w:b/>
        </w:rPr>
        <w:t>1.</w:t>
      </w:r>
      <w:r>
        <w:rPr>
          <w:b/>
        </w:rPr>
        <w:t>1</w:t>
      </w:r>
      <w:r w:rsidR="00BC0F95" w:rsidRPr="00DF4DE5">
        <w:t xml:space="preserve"> presents demographic characteristics of the households in the </w:t>
      </w:r>
      <w:r w:rsidR="006E6E0F">
        <w:t>ZOI</w:t>
      </w:r>
      <w:r w:rsidR="00AD083B">
        <w:t xml:space="preserve"> </w:t>
      </w:r>
      <w:r w:rsidR="00BC0F95" w:rsidRPr="00DF4DE5">
        <w:t>for all households</w:t>
      </w:r>
      <w:r w:rsidR="00AD083B">
        <w:t xml:space="preserve"> and </w:t>
      </w:r>
      <w:r w:rsidR="00BC0F95" w:rsidRPr="00DF4DE5">
        <w:t xml:space="preserve">by gendered household type. This table presents the average </w:t>
      </w:r>
      <w:r w:rsidR="00970571">
        <w:t xml:space="preserve">de jure </w:t>
      </w:r>
      <w:r w:rsidR="00BC0F95" w:rsidRPr="00DF4DE5">
        <w:t xml:space="preserve">household size, as well as the average number of </w:t>
      </w:r>
      <w:r w:rsidR="00D4358F">
        <w:t>d</w:t>
      </w:r>
      <w:r w:rsidR="00970571">
        <w:t xml:space="preserve">e jure household members by key categories, </w:t>
      </w:r>
      <w:r w:rsidR="00974183">
        <w:t xml:space="preserve">the percentages of </w:t>
      </w:r>
      <w:r w:rsidR="00970571">
        <w:t>de jure adult household members</w:t>
      </w:r>
      <w:r w:rsidR="00974183">
        <w:t xml:space="preserve"> who are male and female</w:t>
      </w:r>
      <w:r w:rsidR="00970571">
        <w:t>, and the percent distribution of households</w:t>
      </w:r>
      <w:r w:rsidR="00BC0F95" w:rsidRPr="00DF4DE5">
        <w:t xml:space="preserve">. </w:t>
      </w:r>
      <w:r w:rsidR="00AD083B">
        <w:t>Estimates are also presented by h</w:t>
      </w:r>
      <w:r w:rsidR="00AD083B" w:rsidRPr="00DF4DE5">
        <w:t xml:space="preserve">ousehold education, defined as the highest level of education of any </w:t>
      </w:r>
      <w:r w:rsidR="00974183">
        <w:t xml:space="preserve">de facto </w:t>
      </w:r>
      <w:r w:rsidR="00AD083B" w:rsidRPr="00DF4DE5">
        <w:t>member of the household</w:t>
      </w:r>
      <w:r w:rsidR="00AD083B">
        <w:t>.</w:t>
      </w:r>
      <w:r w:rsidR="00AD083B" w:rsidRPr="00DF4DE5">
        <w:t xml:space="preserve"> </w:t>
      </w:r>
    </w:p>
    <w:p w14:paraId="0C1A6F67" w14:textId="75D6ABE7" w:rsidR="00BC0F95" w:rsidRPr="00DF4DE5" w:rsidRDefault="00BC0F95" w:rsidP="00BC5225">
      <w:pPr>
        <w:pStyle w:val="BodyText1"/>
      </w:pPr>
      <w:r w:rsidRPr="00DF4DE5">
        <w:t>[</w:t>
      </w:r>
      <w:r w:rsidRPr="00DF4DE5">
        <w:rPr>
          <w:highlight w:val="yellow"/>
        </w:rPr>
        <w:t xml:space="preserve">Insert description of the values in </w:t>
      </w:r>
      <w:r w:rsidR="00143B1A">
        <w:rPr>
          <w:highlight w:val="yellow"/>
        </w:rPr>
        <w:t>Table 3.1</w:t>
      </w:r>
      <w:r w:rsidRPr="00DF4DE5">
        <w:rPr>
          <w:highlight w:val="yellow"/>
        </w:rPr>
        <w:t>.</w:t>
      </w:r>
      <w:r w:rsidR="000D61EB">
        <w:rPr>
          <w:highlight w:val="yellow"/>
        </w:rPr>
        <w:t>1.</w:t>
      </w:r>
      <w:r w:rsidRPr="00DF4DE5">
        <w:rPr>
          <w:highlight w:val="yellow"/>
        </w:rPr>
        <w:t>]</w:t>
      </w:r>
    </w:p>
    <w:p w14:paraId="77F69A8C" w14:textId="4C08565C" w:rsidR="00BC0F95" w:rsidRPr="00C440D9" w:rsidRDefault="00143B1A" w:rsidP="00F84D7F">
      <w:pPr>
        <w:pStyle w:val="Tabletitle"/>
      </w:pPr>
      <w:bookmarkStart w:id="192" w:name="_Toc415131200"/>
      <w:bookmarkStart w:id="193" w:name="_Toc499553859"/>
      <w:bookmarkStart w:id="194" w:name="_Toc499554297"/>
      <w:bookmarkStart w:id="195" w:name="_Toc499554552"/>
      <w:bookmarkStart w:id="196" w:name="_Toc63673058"/>
      <w:r w:rsidRPr="00C440D9">
        <w:t>Table 3.1</w:t>
      </w:r>
      <w:r w:rsidR="009F5B22" w:rsidRPr="00C440D9">
        <w:t>.</w:t>
      </w:r>
      <w:r w:rsidR="00C440D9">
        <w:t>1</w:t>
      </w:r>
      <w:r w:rsidR="00C440D9" w:rsidRPr="00C440D9">
        <w:t>: Household Demographic Characteristics in the ZOI, in Total and by Gendered Household Type</w:t>
      </w:r>
      <w:bookmarkEnd w:id="192"/>
      <w:bookmarkEnd w:id="193"/>
      <w:bookmarkEnd w:id="194"/>
      <w:bookmarkEnd w:id="195"/>
      <w:bookmarkEnd w:id="196"/>
    </w:p>
    <w:tbl>
      <w:tblPr>
        <w:tblW w:w="5000" w:type="pct"/>
        <w:tblLayout w:type="fixed"/>
        <w:tblCellMar>
          <w:left w:w="72" w:type="dxa"/>
          <w:right w:w="72" w:type="dxa"/>
        </w:tblCellMar>
        <w:tblLook w:val="04A0" w:firstRow="1" w:lastRow="0" w:firstColumn="1" w:lastColumn="0" w:noHBand="0" w:noVBand="1"/>
      </w:tblPr>
      <w:tblGrid>
        <w:gridCol w:w="3421"/>
        <w:gridCol w:w="1233"/>
        <w:gridCol w:w="1018"/>
        <w:gridCol w:w="1018"/>
        <w:gridCol w:w="1018"/>
        <w:gridCol w:w="1007"/>
        <w:gridCol w:w="789"/>
      </w:tblGrid>
      <w:tr w:rsidR="008653F3" w:rsidRPr="008653F3" w14:paraId="24EC929D" w14:textId="77777777" w:rsidTr="00F84D7F">
        <w:trPr>
          <w:tblHeader/>
        </w:trPr>
        <w:tc>
          <w:tcPr>
            <w:tcW w:w="3434" w:type="dxa"/>
            <w:vMerge w:val="restart"/>
            <w:tcBorders>
              <w:top w:val="single" w:sz="4" w:space="0" w:color="auto"/>
              <w:left w:val="nil"/>
              <w:bottom w:val="nil"/>
              <w:right w:val="nil"/>
            </w:tcBorders>
            <w:shd w:val="clear" w:color="000000" w:fill="387990"/>
            <w:vAlign w:val="bottom"/>
            <w:hideMark/>
          </w:tcPr>
          <w:p w14:paraId="29DF7A79" w14:textId="77777777" w:rsidR="008653F3" w:rsidRPr="008653F3" w:rsidRDefault="008653F3"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Household characteristic</w:t>
            </w:r>
          </w:p>
        </w:tc>
        <w:tc>
          <w:tcPr>
            <w:tcW w:w="1237" w:type="dxa"/>
            <w:vMerge w:val="restart"/>
            <w:tcBorders>
              <w:top w:val="single" w:sz="4" w:space="0" w:color="auto"/>
              <w:left w:val="nil"/>
              <w:bottom w:val="nil"/>
              <w:right w:val="nil"/>
            </w:tcBorders>
            <w:shd w:val="clear" w:color="000000" w:fill="387990"/>
            <w:vAlign w:val="bottom"/>
            <w:hideMark/>
          </w:tcPr>
          <w:p w14:paraId="7D6A48B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All households</w:t>
            </w:r>
          </w:p>
        </w:tc>
        <w:tc>
          <w:tcPr>
            <w:tcW w:w="4077" w:type="dxa"/>
            <w:gridSpan w:val="4"/>
            <w:tcBorders>
              <w:top w:val="single" w:sz="4" w:space="0" w:color="auto"/>
              <w:left w:val="nil"/>
              <w:bottom w:val="single" w:sz="4" w:space="0" w:color="FFFFFF"/>
              <w:right w:val="nil"/>
            </w:tcBorders>
            <w:shd w:val="clear" w:color="000000" w:fill="387990"/>
            <w:vAlign w:val="center"/>
            <w:hideMark/>
          </w:tcPr>
          <w:p w14:paraId="7173E59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Gendered household type</w:t>
            </w:r>
          </w:p>
        </w:tc>
        <w:tc>
          <w:tcPr>
            <w:tcW w:w="792" w:type="dxa"/>
            <w:tcBorders>
              <w:top w:val="single" w:sz="4" w:space="0" w:color="auto"/>
              <w:left w:val="nil"/>
              <w:bottom w:val="nil"/>
              <w:right w:val="nil"/>
            </w:tcBorders>
            <w:shd w:val="clear" w:color="000000" w:fill="387990"/>
            <w:vAlign w:val="center"/>
            <w:hideMark/>
          </w:tcPr>
          <w:p w14:paraId="063B1DA2"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 </w:t>
            </w:r>
          </w:p>
        </w:tc>
      </w:tr>
      <w:tr w:rsidR="008653F3" w:rsidRPr="008653F3" w14:paraId="73D35B02" w14:textId="77777777" w:rsidTr="00F84D7F">
        <w:trPr>
          <w:tblHeader/>
        </w:trPr>
        <w:tc>
          <w:tcPr>
            <w:tcW w:w="3434" w:type="dxa"/>
            <w:vMerge/>
            <w:tcBorders>
              <w:top w:val="single" w:sz="4" w:space="0" w:color="auto"/>
              <w:left w:val="nil"/>
              <w:bottom w:val="nil"/>
              <w:right w:val="nil"/>
            </w:tcBorders>
            <w:vAlign w:val="center"/>
            <w:hideMark/>
          </w:tcPr>
          <w:p w14:paraId="22C164CF"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237" w:type="dxa"/>
            <w:vMerge/>
            <w:tcBorders>
              <w:top w:val="single" w:sz="4" w:space="0" w:color="auto"/>
              <w:left w:val="nil"/>
              <w:bottom w:val="nil"/>
              <w:right w:val="nil"/>
            </w:tcBorders>
            <w:vAlign w:val="center"/>
            <w:hideMark/>
          </w:tcPr>
          <w:p w14:paraId="70450F85"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022" w:type="dxa"/>
            <w:tcBorders>
              <w:top w:val="nil"/>
              <w:left w:val="nil"/>
              <w:bottom w:val="nil"/>
              <w:right w:val="nil"/>
            </w:tcBorders>
            <w:shd w:val="clear" w:color="000000" w:fill="387990"/>
            <w:vAlign w:val="bottom"/>
            <w:hideMark/>
          </w:tcPr>
          <w:p w14:paraId="2471559B"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and female adults</w:t>
            </w:r>
          </w:p>
        </w:tc>
        <w:tc>
          <w:tcPr>
            <w:tcW w:w="1022" w:type="dxa"/>
            <w:tcBorders>
              <w:top w:val="nil"/>
              <w:left w:val="nil"/>
              <w:bottom w:val="nil"/>
              <w:right w:val="nil"/>
            </w:tcBorders>
            <w:shd w:val="clear" w:color="000000" w:fill="387990"/>
            <w:vAlign w:val="bottom"/>
            <w:hideMark/>
          </w:tcPr>
          <w:p w14:paraId="2AEDF18D"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 adults only</w:t>
            </w:r>
          </w:p>
        </w:tc>
        <w:tc>
          <w:tcPr>
            <w:tcW w:w="1022" w:type="dxa"/>
            <w:tcBorders>
              <w:top w:val="nil"/>
              <w:left w:val="nil"/>
              <w:bottom w:val="nil"/>
              <w:right w:val="nil"/>
            </w:tcBorders>
            <w:shd w:val="clear" w:color="000000" w:fill="387990"/>
            <w:vAlign w:val="bottom"/>
            <w:hideMark/>
          </w:tcPr>
          <w:p w14:paraId="05588AB0"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adults only</w:t>
            </w:r>
          </w:p>
        </w:tc>
        <w:tc>
          <w:tcPr>
            <w:tcW w:w="1011" w:type="dxa"/>
            <w:tcBorders>
              <w:top w:val="nil"/>
              <w:left w:val="nil"/>
              <w:bottom w:val="nil"/>
              <w:right w:val="nil"/>
            </w:tcBorders>
            <w:shd w:val="clear" w:color="000000" w:fill="387990"/>
            <w:vAlign w:val="bottom"/>
            <w:hideMark/>
          </w:tcPr>
          <w:p w14:paraId="30CD3AF6"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Children only</w:t>
            </w:r>
          </w:p>
        </w:tc>
        <w:tc>
          <w:tcPr>
            <w:tcW w:w="792" w:type="dxa"/>
            <w:tcBorders>
              <w:top w:val="nil"/>
              <w:left w:val="nil"/>
              <w:bottom w:val="nil"/>
              <w:right w:val="nil"/>
            </w:tcBorders>
            <w:shd w:val="clear" w:color="000000" w:fill="387990"/>
            <w:vAlign w:val="bottom"/>
            <w:hideMark/>
          </w:tcPr>
          <w:p w14:paraId="4C5BAB9C"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
        </w:tc>
      </w:tr>
      <w:tr w:rsidR="008653F3" w:rsidRPr="008653F3" w14:paraId="72730C13"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0E5745A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household size</w:t>
            </w:r>
          </w:p>
        </w:tc>
        <w:tc>
          <w:tcPr>
            <w:tcW w:w="1237" w:type="dxa"/>
            <w:tcBorders>
              <w:top w:val="single" w:sz="4" w:space="0" w:color="auto"/>
              <w:left w:val="nil"/>
              <w:bottom w:val="single" w:sz="4" w:space="0" w:color="auto"/>
              <w:right w:val="nil"/>
            </w:tcBorders>
            <w:shd w:val="clear" w:color="auto" w:fill="auto"/>
            <w:vAlign w:val="center"/>
            <w:hideMark/>
          </w:tcPr>
          <w:p w14:paraId="4518D1B1" w14:textId="2FA130A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643156F4" w14:textId="55D5287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53E1BECF" w14:textId="6D7DA82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1661E1D2" w14:textId="08A9D5D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single" w:sz="4" w:space="0" w:color="auto"/>
              <w:left w:val="nil"/>
              <w:bottom w:val="single" w:sz="4" w:space="0" w:color="auto"/>
              <w:right w:val="nil"/>
            </w:tcBorders>
            <w:shd w:val="clear" w:color="auto" w:fill="auto"/>
            <w:vAlign w:val="center"/>
            <w:hideMark/>
          </w:tcPr>
          <w:p w14:paraId="4420E7DE" w14:textId="767D469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single" w:sz="4" w:space="0" w:color="auto"/>
              <w:left w:val="nil"/>
              <w:bottom w:val="single" w:sz="4" w:space="0" w:color="auto"/>
              <w:right w:val="nil"/>
            </w:tcBorders>
            <w:shd w:val="clear" w:color="auto" w:fill="auto"/>
            <w:vAlign w:val="center"/>
            <w:hideMark/>
          </w:tcPr>
          <w:p w14:paraId="3D6BFA6D" w14:textId="3F09CC26"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50CA328" w14:textId="77777777" w:rsidTr="00F84D7F">
        <w:tc>
          <w:tcPr>
            <w:tcW w:w="3434" w:type="dxa"/>
            <w:tcBorders>
              <w:top w:val="nil"/>
              <w:left w:val="nil"/>
              <w:bottom w:val="single" w:sz="4" w:space="0" w:color="auto"/>
              <w:right w:val="nil"/>
            </w:tcBorders>
            <w:shd w:val="clear" w:color="auto" w:fill="auto"/>
            <w:noWrap/>
            <w:vAlign w:val="center"/>
            <w:hideMark/>
          </w:tcPr>
          <w:p w14:paraId="42A324FF" w14:textId="624F6672"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2</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07CF1A4A" w14:textId="75E997C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F303F95" w14:textId="1D6FD20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9040188" w14:textId="65D94DC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9BBA668" w14:textId="5C88BE9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0EEBC21F" w14:textId="050408F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582C6AE" w14:textId="06D88D01"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C2DA6C" w14:textId="77777777" w:rsidTr="00F84D7F">
        <w:tc>
          <w:tcPr>
            <w:tcW w:w="3434" w:type="dxa"/>
            <w:tcBorders>
              <w:top w:val="nil"/>
              <w:left w:val="nil"/>
              <w:bottom w:val="single" w:sz="4" w:space="0" w:color="auto"/>
              <w:right w:val="nil"/>
            </w:tcBorders>
            <w:shd w:val="clear" w:color="auto" w:fill="auto"/>
            <w:noWrap/>
            <w:vAlign w:val="center"/>
            <w:hideMark/>
          </w:tcPr>
          <w:p w14:paraId="50DBF3DF" w14:textId="1B1A1D8D"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5</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212790A6" w14:textId="3CA6055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5E4F398" w14:textId="48282B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B61C60A" w14:textId="48089E5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0F753D6" w14:textId="0DB02D4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B58094B" w14:textId="3AC6C2CE"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1B693FD7" w14:textId="762C3EE3"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7D47A"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2B50602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5 years of age or older (5-17 years)</w:t>
            </w:r>
          </w:p>
        </w:tc>
        <w:tc>
          <w:tcPr>
            <w:tcW w:w="1237" w:type="dxa"/>
            <w:tcBorders>
              <w:top w:val="single" w:sz="4" w:space="0" w:color="auto"/>
              <w:left w:val="nil"/>
              <w:bottom w:val="single" w:sz="4" w:space="0" w:color="auto"/>
              <w:right w:val="nil"/>
            </w:tcBorders>
            <w:shd w:val="clear" w:color="auto" w:fill="auto"/>
            <w:vAlign w:val="center"/>
          </w:tcPr>
          <w:p w14:paraId="6142275E" w14:textId="41F33BF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1ED1B96" w14:textId="1A7573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0482C8C" w14:textId="26DA7BF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BE1D5A5" w14:textId="26D251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CDEC2B" w14:textId="6D9CD3F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3E9DD34" w14:textId="347CD51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EC959" w14:textId="77777777" w:rsidTr="00F84D7F">
        <w:tc>
          <w:tcPr>
            <w:tcW w:w="3434" w:type="dxa"/>
            <w:tcBorders>
              <w:top w:val="nil"/>
              <w:left w:val="nil"/>
              <w:bottom w:val="single" w:sz="4" w:space="0" w:color="auto"/>
              <w:right w:val="nil"/>
            </w:tcBorders>
            <w:shd w:val="clear" w:color="auto" w:fill="auto"/>
            <w:noWrap/>
            <w:vAlign w:val="center"/>
            <w:hideMark/>
          </w:tcPr>
          <w:p w14:paraId="3BFF3C30"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youth (15-29 years)</w:t>
            </w:r>
          </w:p>
        </w:tc>
        <w:tc>
          <w:tcPr>
            <w:tcW w:w="1237" w:type="dxa"/>
            <w:tcBorders>
              <w:top w:val="nil"/>
              <w:left w:val="nil"/>
              <w:bottom w:val="single" w:sz="4" w:space="0" w:color="auto"/>
              <w:right w:val="nil"/>
            </w:tcBorders>
            <w:shd w:val="clear" w:color="auto" w:fill="auto"/>
            <w:vAlign w:val="center"/>
            <w:hideMark/>
          </w:tcPr>
          <w:p w14:paraId="49B4DE8B" w14:textId="3408BBD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CA63EC" w14:textId="4E1AD5B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1681E05" w14:textId="7685803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44BA9" w14:textId="7A9449F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46E73B75" w14:textId="25E68B5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FE0CB2A" w14:textId="187C066F"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872B1B0" w14:textId="77777777" w:rsidTr="00F84D7F">
        <w:tc>
          <w:tcPr>
            <w:tcW w:w="3434" w:type="dxa"/>
            <w:tcBorders>
              <w:top w:val="nil"/>
              <w:left w:val="nil"/>
              <w:bottom w:val="single" w:sz="4" w:space="0" w:color="auto"/>
              <w:right w:val="nil"/>
            </w:tcBorders>
            <w:shd w:val="clear" w:color="auto" w:fill="auto"/>
            <w:noWrap/>
            <w:vAlign w:val="center"/>
            <w:hideMark/>
          </w:tcPr>
          <w:p w14:paraId="46DF32E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women of reproductive age (15-49 years)</w:t>
            </w:r>
          </w:p>
        </w:tc>
        <w:tc>
          <w:tcPr>
            <w:tcW w:w="1237" w:type="dxa"/>
            <w:tcBorders>
              <w:top w:val="nil"/>
              <w:left w:val="nil"/>
              <w:bottom w:val="single" w:sz="4" w:space="0" w:color="auto"/>
              <w:right w:val="nil"/>
            </w:tcBorders>
            <w:shd w:val="clear" w:color="auto" w:fill="auto"/>
            <w:vAlign w:val="center"/>
            <w:hideMark/>
          </w:tcPr>
          <w:p w14:paraId="7BB16E88" w14:textId="690F9FE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0EA5FB3" w14:textId="177610A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A663F74" w14:textId="27697ED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F9D0E6B" w14:textId="153372A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3F1170" w14:textId="71C1DF6F"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98CC51D" w14:textId="35A587B5"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9CCCB84" w14:textId="77777777" w:rsidTr="00F84D7F">
        <w:tc>
          <w:tcPr>
            <w:tcW w:w="3434" w:type="dxa"/>
            <w:tcBorders>
              <w:top w:val="nil"/>
              <w:left w:val="nil"/>
              <w:bottom w:val="single" w:sz="4" w:space="0" w:color="auto"/>
              <w:right w:val="nil"/>
            </w:tcBorders>
            <w:shd w:val="clear" w:color="auto" w:fill="auto"/>
            <w:noWrap/>
            <w:vAlign w:val="center"/>
            <w:hideMark/>
          </w:tcPr>
          <w:p w14:paraId="1317AA12"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adult male household members</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0DE4350E" w14:textId="2A53F14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6D41CA0" w14:textId="715B6E4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AE4FE" w14:textId="5BA1A86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40FA6F6" w14:textId="63C73E5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84F82C" w14:textId="6DAF097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3316A6E" w14:textId="6F0AD1C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018DB6" w14:textId="77777777" w:rsidTr="00F84D7F">
        <w:tc>
          <w:tcPr>
            <w:tcW w:w="3434" w:type="dxa"/>
            <w:tcBorders>
              <w:top w:val="nil"/>
              <w:left w:val="nil"/>
              <w:bottom w:val="single" w:sz="4" w:space="0" w:color="auto"/>
              <w:right w:val="nil"/>
            </w:tcBorders>
            <w:shd w:val="clear" w:color="auto" w:fill="auto"/>
            <w:noWrap/>
            <w:vAlign w:val="center"/>
            <w:hideMark/>
          </w:tcPr>
          <w:p w14:paraId="10A83A5B"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adult female household members</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20D37FC4" w14:textId="0D1DA38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CD93959" w14:textId="4516E70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479FF8B" w14:textId="1AA9DCD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74D6D36" w14:textId="018A3A7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06371CE" w14:textId="2EF2961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7211C6B9" w14:textId="2B74D18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95EC0CE" w14:textId="77777777" w:rsidTr="00F84D7F">
        <w:tc>
          <w:tcPr>
            <w:tcW w:w="3434" w:type="dxa"/>
            <w:tcBorders>
              <w:top w:val="nil"/>
              <w:left w:val="nil"/>
              <w:bottom w:val="single" w:sz="4" w:space="0" w:color="auto"/>
              <w:right w:val="nil"/>
            </w:tcBorders>
            <w:shd w:val="clear" w:color="auto" w:fill="auto"/>
            <w:noWrap/>
            <w:vAlign w:val="center"/>
            <w:hideMark/>
          </w:tcPr>
          <w:p w14:paraId="69A6452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producers of any targeted commodity</w:t>
            </w:r>
            <w:r w:rsidRPr="008653F3">
              <w:rPr>
                <w:rFonts w:eastAsia="Times New Roman" w:cs="Times New Roman"/>
                <w:sz w:val="20"/>
                <w:szCs w:val="20"/>
                <w:vertAlign w:val="superscript"/>
              </w:rPr>
              <w:t>c</w:t>
            </w:r>
          </w:p>
        </w:tc>
        <w:tc>
          <w:tcPr>
            <w:tcW w:w="1237" w:type="dxa"/>
            <w:tcBorders>
              <w:top w:val="nil"/>
              <w:left w:val="nil"/>
              <w:bottom w:val="single" w:sz="4" w:space="0" w:color="auto"/>
              <w:right w:val="nil"/>
            </w:tcBorders>
            <w:shd w:val="clear" w:color="auto" w:fill="auto"/>
            <w:vAlign w:val="center"/>
            <w:hideMark/>
          </w:tcPr>
          <w:p w14:paraId="2AB8A2D2" w14:textId="3B9770A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84B131B" w14:textId="3BC9FD9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28AADB" w14:textId="4F1170B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A2F684E" w14:textId="6B1D78BD"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57C13C85" w14:textId="64ADD236"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B3B9F65" w14:textId="7B663CA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7EF5A568" w14:textId="77777777" w:rsidTr="00F84D7F">
        <w:tc>
          <w:tcPr>
            <w:tcW w:w="3434" w:type="dxa"/>
            <w:tcBorders>
              <w:top w:val="nil"/>
              <w:left w:val="nil"/>
              <w:bottom w:val="single" w:sz="4" w:space="0" w:color="auto"/>
              <w:right w:val="nil"/>
            </w:tcBorders>
            <w:shd w:val="clear" w:color="auto" w:fill="auto"/>
            <w:noWrap/>
            <w:vAlign w:val="center"/>
            <w:hideMark/>
          </w:tcPr>
          <w:p w14:paraId="331773E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25C55ECC" w14:textId="1C31C71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FD28CB5" w14:textId="3CB03B2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B6CB200" w14:textId="4FD98FD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F59752" w14:textId="687135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FBAFF3A" w14:textId="5A2DBB3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3DE3721" w14:textId="277497E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03B55ED" w14:textId="77777777" w:rsidTr="00F84D7F">
        <w:tc>
          <w:tcPr>
            <w:tcW w:w="3434" w:type="dxa"/>
            <w:tcBorders>
              <w:top w:val="nil"/>
              <w:left w:val="nil"/>
              <w:bottom w:val="single" w:sz="4" w:space="0" w:color="auto"/>
              <w:right w:val="nil"/>
            </w:tcBorders>
            <w:shd w:val="clear" w:color="auto" w:fill="auto"/>
            <w:noWrap/>
            <w:vAlign w:val="center"/>
            <w:hideMark/>
          </w:tcPr>
          <w:p w14:paraId="30D77E5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female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5617B217" w14:textId="3EF37D9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618034E" w14:textId="1E25BE1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243B734" w14:textId="28F9F64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D82700" w14:textId="1869188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5CEE10" w14:textId="12DE784B"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525A518" w14:textId="7BB97DC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0291B18" w14:textId="77777777" w:rsidTr="00F84D7F">
        <w:tc>
          <w:tcPr>
            <w:tcW w:w="3434" w:type="dxa"/>
            <w:tcBorders>
              <w:top w:val="nil"/>
              <w:left w:val="nil"/>
              <w:bottom w:val="single" w:sz="4" w:space="0" w:color="auto"/>
              <w:right w:val="nil"/>
            </w:tcBorders>
            <w:shd w:val="clear" w:color="000000" w:fill="DBE5F1"/>
            <w:noWrap/>
            <w:vAlign w:val="center"/>
            <w:hideMark/>
          </w:tcPr>
          <w:p w14:paraId="7F5C0E28"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size (%)</w:t>
            </w:r>
          </w:p>
        </w:tc>
        <w:tc>
          <w:tcPr>
            <w:tcW w:w="1237" w:type="dxa"/>
            <w:tcBorders>
              <w:top w:val="nil"/>
              <w:left w:val="nil"/>
              <w:bottom w:val="single" w:sz="4" w:space="0" w:color="auto"/>
              <w:right w:val="nil"/>
            </w:tcBorders>
            <w:shd w:val="clear" w:color="000000" w:fill="DBE5F1"/>
            <w:noWrap/>
            <w:vAlign w:val="center"/>
            <w:hideMark/>
          </w:tcPr>
          <w:p w14:paraId="0998030E" w14:textId="161B45C3"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7B9EEF4" w14:textId="2F501718"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310C954" w14:textId="2E92B19C"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56086851" w14:textId="4CB488DC"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B96CC3C" w14:textId="44F33BEF"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0325E75A" w14:textId="424F1BC3"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5EA384B7" w14:textId="77777777" w:rsidTr="00F84D7F">
        <w:tc>
          <w:tcPr>
            <w:tcW w:w="3434" w:type="dxa"/>
            <w:tcBorders>
              <w:top w:val="nil"/>
              <w:left w:val="nil"/>
              <w:bottom w:val="single" w:sz="4" w:space="0" w:color="auto"/>
              <w:right w:val="nil"/>
            </w:tcBorders>
            <w:shd w:val="clear" w:color="auto" w:fill="auto"/>
            <w:noWrap/>
            <w:vAlign w:val="center"/>
            <w:hideMark/>
          </w:tcPr>
          <w:p w14:paraId="240158CA"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Small (1-5 members)</w:t>
            </w:r>
          </w:p>
        </w:tc>
        <w:tc>
          <w:tcPr>
            <w:tcW w:w="1237" w:type="dxa"/>
            <w:tcBorders>
              <w:top w:val="nil"/>
              <w:left w:val="nil"/>
              <w:bottom w:val="single" w:sz="4" w:space="0" w:color="auto"/>
              <w:right w:val="nil"/>
            </w:tcBorders>
            <w:shd w:val="clear" w:color="auto" w:fill="auto"/>
            <w:noWrap/>
            <w:vAlign w:val="center"/>
            <w:hideMark/>
          </w:tcPr>
          <w:p w14:paraId="62B80B88" w14:textId="6FE8DCC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99F4B8E" w14:textId="536BCA4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F2256AE" w14:textId="693C51A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3645814" w14:textId="4A1616B0"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1B93F5AC" w14:textId="4C714AA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6448B5F" w14:textId="3149FE6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B3859D9" w14:textId="77777777" w:rsidTr="00F84D7F">
        <w:tc>
          <w:tcPr>
            <w:tcW w:w="3434" w:type="dxa"/>
            <w:tcBorders>
              <w:top w:val="nil"/>
              <w:left w:val="nil"/>
              <w:bottom w:val="single" w:sz="4" w:space="0" w:color="auto"/>
              <w:right w:val="nil"/>
            </w:tcBorders>
            <w:shd w:val="clear" w:color="auto" w:fill="auto"/>
            <w:noWrap/>
            <w:vAlign w:val="center"/>
            <w:hideMark/>
          </w:tcPr>
          <w:p w14:paraId="42274C1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Medium (6-10 members)</w:t>
            </w:r>
          </w:p>
        </w:tc>
        <w:tc>
          <w:tcPr>
            <w:tcW w:w="1237" w:type="dxa"/>
            <w:tcBorders>
              <w:top w:val="nil"/>
              <w:left w:val="nil"/>
              <w:bottom w:val="single" w:sz="4" w:space="0" w:color="auto"/>
              <w:right w:val="nil"/>
            </w:tcBorders>
            <w:shd w:val="clear" w:color="auto" w:fill="auto"/>
            <w:noWrap/>
            <w:vAlign w:val="center"/>
            <w:hideMark/>
          </w:tcPr>
          <w:p w14:paraId="789E6ECF" w14:textId="7EB07F9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0DE957" w14:textId="541ABD9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DBDAF68" w14:textId="20E7EA2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0FF0BEA" w14:textId="7C0E98A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378CF66" w14:textId="5703519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CB94929" w14:textId="355E626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4A0AFA7C" w14:textId="77777777" w:rsidTr="00F84D7F">
        <w:tc>
          <w:tcPr>
            <w:tcW w:w="3434" w:type="dxa"/>
            <w:tcBorders>
              <w:top w:val="nil"/>
              <w:left w:val="nil"/>
              <w:bottom w:val="single" w:sz="4" w:space="0" w:color="auto"/>
              <w:right w:val="nil"/>
            </w:tcBorders>
            <w:shd w:val="clear" w:color="auto" w:fill="auto"/>
            <w:noWrap/>
            <w:vAlign w:val="center"/>
            <w:hideMark/>
          </w:tcPr>
          <w:p w14:paraId="7BDBBD42"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Large (11 or more members)</w:t>
            </w:r>
          </w:p>
        </w:tc>
        <w:tc>
          <w:tcPr>
            <w:tcW w:w="1237" w:type="dxa"/>
            <w:tcBorders>
              <w:top w:val="nil"/>
              <w:left w:val="nil"/>
              <w:bottom w:val="single" w:sz="4" w:space="0" w:color="auto"/>
              <w:right w:val="nil"/>
            </w:tcBorders>
            <w:shd w:val="clear" w:color="auto" w:fill="auto"/>
            <w:noWrap/>
            <w:vAlign w:val="center"/>
            <w:hideMark/>
          </w:tcPr>
          <w:p w14:paraId="37F88E9A" w14:textId="00F2D58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5838D13" w14:textId="7EF56A8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2C7F7A8" w14:textId="2804FE3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C74B522" w14:textId="629926F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6455AFAB" w14:textId="2878F1A1"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4641168D" w14:textId="42DA78CB" w:rsidR="008653F3" w:rsidRPr="008653F3" w:rsidRDefault="008653F3" w:rsidP="00F84D7F">
            <w:pPr>
              <w:widowControl/>
              <w:spacing w:line="259" w:lineRule="auto"/>
              <w:jc w:val="center"/>
              <w:rPr>
                <w:rFonts w:eastAsia="Times New Roman" w:cs="Times New Roman"/>
                <w:sz w:val="20"/>
                <w:szCs w:val="20"/>
              </w:rPr>
            </w:pPr>
          </w:p>
        </w:tc>
      </w:tr>
      <w:tr w:rsidR="00A2688B" w:rsidRPr="008653F3" w14:paraId="5F5DCCDF" w14:textId="77777777" w:rsidTr="00A2688B">
        <w:tc>
          <w:tcPr>
            <w:tcW w:w="3434" w:type="dxa"/>
            <w:tcBorders>
              <w:top w:val="nil"/>
              <w:left w:val="nil"/>
              <w:bottom w:val="single" w:sz="4" w:space="0" w:color="auto"/>
              <w:right w:val="nil"/>
            </w:tcBorders>
            <w:shd w:val="clear" w:color="auto" w:fill="auto"/>
            <w:noWrap/>
            <w:vAlign w:val="center"/>
          </w:tcPr>
          <w:p w14:paraId="6FB8EA11" w14:textId="5D6AF3E5" w:rsidR="00A2688B" w:rsidRPr="008653F3" w:rsidRDefault="00A2688B" w:rsidP="00F84D7F">
            <w:pPr>
              <w:widowControl/>
              <w:spacing w:line="259" w:lineRule="auto"/>
              <w:rPr>
                <w:rFonts w:eastAsia="Times New Roman" w:cs="Times New Roman"/>
                <w:b/>
                <w:bCs/>
                <w:sz w:val="20"/>
                <w:szCs w:val="20"/>
              </w:rPr>
            </w:pPr>
            <w:r>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sidRPr="00006F4C">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noWrap/>
            <w:vAlign w:val="center"/>
          </w:tcPr>
          <w:p w14:paraId="23F8744E" w14:textId="77777777" w:rsidR="00A2688B" w:rsidRPr="008653F3" w:rsidRDefault="00A2688B"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tcPr>
          <w:p w14:paraId="0D929DFE"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4CC3E1F4"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11C02ED3"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auto" w:fill="auto"/>
            <w:vAlign w:val="center"/>
          </w:tcPr>
          <w:p w14:paraId="14D11EAF"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auto" w:fill="D9D9D9" w:themeFill="background1" w:themeFillShade="D9"/>
            <w:vAlign w:val="center"/>
          </w:tcPr>
          <w:p w14:paraId="3592E4BC" w14:textId="77777777" w:rsidR="00A2688B" w:rsidRPr="008653F3" w:rsidRDefault="00A2688B" w:rsidP="00F84D7F">
            <w:pPr>
              <w:widowControl/>
              <w:spacing w:line="259" w:lineRule="auto"/>
              <w:jc w:val="center"/>
              <w:rPr>
                <w:rFonts w:eastAsia="Times New Roman" w:cs="Times New Roman"/>
                <w:b/>
                <w:bCs/>
                <w:color w:val="auto"/>
                <w:sz w:val="20"/>
                <w:szCs w:val="20"/>
              </w:rPr>
            </w:pPr>
          </w:p>
        </w:tc>
      </w:tr>
      <w:tr w:rsidR="008653F3" w:rsidRPr="008653F3" w14:paraId="168BF5A6" w14:textId="77777777" w:rsidTr="00F84D7F">
        <w:tc>
          <w:tcPr>
            <w:tcW w:w="3434" w:type="dxa"/>
            <w:tcBorders>
              <w:top w:val="nil"/>
              <w:left w:val="nil"/>
              <w:bottom w:val="single" w:sz="4" w:space="0" w:color="auto"/>
              <w:right w:val="nil"/>
            </w:tcBorders>
            <w:shd w:val="clear" w:color="000000" w:fill="DBE5F1"/>
            <w:noWrap/>
            <w:vAlign w:val="center"/>
            <w:hideMark/>
          </w:tcPr>
          <w:p w14:paraId="22384A07"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education (%)</w:t>
            </w:r>
            <w:r w:rsidRPr="008653F3">
              <w:rPr>
                <w:rFonts w:eastAsia="Times New Roman" w:cs="Times New Roman"/>
                <w:b/>
                <w:bCs/>
                <w:sz w:val="20"/>
                <w:szCs w:val="20"/>
                <w:vertAlign w:val="superscript"/>
              </w:rPr>
              <w:t>d</w:t>
            </w:r>
          </w:p>
        </w:tc>
        <w:tc>
          <w:tcPr>
            <w:tcW w:w="1237" w:type="dxa"/>
            <w:tcBorders>
              <w:top w:val="nil"/>
              <w:left w:val="nil"/>
              <w:bottom w:val="single" w:sz="4" w:space="0" w:color="auto"/>
              <w:right w:val="nil"/>
            </w:tcBorders>
            <w:shd w:val="clear" w:color="000000" w:fill="DBE5F1"/>
            <w:noWrap/>
            <w:vAlign w:val="center"/>
            <w:hideMark/>
          </w:tcPr>
          <w:p w14:paraId="647CC65B" w14:textId="5258CC47"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1D28CC4" w14:textId="33A1930A"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56F10C6" w14:textId="5892B8E7"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30E3400A" w14:textId="0FCC60B2"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91C9DBF" w14:textId="2EA639EC"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79DC6141" w14:textId="3A08E17C"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2CB8AD8E" w14:textId="77777777" w:rsidTr="00F84D7F">
        <w:tc>
          <w:tcPr>
            <w:tcW w:w="3434" w:type="dxa"/>
            <w:tcBorders>
              <w:top w:val="nil"/>
              <w:left w:val="nil"/>
              <w:bottom w:val="single" w:sz="4" w:space="0" w:color="auto"/>
              <w:right w:val="nil"/>
            </w:tcBorders>
            <w:shd w:val="clear" w:color="auto" w:fill="auto"/>
            <w:noWrap/>
            <w:vAlign w:val="center"/>
            <w:hideMark/>
          </w:tcPr>
          <w:p w14:paraId="125B9EAD"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237" w:type="dxa"/>
            <w:tcBorders>
              <w:top w:val="nil"/>
              <w:left w:val="nil"/>
              <w:bottom w:val="single" w:sz="4" w:space="0" w:color="auto"/>
              <w:right w:val="nil"/>
            </w:tcBorders>
            <w:shd w:val="clear" w:color="auto" w:fill="auto"/>
            <w:noWrap/>
            <w:vAlign w:val="center"/>
            <w:hideMark/>
          </w:tcPr>
          <w:p w14:paraId="5FE2FD41" w14:textId="01BF283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21A9F7A" w14:textId="1D769B7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264BE45" w14:textId="6A37547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1DE44AB0" w14:textId="67B02C19"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5A1211E2" w14:textId="6C98B73C"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245040A" w14:textId="39BA782D"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F45891C" w14:textId="77777777" w:rsidTr="00F84D7F">
        <w:tc>
          <w:tcPr>
            <w:tcW w:w="3434" w:type="dxa"/>
            <w:tcBorders>
              <w:top w:val="nil"/>
              <w:left w:val="nil"/>
              <w:bottom w:val="single" w:sz="4" w:space="0" w:color="auto"/>
              <w:right w:val="nil"/>
            </w:tcBorders>
            <w:shd w:val="clear" w:color="auto" w:fill="auto"/>
            <w:noWrap/>
            <w:vAlign w:val="center"/>
            <w:hideMark/>
          </w:tcPr>
          <w:p w14:paraId="43E6E3B9"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237" w:type="dxa"/>
            <w:tcBorders>
              <w:top w:val="nil"/>
              <w:left w:val="nil"/>
              <w:bottom w:val="single" w:sz="4" w:space="0" w:color="auto"/>
              <w:right w:val="nil"/>
            </w:tcBorders>
            <w:shd w:val="clear" w:color="auto" w:fill="auto"/>
            <w:noWrap/>
            <w:vAlign w:val="center"/>
            <w:hideMark/>
          </w:tcPr>
          <w:p w14:paraId="0BBB1776" w14:textId="41A1281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37FC8E2" w14:textId="5E8C011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84A56B9" w14:textId="3C12265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6EDE221" w14:textId="1F56D6A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7F08ED9E" w14:textId="61751A0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490BA3E" w14:textId="6474978B"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B3B2980" w14:textId="77777777" w:rsidTr="00F84D7F">
        <w:tc>
          <w:tcPr>
            <w:tcW w:w="3434" w:type="dxa"/>
            <w:tcBorders>
              <w:top w:val="nil"/>
              <w:left w:val="nil"/>
              <w:bottom w:val="single" w:sz="4" w:space="0" w:color="auto"/>
              <w:right w:val="nil"/>
            </w:tcBorders>
            <w:shd w:val="clear" w:color="auto" w:fill="auto"/>
            <w:noWrap/>
            <w:vAlign w:val="center"/>
            <w:hideMark/>
          </w:tcPr>
          <w:p w14:paraId="79A9AD91"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Completed primary</w:t>
            </w:r>
          </w:p>
        </w:tc>
        <w:tc>
          <w:tcPr>
            <w:tcW w:w="1237" w:type="dxa"/>
            <w:tcBorders>
              <w:top w:val="nil"/>
              <w:left w:val="nil"/>
              <w:bottom w:val="single" w:sz="4" w:space="0" w:color="auto"/>
              <w:right w:val="nil"/>
            </w:tcBorders>
            <w:shd w:val="clear" w:color="auto" w:fill="auto"/>
            <w:noWrap/>
            <w:vAlign w:val="center"/>
            <w:hideMark/>
          </w:tcPr>
          <w:p w14:paraId="7D748EEE" w14:textId="67E6AC4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B9C3904" w14:textId="176AFDA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34458B2" w14:textId="7E91A0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00B8372" w14:textId="33C518C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34BEA400" w14:textId="2B541203"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0A669F2" w14:textId="5343CBC4"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07115EF" w14:textId="77777777" w:rsidTr="00F84D7F">
        <w:tc>
          <w:tcPr>
            <w:tcW w:w="3434" w:type="dxa"/>
            <w:tcBorders>
              <w:top w:val="nil"/>
              <w:left w:val="nil"/>
              <w:bottom w:val="single" w:sz="4" w:space="0" w:color="auto"/>
              <w:right w:val="nil"/>
            </w:tcBorders>
            <w:shd w:val="clear" w:color="auto" w:fill="auto"/>
            <w:noWrap/>
            <w:vAlign w:val="center"/>
            <w:hideMark/>
          </w:tcPr>
          <w:p w14:paraId="07B4035F" w14:textId="77777777" w:rsidR="008653F3" w:rsidRPr="008653F3" w:rsidRDefault="008653F3" w:rsidP="00654C31">
            <w:pPr>
              <w:keepNext/>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237" w:type="dxa"/>
            <w:tcBorders>
              <w:top w:val="nil"/>
              <w:left w:val="nil"/>
              <w:bottom w:val="single" w:sz="4" w:space="0" w:color="auto"/>
              <w:right w:val="nil"/>
            </w:tcBorders>
            <w:shd w:val="clear" w:color="auto" w:fill="auto"/>
            <w:noWrap/>
            <w:vAlign w:val="center"/>
            <w:hideMark/>
          </w:tcPr>
          <w:p w14:paraId="1FF20E42" w14:textId="6AECED6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419BD0A" w14:textId="1E5C62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A75F1EB" w14:textId="5929B0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9CE6A35" w14:textId="2F532F06"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2ECD690B" w14:textId="253FC64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9439328" w14:textId="1AA68E7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1AF0161" w14:textId="77777777" w:rsidTr="00F84D7F">
        <w:tc>
          <w:tcPr>
            <w:tcW w:w="3434" w:type="dxa"/>
            <w:tcBorders>
              <w:top w:val="nil"/>
              <w:left w:val="nil"/>
              <w:bottom w:val="single" w:sz="4" w:space="0" w:color="auto"/>
              <w:right w:val="nil"/>
            </w:tcBorders>
            <w:shd w:val="clear" w:color="auto" w:fill="auto"/>
            <w:noWrap/>
            <w:vAlign w:val="center"/>
            <w:hideMark/>
          </w:tcPr>
          <w:p w14:paraId="1D6358B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Higher</w:t>
            </w:r>
          </w:p>
        </w:tc>
        <w:tc>
          <w:tcPr>
            <w:tcW w:w="1237" w:type="dxa"/>
            <w:tcBorders>
              <w:top w:val="nil"/>
              <w:left w:val="nil"/>
              <w:bottom w:val="single" w:sz="4" w:space="0" w:color="auto"/>
              <w:right w:val="nil"/>
            </w:tcBorders>
            <w:shd w:val="clear" w:color="auto" w:fill="auto"/>
            <w:noWrap/>
            <w:vAlign w:val="center"/>
            <w:hideMark/>
          </w:tcPr>
          <w:p w14:paraId="074EB3EE" w14:textId="02B49B6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597053" w14:textId="65BA003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F370935" w14:textId="2BA794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D68DCD7" w14:textId="56E7A58A"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AED12D9" w14:textId="0FC691C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3F8FA82" w14:textId="4FD32F5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AB939DE" w14:textId="77777777" w:rsidTr="00F84D7F">
        <w:tc>
          <w:tcPr>
            <w:tcW w:w="3434" w:type="dxa"/>
            <w:tcBorders>
              <w:top w:val="nil"/>
              <w:left w:val="nil"/>
              <w:bottom w:val="single" w:sz="4" w:space="0" w:color="auto"/>
              <w:right w:val="nil"/>
            </w:tcBorders>
            <w:shd w:val="clear" w:color="auto" w:fill="auto"/>
            <w:vAlign w:val="center"/>
            <w:hideMark/>
          </w:tcPr>
          <w:p w14:paraId="31D4A9E6" w14:textId="194E2A6D"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vAlign w:val="center"/>
            <w:hideMark/>
          </w:tcPr>
          <w:p w14:paraId="4686B738" w14:textId="73CB472F"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392FC7F2" w14:textId="5876D394"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79165844" w14:textId="619FB832"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6945223C" w14:textId="476A316D" w:rsidR="008653F3" w:rsidRPr="008653F3" w:rsidRDefault="008653F3" w:rsidP="00F84D7F">
            <w:pPr>
              <w:widowControl/>
              <w:spacing w:line="259" w:lineRule="auto"/>
              <w:jc w:val="center"/>
              <w:rPr>
                <w:rFonts w:eastAsia="Times New Roman" w:cs="Times New Roman"/>
                <w:b/>
                <w:bCs/>
                <w:sz w:val="20"/>
                <w:szCs w:val="20"/>
              </w:rPr>
            </w:pPr>
          </w:p>
        </w:tc>
        <w:tc>
          <w:tcPr>
            <w:tcW w:w="1011" w:type="dxa"/>
            <w:tcBorders>
              <w:top w:val="nil"/>
              <w:left w:val="nil"/>
              <w:bottom w:val="single" w:sz="4" w:space="0" w:color="auto"/>
              <w:right w:val="nil"/>
            </w:tcBorders>
            <w:shd w:val="clear" w:color="auto" w:fill="auto"/>
            <w:vAlign w:val="center"/>
            <w:hideMark/>
          </w:tcPr>
          <w:p w14:paraId="1C3F499E" w14:textId="4FF70594" w:rsidR="008653F3" w:rsidRPr="008653F3" w:rsidRDefault="008653F3" w:rsidP="00F84D7F">
            <w:pPr>
              <w:widowControl/>
              <w:spacing w:line="259" w:lineRule="auto"/>
              <w:jc w:val="center"/>
              <w:rPr>
                <w:rFonts w:eastAsia="Times New Roman" w:cs="Times New Roman"/>
                <w:b/>
                <w:bCs/>
                <w:sz w:val="20"/>
                <w:szCs w:val="20"/>
              </w:rPr>
            </w:pPr>
          </w:p>
        </w:tc>
        <w:tc>
          <w:tcPr>
            <w:tcW w:w="792" w:type="dxa"/>
            <w:tcBorders>
              <w:top w:val="nil"/>
              <w:left w:val="nil"/>
              <w:bottom w:val="single" w:sz="4" w:space="0" w:color="auto"/>
              <w:right w:val="nil"/>
            </w:tcBorders>
            <w:shd w:val="clear" w:color="000000" w:fill="D9D9D9"/>
            <w:vAlign w:val="center"/>
            <w:hideMark/>
          </w:tcPr>
          <w:p w14:paraId="42F7E281" w14:textId="529DD695" w:rsidR="008653F3" w:rsidRPr="008653F3" w:rsidRDefault="008653F3" w:rsidP="00F84D7F">
            <w:pPr>
              <w:widowControl/>
              <w:spacing w:line="259" w:lineRule="auto"/>
              <w:jc w:val="center"/>
              <w:rPr>
                <w:rFonts w:eastAsia="Times New Roman" w:cs="Times New Roman"/>
                <w:b/>
                <w:bCs/>
                <w:sz w:val="20"/>
                <w:szCs w:val="20"/>
              </w:rPr>
            </w:pPr>
          </w:p>
        </w:tc>
      </w:tr>
    </w:tbl>
    <w:p w14:paraId="5D33632B" w14:textId="296F6D27" w:rsidR="00C440D9" w:rsidRPr="00C440D9" w:rsidRDefault="0007689E" w:rsidP="00654C31">
      <w:pPr>
        <w:widowControl/>
        <w:rPr>
          <w:rFonts w:eastAsia="Times New Roman" w:cs="Times New Roman"/>
          <w:color w:val="auto"/>
          <w:sz w:val="16"/>
          <w:szCs w:val="20"/>
        </w:rPr>
      </w:pPr>
      <w:commentRangeStart w:id="197"/>
      <w:r w:rsidRPr="00C440D9">
        <w:rPr>
          <w:rFonts w:eastAsia="Times New Roman" w:cs="Times New Roman"/>
          <w:color w:val="auto"/>
          <w:sz w:val="16"/>
          <w:szCs w:val="20"/>
        </w:rPr>
        <w:t>^ Results not statistically reliable, n&lt;30  </w:t>
      </w:r>
      <w:commentRangeEnd w:id="197"/>
      <w:r>
        <w:rPr>
          <w:rStyle w:val="CommentReference"/>
        </w:rPr>
        <w:commentReference w:id="197"/>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p>
    <w:p w14:paraId="17703EF1" w14:textId="0197FD44"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a</w:t>
      </w:r>
      <w:r w:rsidRPr="00C440D9">
        <w:rPr>
          <w:rFonts w:eastAsia="Times New Roman" w:cs="Times New Roman"/>
          <w:color w:val="auto"/>
          <w:sz w:val="16"/>
          <w:szCs w:val="20"/>
        </w:rPr>
        <w:t xml:space="preserve"> Significance tests were performed to determine whether an association exists between the outcome indicator and the disaggregate variables. Associations found to be statistically significant are indicated by level: * p&lt;0.05, ** p&lt;0.001, *** p&lt;0.001; n/s=not significant. </w:t>
      </w:r>
    </w:p>
    <w:p w14:paraId="482B609E" w14:textId="05D621A2"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b</w:t>
      </w:r>
      <w:r w:rsidRPr="00C440D9">
        <w:rPr>
          <w:rFonts w:eastAsia="Times New Roman" w:cs="Times New Roman"/>
          <w:color w:val="auto"/>
          <w:sz w:val="16"/>
          <w:szCs w:val="20"/>
        </w:rPr>
        <w:t xml:space="preserve"> Feed the Future defines adult as an individual 18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or older. Females and males 15-17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are of reproductive age but are not considered adults by this definition. </w:t>
      </w:r>
    </w:p>
    <w:p w14:paraId="432668A9" w14:textId="02D4F0D0"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c</w:t>
      </w:r>
      <w:r w:rsidRPr="00C440D9">
        <w:rPr>
          <w:rFonts w:eastAsia="Times New Roman" w:cs="Times New Roman"/>
          <w:color w:val="auto"/>
          <w:sz w:val="16"/>
          <w:szCs w:val="20"/>
        </w:rPr>
        <w:t xml:space="preserve"> Targeted commodities in [</w:t>
      </w:r>
      <w:r w:rsidRPr="00901D8B">
        <w:rPr>
          <w:rFonts w:eastAsia="Times New Roman" w:cs="Times New Roman"/>
          <w:color w:val="auto"/>
          <w:sz w:val="16"/>
          <w:szCs w:val="20"/>
          <w:highlight w:val="yellow"/>
        </w:rPr>
        <w:t>C</w:t>
      </w:r>
      <w:r w:rsidR="002709B1">
        <w:rPr>
          <w:rFonts w:eastAsia="Times New Roman" w:cs="Times New Roman"/>
          <w:color w:val="auto"/>
          <w:sz w:val="16"/>
          <w:szCs w:val="20"/>
          <w:highlight w:val="yellow"/>
        </w:rPr>
        <w:t>ountry</w:t>
      </w:r>
      <w:r w:rsidRPr="00C440D9">
        <w:rPr>
          <w:rFonts w:eastAsia="Times New Roman" w:cs="Times New Roman"/>
          <w:color w:val="auto"/>
          <w:sz w:val="16"/>
          <w:szCs w:val="20"/>
        </w:rPr>
        <w:t>] include maize, fishponds, and dairy cows.</w:t>
      </w:r>
    </w:p>
    <w:p w14:paraId="3389FE60" w14:textId="533C2C96"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d</w:t>
      </w:r>
      <w:r w:rsidRPr="00C440D9">
        <w:rPr>
          <w:rFonts w:eastAsia="Times New Roman" w:cs="Times New Roman"/>
          <w:color w:val="auto"/>
          <w:sz w:val="16"/>
          <w:szCs w:val="20"/>
        </w:rPr>
        <w:t xml:space="preserve"> Estimates </w:t>
      </w:r>
      <w:r w:rsidR="00E52857">
        <w:rPr>
          <w:rFonts w:eastAsia="Times New Roman" w:cs="Times New Roman"/>
          <w:color w:val="auto"/>
          <w:sz w:val="16"/>
          <w:szCs w:val="20"/>
        </w:rPr>
        <w:t xml:space="preserve">are </w:t>
      </w:r>
      <w:r w:rsidRPr="00C440D9">
        <w:rPr>
          <w:rFonts w:eastAsia="Times New Roman" w:cs="Times New Roman"/>
          <w:color w:val="auto"/>
          <w:sz w:val="16"/>
          <w:szCs w:val="20"/>
        </w:rPr>
        <w:t xml:space="preserve">based on de facto </w:t>
      </w:r>
      <w:r w:rsidR="00C639B0">
        <w:rPr>
          <w:rFonts w:eastAsia="Times New Roman" w:cs="Times New Roman"/>
          <w:color w:val="auto"/>
          <w:sz w:val="16"/>
          <w:szCs w:val="20"/>
        </w:rPr>
        <w:t>household members</w:t>
      </w:r>
      <w:r w:rsidRPr="00C440D9">
        <w:rPr>
          <w:rFonts w:eastAsia="Times New Roman" w:cs="Times New Roman"/>
          <w:color w:val="auto"/>
          <w:sz w:val="16"/>
          <w:szCs w:val="20"/>
        </w:rPr>
        <w:t>.</w:t>
      </w:r>
    </w:p>
    <w:p w14:paraId="4FF080B1" w14:textId="468752CE" w:rsidR="00C440D9" w:rsidRPr="00C440D9" w:rsidRDefault="00C440D9" w:rsidP="00654C31">
      <w:pPr>
        <w:widowControl/>
        <w:rPr>
          <w:rFonts w:eastAsia="Times New Roman" w:cs="Times New Roman"/>
          <w:color w:val="auto"/>
          <w:sz w:val="16"/>
          <w:szCs w:val="20"/>
        </w:rPr>
      </w:pPr>
      <w:r w:rsidRPr="00C440D9">
        <w:rPr>
          <w:rFonts w:eastAsia="Times New Roman" w:cs="Times New Roman"/>
          <w:color w:val="auto"/>
          <w:sz w:val="16"/>
          <w:szCs w:val="20"/>
        </w:rPr>
        <w:t xml:space="preserve">Note: Estimates are based on de jure </w:t>
      </w:r>
      <w:r w:rsidR="00C639B0">
        <w:rPr>
          <w:rFonts w:eastAsia="Times New Roman" w:cs="Times New Roman"/>
          <w:color w:val="auto"/>
          <w:sz w:val="16"/>
          <w:szCs w:val="20"/>
        </w:rPr>
        <w:t>household members</w:t>
      </w:r>
      <w:r w:rsidRPr="00C440D9">
        <w:rPr>
          <w:rFonts w:eastAsia="Times New Roman" w:cs="Times New Roman"/>
          <w:color w:val="auto"/>
          <w:sz w:val="16"/>
          <w:szCs w:val="20"/>
        </w:rPr>
        <w:t>, except where noted.</w:t>
      </w:r>
    </w:p>
    <w:p w14:paraId="38BD354E" w14:textId="56FE4D78" w:rsidR="00C440D9" w:rsidRDefault="00A74336" w:rsidP="00654C31">
      <w:pPr>
        <w:pStyle w:val="L1-FlLSp12"/>
        <w:rPr>
          <w:b/>
        </w:rPr>
      </w:pPr>
      <w:r w:rsidRPr="00A74336">
        <w:rPr>
          <w:sz w:val="16"/>
        </w:rPr>
        <w:t>Source: Feed the Future [</w:t>
      </w:r>
      <w:r w:rsidRPr="009D7F82">
        <w:rPr>
          <w:sz w:val="16"/>
          <w:highlight w:val="yellow"/>
        </w:rPr>
        <w:t>C</w:t>
      </w:r>
      <w:r w:rsidR="009D7F82" w:rsidRPr="009D7F82">
        <w:rPr>
          <w:sz w:val="16"/>
          <w:highlight w:val="yellow"/>
        </w:rPr>
        <w:t>ountry</w:t>
      </w:r>
      <w:r w:rsidRPr="00A74336">
        <w:rPr>
          <w:sz w:val="16"/>
        </w:rPr>
        <w:t>] ZOI Survey [</w:t>
      </w:r>
      <w:r w:rsidRPr="00A74336">
        <w:rPr>
          <w:sz w:val="16"/>
          <w:highlight w:val="yellow"/>
        </w:rPr>
        <w:t>Survey year(s)</w:t>
      </w:r>
      <w:r w:rsidRPr="00A74336">
        <w:rPr>
          <w:sz w:val="16"/>
        </w:rPr>
        <w:t>]</w:t>
      </w:r>
    </w:p>
    <w:p w14:paraId="554E508F" w14:textId="4A6916CC" w:rsidR="00C5519F" w:rsidRPr="00DF4DE5" w:rsidRDefault="00143B1A" w:rsidP="00EC1CC1">
      <w:pPr>
        <w:pStyle w:val="L1-FlLSp12"/>
      </w:pPr>
      <w:r>
        <w:rPr>
          <w:b/>
        </w:rPr>
        <w:t>Table 3.</w:t>
      </w:r>
      <w:r w:rsidR="000D61EB">
        <w:rPr>
          <w:b/>
        </w:rPr>
        <w:t>1.</w:t>
      </w:r>
      <w:r>
        <w:rPr>
          <w:b/>
        </w:rPr>
        <w:t>2</w:t>
      </w:r>
      <w:r w:rsidR="00BC0F95" w:rsidRPr="00DF4DE5">
        <w:t xml:space="preserve"> shows characteristics of the </w:t>
      </w:r>
      <w:r w:rsidR="00587BEF">
        <w:t xml:space="preserve">primary adult </w:t>
      </w:r>
      <w:r w:rsidR="003350D6">
        <w:t xml:space="preserve">female and male </w:t>
      </w:r>
      <w:r w:rsidR="00D07F6A">
        <w:t>decisionmaker</w:t>
      </w:r>
      <w:r w:rsidR="00BC0F95" w:rsidRPr="00DF4DE5">
        <w:t xml:space="preserve">s in the sampled households in the </w:t>
      </w:r>
      <w:r w:rsidR="006E6E0F">
        <w:t>ZOI</w:t>
      </w:r>
      <w:r w:rsidR="00880E9B">
        <w:t xml:space="preserve">. </w:t>
      </w:r>
      <w:r w:rsidR="00BC0F95" w:rsidRPr="00DF4DE5">
        <w:t xml:space="preserve">The </w:t>
      </w:r>
      <w:r w:rsidR="00561ED5" w:rsidRPr="00DF4DE5">
        <w:t xml:space="preserve">primary </w:t>
      </w:r>
      <w:r w:rsidR="00BC0F95" w:rsidRPr="00DF4DE5">
        <w:t>adult</w:t>
      </w:r>
      <w:r w:rsidR="00587BEF" w:rsidRPr="00DF4DE5">
        <w:t xml:space="preserve"> </w:t>
      </w:r>
      <w:r w:rsidR="00587BEF">
        <w:t>fe</w:t>
      </w:r>
      <w:r w:rsidR="00587BEF" w:rsidRPr="00DF4DE5">
        <w:t>male and male</w:t>
      </w:r>
      <w:r w:rsidR="00BC0F95" w:rsidRPr="00DF4DE5">
        <w:t xml:space="preserve"> </w:t>
      </w:r>
      <w:r w:rsidR="00D07F6A">
        <w:t>decisionmaker</w:t>
      </w:r>
      <w:r w:rsidR="00BC0F95" w:rsidRPr="00DF4DE5">
        <w:t xml:space="preserve">s are household members </w:t>
      </w:r>
      <w:r w:rsidR="00BA417B">
        <w:t xml:space="preserve">who are </w:t>
      </w:r>
      <w:r w:rsidR="00BC0F95" w:rsidRPr="00DF4DE5">
        <w:t xml:space="preserve">18 </w:t>
      </w:r>
      <w:r w:rsidR="00BA417B">
        <w:t>years</w:t>
      </w:r>
      <w:r w:rsidR="00E814AF">
        <w:t xml:space="preserve"> of age</w:t>
      </w:r>
      <w:r w:rsidR="00BA417B">
        <w:t xml:space="preserve"> </w:t>
      </w:r>
      <w:r w:rsidR="00BC0F95" w:rsidRPr="00DF4DE5">
        <w:t xml:space="preserve">or </w:t>
      </w:r>
      <w:r w:rsidR="00BA417B">
        <w:t xml:space="preserve">older and </w:t>
      </w:r>
      <w:r w:rsidR="00BC0F95" w:rsidRPr="00DF4DE5">
        <w:t xml:space="preserve">who self-identify as the primary adult male or primary adult female responsible for both social and economic </w:t>
      </w:r>
      <w:r w:rsidR="00D07F6A">
        <w:t>decisionmaking</w:t>
      </w:r>
      <w:r w:rsidR="00BC0F95" w:rsidRPr="00DF4DE5">
        <w:t xml:space="preserve"> </w:t>
      </w:r>
      <w:r w:rsidR="00E814AF">
        <w:t>in</w:t>
      </w:r>
      <w:r w:rsidR="00E814AF" w:rsidRPr="00DF4DE5">
        <w:t xml:space="preserve"> </w:t>
      </w:r>
      <w:r w:rsidR="00BC0F95" w:rsidRPr="00DF4DE5">
        <w:t xml:space="preserve">the household. </w:t>
      </w:r>
      <w:r w:rsidR="00652AB1" w:rsidRPr="00DF4DE5">
        <w:t xml:space="preserve">When </w:t>
      </w:r>
      <w:r w:rsidR="00652AB1">
        <w:t xml:space="preserve">both </w:t>
      </w:r>
      <w:r w:rsidR="00652AB1" w:rsidRPr="00DF4DE5">
        <w:t xml:space="preserve">exist </w:t>
      </w:r>
      <w:r w:rsidR="00E814AF">
        <w:t>in</w:t>
      </w:r>
      <w:r w:rsidR="00E814AF" w:rsidRPr="00DF4DE5">
        <w:t xml:space="preserve"> </w:t>
      </w:r>
      <w:r w:rsidR="00652AB1" w:rsidRPr="00DF4DE5">
        <w:t xml:space="preserve">a single household, primary </w:t>
      </w:r>
      <w:r w:rsidR="00652AB1">
        <w:t xml:space="preserve">adult </w:t>
      </w:r>
      <w:r w:rsidR="00587BEF">
        <w:t xml:space="preserve">female and male </w:t>
      </w:r>
      <w:r w:rsidR="00D07F6A">
        <w:t>decisionmaker</w:t>
      </w:r>
      <w:r w:rsidR="00652AB1" w:rsidRPr="00DF4DE5">
        <w:t>s are typically, but not necessarily, husband and wife.</w:t>
      </w:r>
      <w:r w:rsidR="00652AB1">
        <w:t xml:space="preserve"> </w:t>
      </w:r>
      <w:r>
        <w:t>Table 3.</w:t>
      </w:r>
      <w:r w:rsidR="004B0B37">
        <w:t>1.</w:t>
      </w:r>
      <w:r>
        <w:t>2</w:t>
      </w:r>
      <w:r w:rsidR="00BC0F95" w:rsidRPr="00DF4DE5">
        <w:t xml:space="preserve"> shows the age group, </w:t>
      </w:r>
      <w:r w:rsidR="00880E9B">
        <w:t xml:space="preserve">marital status, </w:t>
      </w:r>
      <w:r w:rsidR="00BC0F95" w:rsidRPr="00DF4DE5">
        <w:t>educational attainment</w:t>
      </w:r>
      <w:r w:rsidR="00C5519F">
        <w:t xml:space="preserve">, and </w:t>
      </w:r>
      <w:r w:rsidR="00865B11">
        <w:t>participation in economic activity</w:t>
      </w:r>
      <w:r w:rsidR="00BC0F95" w:rsidRPr="00DF4DE5">
        <w:t xml:space="preserve"> for these household members. </w:t>
      </w:r>
      <w:r w:rsidR="00BC0F95" w:rsidRPr="00DF4DE5">
        <w:rPr>
          <w:highlight w:val="yellow"/>
        </w:rPr>
        <w:t>[Insert description of the values in the table.]</w:t>
      </w:r>
    </w:p>
    <w:p w14:paraId="2554AB7B" w14:textId="64CAF4DB" w:rsidR="00A74336" w:rsidRDefault="00143B1A" w:rsidP="00F84D7F">
      <w:pPr>
        <w:pStyle w:val="Tabletitle"/>
      </w:pPr>
      <w:bookmarkStart w:id="198" w:name="_Toc415131201"/>
      <w:bookmarkStart w:id="199" w:name="_Toc499553860"/>
      <w:bookmarkStart w:id="200" w:name="_Toc499554298"/>
      <w:bookmarkStart w:id="201" w:name="_Toc499554553"/>
      <w:bookmarkStart w:id="202" w:name="_Toc63673059"/>
      <w:r w:rsidRPr="00A74336">
        <w:t>Table 3.</w:t>
      </w:r>
      <w:r w:rsidR="00F0654D" w:rsidRPr="00A74336">
        <w:t>1.</w:t>
      </w:r>
      <w:r w:rsidRPr="00A74336">
        <w:t>2</w:t>
      </w:r>
      <w:r w:rsidR="00A74336" w:rsidRPr="00A74336">
        <w:t xml:space="preserve">: </w:t>
      </w:r>
      <w:r w:rsidR="00BC0F95" w:rsidRPr="00A74336">
        <w:t xml:space="preserve">Characteristics of </w:t>
      </w:r>
      <w:r w:rsidR="00A74336" w:rsidRPr="00A74336">
        <w:t>Primary Adult Decisionmakers</w:t>
      </w:r>
      <w:bookmarkEnd w:id="198"/>
      <w:bookmarkEnd w:id="199"/>
      <w:bookmarkEnd w:id="200"/>
      <w:bookmarkEnd w:id="201"/>
      <w:r w:rsidR="00652AB1" w:rsidRPr="00A74336">
        <w:t xml:space="preserve"> in the </w:t>
      </w:r>
      <w:r w:rsidR="006E6E0F" w:rsidRPr="00A74336">
        <w:t>ZOI</w:t>
      </w:r>
      <w:r w:rsidR="00A74336" w:rsidRPr="00A74336">
        <w:t>, by Sex</w:t>
      </w:r>
      <w:bookmarkEnd w:id="202"/>
    </w:p>
    <w:tbl>
      <w:tblPr>
        <w:tblW w:w="8675" w:type="dxa"/>
        <w:tblLook w:val="04A0" w:firstRow="1" w:lastRow="0" w:firstColumn="1" w:lastColumn="0" w:noHBand="0" w:noVBand="1"/>
      </w:tblPr>
      <w:tblGrid>
        <w:gridCol w:w="4698"/>
        <w:gridCol w:w="1502"/>
        <w:gridCol w:w="1458"/>
        <w:gridCol w:w="1017"/>
      </w:tblGrid>
      <w:tr w:rsidR="00A74336" w:rsidRPr="008653F3" w14:paraId="0621215F" w14:textId="77777777" w:rsidTr="00B96777">
        <w:trPr>
          <w:tblHeader/>
        </w:trPr>
        <w:tc>
          <w:tcPr>
            <w:tcW w:w="4698" w:type="dxa"/>
            <w:tcBorders>
              <w:top w:val="single" w:sz="4" w:space="0" w:color="auto"/>
              <w:left w:val="nil"/>
              <w:bottom w:val="single" w:sz="4" w:space="0" w:color="auto"/>
              <w:right w:val="nil"/>
            </w:tcBorders>
            <w:shd w:val="clear" w:color="000000" w:fill="387990"/>
            <w:noWrap/>
            <w:vAlign w:val="bottom"/>
            <w:hideMark/>
          </w:tcPr>
          <w:p w14:paraId="27E7324F" w14:textId="0E52FE18" w:rsidR="00A74336" w:rsidRPr="008653F3" w:rsidRDefault="00A74336"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Background characteristic</w:t>
            </w:r>
          </w:p>
        </w:tc>
        <w:tc>
          <w:tcPr>
            <w:tcW w:w="1502" w:type="dxa"/>
            <w:tcBorders>
              <w:top w:val="single" w:sz="4" w:space="0" w:color="auto"/>
              <w:left w:val="nil"/>
              <w:bottom w:val="single" w:sz="4" w:space="0" w:color="auto"/>
              <w:right w:val="nil"/>
            </w:tcBorders>
            <w:shd w:val="clear" w:color="000000" w:fill="387990"/>
            <w:vAlign w:val="bottom"/>
            <w:hideMark/>
          </w:tcPr>
          <w:p w14:paraId="6B81D4FE"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w:t>
            </w:r>
            <w:r w:rsidRPr="008653F3">
              <w:rPr>
                <w:rFonts w:eastAsia="Times New Roman" w:cs="Times New Roman"/>
                <w:b/>
                <w:bCs/>
                <w:color w:val="FFFFFF"/>
                <w:sz w:val="20"/>
                <w:szCs w:val="20"/>
              </w:rPr>
              <w:br/>
              <w:t>(%)</w:t>
            </w:r>
          </w:p>
        </w:tc>
        <w:tc>
          <w:tcPr>
            <w:tcW w:w="1458" w:type="dxa"/>
            <w:tcBorders>
              <w:top w:val="single" w:sz="4" w:space="0" w:color="auto"/>
              <w:left w:val="nil"/>
              <w:bottom w:val="single" w:sz="4" w:space="0" w:color="auto"/>
              <w:right w:val="nil"/>
            </w:tcBorders>
            <w:shd w:val="clear" w:color="000000" w:fill="387990"/>
            <w:vAlign w:val="bottom"/>
            <w:hideMark/>
          </w:tcPr>
          <w:p w14:paraId="6ED4FB5F"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w:t>
            </w:r>
            <w:r w:rsidRPr="008653F3">
              <w:rPr>
                <w:rFonts w:eastAsia="Times New Roman" w:cs="Times New Roman"/>
                <w:b/>
                <w:bCs/>
                <w:color w:val="FFFFFF"/>
                <w:sz w:val="20"/>
                <w:szCs w:val="20"/>
              </w:rPr>
              <w:br/>
              <w:t>(%)</w:t>
            </w:r>
          </w:p>
        </w:tc>
        <w:tc>
          <w:tcPr>
            <w:tcW w:w="1017" w:type="dxa"/>
            <w:tcBorders>
              <w:top w:val="single" w:sz="4" w:space="0" w:color="auto"/>
              <w:left w:val="nil"/>
              <w:bottom w:val="single" w:sz="4" w:space="0" w:color="auto"/>
              <w:right w:val="nil"/>
            </w:tcBorders>
            <w:shd w:val="clear" w:color="000000" w:fill="387990"/>
            <w:vAlign w:val="bottom"/>
            <w:hideMark/>
          </w:tcPr>
          <w:p w14:paraId="7BBC6950"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
        </w:tc>
      </w:tr>
      <w:tr w:rsidR="00A74336" w:rsidRPr="008653F3" w14:paraId="0F405274" w14:textId="77777777" w:rsidTr="00B96777">
        <w:tc>
          <w:tcPr>
            <w:tcW w:w="4698" w:type="dxa"/>
            <w:tcBorders>
              <w:top w:val="nil"/>
              <w:left w:val="nil"/>
              <w:bottom w:val="single" w:sz="4" w:space="0" w:color="auto"/>
              <w:right w:val="nil"/>
            </w:tcBorders>
            <w:shd w:val="clear" w:color="000000" w:fill="DBE5F1"/>
            <w:noWrap/>
            <w:vAlign w:val="center"/>
            <w:hideMark/>
          </w:tcPr>
          <w:p w14:paraId="4009DE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Age</w:t>
            </w:r>
          </w:p>
        </w:tc>
        <w:tc>
          <w:tcPr>
            <w:tcW w:w="1502" w:type="dxa"/>
            <w:tcBorders>
              <w:top w:val="nil"/>
              <w:left w:val="nil"/>
              <w:bottom w:val="single" w:sz="4" w:space="0" w:color="auto"/>
              <w:right w:val="nil"/>
            </w:tcBorders>
            <w:shd w:val="clear" w:color="000000" w:fill="DBE5F1"/>
            <w:noWrap/>
            <w:vAlign w:val="center"/>
            <w:hideMark/>
          </w:tcPr>
          <w:p w14:paraId="55969172"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458" w:type="dxa"/>
            <w:tcBorders>
              <w:top w:val="nil"/>
              <w:left w:val="nil"/>
              <w:bottom w:val="single" w:sz="4" w:space="0" w:color="auto"/>
              <w:right w:val="nil"/>
            </w:tcBorders>
            <w:shd w:val="clear" w:color="000000" w:fill="DBE5F1"/>
            <w:vAlign w:val="center"/>
            <w:hideMark/>
          </w:tcPr>
          <w:p w14:paraId="0C56AE64"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017" w:type="dxa"/>
            <w:tcBorders>
              <w:top w:val="nil"/>
              <w:left w:val="nil"/>
              <w:bottom w:val="single" w:sz="4" w:space="0" w:color="auto"/>
              <w:right w:val="nil"/>
            </w:tcBorders>
            <w:shd w:val="clear" w:color="000000" w:fill="DBE5F1"/>
            <w:vAlign w:val="center"/>
            <w:hideMark/>
          </w:tcPr>
          <w:p w14:paraId="746CDBFC"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r>
      <w:tr w:rsidR="00A74336" w:rsidRPr="008653F3" w14:paraId="1C355C80" w14:textId="77777777" w:rsidTr="00B96777">
        <w:tc>
          <w:tcPr>
            <w:tcW w:w="4698" w:type="dxa"/>
            <w:tcBorders>
              <w:top w:val="nil"/>
              <w:left w:val="nil"/>
              <w:bottom w:val="single" w:sz="4" w:space="0" w:color="auto"/>
              <w:right w:val="nil"/>
            </w:tcBorders>
            <w:shd w:val="clear" w:color="auto" w:fill="auto"/>
            <w:noWrap/>
            <w:vAlign w:val="center"/>
            <w:hideMark/>
          </w:tcPr>
          <w:p w14:paraId="31A7E20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18-24</w:t>
            </w:r>
          </w:p>
        </w:tc>
        <w:tc>
          <w:tcPr>
            <w:tcW w:w="1502" w:type="dxa"/>
            <w:tcBorders>
              <w:top w:val="nil"/>
              <w:left w:val="nil"/>
              <w:bottom w:val="single" w:sz="4" w:space="0" w:color="auto"/>
              <w:right w:val="nil"/>
            </w:tcBorders>
            <w:shd w:val="clear" w:color="auto" w:fill="auto"/>
            <w:noWrap/>
            <w:vAlign w:val="center"/>
            <w:hideMark/>
          </w:tcPr>
          <w:p w14:paraId="10967DEF" w14:textId="70BCD67B"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86A026D" w14:textId="177D273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5EC102D" w14:textId="375572F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59FE40A" w14:textId="77777777" w:rsidTr="00B96777">
        <w:tc>
          <w:tcPr>
            <w:tcW w:w="4698" w:type="dxa"/>
            <w:tcBorders>
              <w:top w:val="nil"/>
              <w:left w:val="nil"/>
              <w:bottom w:val="single" w:sz="4" w:space="0" w:color="auto"/>
              <w:right w:val="nil"/>
            </w:tcBorders>
            <w:shd w:val="clear" w:color="auto" w:fill="auto"/>
            <w:noWrap/>
            <w:vAlign w:val="center"/>
            <w:hideMark/>
          </w:tcPr>
          <w:p w14:paraId="462A5F49"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25-29</w:t>
            </w:r>
          </w:p>
        </w:tc>
        <w:tc>
          <w:tcPr>
            <w:tcW w:w="1502" w:type="dxa"/>
            <w:tcBorders>
              <w:top w:val="nil"/>
              <w:left w:val="nil"/>
              <w:bottom w:val="single" w:sz="4" w:space="0" w:color="auto"/>
              <w:right w:val="nil"/>
            </w:tcBorders>
            <w:shd w:val="clear" w:color="auto" w:fill="auto"/>
            <w:noWrap/>
            <w:vAlign w:val="center"/>
            <w:hideMark/>
          </w:tcPr>
          <w:p w14:paraId="6296439E" w14:textId="64286AB5"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9ACE4E8" w14:textId="7D92A10E"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38D67053" w14:textId="7D39873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9A659B7" w14:textId="77777777" w:rsidTr="00B96777">
        <w:tc>
          <w:tcPr>
            <w:tcW w:w="4698" w:type="dxa"/>
            <w:tcBorders>
              <w:top w:val="nil"/>
              <w:left w:val="nil"/>
              <w:bottom w:val="single" w:sz="4" w:space="0" w:color="auto"/>
              <w:right w:val="nil"/>
            </w:tcBorders>
            <w:shd w:val="clear" w:color="auto" w:fill="auto"/>
            <w:noWrap/>
            <w:vAlign w:val="center"/>
            <w:hideMark/>
          </w:tcPr>
          <w:p w14:paraId="31FC1CD7" w14:textId="1D485633" w:rsidR="00A74336" w:rsidRPr="008653F3" w:rsidRDefault="00A74336" w:rsidP="00A2688B">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30-3</w:t>
            </w:r>
            <w:r w:rsidR="00A2688B">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2FEB2957" w14:textId="2305A0B3"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6B9DC226" w14:textId="29F2CAC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E2E19F4" w14:textId="6259B5F1" w:rsidR="00A74336" w:rsidRPr="008653F3" w:rsidRDefault="00A74336" w:rsidP="00F84D7F">
            <w:pPr>
              <w:widowControl/>
              <w:spacing w:line="259" w:lineRule="auto"/>
              <w:jc w:val="center"/>
              <w:rPr>
                <w:rFonts w:eastAsia="Times New Roman" w:cs="Times New Roman"/>
                <w:sz w:val="20"/>
                <w:szCs w:val="20"/>
              </w:rPr>
            </w:pPr>
          </w:p>
        </w:tc>
      </w:tr>
      <w:tr w:rsidR="00A2688B" w:rsidRPr="008653F3" w14:paraId="787BD0A0" w14:textId="77777777" w:rsidTr="00B96777">
        <w:tc>
          <w:tcPr>
            <w:tcW w:w="4698" w:type="dxa"/>
            <w:tcBorders>
              <w:top w:val="nil"/>
              <w:left w:val="nil"/>
              <w:bottom w:val="single" w:sz="4" w:space="0" w:color="auto"/>
              <w:right w:val="nil"/>
            </w:tcBorders>
            <w:shd w:val="clear" w:color="auto" w:fill="auto"/>
            <w:noWrap/>
            <w:vAlign w:val="center"/>
          </w:tcPr>
          <w:p w14:paraId="6A64F429" w14:textId="675A3E85"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35-39</w:t>
            </w:r>
          </w:p>
        </w:tc>
        <w:tc>
          <w:tcPr>
            <w:tcW w:w="1502" w:type="dxa"/>
            <w:tcBorders>
              <w:top w:val="nil"/>
              <w:left w:val="nil"/>
              <w:bottom w:val="single" w:sz="4" w:space="0" w:color="auto"/>
              <w:right w:val="nil"/>
            </w:tcBorders>
            <w:shd w:val="clear" w:color="auto" w:fill="auto"/>
            <w:noWrap/>
            <w:vAlign w:val="center"/>
          </w:tcPr>
          <w:p w14:paraId="3DF7B730"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633B94A9"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7FC30AA1"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75441721" w14:textId="77777777" w:rsidTr="00B96777">
        <w:tc>
          <w:tcPr>
            <w:tcW w:w="4698" w:type="dxa"/>
            <w:tcBorders>
              <w:top w:val="nil"/>
              <w:left w:val="nil"/>
              <w:bottom w:val="single" w:sz="4" w:space="0" w:color="auto"/>
              <w:right w:val="nil"/>
            </w:tcBorders>
            <w:shd w:val="clear" w:color="auto" w:fill="auto"/>
            <w:noWrap/>
            <w:vAlign w:val="center"/>
          </w:tcPr>
          <w:p w14:paraId="46EC2264" w14:textId="15612B6B"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40-44</w:t>
            </w:r>
          </w:p>
        </w:tc>
        <w:tc>
          <w:tcPr>
            <w:tcW w:w="1502" w:type="dxa"/>
            <w:tcBorders>
              <w:top w:val="nil"/>
              <w:left w:val="nil"/>
              <w:bottom w:val="single" w:sz="4" w:space="0" w:color="auto"/>
              <w:right w:val="nil"/>
            </w:tcBorders>
            <w:shd w:val="clear" w:color="auto" w:fill="auto"/>
            <w:noWrap/>
            <w:vAlign w:val="center"/>
          </w:tcPr>
          <w:p w14:paraId="6BF02B3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77B6FBD3"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41E7D0DA"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19CBE2EF" w14:textId="77777777" w:rsidTr="00B96777">
        <w:tc>
          <w:tcPr>
            <w:tcW w:w="4698" w:type="dxa"/>
            <w:tcBorders>
              <w:top w:val="nil"/>
              <w:left w:val="nil"/>
              <w:bottom w:val="single" w:sz="4" w:space="0" w:color="auto"/>
              <w:right w:val="nil"/>
            </w:tcBorders>
            <w:shd w:val="clear" w:color="auto" w:fill="auto"/>
            <w:noWrap/>
            <w:vAlign w:val="center"/>
          </w:tcPr>
          <w:p w14:paraId="597416B1" w14:textId="038FEC54"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45-49</w:t>
            </w:r>
          </w:p>
        </w:tc>
        <w:tc>
          <w:tcPr>
            <w:tcW w:w="1502" w:type="dxa"/>
            <w:tcBorders>
              <w:top w:val="nil"/>
              <w:left w:val="nil"/>
              <w:bottom w:val="single" w:sz="4" w:space="0" w:color="auto"/>
              <w:right w:val="nil"/>
            </w:tcBorders>
            <w:shd w:val="clear" w:color="auto" w:fill="auto"/>
            <w:noWrap/>
            <w:vAlign w:val="center"/>
          </w:tcPr>
          <w:p w14:paraId="5597644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2BEF1226"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0D97F62D" w14:textId="77777777" w:rsidR="00A2688B" w:rsidRPr="008653F3" w:rsidRDefault="00A2688B" w:rsidP="00F84D7F">
            <w:pPr>
              <w:widowControl/>
              <w:spacing w:line="259" w:lineRule="auto"/>
              <w:jc w:val="center"/>
              <w:rPr>
                <w:rFonts w:eastAsia="Times New Roman" w:cs="Times New Roman"/>
                <w:sz w:val="20"/>
                <w:szCs w:val="20"/>
              </w:rPr>
            </w:pPr>
          </w:p>
        </w:tc>
      </w:tr>
      <w:tr w:rsidR="00A74336" w:rsidRPr="008653F3" w14:paraId="49649508" w14:textId="77777777" w:rsidTr="00B96777">
        <w:tc>
          <w:tcPr>
            <w:tcW w:w="4698" w:type="dxa"/>
            <w:tcBorders>
              <w:top w:val="nil"/>
              <w:left w:val="nil"/>
              <w:bottom w:val="single" w:sz="4" w:space="0" w:color="auto"/>
              <w:right w:val="nil"/>
            </w:tcBorders>
            <w:shd w:val="clear" w:color="auto" w:fill="auto"/>
            <w:noWrap/>
            <w:vAlign w:val="center"/>
            <w:hideMark/>
          </w:tcPr>
          <w:p w14:paraId="2DCCA489" w14:textId="47381D33" w:rsidR="00A74336" w:rsidRPr="008653F3" w:rsidRDefault="00A2688B" w:rsidP="00A2688B">
            <w:pPr>
              <w:widowControl/>
              <w:spacing w:line="259" w:lineRule="auto"/>
              <w:ind w:firstLineChars="100" w:firstLine="200"/>
              <w:rPr>
                <w:rFonts w:eastAsia="Times New Roman" w:cs="Times New Roman"/>
                <w:sz w:val="20"/>
                <w:szCs w:val="20"/>
              </w:rPr>
            </w:pPr>
            <w:r>
              <w:rPr>
                <w:rFonts w:eastAsia="Times New Roman" w:cs="Times New Roman"/>
                <w:sz w:val="20"/>
                <w:szCs w:val="20"/>
              </w:rPr>
              <w:t>5</w:t>
            </w:r>
            <w:r w:rsidR="00A74336" w:rsidRPr="008653F3">
              <w:rPr>
                <w:rFonts w:eastAsia="Times New Roman" w:cs="Times New Roman"/>
                <w:sz w:val="20"/>
                <w:szCs w:val="20"/>
              </w:rPr>
              <w:t>0-</w:t>
            </w:r>
            <w:r>
              <w:rPr>
                <w:rFonts w:eastAsia="Times New Roman" w:cs="Times New Roman"/>
                <w:sz w:val="20"/>
                <w:szCs w:val="20"/>
              </w:rPr>
              <w:t>5</w:t>
            </w:r>
            <w:r w:rsidR="00A74336" w:rsidRPr="008653F3">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1ED0FA8E" w14:textId="26A5B83E"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228EACF" w14:textId="3E99E64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C4DD25" w14:textId="3123539C"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E01A31" w14:textId="77777777" w:rsidTr="00B96777">
        <w:tc>
          <w:tcPr>
            <w:tcW w:w="4698" w:type="dxa"/>
            <w:tcBorders>
              <w:top w:val="nil"/>
              <w:left w:val="nil"/>
              <w:bottom w:val="single" w:sz="4" w:space="0" w:color="auto"/>
              <w:right w:val="nil"/>
            </w:tcBorders>
            <w:shd w:val="clear" w:color="auto" w:fill="auto"/>
            <w:noWrap/>
            <w:vAlign w:val="center"/>
            <w:hideMark/>
          </w:tcPr>
          <w:p w14:paraId="32B61D69" w14:textId="16A7C667" w:rsidR="00A74336"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55</w:t>
            </w:r>
            <w:r w:rsidR="00A74336" w:rsidRPr="008653F3">
              <w:rPr>
                <w:rFonts w:eastAsia="Times New Roman" w:cs="Times New Roman"/>
                <w:sz w:val="20"/>
                <w:szCs w:val="20"/>
              </w:rPr>
              <w:t>-59</w:t>
            </w:r>
          </w:p>
        </w:tc>
        <w:tc>
          <w:tcPr>
            <w:tcW w:w="1502" w:type="dxa"/>
            <w:tcBorders>
              <w:top w:val="nil"/>
              <w:left w:val="nil"/>
              <w:bottom w:val="single" w:sz="4" w:space="0" w:color="auto"/>
              <w:right w:val="nil"/>
            </w:tcBorders>
            <w:shd w:val="clear" w:color="auto" w:fill="auto"/>
            <w:noWrap/>
            <w:vAlign w:val="center"/>
            <w:hideMark/>
          </w:tcPr>
          <w:p w14:paraId="0F932641" w14:textId="334B5526"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1B2F4EAD" w14:textId="6C0E65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0EA0C22" w14:textId="7F5C93C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AC59A7D" w14:textId="77777777" w:rsidTr="00B96777">
        <w:tc>
          <w:tcPr>
            <w:tcW w:w="4698" w:type="dxa"/>
            <w:tcBorders>
              <w:top w:val="nil"/>
              <w:left w:val="nil"/>
              <w:bottom w:val="single" w:sz="4" w:space="0" w:color="auto"/>
              <w:right w:val="nil"/>
            </w:tcBorders>
            <w:shd w:val="clear" w:color="auto" w:fill="auto"/>
            <w:noWrap/>
            <w:vAlign w:val="center"/>
            <w:hideMark/>
          </w:tcPr>
          <w:p w14:paraId="0959993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60+</w:t>
            </w:r>
          </w:p>
        </w:tc>
        <w:tc>
          <w:tcPr>
            <w:tcW w:w="1502" w:type="dxa"/>
            <w:tcBorders>
              <w:top w:val="nil"/>
              <w:left w:val="nil"/>
              <w:bottom w:val="single" w:sz="4" w:space="0" w:color="auto"/>
              <w:right w:val="nil"/>
            </w:tcBorders>
            <w:shd w:val="clear" w:color="auto" w:fill="auto"/>
            <w:noWrap/>
            <w:vAlign w:val="center"/>
            <w:hideMark/>
          </w:tcPr>
          <w:p w14:paraId="4D5819BA" w14:textId="1D9DC9B4"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47DFD9FC" w14:textId="494FCF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1BA7FCC" w14:textId="15E52F9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80FA731" w14:textId="77777777" w:rsidTr="00B96777">
        <w:tc>
          <w:tcPr>
            <w:tcW w:w="6200" w:type="dxa"/>
            <w:gridSpan w:val="2"/>
            <w:tcBorders>
              <w:top w:val="single" w:sz="4" w:space="0" w:color="auto"/>
              <w:left w:val="nil"/>
              <w:bottom w:val="single" w:sz="4" w:space="0" w:color="auto"/>
              <w:right w:val="nil"/>
            </w:tcBorders>
            <w:shd w:val="clear" w:color="000000" w:fill="DBE7F3"/>
            <w:vAlign w:val="center"/>
            <w:hideMark/>
          </w:tcPr>
          <w:p w14:paraId="29C47E1C" w14:textId="77777777"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Marital status</w:t>
            </w:r>
          </w:p>
        </w:tc>
        <w:tc>
          <w:tcPr>
            <w:tcW w:w="1458" w:type="dxa"/>
            <w:tcBorders>
              <w:top w:val="nil"/>
              <w:left w:val="nil"/>
              <w:bottom w:val="single" w:sz="4" w:space="0" w:color="auto"/>
              <w:right w:val="nil"/>
            </w:tcBorders>
            <w:shd w:val="clear" w:color="000000" w:fill="DBE7F3"/>
            <w:vAlign w:val="center"/>
            <w:hideMark/>
          </w:tcPr>
          <w:p w14:paraId="7226C3B2" w14:textId="145F8E72" w:rsidR="00A74336" w:rsidRPr="008653F3" w:rsidRDefault="00A74336" w:rsidP="00F84D7F">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000000" w:fill="DBE7F3"/>
            <w:vAlign w:val="center"/>
            <w:hideMark/>
          </w:tcPr>
          <w:p w14:paraId="542E8776" w14:textId="30E8760B" w:rsidR="00A74336" w:rsidRPr="008653F3" w:rsidRDefault="00A74336" w:rsidP="00F84D7F">
            <w:pPr>
              <w:widowControl/>
              <w:spacing w:line="259" w:lineRule="auto"/>
              <w:jc w:val="center"/>
              <w:rPr>
                <w:rFonts w:eastAsia="Times New Roman" w:cs="Times New Roman"/>
                <w:b/>
                <w:bCs/>
                <w:color w:val="auto"/>
                <w:sz w:val="20"/>
                <w:szCs w:val="20"/>
              </w:rPr>
            </w:pPr>
          </w:p>
        </w:tc>
      </w:tr>
      <w:tr w:rsidR="00A74336" w:rsidRPr="008653F3" w14:paraId="7622933E" w14:textId="77777777" w:rsidTr="00B96777">
        <w:tc>
          <w:tcPr>
            <w:tcW w:w="4698" w:type="dxa"/>
            <w:tcBorders>
              <w:top w:val="nil"/>
              <w:left w:val="nil"/>
              <w:bottom w:val="single" w:sz="4" w:space="0" w:color="auto"/>
              <w:right w:val="nil"/>
            </w:tcBorders>
            <w:shd w:val="clear" w:color="auto" w:fill="auto"/>
            <w:vAlign w:val="center"/>
            <w:hideMark/>
          </w:tcPr>
          <w:p w14:paraId="2B8DB6CD"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Married</w:t>
            </w:r>
          </w:p>
        </w:tc>
        <w:tc>
          <w:tcPr>
            <w:tcW w:w="1502" w:type="dxa"/>
            <w:tcBorders>
              <w:top w:val="nil"/>
              <w:left w:val="nil"/>
              <w:bottom w:val="single" w:sz="4" w:space="0" w:color="auto"/>
              <w:right w:val="nil"/>
            </w:tcBorders>
            <w:shd w:val="clear" w:color="auto" w:fill="auto"/>
            <w:vAlign w:val="center"/>
            <w:hideMark/>
          </w:tcPr>
          <w:p w14:paraId="76AAB28E" w14:textId="61055A89"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0D90FADC" w14:textId="256F321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DF47469" w14:textId="35E204B6"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E2664DF" w14:textId="77777777" w:rsidTr="00B96777">
        <w:tc>
          <w:tcPr>
            <w:tcW w:w="4698" w:type="dxa"/>
            <w:tcBorders>
              <w:top w:val="nil"/>
              <w:left w:val="nil"/>
              <w:bottom w:val="single" w:sz="4" w:space="0" w:color="auto"/>
              <w:right w:val="nil"/>
            </w:tcBorders>
            <w:shd w:val="clear" w:color="auto" w:fill="auto"/>
            <w:vAlign w:val="center"/>
            <w:hideMark/>
          </w:tcPr>
          <w:p w14:paraId="2777AD1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Living in a consensual union</w:t>
            </w:r>
          </w:p>
        </w:tc>
        <w:tc>
          <w:tcPr>
            <w:tcW w:w="1502" w:type="dxa"/>
            <w:tcBorders>
              <w:top w:val="nil"/>
              <w:left w:val="nil"/>
              <w:bottom w:val="single" w:sz="4" w:space="0" w:color="auto"/>
              <w:right w:val="nil"/>
            </w:tcBorders>
            <w:shd w:val="clear" w:color="auto" w:fill="auto"/>
            <w:vAlign w:val="center"/>
            <w:hideMark/>
          </w:tcPr>
          <w:p w14:paraId="3537C656" w14:textId="3ADB77D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7C0A490" w14:textId="1092002D"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476018D" w14:textId="4C1D7C3D"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743EBC2" w14:textId="77777777" w:rsidTr="00B96777">
        <w:tc>
          <w:tcPr>
            <w:tcW w:w="4698" w:type="dxa"/>
            <w:tcBorders>
              <w:top w:val="nil"/>
              <w:left w:val="nil"/>
              <w:bottom w:val="single" w:sz="4" w:space="0" w:color="auto"/>
              <w:right w:val="nil"/>
            </w:tcBorders>
            <w:shd w:val="clear" w:color="auto" w:fill="auto"/>
            <w:vAlign w:val="center"/>
            <w:hideMark/>
          </w:tcPr>
          <w:p w14:paraId="51F8B98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Widowed</w:t>
            </w:r>
          </w:p>
        </w:tc>
        <w:tc>
          <w:tcPr>
            <w:tcW w:w="1502" w:type="dxa"/>
            <w:tcBorders>
              <w:top w:val="nil"/>
              <w:left w:val="nil"/>
              <w:bottom w:val="single" w:sz="4" w:space="0" w:color="auto"/>
              <w:right w:val="nil"/>
            </w:tcBorders>
            <w:shd w:val="clear" w:color="auto" w:fill="auto"/>
            <w:vAlign w:val="center"/>
            <w:hideMark/>
          </w:tcPr>
          <w:p w14:paraId="4DF1FC8E" w14:textId="22340B5A"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772BA3D" w14:textId="41A4315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675F8A27" w14:textId="5305D8E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8D58C33" w14:textId="77777777" w:rsidTr="00B96777">
        <w:tc>
          <w:tcPr>
            <w:tcW w:w="4698" w:type="dxa"/>
            <w:tcBorders>
              <w:top w:val="nil"/>
              <w:left w:val="nil"/>
              <w:bottom w:val="single" w:sz="4" w:space="0" w:color="auto"/>
              <w:right w:val="nil"/>
            </w:tcBorders>
            <w:shd w:val="clear" w:color="auto" w:fill="auto"/>
            <w:vAlign w:val="center"/>
            <w:hideMark/>
          </w:tcPr>
          <w:p w14:paraId="63B859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Divorced or separated</w:t>
            </w:r>
          </w:p>
        </w:tc>
        <w:tc>
          <w:tcPr>
            <w:tcW w:w="1502" w:type="dxa"/>
            <w:tcBorders>
              <w:top w:val="nil"/>
              <w:left w:val="nil"/>
              <w:bottom w:val="single" w:sz="4" w:space="0" w:color="auto"/>
              <w:right w:val="nil"/>
            </w:tcBorders>
            <w:shd w:val="clear" w:color="auto" w:fill="auto"/>
            <w:vAlign w:val="center"/>
            <w:hideMark/>
          </w:tcPr>
          <w:p w14:paraId="324A9BC9" w14:textId="225F11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3473FEA" w14:textId="34259D57"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F6BE24E" w14:textId="2211EB53"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1BEC67E" w14:textId="77777777" w:rsidTr="00B96777">
        <w:tc>
          <w:tcPr>
            <w:tcW w:w="4698" w:type="dxa"/>
            <w:tcBorders>
              <w:top w:val="nil"/>
              <w:left w:val="nil"/>
              <w:bottom w:val="single" w:sz="4" w:space="0" w:color="auto"/>
              <w:right w:val="nil"/>
            </w:tcBorders>
            <w:shd w:val="clear" w:color="auto" w:fill="auto"/>
            <w:vAlign w:val="center"/>
            <w:hideMark/>
          </w:tcPr>
          <w:p w14:paraId="73704D67"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Never married or in a union</w:t>
            </w:r>
          </w:p>
        </w:tc>
        <w:tc>
          <w:tcPr>
            <w:tcW w:w="1502" w:type="dxa"/>
            <w:tcBorders>
              <w:top w:val="nil"/>
              <w:left w:val="nil"/>
              <w:bottom w:val="single" w:sz="4" w:space="0" w:color="auto"/>
              <w:right w:val="nil"/>
            </w:tcBorders>
            <w:shd w:val="clear" w:color="auto" w:fill="auto"/>
            <w:vAlign w:val="center"/>
            <w:hideMark/>
          </w:tcPr>
          <w:p w14:paraId="36565032" w14:textId="247D8507"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284F57AC" w14:textId="7E65280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E31C3B" w14:textId="09BD36C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7B2C340" w14:textId="77777777" w:rsidTr="00B96777">
        <w:tc>
          <w:tcPr>
            <w:tcW w:w="4698" w:type="dxa"/>
            <w:tcBorders>
              <w:top w:val="nil"/>
              <w:left w:val="nil"/>
              <w:bottom w:val="single" w:sz="4" w:space="0" w:color="auto"/>
              <w:right w:val="nil"/>
            </w:tcBorders>
            <w:shd w:val="clear" w:color="000000" w:fill="DBE5F1"/>
            <w:noWrap/>
            <w:vAlign w:val="center"/>
            <w:hideMark/>
          </w:tcPr>
          <w:p w14:paraId="1ED1BF6B"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Highest educational attainment</w:t>
            </w:r>
          </w:p>
        </w:tc>
        <w:tc>
          <w:tcPr>
            <w:tcW w:w="1502" w:type="dxa"/>
            <w:tcBorders>
              <w:top w:val="nil"/>
              <w:left w:val="nil"/>
              <w:bottom w:val="single" w:sz="4" w:space="0" w:color="auto"/>
              <w:right w:val="nil"/>
            </w:tcBorders>
            <w:shd w:val="clear" w:color="000000" w:fill="DBE5F1"/>
            <w:noWrap/>
            <w:vAlign w:val="center"/>
            <w:hideMark/>
          </w:tcPr>
          <w:p w14:paraId="6FA93812" w14:textId="3AEB974F"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49D90053" w14:textId="7B1886D1"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24EE5EAC" w14:textId="76F8E6F3"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6E8BCCAE" w14:textId="77777777" w:rsidTr="00B96777">
        <w:tc>
          <w:tcPr>
            <w:tcW w:w="4698" w:type="dxa"/>
            <w:tcBorders>
              <w:top w:val="nil"/>
              <w:left w:val="nil"/>
              <w:bottom w:val="single" w:sz="4" w:space="0" w:color="auto"/>
              <w:right w:val="nil"/>
            </w:tcBorders>
            <w:shd w:val="clear" w:color="auto" w:fill="auto"/>
            <w:noWrap/>
            <w:vAlign w:val="center"/>
            <w:hideMark/>
          </w:tcPr>
          <w:p w14:paraId="4FF95520"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502" w:type="dxa"/>
            <w:tcBorders>
              <w:top w:val="nil"/>
              <w:left w:val="nil"/>
              <w:bottom w:val="single" w:sz="4" w:space="0" w:color="auto"/>
              <w:right w:val="nil"/>
            </w:tcBorders>
            <w:shd w:val="clear" w:color="auto" w:fill="auto"/>
            <w:noWrap/>
            <w:vAlign w:val="center"/>
            <w:hideMark/>
          </w:tcPr>
          <w:p w14:paraId="2B439587" w14:textId="45C0EF3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ACC1AE8" w14:textId="15A4E87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3311F54" w14:textId="727709E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64BEA5E" w14:textId="77777777" w:rsidTr="00B96777">
        <w:tc>
          <w:tcPr>
            <w:tcW w:w="4698" w:type="dxa"/>
            <w:tcBorders>
              <w:top w:val="nil"/>
              <w:left w:val="nil"/>
              <w:bottom w:val="single" w:sz="4" w:space="0" w:color="auto"/>
              <w:right w:val="nil"/>
            </w:tcBorders>
            <w:shd w:val="clear" w:color="auto" w:fill="auto"/>
            <w:noWrap/>
            <w:vAlign w:val="center"/>
            <w:hideMark/>
          </w:tcPr>
          <w:p w14:paraId="0438100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502" w:type="dxa"/>
            <w:tcBorders>
              <w:top w:val="nil"/>
              <w:left w:val="nil"/>
              <w:bottom w:val="single" w:sz="4" w:space="0" w:color="auto"/>
              <w:right w:val="nil"/>
            </w:tcBorders>
            <w:shd w:val="clear" w:color="auto" w:fill="auto"/>
            <w:noWrap/>
            <w:vAlign w:val="center"/>
            <w:hideMark/>
          </w:tcPr>
          <w:p w14:paraId="75CB5D5D" w14:textId="5BC2BEC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C9B8EA" w14:textId="591CA6A3"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76C7B3DC" w14:textId="3B31A1B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F6DEF49" w14:textId="77777777" w:rsidTr="00B96777">
        <w:tc>
          <w:tcPr>
            <w:tcW w:w="4698" w:type="dxa"/>
            <w:tcBorders>
              <w:top w:val="nil"/>
              <w:left w:val="nil"/>
              <w:bottom w:val="single" w:sz="4" w:space="0" w:color="auto"/>
              <w:right w:val="nil"/>
            </w:tcBorders>
            <w:shd w:val="clear" w:color="auto" w:fill="auto"/>
            <w:noWrap/>
            <w:vAlign w:val="center"/>
            <w:hideMark/>
          </w:tcPr>
          <w:p w14:paraId="096B044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primary</w:t>
            </w:r>
          </w:p>
        </w:tc>
        <w:tc>
          <w:tcPr>
            <w:tcW w:w="1502" w:type="dxa"/>
            <w:tcBorders>
              <w:top w:val="nil"/>
              <w:left w:val="nil"/>
              <w:bottom w:val="single" w:sz="4" w:space="0" w:color="auto"/>
              <w:right w:val="nil"/>
            </w:tcBorders>
            <w:shd w:val="clear" w:color="auto" w:fill="auto"/>
            <w:noWrap/>
            <w:vAlign w:val="center"/>
            <w:hideMark/>
          </w:tcPr>
          <w:p w14:paraId="698FA906" w14:textId="7A15D5E6"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475442D7" w14:textId="32BBD264"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06950F05" w14:textId="6A83074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229936" w14:textId="77777777" w:rsidTr="00B96777">
        <w:tc>
          <w:tcPr>
            <w:tcW w:w="4698" w:type="dxa"/>
            <w:tcBorders>
              <w:top w:val="nil"/>
              <w:left w:val="nil"/>
              <w:bottom w:val="single" w:sz="4" w:space="0" w:color="auto"/>
              <w:right w:val="nil"/>
            </w:tcBorders>
            <w:shd w:val="clear" w:color="auto" w:fill="auto"/>
            <w:noWrap/>
            <w:vAlign w:val="center"/>
            <w:hideMark/>
          </w:tcPr>
          <w:p w14:paraId="57818D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502" w:type="dxa"/>
            <w:tcBorders>
              <w:top w:val="nil"/>
              <w:left w:val="nil"/>
              <w:bottom w:val="single" w:sz="4" w:space="0" w:color="auto"/>
              <w:right w:val="nil"/>
            </w:tcBorders>
            <w:shd w:val="clear" w:color="auto" w:fill="auto"/>
            <w:noWrap/>
            <w:vAlign w:val="center"/>
            <w:hideMark/>
          </w:tcPr>
          <w:p w14:paraId="201A5FA4" w14:textId="3FBB8E3B"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ED3EB66" w14:textId="194C39F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12FA7336" w14:textId="1C57712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E9A97C" w14:textId="77777777" w:rsidTr="00B96777">
        <w:tc>
          <w:tcPr>
            <w:tcW w:w="4698" w:type="dxa"/>
            <w:tcBorders>
              <w:top w:val="nil"/>
              <w:left w:val="nil"/>
              <w:bottom w:val="single" w:sz="4" w:space="0" w:color="auto"/>
              <w:right w:val="nil"/>
            </w:tcBorders>
            <w:shd w:val="clear" w:color="auto" w:fill="auto"/>
            <w:noWrap/>
            <w:vAlign w:val="center"/>
            <w:hideMark/>
          </w:tcPr>
          <w:p w14:paraId="235C881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Higher</w:t>
            </w:r>
          </w:p>
        </w:tc>
        <w:tc>
          <w:tcPr>
            <w:tcW w:w="1502" w:type="dxa"/>
            <w:tcBorders>
              <w:top w:val="nil"/>
              <w:left w:val="nil"/>
              <w:bottom w:val="single" w:sz="4" w:space="0" w:color="auto"/>
              <w:right w:val="nil"/>
            </w:tcBorders>
            <w:shd w:val="clear" w:color="auto" w:fill="auto"/>
            <w:noWrap/>
            <w:vAlign w:val="center"/>
            <w:hideMark/>
          </w:tcPr>
          <w:p w14:paraId="2FDE4555" w14:textId="619B904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7D169954" w14:textId="27FB8BE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7052858" w14:textId="7831E92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3988C14" w14:textId="77777777" w:rsidTr="00B96777">
        <w:tc>
          <w:tcPr>
            <w:tcW w:w="4698" w:type="dxa"/>
            <w:tcBorders>
              <w:top w:val="nil"/>
              <w:left w:val="nil"/>
              <w:bottom w:val="single" w:sz="4" w:space="0" w:color="auto"/>
              <w:right w:val="nil"/>
            </w:tcBorders>
            <w:shd w:val="clear" w:color="000000" w:fill="DBE5F1"/>
            <w:noWrap/>
            <w:vAlign w:val="center"/>
            <w:hideMark/>
          </w:tcPr>
          <w:p w14:paraId="5E17DB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Economic activity</w:t>
            </w:r>
            <w:r w:rsidRPr="008653F3">
              <w:rPr>
                <w:rFonts w:eastAsia="Times New Roman" w:cs="Times New Roman"/>
                <w:b/>
                <w:bCs/>
                <w:sz w:val="20"/>
                <w:szCs w:val="20"/>
                <w:vertAlign w:val="superscript"/>
              </w:rPr>
              <w:t>b</w:t>
            </w:r>
          </w:p>
        </w:tc>
        <w:tc>
          <w:tcPr>
            <w:tcW w:w="1502" w:type="dxa"/>
            <w:tcBorders>
              <w:top w:val="nil"/>
              <w:left w:val="nil"/>
              <w:bottom w:val="single" w:sz="4" w:space="0" w:color="auto"/>
              <w:right w:val="nil"/>
            </w:tcBorders>
            <w:shd w:val="clear" w:color="000000" w:fill="DBE5F1"/>
            <w:noWrap/>
            <w:vAlign w:val="center"/>
            <w:hideMark/>
          </w:tcPr>
          <w:p w14:paraId="543990DA" w14:textId="2DCAD377"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3F76CCB8" w14:textId="591F4296"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4B987A4C" w14:textId="1F4A63D7"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42173AF" w14:textId="77777777" w:rsidTr="00B96777">
        <w:tc>
          <w:tcPr>
            <w:tcW w:w="4698" w:type="dxa"/>
            <w:tcBorders>
              <w:top w:val="nil"/>
              <w:left w:val="nil"/>
              <w:bottom w:val="single" w:sz="4" w:space="0" w:color="auto"/>
              <w:right w:val="nil"/>
            </w:tcBorders>
            <w:shd w:val="clear" w:color="auto" w:fill="auto"/>
            <w:vAlign w:val="center"/>
            <w:hideMark/>
          </w:tcPr>
          <w:p w14:paraId="7E42A64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Participates in some form of economic activity</w:t>
            </w:r>
          </w:p>
        </w:tc>
        <w:tc>
          <w:tcPr>
            <w:tcW w:w="1502" w:type="dxa"/>
            <w:tcBorders>
              <w:top w:val="nil"/>
              <w:left w:val="nil"/>
              <w:bottom w:val="single" w:sz="4" w:space="0" w:color="auto"/>
              <w:right w:val="nil"/>
            </w:tcBorders>
            <w:shd w:val="clear" w:color="auto" w:fill="auto"/>
            <w:noWrap/>
            <w:vAlign w:val="center"/>
            <w:hideMark/>
          </w:tcPr>
          <w:p w14:paraId="5DF17816" w14:textId="03E4DF7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398C7BA" w14:textId="7E5C853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32D4FA" w14:textId="3E70157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3A1A4BA" w14:textId="77777777" w:rsidTr="00B96777">
        <w:tc>
          <w:tcPr>
            <w:tcW w:w="4698" w:type="dxa"/>
            <w:tcBorders>
              <w:top w:val="nil"/>
              <w:left w:val="nil"/>
              <w:bottom w:val="single" w:sz="4" w:space="0" w:color="auto"/>
              <w:right w:val="nil"/>
            </w:tcBorders>
            <w:shd w:val="clear" w:color="000000" w:fill="DBE5F1"/>
            <w:noWrap/>
            <w:vAlign w:val="center"/>
            <w:hideMark/>
          </w:tcPr>
          <w:p w14:paraId="325FB387" w14:textId="77777777" w:rsidR="00A74336" w:rsidRPr="008653F3" w:rsidRDefault="00A74336" w:rsidP="00654C31">
            <w:pPr>
              <w:keepNext/>
              <w:widowControl/>
              <w:spacing w:line="259" w:lineRule="auto"/>
              <w:rPr>
                <w:rFonts w:eastAsia="Times New Roman" w:cs="Times New Roman"/>
                <w:b/>
                <w:bCs/>
                <w:sz w:val="20"/>
                <w:szCs w:val="20"/>
              </w:rPr>
            </w:pPr>
            <w:r w:rsidRPr="008653F3">
              <w:rPr>
                <w:rFonts w:eastAsia="Times New Roman" w:cs="Times New Roman"/>
                <w:b/>
                <w:bCs/>
                <w:sz w:val="20"/>
                <w:szCs w:val="20"/>
              </w:rPr>
              <w:t>Participation in economic activity by type</w:t>
            </w:r>
            <w:r w:rsidRPr="008653F3">
              <w:rPr>
                <w:rFonts w:eastAsia="Times New Roman" w:cs="Times New Roman"/>
                <w:b/>
                <w:bCs/>
                <w:sz w:val="20"/>
                <w:szCs w:val="20"/>
                <w:vertAlign w:val="superscript"/>
              </w:rPr>
              <w:t>c</w:t>
            </w:r>
          </w:p>
        </w:tc>
        <w:tc>
          <w:tcPr>
            <w:tcW w:w="1502" w:type="dxa"/>
            <w:tcBorders>
              <w:top w:val="nil"/>
              <w:left w:val="nil"/>
              <w:bottom w:val="single" w:sz="4" w:space="0" w:color="auto"/>
              <w:right w:val="nil"/>
            </w:tcBorders>
            <w:shd w:val="clear" w:color="000000" w:fill="DBE5F1"/>
            <w:noWrap/>
            <w:vAlign w:val="center"/>
            <w:hideMark/>
          </w:tcPr>
          <w:p w14:paraId="1C77094D" w14:textId="6CF3E811"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1DAC9ED9" w14:textId="641AC7B7"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0256B670" w14:textId="726C94EA"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CD7F7D6" w14:textId="77777777" w:rsidTr="00B96777">
        <w:tc>
          <w:tcPr>
            <w:tcW w:w="4698" w:type="dxa"/>
            <w:tcBorders>
              <w:top w:val="nil"/>
              <w:left w:val="nil"/>
              <w:bottom w:val="single" w:sz="4" w:space="0" w:color="auto"/>
              <w:right w:val="nil"/>
            </w:tcBorders>
            <w:shd w:val="clear" w:color="auto" w:fill="auto"/>
            <w:noWrap/>
            <w:vAlign w:val="center"/>
            <w:hideMark/>
          </w:tcPr>
          <w:p w14:paraId="7B395CB2"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Farm</w:t>
            </w:r>
          </w:p>
        </w:tc>
        <w:tc>
          <w:tcPr>
            <w:tcW w:w="1502" w:type="dxa"/>
            <w:tcBorders>
              <w:top w:val="nil"/>
              <w:left w:val="nil"/>
              <w:bottom w:val="single" w:sz="4" w:space="0" w:color="auto"/>
              <w:right w:val="nil"/>
            </w:tcBorders>
            <w:shd w:val="clear" w:color="auto" w:fill="auto"/>
            <w:noWrap/>
            <w:vAlign w:val="center"/>
            <w:hideMark/>
          </w:tcPr>
          <w:p w14:paraId="62A6036F" w14:textId="4A99C2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DEB363" w14:textId="07BE0B2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B948C52" w14:textId="20BEEBAE"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63714AE" w14:textId="77777777" w:rsidTr="00B96777">
        <w:tc>
          <w:tcPr>
            <w:tcW w:w="4698" w:type="dxa"/>
            <w:tcBorders>
              <w:top w:val="nil"/>
              <w:left w:val="nil"/>
              <w:bottom w:val="single" w:sz="4" w:space="0" w:color="auto"/>
              <w:right w:val="nil"/>
            </w:tcBorders>
            <w:shd w:val="clear" w:color="auto" w:fill="auto"/>
            <w:noWrap/>
            <w:vAlign w:val="center"/>
            <w:hideMark/>
          </w:tcPr>
          <w:p w14:paraId="744BA29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Non–farm</w:t>
            </w:r>
          </w:p>
        </w:tc>
        <w:tc>
          <w:tcPr>
            <w:tcW w:w="1502" w:type="dxa"/>
            <w:tcBorders>
              <w:top w:val="nil"/>
              <w:left w:val="nil"/>
              <w:bottom w:val="single" w:sz="4" w:space="0" w:color="auto"/>
              <w:right w:val="nil"/>
            </w:tcBorders>
            <w:shd w:val="clear" w:color="auto" w:fill="auto"/>
            <w:noWrap/>
            <w:vAlign w:val="center"/>
            <w:hideMark/>
          </w:tcPr>
          <w:p w14:paraId="14AA1AA8" w14:textId="57642623"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CCD6CBB" w14:textId="3817E1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FD129A2" w14:textId="073F8F6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05AC7B29" w14:textId="77777777" w:rsidTr="00B96777">
        <w:tc>
          <w:tcPr>
            <w:tcW w:w="4698" w:type="dxa"/>
            <w:tcBorders>
              <w:top w:val="nil"/>
              <w:left w:val="nil"/>
              <w:bottom w:val="single" w:sz="4" w:space="0" w:color="auto"/>
              <w:right w:val="nil"/>
            </w:tcBorders>
            <w:shd w:val="clear" w:color="auto" w:fill="auto"/>
            <w:noWrap/>
            <w:vAlign w:val="center"/>
            <w:hideMark/>
          </w:tcPr>
          <w:p w14:paraId="2A210F1C"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Wage or salaried</w:t>
            </w:r>
          </w:p>
        </w:tc>
        <w:tc>
          <w:tcPr>
            <w:tcW w:w="1502" w:type="dxa"/>
            <w:tcBorders>
              <w:top w:val="nil"/>
              <w:left w:val="nil"/>
              <w:bottom w:val="single" w:sz="4" w:space="0" w:color="auto"/>
              <w:right w:val="nil"/>
            </w:tcBorders>
            <w:shd w:val="clear" w:color="auto" w:fill="auto"/>
            <w:noWrap/>
            <w:vAlign w:val="center"/>
            <w:hideMark/>
          </w:tcPr>
          <w:p w14:paraId="514D6BFA" w14:textId="2C6D59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234489D" w14:textId="7A05EF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AD26D00" w14:textId="50C5AA61"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D12CAA" w14:textId="77777777" w:rsidTr="00B96777">
        <w:tc>
          <w:tcPr>
            <w:tcW w:w="4698" w:type="dxa"/>
            <w:tcBorders>
              <w:top w:val="single" w:sz="4" w:space="0" w:color="auto"/>
              <w:left w:val="nil"/>
              <w:bottom w:val="single" w:sz="4" w:space="0" w:color="auto"/>
              <w:right w:val="nil"/>
            </w:tcBorders>
            <w:shd w:val="clear" w:color="auto" w:fill="auto"/>
            <w:vAlign w:val="center"/>
            <w:hideMark/>
          </w:tcPr>
          <w:p w14:paraId="44FD856C" w14:textId="66BE5290"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Number of primary adult decisionmakers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r w:rsidRPr="008653F3">
              <w:rPr>
                <w:rFonts w:eastAsia="Times New Roman" w:cs="Times New Roman"/>
                <w:b/>
                <w:bCs/>
                <w:color w:val="auto"/>
                <w:sz w:val="20"/>
                <w:szCs w:val="20"/>
                <w:vertAlign w:val="superscript"/>
              </w:rPr>
              <w:t>d</w:t>
            </w:r>
          </w:p>
        </w:tc>
        <w:tc>
          <w:tcPr>
            <w:tcW w:w="1502" w:type="dxa"/>
            <w:tcBorders>
              <w:top w:val="single" w:sz="4" w:space="0" w:color="auto"/>
              <w:left w:val="nil"/>
              <w:bottom w:val="single" w:sz="4" w:space="0" w:color="auto"/>
              <w:right w:val="nil"/>
            </w:tcBorders>
            <w:shd w:val="clear" w:color="auto" w:fill="auto"/>
            <w:vAlign w:val="center"/>
            <w:hideMark/>
          </w:tcPr>
          <w:p w14:paraId="4CF45C8C" w14:textId="4A26375C" w:rsidR="00A74336" w:rsidRPr="008653F3" w:rsidRDefault="00A74336" w:rsidP="00F84D7F">
            <w:pPr>
              <w:widowControl/>
              <w:spacing w:line="259" w:lineRule="auto"/>
              <w:jc w:val="center"/>
              <w:rPr>
                <w:rFonts w:eastAsia="Times New Roman" w:cs="Times New Roman"/>
                <w:b/>
                <w:bCs/>
                <w:color w:val="auto"/>
                <w:sz w:val="20"/>
                <w:szCs w:val="20"/>
              </w:rPr>
            </w:pPr>
          </w:p>
        </w:tc>
        <w:tc>
          <w:tcPr>
            <w:tcW w:w="1458" w:type="dxa"/>
            <w:tcBorders>
              <w:top w:val="single" w:sz="4" w:space="0" w:color="auto"/>
              <w:left w:val="nil"/>
              <w:bottom w:val="single" w:sz="4" w:space="0" w:color="auto"/>
              <w:right w:val="nil"/>
            </w:tcBorders>
            <w:shd w:val="clear" w:color="auto" w:fill="auto"/>
            <w:noWrap/>
            <w:vAlign w:val="center"/>
            <w:hideMark/>
          </w:tcPr>
          <w:p w14:paraId="558F384E" w14:textId="3726A262"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single" w:sz="4" w:space="0" w:color="auto"/>
              <w:left w:val="nil"/>
              <w:bottom w:val="single" w:sz="4" w:space="0" w:color="auto"/>
              <w:right w:val="nil"/>
            </w:tcBorders>
            <w:shd w:val="clear" w:color="000000" w:fill="D9D9D9"/>
            <w:noWrap/>
            <w:vAlign w:val="center"/>
            <w:hideMark/>
          </w:tcPr>
          <w:p w14:paraId="726FF32E" w14:textId="60305AE6" w:rsidR="00A74336" w:rsidRPr="008653F3" w:rsidRDefault="00A74336" w:rsidP="00F84D7F">
            <w:pPr>
              <w:widowControl/>
              <w:spacing w:line="259" w:lineRule="auto"/>
              <w:jc w:val="center"/>
              <w:rPr>
                <w:rFonts w:eastAsia="Times New Roman" w:cs="Times New Roman"/>
                <w:b/>
                <w:bCs/>
                <w:sz w:val="20"/>
                <w:szCs w:val="20"/>
              </w:rPr>
            </w:pPr>
          </w:p>
        </w:tc>
      </w:tr>
    </w:tbl>
    <w:p w14:paraId="0B1EBD7C" w14:textId="72C48B48" w:rsidR="00A74336" w:rsidRPr="00A74336" w:rsidRDefault="0007689E" w:rsidP="00654C31">
      <w:pPr>
        <w:widowControl/>
        <w:ind w:right="1987"/>
        <w:rPr>
          <w:color w:val="auto"/>
          <w:sz w:val="16"/>
        </w:rPr>
      </w:pPr>
      <w:commentRangeStart w:id="203"/>
      <w:r w:rsidRPr="00A74336">
        <w:rPr>
          <w:color w:val="auto"/>
          <w:sz w:val="16"/>
        </w:rPr>
        <w:t>^ Results not statistically reliable, n&lt;30  </w:t>
      </w:r>
      <w:commentRangeEnd w:id="203"/>
      <w:r>
        <w:rPr>
          <w:rStyle w:val="CommentReference"/>
        </w:rPr>
        <w:commentReference w:id="203"/>
      </w:r>
      <w:r w:rsidR="00A74336" w:rsidRPr="00A74336">
        <w:rPr>
          <w:color w:val="auto"/>
          <w:sz w:val="16"/>
        </w:rPr>
        <w:tab/>
      </w:r>
      <w:r w:rsidR="00A74336" w:rsidRPr="00A74336">
        <w:rPr>
          <w:color w:val="auto"/>
          <w:sz w:val="16"/>
        </w:rPr>
        <w:tab/>
      </w:r>
    </w:p>
    <w:p w14:paraId="3557F0D9" w14:textId="33D1CD85" w:rsidR="00A74336" w:rsidRPr="00A74336" w:rsidRDefault="00A74336" w:rsidP="00654C31">
      <w:pPr>
        <w:widowControl/>
        <w:ind w:left="90" w:right="1987" w:hanging="90"/>
        <w:rPr>
          <w:color w:val="auto"/>
          <w:sz w:val="16"/>
        </w:rPr>
      </w:pPr>
      <w:r w:rsidRPr="00A74336">
        <w:rPr>
          <w:color w:val="auto"/>
          <w:sz w:val="16"/>
          <w:vertAlign w:val="superscript"/>
        </w:rPr>
        <w:t>a</w:t>
      </w:r>
      <w:r w:rsidRPr="00A74336">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w:t>
      </w:r>
    </w:p>
    <w:p w14:paraId="09BF9485" w14:textId="12C62702" w:rsidR="00A74336" w:rsidRPr="00A74336" w:rsidRDefault="00A74336" w:rsidP="00654C31">
      <w:pPr>
        <w:widowControl/>
        <w:ind w:left="90" w:right="1987" w:hanging="90"/>
        <w:rPr>
          <w:color w:val="auto"/>
          <w:sz w:val="16"/>
        </w:rPr>
      </w:pPr>
      <w:r w:rsidRPr="00A74336">
        <w:rPr>
          <w:color w:val="auto"/>
          <w:sz w:val="16"/>
          <w:vertAlign w:val="superscript"/>
        </w:rPr>
        <w:t>b</w:t>
      </w:r>
      <w:r w:rsidRPr="00A74336">
        <w:rPr>
          <w:color w:val="auto"/>
          <w:sz w:val="16"/>
        </w:rPr>
        <w:t xml:space="preserve"> Both paid and unpaid types of economic activity are included. Domestic work, such as caring for children and the elderly or cooking and cleaning, is not included. </w:t>
      </w:r>
    </w:p>
    <w:p w14:paraId="15B16412" w14:textId="56D33A56" w:rsidR="00A74336" w:rsidRPr="00A74336" w:rsidRDefault="00A74336" w:rsidP="00654C31">
      <w:pPr>
        <w:widowControl/>
        <w:ind w:left="90" w:right="1987" w:hanging="90"/>
        <w:rPr>
          <w:color w:val="auto"/>
          <w:sz w:val="16"/>
        </w:rPr>
      </w:pPr>
      <w:r w:rsidRPr="00A74336">
        <w:rPr>
          <w:color w:val="auto"/>
          <w:sz w:val="16"/>
          <w:vertAlign w:val="superscript"/>
        </w:rPr>
        <w:t>c</w:t>
      </w:r>
      <w:r w:rsidRPr="00A74336">
        <w:rPr>
          <w:color w:val="auto"/>
          <w:sz w:val="16"/>
        </w:rPr>
        <w:t xml:space="preserve"> Farm work includes food crop farming, cash crop farming, livestock raising, or fishing/fishpond culture; non-farm work includes running small businesses or self-employment; and wage/salaried employment includes both agriculture or non-agriculture-based work that is salaried. Percentages do not add up to 100 percent because individuals can engage in more than one type of economic activity.</w:t>
      </w:r>
    </w:p>
    <w:p w14:paraId="5158D164" w14:textId="0071E171" w:rsidR="00A74336" w:rsidRPr="00A74336" w:rsidRDefault="00A74336" w:rsidP="00654C31">
      <w:pPr>
        <w:widowControl/>
        <w:ind w:left="90" w:right="1987" w:hanging="90"/>
        <w:rPr>
          <w:color w:val="auto"/>
          <w:sz w:val="16"/>
        </w:rPr>
      </w:pPr>
      <w:r w:rsidRPr="00A74336">
        <w:rPr>
          <w:color w:val="auto"/>
          <w:sz w:val="16"/>
          <w:vertAlign w:val="superscript"/>
        </w:rPr>
        <w:t>d</w:t>
      </w:r>
      <w:r w:rsidRPr="00A74336">
        <w:rPr>
          <w:color w:val="auto"/>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05D26A2" w14:textId="40E832BD" w:rsidR="00A74336" w:rsidRDefault="00A74336" w:rsidP="00654C31">
      <w:pPr>
        <w:widowControl/>
        <w:ind w:right="1987"/>
        <w:rPr>
          <w:color w:val="auto"/>
          <w:sz w:val="16"/>
        </w:rPr>
      </w:pPr>
      <w:r w:rsidRPr="00A74336">
        <w:rPr>
          <w:color w:val="auto"/>
          <w:sz w:val="16"/>
        </w:rPr>
        <w:t xml:space="preserve">Note: Estimates are based on </w:t>
      </w:r>
      <w:r w:rsidR="00916117">
        <w:rPr>
          <w:color w:val="auto"/>
          <w:sz w:val="16"/>
        </w:rPr>
        <w:t>primary adult decisionmakers who are de jure household members</w:t>
      </w:r>
      <w:r>
        <w:rPr>
          <w:color w:val="auto"/>
          <w:sz w:val="16"/>
        </w:rPr>
        <w:t>.</w:t>
      </w:r>
    </w:p>
    <w:p w14:paraId="0B178986" w14:textId="2BE26A9E" w:rsidR="00A74336" w:rsidRDefault="00A74336" w:rsidP="00654C31">
      <w:pPr>
        <w:widowControl/>
        <w:spacing w:after="240"/>
        <w:ind w:right="1987"/>
        <w:rPr>
          <w:b/>
          <w:color w:val="auto"/>
          <w:sz w:val="22"/>
        </w:rPr>
      </w:pPr>
      <w:r w:rsidRPr="00A74336">
        <w:rPr>
          <w:color w:val="auto"/>
          <w:sz w:val="16"/>
        </w:rPr>
        <w:t>Source: Feed the Future [</w:t>
      </w:r>
      <w:r w:rsidRPr="00A74336">
        <w:rPr>
          <w:color w:val="auto"/>
          <w:sz w:val="16"/>
          <w:highlight w:val="yellow"/>
        </w:rPr>
        <w:t>C</w:t>
      </w:r>
      <w:r w:rsidR="009D7F82">
        <w:rPr>
          <w:color w:val="auto"/>
          <w:sz w:val="16"/>
          <w:highlight w:val="yellow"/>
        </w:rPr>
        <w:t>ountry</w:t>
      </w:r>
      <w:r w:rsidRPr="00A74336">
        <w:rPr>
          <w:color w:val="auto"/>
          <w:sz w:val="16"/>
        </w:rPr>
        <w:t>] ZOI Survey [</w:t>
      </w:r>
      <w:r w:rsidRPr="00A74336">
        <w:rPr>
          <w:color w:val="auto"/>
          <w:sz w:val="16"/>
          <w:highlight w:val="yellow"/>
        </w:rPr>
        <w:t>Survey year(s)</w:t>
      </w:r>
      <w:r w:rsidRPr="00A74336">
        <w:rPr>
          <w:color w:val="auto"/>
          <w:sz w:val="16"/>
        </w:rPr>
        <w:t>]</w:t>
      </w:r>
    </w:p>
    <w:p w14:paraId="4A14C198" w14:textId="77777777" w:rsidR="00D15693" w:rsidRPr="00DF4DE5" w:rsidRDefault="00D15693" w:rsidP="00D15693">
      <w:pPr>
        <w:pStyle w:val="Heading2"/>
        <w:numPr>
          <w:ilvl w:val="1"/>
          <w:numId w:val="21"/>
        </w:numPr>
      </w:pPr>
      <w:bookmarkStart w:id="204" w:name="_Toc63673332"/>
      <w:r>
        <w:t>Household member e</w:t>
      </w:r>
      <w:r w:rsidRPr="00DF4DE5">
        <w:t>ducation</w:t>
      </w:r>
      <w:bookmarkEnd w:id="204"/>
    </w:p>
    <w:p w14:paraId="1953B332" w14:textId="2DFADA58" w:rsidR="00D15693" w:rsidRDefault="00D15693" w:rsidP="00D15693">
      <w:pPr>
        <w:pStyle w:val="BodyText1"/>
      </w:pPr>
      <w:r>
        <w:rPr>
          <w:b/>
        </w:rPr>
        <w:t>Table 3.2.1</w:t>
      </w:r>
      <w:r>
        <w:t xml:space="preserve"> and </w:t>
      </w:r>
      <w:r>
        <w:rPr>
          <w:b/>
        </w:rPr>
        <w:t>Table 3.2.2</w:t>
      </w:r>
      <w:r>
        <w:t xml:space="preserve"> present</w:t>
      </w:r>
      <w:r w:rsidRPr="00DF4DE5">
        <w:t xml:space="preserve"> school attendance</w:t>
      </w:r>
      <w:r>
        <w:t xml:space="preserve"> and </w:t>
      </w:r>
      <w:r w:rsidRPr="00DF4DE5">
        <w:t>educational attainment</w:t>
      </w:r>
      <w:r>
        <w:t xml:space="preserve"> </w:t>
      </w:r>
      <w:r w:rsidRPr="00DF4DE5">
        <w:t xml:space="preserve">in the </w:t>
      </w:r>
      <w:r>
        <w:t>ZOI</w:t>
      </w:r>
      <w:r w:rsidRPr="00DF4DE5">
        <w:t xml:space="preserve">. </w:t>
      </w:r>
      <w:r>
        <w:t xml:space="preserve">Table 3.2.1 </w:t>
      </w:r>
      <w:r w:rsidRPr="00DF4DE5">
        <w:t>presents the percent</w:t>
      </w:r>
      <w:r>
        <w:t xml:space="preserve">age of </w:t>
      </w:r>
      <w:r w:rsidRPr="00DF4DE5">
        <w:t xml:space="preserve">all </w:t>
      </w:r>
      <w:r>
        <w:t xml:space="preserve">de facto household members between 5 and 24 years of age </w:t>
      </w:r>
      <w:r w:rsidRPr="00DF4DE5">
        <w:t xml:space="preserve">who </w:t>
      </w:r>
      <w:r>
        <w:t>currently attend</w:t>
      </w:r>
      <w:r w:rsidRPr="00DF4DE5">
        <w:t xml:space="preserve"> school</w:t>
      </w:r>
      <w:r>
        <w:t>—in total and by sex</w:t>
      </w:r>
      <w:r w:rsidRPr="00DF4DE5">
        <w:t>.</w:t>
      </w:r>
      <w:r>
        <w:t xml:space="preserve"> Table 3.2.2 presents the percentage of household members 10 years of age or older </w:t>
      </w:r>
      <w:r w:rsidRPr="00DF4DE5">
        <w:t xml:space="preserve">who have </w:t>
      </w:r>
      <w:r>
        <w:t xml:space="preserve">completed primary school—in total and by sex. The tables also include sex ratios for school attendance and attainment of primary education. </w:t>
      </w:r>
    </w:p>
    <w:p w14:paraId="3B0E49E0" w14:textId="77777777" w:rsidR="00D15693" w:rsidRPr="000532D5" w:rsidRDefault="00D15693" w:rsidP="00D15693">
      <w:pPr>
        <w:pStyle w:val="BodyText1"/>
      </w:pPr>
      <w:r w:rsidRPr="000532D5">
        <w:t>In [</w:t>
      </w:r>
      <w:r w:rsidRPr="000532D5">
        <w:rPr>
          <w:highlight w:val="yellow"/>
        </w:rPr>
        <w:t>Country</w:t>
      </w:r>
      <w:r w:rsidRPr="000532D5">
        <w:t xml:space="preserve">], primary education is defined as </w:t>
      </w:r>
      <w:r w:rsidRPr="000532D5">
        <w:rPr>
          <w:highlight w:val="yellow"/>
        </w:rPr>
        <w:t>[ins</w:t>
      </w:r>
      <w:r>
        <w:rPr>
          <w:highlight w:val="yellow"/>
        </w:rPr>
        <w:t xml:space="preserve">ert country-specific </w:t>
      </w:r>
      <w:commentRangeStart w:id="205"/>
      <w:r>
        <w:rPr>
          <w:highlight w:val="yellow"/>
        </w:rPr>
        <w:t>definition</w:t>
      </w:r>
      <w:commentRangeEnd w:id="205"/>
      <w:r w:rsidRPr="00635FB9">
        <w:rPr>
          <w:rStyle w:val="CommentReference"/>
          <w:rFonts w:eastAsia="Arial" w:cs="Arial"/>
          <w:color w:val="000000"/>
          <w:highlight w:val="yellow"/>
        </w:rPr>
        <w:commentReference w:id="205"/>
      </w:r>
      <w:r w:rsidRPr="00635FB9">
        <w:rPr>
          <w:highlight w:val="yellow"/>
        </w:rPr>
        <w:t>.</w:t>
      </w:r>
      <w:r w:rsidRPr="000532D5">
        <w:rPr>
          <w:highlight w:val="yellow"/>
        </w:rPr>
        <w:t>]</w:t>
      </w:r>
      <w:r w:rsidRPr="000532D5">
        <w:t xml:space="preserve"> </w:t>
      </w:r>
    </w:p>
    <w:p w14:paraId="2E34DF82" w14:textId="77777777" w:rsidR="00D15693" w:rsidRDefault="00D15693" w:rsidP="00D15693">
      <w:pPr>
        <w:pStyle w:val="BodyText1"/>
        <w:rPr>
          <w:highlight w:val="yellow"/>
        </w:rPr>
      </w:pPr>
      <w:r w:rsidRPr="001625E4">
        <w:t>The tables reveal</w:t>
      </w:r>
      <w:r w:rsidRPr="00DF4DE5">
        <w:t xml:space="preserve"> that </w:t>
      </w:r>
      <w:r w:rsidRPr="00DF4DE5">
        <w:rPr>
          <w:highlight w:val="yellow"/>
        </w:rPr>
        <w:t>[insert description of the values in the table</w:t>
      </w:r>
      <w:r>
        <w:rPr>
          <w:highlight w:val="yellow"/>
        </w:rPr>
        <w:t>s</w:t>
      </w:r>
      <w:r w:rsidRPr="00DF4DE5">
        <w:rPr>
          <w:highlight w:val="yellow"/>
        </w:rPr>
        <w:t>.]</w:t>
      </w:r>
    </w:p>
    <w:p w14:paraId="3D6F3C7E" w14:textId="0B973F7C" w:rsidR="00D15693" w:rsidRDefault="00D15693" w:rsidP="00D15693">
      <w:pPr>
        <w:pStyle w:val="Tabletitle"/>
      </w:pPr>
      <w:bookmarkStart w:id="206" w:name="_Toc63673060"/>
      <w:bookmarkStart w:id="207" w:name="_Toc415131203"/>
      <w:bookmarkStart w:id="208" w:name="_Toc499553863"/>
      <w:bookmarkStart w:id="209" w:name="_Toc499554301"/>
      <w:bookmarkStart w:id="210" w:name="_Toc499554556"/>
      <w:r w:rsidRPr="004C549B">
        <w:t>Table 3.</w:t>
      </w:r>
      <w:r>
        <w:t>2</w:t>
      </w:r>
      <w:r w:rsidRPr="004C549B">
        <w:t>.1: School Attendance at Time of Survey among Children and Youth 5-24 Years of Age in the ZOI, in Total and by Age and Sex</w:t>
      </w:r>
      <w:bookmarkEnd w:id="206"/>
    </w:p>
    <w:tbl>
      <w:tblPr>
        <w:tblW w:w="4944" w:type="pct"/>
        <w:tblLook w:val="04A0" w:firstRow="1" w:lastRow="0" w:firstColumn="1" w:lastColumn="0" w:noHBand="0" w:noVBand="1"/>
      </w:tblPr>
      <w:tblGrid>
        <w:gridCol w:w="1520"/>
        <w:gridCol w:w="965"/>
        <w:gridCol w:w="606"/>
        <w:gridCol w:w="799"/>
        <w:gridCol w:w="286"/>
        <w:gridCol w:w="1041"/>
        <w:gridCol w:w="864"/>
        <w:gridCol w:w="286"/>
        <w:gridCol w:w="1036"/>
        <w:gridCol w:w="860"/>
        <w:gridCol w:w="1206"/>
      </w:tblGrid>
      <w:tr w:rsidR="00B47094" w:rsidRPr="0086748A" w14:paraId="57603E2E" w14:textId="77777777" w:rsidTr="00DF48F3">
        <w:tc>
          <w:tcPr>
            <w:tcW w:w="1519" w:type="dxa"/>
            <w:vMerge w:val="restart"/>
            <w:tcBorders>
              <w:top w:val="single" w:sz="4" w:space="0" w:color="auto"/>
              <w:left w:val="nil"/>
              <w:bottom w:val="single" w:sz="4" w:space="0" w:color="000000"/>
            </w:tcBorders>
            <w:shd w:val="clear" w:color="000000" w:fill="387990"/>
            <w:noWrap/>
            <w:vAlign w:val="bottom"/>
            <w:hideMark/>
          </w:tcPr>
          <w:p w14:paraId="6F708570" w14:textId="77777777" w:rsidR="00B47094" w:rsidRPr="0086748A" w:rsidRDefault="00B47094" w:rsidP="00D15693">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Age (years)</w:t>
            </w:r>
          </w:p>
        </w:tc>
        <w:tc>
          <w:tcPr>
            <w:tcW w:w="2370" w:type="dxa"/>
            <w:gridSpan w:val="3"/>
            <w:tcBorders>
              <w:top w:val="single" w:sz="4" w:space="0" w:color="auto"/>
              <w:bottom w:val="single" w:sz="4" w:space="0" w:color="FFFFFF"/>
            </w:tcBorders>
            <w:shd w:val="clear" w:color="000000" w:fill="387990"/>
            <w:noWrap/>
            <w:vAlign w:val="bottom"/>
            <w:hideMark/>
          </w:tcPr>
          <w:p w14:paraId="4702E02F" w14:textId="500C7D37" w:rsidR="00B47094" w:rsidRPr="0086748A" w:rsidRDefault="00B47094" w:rsidP="00DF48F3">
            <w:pPr>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286" w:type="dxa"/>
            <w:vMerge w:val="restart"/>
            <w:tcBorders>
              <w:top w:val="single" w:sz="4" w:space="0" w:color="auto"/>
            </w:tcBorders>
            <w:shd w:val="clear" w:color="000000" w:fill="387990"/>
            <w:noWrap/>
            <w:vAlign w:val="bottom"/>
            <w:hideMark/>
          </w:tcPr>
          <w:p w14:paraId="2A76F164" w14:textId="5A09DA2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905" w:type="dxa"/>
            <w:gridSpan w:val="2"/>
            <w:tcBorders>
              <w:top w:val="single" w:sz="4" w:space="0" w:color="auto"/>
              <w:bottom w:val="single" w:sz="4" w:space="0" w:color="FFFFFF"/>
            </w:tcBorders>
            <w:shd w:val="clear" w:color="000000" w:fill="387990"/>
            <w:noWrap/>
            <w:vAlign w:val="bottom"/>
            <w:hideMark/>
          </w:tcPr>
          <w:p w14:paraId="301753A9"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Female </w:t>
            </w:r>
          </w:p>
        </w:tc>
        <w:tc>
          <w:tcPr>
            <w:tcW w:w="286" w:type="dxa"/>
            <w:vMerge w:val="restart"/>
            <w:tcBorders>
              <w:top w:val="single" w:sz="4" w:space="0" w:color="auto"/>
            </w:tcBorders>
            <w:shd w:val="clear" w:color="000000" w:fill="387990"/>
            <w:noWrap/>
            <w:vAlign w:val="bottom"/>
            <w:hideMark/>
          </w:tcPr>
          <w:p w14:paraId="09F13511"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896" w:type="dxa"/>
            <w:gridSpan w:val="2"/>
            <w:tcBorders>
              <w:top w:val="single" w:sz="4" w:space="0" w:color="auto"/>
              <w:bottom w:val="single" w:sz="4" w:space="0" w:color="FFFFFF"/>
            </w:tcBorders>
            <w:shd w:val="clear" w:color="000000" w:fill="387990"/>
            <w:noWrap/>
            <w:vAlign w:val="bottom"/>
            <w:hideMark/>
          </w:tcPr>
          <w:p w14:paraId="058D8946"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w:t>
            </w:r>
          </w:p>
        </w:tc>
        <w:tc>
          <w:tcPr>
            <w:tcW w:w="1206" w:type="dxa"/>
            <w:vMerge w:val="restart"/>
            <w:tcBorders>
              <w:top w:val="single" w:sz="4" w:space="0" w:color="auto"/>
              <w:right w:val="nil"/>
            </w:tcBorders>
            <w:shd w:val="clear" w:color="000000" w:fill="387990"/>
            <w:vAlign w:val="bottom"/>
            <w:hideMark/>
          </w:tcPr>
          <w:p w14:paraId="73246C6B"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to male ratio</w:t>
            </w:r>
          </w:p>
        </w:tc>
      </w:tr>
      <w:tr w:rsidR="00B47094" w:rsidRPr="0086748A" w14:paraId="6F73A83D" w14:textId="77777777" w:rsidTr="00DF48F3">
        <w:tc>
          <w:tcPr>
            <w:tcW w:w="1519" w:type="dxa"/>
            <w:vMerge/>
            <w:tcBorders>
              <w:top w:val="single" w:sz="4" w:space="0" w:color="auto"/>
              <w:left w:val="nil"/>
              <w:bottom w:val="single" w:sz="4" w:space="0" w:color="000000"/>
            </w:tcBorders>
            <w:vAlign w:val="center"/>
            <w:hideMark/>
          </w:tcPr>
          <w:p w14:paraId="223E478D" w14:textId="77777777" w:rsidR="00B47094" w:rsidRPr="0086748A" w:rsidRDefault="00B47094" w:rsidP="00D15693">
            <w:pPr>
              <w:widowControl/>
              <w:spacing w:line="259" w:lineRule="auto"/>
              <w:rPr>
                <w:rFonts w:eastAsia="Times New Roman" w:cs="Times New Roman"/>
                <w:b/>
                <w:bCs/>
                <w:color w:val="FFFFFF"/>
                <w:sz w:val="20"/>
                <w:szCs w:val="20"/>
              </w:rPr>
            </w:pPr>
          </w:p>
        </w:tc>
        <w:tc>
          <w:tcPr>
            <w:tcW w:w="965" w:type="dxa"/>
            <w:tcBorders>
              <w:top w:val="nil"/>
              <w:bottom w:val="single" w:sz="4" w:space="0" w:color="auto"/>
            </w:tcBorders>
            <w:shd w:val="clear" w:color="000000" w:fill="387990"/>
            <w:vAlign w:val="bottom"/>
            <w:hideMark/>
          </w:tcPr>
          <w:p w14:paraId="4A4BA1B9"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606" w:type="dxa"/>
            <w:tcBorders>
              <w:top w:val="nil"/>
              <w:bottom w:val="single" w:sz="4" w:space="0" w:color="auto"/>
            </w:tcBorders>
            <w:shd w:val="clear" w:color="000000" w:fill="387990"/>
            <w:vAlign w:val="bottom"/>
            <w:hideMark/>
          </w:tcPr>
          <w:p w14:paraId="52880435"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799" w:type="dxa"/>
            <w:tcBorders>
              <w:bottom w:val="single" w:sz="4" w:space="0" w:color="000000"/>
            </w:tcBorders>
            <w:shd w:val="clear" w:color="000000" w:fill="387990"/>
            <w:vAlign w:val="bottom"/>
          </w:tcPr>
          <w:p w14:paraId="5C565513" w14:textId="040ACD20" w:rsidR="00B47094" w:rsidRPr="00DF48F3" w:rsidRDefault="00B47094" w:rsidP="00DF48F3">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286" w:type="dxa"/>
            <w:vMerge/>
            <w:tcBorders>
              <w:bottom w:val="single" w:sz="4" w:space="0" w:color="000000"/>
            </w:tcBorders>
            <w:vAlign w:val="center"/>
            <w:hideMark/>
          </w:tcPr>
          <w:p w14:paraId="47164277" w14:textId="2DE59A1F" w:rsidR="00B47094" w:rsidRPr="0086748A" w:rsidRDefault="00B47094" w:rsidP="00D15693">
            <w:pPr>
              <w:widowControl/>
              <w:spacing w:line="259" w:lineRule="auto"/>
              <w:rPr>
                <w:rFonts w:eastAsia="Times New Roman" w:cs="Times New Roman"/>
                <w:b/>
                <w:bCs/>
                <w:color w:val="FFFFFF"/>
                <w:sz w:val="20"/>
                <w:szCs w:val="20"/>
              </w:rPr>
            </w:pPr>
          </w:p>
        </w:tc>
        <w:tc>
          <w:tcPr>
            <w:tcW w:w="1041" w:type="dxa"/>
            <w:tcBorders>
              <w:top w:val="nil"/>
              <w:bottom w:val="single" w:sz="4" w:space="0" w:color="auto"/>
            </w:tcBorders>
            <w:shd w:val="clear" w:color="000000" w:fill="387990"/>
            <w:vAlign w:val="bottom"/>
            <w:hideMark/>
          </w:tcPr>
          <w:p w14:paraId="3C00A792"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4" w:type="dxa"/>
            <w:tcBorders>
              <w:top w:val="nil"/>
              <w:bottom w:val="single" w:sz="4" w:space="0" w:color="auto"/>
            </w:tcBorders>
            <w:shd w:val="clear" w:color="000000" w:fill="387990"/>
            <w:vAlign w:val="bottom"/>
            <w:hideMark/>
          </w:tcPr>
          <w:p w14:paraId="00296BCD"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86" w:type="dxa"/>
            <w:vMerge/>
            <w:tcBorders>
              <w:bottom w:val="single" w:sz="4" w:space="0" w:color="000000"/>
            </w:tcBorders>
            <w:vAlign w:val="center"/>
            <w:hideMark/>
          </w:tcPr>
          <w:p w14:paraId="50195031" w14:textId="77777777" w:rsidR="00B47094" w:rsidRPr="0086748A" w:rsidRDefault="00B47094" w:rsidP="00D15693">
            <w:pPr>
              <w:widowControl/>
              <w:spacing w:line="259" w:lineRule="auto"/>
              <w:rPr>
                <w:rFonts w:eastAsia="Times New Roman" w:cs="Times New Roman"/>
                <w:b/>
                <w:bCs/>
                <w:color w:val="FFFFFF"/>
                <w:sz w:val="20"/>
                <w:szCs w:val="20"/>
              </w:rPr>
            </w:pPr>
          </w:p>
        </w:tc>
        <w:tc>
          <w:tcPr>
            <w:tcW w:w="1036" w:type="dxa"/>
            <w:tcBorders>
              <w:top w:val="nil"/>
              <w:bottom w:val="single" w:sz="4" w:space="0" w:color="auto"/>
            </w:tcBorders>
            <w:shd w:val="clear" w:color="000000" w:fill="387990"/>
            <w:vAlign w:val="bottom"/>
            <w:hideMark/>
          </w:tcPr>
          <w:p w14:paraId="762654E5"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0" w:type="dxa"/>
            <w:tcBorders>
              <w:top w:val="nil"/>
              <w:bottom w:val="single" w:sz="4" w:space="0" w:color="auto"/>
            </w:tcBorders>
            <w:shd w:val="clear" w:color="000000" w:fill="387990"/>
            <w:vAlign w:val="bottom"/>
            <w:hideMark/>
          </w:tcPr>
          <w:p w14:paraId="3793CF66"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1206" w:type="dxa"/>
            <w:vMerge/>
            <w:tcBorders>
              <w:bottom w:val="single" w:sz="4" w:space="0" w:color="000000"/>
              <w:right w:val="nil"/>
            </w:tcBorders>
            <w:vAlign w:val="center"/>
            <w:hideMark/>
          </w:tcPr>
          <w:p w14:paraId="56CF72CB" w14:textId="77777777" w:rsidR="00B47094" w:rsidRPr="0086748A" w:rsidRDefault="00B47094" w:rsidP="00D15693">
            <w:pPr>
              <w:widowControl/>
              <w:spacing w:line="259" w:lineRule="auto"/>
              <w:rPr>
                <w:rFonts w:eastAsia="Times New Roman" w:cs="Times New Roman"/>
                <w:b/>
                <w:bCs/>
                <w:color w:val="FFFFFF"/>
                <w:sz w:val="20"/>
                <w:szCs w:val="20"/>
              </w:rPr>
            </w:pPr>
          </w:p>
        </w:tc>
      </w:tr>
      <w:tr w:rsidR="00B47094" w:rsidRPr="0086748A" w14:paraId="51F6A67A" w14:textId="77777777" w:rsidTr="00DF48F3">
        <w:tc>
          <w:tcPr>
            <w:tcW w:w="1519" w:type="dxa"/>
            <w:tcBorders>
              <w:top w:val="nil"/>
              <w:left w:val="nil"/>
              <w:bottom w:val="single" w:sz="4" w:space="0" w:color="auto"/>
            </w:tcBorders>
            <w:shd w:val="clear" w:color="000000" w:fill="D9E1F2"/>
            <w:noWrap/>
            <w:vAlign w:val="bottom"/>
            <w:hideMark/>
          </w:tcPr>
          <w:p w14:paraId="430A2BD7" w14:textId="77777777" w:rsidR="00B47094" w:rsidRPr="0086748A" w:rsidRDefault="00B47094" w:rsidP="00D15693">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Age category</w:t>
            </w:r>
          </w:p>
        </w:tc>
        <w:tc>
          <w:tcPr>
            <w:tcW w:w="965" w:type="dxa"/>
            <w:tcBorders>
              <w:top w:val="nil"/>
              <w:bottom w:val="single" w:sz="4" w:space="0" w:color="auto"/>
            </w:tcBorders>
            <w:shd w:val="clear" w:color="000000" w:fill="D9E1F2"/>
            <w:vAlign w:val="bottom"/>
            <w:hideMark/>
          </w:tcPr>
          <w:p w14:paraId="78409E5C"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06" w:type="dxa"/>
            <w:tcBorders>
              <w:top w:val="nil"/>
              <w:bottom w:val="single" w:sz="4" w:space="0" w:color="auto"/>
            </w:tcBorders>
            <w:shd w:val="clear" w:color="000000" w:fill="D9E1F2"/>
            <w:vAlign w:val="bottom"/>
            <w:hideMark/>
          </w:tcPr>
          <w:p w14:paraId="620825A8"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799" w:type="dxa"/>
            <w:tcBorders>
              <w:top w:val="nil"/>
              <w:bottom w:val="single" w:sz="4" w:space="0" w:color="auto"/>
            </w:tcBorders>
            <w:shd w:val="clear" w:color="000000" w:fill="D9E1F2"/>
          </w:tcPr>
          <w:p w14:paraId="3BB056DE" w14:textId="77777777" w:rsidR="00B47094" w:rsidRPr="0086748A" w:rsidRDefault="00B47094" w:rsidP="00D15693">
            <w:pPr>
              <w:widowControl/>
              <w:spacing w:line="259" w:lineRule="auto"/>
              <w:jc w:val="center"/>
              <w:rPr>
                <w:rFonts w:eastAsia="Times New Roman" w:cs="Times New Roman"/>
                <w:b/>
                <w:bCs/>
                <w:color w:val="FFFFFF"/>
                <w:sz w:val="20"/>
                <w:szCs w:val="20"/>
              </w:rPr>
            </w:pPr>
          </w:p>
        </w:tc>
        <w:tc>
          <w:tcPr>
            <w:tcW w:w="286" w:type="dxa"/>
            <w:tcBorders>
              <w:top w:val="nil"/>
              <w:bottom w:val="single" w:sz="4" w:space="0" w:color="auto"/>
            </w:tcBorders>
            <w:shd w:val="clear" w:color="000000" w:fill="D9E1F2"/>
            <w:noWrap/>
            <w:vAlign w:val="bottom"/>
            <w:hideMark/>
          </w:tcPr>
          <w:p w14:paraId="6D999025" w14:textId="4B2A9559"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41" w:type="dxa"/>
            <w:tcBorders>
              <w:top w:val="nil"/>
              <w:bottom w:val="single" w:sz="4" w:space="0" w:color="auto"/>
            </w:tcBorders>
            <w:shd w:val="clear" w:color="000000" w:fill="D9E1F2"/>
            <w:vAlign w:val="bottom"/>
            <w:hideMark/>
          </w:tcPr>
          <w:p w14:paraId="373BCDC8"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4" w:type="dxa"/>
            <w:tcBorders>
              <w:top w:val="nil"/>
              <w:bottom w:val="single" w:sz="4" w:space="0" w:color="auto"/>
            </w:tcBorders>
            <w:shd w:val="clear" w:color="000000" w:fill="D9E1F2"/>
            <w:vAlign w:val="bottom"/>
            <w:hideMark/>
          </w:tcPr>
          <w:p w14:paraId="0C5252B1"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6" w:type="dxa"/>
            <w:tcBorders>
              <w:top w:val="nil"/>
              <w:bottom w:val="single" w:sz="4" w:space="0" w:color="auto"/>
            </w:tcBorders>
            <w:shd w:val="clear" w:color="000000" w:fill="D9E1F2"/>
            <w:noWrap/>
            <w:vAlign w:val="bottom"/>
            <w:hideMark/>
          </w:tcPr>
          <w:p w14:paraId="4D3B0C65"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36" w:type="dxa"/>
            <w:tcBorders>
              <w:top w:val="nil"/>
              <w:bottom w:val="single" w:sz="4" w:space="0" w:color="auto"/>
            </w:tcBorders>
            <w:shd w:val="clear" w:color="000000" w:fill="D9E1F2"/>
            <w:vAlign w:val="bottom"/>
            <w:hideMark/>
          </w:tcPr>
          <w:p w14:paraId="6D574C17"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0" w:type="dxa"/>
            <w:tcBorders>
              <w:top w:val="nil"/>
              <w:bottom w:val="single" w:sz="4" w:space="0" w:color="auto"/>
            </w:tcBorders>
            <w:shd w:val="clear" w:color="000000" w:fill="D9E1F2"/>
            <w:vAlign w:val="bottom"/>
            <w:hideMark/>
          </w:tcPr>
          <w:p w14:paraId="490F008C"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206" w:type="dxa"/>
            <w:tcBorders>
              <w:top w:val="nil"/>
              <w:bottom w:val="single" w:sz="4" w:space="0" w:color="auto"/>
              <w:right w:val="nil"/>
            </w:tcBorders>
            <w:shd w:val="clear" w:color="000000" w:fill="D9E1F2"/>
            <w:vAlign w:val="bottom"/>
            <w:hideMark/>
          </w:tcPr>
          <w:p w14:paraId="6AA83498"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B47094" w:rsidRPr="0086748A" w14:paraId="7B25B070" w14:textId="77777777" w:rsidTr="00DF48F3">
        <w:tc>
          <w:tcPr>
            <w:tcW w:w="1519" w:type="dxa"/>
            <w:tcBorders>
              <w:top w:val="nil"/>
              <w:left w:val="nil"/>
              <w:bottom w:val="single" w:sz="4" w:space="0" w:color="auto"/>
            </w:tcBorders>
            <w:shd w:val="clear" w:color="auto" w:fill="auto"/>
            <w:vAlign w:val="center"/>
            <w:hideMark/>
          </w:tcPr>
          <w:p w14:paraId="7E5D6870"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5-9</w:t>
            </w:r>
          </w:p>
        </w:tc>
        <w:tc>
          <w:tcPr>
            <w:tcW w:w="965" w:type="dxa"/>
            <w:tcBorders>
              <w:top w:val="nil"/>
              <w:bottom w:val="single" w:sz="4" w:space="0" w:color="auto"/>
            </w:tcBorders>
            <w:shd w:val="clear" w:color="auto" w:fill="auto"/>
            <w:vAlign w:val="center"/>
            <w:hideMark/>
          </w:tcPr>
          <w:p w14:paraId="607C93E3"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26424767"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1F321789"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57BA0F63" w14:textId="31F500F2"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17ED220F"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7F404BCC"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60A8D3B5"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47CEB7AC"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6069110E" w14:textId="77777777" w:rsidR="00B47094" w:rsidRPr="0086748A"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1FC59D06" w14:textId="77777777" w:rsidR="00B47094" w:rsidRPr="00235F11" w:rsidRDefault="00B47094" w:rsidP="00D15693">
            <w:pPr>
              <w:widowControl/>
              <w:spacing w:line="259" w:lineRule="auto"/>
              <w:jc w:val="center"/>
              <w:rPr>
                <w:rFonts w:eastAsia="Times New Roman" w:cs="Times New Roman"/>
                <w:sz w:val="20"/>
                <w:szCs w:val="20"/>
              </w:rPr>
            </w:pPr>
          </w:p>
        </w:tc>
      </w:tr>
      <w:tr w:rsidR="00B47094" w:rsidRPr="0086748A" w14:paraId="38B18D67" w14:textId="77777777" w:rsidTr="00DF48F3">
        <w:tc>
          <w:tcPr>
            <w:tcW w:w="1519" w:type="dxa"/>
            <w:tcBorders>
              <w:top w:val="nil"/>
              <w:left w:val="nil"/>
              <w:bottom w:val="single" w:sz="4" w:space="0" w:color="auto"/>
            </w:tcBorders>
            <w:shd w:val="clear" w:color="auto" w:fill="auto"/>
            <w:vAlign w:val="center"/>
            <w:hideMark/>
          </w:tcPr>
          <w:p w14:paraId="6FEEC0E8"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10-14</w:t>
            </w:r>
          </w:p>
        </w:tc>
        <w:tc>
          <w:tcPr>
            <w:tcW w:w="965" w:type="dxa"/>
            <w:tcBorders>
              <w:top w:val="nil"/>
              <w:bottom w:val="single" w:sz="4" w:space="0" w:color="auto"/>
            </w:tcBorders>
            <w:shd w:val="clear" w:color="auto" w:fill="auto"/>
            <w:vAlign w:val="center"/>
            <w:hideMark/>
          </w:tcPr>
          <w:p w14:paraId="356B66D0"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74540E01"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4CB16CA3"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57AA3166" w14:textId="19BB978B"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37360BC5"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2F6E45C1"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3476D801"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4E495E80"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6FBB40EB" w14:textId="77777777" w:rsidR="00B47094" w:rsidRPr="00235F11"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5B21BF37" w14:textId="77777777" w:rsidR="00B47094" w:rsidRPr="00235F11" w:rsidRDefault="00B47094" w:rsidP="00D15693">
            <w:pPr>
              <w:widowControl/>
              <w:spacing w:line="259" w:lineRule="auto"/>
              <w:jc w:val="center"/>
              <w:rPr>
                <w:rFonts w:eastAsia="Times New Roman" w:cs="Times New Roman"/>
                <w:sz w:val="20"/>
                <w:szCs w:val="20"/>
              </w:rPr>
            </w:pPr>
          </w:p>
        </w:tc>
      </w:tr>
      <w:tr w:rsidR="00B47094" w:rsidRPr="0086748A" w14:paraId="41592CEC" w14:textId="77777777" w:rsidTr="00DF48F3">
        <w:tc>
          <w:tcPr>
            <w:tcW w:w="1519" w:type="dxa"/>
            <w:tcBorders>
              <w:top w:val="nil"/>
              <w:left w:val="nil"/>
              <w:bottom w:val="single" w:sz="4" w:space="0" w:color="auto"/>
            </w:tcBorders>
            <w:shd w:val="clear" w:color="auto" w:fill="auto"/>
            <w:vAlign w:val="center"/>
            <w:hideMark/>
          </w:tcPr>
          <w:p w14:paraId="0E8A7BE4"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15-19</w:t>
            </w:r>
          </w:p>
        </w:tc>
        <w:tc>
          <w:tcPr>
            <w:tcW w:w="965" w:type="dxa"/>
            <w:tcBorders>
              <w:top w:val="nil"/>
              <w:bottom w:val="single" w:sz="4" w:space="0" w:color="auto"/>
            </w:tcBorders>
            <w:shd w:val="clear" w:color="auto" w:fill="auto"/>
            <w:vAlign w:val="center"/>
            <w:hideMark/>
          </w:tcPr>
          <w:p w14:paraId="71BF9AA3"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5E9C63FC"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26A4D196"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30B4B5A8" w14:textId="53A61C9F"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1FA9B238"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4C26CD0F"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07959391"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104AD05C"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2128131E" w14:textId="77777777" w:rsidR="00B47094" w:rsidRPr="00235F11"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4E3AD062" w14:textId="77777777" w:rsidR="00B47094" w:rsidRPr="00235F11" w:rsidRDefault="00B47094" w:rsidP="00D15693">
            <w:pPr>
              <w:widowControl/>
              <w:spacing w:line="259" w:lineRule="auto"/>
              <w:jc w:val="center"/>
              <w:rPr>
                <w:rFonts w:eastAsia="Times New Roman" w:cs="Times New Roman"/>
                <w:sz w:val="20"/>
                <w:szCs w:val="20"/>
              </w:rPr>
            </w:pPr>
          </w:p>
        </w:tc>
      </w:tr>
      <w:tr w:rsidR="00B47094" w:rsidRPr="0086748A" w14:paraId="391FCDC0" w14:textId="77777777" w:rsidTr="00DF48F3">
        <w:tc>
          <w:tcPr>
            <w:tcW w:w="1519" w:type="dxa"/>
            <w:tcBorders>
              <w:top w:val="nil"/>
              <w:left w:val="nil"/>
              <w:bottom w:val="single" w:sz="4" w:space="0" w:color="auto"/>
            </w:tcBorders>
            <w:shd w:val="clear" w:color="auto" w:fill="auto"/>
            <w:vAlign w:val="center"/>
            <w:hideMark/>
          </w:tcPr>
          <w:p w14:paraId="151D341A"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20-24</w:t>
            </w:r>
          </w:p>
        </w:tc>
        <w:tc>
          <w:tcPr>
            <w:tcW w:w="965" w:type="dxa"/>
            <w:tcBorders>
              <w:top w:val="nil"/>
              <w:bottom w:val="single" w:sz="4" w:space="0" w:color="auto"/>
            </w:tcBorders>
            <w:shd w:val="clear" w:color="auto" w:fill="auto"/>
            <w:vAlign w:val="center"/>
            <w:hideMark/>
          </w:tcPr>
          <w:p w14:paraId="1C647F2C"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566F7787"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2B7CE6F2"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0D4946E5" w14:textId="126E45EA"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4F31724B"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36FA7C71"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4284C2AF"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7A2D7FEC"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3E918475" w14:textId="77777777" w:rsidR="00B47094" w:rsidRPr="00235F11"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044729EB" w14:textId="77777777" w:rsidR="00B47094" w:rsidRPr="00235F11" w:rsidRDefault="00B47094" w:rsidP="00D15693">
            <w:pPr>
              <w:widowControl/>
              <w:spacing w:line="259" w:lineRule="auto"/>
              <w:jc w:val="center"/>
              <w:rPr>
                <w:rFonts w:eastAsia="Times New Roman" w:cs="Times New Roman"/>
                <w:sz w:val="20"/>
                <w:szCs w:val="20"/>
              </w:rPr>
            </w:pPr>
          </w:p>
        </w:tc>
      </w:tr>
    </w:tbl>
    <w:p w14:paraId="14250D21" w14:textId="77777777" w:rsidR="00D15693" w:rsidRPr="004C549B" w:rsidRDefault="00D15693" w:rsidP="00D15693">
      <w:pPr>
        <w:widowControl/>
        <w:rPr>
          <w:color w:val="auto"/>
          <w:sz w:val="16"/>
        </w:rPr>
      </w:pPr>
      <w:commentRangeStart w:id="211"/>
      <w:r w:rsidRPr="004C549B">
        <w:rPr>
          <w:color w:val="auto"/>
          <w:sz w:val="16"/>
        </w:rPr>
        <w:t>^ Results not statistically reliable, n&lt;30  </w:t>
      </w:r>
      <w:commentRangeEnd w:id="211"/>
      <w:r>
        <w:rPr>
          <w:rStyle w:val="CommentReference"/>
        </w:rPr>
        <w:commentReference w:id="211"/>
      </w:r>
    </w:p>
    <w:p w14:paraId="6C755E50"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DB00D29" w14:textId="446B1F89" w:rsidR="00D15693" w:rsidRDefault="00D15693" w:rsidP="00D15693">
      <w:pPr>
        <w:widowControl/>
        <w:rPr>
          <w:color w:val="auto"/>
          <w:sz w:val="16"/>
        </w:rPr>
      </w:pPr>
      <w:r w:rsidRPr="004C549B">
        <w:rPr>
          <w:color w:val="auto"/>
          <w:sz w:val="16"/>
        </w:rPr>
        <w:t xml:space="preserve">Note: Estimates are based on de facto </w:t>
      </w:r>
      <w:r w:rsidR="00C639B0">
        <w:rPr>
          <w:color w:val="auto"/>
          <w:sz w:val="16"/>
        </w:rPr>
        <w:t>household members</w:t>
      </w:r>
      <w:r w:rsidRPr="004C549B">
        <w:rPr>
          <w:color w:val="auto"/>
          <w:sz w:val="16"/>
        </w:rPr>
        <w:t>.</w:t>
      </w:r>
    </w:p>
    <w:p w14:paraId="15F5BF87"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FC16B99" w14:textId="5CA59A0B" w:rsidR="00D15693" w:rsidRPr="00E20C22" w:rsidRDefault="00D15693" w:rsidP="00D15693">
      <w:pPr>
        <w:pStyle w:val="Tabletitle"/>
      </w:pPr>
      <w:bookmarkStart w:id="212" w:name="_Toc63673061"/>
      <w:r w:rsidRPr="00347F47">
        <w:lastRenderedPageBreak/>
        <w:t>Table 3.</w:t>
      </w:r>
      <w:r>
        <w:t>2</w:t>
      </w:r>
      <w:r w:rsidRPr="00347F47">
        <w:t>.2: Completion of Primary Education among Individuals 10 Years of Age or Older in the ZOI, in Total and by Age and Sex</w:t>
      </w:r>
      <w:bookmarkEnd w:id="207"/>
      <w:bookmarkEnd w:id="208"/>
      <w:bookmarkEnd w:id="209"/>
      <w:bookmarkEnd w:id="210"/>
      <w:bookmarkEnd w:id="212"/>
    </w:p>
    <w:tbl>
      <w:tblPr>
        <w:tblW w:w="9360" w:type="dxa"/>
        <w:tblLayout w:type="fixed"/>
        <w:tblCellMar>
          <w:left w:w="0" w:type="dxa"/>
          <w:right w:w="0" w:type="dxa"/>
        </w:tblCellMar>
        <w:tblLook w:val="04A0" w:firstRow="1" w:lastRow="0" w:firstColumn="1" w:lastColumn="0" w:noHBand="0" w:noVBand="1"/>
      </w:tblPr>
      <w:tblGrid>
        <w:gridCol w:w="1937"/>
        <w:gridCol w:w="1103"/>
        <w:gridCol w:w="662"/>
        <w:gridCol w:w="540"/>
        <w:gridCol w:w="238"/>
        <w:gridCol w:w="1209"/>
        <w:gridCol w:w="427"/>
        <w:gridCol w:w="184"/>
        <w:gridCol w:w="1310"/>
        <w:gridCol w:w="413"/>
        <w:gridCol w:w="1337"/>
      </w:tblGrid>
      <w:tr w:rsidR="001811A8" w14:paraId="133D9CDE" w14:textId="77777777" w:rsidTr="001811A8">
        <w:trPr>
          <w:trHeight w:val="259"/>
        </w:trPr>
        <w:tc>
          <w:tcPr>
            <w:tcW w:w="1937" w:type="dxa"/>
            <w:vMerge w:val="restart"/>
            <w:tcBorders>
              <w:top w:val="single" w:sz="4" w:space="0" w:color="auto"/>
              <w:left w:val="nil"/>
              <w:bottom w:val="single" w:sz="4" w:space="0" w:color="000000"/>
              <w:right w:val="nil"/>
            </w:tcBorders>
            <w:shd w:val="clear" w:color="000000" w:fill="387990"/>
            <w:noWrap/>
            <w:vAlign w:val="bottom"/>
            <w:hideMark/>
          </w:tcPr>
          <w:p w14:paraId="7DA792BB" w14:textId="77777777" w:rsidR="001811A8" w:rsidRDefault="001811A8">
            <w:pPr>
              <w:widowControl/>
              <w:spacing w:line="240" w:lineRule="auto"/>
              <w:rPr>
                <w:rFonts w:eastAsia="Times New Roman" w:cs="Calibri"/>
                <w:b/>
                <w:bCs/>
                <w:color w:val="FFFFFF"/>
                <w:sz w:val="20"/>
                <w:szCs w:val="20"/>
              </w:rPr>
            </w:pPr>
            <w:r>
              <w:rPr>
                <w:rFonts w:cs="Calibri"/>
                <w:b/>
                <w:bCs/>
                <w:color w:val="FFFFFF"/>
                <w:sz w:val="20"/>
                <w:szCs w:val="20"/>
              </w:rPr>
              <w:t>Age (years)</w:t>
            </w:r>
          </w:p>
        </w:tc>
        <w:tc>
          <w:tcPr>
            <w:tcW w:w="2305" w:type="dxa"/>
            <w:gridSpan w:val="3"/>
            <w:tcBorders>
              <w:top w:val="single" w:sz="4" w:space="0" w:color="auto"/>
              <w:left w:val="nil"/>
              <w:bottom w:val="single" w:sz="4" w:space="0" w:color="FFFFFF"/>
              <w:right w:val="nil"/>
            </w:tcBorders>
            <w:shd w:val="clear" w:color="000000" w:fill="387990"/>
            <w:noWrap/>
            <w:vAlign w:val="bottom"/>
            <w:hideMark/>
          </w:tcPr>
          <w:p w14:paraId="20B4F96F" w14:textId="77777777" w:rsidR="001811A8" w:rsidRDefault="001811A8">
            <w:pPr>
              <w:jc w:val="center"/>
              <w:rPr>
                <w:rFonts w:cs="Calibri"/>
                <w:b/>
                <w:bCs/>
                <w:color w:val="FFFFFF"/>
                <w:sz w:val="20"/>
                <w:szCs w:val="20"/>
              </w:rPr>
            </w:pPr>
            <w:r>
              <w:rPr>
                <w:rFonts w:cs="Calibri"/>
                <w:b/>
                <w:bCs/>
                <w:color w:val="FFFFFF"/>
                <w:sz w:val="20"/>
                <w:szCs w:val="20"/>
              </w:rPr>
              <w:t>Total</w:t>
            </w:r>
          </w:p>
        </w:tc>
        <w:tc>
          <w:tcPr>
            <w:tcW w:w="238" w:type="dxa"/>
            <w:vMerge w:val="restart"/>
            <w:tcBorders>
              <w:top w:val="single" w:sz="4" w:space="0" w:color="auto"/>
              <w:left w:val="nil"/>
              <w:right w:val="nil"/>
            </w:tcBorders>
            <w:shd w:val="clear" w:color="000000" w:fill="387990"/>
            <w:noWrap/>
            <w:vAlign w:val="bottom"/>
            <w:hideMark/>
          </w:tcPr>
          <w:p w14:paraId="59D1E792" w14:textId="77777777" w:rsidR="001811A8" w:rsidRDefault="001811A8">
            <w:pPr>
              <w:jc w:val="center"/>
              <w:rPr>
                <w:rFonts w:cs="Calibri"/>
                <w:b/>
                <w:bCs/>
                <w:color w:val="FFFFFF"/>
                <w:sz w:val="20"/>
                <w:szCs w:val="20"/>
              </w:rPr>
            </w:pPr>
            <w:r>
              <w:rPr>
                <w:rFonts w:cs="Calibri"/>
                <w:b/>
                <w:bCs/>
                <w:color w:val="FFFFFF"/>
                <w:sz w:val="20"/>
                <w:szCs w:val="20"/>
              </w:rPr>
              <w:t> </w:t>
            </w:r>
          </w:p>
        </w:tc>
        <w:tc>
          <w:tcPr>
            <w:tcW w:w="1636" w:type="dxa"/>
            <w:gridSpan w:val="2"/>
            <w:tcBorders>
              <w:top w:val="single" w:sz="4" w:space="0" w:color="auto"/>
              <w:left w:val="nil"/>
              <w:bottom w:val="single" w:sz="4" w:space="0" w:color="FFFFFF"/>
              <w:right w:val="nil"/>
            </w:tcBorders>
            <w:shd w:val="clear" w:color="000000" w:fill="387990"/>
            <w:noWrap/>
            <w:vAlign w:val="bottom"/>
            <w:hideMark/>
          </w:tcPr>
          <w:p w14:paraId="64ADBA7B" w14:textId="77777777" w:rsidR="001811A8" w:rsidRDefault="001811A8">
            <w:pPr>
              <w:jc w:val="center"/>
              <w:rPr>
                <w:rFonts w:cs="Calibri"/>
                <w:b/>
                <w:bCs/>
                <w:color w:val="FFFFFF"/>
                <w:sz w:val="20"/>
                <w:szCs w:val="20"/>
              </w:rPr>
            </w:pPr>
            <w:r>
              <w:rPr>
                <w:rFonts w:cs="Calibri"/>
                <w:b/>
                <w:bCs/>
                <w:color w:val="FFFFFF"/>
                <w:sz w:val="20"/>
                <w:szCs w:val="20"/>
              </w:rPr>
              <w:t xml:space="preserve">Female </w:t>
            </w:r>
          </w:p>
        </w:tc>
        <w:tc>
          <w:tcPr>
            <w:tcW w:w="184" w:type="dxa"/>
            <w:vMerge w:val="restart"/>
            <w:tcBorders>
              <w:top w:val="single" w:sz="4" w:space="0" w:color="auto"/>
              <w:left w:val="nil"/>
              <w:right w:val="nil"/>
            </w:tcBorders>
            <w:shd w:val="clear" w:color="000000" w:fill="387990"/>
            <w:noWrap/>
            <w:vAlign w:val="bottom"/>
            <w:hideMark/>
          </w:tcPr>
          <w:p w14:paraId="77D7F6D8" w14:textId="77777777" w:rsidR="001811A8" w:rsidRDefault="001811A8">
            <w:pPr>
              <w:jc w:val="center"/>
              <w:rPr>
                <w:rFonts w:cs="Calibri"/>
                <w:b/>
                <w:bCs/>
                <w:color w:val="FFFFFF"/>
                <w:sz w:val="20"/>
                <w:szCs w:val="20"/>
              </w:rPr>
            </w:pPr>
            <w:r>
              <w:rPr>
                <w:rFonts w:cs="Calibri"/>
                <w:b/>
                <w:bCs/>
                <w:color w:val="FFFFFF"/>
                <w:sz w:val="20"/>
                <w:szCs w:val="20"/>
              </w:rPr>
              <w:t> </w:t>
            </w:r>
          </w:p>
        </w:tc>
        <w:tc>
          <w:tcPr>
            <w:tcW w:w="1723" w:type="dxa"/>
            <w:gridSpan w:val="2"/>
            <w:tcBorders>
              <w:top w:val="single" w:sz="4" w:space="0" w:color="auto"/>
              <w:left w:val="nil"/>
              <w:bottom w:val="single" w:sz="4" w:space="0" w:color="FFFFFF"/>
              <w:right w:val="nil"/>
            </w:tcBorders>
            <w:shd w:val="clear" w:color="000000" w:fill="387990"/>
            <w:noWrap/>
            <w:vAlign w:val="bottom"/>
            <w:hideMark/>
          </w:tcPr>
          <w:p w14:paraId="3325A778" w14:textId="77777777" w:rsidR="001811A8" w:rsidRDefault="001811A8">
            <w:pPr>
              <w:jc w:val="center"/>
              <w:rPr>
                <w:rFonts w:cs="Calibri"/>
                <w:b/>
                <w:bCs/>
                <w:color w:val="FFFFFF"/>
                <w:sz w:val="20"/>
                <w:szCs w:val="20"/>
              </w:rPr>
            </w:pPr>
            <w:r>
              <w:rPr>
                <w:rFonts w:cs="Calibri"/>
                <w:b/>
                <w:bCs/>
                <w:color w:val="FFFFFF"/>
                <w:sz w:val="20"/>
                <w:szCs w:val="20"/>
              </w:rPr>
              <w:t>Male</w:t>
            </w:r>
          </w:p>
        </w:tc>
        <w:tc>
          <w:tcPr>
            <w:tcW w:w="1337" w:type="dxa"/>
            <w:vMerge w:val="restart"/>
            <w:tcBorders>
              <w:top w:val="single" w:sz="4" w:space="0" w:color="auto"/>
              <w:left w:val="nil"/>
              <w:right w:val="nil"/>
            </w:tcBorders>
            <w:shd w:val="clear" w:color="000000" w:fill="387990"/>
            <w:vAlign w:val="bottom"/>
            <w:hideMark/>
          </w:tcPr>
          <w:p w14:paraId="469668C1" w14:textId="77777777" w:rsidR="001811A8" w:rsidRDefault="001811A8">
            <w:pPr>
              <w:jc w:val="center"/>
              <w:rPr>
                <w:rFonts w:cs="Calibri"/>
                <w:b/>
                <w:bCs/>
                <w:color w:val="FFFFFF"/>
                <w:sz w:val="20"/>
                <w:szCs w:val="20"/>
              </w:rPr>
            </w:pPr>
            <w:r>
              <w:rPr>
                <w:rFonts w:cs="Calibri"/>
                <w:b/>
                <w:bCs/>
                <w:color w:val="FFFFFF"/>
                <w:sz w:val="20"/>
                <w:szCs w:val="20"/>
              </w:rPr>
              <w:t>Female to male ratio</w:t>
            </w:r>
          </w:p>
        </w:tc>
      </w:tr>
      <w:tr w:rsidR="001811A8" w14:paraId="2165768F" w14:textId="77777777" w:rsidTr="001811A8">
        <w:trPr>
          <w:trHeight w:val="259"/>
        </w:trPr>
        <w:tc>
          <w:tcPr>
            <w:tcW w:w="1937" w:type="dxa"/>
            <w:vMerge/>
            <w:tcBorders>
              <w:top w:val="single" w:sz="4" w:space="0" w:color="auto"/>
              <w:left w:val="nil"/>
              <w:bottom w:val="single" w:sz="4" w:space="0" w:color="000000"/>
              <w:right w:val="nil"/>
            </w:tcBorders>
            <w:vAlign w:val="center"/>
            <w:hideMark/>
          </w:tcPr>
          <w:p w14:paraId="3DB7A194" w14:textId="77777777" w:rsidR="001811A8" w:rsidRDefault="001811A8">
            <w:pPr>
              <w:rPr>
                <w:rFonts w:cs="Calibri"/>
                <w:b/>
                <w:bCs/>
                <w:color w:val="FFFFFF"/>
                <w:sz w:val="20"/>
                <w:szCs w:val="20"/>
              </w:rPr>
            </w:pPr>
          </w:p>
        </w:tc>
        <w:tc>
          <w:tcPr>
            <w:tcW w:w="1103" w:type="dxa"/>
            <w:tcBorders>
              <w:top w:val="nil"/>
              <w:left w:val="nil"/>
              <w:bottom w:val="single" w:sz="4" w:space="0" w:color="auto"/>
              <w:right w:val="nil"/>
            </w:tcBorders>
            <w:shd w:val="clear" w:color="000000" w:fill="387990"/>
            <w:vAlign w:val="bottom"/>
            <w:hideMark/>
          </w:tcPr>
          <w:p w14:paraId="48BE75B2" w14:textId="77777777" w:rsidR="001811A8" w:rsidRDefault="001811A8">
            <w:pPr>
              <w:jc w:val="center"/>
              <w:rPr>
                <w:rFonts w:cs="Calibri"/>
                <w:b/>
                <w:bCs/>
                <w:color w:val="FFFFFF"/>
                <w:sz w:val="20"/>
                <w:szCs w:val="20"/>
              </w:rPr>
            </w:pPr>
            <w:r>
              <w:rPr>
                <w:rFonts w:cs="Calibri"/>
                <w:b/>
                <w:bCs/>
                <w:color w:val="FFFFFF"/>
                <w:sz w:val="20"/>
                <w:szCs w:val="20"/>
              </w:rPr>
              <w:t xml:space="preserve">Percent  </w:t>
            </w:r>
          </w:p>
        </w:tc>
        <w:tc>
          <w:tcPr>
            <w:tcW w:w="662" w:type="dxa"/>
            <w:tcBorders>
              <w:top w:val="nil"/>
              <w:left w:val="nil"/>
              <w:bottom w:val="single" w:sz="4" w:space="0" w:color="auto"/>
              <w:right w:val="nil"/>
            </w:tcBorders>
            <w:shd w:val="clear" w:color="000000" w:fill="387990"/>
            <w:vAlign w:val="bottom"/>
            <w:hideMark/>
          </w:tcPr>
          <w:p w14:paraId="4DB5F9B7" w14:textId="77777777" w:rsidR="001811A8" w:rsidRDefault="001811A8">
            <w:pPr>
              <w:jc w:val="center"/>
              <w:rPr>
                <w:rFonts w:cs="Calibri"/>
                <w:b/>
                <w:bCs/>
                <w:color w:val="FFFFFF"/>
                <w:sz w:val="20"/>
                <w:szCs w:val="20"/>
              </w:rPr>
            </w:pPr>
            <w:r>
              <w:rPr>
                <w:rFonts w:cs="Calibri"/>
                <w:b/>
                <w:bCs/>
                <w:color w:val="FFFFFF"/>
                <w:sz w:val="20"/>
                <w:szCs w:val="20"/>
              </w:rPr>
              <w:t>n</w:t>
            </w:r>
          </w:p>
        </w:tc>
        <w:tc>
          <w:tcPr>
            <w:tcW w:w="540" w:type="dxa"/>
            <w:tcBorders>
              <w:top w:val="nil"/>
              <w:left w:val="nil"/>
              <w:bottom w:val="single" w:sz="4" w:space="0" w:color="auto"/>
              <w:right w:val="nil"/>
            </w:tcBorders>
            <w:shd w:val="clear" w:color="000000" w:fill="387990"/>
            <w:vAlign w:val="bottom"/>
            <w:hideMark/>
          </w:tcPr>
          <w:p w14:paraId="5939C954" w14:textId="00D9A11B" w:rsidR="001811A8" w:rsidRDefault="001811A8">
            <w:pPr>
              <w:jc w:val="center"/>
              <w:rPr>
                <w:rFonts w:cs="Calibri"/>
                <w:b/>
                <w:bCs/>
                <w:color w:val="FFFFFF"/>
                <w:sz w:val="20"/>
                <w:szCs w:val="20"/>
              </w:rPr>
            </w:pPr>
            <w:r>
              <w:rPr>
                <w:rFonts w:cs="Calibri"/>
                <w:b/>
                <w:bCs/>
                <w:color w:val="FFFFFF"/>
                <w:sz w:val="20"/>
                <w:szCs w:val="20"/>
              </w:rPr>
              <w:t>Sig.</w:t>
            </w:r>
            <w:r>
              <w:rPr>
                <w:rFonts w:cs="Calibri"/>
                <w:b/>
                <w:bCs/>
                <w:color w:val="FFFFFF"/>
                <w:sz w:val="20"/>
                <w:szCs w:val="20"/>
                <w:vertAlign w:val="superscript"/>
              </w:rPr>
              <w:t>a</w:t>
            </w:r>
          </w:p>
        </w:tc>
        <w:tc>
          <w:tcPr>
            <w:tcW w:w="238" w:type="dxa"/>
            <w:vMerge/>
            <w:tcBorders>
              <w:left w:val="nil"/>
              <w:bottom w:val="single" w:sz="4" w:space="0" w:color="000000"/>
              <w:right w:val="nil"/>
            </w:tcBorders>
            <w:vAlign w:val="center"/>
            <w:hideMark/>
          </w:tcPr>
          <w:p w14:paraId="18ED9248" w14:textId="77777777" w:rsidR="001811A8" w:rsidRDefault="001811A8">
            <w:pPr>
              <w:rPr>
                <w:rFonts w:cs="Calibri"/>
                <w:b/>
                <w:bCs/>
                <w:color w:val="FFFFFF"/>
                <w:sz w:val="20"/>
                <w:szCs w:val="20"/>
              </w:rPr>
            </w:pPr>
          </w:p>
        </w:tc>
        <w:tc>
          <w:tcPr>
            <w:tcW w:w="1209" w:type="dxa"/>
            <w:tcBorders>
              <w:top w:val="nil"/>
              <w:left w:val="nil"/>
              <w:bottom w:val="single" w:sz="4" w:space="0" w:color="auto"/>
              <w:right w:val="nil"/>
            </w:tcBorders>
            <w:shd w:val="clear" w:color="000000" w:fill="387990"/>
            <w:vAlign w:val="bottom"/>
            <w:hideMark/>
          </w:tcPr>
          <w:p w14:paraId="6D1183CF" w14:textId="77777777" w:rsidR="001811A8" w:rsidRDefault="001811A8">
            <w:pPr>
              <w:jc w:val="center"/>
              <w:rPr>
                <w:rFonts w:cs="Calibri"/>
                <w:b/>
                <w:bCs/>
                <w:color w:val="FFFFFF"/>
                <w:sz w:val="20"/>
                <w:szCs w:val="20"/>
              </w:rPr>
            </w:pPr>
            <w:r>
              <w:rPr>
                <w:rFonts w:cs="Calibri"/>
                <w:b/>
                <w:bCs/>
                <w:color w:val="FFFFFF"/>
                <w:sz w:val="20"/>
                <w:szCs w:val="20"/>
              </w:rPr>
              <w:t xml:space="preserve">Percent  </w:t>
            </w:r>
          </w:p>
        </w:tc>
        <w:tc>
          <w:tcPr>
            <w:tcW w:w="427" w:type="dxa"/>
            <w:tcBorders>
              <w:top w:val="nil"/>
              <w:left w:val="nil"/>
              <w:bottom w:val="single" w:sz="4" w:space="0" w:color="auto"/>
              <w:right w:val="nil"/>
            </w:tcBorders>
            <w:shd w:val="clear" w:color="000000" w:fill="387990"/>
            <w:vAlign w:val="bottom"/>
            <w:hideMark/>
          </w:tcPr>
          <w:p w14:paraId="53FA8A1E" w14:textId="77777777" w:rsidR="001811A8" w:rsidRDefault="001811A8">
            <w:pPr>
              <w:jc w:val="center"/>
              <w:rPr>
                <w:rFonts w:cs="Calibri"/>
                <w:b/>
                <w:bCs/>
                <w:color w:val="FFFFFF"/>
                <w:sz w:val="20"/>
                <w:szCs w:val="20"/>
              </w:rPr>
            </w:pPr>
            <w:r>
              <w:rPr>
                <w:rFonts w:cs="Calibri"/>
                <w:b/>
                <w:bCs/>
                <w:color w:val="FFFFFF"/>
                <w:sz w:val="20"/>
                <w:szCs w:val="20"/>
              </w:rPr>
              <w:t>n</w:t>
            </w:r>
          </w:p>
        </w:tc>
        <w:tc>
          <w:tcPr>
            <w:tcW w:w="184" w:type="dxa"/>
            <w:vMerge/>
            <w:tcBorders>
              <w:left w:val="nil"/>
              <w:bottom w:val="single" w:sz="4" w:space="0" w:color="000000"/>
              <w:right w:val="nil"/>
            </w:tcBorders>
            <w:vAlign w:val="center"/>
            <w:hideMark/>
          </w:tcPr>
          <w:p w14:paraId="4D918CB8" w14:textId="77777777" w:rsidR="001811A8" w:rsidRDefault="001811A8">
            <w:pPr>
              <w:rPr>
                <w:rFonts w:cs="Calibri"/>
                <w:b/>
                <w:bCs/>
                <w:color w:val="FFFFFF"/>
                <w:sz w:val="20"/>
                <w:szCs w:val="20"/>
              </w:rPr>
            </w:pPr>
          </w:p>
        </w:tc>
        <w:tc>
          <w:tcPr>
            <w:tcW w:w="1310" w:type="dxa"/>
            <w:tcBorders>
              <w:top w:val="nil"/>
              <w:left w:val="nil"/>
              <w:bottom w:val="single" w:sz="4" w:space="0" w:color="auto"/>
              <w:right w:val="nil"/>
            </w:tcBorders>
            <w:shd w:val="clear" w:color="000000" w:fill="387990"/>
            <w:vAlign w:val="bottom"/>
            <w:hideMark/>
          </w:tcPr>
          <w:p w14:paraId="63D0574B" w14:textId="77777777" w:rsidR="001811A8" w:rsidRDefault="001811A8">
            <w:pPr>
              <w:jc w:val="center"/>
              <w:rPr>
                <w:rFonts w:cs="Calibri"/>
                <w:b/>
                <w:bCs/>
                <w:color w:val="FFFFFF"/>
                <w:sz w:val="20"/>
                <w:szCs w:val="20"/>
              </w:rPr>
            </w:pPr>
            <w:r>
              <w:rPr>
                <w:rFonts w:cs="Calibri"/>
                <w:b/>
                <w:bCs/>
                <w:color w:val="FFFFFF"/>
                <w:sz w:val="20"/>
                <w:szCs w:val="20"/>
              </w:rPr>
              <w:t xml:space="preserve">Percent  </w:t>
            </w:r>
          </w:p>
        </w:tc>
        <w:tc>
          <w:tcPr>
            <w:tcW w:w="413" w:type="dxa"/>
            <w:tcBorders>
              <w:top w:val="nil"/>
              <w:left w:val="nil"/>
              <w:bottom w:val="single" w:sz="4" w:space="0" w:color="auto"/>
              <w:right w:val="nil"/>
            </w:tcBorders>
            <w:shd w:val="clear" w:color="000000" w:fill="387990"/>
            <w:vAlign w:val="bottom"/>
            <w:hideMark/>
          </w:tcPr>
          <w:p w14:paraId="4AB1BA07" w14:textId="77777777" w:rsidR="001811A8" w:rsidRDefault="001811A8">
            <w:pPr>
              <w:jc w:val="center"/>
              <w:rPr>
                <w:rFonts w:cs="Calibri"/>
                <w:b/>
                <w:bCs/>
                <w:color w:val="FFFFFF"/>
                <w:sz w:val="20"/>
                <w:szCs w:val="20"/>
              </w:rPr>
            </w:pPr>
            <w:r>
              <w:rPr>
                <w:rFonts w:cs="Calibri"/>
                <w:b/>
                <w:bCs/>
                <w:color w:val="FFFFFF"/>
                <w:sz w:val="20"/>
                <w:szCs w:val="20"/>
              </w:rPr>
              <w:t>n</w:t>
            </w:r>
          </w:p>
        </w:tc>
        <w:tc>
          <w:tcPr>
            <w:tcW w:w="1337" w:type="dxa"/>
            <w:vMerge/>
            <w:tcBorders>
              <w:left w:val="nil"/>
              <w:bottom w:val="single" w:sz="4" w:space="0" w:color="000000"/>
              <w:right w:val="nil"/>
            </w:tcBorders>
            <w:vAlign w:val="center"/>
            <w:hideMark/>
          </w:tcPr>
          <w:p w14:paraId="1F3A79F5" w14:textId="77777777" w:rsidR="001811A8" w:rsidRDefault="001811A8">
            <w:pPr>
              <w:rPr>
                <w:rFonts w:cs="Calibri"/>
                <w:b/>
                <w:bCs/>
                <w:color w:val="FFFFFF"/>
                <w:sz w:val="20"/>
                <w:szCs w:val="20"/>
              </w:rPr>
            </w:pPr>
          </w:p>
        </w:tc>
      </w:tr>
      <w:tr w:rsidR="001811A8" w14:paraId="663F4CEA" w14:textId="77777777" w:rsidTr="001811A8">
        <w:trPr>
          <w:trHeight w:val="259"/>
        </w:trPr>
        <w:tc>
          <w:tcPr>
            <w:tcW w:w="1937" w:type="dxa"/>
            <w:tcBorders>
              <w:top w:val="nil"/>
              <w:left w:val="nil"/>
              <w:bottom w:val="single" w:sz="4" w:space="0" w:color="auto"/>
              <w:right w:val="nil"/>
            </w:tcBorders>
            <w:shd w:val="clear" w:color="000000" w:fill="D9E1F2"/>
            <w:noWrap/>
            <w:vAlign w:val="bottom"/>
            <w:hideMark/>
          </w:tcPr>
          <w:p w14:paraId="4C821B86" w14:textId="77777777" w:rsidR="001811A8" w:rsidRDefault="001811A8">
            <w:pPr>
              <w:rPr>
                <w:rFonts w:cs="Calibri"/>
                <w:b/>
                <w:bCs/>
                <w:color w:val="auto"/>
                <w:sz w:val="20"/>
                <w:szCs w:val="20"/>
              </w:rPr>
            </w:pPr>
            <w:r>
              <w:rPr>
                <w:rFonts w:cs="Calibri"/>
                <w:b/>
                <w:bCs/>
                <w:sz w:val="20"/>
                <w:szCs w:val="20"/>
              </w:rPr>
              <w:t>Age category</w:t>
            </w:r>
          </w:p>
        </w:tc>
        <w:tc>
          <w:tcPr>
            <w:tcW w:w="1103" w:type="dxa"/>
            <w:tcBorders>
              <w:top w:val="nil"/>
              <w:left w:val="nil"/>
              <w:bottom w:val="single" w:sz="4" w:space="0" w:color="auto"/>
              <w:right w:val="nil"/>
            </w:tcBorders>
            <w:shd w:val="clear" w:color="000000" w:fill="D9E1F2"/>
            <w:vAlign w:val="bottom"/>
            <w:hideMark/>
          </w:tcPr>
          <w:p w14:paraId="3666B9C6" w14:textId="77777777" w:rsidR="001811A8" w:rsidRDefault="001811A8">
            <w:pPr>
              <w:jc w:val="center"/>
              <w:rPr>
                <w:rFonts w:cs="Calibri"/>
                <w:b/>
                <w:bCs/>
                <w:color w:val="FFFFFF"/>
                <w:sz w:val="20"/>
                <w:szCs w:val="20"/>
              </w:rPr>
            </w:pPr>
            <w:r>
              <w:rPr>
                <w:rFonts w:cs="Calibri"/>
                <w:b/>
                <w:bCs/>
                <w:color w:val="FFFFFF"/>
                <w:sz w:val="20"/>
                <w:szCs w:val="20"/>
              </w:rPr>
              <w:t> </w:t>
            </w:r>
          </w:p>
        </w:tc>
        <w:tc>
          <w:tcPr>
            <w:tcW w:w="662" w:type="dxa"/>
            <w:tcBorders>
              <w:top w:val="nil"/>
              <w:left w:val="nil"/>
              <w:bottom w:val="single" w:sz="4" w:space="0" w:color="auto"/>
              <w:right w:val="nil"/>
            </w:tcBorders>
            <w:shd w:val="clear" w:color="000000" w:fill="D9E1F2"/>
            <w:vAlign w:val="bottom"/>
            <w:hideMark/>
          </w:tcPr>
          <w:p w14:paraId="1DF1AF75" w14:textId="77777777" w:rsidR="001811A8" w:rsidRDefault="001811A8">
            <w:pPr>
              <w:jc w:val="center"/>
              <w:rPr>
                <w:rFonts w:cs="Calibri"/>
                <w:b/>
                <w:bCs/>
                <w:color w:val="FFFFFF"/>
                <w:sz w:val="20"/>
                <w:szCs w:val="20"/>
              </w:rPr>
            </w:pPr>
            <w:r>
              <w:rPr>
                <w:rFonts w:cs="Calibri"/>
                <w:b/>
                <w:bCs/>
                <w:color w:val="FFFFFF"/>
                <w:sz w:val="20"/>
                <w:szCs w:val="20"/>
              </w:rPr>
              <w:t> </w:t>
            </w:r>
          </w:p>
        </w:tc>
        <w:tc>
          <w:tcPr>
            <w:tcW w:w="540" w:type="dxa"/>
            <w:tcBorders>
              <w:top w:val="nil"/>
              <w:left w:val="nil"/>
              <w:bottom w:val="single" w:sz="4" w:space="0" w:color="auto"/>
              <w:right w:val="nil"/>
            </w:tcBorders>
            <w:shd w:val="clear" w:color="000000" w:fill="D9E1F2"/>
            <w:vAlign w:val="bottom"/>
            <w:hideMark/>
          </w:tcPr>
          <w:p w14:paraId="5BE4DCC4" w14:textId="77777777" w:rsidR="001811A8" w:rsidRDefault="001811A8">
            <w:pPr>
              <w:jc w:val="center"/>
              <w:rPr>
                <w:rFonts w:cs="Calibri"/>
                <w:b/>
                <w:bCs/>
                <w:color w:val="FFFFFF"/>
                <w:sz w:val="20"/>
                <w:szCs w:val="20"/>
              </w:rPr>
            </w:pPr>
            <w:r>
              <w:rPr>
                <w:rFonts w:cs="Calibri"/>
                <w:b/>
                <w:bCs/>
                <w:color w:val="FFFFFF"/>
                <w:sz w:val="20"/>
                <w:szCs w:val="20"/>
              </w:rPr>
              <w:t> </w:t>
            </w:r>
          </w:p>
        </w:tc>
        <w:tc>
          <w:tcPr>
            <w:tcW w:w="238" w:type="dxa"/>
            <w:tcBorders>
              <w:top w:val="nil"/>
              <w:left w:val="nil"/>
              <w:bottom w:val="single" w:sz="4" w:space="0" w:color="auto"/>
              <w:right w:val="nil"/>
            </w:tcBorders>
            <w:shd w:val="clear" w:color="000000" w:fill="D9E1F2"/>
            <w:noWrap/>
            <w:vAlign w:val="bottom"/>
            <w:hideMark/>
          </w:tcPr>
          <w:p w14:paraId="75F62D0E" w14:textId="77777777" w:rsidR="001811A8" w:rsidRDefault="001811A8">
            <w:pPr>
              <w:jc w:val="center"/>
              <w:rPr>
                <w:rFonts w:cs="Calibri"/>
                <w:b/>
                <w:bCs/>
                <w:color w:val="FFFFFF"/>
                <w:sz w:val="20"/>
                <w:szCs w:val="20"/>
              </w:rPr>
            </w:pPr>
            <w:r>
              <w:rPr>
                <w:rFonts w:cs="Calibri"/>
                <w:b/>
                <w:bCs/>
                <w:color w:val="FFFFFF"/>
                <w:sz w:val="20"/>
                <w:szCs w:val="20"/>
              </w:rPr>
              <w:t> </w:t>
            </w:r>
          </w:p>
        </w:tc>
        <w:tc>
          <w:tcPr>
            <w:tcW w:w="1209" w:type="dxa"/>
            <w:tcBorders>
              <w:top w:val="nil"/>
              <w:left w:val="nil"/>
              <w:bottom w:val="single" w:sz="4" w:space="0" w:color="auto"/>
              <w:right w:val="nil"/>
            </w:tcBorders>
            <w:shd w:val="clear" w:color="000000" w:fill="D9E1F2"/>
            <w:vAlign w:val="bottom"/>
            <w:hideMark/>
          </w:tcPr>
          <w:p w14:paraId="002B7AD6" w14:textId="77777777" w:rsidR="001811A8" w:rsidRDefault="001811A8">
            <w:pPr>
              <w:jc w:val="center"/>
              <w:rPr>
                <w:rFonts w:cs="Calibri"/>
                <w:b/>
                <w:bCs/>
                <w:color w:val="FFFFFF"/>
                <w:sz w:val="20"/>
                <w:szCs w:val="20"/>
              </w:rPr>
            </w:pPr>
            <w:r>
              <w:rPr>
                <w:rFonts w:cs="Calibri"/>
                <w:b/>
                <w:bCs/>
                <w:color w:val="FFFFFF"/>
                <w:sz w:val="20"/>
                <w:szCs w:val="20"/>
              </w:rPr>
              <w:t> </w:t>
            </w:r>
          </w:p>
        </w:tc>
        <w:tc>
          <w:tcPr>
            <w:tcW w:w="427" w:type="dxa"/>
            <w:tcBorders>
              <w:top w:val="nil"/>
              <w:left w:val="nil"/>
              <w:bottom w:val="single" w:sz="4" w:space="0" w:color="auto"/>
              <w:right w:val="nil"/>
            </w:tcBorders>
            <w:shd w:val="clear" w:color="000000" w:fill="D9E1F2"/>
            <w:vAlign w:val="bottom"/>
            <w:hideMark/>
          </w:tcPr>
          <w:p w14:paraId="1F1403E4" w14:textId="77777777" w:rsidR="001811A8" w:rsidRDefault="001811A8">
            <w:pPr>
              <w:jc w:val="center"/>
              <w:rPr>
                <w:rFonts w:cs="Calibri"/>
                <w:b/>
                <w:bCs/>
                <w:color w:val="FFFFFF"/>
                <w:sz w:val="20"/>
                <w:szCs w:val="20"/>
              </w:rPr>
            </w:pPr>
            <w:r>
              <w:rPr>
                <w:rFonts w:cs="Calibri"/>
                <w:b/>
                <w:bCs/>
                <w:color w:val="FFFFFF"/>
                <w:sz w:val="20"/>
                <w:szCs w:val="20"/>
              </w:rPr>
              <w:t> </w:t>
            </w:r>
          </w:p>
        </w:tc>
        <w:tc>
          <w:tcPr>
            <w:tcW w:w="184" w:type="dxa"/>
            <w:tcBorders>
              <w:top w:val="nil"/>
              <w:left w:val="nil"/>
              <w:bottom w:val="single" w:sz="4" w:space="0" w:color="auto"/>
              <w:right w:val="nil"/>
            </w:tcBorders>
            <w:shd w:val="clear" w:color="000000" w:fill="D9E1F2"/>
            <w:noWrap/>
            <w:vAlign w:val="bottom"/>
            <w:hideMark/>
          </w:tcPr>
          <w:p w14:paraId="5DE5F262" w14:textId="77777777" w:rsidR="001811A8" w:rsidRDefault="001811A8">
            <w:pPr>
              <w:jc w:val="center"/>
              <w:rPr>
                <w:rFonts w:cs="Calibri"/>
                <w:b/>
                <w:bCs/>
                <w:color w:val="FFFFFF"/>
                <w:sz w:val="20"/>
                <w:szCs w:val="20"/>
              </w:rPr>
            </w:pPr>
            <w:r>
              <w:rPr>
                <w:rFonts w:cs="Calibri"/>
                <w:b/>
                <w:bCs/>
                <w:color w:val="FFFFFF"/>
                <w:sz w:val="20"/>
                <w:szCs w:val="20"/>
              </w:rPr>
              <w:t> </w:t>
            </w:r>
          </w:p>
        </w:tc>
        <w:tc>
          <w:tcPr>
            <w:tcW w:w="1310" w:type="dxa"/>
            <w:tcBorders>
              <w:top w:val="nil"/>
              <w:left w:val="nil"/>
              <w:bottom w:val="single" w:sz="4" w:space="0" w:color="auto"/>
              <w:right w:val="nil"/>
            </w:tcBorders>
            <w:shd w:val="clear" w:color="000000" w:fill="D9E1F2"/>
            <w:vAlign w:val="bottom"/>
            <w:hideMark/>
          </w:tcPr>
          <w:p w14:paraId="59907670" w14:textId="77777777" w:rsidR="001811A8" w:rsidRDefault="001811A8">
            <w:pPr>
              <w:jc w:val="center"/>
              <w:rPr>
                <w:rFonts w:cs="Calibri"/>
                <w:b/>
                <w:bCs/>
                <w:color w:val="FFFFFF"/>
                <w:sz w:val="20"/>
                <w:szCs w:val="20"/>
              </w:rPr>
            </w:pPr>
            <w:r>
              <w:rPr>
                <w:rFonts w:cs="Calibri"/>
                <w:b/>
                <w:bCs/>
                <w:color w:val="FFFFFF"/>
                <w:sz w:val="20"/>
                <w:szCs w:val="20"/>
              </w:rPr>
              <w:t> </w:t>
            </w:r>
          </w:p>
        </w:tc>
        <w:tc>
          <w:tcPr>
            <w:tcW w:w="413" w:type="dxa"/>
            <w:tcBorders>
              <w:top w:val="nil"/>
              <w:left w:val="nil"/>
              <w:bottom w:val="single" w:sz="4" w:space="0" w:color="auto"/>
              <w:right w:val="nil"/>
            </w:tcBorders>
            <w:shd w:val="clear" w:color="000000" w:fill="D9E1F2"/>
            <w:vAlign w:val="bottom"/>
            <w:hideMark/>
          </w:tcPr>
          <w:p w14:paraId="161C828D" w14:textId="77777777" w:rsidR="001811A8" w:rsidRDefault="001811A8">
            <w:pPr>
              <w:jc w:val="center"/>
              <w:rPr>
                <w:rFonts w:cs="Calibri"/>
                <w:b/>
                <w:bCs/>
                <w:color w:val="FFFFFF"/>
                <w:sz w:val="20"/>
                <w:szCs w:val="20"/>
              </w:rPr>
            </w:pPr>
            <w:r>
              <w:rPr>
                <w:rFonts w:cs="Calibri"/>
                <w:b/>
                <w:bCs/>
                <w:color w:val="FFFFFF"/>
                <w:sz w:val="20"/>
                <w:szCs w:val="20"/>
              </w:rPr>
              <w:t> </w:t>
            </w:r>
          </w:p>
        </w:tc>
        <w:tc>
          <w:tcPr>
            <w:tcW w:w="1337" w:type="dxa"/>
            <w:tcBorders>
              <w:top w:val="nil"/>
              <w:left w:val="nil"/>
              <w:bottom w:val="single" w:sz="4" w:space="0" w:color="auto"/>
              <w:right w:val="nil"/>
            </w:tcBorders>
            <w:shd w:val="clear" w:color="000000" w:fill="D9E1F2"/>
            <w:vAlign w:val="bottom"/>
            <w:hideMark/>
          </w:tcPr>
          <w:p w14:paraId="5EC92939" w14:textId="77777777" w:rsidR="001811A8" w:rsidRDefault="001811A8">
            <w:pPr>
              <w:jc w:val="center"/>
              <w:rPr>
                <w:rFonts w:cs="Calibri"/>
                <w:b/>
                <w:bCs/>
                <w:color w:val="FFFFFF"/>
                <w:sz w:val="20"/>
                <w:szCs w:val="20"/>
              </w:rPr>
            </w:pPr>
            <w:r>
              <w:rPr>
                <w:rFonts w:cs="Calibri"/>
                <w:b/>
                <w:bCs/>
                <w:color w:val="FFFFFF"/>
                <w:sz w:val="20"/>
                <w:szCs w:val="20"/>
              </w:rPr>
              <w:t> </w:t>
            </w:r>
          </w:p>
        </w:tc>
      </w:tr>
      <w:tr w:rsidR="001811A8" w14:paraId="0689DB21"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2576ABB7" w14:textId="77777777" w:rsidR="001811A8" w:rsidRDefault="001811A8">
            <w:pPr>
              <w:ind w:firstLineChars="100" w:firstLine="220"/>
              <w:rPr>
                <w:rFonts w:cs="Calibri"/>
                <w:sz w:val="22"/>
                <w:szCs w:val="22"/>
              </w:rPr>
            </w:pPr>
            <w:r>
              <w:rPr>
                <w:rFonts w:cs="Calibri"/>
                <w:sz w:val="22"/>
                <w:szCs w:val="22"/>
              </w:rPr>
              <w:t>10-14</w:t>
            </w:r>
          </w:p>
        </w:tc>
        <w:tc>
          <w:tcPr>
            <w:tcW w:w="1103" w:type="dxa"/>
            <w:tcBorders>
              <w:top w:val="nil"/>
              <w:left w:val="nil"/>
              <w:bottom w:val="single" w:sz="4" w:space="0" w:color="auto"/>
              <w:right w:val="nil"/>
            </w:tcBorders>
            <w:shd w:val="clear" w:color="auto" w:fill="auto"/>
            <w:vAlign w:val="center"/>
            <w:hideMark/>
          </w:tcPr>
          <w:p w14:paraId="54A644E0"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09AD2476"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525C8999"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43179E67"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7C24BDDD" w14:textId="77777777" w:rsidR="001811A8" w:rsidRDefault="001811A8">
            <w:pP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2894CF6E"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6FE68A72"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7A5A2F4C"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0D5686C"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4613F424" w14:textId="77777777" w:rsidR="001811A8" w:rsidRDefault="001811A8">
            <w:pPr>
              <w:jc w:val="center"/>
              <w:rPr>
                <w:rFonts w:cs="Calibri"/>
                <w:b/>
                <w:bCs/>
                <w:sz w:val="22"/>
                <w:szCs w:val="22"/>
              </w:rPr>
            </w:pPr>
            <w:r>
              <w:rPr>
                <w:rFonts w:cs="Calibri"/>
                <w:b/>
                <w:bCs/>
                <w:sz w:val="22"/>
                <w:szCs w:val="22"/>
              </w:rPr>
              <w:t> </w:t>
            </w:r>
          </w:p>
        </w:tc>
      </w:tr>
      <w:tr w:rsidR="001811A8" w14:paraId="28A99255"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1A8307D" w14:textId="77777777" w:rsidR="001811A8" w:rsidRDefault="001811A8">
            <w:pPr>
              <w:ind w:firstLineChars="100" w:firstLine="220"/>
              <w:rPr>
                <w:rFonts w:cs="Calibri"/>
                <w:sz w:val="22"/>
                <w:szCs w:val="22"/>
              </w:rPr>
            </w:pPr>
            <w:r>
              <w:rPr>
                <w:rFonts w:cs="Calibri"/>
                <w:sz w:val="22"/>
                <w:szCs w:val="22"/>
              </w:rPr>
              <w:t>15-19</w:t>
            </w:r>
          </w:p>
        </w:tc>
        <w:tc>
          <w:tcPr>
            <w:tcW w:w="1103" w:type="dxa"/>
            <w:tcBorders>
              <w:top w:val="nil"/>
              <w:left w:val="nil"/>
              <w:bottom w:val="single" w:sz="4" w:space="0" w:color="auto"/>
              <w:right w:val="nil"/>
            </w:tcBorders>
            <w:shd w:val="clear" w:color="auto" w:fill="auto"/>
            <w:vAlign w:val="center"/>
            <w:hideMark/>
          </w:tcPr>
          <w:p w14:paraId="5C5931C1"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64D6AD2D"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1ABE7F0D"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191CD830"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029E6157" w14:textId="77777777" w:rsidR="001811A8" w:rsidRDefault="001811A8">
            <w:pP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1108E70D"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1D94AA27"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6B506F22"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07C46ACF"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154239A1" w14:textId="77777777" w:rsidR="001811A8" w:rsidRDefault="001811A8">
            <w:pPr>
              <w:jc w:val="center"/>
              <w:rPr>
                <w:rFonts w:cs="Calibri"/>
                <w:b/>
                <w:bCs/>
                <w:sz w:val="22"/>
                <w:szCs w:val="22"/>
              </w:rPr>
            </w:pPr>
            <w:r>
              <w:rPr>
                <w:rFonts w:cs="Calibri"/>
                <w:b/>
                <w:bCs/>
                <w:sz w:val="22"/>
                <w:szCs w:val="22"/>
              </w:rPr>
              <w:t> </w:t>
            </w:r>
          </w:p>
        </w:tc>
      </w:tr>
      <w:tr w:rsidR="001811A8" w14:paraId="2DB876FA"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0C5F8D3D" w14:textId="77777777" w:rsidR="001811A8" w:rsidRDefault="001811A8">
            <w:pPr>
              <w:ind w:firstLineChars="100" w:firstLine="220"/>
              <w:rPr>
                <w:rFonts w:cs="Calibri"/>
                <w:sz w:val="22"/>
                <w:szCs w:val="22"/>
              </w:rPr>
            </w:pPr>
            <w:r>
              <w:rPr>
                <w:rFonts w:cs="Calibri"/>
                <w:sz w:val="22"/>
                <w:szCs w:val="22"/>
              </w:rPr>
              <w:t>20-24</w:t>
            </w:r>
          </w:p>
        </w:tc>
        <w:tc>
          <w:tcPr>
            <w:tcW w:w="1103" w:type="dxa"/>
            <w:tcBorders>
              <w:top w:val="nil"/>
              <w:left w:val="nil"/>
              <w:bottom w:val="single" w:sz="4" w:space="0" w:color="auto"/>
              <w:right w:val="nil"/>
            </w:tcBorders>
            <w:shd w:val="clear" w:color="auto" w:fill="auto"/>
            <w:vAlign w:val="center"/>
            <w:hideMark/>
          </w:tcPr>
          <w:p w14:paraId="48BA2624"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285609C6"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07C1AA7A"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2BB5D0FB"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791EEBAC" w14:textId="77777777" w:rsidR="001811A8" w:rsidRDefault="001811A8">
            <w:pP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3244120E"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78758491"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4F6B9494"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6D2FCCCD"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5DD0C8E9" w14:textId="77777777" w:rsidR="001811A8" w:rsidRDefault="001811A8">
            <w:pPr>
              <w:jc w:val="center"/>
              <w:rPr>
                <w:rFonts w:cs="Calibri"/>
                <w:b/>
                <w:bCs/>
                <w:sz w:val="22"/>
                <w:szCs w:val="22"/>
              </w:rPr>
            </w:pPr>
            <w:r>
              <w:rPr>
                <w:rFonts w:cs="Calibri"/>
                <w:b/>
                <w:bCs/>
                <w:sz w:val="22"/>
                <w:szCs w:val="22"/>
              </w:rPr>
              <w:t> </w:t>
            </w:r>
          </w:p>
        </w:tc>
      </w:tr>
      <w:tr w:rsidR="001811A8" w14:paraId="5D4306D3"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18B9109E" w14:textId="77777777" w:rsidR="001811A8" w:rsidRDefault="001811A8">
            <w:pPr>
              <w:ind w:firstLineChars="100" w:firstLine="220"/>
              <w:rPr>
                <w:rFonts w:cs="Calibri"/>
                <w:sz w:val="22"/>
                <w:szCs w:val="22"/>
              </w:rPr>
            </w:pPr>
            <w:r>
              <w:rPr>
                <w:rFonts w:cs="Calibri"/>
                <w:sz w:val="22"/>
                <w:szCs w:val="22"/>
              </w:rPr>
              <w:t>25-29</w:t>
            </w:r>
          </w:p>
        </w:tc>
        <w:tc>
          <w:tcPr>
            <w:tcW w:w="1103" w:type="dxa"/>
            <w:tcBorders>
              <w:top w:val="nil"/>
              <w:left w:val="nil"/>
              <w:bottom w:val="single" w:sz="4" w:space="0" w:color="auto"/>
              <w:right w:val="nil"/>
            </w:tcBorders>
            <w:shd w:val="clear" w:color="auto" w:fill="auto"/>
            <w:vAlign w:val="center"/>
            <w:hideMark/>
          </w:tcPr>
          <w:p w14:paraId="0EBF2EEE"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57781669"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35008B98"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70F80AB3"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76BF75F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2A1DE8E4"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587C2A0D"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2E66098B"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1B88E4A7"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6DB89542" w14:textId="77777777" w:rsidR="001811A8" w:rsidRDefault="001811A8">
            <w:pPr>
              <w:jc w:val="center"/>
              <w:rPr>
                <w:rFonts w:cs="Calibri"/>
                <w:b/>
                <w:bCs/>
                <w:sz w:val="22"/>
                <w:szCs w:val="22"/>
              </w:rPr>
            </w:pPr>
            <w:r>
              <w:rPr>
                <w:rFonts w:cs="Calibri"/>
                <w:b/>
                <w:bCs/>
                <w:sz w:val="22"/>
                <w:szCs w:val="22"/>
              </w:rPr>
              <w:t> </w:t>
            </w:r>
          </w:p>
        </w:tc>
      </w:tr>
      <w:tr w:rsidR="001811A8" w14:paraId="28DE6679"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6F69C49C" w14:textId="77777777" w:rsidR="001811A8" w:rsidRDefault="001811A8">
            <w:pPr>
              <w:ind w:firstLineChars="100" w:firstLine="220"/>
              <w:rPr>
                <w:rFonts w:cs="Calibri"/>
                <w:sz w:val="22"/>
                <w:szCs w:val="22"/>
              </w:rPr>
            </w:pPr>
            <w:r>
              <w:rPr>
                <w:rFonts w:cs="Calibri"/>
                <w:sz w:val="22"/>
                <w:szCs w:val="22"/>
              </w:rPr>
              <w:t>30-34</w:t>
            </w:r>
          </w:p>
        </w:tc>
        <w:tc>
          <w:tcPr>
            <w:tcW w:w="1103" w:type="dxa"/>
            <w:tcBorders>
              <w:top w:val="nil"/>
              <w:left w:val="nil"/>
              <w:bottom w:val="single" w:sz="4" w:space="0" w:color="auto"/>
              <w:right w:val="nil"/>
            </w:tcBorders>
            <w:shd w:val="clear" w:color="auto" w:fill="auto"/>
            <w:noWrap/>
            <w:vAlign w:val="bottom"/>
            <w:hideMark/>
          </w:tcPr>
          <w:p w14:paraId="47A88D75"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284793DA"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5CFFDD92"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5EE41FE6"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70A8B00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127668A5"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639942E7"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09A88445"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20E6F135"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56C04330" w14:textId="77777777" w:rsidR="001811A8" w:rsidRDefault="001811A8">
            <w:pPr>
              <w:jc w:val="center"/>
              <w:rPr>
                <w:rFonts w:cs="Calibri"/>
                <w:b/>
                <w:bCs/>
                <w:sz w:val="22"/>
                <w:szCs w:val="22"/>
              </w:rPr>
            </w:pPr>
            <w:r>
              <w:rPr>
                <w:rFonts w:cs="Calibri"/>
                <w:b/>
                <w:bCs/>
                <w:sz w:val="22"/>
                <w:szCs w:val="22"/>
              </w:rPr>
              <w:t> </w:t>
            </w:r>
          </w:p>
        </w:tc>
      </w:tr>
      <w:tr w:rsidR="001811A8" w14:paraId="5AA7D586"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70E0838" w14:textId="77777777" w:rsidR="001811A8" w:rsidRDefault="001811A8">
            <w:pPr>
              <w:ind w:firstLineChars="100" w:firstLine="220"/>
              <w:rPr>
                <w:rFonts w:cs="Calibri"/>
                <w:sz w:val="22"/>
                <w:szCs w:val="22"/>
              </w:rPr>
            </w:pPr>
            <w:r>
              <w:rPr>
                <w:rFonts w:cs="Calibri"/>
                <w:sz w:val="22"/>
                <w:szCs w:val="22"/>
              </w:rPr>
              <w:t>35-39</w:t>
            </w:r>
          </w:p>
        </w:tc>
        <w:tc>
          <w:tcPr>
            <w:tcW w:w="1103" w:type="dxa"/>
            <w:tcBorders>
              <w:top w:val="nil"/>
              <w:left w:val="nil"/>
              <w:bottom w:val="single" w:sz="4" w:space="0" w:color="auto"/>
              <w:right w:val="nil"/>
            </w:tcBorders>
            <w:shd w:val="clear" w:color="auto" w:fill="auto"/>
            <w:noWrap/>
            <w:vAlign w:val="bottom"/>
            <w:hideMark/>
          </w:tcPr>
          <w:p w14:paraId="705E4B7F"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6C832A6A"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7EFF1845"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1B530156"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5A66F3DE"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3AA66B42"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1D6D9420"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0FD85E9A"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AB1FEA7"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19833C2A" w14:textId="77777777" w:rsidR="001811A8" w:rsidRDefault="001811A8">
            <w:pPr>
              <w:jc w:val="center"/>
              <w:rPr>
                <w:rFonts w:cs="Calibri"/>
                <w:b/>
                <w:bCs/>
                <w:sz w:val="22"/>
                <w:szCs w:val="22"/>
              </w:rPr>
            </w:pPr>
            <w:r>
              <w:rPr>
                <w:rFonts w:cs="Calibri"/>
                <w:b/>
                <w:bCs/>
                <w:sz w:val="22"/>
                <w:szCs w:val="22"/>
              </w:rPr>
              <w:t> </w:t>
            </w:r>
          </w:p>
        </w:tc>
      </w:tr>
      <w:tr w:rsidR="001811A8" w14:paraId="462436EC"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3B74D58" w14:textId="77777777" w:rsidR="001811A8" w:rsidRDefault="001811A8">
            <w:pPr>
              <w:ind w:firstLineChars="100" w:firstLine="220"/>
              <w:rPr>
                <w:rFonts w:cs="Calibri"/>
                <w:sz w:val="22"/>
                <w:szCs w:val="22"/>
              </w:rPr>
            </w:pPr>
            <w:r>
              <w:rPr>
                <w:rFonts w:cs="Calibri"/>
                <w:sz w:val="22"/>
                <w:szCs w:val="22"/>
              </w:rPr>
              <w:t>40-44</w:t>
            </w:r>
          </w:p>
        </w:tc>
        <w:tc>
          <w:tcPr>
            <w:tcW w:w="1103" w:type="dxa"/>
            <w:tcBorders>
              <w:top w:val="nil"/>
              <w:left w:val="nil"/>
              <w:bottom w:val="single" w:sz="4" w:space="0" w:color="auto"/>
              <w:right w:val="nil"/>
            </w:tcBorders>
            <w:shd w:val="clear" w:color="auto" w:fill="auto"/>
            <w:noWrap/>
            <w:vAlign w:val="bottom"/>
            <w:hideMark/>
          </w:tcPr>
          <w:p w14:paraId="5A1F16BD"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75B82E8B"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35DE7B30"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3328C179"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3D92FB0D"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4AB5EF20"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40A36A74"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5837B716"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6C77A3C0"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44D1F802" w14:textId="77777777" w:rsidR="001811A8" w:rsidRDefault="001811A8">
            <w:pPr>
              <w:jc w:val="center"/>
              <w:rPr>
                <w:rFonts w:cs="Calibri"/>
                <w:b/>
                <w:bCs/>
                <w:sz w:val="22"/>
                <w:szCs w:val="22"/>
              </w:rPr>
            </w:pPr>
            <w:r>
              <w:rPr>
                <w:rFonts w:cs="Calibri"/>
                <w:b/>
                <w:bCs/>
                <w:sz w:val="22"/>
                <w:szCs w:val="22"/>
              </w:rPr>
              <w:t> </w:t>
            </w:r>
          </w:p>
        </w:tc>
      </w:tr>
      <w:tr w:rsidR="001811A8" w14:paraId="2D82AA00"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65BDF89" w14:textId="77777777" w:rsidR="001811A8" w:rsidRDefault="001811A8">
            <w:pPr>
              <w:ind w:firstLineChars="100" w:firstLine="220"/>
              <w:rPr>
                <w:rFonts w:cs="Calibri"/>
                <w:sz w:val="22"/>
                <w:szCs w:val="22"/>
              </w:rPr>
            </w:pPr>
            <w:r>
              <w:rPr>
                <w:rFonts w:cs="Calibri"/>
                <w:sz w:val="22"/>
                <w:szCs w:val="22"/>
              </w:rPr>
              <w:t>45-49</w:t>
            </w:r>
          </w:p>
        </w:tc>
        <w:tc>
          <w:tcPr>
            <w:tcW w:w="1103" w:type="dxa"/>
            <w:tcBorders>
              <w:top w:val="nil"/>
              <w:left w:val="nil"/>
              <w:bottom w:val="single" w:sz="4" w:space="0" w:color="auto"/>
              <w:right w:val="nil"/>
            </w:tcBorders>
            <w:shd w:val="clear" w:color="auto" w:fill="auto"/>
            <w:noWrap/>
            <w:vAlign w:val="bottom"/>
            <w:hideMark/>
          </w:tcPr>
          <w:p w14:paraId="3D9B88E0"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12DEC7D4"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07A4CA50"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57F21EAD"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7E8FB4D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6A19FF83"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026C2939"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0A762103"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0DD377F"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71A6F7F0" w14:textId="77777777" w:rsidR="001811A8" w:rsidRDefault="001811A8">
            <w:pPr>
              <w:jc w:val="center"/>
              <w:rPr>
                <w:rFonts w:cs="Calibri"/>
                <w:b/>
                <w:bCs/>
                <w:sz w:val="22"/>
                <w:szCs w:val="22"/>
              </w:rPr>
            </w:pPr>
            <w:r>
              <w:rPr>
                <w:rFonts w:cs="Calibri"/>
                <w:b/>
                <w:bCs/>
                <w:sz w:val="22"/>
                <w:szCs w:val="22"/>
              </w:rPr>
              <w:t> </w:t>
            </w:r>
          </w:p>
        </w:tc>
      </w:tr>
      <w:tr w:rsidR="001811A8" w14:paraId="15A22E24"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08C08690" w14:textId="77777777" w:rsidR="001811A8" w:rsidRDefault="001811A8">
            <w:pPr>
              <w:ind w:firstLineChars="100" w:firstLine="220"/>
              <w:rPr>
                <w:rFonts w:cs="Calibri"/>
                <w:sz w:val="22"/>
                <w:szCs w:val="22"/>
              </w:rPr>
            </w:pPr>
            <w:r>
              <w:rPr>
                <w:rFonts w:cs="Calibri"/>
                <w:sz w:val="22"/>
                <w:szCs w:val="22"/>
              </w:rPr>
              <w:t>50-54</w:t>
            </w:r>
          </w:p>
        </w:tc>
        <w:tc>
          <w:tcPr>
            <w:tcW w:w="1103" w:type="dxa"/>
            <w:tcBorders>
              <w:top w:val="nil"/>
              <w:left w:val="nil"/>
              <w:bottom w:val="single" w:sz="4" w:space="0" w:color="auto"/>
              <w:right w:val="nil"/>
            </w:tcBorders>
            <w:shd w:val="clear" w:color="auto" w:fill="auto"/>
            <w:noWrap/>
            <w:vAlign w:val="bottom"/>
            <w:hideMark/>
          </w:tcPr>
          <w:p w14:paraId="5CF6FD81"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0A682ABD"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593C4536"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78381D6D"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1BCDE59F"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44EEC487"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16F638A0"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7EE713D5"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01F0DE0D"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10833C04" w14:textId="77777777" w:rsidR="001811A8" w:rsidRDefault="001811A8">
            <w:pPr>
              <w:jc w:val="center"/>
              <w:rPr>
                <w:rFonts w:cs="Calibri"/>
                <w:b/>
                <w:bCs/>
                <w:sz w:val="22"/>
                <w:szCs w:val="22"/>
              </w:rPr>
            </w:pPr>
            <w:r>
              <w:rPr>
                <w:rFonts w:cs="Calibri"/>
                <w:b/>
                <w:bCs/>
                <w:sz w:val="22"/>
                <w:szCs w:val="22"/>
              </w:rPr>
              <w:t> </w:t>
            </w:r>
          </w:p>
        </w:tc>
      </w:tr>
      <w:tr w:rsidR="001811A8" w14:paraId="10E51F39"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09D0C68A" w14:textId="77777777" w:rsidR="001811A8" w:rsidRDefault="001811A8">
            <w:pPr>
              <w:ind w:firstLineChars="100" w:firstLine="220"/>
              <w:rPr>
                <w:rFonts w:cs="Calibri"/>
                <w:sz w:val="22"/>
                <w:szCs w:val="22"/>
              </w:rPr>
            </w:pPr>
            <w:r>
              <w:rPr>
                <w:rFonts w:cs="Calibri"/>
                <w:sz w:val="22"/>
                <w:szCs w:val="22"/>
              </w:rPr>
              <w:t>55-59</w:t>
            </w:r>
          </w:p>
        </w:tc>
        <w:tc>
          <w:tcPr>
            <w:tcW w:w="1103" w:type="dxa"/>
            <w:tcBorders>
              <w:top w:val="nil"/>
              <w:left w:val="nil"/>
              <w:bottom w:val="single" w:sz="4" w:space="0" w:color="auto"/>
              <w:right w:val="nil"/>
            </w:tcBorders>
            <w:shd w:val="clear" w:color="auto" w:fill="auto"/>
            <w:noWrap/>
            <w:vAlign w:val="bottom"/>
            <w:hideMark/>
          </w:tcPr>
          <w:p w14:paraId="295D5D19"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7DC94E10"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2EC4AEAE"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4A6E0E38"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7B245F58"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3D6AAD7A"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408DFA8F"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21D2269A"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161FB5F1"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5993A9C7" w14:textId="77777777" w:rsidR="001811A8" w:rsidRDefault="001811A8">
            <w:pPr>
              <w:jc w:val="center"/>
              <w:rPr>
                <w:rFonts w:cs="Calibri"/>
                <w:b/>
                <w:bCs/>
                <w:sz w:val="22"/>
                <w:szCs w:val="22"/>
              </w:rPr>
            </w:pPr>
            <w:r>
              <w:rPr>
                <w:rFonts w:cs="Calibri"/>
                <w:b/>
                <w:bCs/>
                <w:sz w:val="22"/>
                <w:szCs w:val="22"/>
              </w:rPr>
              <w:t> </w:t>
            </w:r>
          </w:p>
        </w:tc>
      </w:tr>
      <w:tr w:rsidR="001811A8" w14:paraId="3829309F"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40EB7EB6" w14:textId="77777777" w:rsidR="001811A8" w:rsidRDefault="001811A8">
            <w:pPr>
              <w:ind w:firstLineChars="100" w:firstLine="220"/>
              <w:rPr>
                <w:rFonts w:cs="Calibri"/>
                <w:sz w:val="22"/>
                <w:szCs w:val="22"/>
              </w:rPr>
            </w:pPr>
            <w:r>
              <w:rPr>
                <w:rFonts w:cs="Calibri"/>
                <w:sz w:val="22"/>
                <w:szCs w:val="22"/>
              </w:rPr>
              <w:t>60+</w:t>
            </w:r>
          </w:p>
        </w:tc>
        <w:tc>
          <w:tcPr>
            <w:tcW w:w="1103" w:type="dxa"/>
            <w:tcBorders>
              <w:top w:val="nil"/>
              <w:left w:val="nil"/>
              <w:bottom w:val="single" w:sz="4" w:space="0" w:color="auto"/>
              <w:right w:val="nil"/>
            </w:tcBorders>
            <w:shd w:val="clear" w:color="auto" w:fill="auto"/>
            <w:noWrap/>
            <w:vAlign w:val="bottom"/>
            <w:hideMark/>
          </w:tcPr>
          <w:p w14:paraId="2568DE04"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431A0762"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589A22D3"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2C36EBE5"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5204719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0F8710BE"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4B99FCCC"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6D840BA7"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DBFF4EF"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48246AFC" w14:textId="77777777" w:rsidR="001811A8" w:rsidRDefault="001811A8">
            <w:pPr>
              <w:jc w:val="center"/>
              <w:rPr>
                <w:rFonts w:cs="Calibri"/>
                <w:b/>
                <w:bCs/>
                <w:sz w:val="22"/>
                <w:szCs w:val="22"/>
              </w:rPr>
            </w:pPr>
            <w:r>
              <w:rPr>
                <w:rFonts w:cs="Calibri"/>
                <w:b/>
                <w:bCs/>
                <w:sz w:val="22"/>
                <w:szCs w:val="22"/>
              </w:rPr>
              <w:t> </w:t>
            </w:r>
          </w:p>
        </w:tc>
      </w:tr>
    </w:tbl>
    <w:p w14:paraId="6B376C81" w14:textId="1F3B0CE5" w:rsidR="00D15693" w:rsidRPr="004C549B" w:rsidRDefault="001811A8" w:rsidP="00D15693">
      <w:pPr>
        <w:widowControl/>
        <w:rPr>
          <w:color w:val="auto"/>
          <w:sz w:val="16"/>
        </w:rPr>
      </w:pPr>
      <w:r w:rsidRPr="004C549B">
        <w:rPr>
          <w:color w:val="auto"/>
          <w:sz w:val="16"/>
        </w:rPr>
        <w:t xml:space="preserve"> </w:t>
      </w:r>
      <w:commentRangeStart w:id="213"/>
      <w:r w:rsidR="00D15693" w:rsidRPr="004C549B">
        <w:rPr>
          <w:color w:val="auto"/>
          <w:sz w:val="16"/>
        </w:rPr>
        <w:t>^ Results not statistically reliable, n&lt;30  </w:t>
      </w:r>
      <w:commentRangeEnd w:id="213"/>
      <w:r w:rsidR="00D15693">
        <w:rPr>
          <w:rStyle w:val="CommentReference"/>
        </w:rPr>
        <w:commentReference w:id="213"/>
      </w:r>
    </w:p>
    <w:p w14:paraId="484A8BE5"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E7802EB" w14:textId="77777777" w:rsidR="009300CC" w:rsidRDefault="00D15693" w:rsidP="00D15693">
      <w:pPr>
        <w:widowControl/>
        <w:rPr>
          <w:color w:val="auto"/>
          <w:sz w:val="16"/>
        </w:rPr>
      </w:pPr>
      <w:r w:rsidRPr="004C549B">
        <w:rPr>
          <w:color w:val="auto"/>
          <w:sz w:val="16"/>
        </w:rPr>
        <w:t>Note</w:t>
      </w:r>
      <w:r w:rsidR="009300CC">
        <w:rPr>
          <w:color w:val="auto"/>
          <w:sz w:val="16"/>
        </w:rPr>
        <w:t>s</w:t>
      </w:r>
      <w:r w:rsidRPr="004C549B">
        <w:rPr>
          <w:color w:val="auto"/>
          <w:sz w:val="16"/>
        </w:rPr>
        <w:t xml:space="preserve">: </w:t>
      </w:r>
    </w:p>
    <w:p w14:paraId="5F241827" w14:textId="77777777" w:rsidR="009300CC" w:rsidRDefault="009300CC" w:rsidP="00D15693">
      <w:pPr>
        <w:widowControl/>
        <w:rPr>
          <w:color w:val="auto"/>
          <w:sz w:val="16"/>
        </w:rPr>
      </w:pPr>
      <w:r w:rsidRPr="009300CC">
        <w:rPr>
          <w:color w:val="auto"/>
          <w:sz w:val="16"/>
        </w:rPr>
        <w:t xml:space="preserve">[INSERT DEFINTION OF PRIMARY EDUCATION IN ZOI SURVEY COUNTRY.] </w:t>
      </w:r>
    </w:p>
    <w:p w14:paraId="6EE5B3EB" w14:textId="3978821B" w:rsidR="00D15693" w:rsidRDefault="00D15693" w:rsidP="00D15693">
      <w:pPr>
        <w:widowControl/>
        <w:rPr>
          <w:color w:val="auto"/>
          <w:sz w:val="16"/>
        </w:rPr>
      </w:pPr>
      <w:r w:rsidRPr="004C549B">
        <w:rPr>
          <w:color w:val="auto"/>
          <w:sz w:val="16"/>
        </w:rPr>
        <w:t xml:space="preserve">Estimates are based on de facto </w:t>
      </w:r>
      <w:r w:rsidR="00C639B0">
        <w:rPr>
          <w:color w:val="auto"/>
          <w:sz w:val="16"/>
        </w:rPr>
        <w:t>household members</w:t>
      </w:r>
      <w:r w:rsidRPr="004C549B">
        <w:rPr>
          <w:color w:val="auto"/>
          <w:sz w:val="16"/>
        </w:rPr>
        <w:t>.</w:t>
      </w:r>
    </w:p>
    <w:p w14:paraId="7D343581"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174A8BA" w14:textId="7ED767E6" w:rsidR="00A74336" w:rsidRPr="00DF4DE5" w:rsidRDefault="00FF3923" w:rsidP="00D15693">
      <w:pPr>
        <w:pStyle w:val="Heading2"/>
        <w:numPr>
          <w:ilvl w:val="1"/>
          <w:numId w:val="21"/>
        </w:numPr>
      </w:pPr>
      <w:bookmarkStart w:id="214" w:name="_Toc63673333"/>
      <w:r>
        <w:t>Dwelling characteristics and l</w:t>
      </w:r>
      <w:r w:rsidR="00A74336">
        <w:t>iving c</w:t>
      </w:r>
      <w:r w:rsidR="00A74336" w:rsidRPr="00DF4DE5">
        <w:t>onditions</w:t>
      </w:r>
      <w:bookmarkEnd w:id="214"/>
    </w:p>
    <w:p w14:paraId="7379A8E8" w14:textId="7BA0E847" w:rsidR="00A74336" w:rsidRDefault="00A74336" w:rsidP="00F84D7F">
      <w:pPr>
        <w:pStyle w:val="BodyText1"/>
      </w:pPr>
      <w:bookmarkStart w:id="215" w:name="_Hlk14426758"/>
      <w:r>
        <w:rPr>
          <w:b/>
        </w:rPr>
        <w:t>Table 3.</w:t>
      </w:r>
      <w:r w:rsidR="00D15693">
        <w:rPr>
          <w:b/>
        </w:rPr>
        <w:t>3</w:t>
      </w:r>
      <w:r>
        <w:rPr>
          <w:b/>
        </w:rPr>
        <w:t>.1</w:t>
      </w:r>
      <w:r w:rsidRPr="00DF4DE5">
        <w:t xml:space="preserve"> shows dwelling characteristics of the households in the </w:t>
      </w:r>
      <w:r>
        <w:t>ZOI</w:t>
      </w:r>
      <w:r w:rsidRPr="00DF4DE5">
        <w:t xml:space="preserve">. </w:t>
      </w:r>
      <w:r w:rsidRPr="0006317E">
        <w:t>The</w:t>
      </w:r>
      <w:r w:rsidRPr="00DF4DE5">
        <w:t xml:space="preserve"> table presents the percentage of households</w:t>
      </w:r>
      <w:r>
        <w:t xml:space="preserve"> that have access</w:t>
      </w:r>
      <w:r w:rsidR="006C0E27">
        <w:t xml:space="preserve"> to</w:t>
      </w:r>
      <w:r>
        <w:t xml:space="preserve"> </w:t>
      </w:r>
      <w:r w:rsidRPr="00DF4DE5">
        <w:t>electricity</w:t>
      </w:r>
      <w:r w:rsidR="00D15693">
        <w:t xml:space="preserve"> and t</w:t>
      </w:r>
      <w:r w:rsidRPr="00DF4DE5">
        <w:t xml:space="preserve">he average number of people per sleeping room, as well as </w:t>
      </w:r>
      <w:r>
        <w:t xml:space="preserve">the main </w:t>
      </w:r>
      <w:r w:rsidRPr="00DF4DE5">
        <w:t>roof, exterior wall, and floor materials</w:t>
      </w:r>
      <w:r>
        <w:t xml:space="preserve"> </w:t>
      </w:r>
      <w:r w:rsidR="00CE3AE2">
        <w:t>of households’ dwellings</w:t>
      </w:r>
      <w:r w:rsidRPr="00DF4DE5">
        <w:t xml:space="preserve">. </w:t>
      </w:r>
      <w:r w:rsidR="00D15693">
        <w:t>The percentage of households that use solid cooking fuel is also presented. Solid cooking fuels</w:t>
      </w:r>
      <w:r w:rsidR="00EF3B58" w:rsidRPr="00EF3B58">
        <w:t xml:space="preserve"> </w:t>
      </w:r>
      <w:r w:rsidR="00EF3B58">
        <w:t>are not considered clean fuels and can have negative health impacts</w:t>
      </w:r>
      <w:r w:rsidR="00EF3B58">
        <w:rPr>
          <w:rStyle w:val="FootnoteReference"/>
        </w:rPr>
        <w:footnoteReference w:id="10"/>
      </w:r>
      <w:r w:rsidR="00EF3B58">
        <w:t>; they</w:t>
      </w:r>
      <w:r w:rsidR="00D15693">
        <w:t xml:space="preserve"> include </w:t>
      </w:r>
      <w:r w:rsidR="006C0E27" w:rsidRPr="006C0E27">
        <w:rPr>
          <w:color w:val="000000"/>
          <w:shd w:val="clear" w:color="auto" w:fill="FFFFFF"/>
        </w:rPr>
        <w:t>charcoal</w:t>
      </w:r>
      <w:r w:rsidR="00EF3B58">
        <w:rPr>
          <w:color w:val="000000"/>
          <w:shd w:val="clear" w:color="auto" w:fill="FFFFFF"/>
        </w:rPr>
        <w:t>,</w:t>
      </w:r>
      <w:r w:rsidR="006C0E27" w:rsidRPr="006C0E27">
        <w:rPr>
          <w:color w:val="000000"/>
          <w:shd w:val="clear" w:color="auto" w:fill="FFFFFF"/>
        </w:rPr>
        <w:t xml:space="preserve"> wood</w:t>
      </w:r>
      <w:r w:rsidR="00EF3B58">
        <w:rPr>
          <w:color w:val="000000"/>
          <w:shd w:val="clear" w:color="auto" w:fill="FFFFFF"/>
        </w:rPr>
        <w:t>,</w:t>
      </w:r>
      <w:r w:rsidR="006C0E27" w:rsidRPr="006C0E27">
        <w:rPr>
          <w:color w:val="000000"/>
          <w:shd w:val="clear" w:color="auto" w:fill="FFFFFF"/>
        </w:rPr>
        <w:t xml:space="preserve"> animal dung</w:t>
      </w:r>
      <w:r w:rsidR="00EF3B58">
        <w:rPr>
          <w:color w:val="000000"/>
          <w:shd w:val="clear" w:color="auto" w:fill="FFFFFF"/>
        </w:rPr>
        <w:t>,</w:t>
      </w:r>
      <w:r w:rsidR="006C0E27" w:rsidRPr="006C0E27">
        <w:rPr>
          <w:color w:val="000000"/>
          <w:shd w:val="clear" w:color="auto" w:fill="FFFFFF"/>
        </w:rPr>
        <w:t xml:space="preserve"> crop residue</w:t>
      </w:r>
      <w:r w:rsidR="00EF3B58">
        <w:rPr>
          <w:color w:val="000000"/>
          <w:shd w:val="clear" w:color="auto" w:fill="FFFFFF"/>
        </w:rPr>
        <w:t xml:space="preserve">s, and </w:t>
      </w:r>
      <w:r w:rsidR="00EF3B58" w:rsidRPr="006C0E27">
        <w:rPr>
          <w:color w:val="000000"/>
          <w:shd w:val="clear" w:color="auto" w:fill="FFFFFF"/>
        </w:rPr>
        <w:t>straw</w:t>
      </w:r>
      <w:r w:rsidR="00EF3B58">
        <w:rPr>
          <w:color w:val="000000"/>
          <w:shd w:val="clear" w:color="auto" w:fill="FFFFFF"/>
        </w:rPr>
        <w:t xml:space="preserve">, </w:t>
      </w:r>
      <w:r w:rsidR="00EF3B58" w:rsidRPr="006C0E27">
        <w:rPr>
          <w:color w:val="000000"/>
          <w:shd w:val="clear" w:color="auto" w:fill="FFFFFF"/>
        </w:rPr>
        <w:t>shrubs</w:t>
      </w:r>
      <w:r w:rsidR="00EF3B58">
        <w:rPr>
          <w:color w:val="000000"/>
          <w:shd w:val="clear" w:color="auto" w:fill="FFFFFF"/>
        </w:rPr>
        <w:t xml:space="preserve">, or </w:t>
      </w:r>
      <w:r w:rsidR="00EF3B58" w:rsidRPr="006C0E27">
        <w:rPr>
          <w:color w:val="000000"/>
          <w:shd w:val="clear" w:color="auto" w:fill="FFFFFF"/>
        </w:rPr>
        <w:t>grass</w:t>
      </w:r>
      <w:r w:rsidR="00EF3B58">
        <w:rPr>
          <w:color w:val="000000"/>
          <w:shd w:val="clear" w:color="auto" w:fill="FFFFFF"/>
        </w:rPr>
        <w:t>.</w:t>
      </w:r>
      <w:r w:rsidR="006C0E27" w:rsidRPr="006C0E27">
        <w:rPr>
          <w:color w:val="000000"/>
          <w:shd w:val="clear" w:color="auto" w:fill="FFFFFF"/>
        </w:rPr>
        <w:t xml:space="preserve"> </w:t>
      </w:r>
    </w:p>
    <w:bookmarkEnd w:id="215"/>
    <w:p w14:paraId="59206F04" w14:textId="42E9513B" w:rsidR="00A74336" w:rsidRDefault="00A74336" w:rsidP="00F84D7F">
      <w:pPr>
        <w:pStyle w:val="BodyText1"/>
        <w:rPr>
          <w:i/>
        </w:rPr>
        <w:sectPr w:rsidR="00A74336" w:rsidSect="002420C4">
          <w:pgSz w:w="12240" w:h="15840" w:code="1"/>
          <w:pgMar w:top="1440" w:right="1440" w:bottom="1440" w:left="1440" w:header="720" w:footer="576" w:gutter="0"/>
          <w:pgNumType w:start="1"/>
          <w:cols w:space="720"/>
          <w:docGrid w:linePitch="299"/>
        </w:sectPr>
      </w:pPr>
      <w:r w:rsidRPr="00A74336">
        <w:t>Table 3.</w:t>
      </w:r>
      <w:r w:rsidR="00A66C41">
        <w:t>3</w:t>
      </w:r>
      <w:r w:rsidRPr="00A74336">
        <w:t xml:space="preserve">.1 reveals that </w:t>
      </w:r>
      <w:r w:rsidRPr="00A74336">
        <w:rPr>
          <w:highlight w:val="yellow"/>
        </w:rPr>
        <w:t xml:space="preserve">[Insert description of the values in the table; provide comparisons with national rural averages based on data from </w:t>
      </w:r>
      <w:r w:rsidR="00575956">
        <w:rPr>
          <w:highlight w:val="yellow"/>
        </w:rPr>
        <w:t>Demographic and Health Surveys (</w:t>
      </w:r>
      <w:r w:rsidRPr="00A74336">
        <w:rPr>
          <w:highlight w:val="yellow"/>
        </w:rPr>
        <w:t>DHS</w:t>
      </w:r>
      <w:r w:rsidR="00575956">
        <w:rPr>
          <w:highlight w:val="yellow"/>
        </w:rPr>
        <w:t>)</w:t>
      </w:r>
      <w:r w:rsidRPr="00A74336">
        <w:rPr>
          <w:highlight w:val="yellow"/>
        </w:rPr>
        <w:t xml:space="preserve"> or </w:t>
      </w:r>
      <w:r w:rsidR="00575956">
        <w:rPr>
          <w:highlight w:val="yellow"/>
        </w:rPr>
        <w:t xml:space="preserve">Multiple Indicator Cluster Surveys </w:t>
      </w:r>
      <w:r w:rsidRPr="00A74336">
        <w:rPr>
          <w:highlight w:val="yellow"/>
        </w:rPr>
        <w:t xml:space="preserve">to illustrate degree of similarity in living conditions. Where possible, regional average based on data from DHS or </w:t>
      </w:r>
      <w:r w:rsidR="00FD3FAD">
        <w:rPr>
          <w:highlight w:val="yellow"/>
        </w:rPr>
        <w:t xml:space="preserve">Multiple Indicator Cluster Surveys </w:t>
      </w:r>
      <w:r w:rsidRPr="00A74336">
        <w:rPr>
          <w:highlight w:val="yellow"/>
        </w:rPr>
        <w:t>can be used if the geographic coverage of the ZOI overlaps with specific regions</w:t>
      </w:r>
      <w:r w:rsidR="002D5533">
        <w:rPr>
          <w:highlight w:val="yellow"/>
        </w:rPr>
        <w:t>.</w:t>
      </w:r>
      <w:r w:rsidRPr="00A74336">
        <w:rPr>
          <w:highlight w:val="yellow"/>
        </w:rPr>
        <w:t>]</w:t>
      </w:r>
      <w:r w:rsidRPr="00A74336">
        <w:rPr>
          <w:b/>
        </w:rPr>
        <w:tab/>
      </w:r>
    </w:p>
    <w:p w14:paraId="2152AC4E" w14:textId="0BDE252B" w:rsidR="00BC0F95" w:rsidRPr="00AB052C" w:rsidRDefault="00143B1A" w:rsidP="00347F47">
      <w:pPr>
        <w:pStyle w:val="Tabletitle"/>
      </w:pPr>
      <w:bookmarkStart w:id="216" w:name="_Toc63673062"/>
      <w:r w:rsidRPr="00AB052C">
        <w:lastRenderedPageBreak/>
        <w:t xml:space="preserve">Table </w:t>
      </w:r>
      <w:r w:rsidR="00AB052C" w:rsidRPr="00AB052C">
        <w:t>3.</w:t>
      </w:r>
      <w:r w:rsidR="00A66C41">
        <w:t>3</w:t>
      </w:r>
      <w:r w:rsidR="00AB052C" w:rsidRPr="00AB052C">
        <w:t>.1: Household Dwelling Characteristics in the ZOI, in Total and by Residence and Gendered Household Type</w:t>
      </w:r>
      <w:bookmarkEnd w:id="216"/>
    </w:p>
    <w:tbl>
      <w:tblPr>
        <w:tblW w:w="5000" w:type="pct"/>
        <w:tblLayout w:type="fixed"/>
        <w:tblLook w:val="04A0" w:firstRow="1" w:lastRow="0" w:firstColumn="1" w:lastColumn="0" w:noHBand="0" w:noVBand="1"/>
      </w:tblPr>
      <w:tblGrid>
        <w:gridCol w:w="4282"/>
        <w:gridCol w:w="1068"/>
        <w:gridCol w:w="846"/>
        <w:gridCol w:w="1031"/>
        <w:gridCol w:w="668"/>
        <w:gridCol w:w="294"/>
        <w:gridCol w:w="1196"/>
        <w:gridCol w:w="1024"/>
        <w:gridCol w:w="986"/>
        <w:gridCol w:w="1113"/>
        <w:gridCol w:w="668"/>
      </w:tblGrid>
      <w:tr w:rsidR="0086748A" w:rsidRPr="0086748A" w14:paraId="346959FF" w14:textId="77777777" w:rsidTr="0086748A">
        <w:tc>
          <w:tcPr>
            <w:tcW w:w="4106" w:type="dxa"/>
            <w:tcBorders>
              <w:top w:val="single" w:sz="4" w:space="0" w:color="auto"/>
              <w:left w:val="nil"/>
              <w:bottom w:val="nil"/>
              <w:right w:val="nil"/>
            </w:tcBorders>
            <w:shd w:val="clear" w:color="000000" w:fill="387990"/>
            <w:vAlign w:val="bottom"/>
            <w:hideMark/>
          </w:tcPr>
          <w:p w14:paraId="73710909" w14:textId="77777777" w:rsidR="00AB052C" w:rsidRPr="0086748A" w:rsidRDefault="00AB052C" w:rsidP="00347F47">
            <w:pPr>
              <w:widowControl/>
              <w:spacing w:line="259" w:lineRule="auto"/>
              <w:rPr>
                <w:rFonts w:eastAsia="Times New Roman" w:cs="Times New Roman"/>
                <w:b/>
                <w:bCs/>
                <w:color w:val="FFFFFF"/>
                <w:sz w:val="20"/>
                <w:szCs w:val="20"/>
              </w:rPr>
            </w:pPr>
            <w:bookmarkStart w:id="217" w:name="_Toc400542610"/>
            <w:bookmarkStart w:id="218" w:name="_Toc414874497"/>
            <w:r w:rsidRPr="0086748A">
              <w:rPr>
                <w:rFonts w:eastAsia="Times New Roman" w:cs="Times New Roman"/>
                <w:b/>
                <w:bCs/>
                <w:color w:val="FFFFFF"/>
                <w:sz w:val="20"/>
                <w:szCs w:val="20"/>
              </w:rPr>
              <w:t> </w:t>
            </w:r>
          </w:p>
        </w:tc>
        <w:tc>
          <w:tcPr>
            <w:tcW w:w="1024" w:type="dxa"/>
            <w:tcBorders>
              <w:top w:val="single" w:sz="4" w:space="0" w:color="auto"/>
              <w:left w:val="nil"/>
              <w:bottom w:val="nil"/>
              <w:right w:val="nil"/>
            </w:tcBorders>
            <w:shd w:val="clear" w:color="000000" w:fill="387990"/>
            <w:vAlign w:val="bottom"/>
            <w:hideMark/>
          </w:tcPr>
          <w:p w14:paraId="52748346"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800" w:type="dxa"/>
            <w:gridSpan w:val="2"/>
            <w:tcBorders>
              <w:top w:val="single" w:sz="4" w:space="0" w:color="auto"/>
              <w:left w:val="nil"/>
              <w:bottom w:val="single" w:sz="4" w:space="0" w:color="FFFFFF"/>
              <w:right w:val="nil"/>
            </w:tcBorders>
            <w:shd w:val="clear" w:color="000000" w:fill="387990"/>
            <w:vAlign w:val="bottom"/>
            <w:hideMark/>
          </w:tcPr>
          <w:p w14:paraId="5ADCE89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Residence</w:t>
            </w:r>
          </w:p>
        </w:tc>
        <w:tc>
          <w:tcPr>
            <w:tcW w:w="641" w:type="dxa"/>
            <w:tcBorders>
              <w:top w:val="single" w:sz="4" w:space="0" w:color="auto"/>
              <w:left w:val="nil"/>
              <w:bottom w:val="nil"/>
              <w:right w:val="nil"/>
            </w:tcBorders>
            <w:shd w:val="clear" w:color="000000" w:fill="387990"/>
            <w:vAlign w:val="bottom"/>
            <w:hideMark/>
          </w:tcPr>
          <w:p w14:paraId="67D32891"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vMerge w:val="restart"/>
            <w:tcBorders>
              <w:top w:val="single" w:sz="4" w:space="0" w:color="auto"/>
              <w:left w:val="nil"/>
              <w:bottom w:val="single" w:sz="4" w:space="0" w:color="000000"/>
              <w:right w:val="nil"/>
            </w:tcBorders>
            <w:shd w:val="clear" w:color="000000" w:fill="387990"/>
            <w:vAlign w:val="bottom"/>
            <w:hideMark/>
          </w:tcPr>
          <w:p w14:paraId="2AC8225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142" w:type="dxa"/>
            <w:gridSpan w:val="4"/>
            <w:tcBorders>
              <w:top w:val="single" w:sz="4" w:space="0" w:color="auto"/>
              <w:left w:val="nil"/>
              <w:bottom w:val="single" w:sz="4" w:space="0" w:color="FFFFFF"/>
              <w:right w:val="nil"/>
            </w:tcBorders>
            <w:shd w:val="clear" w:color="000000" w:fill="387990"/>
            <w:vAlign w:val="bottom"/>
            <w:hideMark/>
          </w:tcPr>
          <w:p w14:paraId="5ADAFB8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Gendered household type</w:t>
            </w:r>
          </w:p>
        </w:tc>
        <w:tc>
          <w:tcPr>
            <w:tcW w:w="641" w:type="dxa"/>
            <w:tcBorders>
              <w:top w:val="single" w:sz="4" w:space="0" w:color="auto"/>
              <w:left w:val="nil"/>
              <w:bottom w:val="nil"/>
              <w:right w:val="nil"/>
            </w:tcBorders>
            <w:shd w:val="clear" w:color="000000" w:fill="387990"/>
            <w:vAlign w:val="bottom"/>
            <w:hideMark/>
          </w:tcPr>
          <w:p w14:paraId="1DF0A7FD"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347F47" w:rsidRPr="0086748A" w14:paraId="53C58903" w14:textId="77777777" w:rsidTr="0086748A">
        <w:tc>
          <w:tcPr>
            <w:tcW w:w="4106" w:type="dxa"/>
            <w:tcBorders>
              <w:top w:val="nil"/>
              <w:left w:val="nil"/>
              <w:bottom w:val="single" w:sz="4" w:space="0" w:color="auto"/>
              <w:right w:val="nil"/>
            </w:tcBorders>
            <w:shd w:val="clear" w:color="000000" w:fill="387990"/>
            <w:vAlign w:val="bottom"/>
            <w:hideMark/>
          </w:tcPr>
          <w:p w14:paraId="48AE513F" w14:textId="77777777" w:rsidR="00AB052C" w:rsidRPr="0086748A" w:rsidRDefault="00AB052C" w:rsidP="00347F47">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Household characteristic</w:t>
            </w:r>
          </w:p>
        </w:tc>
        <w:tc>
          <w:tcPr>
            <w:tcW w:w="1024" w:type="dxa"/>
            <w:tcBorders>
              <w:top w:val="nil"/>
              <w:left w:val="nil"/>
              <w:bottom w:val="single" w:sz="4" w:space="0" w:color="auto"/>
              <w:right w:val="nil"/>
            </w:tcBorders>
            <w:shd w:val="clear" w:color="000000" w:fill="387990"/>
            <w:vAlign w:val="bottom"/>
            <w:hideMark/>
          </w:tcPr>
          <w:p w14:paraId="626FADE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811" w:type="dxa"/>
            <w:tcBorders>
              <w:top w:val="nil"/>
              <w:left w:val="nil"/>
              <w:bottom w:val="nil"/>
              <w:right w:val="nil"/>
            </w:tcBorders>
            <w:shd w:val="clear" w:color="000000" w:fill="387990"/>
            <w:vAlign w:val="bottom"/>
            <w:hideMark/>
          </w:tcPr>
          <w:p w14:paraId="716F9D2E"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Urban</w:t>
            </w:r>
          </w:p>
        </w:tc>
        <w:tc>
          <w:tcPr>
            <w:tcW w:w="989" w:type="dxa"/>
            <w:tcBorders>
              <w:top w:val="nil"/>
              <w:left w:val="nil"/>
              <w:bottom w:val="nil"/>
              <w:right w:val="nil"/>
            </w:tcBorders>
            <w:shd w:val="clear" w:color="000000" w:fill="387990"/>
            <w:vAlign w:val="bottom"/>
            <w:hideMark/>
          </w:tcPr>
          <w:p w14:paraId="61EDF0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Rural</w:t>
            </w:r>
          </w:p>
        </w:tc>
        <w:tc>
          <w:tcPr>
            <w:tcW w:w="641" w:type="dxa"/>
            <w:tcBorders>
              <w:top w:val="nil"/>
              <w:left w:val="nil"/>
              <w:bottom w:val="nil"/>
              <w:right w:val="nil"/>
            </w:tcBorders>
            <w:shd w:val="clear" w:color="000000" w:fill="387990"/>
            <w:vAlign w:val="bottom"/>
            <w:hideMark/>
          </w:tcPr>
          <w:p w14:paraId="002617D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c>
          <w:tcPr>
            <w:tcW w:w="282" w:type="dxa"/>
            <w:vMerge/>
            <w:tcBorders>
              <w:top w:val="single" w:sz="4" w:space="0" w:color="auto"/>
              <w:left w:val="nil"/>
              <w:bottom w:val="single" w:sz="4" w:space="0" w:color="000000"/>
              <w:right w:val="nil"/>
            </w:tcBorders>
            <w:vAlign w:val="center"/>
            <w:hideMark/>
          </w:tcPr>
          <w:p w14:paraId="506CADF4" w14:textId="77777777" w:rsidR="00AB052C" w:rsidRPr="0086748A" w:rsidRDefault="00AB052C" w:rsidP="00347F47">
            <w:pPr>
              <w:widowControl/>
              <w:spacing w:line="259" w:lineRule="auto"/>
              <w:rPr>
                <w:rFonts w:eastAsia="Times New Roman" w:cs="Times New Roman"/>
                <w:b/>
                <w:bCs/>
                <w:color w:val="FFFFFF"/>
                <w:sz w:val="20"/>
                <w:szCs w:val="20"/>
              </w:rPr>
            </w:pPr>
          </w:p>
        </w:tc>
        <w:tc>
          <w:tcPr>
            <w:tcW w:w="1147" w:type="dxa"/>
            <w:tcBorders>
              <w:top w:val="nil"/>
              <w:left w:val="nil"/>
              <w:bottom w:val="nil"/>
              <w:right w:val="nil"/>
            </w:tcBorders>
            <w:shd w:val="clear" w:color="000000" w:fill="387990"/>
            <w:vAlign w:val="bottom"/>
            <w:hideMark/>
          </w:tcPr>
          <w:p w14:paraId="745A3B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and female adults</w:t>
            </w:r>
          </w:p>
        </w:tc>
        <w:tc>
          <w:tcPr>
            <w:tcW w:w="982" w:type="dxa"/>
            <w:tcBorders>
              <w:top w:val="nil"/>
              <w:left w:val="nil"/>
              <w:bottom w:val="nil"/>
              <w:right w:val="nil"/>
            </w:tcBorders>
            <w:shd w:val="clear" w:color="000000" w:fill="387990"/>
            <w:vAlign w:val="bottom"/>
            <w:hideMark/>
          </w:tcPr>
          <w:p w14:paraId="449F73F8"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adults only</w:t>
            </w:r>
          </w:p>
        </w:tc>
        <w:tc>
          <w:tcPr>
            <w:tcW w:w="946" w:type="dxa"/>
            <w:tcBorders>
              <w:top w:val="nil"/>
              <w:left w:val="nil"/>
              <w:bottom w:val="nil"/>
              <w:right w:val="nil"/>
            </w:tcBorders>
            <w:shd w:val="clear" w:color="000000" w:fill="387990"/>
            <w:vAlign w:val="bottom"/>
            <w:hideMark/>
          </w:tcPr>
          <w:p w14:paraId="3430BEA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adults only</w:t>
            </w:r>
          </w:p>
        </w:tc>
        <w:tc>
          <w:tcPr>
            <w:tcW w:w="1067" w:type="dxa"/>
            <w:tcBorders>
              <w:top w:val="nil"/>
              <w:left w:val="nil"/>
              <w:bottom w:val="nil"/>
              <w:right w:val="nil"/>
            </w:tcBorders>
            <w:shd w:val="clear" w:color="000000" w:fill="387990"/>
            <w:vAlign w:val="bottom"/>
            <w:hideMark/>
          </w:tcPr>
          <w:p w14:paraId="4D0E99B4"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Children only</w:t>
            </w:r>
          </w:p>
        </w:tc>
        <w:tc>
          <w:tcPr>
            <w:tcW w:w="641" w:type="dxa"/>
            <w:tcBorders>
              <w:top w:val="nil"/>
              <w:left w:val="nil"/>
              <w:bottom w:val="nil"/>
              <w:right w:val="nil"/>
            </w:tcBorders>
            <w:shd w:val="clear" w:color="000000" w:fill="387990"/>
            <w:vAlign w:val="bottom"/>
            <w:hideMark/>
          </w:tcPr>
          <w:p w14:paraId="442B7F7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r>
      <w:tr w:rsidR="0086748A" w:rsidRPr="0086748A" w14:paraId="2D9B6E52" w14:textId="77777777" w:rsidTr="00347F47">
        <w:tc>
          <w:tcPr>
            <w:tcW w:w="4106" w:type="dxa"/>
            <w:tcBorders>
              <w:top w:val="nil"/>
              <w:left w:val="nil"/>
              <w:bottom w:val="single" w:sz="4" w:space="0" w:color="auto"/>
              <w:right w:val="nil"/>
            </w:tcBorders>
            <w:shd w:val="clear" w:color="auto" w:fill="auto"/>
            <w:vAlign w:val="center"/>
            <w:hideMark/>
          </w:tcPr>
          <w:p w14:paraId="5C262C4D"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using solid fuel for cooking (%)</w:t>
            </w:r>
            <w:r w:rsidRPr="0086748A">
              <w:rPr>
                <w:rFonts w:eastAsia="Times New Roman" w:cs="Times New Roman"/>
                <w:sz w:val="20"/>
                <w:szCs w:val="20"/>
                <w:vertAlign w:val="superscript"/>
              </w:rPr>
              <w:t>b</w:t>
            </w:r>
          </w:p>
        </w:tc>
        <w:tc>
          <w:tcPr>
            <w:tcW w:w="1024" w:type="dxa"/>
            <w:tcBorders>
              <w:top w:val="nil"/>
              <w:left w:val="nil"/>
              <w:bottom w:val="single" w:sz="4" w:space="0" w:color="auto"/>
              <w:right w:val="nil"/>
            </w:tcBorders>
            <w:shd w:val="clear" w:color="auto" w:fill="auto"/>
            <w:vAlign w:val="center"/>
            <w:hideMark/>
          </w:tcPr>
          <w:p w14:paraId="3F7E7B9C" w14:textId="39D72ADD"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single" w:sz="4" w:space="0" w:color="auto"/>
              <w:left w:val="nil"/>
              <w:bottom w:val="single" w:sz="4" w:space="0" w:color="auto"/>
              <w:right w:val="nil"/>
            </w:tcBorders>
            <w:shd w:val="clear" w:color="auto" w:fill="auto"/>
            <w:vAlign w:val="center"/>
            <w:hideMark/>
          </w:tcPr>
          <w:p w14:paraId="7258F040" w14:textId="0E942BE4"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single" w:sz="4" w:space="0" w:color="auto"/>
              <w:left w:val="nil"/>
              <w:bottom w:val="single" w:sz="4" w:space="0" w:color="auto"/>
              <w:right w:val="nil"/>
            </w:tcBorders>
            <w:shd w:val="clear" w:color="auto" w:fill="auto"/>
            <w:vAlign w:val="center"/>
            <w:hideMark/>
          </w:tcPr>
          <w:p w14:paraId="5905CC9F" w14:textId="656487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4E87D5E3" w14:textId="5CBD38C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C255568" w14:textId="6237D7B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single" w:sz="4" w:space="0" w:color="auto"/>
              <w:left w:val="nil"/>
              <w:bottom w:val="single" w:sz="4" w:space="0" w:color="auto"/>
              <w:right w:val="nil"/>
            </w:tcBorders>
            <w:shd w:val="clear" w:color="auto" w:fill="auto"/>
            <w:vAlign w:val="center"/>
            <w:hideMark/>
          </w:tcPr>
          <w:p w14:paraId="4F4A5EDB" w14:textId="135ACAB7"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vAlign w:val="center"/>
            <w:hideMark/>
          </w:tcPr>
          <w:p w14:paraId="7325DCDC" w14:textId="1D1F9C69"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vAlign w:val="center"/>
            <w:hideMark/>
          </w:tcPr>
          <w:p w14:paraId="0E96D3F1" w14:textId="60C01806"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single" w:sz="4" w:space="0" w:color="auto"/>
              <w:left w:val="nil"/>
              <w:bottom w:val="single" w:sz="4" w:space="0" w:color="auto"/>
              <w:right w:val="nil"/>
            </w:tcBorders>
            <w:shd w:val="clear" w:color="auto" w:fill="auto"/>
            <w:vAlign w:val="center"/>
            <w:hideMark/>
          </w:tcPr>
          <w:p w14:paraId="4B4D8D4E" w14:textId="44667AA4"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7932D17C" w14:textId="2A7BC4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47633751" w14:textId="77777777" w:rsidTr="00347F47">
        <w:tc>
          <w:tcPr>
            <w:tcW w:w="4106" w:type="dxa"/>
            <w:tcBorders>
              <w:top w:val="nil"/>
              <w:left w:val="nil"/>
              <w:bottom w:val="single" w:sz="4" w:space="0" w:color="auto"/>
              <w:right w:val="nil"/>
            </w:tcBorders>
            <w:shd w:val="clear" w:color="auto" w:fill="auto"/>
            <w:vAlign w:val="center"/>
            <w:hideMark/>
          </w:tcPr>
          <w:p w14:paraId="3EE40566"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with access to electricity (%)</w:t>
            </w:r>
          </w:p>
        </w:tc>
        <w:tc>
          <w:tcPr>
            <w:tcW w:w="1024" w:type="dxa"/>
            <w:tcBorders>
              <w:top w:val="nil"/>
              <w:left w:val="nil"/>
              <w:bottom w:val="single" w:sz="4" w:space="0" w:color="auto"/>
              <w:right w:val="nil"/>
            </w:tcBorders>
            <w:shd w:val="clear" w:color="auto" w:fill="auto"/>
            <w:vAlign w:val="center"/>
            <w:hideMark/>
          </w:tcPr>
          <w:p w14:paraId="4CAFEA14" w14:textId="693FF3F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3B3DACF" w14:textId="557F72CB"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5DDECFF" w14:textId="1563BFB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DD9DC82" w14:textId="2EBDE35C"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09ED5A65" w14:textId="45C81624"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1B18F22" w14:textId="2806352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43CCFF44" w14:textId="1130E27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A69AD8B" w14:textId="1B6DDBC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3337F2B" w14:textId="60946F1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9A26E02" w14:textId="3977192E"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2DBFCAF" w14:textId="77777777" w:rsidTr="00347F47">
        <w:tc>
          <w:tcPr>
            <w:tcW w:w="4106" w:type="dxa"/>
            <w:tcBorders>
              <w:top w:val="nil"/>
              <w:left w:val="nil"/>
              <w:bottom w:val="single" w:sz="4" w:space="0" w:color="auto"/>
              <w:right w:val="nil"/>
            </w:tcBorders>
            <w:shd w:val="clear" w:color="auto" w:fill="auto"/>
            <w:vAlign w:val="center"/>
            <w:hideMark/>
          </w:tcPr>
          <w:p w14:paraId="444DEA2E"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Mean number of persons per sleeping room</w:t>
            </w:r>
            <w:r w:rsidRPr="0086748A">
              <w:rPr>
                <w:rFonts w:eastAsia="Times New Roman" w:cs="Times New Roman"/>
                <w:sz w:val="20"/>
                <w:szCs w:val="20"/>
                <w:vertAlign w:val="superscript"/>
              </w:rPr>
              <w:t>c</w:t>
            </w:r>
          </w:p>
        </w:tc>
        <w:tc>
          <w:tcPr>
            <w:tcW w:w="1024" w:type="dxa"/>
            <w:tcBorders>
              <w:top w:val="nil"/>
              <w:left w:val="nil"/>
              <w:bottom w:val="single" w:sz="4" w:space="0" w:color="auto"/>
              <w:right w:val="nil"/>
            </w:tcBorders>
            <w:shd w:val="clear" w:color="auto" w:fill="auto"/>
            <w:vAlign w:val="center"/>
            <w:hideMark/>
          </w:tcPr>
          <w:p w14:paraId="7C1DB2AF" w14:textId="290DC04C"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A5CEAD3" w14:textId="0F96DB2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9A94EE1" w14:textId="296171A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F4410B6" w14:textId="1A53013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21420371" w14:textId="7D6389FA"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C8ABA1F" w14:textId="6EB12F9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11340AD" w14:textId="1E7B596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0AA53226" w14:textId="7D2151AD"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E8194AC" w14:textId="02475F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C318584" w14:textId="0733CC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D8FBE91" w14:textId="77777777" w:rsidTr="00347F47">
        <w:tc>
          <w:tcPr>
            <w:tcW w:w="4106" w:type="dxa"/>
            <w:tcBorders>
              <w:top w:val="nil"/>
              <w:left w:val="nil"/>
              <w:bottom w:val="single" w:sz="4" w:space="0" w:color="auto"/>
              <w:right w:val="nil"/>
            </w:tcBorders>
            <w:shd w:val="clear" w:color="000000" w:fill="DBE7F3"/>
            <w:vAlign w:val="center"/>
            <w:hideMark/>
          </w:tcPr>
          <w:p w14:paraId="6C799658"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roof materials (%)</w:t>
            </w:r>
            <w:r w:rsidRPr="0086748A">
              <w:rPr>
                <w:rFonts w:eastAsia="Times New Roman" w:cs="Times New Roman"/>
                <w:b/>
                <w:bCs/>
                <w:color w:val="auto"/>
                <w:sz w:val="20"/>
                <w:szCs w:val="20"/>
                <w:vertAlign w:val="superscript"/>
              </w:rPr>
              <w:t>d</w:t>
            </w:r>
          </w:p>
        </w:tc>
        <w:tc>
          <w:tcPr>
            <w:tcW w:w="1024" w:type="dxa"/>
            <w:tcBorders>
              <w:top w:val="nil"/>
              <w:left w:val="nil"/>
              <w:bottom w:val="single" w:sz="4" w:space="0" w:color="auto"/>
              <w:right w:val="nil"/>
            </w:tcBorders>
            <w:shd w:val="clear" w:color="000000" w:fill="DBE7F3"/>
            <w:vAlign w:val="center"/>
            <w:hideMark/>
          </w:tcPr>
          <w:p w14:paraId="0F89A6D5" w14:textId="6936B3A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ED1EC68" w14:textId="72975C7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46672002" w14:textId="33C2F203"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7D43B87A" w14:textId="58CB1A28"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A0912AA" w14:textId="02B74BCC"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91DBE6D" w14:textId="4CE38DBA"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451F3E0E" w14:textId="50C0F063"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9C6C7C" w14:textId="14D2F250"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3DFAC33D" w14:textId="7BA6B390"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820CE1B" w14:textId="4543869C"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3EE538F0" w14:textId="77777777" w:rsidTr="00347F47">
        <w:tc>
          <w:tcPr>
            <w:tcW w:w="4106" w:type="dxa"/>
            <w:tcBorders>
              <w:top w:val="nil"/>
              <w:left w:val="nil"/>
              <w:bottom w:val="single" w:sz="4" w:space="0" w:color="auto"/>
              <w:right w:val="nil"/>
            </w:tcBorders>
            <w:shd w:val="clear" w:color="auto" w:fill="auto"/>
            <w:vAlign w:val="center"/>
            <w:hideMark/>
          </w:tcPr>
          <w:p w14:paraId="0E8EBBF0"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4CC9206" w14:textId="4A8FECB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0AADA0" w14:textId="0E78B406"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B38481" w14:textId="479EFC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EF173D" w14:textId="394DA984"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35B58D9" w14:textId="736CF34F"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26C66EF" w14:textId="35BF0D0B"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33B59A18" w14:textId="7D6435D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E55832" w14:textId="08724097"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17548F5" w14:textId="22249F6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B7CD431" w14:textId="7204BF68"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7867DFE" w14:textId="77777777" w:rsidTr="00347F47">
        <w:tc>
          <w:tcPr>
            <w:tcW w:w="4106" w:type="dxa"/>
            <w:tcBorders>
              <w:top w:val="nil"/>
              <w:left w:val="nil"/>
              <w:bottom w:val="single" w:sz="4" w:space="0" w:color="auto"/>
              <w:right w:val="nil"/>
            </w:tcBorders>
            <w:shd w:val="clear" w:color="auto" w:fill="auto"/>
            <w:vAlign w:val="center"/>
            <w:hideMark/>
          </w:tcPr>
          <w:p w14:paraId="7AC6208E"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1DDBF1D5" w14:textId="3B2FFC6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D930CD" w14:textId="3AF3E758"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C31F9B2" w14:textId="39FEFD9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44F79B" w14:textId="0652CBB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4DBDC43" w14:textId="315EFB9C"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19DBFD8" w14:textId="23E7635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BD5A293" w14:textId="7EDBE2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DCACAD4" w14:textId="549B30B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7D3F04B" w14:textId="60A7F2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8B65FCF" w14:textId="26130B4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87ACA4D" w14:textId="77777777" w:rsidTr="00347F47">
        <w:tc>
          <w:tcPr>
            <w:tcW w:w="4106" w:type="dxa"/>
            <w:tcBorders>
              <w:top w:val="nil"/>
              <w:left w:val="nil"/>
              <w:bottom w:val="single" w:sz="4" w:space="0" w:color="auto"/>
              <w:right w:val="nil"/>
            </w:tcBorders>
            <w:shd w:val="clear" w:color="auto" w:fill="auto"/>
            <w:vAlign w:val="center"/>
            <w:hideMark/>
          </w:tcPr>
          <w:p w14:paraId="4D9C1B1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78C731F1" w14:textId="43A3D2D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CD3D16E" w14:textId="7EDC899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5162B93" w14:textId="6D96B5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E926C3D" w14:textId="49CA4F5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24F1EBA" w14:textId="7153C2C1"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05A92BE" w14:textId="35635EC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DBC86AC" w14:textId="4036B04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8753DF" w14:textId="0D16A84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6A94E40" w14:textId="3941B27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2BEEF3" w14:textId="286915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D5918E7" w14:textId="77777777" w:rsidTr="00347F47">
        <w:tc>
          <w:tcPr>
            <w:tcW w:w="4106" w:type="dxa"/>
            <w:tcBorders>
              <w:top w:val="nil"/>
              <w:left w:val="nil"/>
              <w:bottom w:val="single" w:sz="4" w:space="0" w:color="auto"/>
              <w:right w:val="nil"/>
            </w:tcBorders>
            <w:shd w:val="clear" w:color="auto" w:fill="auto"/>
            <w:vAlign w:val="center"/>
            <w:hideMark/>
          </w:tcPr>
          <w:p w14:paraId="09AFC6A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7642CD0" w14:textId="627C732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17F9FC" w14:textId="5B5B8C5E"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47DE0AE5" w14:textId="6224D82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C54BE92" w14:textId="3A8425A2"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A1FB68A" w14:textId="7AA481CD"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DAA9B42" w14:textId="1414A06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513059F" w14:textId="7659ED2C"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CB8C03" w14:textId="72ECB0C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CC73477" w14:textId="7D47F0E7"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134B039" w14:textId="4BF1C9E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BD7B665" w14:textId="77777777" w:rsidTr="00347F47">
        <w:tc>
          <w:tcPr>
            <w:tcW w:w="4106" w:type="dxa"/>
            <w:tcBorders>
              <w:top w:val="nil"/>
              <w:left w:val="nil"/>
              <w:bottom w:val="single" w:sz="4" w:space="0" w:color="auto"/>
              <w:right w:val="nil"/>
            </w:tcBorders>
            <w:shd w:val="clear" w:color="000000" w:fill="DBE7F3"/>
            <w:noWrap/>
            <w:vAlign w:val="center"/>
            <w:hideMark/>
          </w:tcPr>
          <w:p w14:paraId="3E1D377A"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exterior wall materials (%)</w:t>
            </w:r>
            <w:r w:rsidRPr="0086748A">
              <w:rPr>
                <w:rFonts w:eastAsia="Times New Roman" w:cs="Times New Roman"/>
                <w:b/>
                <w:bCs/>
                <w:color w:val="auto"/>
                <w:sz w:val="20"/>
                <w:szCs w:val="20"/>
                <w:vertAlign w:val="superscript"/>
              </w:rPr>
              <w:t>e</w:t>
            </w:r>
          </w:p>
        </w:tc>
        <w:tc>
          <w:tcPr>
            <w:tcW w:w="1024" w:type="dxa"/>
            <w:tcBorders>
              <w:top w:val="nil"/>
              <w:left w:val="nil"/>
              <w:bottom w:val="single" w:sz="4" w:space="0" w:color="auto"/>
              <w:right w:val="nil"/>
            </w:tcBorders>
            <w:shd w:val="clear" w:color="000000" w:fill="DBE7F3"/>
            <w:vAlign w:val="center"/>
            <w:hideMark/>
          </w:tcPr>
          <w:p w14:paraId="01E6154C" w14:textId="15DC5441"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72CBAD25" w14:textId="4098FC3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0ABE488D" w14:textId="481058BE"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0F20730" w14:textId="3629428C"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00A9E99" w14:textId="67EAC04F"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5273051C" w14:textId="33E09388"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2197DF7C" w14:textId="49889369"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65697E" w14:textId="178BF62B"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F8CF19E" w14:textId="6F6F8CFC"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D1E3B59" w14:textId="258096AF"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4DFAB3FE" w14:textId="77777777" w:rsidTr="00347F47">
        <w:tc>
          <w:tcPr>
            <w:tcW w:w="4106" w:type="dxa"/>
            <w:tcBorders>
              <w:top w:val="nil"/>
              <w:left w:val="nil"/>
              <w:bottom w:val="single" w:sz="4" w:space="0" w:color="auto"/>
              <w:right w:val="nil"/>
            </w:tcBorders>
            <w:shd w:val="clear" w:color="auto" w:fill="auto"/>
            <w:vAlign w:val="center"/>
            <w:hideMark/>
          </w:tcPr>
          <w:p w14:paraId="4D7D449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59BC3C86" w14:textId="51218A3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56AD652" w14:textId="0EC06D99"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EACC203" w14:textId="0739459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49BA5BD" w14:textId="3B2FCF3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232036D" w14:textId="342CE8D0"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3BA362D" w14:textId="39EC551F"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9BD446C" w14:textId="3A8A4CC5"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CF6C889" w14:textId="66AFF8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2781FCA" w14:textId="07DC7B8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5685110" w14:textId="307A97C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83DBB95" w14:textId="77777777" w:rsidTr="00347F47">
        <w:tc>
          <w:tcPr>
            <w:tcW w:w="4106" w:type="dxa"/>
            <w:tcBorders>
              <w:top w:val="nil"/>
              <w:left w:val="nil"/>
              <w:bottom w:val="single" w:sz="4" w:space="0" w:color="auto"/>
              <w:right w:val="nil"/>
            </w:tcBorders>
            <w:shd w:val="clear" w:color="auto" w:fill="auto"/>
            <w:vAlign w:val="center"/>
            <w:hideMark/>
          </w:tcPr>
          <w:p w14:paraId="25D807AB"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6BAAF047" w14:textId="6A1E2CB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7D0C6BC" w14:textId="22A69737"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64E659" w14:textId="6C03E2E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CE5CC2F" w14:textId="6C25CF60"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6D6F779" w14:textId="01918D17"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6FE0B2F9" w14:textId="47DE5E88"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A3EE861" w14:textId="38DD6392"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A6596B2" w14:textId="2041A70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2653131E" w14:textId="11B1092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C112177" w14:textId="4FB9596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3F44DFA" w14:textId="77777777" w:rsidTr="00347F47">
        <w:tc>
          <w:tcPr>
            <w:tcW w:w="4106" w:type="dxa"/>
            <w:tcBorders>
              <w:top w:val="nil"/>
              <w:left w:val="nil"/>
              <w:bottom w:val="single" w:sz="4" w:space="0" w:color="auto"/>
              <w:right w:val="nil"/>
            </w:tcBorders>
            <w:shd w:val="clear" w:color="auto" w:fill="auto"/>
            <w:vAlign w:val="center"/>
            <w:hideMark/>
          </w:tcPr>
          <w:p w14:paraId="1352057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4CA79060" w14:textId="14A70F9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35A81EC" w14:textId="680E11E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52372CC6" w14:textId="7ED0F8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9BD934E" w14:textId="31E860D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68C8D5F9" w14:textId="3AD7420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BC5ABF6" w14:textId="6F0C523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962FBE5" w14:textId="46BBF69B"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5666007" w14:textId="33F0694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137EAC3C" w14:textId="2904BCBD"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DA23C68" w14:textId="35C96B9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CF136E2" w14:textId="77777777" w:rsidTr="00347F47">
        <w:tc>
          <w:tcPr>
            <w:tcW w:w="4106" w:type="dxa"/>
            <w:tcBorders>
              <w:top w:val="nil"/>
              <w:left w:val="nil"/>
              <w:bottom w:val="single" w:sz="4" w:space="0" w:color="auto"/>
              <w:right w:val="nil"/>
            </w:tcBorders>
            <w:shd w:val="clear" w:color="auto" w:fill="auto"/>
            <w:vAlign w:val="center"/>
            <w:hideMark/>
          </w:tcPr>
          <w:p w14:paraId="5E6054BF"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0A016ED" w14:textId="0B322E6B"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9C5F63" w14:textId="1F2B842F"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20411E8" w14:textId="637AB339"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2FF349" w14:textId="753A7BBA"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794F0B1" w14:textId="5FA98F9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7E2807B" w14:textId="06F6B25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0767C1C8" w14:textId="412420E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281D9FE" w14:textId="220DFB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A94B1ED" w14:textId="0D7569D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57AA3F7" w14:textId="6C691904"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371E0EB" w14:textId="77777777" w:rsidTr="00347F47">
        <w:tc>
          <w:tcPr>
            <w:tcW w:w="4106" w:type="dxa"/>
            <w:tcBorders>
              <w:top w:val="nil"/>
              <w:left w:val="nil"/>
              <w:bottom w:val="single" w:sz="4" w:space="0" w:color="auto"/>
              <w:right w:val="nil"/>
            </w:tcBorders>
            <w:shd w:val="clear" w:color="000000" w:fill="DBE7F3"/>
            <w:vAlign w:val="center"/>
            <w:hideMark/>
          </w:tcPr>
          <w:p w14:paraId="4CD37B8E"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floor materials (%)</w:t>
            </w:r>
            <w:r w:rsidRPr="0086748A">
              <w:rPr>
                <w:rFonts w:eastAsia="Times New Roman" w:cs="Times New Roman"/>
                <w:b/>
                <w:bCs/>
                <w:color w:val="auto"/>
                <w:sz w:val="20"/>
                <w:szCs w:val="20"/>
                <w:vertAlign w:val="superscript"/>
              </w:rPr>
              <w:t>f</w:t>
            </w:r>
          </w:p>
        </w:tc>
        <w:tc>
          <w:tcPr>
            <w:tcW w:w="1024" w:type="dxa"/>
            <w:tcBorders>
              <w:top w:val="nil"/>
              <w:left w:val="nil"/>
              <w:bottom w:val="single" w:sz="4" w:space="0" w:color="auto"/>
              <w:right w:val="nil"/>
            </w:tcBorders>
            <w:shd w:val="clear" w:color="000000" w:fill="DBE7F3"/>
            <w:vAlign w:val="center"/>
            <w:hideMark/>
          </w:tcPr>
          <w:p w14:paraId="6837CF60" w14:textId="16F1A11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401B7915" w14:textId="4EBDEC43"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7900E0FC" w14:textId="671D984F"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31C412E4" w14:textId="756903F6"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4A158BAB" w14:textId="58C9D878"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79C0CF8" w14:textId="52826735"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78AA4482" w14:textId="6FBE408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371314D5" w14:textId="70BD9669"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212EE8A" w14:textId="34403C99"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B56290E" w14:textId="1F617634"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19D6E994" w14:textId="77777777" w:rsidTr="00347F47">
        <w:tc>
          <w:tcPr>
            <w:tcW w:w="4106" w:type="dxa"/>
            <w:tcBorders>
              <w:top w:val="nil"/>
              <w:left w:val="nil"/>
              <w:bottom w:val="single" w:sz="4" w:space="0" w:color="auto"/>
              <w:right w:val="nil"/>
            </w:tcBorders>
            <w:shd w:val="clear" w:color="auto" w:fill="auto"/>
            <w:vAlign w:val="center"/>
            <w:hideMark/>
          </w:tcPr>
          <w:p w14:paraId="12CE614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275B1D7" w14:textId="79005A57"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8343390" w14:textId="1D96B751"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15AAE678" w14:textId="3A034DB5"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584430" w14:textId="2BC8E3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D3CC0ED" w14:textId="54D93C5E"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EC2159F" w14:textId="2CEDC1C2"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6C44036" w14:textId="382F00A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1E05473" w14:textId="7E37C919"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66148AC7" w14:textId="3D2AAF2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D1CEDAD" w14:textId="298E5AB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4FFC73C" w14:textId="77777777" w:rsidTr="00347F47">
        <w:tc>
          <w:tcPr>
            <w:tcW w:w="4106" w:type="dxa"/>
            <w:tcBorders>
              <w:top w:val="nil"/>
              <w:left w:val="nil"/>
              <w:bottom w:val="single" w:sz="4" w:space="0" w:color="auto"/>
              <w:right w:val="nil"/>
            </w:tcBorders>
            <w:shd w:val="clear" w:color="auto" w:fill="auto"/>
            <w:vAlign w:val="center"/>
            <w:hideMark/>
          </w:tcPr>
          <w:p w14:paraId="64CBA389"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734DB7A0" w14:textId="553BC9E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8A74CE" w14:textId="71BD29BC"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65AFCA17" w14:textId="00F6FF72"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3E8CA98" w14:textId="1EB26C7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4B0F4D3" w14:textId="3DF8DA7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03AD00B2" w14:textId="0EE1F18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F006F6D" w14:textId="0CFB34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EBF7C5D" w14:textId="1C27C8F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312FED6" w14:textId="3D54AA6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AC725BE" w14:textId="741A1DF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1BCFC83" w14:textId="77777777" w:rsidTr="00347F47">
        <w:tc>
          <w:tcPr>
            <w:tcW w:w="4106" w:type="dxa"/>
            <w:tcBorders>
              <w:top w:val="nil"/>
              <w:left w:val="nil"/>
              <w:bottom w:val="single" w:sz="4" w:space="0" w:color="auto"/>
              <w:right w:val="nil"/>
            </w:tcBorders>
            <w:shd w:val="clear" w:color="auto" w:fill="auto"/>
            <w:vAlign w:val="center"/>
            <w:hideMark/>
          </w:tcPr>
          <w:p w14:paraId="738B212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3B831B79" w14:textId="28FD5452"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FC1D031" w14:textId="1998865D"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95CBC78" w14:textId="0B67569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5B72B2D" w14:textId="16715F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F00202F" w14:textId="16762FB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52DF85D0" w14:textId="4F11684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41D5520" w14:textId="69DB5698"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457A14A" w14:textId="1E95F26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0D3669B" w14:textId="7980B2C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914102B" w14:textId="59567A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2464126" w14:textId="77777777" w:rsidTr="00347F47">
        <w:tc>
          <w:tcPr>
            <w:tcW w:w="4106" w:type="dxa"/>
            <w:tcBorders>
              <w:top w:val="nil"/>
              <w:left w:val="nil"/>
              <w:bottom w:val="single" w:sz="4" w:space="0" w:color="auto"/>
              <w:right w:val="nil"/>
            </w:tcBorders>
            <w:shd w:val="clear" w:color="auto" w:fill="auto"/>
            <w:vAlign w:val="center"/>
            <w:hideMark/>
          </w:tcPr>
          <w:p w14:paraId="2A3024F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140665AE" w14:textId="65A4234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4779129" w14:textId="64EA600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A08C0A4" w14:textId="0E7251A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CD318E4" w14:textId="52B2F8C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196E96FB" w14:textId="36FE382B"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2A2DED8" w14:textId="51BD8F9A"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D4BDF21" w14:textId="703AF9C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2BBECF2" w14:textId="218E6580"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E7DF8C6" w14:textId="6ED8972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BD9D3F" w14:textId="062C4B4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CA28DE2" w14:textId="77777777" w:rsidTr="00347F47">
        <w:tc>
          <w:tcPr>
            <w:tcW w:w="4106" w:type="dxa"/>
            <w:tcBorders>
              <w:top w:val="nil"/>
              <w:left w:val="nil"/>
              <w:bottom w:val="single" w:sz="4" w:space="0" w:color="auto"/>
              <w:right w:val="nil"/>
            </w:tcBorders>
            <w:shd w:val="clear" w:color="auto" w:fill="auto"/>
            <w:vAlign w:val="center"/>
            <w:hideMark/>
          </w:tcPr>
          <w:p w14:paraId="5C3DF850" w14:textId="2E725CA5"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024" w:type="dxa"/>
            <w:tcBorders>
              <w:top w:val="nil"/>
              <w:left w:val="nil"/>
              <w:bottom w:val="single" w:sz="4" w:space="0" w:color="auto"/>
              <w:right w:val="nil"/>
            </w:tcBorders>
            <w:shd w:val="clear" w:color="auto" w:fill="auto"/>
            <w:vAlign w:val="center"/>
            <w:hideMark/>
          </w:tcPr>
          <w:p w14:paraId="506C0708" w14:textId="6C4FAF30"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auto" w:fill="auto"/>
            <w:vAlign w:val="center"/>
            <w:hideMark/>
          </w:tcPr>
          <w:p w14:paraId="5B5692F3" w14:textId="4800B594"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auto" w:fill="auto"/>
            <w:noWrap/>
            <w:vAlign w:val="center"/>
            <w:hideMark/>
          </w:tcPr>
          <w:p w14:paraId="23505456" w14:textId="5E42D365"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5BC03BD6" w14:textId="44B4A15C" w:rsidR="00AB052C" w:rsidRPr="00347F47" w:rsidRDefault="00AB052C" w:rsidP="00347F47">
            <w:pPr>
              <w:widowControl/>
              <w:spacing w:line="259" w:lineRule="auto"/>
              <w:jc w:val="center"/>
              <w:rPr>
                <w:rFonts w:eastAsia="Times New Roman" w:cs="Times New Roman"/>
                <w:bCs/>
                <w:sz w:val="20"/>
                <w:szCs w:val="20"/>
              </w:rPr>
            </w:pPr>
          </w:p>
        </w:tc>
        <w:tc>
          <w:tcPr>
            <w:tcW w:w="282" w:type="dxa"/>
            <w:tcBorders>
              <w:top w:val="nil"/>
              <w:left w:val="nil"/>
              <w:bottom w:val="single" w:sz="4" w:space="0" w:color="auto"/>
              <w:right w:val="nil"/>
            </w:tcBorders>
            <w:shd w:val="clear" w:color="auto" w:fill="auto"/>
            <w:vAlign w:val="center"/>
            <w:hideMark/>
          </w:tcPr>
          <w:p w14:paraId="78C45D5A" w14:textId="609F0DD4"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auto" w:fill="auto"/>
            <w:vAlign w:val="center"/>
            <w:hideMark/>
          </w:tcPr>
          <w:p w14:paraId="203E3305" w14:textId="50E25BD3"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0D37FAE5" w14:textId="16E9976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auto" w:fill="auto"/>
            <w:vAlign w:val="center"/>
            <w:hideMark/>
          </w:tcPr>
          <w:p w14:paraId="37A0DFE2" w14:textId="1A612308"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auto" w:fill="auto"/>
            <w:noWrap/>
            <w:vAlign w:val="center"/>
            <w:hideMark/>
          </w:tcPr>
          <w:p w14:paraId="31B9BFE3" w14:textId="1B89A5A0"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3E0338B0" w14:textId="0AA3BC0D" w:rsidR="00AB052C" w:rsidRPr="00347F47" w:rsidRDefault="00AB052C" w:rsidP="00347F47">
            <w:pPr>
              <w:widowControl/>
              <w:spacing w:line="259" w:lineRule="auto"/>
              <w:jc w:val="center"/>
              <w:rPr>
                <w:rFonts w:eastAsia="Times New Roman" w:cs="Times New Roman"/>
                <w:bCs/>
                <w:sz w:val="20"/>
                <w:szCs w:val="20"/>
              </w:rPr>
            </w:pPr>
          </w:p>
        </w:tc>
      </w:tr>
    </w:tbl>
    <w:p w14:paraId="6062F9F8" w14:textId="6EE9BB0A" w:rsidR="00AB052C" w:rsidRPr="00AB052C" w:rsidRDefault="0007689E" w:rsidP="00AB052C">
      <w:pPr>
        <w:pStyle w:val="BodyText"/>
        <w:spacing w:after="0"/>
        <w:rPr>
          <w:sz w:val="16"/>
        </w:rPr>
      </w:pPr>
      <w:commentRangeStart w:id="219"/>
      <w:r w:rsidRPr="007472E6">
        <w:rPr>
          <w:color w:val="auto"/>
          <w:sz w:val="16"/>
          <w:szCs w:val="16"/>
        </w:rPr>
        <w:t>^ Results not statistically reliable, n&lt;30  </w:t>
      </w:r>
      <w:commentRangeEnd w:id="219"/>
      <w:r>
        <w:rPr>
          <w:rStyle w:val="CommentReference"/>
        </w:rPr>
        <w:commentReference w:id="219"/>
      </w:r>
    </w:p>
    <w:p w14:paraId="501C80A6" w14:textId="09C6AF9D" w:rsidR="00AB052C" w:rsidRPr="00AB052C" w:rsidRDefault="00AB052C" w:rsidP="002705CA">
      <w:pPr>
        <w:pStyle w:val="BodyText"/>
        <w:spacing w:after="0"/>
        <w:ind w:left="90" w:hanging="90"/>
        <w:rPr>
          <w:sz w:val="16"/>
        </w:rPr>
      </w:pPr>
      <w:r w:rsidRPr="00AB052C">
        <w:rPr>
          <w:sz w:val="16"/>
          <w:vertAlign w:val="superscript"/>
        </w:rPr>
        <w:t>a</w:t>
      </w:r>
      <w:r w:rsidRPr="00AB052C">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0804D2C" w14:textId="5634F1DC" w:rsidR="00AB052C" w:rsidRPr="00AB052C" w:rsidRDefault="00AB052C" w:rsidP="002705CA">
      <w:pPr>
        <w:pStyle w:val="BodyText"/>
        <w:spacing w:after="0"/>
        <w:ind w:left="90" w:hanging="90"/>
        <w:rPr>
          <w:sz w:val="16"/>
        </w:rPr>
      </w:pPr>
      <w:r w:rsidRPr="00AB052C">
        <w:rPr>
          <w:sz w:val="16"/>
          <w:vertAlign w:val="superscript"/>
        </w:rPr>
        <w:t>b</w:t>
      </w:r>
      <w:r w:rsidRPr="00AB052C">
        <w:rPr>
          <w:sz w:val="16"/>
        </w:rPr>
        <w:t xml:space="preserve"> Solid fuel is defined as charcoal, wood, animal dung, straw/shrubs/grass,</w:t>
      </w:r>
      <w:r w:rsidR="001D7C89">
        <w:rPr>
          <w:sz w:val="16"/>
        </w:rPr>
        <w:t xml:space="preserve"> and agriculture crop residue. Households in t</w:t>
      </w:r>
      <w:r w:rsidRPr="00AB052C">
        <w:rPr>
          <w:sz w:val="16"/>
        </w:rPr>
        <w:t xml:space="preserve">he </w:t>
      </w:r>
      <w:r w:rsidR="001D7C89">
        <w:rPr>
          <w:sz w:val="16"/>
        </w:rPr>
        <w:t>“</w:t>
      </w:r>
      <w:r w:rsidRPr="00AB052C">
        <w:rPr>
          <w:sz w:val="16"/>
        </w:rPr>
        <w:t>no food cooked in household</w:t>
      </w:r>
      <w:r w:rsidR="001D7C89">
        <w:rPr>
          <w:sz w:val="16"/>
        </w:rPr>
        <w:t>”</w:t>
      </w:r>
      <w:r w:rsidRPr="00AB052C">
        <w:rPr>
          <w:sz w:val="16"/>
        </w:rPr>
        <w:t xml:space="preserve"> categor</w:t>
      </w:r>
      <w:r w:rsidR="001D7C89">
        <w:rPr>
          <w:sz w:val="16"/>
        </w:rPr>
        <w:t>y</w:t>
      </w:r>
      <w:r w:rsidRPr="00AB052C">
        <w:rPr>
          <w:sz w:val="16"/>
        </w:rPr>
        <w:t xml:space="preserve"> are removed from percent</w:t>
      </w:r>
      <w:r>
        <w:rPr>
          <w:sz w:val="16"/>
        </w:rPr>
        <w:t>ages.</w:t>
      </w:r>
    </w:p>
    <w:p w14:paraId="051D8E45" w14:textId="591EC4EC" w:rsidR="00AB052C" w:rsidRPr="00AB052C" w:rsidRDefault="00AB052C" w:rsidP="002705CA">
      <w:pPr>
        <w:pStyle w:val="BodyText"/>
        <w:spacing w:after="0"/>
        <w:ind w:left="90" w:hanging="90"/>
        <w:rPr>
          <w:sz w:val="16"/>
        </w:rPr>
      </w:pPr>
      <w:r w:rsidRPr="00AB052C">
        <w:rPr>
          <w:sz w:val="16"/>
          <w:vertAlign w:val="superscript"/>
        </w:rPr>
        <w:t>c</w:t>
      </w:r>
      <w:r w:rsidRPr="00AB052C">
        <w:rPr>
          <w:sz w:val="16"/>
        </w:rPr>
        <w:t> The average number of persons per sleeping room is a common indicator of crowding (</w:t>
      </w:r>
      <w:r w:rsidR="00281CDA">
        <w:rPr>
          <w:sz w:val="16"/>
        </w:rPr>
        <w:t>United Nations Development Programme</w:t>
      </w:r>
      <w:r w:rsidRPr="00AB052C">
        <w:rPr>
          <w:sz w:val="16"/>
        </w:rPr>
        <w:t>, 2003).</w:t>
      </w:r>
    </w:p>
    <w:p w14:paraId="59E79527" w14:textId="0C757A0A" w:rsidR="00AB052C" w:rsidRPr="00AB052C" w:rsidRDefault="00AB052C" w:rsidP="002705CA">
      <w:pPr>
        <w:pStyle w:val="BodyText"/>
        <w:spacing w:after="0"/>
        <w:ind w:left="90" w:hanging="90"/>
        <w:rPr>
          <w:sz w:val="16"/>
        </w:rPr>
      </w:pPr>
      <w:r w:rsidRPr="00AB052C">
        <w:rPr>
          <w:sz w:val="16"/>
          <w:vertAlign w:val="superscript"/>
        </w:rPr>
        <w:t>d</w:t>
      </w:r>
      <w:r w:rsidRPr="00AB052C">
        <w:rPr>
          <w:sz w:val="16"/>
        </w:rPr>
        <w:t> </w:t>
      </w:r>
      <w:commentRangeStart w:id="220"/>
      <w:r w:rsidRPr="00AB052C">
        <w:rPr>
          <w:sz w:val="16"/>
        </w:rPr>
        <w:t xml:space="preserve">Natural roof includes no roof, thatch (palm leaf, straw, reed), and sod or bamboo. Rudimentary roof includes wood planks and cardboard. Finished roofs include metal, wood, calamine/cement fiber, ceramic tiles, cement, and roofing shingles. </w:t>
      </w:r>
    </w:p>
    <w:p w14:paraId="2451D9D4" w14:textId="11D77F1E" w:rsidR="00AB052C" w:rsidRPr="00AB052C" w:rsidRDefault="00AB052C" w:rsidP="002705CA">
      <w:pPr>
        <w:pStyle w:val="BodyText"/>
        <w:spacing w:after="0"/>
        <w:ind w:left="90" w:hanging="90"/>
        <w:rPr>
          <w:sz w:val="16"/>
        </w:rPr>
      </w:pPr>
      <w:r w:rsidRPr="00AB052C">
        <w:rPr>
          <w:sz w:val="16"/>
          <w:vertAlign w:val="superscript"/>
        </w:rPr>
        <w:t>e</w:t>
      </w:r>
      <w:r w:rsidRPr="00AB052C">
        <w:rPr>
          <w:sz w:val="16"/>
        </w:rPr>
        <w:t xml:space="preserve"> Natural wall includes no walls, cane/palm/tree trunks, dirt, bamboo with mud, and stone with mud. Rudimentary walls include plywood, cardboard, reused wood, and unbaked bricks. Finished walls include cement, stone with lime/cement, bricks, cement blocks, unbaked bricks covered with plaster, and wood planks/shingles. </w:t>
      </w:r>
    </w:p>
    <w:p w14:paraId="731E59A1" w14:textId="13345F31" w:rsidR="00AB052C" w:rsidRPr="00AB052C" w:rsidRDefault="00AB052C" w:rsidP="002705CA">
      <w:pPr>
        <w:pStyle w:val="BodyText"/>
        <w:spacing w:after="0"/>
        <w:ind w:left="90" w:hanging="90"/>
        <w:rPr>
          <w:sz w:val="16"/>
        </w:rPr>
      </w:pPr>
      <w:r w:rsidRPr="00AB052C">
        <w:rPr>
          <w:sz w:val="16"/>
          <w:vertAlign w:val="superscript"/>
        </w:rPr>
        <w:t>f</w:t>
      </w:r>
      <w:r w:rsidRPr="00AB052C">
        <w:rPr>
          <w:sz w:val="16"/>
        </w:rPr>
        <w:t xml:space="preserve"> Natural floors include earth/sand, dung, and palm leaves. Rudimentary floors include wood planks and bamboo slats. Finished floors include parquet/polished wood, vinyl or asphalt strips, ceramic tiles, cement and wall-to-wall carpet. </w:t>
      </w:r>
      <w:commentRangeEnd w:id="220"/>
      <w:r w:rsidR="00752B66">
        <w:rPr>
          <w:rStyle w:val="CommentReference"/>
        </w:rPr>
        <w:commentReference w:id="220"/>
      </w:r>
    </w:p>
    <w:p w14:paraId="62A0A693" w14:textId="77777777" w:rsidR="00FA70A4" w:rsidRDefault="00AB052C" w:rsidP="00AB052C">
      <w:pPr>
        <w:pStyle w:val="BodyText"/>
        <w:spacing w:after="0"/>
        <w:rPr>
          <w:sz w:val="16"/>
        </w:rPr>
      </w:pPr>
      <w:r w:rsidRPr="00AB052C">
        <w:rPr>
          <w:sz w:val="16"/>
        </w:rPr>
        <w:t xml:space="preserve">Note: </w:t>
      </w:r>
      <w:r w:rsidR="00485667" w:rsidRPr="000445D1">
        <w:rPr>
          <w:sz w:val="16"/>
        </w:rPr>
        <w:t xml:space="preserve">Estimates for the mean number of persons per sleeping room and the gendered household type disaggregate are based on de jure household members. </w:t>
      </w:r>
    </w:p>
    <w:p w14:paraId="3CD8833D" w14:textId="121FA243" w:rsidR="00AB052C" w:rsidRDefault="00AB052C" w:rsidP="00AB052C">
      <w:pPr>
        <w:pStyle w:val="BodyText"/>
        <w:spacing w:after="0"/>
        <w:rPr>
          <w:b/>
          <w:color w:val="387990"/>
        </w:rPr>
        <w:sectPr w:rsidR="00AB052C" w:rsidSect="002420C4">
          <w:footerReference w:type="default" r:id="rId24"/>
          <w:pgSz w:w="15840" w:h="12240" w:orient="landscape" w:code="1"/>
          <w:pgMar w:top="1440" w:right="1440" w:bottom="1440" w:left="1440" w:header="720" w:footer="576" w:gutter="0"/>
          <w:cols w:space="720"/>
          <w:docGrid w:linePitch="326"/>
        </w:sectPr>
      </w:pPr>
      <w:r w:rsidRPr="00AB052C">
        <w:rPr>
          <w:sz w:val="16"/>
        </w:rPr>
        <w:t>Source: Feed the Future [</w:t>
      </w:r>
      <w:r w:rsidRPr="00A74336">
        <w:rPr>
          <w:sz w:val="16"/>
          <w:highlight w:val="yellow"/>
        </w:rPr>
        <w:t>C</w:t>
      </w:r>
      <w:r w:rsidR="009D7F82">
        <w:rPr>
          <w:sz w:val="16"/>
          <w:highlight w:val="yellow"/>
        </w:rPr>
        <w:t>ountry</w:t>
      </w:r>
      <w:r w:rsidRPr="00AB052C">
        <w:rPr>
          <w:sz w:val="16"/>
        </w:rPr>
        <w:t>] ZOI Survey [</w:t>
      </w:r>
      <w:r w:rsidRPr="00A74336">
        <w:rPr>
          <w:sz w:val="16"/>
          <w:highlight w:val="yellow"/>
        </w:rPr>
        <w:t>Survey year(s)</w:t>
      </w:r>
      <w:r w:rsidRPr="00AB052C">
        <w:rPr>
          <w:sz w:val="16"/>
        </w:rPr>
        <w:t>]</w:t>
      </w:r>
    </w:p>
    <w:p w14:paraId="6EF8A8B8" w14:textId="5ED8216A" w:rsidR="00A66C41" w:rsidRPr="00651557" w:rsidRDefault="00A66C41" w:rsidP="00A66C41">
      <w:pPr>
        <w:pStyle w:val="Heading2"/>
        <w:numPr>
          <w:ilvl w:val="1"/>
          <w:numId w:val="21"/>
        </w:numPr>
      </w:pPr>
      <w:bookmarkStart w:id="221" w:name="_Toc20297118"/>
      <w:bookmarkStart w:id="222" w:name="_Toc20297818"/>
      <w:bookmarkStart w:id="223" w:name="_Toc20479377"/>
      <w:bookmarkStart w:id="224" w:name="_Toc20297119"/>
      <w:bookmarkStart w:id="225" w:name="_Toc20297819"/>
      <w:bookmarkStart w:id="226" w:name="_Toc20479378"/>
      <w:bookmarkStart w:id="227" w:name="_Toc20297120"/>
      <w:bookmarkStart w:id="228" w:name="_Toc20297820"/>
      <w:bookmarkStart w:id="229" w:name="_Toc20479379"/>
      <w:bookmarkStart w:id="230" w:name="_Toc20297121"/>
      <w:bookmarkStart w:id="231" w:name="_Toc20297821"/>
      <w:bookmarkStart w:id="232" w:name="_Toc20479380"/>
      <w:bookmarkStart w:id="233" w:name="_Toc20297122"/>
      <w:bookmarkStart w:id="234" w:name="_Toc20297822"/>
      <w:bookmarkStart w:id="235" w:name="_Toc20479381"/>
      <w:bookmarkStart w:id="236" w:name="_Toc20297123"/>
      <w:bookmarkStart w:id="237" w:name="_Toc20297823"/>
      <w:bookmarkStart w:id="238" w:name="_Toc20479382"/>
      <w:bookmarkStart w:id="239" w:name="_Toc20297127"/>
      <w:bookmarkStart w:id="240" w:name="_Toc20297827"/>
      <w:bookmarkStart w:id="241" w:name="_Toc20479386"/>
      <w:bookmarkStart w:id="242" w:name="_Toc20297169"/>
      <w:bookmarkStart w:id="243" w:name="_Toc20297869"/>
      <w:bookmarkStart w:id="244" w:name="_Toc20479428"/>
      <w:bookmarkStart w:id="245" w:name="_Toc20297170"/>
      <w:bookmarkStart w:id="246" w:name="_Toc20297870"/>
      <w:bookmarkStart w:id="247" w:name="_Toc20479429"/>
      <w:bookmarkStart w:id="248" w:name="_Toc20297171"/>
      <w:bookmarkStart w:id="249" w:name="_Toc20297871"/>
      <w:bookmarkStart w:id="250" w:name="_Toc20479430"/>
      <w:bookmarkStart w:id="251" w:name="_Toc20297172"/>
      <w:bookmarkStart w:id="252" w:name="_Toc20297872"/>
      <w:bookmarkStart w:id="253" w:name="_Toc20479431"/>
      <w:bookmarkStart w:id="254" w:name="_Toc20297173"/>
      <w:bookmarkStart w:id="255" w:name="_Toc20297873"/>
      <w:bookmarkStart w:id="256" w:name="_Toc20479432"/>
      <w:bookmarkStart w:id="257" w:name="_Toc20297174"/>
      <w:bookmarkStart w:id="258" w:name="_Toc20297874"/>
      <w:bookmarkStart w:id="259" w:name="_Toc20479433"/>
      <w:bookmarkStart w:id="260" w:name="_Toc20297175"/>
      <w:bookmarkStart w:id="261" w:name="_Toc20297875"/>
      <w:bookmarkStart w:id="262" w:name="_Toc20479434"/>
      <w:bookmarkStart w:id="263" w:name="_Toc20753490"/>
      <w:bookmarkStart w:id="264" w:name="_Toc63673334"/>
      <w:bookmarkEnd w:id="217"/>
      <w:bookmarkEnd w:id="218"/>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lastRenderedPageBreak/>
        <w:t>Water, sanitation, and hygiene</w:t>
      </w:r>
      <w:bookmarkEnd w:id="263"/>
      <w:bookmarkEnd w:id="264"/>
    </w:p>
    <w:p w14:paraId="546D89A9" w14:textId="0EA3496A" w:rsidR="00A66C41" w:rsidRPr="00D35479" w:rsidRDefault="00A66C41" w:rsidP="00A66C41">
      <w:pPr>
        <w:pStyle w:val="BodyText1"/>
        <w:rPr>
          <w:rFonts w:cs="Calibri"/>
        </w:rPr>
      </w:pPr>
      <w:r w:rsidRPr="00D35479">
        <w:rPr>
          <w:bCs/>
        </w:rPr>
        <w:t>This section presents water, sanitation, and hygiene</w:t>
      </w:r>
      <w:r>
        <w:rPr>
          <w:bCs/>
        </w:rPr>
        <w:t xml:space="preserve"> </w:t>
      </w:r>
      <w:r w:rsidRPr="00D35479">
        <w:rPr>
          <w:bCs/>
        </w:rPr>
        <w:t xml:space="preserve">indicators that </w:t>
      </w:r>
      <w:r w:rsidRPr="00D35479">
        <w:t>align with the</w:t>
      </w:r>
      <w:r w:rsidR="00EF3B58">
        <w:t xml:space="preserve"> Sustainable Development Goals</w:t>
      </w:r>
      <w:r>
        <w:t xml:space="preserve"> </w:t>
      </w:r>
      <w:r w:rsidR="00EF3B58">
        <w:t>(</w:t>
      </w:r>
      <w:r w:rsidR="001C15AC">
        <w:rPr>
          <w:rFonts w:cs="Calibri"/>
        </w:rPr>
        <w:t>SDG</w:t>
      </w:r>
      <w:r w:rsidR="00EF3B58">
        <w:rPr>
          <w:rFonts w:cs="Calibri"/>
        </w:rPr>
        <w:t>)</w:t>
      </w:r>
      <w:r w:rsidR="001C15AC">
        <w:rPr>
          <w:rFonts w:cs="Calibri"/>
        </w:rPr>
        <w:t xml:space="preserve"> definitions</w:t>
      </w:r>
      <w:r w:rsidRPr="00D35479">
        <w:rPr>
          <w:bCs/>
        </w:rPr>
        <w:t>.</w:t>
      </w:r>
      <w:r w:rsidR="001C15AC">
        <w:rPr>
          <w:rStyle w:val="FootnoteReference"/>
          <w:bCs/>
        </w:rPr>
        <w:footnoteReference w:id="11"/>
      </w:r>
      <w:r w:rsidRPr="00D35479">
        <w:rPr>
          <w:bCs/>
        </w:rPr>
        <w:t xml:space="preserve"> </w:t>
      </w:r>
      <w:r w:rsidRPr="00A66C41">
        <w:rPr>
          <w:b/>
        </w:rPr>
        <w:t>Table 3.4.1</w:t>
      </w:r>
      <w:r w:rsidRPr="00D35479">
        <w:t xml:space="preserve"> presents the percentage of households that use an improved water source, </w:t>
      </w:r>
      <w:r w:rsidR="00EF3B58">
        <w:t xml:space="preserve">use </w:t>
      </w:r>
      <w:r w:rsidRPr="00D35479">
        <w:t>improved sanitation,</w:t>
      </w:r>
      <w:r>
        <w:t xml:space="preserve"> and</w:t>
      </w:r>
      <w:r w:rsidRPr="00D35479">
        <w:t xml:space="preserve"> practice a correct drinking water treatment method, as well as the percentage of households in which open defecation is practiced.</w:t>
      </w:r>
    </w:p>
    <w:p w14:paraId="09470B1D" w14:textId="5C9DFB3E" w:rsidR="00A66C41" w:rsidRDefault="00A66C41" w:rsidP="00A66C41">
      <w:pPr>
        <w:pStyle w:val="BodyText1"/>
      </w:pPr>
      <w:r w:rsidRPr="00D35479">
        <w:rPr>
          <w:rFonts w:cs="Calibri"/>
        </w:rPr>
        <w:t>Drinking water may be contaminated with human or animal feces containing pathogens, or with chemical and physical contaminants with harmful effects on health</w:t>
      </w:r>
      <w:r>
        <w:rPr>
          <w:rFonts w:cs="Calibri"/>
        </w:rPr>
        <w:t>;</w:t>
      </w:r>
      <w:r w:rsidRPr="00D35479">
        <w:rPr>
          <w:rFonts w:cs="Calibri"/>
        </w:rPr>
        <w:t xml:space="preserve"> therefore, improving water quality is critical to prevent transmission of diarrhea and other diseases. </w:t>
      </w:r>
      <w:r w:rsidRPr="00D35479">
        <w:t>In addition to improving water quality, it is also important to improve accessibility and availability of drinking water, especially for women and girls</w:t>
      </w:r>
      <w:r>
        <w:t>,</w:t>
      </w:r>
      <w:r w:rsidRPr="00D35479">
        <w:t xml:space="preserve"> who often bear the primary responsibility for collecting water from distant sources</w:t>
      </w:r>
      <w:r>
        <w:t>.</w:t>
      </w:r>
      <w:r w:rsidRPr="00D35479">
        <w:rPr>
          <w:rStyle w:val="FootnoteReference"/>
          <w:szCs w:val="22"/>
        </w:rPr>
        <w:footnoteReference w:id="12"/>
      </w:r>
      <w:r w:rsidRPr="00D35479">
        <w:t xml:space="preserve"> Therefore, in addition to collecting information on types of drinking water</w:t>
      </w:r>
      <w:r w:rsidR="00EF3B58">
        <w:t xml:space="preserve"> and</w:t>
      </w:r>
      <w:r w:rsidRPr="00D35479">
        <w:t xml:space="preserve"> treatment method, the ZOI </w:t>
      </w:r>
      <w:r>
        <w:t>S</w:t>
      </w:r>
      <w:r w:rsidRPr="00D35479">
        <w:t xml:space="preserve">urvey also collected information on accessibility and availability of drinking water services </w:t>
      </w:r>
      <w:r>
        <w:t>(</w:t>
      </w:r>
      <w:r w:rsidRPr="00D35479">
        <w:t xml:space="preserve">i.e., </w:t>
      </w:r>
      <w:r>
        <w:t xml:space="preserve">main </w:t>
      </w:r>
      <w:r w:rsidRPr="00D35479">
        <w:t xml:space="preserve">source </w:t>
      </w:r>
      <w:r w:rsidR="00EF3B58">
        <w:t xml:space="preserve">of drinking water that the </w:t>
      </w:r>
      <w:r w:rsidRPr="00D35479">
        <w:t>household use</w:t>
      </w:r>
      <w:r>
        <w:t>s</w:t>
      </w:r>
      <w:r w:rsidRPr="00D35479">
        <w:t xml:space="preserve">, and time it takes to travel </w:t>
      </w:r>
      <w:r>
        <w:t xml:space="preserve">to </w:t>
      </w:r>
      <w:r w:rsidRPr="00D35479">
        <w:t>and get water from the source</w:t>
      </w:r>
      <w:r w:rsidR="00EF3B58">
        <w:t>)</w:t>
      </w:r>
      <w:r>
        <w:t>.</w:t>
      </w:r>
      <w:r w:rsidRPr="00D35479">
        <w:t xml:space="preserve"> </w:t>
      </w:r>
    </w:p>
    <w:p w14:paraId="05820E89" w14:textId="77777777" w:rsidR="00A66C41" w:rsidRDefault="00A66C41" w:rsidP="00A66C41">
      <w:pPr>
        <w:pStyle w:val="BodyText1"/>
        <w:rPr>
          <w:bCs/>
          <w:szCs w:val="22"/>
        </w:rPr>
      </w:pPr>
      <w:r>
        <w:rPr>
          <w:bCs/>
          <w:szCs w:val="22"/>
          <w:highlight w:val="yellow"/>
        </w:rPr>
        <w:t>[</w:t>
      </w:r>
      <w:r w:rsidRPr="00A87239">
        <w:rPr>
          <w:bCs/>
          <w:szCs w:val="22"/>
          <w:highlight w:val="yellow"/>
        </w:rPr>
        <w:t>Describe</w:t>
      </w:r>
      <w:r>
        <w:rPr>
          <w:bCs/>
          <w:szCs w:val="22"/>
          <w:highlight w:val="yellow"/>
        </w:rPr>
        <w:t xml:space="preserve"> drinking water</w:t>
      </w:r>
      <w:r w:rsidRPr="00A87239">
        <w:rPr>
          <w:bCs/>
          <w:szCs w:val="22"/>
          <w:highlight w:val="yellow"/>
        </w:rPr>
        <w:t xml:space="preserve"> results in the table</w:t>
      </w:r>
      <w:r>
        <w:rPr>
          <w:bCs/>
          <w:szCs w:val="22"/>
          <w:highlight w:val="yellow"/>
        </w:rPr>
        <w:t>, as well as other results related to drinking water that are not presented in the table (e.g., location of the main water source, time it takes to get water, availability of water from the main water source during 12 months preceding survey and 2 weeks preceding survey)</w:t>
      </w:r>
      <w:r w:rsidRPr="00A87239">
        <w:rPr>
          <w:bCs/>
          <w:szCs w:val="22"/>
          <w:highlight w:val="yellow"/>
        </w:rPr>
        <w:t>.</w:t>
      </w:r>
      <w:r w:rsidRPr="00A87239">
        <w:rPr>
          <w:bCs/>
          <w:szCs w:val="22"/>
        </w:rPr>
        <w:t>]</w:t>
      </w:r>
    </w:p>
    <w:p w14:paraId="5CCD8430" w14:textId="6839C723" w:rsidR="00A66C41" w:rsidRDefault="00A66C41" w:rsidP="00A66C41">
      <w:pPr>
        <w:pStyle w:val="BodyText1"/>
      </w:pPr>
      <w:r w:rsidRPr="00D35479">
        <w:t xml:space="preserve">Inadequate sanitation </w:t>
      </w:r>
      <w:r w:rsidRPr="008D4FC7">
        <w:t>and lack of sanitation</w:t>
      </w:r>
      <w:r>
        <w:t xml:space="preserve"> </w:t>
      </w:r>
      <w:r w:rsidR="001A5BAA">
        <w:t>are</w:t>
      </w:r>
      <w:r w:rsidRPr="00D35479">
        <w:t xml:space="preserve"> closely associated with diarrheal diseases</w:t>
      </w:r>
      <w:r>
        <w:t>,</w:t>
      </w:r>
      <w:r w:rsidRPr="00D35479">
        <w:t xml:space="preserve"> which in turn exacerbate malnutrition. </w:t>
      </w:r>
      <w:r w:rsidRPr="008D4FC7">
        <w:t>Open defecation is when people use fields, forests, open bodies of water, or other open</w:t>
      </w:r>
      <w:r w:rsidR="001A5BAA">
        <w:t xml:space="preserve"> spaces rather than</w:t>
      </w:r>
      <w:r>
        <w:t xml:space="preserve"> toilets. </w:t>
      </w:r>
      <w:r w:rsidRPr="008D4FC7">
        <w:t>Open defecation and inadequate sanitation are</w:t>
      </w:r>
      <w:r>
        <w:t xml:space="preserve"> dangerous </w:t>
      </w:r>
      <w:r w:rsidRPr="008D4FC7">
        <w:t xml:space="preserve">because contact with human waste can cause diseases such as cholera, typhoid, hepatitis, diarrhea, worm infestation, and under-nutrition. </w:t>
      </w:r>
      <w:r>
        <w:t>Although</w:t>
      </w:r>
      <w:r w:rsidRPr="00D35479">
        <w:t xml:space="preserve"> access to </w:t>
      </w:r>
      <w:r>
        <w:t xml:space="preserve">a </w:t>
      </w:r>
      <w:r w:rsidRPr="00D35479">
        <w:t>hygienic toilet facility is critical in reducing the transmission o</w:t>
      </w:r>
      <w:r>
        <w:t>f</w:t>
      </w:r>
      <w:r w:rsidRPr="00D35479">
        <w:t xml:space="preserve"> pathogens, sharing of sanitation facilities is also an important</w:t>
      </w:r>
      <w:r>
        <w:t xml:space="preserve"> consideration,</w:t>
      </w:r>
      <w:r w:rsidRPr="00D35479">
        <w:t xml:space="preserve"> given the negative impacts on dignity, privacy, and personal safety, especially for women and girls</w:t>
      </w:r>
      <w:r>
        <w:t>.</w:t>
      </w:r>
      <w:r w:rsidRPr="00D35479">
        <w:rPr>
          <w:rStyle w:val="FootnoteReference"/>
          <w:szCs w:val="22"/>
        </w:rPr>
        <w:footnoteReference w:id="13"/>
      </w:r>
      <w:r w:rsidRPr="00D35479">
        <w:t xml:space="preserve"> According to the </w:t>
      </w:r>
      <w:r>
        <w:t>World Health Organization (</w:t>
      </w:r>
      <w:r w:rsidRPr="00D35479">
        <w:t>WHO</w:t>
      </w:r>
      <w:r>
        <w:t>)</w:t>
      </w:r>
      <w:r w:rsidRPr="00D35479">
        <w:t>/UNICEF Joint Monitoring Programme for Water Supply, Sanitation, and Hygiene, a basic sanitation service consists of a sanitation facility that hygienically separates human excreta from human contact (i.e., an improved sanitation facility) that is not shared with other households</w:t>
      </w:r>
      <w:r>
        <w:t>.</w:t>
      </w:r>
      <w:r w:rsidRPr="00D35479">
        <w:rPr>
          <w:rStyle w:val="FootnoteReference"/>
          <w:szCs w:val="22"/>
        </w:rPr>
        <w:footnoteReference w:id="14"/>
      </w:r>
      <w:r w:rsidRPr="00D35479">
        <w:t xml:space="preserve"> </w:t>
      </w:r>
    </w:p>
    <w:p w14:paraId="66C36A5F" w14:textId="53550B7D" w:rsidR="000F450E" w:rsidRPr="00A87239" w:rsidRDefault="008170B4" w:rsidP="00A66C41">
      <w:pPr>
        <w:pStyle w:val="BodyText1"/>
        <w:rPr>
          <w:bCs/>
          <w:szCs w:val="22"/>
        </w:rPr>
        <w:sectPr w:rsidR="000F450E" w:rsidRPr="00A87239" w:rsidSect="002420C4">
          <w:footerReference w:type="default" r:id="rId25"/>
          <w:pgSz w:w="12240" w:h="15840" w:code="1"/>
          <w:pgMar w:top="1440" w:right="1440" w:bottom="1440" w:left="1440" w:header="720" w:footer="576" w:gutter="0"/>
          <w:cols w:space="720"/>
          <w:docGrid w:linePitch="326"/>
        </w:sectPr>
      </w:pPr>
      <w:r w:rsidRPr="004C549B">
        <w:rPr>
          <w:rFonts w:eastAsia="Times New Roman"/>
          <w:sz w:val="16"/>
          <w:szCs w:val="20"/>
        </w:rPr>
        <w:t> </w:t>
      </w:r>
      <w:r w:rsidR="00FF3923">
        <w:rPr>
          <w:bCs/>
          <w:szCs w:val="22"/>
          <w:highlight w:val="yellow"/>
        </w:rPr>
        <w:t>[</w:t>
      </w:r>
      <w:r w:rsidR="000F450E" w:rsidRPr="00A87239">
        <w:rPr>
          <w:bCs/>
          <w:szCs w:val="22"/>
          <w:highlight w:val="yellow"/>
        </w:rPr>
        <w:t xml:space="preserve">Describe </w:t>
      </w:r>
      <w:r w:rsidR="00C64EF1">
        <w:rPr>
          <w:bCs/>
          <w:szCs w:val="22"/>
          <w:highlight w:val="yellow"/>
        </w:rPr>
        <w:t xml:space="preserve">sanitation </w:t>
      </w:r>
      <w:r w:rsidR="000F450E" w:rsidRPr="00A87239">
        <w:rPr>
          <w:bCs/>
          <w:szCs w:val="22"/>
          <w:highlight w:val="yellow"/>
        </w:rPr>
        <w:t>results in the table.</w:t>
      </w:r>
      <w:r w:rsidR="000F450E" w:rsidRPr="00A87239">
        <w:rPr>
          <w:bCs/>
          <w:szCs w:val="22"/>
        </w:rPr>
        <w:t>]</w:t>
      </w:r>
    </w:p>
    <w:p w14:paraId="7B782AE0" w14:textId="3E08BEF8" w:rsidR="00C64EF1" w:rsidRDefault="0050153D" w:rsidP="00235F11">
      <w:pPr>
        <w:pStyle w:val="BodyText1"/>
        <w:rPr>
          <w:szCs w:val="22"/>
        </w:rPr>
      </w:pPr>
      <w:r w:rsidRPr="00D35479">
        <w:lastRenderedPageBreak/>
        <w:t xml:space="preserve">Handwashing with soap </w:t>
      </w:r>
      <w:r w:rsidR="00B32597" w:rsidRPr="00D35479">
        <w:t xml:space="preserve">and water </w:t>
      </w:r>
      <w:r w:rsidR="0053180C" w:rsidRPr="00D35479">
        <w:t>is among the most</w:t>
      </w:r>
      <w:r w:rsidR="005D6D99" w:rsidRPr="00D35479">
        <w:t xml:space="preserve"> cost-effective interventions for reducing the transmission of </w:t>
      </w:r>
      <w:r w:rsidR="0048711A" w:rsidRPr="00D35479">
        <w:t xml:space="preserve">diseases. </w:t>
      </w:r>
      <w:r w:rsidR="00212D30" w:rsidRPr="00D35479">
        <w:t>Research has demonstrated a clear link between handwashing with soap among child caretakers at critical junctures and the reduction of diarrheal disease</w:t>
      </w:r>
      <w:r w:rsidR="00317481">
        <w:t>,</w:t>
      </w:r>
      <w:r w:rsidR="00212D30" w:rsidRPr="00D35479">
        <w:rPr>
          <w:rStyle w:val="FootnoteReference"/>
          <w:szCs w:val="22"/>
        </w:rPr>
        <w:footnoteReference w:id="15"/>
      </w:r>
      <w:r w:rsidR="00212D30" w:rsidRPr="00D35479">
        <w:t xml:space="preserve"> a major cause of child morbidity and mortality in developing countries. </w:t>
      </w:r>
      <w:r w:rsidR="00E516FE" w:rsidRPr="00D35479">
        <w:t xml:space="preserve">A handwashing station is a location where people wash their hands. They are fixed locations or movable devices that can be placed in a convenient spot for use. </w:t>
      </w:r>
      <w:r w:rsidR="00164DEA" w:rsidRPr="00D35479">
        <w:t xml:space="preserve">During data </w:t>
      </w:r>
      <w:r w:rsidR="00212D30" w:rsidRPr="00D35479">
        <w:t>collection</w:t>
      </w:r>
      <w:r w:rsidR="00317481">
        <w:t>,</w:t>
      </w:r>
      <w:r w:rsidR="007D49D2" w:rsidRPr="00D35479">
        <w:t xml:space="preserve"> the </w:t>
      </w:r>
      <w:r w:rsidR="00083A72" w:rsidRPr="00D35479">
        <w:t xml:space="preserve">interviewer visits the handwashing facility and observes </w:t>
      </w:r>
      <w:r w:rsidR="00317481">
        <w:t>whether</w:t>
      </w:r>
      <w:r w:rsidR="00083A72" w:rsidRPr="00D35479">
        <w:t xml:space="preserve"> water </w:t>
      </w:r>
      <w:r w:rsidR="00BD578C" w:rsidRPr="00D35479">
        <w:t>and</w:t>
      </w:r>
      <w:r w:rsidR="00083A72" w:rsidRPr="00D35479">
        <w:t xml:space="preserve"> soap are present. </w:t>
      </w:r>
      <w:r w:rsidR="00E516FE" w:rsidRPr="00D35479">
        <w:t>The soap may be in bar, powder, or liquid form.</w:t>
      </w:r>
      <w:r w:rsidR="00E516FE" w:rsidRPr="00F364EA">
        <w:rPr>
          <w:szCs w:val="22"/>
        </w:rPr>
        <w:t xml:space="preserve"> </w:t>
      </w:r>
    </w:p>
    <w:p w14:paraId="00B9CE06" w14:textId="48D8230A" w:rsidR="00694387" w:rsidRPr="00901D8B" w:rsidRDefault="00C64EF1" w:rsidP="00235F11">
      <w:pPr>
        <w:pStyle w:val="BodyText1"/>
        <w:rPr>
          <w:bCs/>
          <w:szCs w:val="22"/>
        </w:rPr>
        <w:sectPr w:rsidR="00694387" w:rsidRPr="00901D8B" w:rsidSect="002420C4">
          <w:footerReference w:type="default" r:id="rId26"/>
          <w:pgSz w:w="12240" w:h="15840" w:code="1"/>
          <w:pgMar w:top="1440" w:right="1440" w:bottom="1440" w:left="1440" w:header="720" w:footer="576" w:gutter="0"/>
          <w:cols w:space="720"/>
          <w:docGrid w:linePitch="326"/>
        </w:sectPr>
      </w:pPr>
      <w:r>
        <w:rPr>
          <w:szCs w:val="22"/>
        </w:rPr>
        <w:t>[</w:t>
      </w:r>
      <w:r w:rsidR="00D4127D" w:rsidRPr="00901D8B">
        <w:rPr>
          <w:bCs/>
          <w:szCs w:val="22"/>
          <w:highlight w:val="yellow"/>
        </w:rPr>
        <w:t xml:space="preserve">Describe </w:t>
      </w:r>
      <w:r>
        <w:rPr>
          <w:bCs/>
          <w:szCs w:val="22"/>
          <w:highlight w:val="yellow"/>
        </w:rPr>
        <w:t xml:space="preserve">handwashing </w:t>
      </w:r>
      <w:r w:rsidR="00D4127D" w:rsidRPr="00901D8B">
        <w:rPr>
          <w:bCs/>
          <w:szCs w:val="22"/>
          <w:highlight w:val="yellow"/>
        </w:rPr>
        <w:t>results in the table.</w:t>
      </w:r>
      <w:r w:rsidR="00D4127D" w:rsidRPr="00901D8B">
        <w:rPr>
          <w:bCs/>
          <w:szCs w:val="22"/>
        </w:rPr>
        <w:t>]</w:t>
      </w:r>
    </w:p>
    <w:p w14:paraId="68451C2C" w14:textId="3AC4F00F" w:rsidR="00F91D24" w:rsidRPr="00347F47" w:rsidRDefault="00F91D24" w:rsidP="00FE6F1E">
      <w:pPr>
        <w:pStyle w:val="Tabletitle"/>
      </w:pPr>
      <w:bookmarkStart w:id="265" w:name="_Toc63673063"/>
      <w:r w:rsidRPr="00347F47">
        <w:lastRenderedPageBreak/>
        <w:t xml:space="preserve">Table </w:t>
      </w:r>
      <w:r w:rsidR="00D656BD" w:rsidRPr="00347F47">
        <w:t>3.4.1: Household Water, Sanitation, and Hygiene Characteristics in the ZOI, in Total and by Residence and Gendered Household Type</w:t>
      </w:r>
      <w:bookmarkEnd w:id="265"/>
    </w:p>
    <w:tbl>
      <w:tblPr>
        <w:tblW w:w="4946" w:type="pct"/>
        <w:tblLayout w:type="fixed"/>
        <w:tblLook w:val="04A0" w:firstRow="1" w:lastRow="0" w:firstColumn="1" w:lastColumn="0" w:noHBand="0" w:noVBand="1"/>
      </w:tblPr>
      <w:tblGrid>
        <w:gridCol w:w="4938"/>
        <w:gridCol w:w="733"/>
        <w:gridCol w:w="823"/>
        <w:gridCol w:w="916"/>
        <w:gridCol w:w="628"/>
        <w:gridCol w:w="277"/>
        <w:gridCol w:w="1109"/>
        <w:gridCol w:w="972"/>
        <w:gridCol w:w="964"/>
        <w:gridCol w:w="1040"/>
        <w:gridCol w:w="6"/>
        <w:gridCol w:w="622"/>
        <w:gridCol w:w="6"/>
      </w:tblGrid>
      <w:tr w:rsidR="00D656BD" w:rsidRPr="00F013CD" w14:paraId="0D994BA2" w14:textId="77777777" w:rsidTr="000E5D7C">
        <w:trPr>
          <w:gridAfter w:val="1"/>
          <w:wAfter w:w="6" w:type="dxa"/>
        </w:trPr>
        <w:tc>
          <w:tcPr>
            <w:tcW w:w="4857" w:type="dxa"/>
            <w:tcBorders>
              <w:top w:val="single" w:sz="4" w:space="0" w:color="auto"/>
              <w:left w:val="nil"/>
              <w:bottom w:val="nil"/>
              <w:right w:val="nil"/>
            </w:tcBorders>
            <w:shd w:val="clear" w:color="000000" w:fill="387990"/>
            <w:vAlign w:val="bottom"/>
            <w:hideMark/>
          </w:tcPr>
          <w:p w14:paraId="2B8ADEB0"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721" w:type="dxa"/>
            <w:tcBorders>
              <w:top w:val="single" w:sz="4" w:space="0" w:color="auto"/>
              <w:left w:val="nil"/>
              <w:bottom w:val="nil"/>
              <w:right w:val="nil"/>
            </w:tcBorders>
            <w:shd w:val="clear" w:color="000000" w:fill="387990"/>
            <w:vAlign w:val="bottom"/>
            <w:hideMark/>
          </w:tcPr>
          <w:p w14:paraId="098DBD5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1711" w:type="dxa"/>
            <w:gridSpan w:val="2"/>
            <w:tcBorders>
              <w:top w:val="single" w:sz="4" w:space="0" w:color="auto"/>
              <w:left w:val="nil"/>
              <w:bottom w:val="single" w:sz="4" w:space="0" w:color="FFFFFF"/>
              <w:right w:val="nil"/>
            </w:tcBorders>
            <w:shd w:val="clear" w:color="000000" w:fill="387990"/>
            <w:vAlign w:val="bottom"/>
            <w:hideMark/>
          </w:tcPr>
          <w:p w14:paraId="1DA4627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Residence</w:t>
            </w:r>
          </w:p>
        </w:tc>
        <w:tc>
          <w:tcPr>
            <w:tcW w:w="618" w:type="dxa"/>
            <w:tcBorders>
              <w:top w:val="single" w:sz="4" w:space="0" w:color="auto"/>
              <w:left w:val="nil"/>
              <w:bottom w:val="nil"/>
              <w:right w:val="nil"/>
            </w:tcBorders>
            <w:shd w:val="clear" w:color="000000" w:fill="387990"/>
            <w:vAlign w:val="bottom"/>
            <w:hideMark/>
          </w:tcPr>
          <w:p w14:paraId="4661E56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272" w:type="dxa"/>
            <w:vMerge w:val="restart"/>
            <w:tcBorders>
              <w:top w:val="single" w:sz="4" w:space="0" w:color="auto"/>
              <w:left w:val="nil"/>
              <w:bottom w:val="single" w:sz="4" w:space="0" w:color="000000"/>
              <w:right w:val="nil"/>
            </w:tcBorders>
            <w:shd w:val="clear" w:color="000000" w:fill="387990"/>
            <w:vAlign w:val="bottom"/>
            <w:hideMark/>
          </w:tcPr>
          <w:p w14:paraId="34AAF537"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4018" w:type="dxa"/>
            <w:gridSpan w:val="4"/>
            <w:tcBorders>
              <w:top w:val="single" w:sz="4" w:space="0" w:color="auto"/>
              <w:left w:val="nil"/>
              <w:bottom w:val="single" w:sz="4" w:space="0" w:color="FFFFFF"/>
              <w:right w:val="nil"/>
            </w:tcBorders>
            <w:shd w:val="clear" w:color="000000" w:fill="387990"/>
            <w:vAlign w:val="bottom"/>
            <w:hideMark/>
          </w:tcPr>
          <w:p w14:paraId="1D8E136D"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Gendered household type</w:t>
            </w:r>
          </w:p>
        </w:tc>
        <w:tc>
          <w:tcPr>
            <w:tcW w:w="618" w:type="dxa"/>
            <w:gridSpan w:val="2"/>
            <w:tcBorders>
              <w:top w:val="single" w:sz="4" w:space="0" w:color="auto"/>
              <w:left w:val="nil"/>
              <w:bottom w:val="nil"/>
              <w:right w:val="nil"/>
            </w:tcBorders>
            <w:shd w:val="clear" w:color="000000" w:fill="387990"/>
            <w:vAlign w:val="bottom"/>
            <w:hideMark/>
          </w:tcPr>
          <w:p w14:paraId="6E8C0B4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r>
      <w:tr w:rsidR="00347F47" w:rsidRPr="00F013CD" w14:paraId="0DD55FC0" w14:textId="77777777" w:rsidTr="000E5D7C">
        <w:tc>
          <w:tcPr>
            <w:tcW w:w="4857" w:type="dxa"/>
            <w:tcBorders>
              <w:top w:val="nil"/>
              <w:left w:val="nil"/>
              <w:bottom w:val="single" w:sz="4" w:space="0" w:color="auto"/>
              <w:right w:val="nil"/>
            </w:tcBorders>
            <w:shd w:val="clear" w:color="000000" w:fill="387990"/>
            <w:vAlign w:val="bottom"/>
            <w:hideMark/>
          </w:tcPr>
          <w:p w14:paraId="4CF7392D"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Indicator</w:t>
            </w:r>
          </w:p>
        </w:tc>
        <w:tc>
          <w:tcPr>
            <w:tcW w:w="721" w:type="dxa"/>
            <w:tcBorders>
              <w:top w:val="nil"/>
              <w:left w:val="nil"/>
              <w:bottom w:val="single" w:sz="4" w:space="0" w:color="auto"/>
              <w:right w:val="nil"/>
            </w:tcBorders>
            <w:shd w:val="clear" w:color="000000" w:fill="387990"/>
            <w:vAlign w:val="bottom"/>
            <w:hideMark/>
          </w:tcPr>
          <w:p w14:paraId="43595D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Total</w:t>
            </w:r>
            <w:r w:rsidRPr="00F013CD">
              <w:rPr>
                <w:rFonts w:eastAsia="Times New Roman" w:cs="Times New Roman"/>
                <w:b/>
                <w:bCs/>
                <w:color w:val="FFFFFF"/>
                <w:sz w:val="20"/>
                <w:szCs w:val="20"/>
              </w:rPr>
              <w:br/>
              <w:t>(%)</w:t>
            </w:r>
          </w:p>
        </w:tc>
        <w:tc>
          <w:tcPr>
            <w:tcW w:w="810" w:type="dxa"/>
            <w:tcBorders>
              <w:top w:val="nil"/>
              <w:left w:val="nil"/>
              <w:bottom w:val="nil"/>
              <w:right w:val="nil"/>
            </w:tcBorders>
            <w:shd w:val="clear" w:color="000000" w:fill="387990"/>
            <w:vAlign w:val="bottom"/>
            <w:hideMark/>
          </w:tcPr>
          <w:p w14:paraId="5662C00B"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Urban</w:t>
            </w:r>
            <w:r w:rsidRPr="00F013CD">
              <w:rPr>
                <w:rFonts w:eastAsia="Times New Roman" w:cs="Times New Roman"/>
                <w:b/>
                <w:bCs/>
                <w:color w:val="FFFFFF"/>
                <w:sz w:val="20"/>
                <w:szCs w:val="20"/>
              </w:rPr>
              <w:br/>
              <w:t>(%)</w:t>
            </w:r>
          </w:p>
        </w:tc>
        <w:tc>
          <w:tcPr>
            <w:tcW w:w="901" w:type="dxa"/>
            <w:tcBorders>
              <w:top w:val="nil"/>
              <w:left w:val="nil"/>
              <w:bottom w:val="nil"/>
              <w:right w:val="nil"/>
            </w:tcBorders>
            <w:shd w:val="clear" w:color="000000" w:fill="387990"/>
            <w:vAlign w:val="bottom"/>
            <w:hideMark/>
          </w:tcPr>
          <w:p w14:paraId="256E59D6"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Rural</w:t>
            </w:r>
            <w:r w:rsidRPr="00F013CD">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1579398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
        </w:tc>
        <w:tc>
          <w:tcPr>
            <w:tcW w:w="272" w:type="dxa"/>
            <w:vMerge/>
            <w:tcBorders>
              <w:top w:val="single" w:sz="4" w:space="0" w:color="auto"/>
              <w:left w:val="nil"/>
              <w:bottom w:val="single" w:sz="4" w:space="0" w:color="000000"/>
              <w:right w:val="nil"/>
            </w:tcBorders>
            <w:vAlign w:val="center"/>
            <w:hideMark/>
          </w:tcPr>
          <w:p w14:paraId="66A131F5" w14:textId="77777777" w:rsidR="00D656BD" w:rsidRPr="00F013CD" w:rsidRDefault="00D656BD" w:rsidP="00FE6F1E">
            <w:pPr>
              <w:widowControl/>
              <w:spacing w:line="259" w:lineRule="auto"/>
              <w:rPr>
                <w:rFonts w:eastAsia="Times New Roman" w:cs="Times New Roman"/>
                <w:b/>
                <w:bCs/>
                <w:color w:val="FFFFFF"/>
                <w:sz w:val="20"/>
                <w:szCs w:val="20"/>
              </w:rPr>
            </w:pPr>
          </w:p>
        </w:tc>
        <w:tc>
          <w:tcPr>
            <w:tcW w:w="1091" w:type="dxa"/>
            <w:tcBorders>
              <w:top w:val="nil"/>
              <w:left w:val="nil"/>
              <w:bottom w:val="nil"/>
              <w:right w:val="nil"/>
            </w:tcBorders>
            <w:shd w:val="clear" w:color="000000" w:fill="387990"/>
            <w:vAlign w:val="bottom"/>
            <w:hideMark/>
          </w:tcPr>
          <w:p w14:paraId="51066124"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and female adults</w:t>
            </w:r>
            <w:r w:rsidRPr="00F013CD">
              <w:rPr>
                <w:rFonts w:eastAsia="Times New Roman" w:cs="Times New Roman"/>
                <w:b/>
                <w:bCs/>
                <w:color w:val="FFFFFF"/>
                <w:sz w:val="20"/>
                <w:szCs w:val="20"/>
              </w:rPr>
              <w:br/>
              <w:t>(%)</w:t>
            </w:r>
          </w:p>
        </w:tc>
        <w:tc>
          <w:tcPr>
            <w:tcW w:w="956" w:type="dxa"/>
            <w:tcBorders>
              <w:top w:val="nil"/>
              <w:left w:val="nil"/>
              <w:bottom w:val="nil"/>
              <w:right w:val="nil"/>
            </w:tcBorders>
            <w:shd w:val="clear" w:color="000000" w:fill="387990"/>
            <w:vAlign w:val="bottom"/>
            <w:hideMark/>
          </w:tcPr>
          <w:p w14:paraId="7CC973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Female adults only</w:t>
            </w:r>
            <w:r w:rsidRPr="00F013CD">
              <w:rPr>
                <w:rFonts w:eastAsia="Times New Roman" w:cs="Times New Roman"/>
                <w:b/>
                <w:bCs/>
                <w:color w:val="FFFFFF"/>
                <w:sz w:val="20"/>
                <w:szCs w:val="20"/>
              </w:rPr>
              <w:br/>
              <w:t>(%)</w:t>
            </w:r>
          </w:p>
        </w:tc>
        <w:tc>
          <w:tcPr>
            <w:tcW w:w="948" w:type="dxa"/>
            <w:tcBorders>
              <w:top w:val="nil"/>
              <w:left w:val="nil"/>
              <w:bottom w:val="nil"/>
              <w:right w:val="nil"/>
            </w:tcBorders>
            <w:shd w:val="clear" w:color="000000" w:fill="387990"/>
            <w:vAlign w:val="bottom"/>
            <w:hideMark/>
          </w:tcPr>
          <w:p w14:paraId="575EE6A8"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adults only</w:t>
            </w:r>
            <w:r w:rsidRPr="00F013CD">
              <w:rPr>
                <w:rFonts w:eastAsia="Times New Roman" w:cs="Times New Roman"/>
                <w:b/>
                <w:bCs/>
                <w:color w:val="FFFFFF"/>
                <w:sz w:val="20"/>
                <w:szCs w:val="20"/>
              </w:rPr>
              <w:br/>
              <w:t>(%)</w:t>
            </w:r>
          </w:p>
        </w:tc>
        <w:tc>
          <w:tcPr>
            <w:tcW w:w="1029" w:type="dxa"/>
            <w:gridSpan w:val="2"/>
            <w:tcBorders>
              <w:top w:val="nil"/>
              <w:left w:val="nil"/>
              <w:bottom w:val="nil"/>
              <w:right w:val="nil"/>
            </w:tcBorders>
            <w:shd w:val="clear" w:color="000000" w:fill="387990"/>
            <w:vAlign w:val="bottom"/>
            <w:hideMark/>
          </w:tcPr>
          <w:p w14:paraId="6EC399D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Children only</w:t>
            </w:r>
            <w:r w:rsidRPr="00F013CD">
              <w:rPr>
                <w:rFonts w:eastAsia="Times New Roman" w:cs="Times New Roman"/>
                <w:b/>
                <w:bCs/>
                <w:color w:val="FFFFFF"/>
                <w:sz w:val="20"/>
                <w:szCs w:val="20"/>
              </w:rPr>
              <w:br/>
              <w:t>(%)</w:t>
            </w:r>
          </w:p>
        </w:tc>
        <w:tc>
          <w:tcPr>
            <w:tcW w:w="618" w:type="dxa"/>
            <w:gridSpan w:val="2"/>
            <w:tcBorders>
              <w:top w:val="nil"/>
              <w:left w:val="nil"/>
              <w:bottom w:val="single" w:sz="4" w:space="0" w:color="auto"/>
              <w:right w:val="nil"/>
            </w:tcBorders>
            <w:shd w:val="clear" w:color="000000" w:fill="387990"/>
            <w:vAlign w:val="bottom"/>
            <w:hideMark/>
          </w:tcPr>
          <w:p w14:paraId="60F0B82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
        </w:tc>
      </w:tr>
      <w:tr w:rsidR="00D656BD" w:rsidRPr="00F013CD" w14:paraId="23DEBBAD" w14:textId="77777777" w:rsidTr="000E5D7C">
        <w:tc>
          <w:tcPr>
            <w:tcW w:w="4857" w:type="dxa"/>
            <w:tcBorders>
              <w:top w:val="nil"/>
              <w:left w:val="nil"/>
              <w:bottom w:val="single" w:sz="4" w:space="0" w:color="auto"/>
              <w:right w:val="nil"/>
            </w:tcBorders>
            <w:shd w:val="clear" w:color="auto" w:fill="auto"/>
            <w:vAlign w:val="center"/>
            <w:hideMark/>
          </w:tcPr>
          <w:p w14:paraId="4DC70956"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a regularly available improved water source</w:t>
            </w:r>
            <w:r w:rsidRPr="00F013CD">
              <w:rPr>
                <w:rFonts w:eastAsia="Times New Roman" w:cs="Times New Roman"/>
                <w:sz w:val="20"/>
                <w:szCs w:val="20"/>
                <w:vertAlign w:val="superscript"/>
              </w:rPr>
              <w:t>b</w:t>
            </w:r>
          </w:p>
        </w:tc>
        <w:tc>
          <w:tcPr>
            <w:tcW w:w="721" w:type="dxa"/>
            <w:tcBorders>
              <w:top w:val="nil"/>
              <w:left w:val="nil"/>
              <w:bottom w:val="single" w:sz="4" w:space="0" w:color="auto"/>
              <w:right w:val="nil"/>
            </w:tcBorders>
            <w:shd w:val="clear" w:color="auto" w:fill="auto"/>
            <w:vAlign w:val="center"/>
            <w:hideMark/>
          </w:tcPr>
          <w:p w14:paraId="67BE181C" w14:textId="5DEF56C3"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single" w:sz="4" w:space="0" w:color="auto"/>
              <w:left w:val="nil"/>
              <w:bottom w:val="single" w:sz="4" w:space="0" w:color="auto"/>
              <w:right w:val="nil"/>
            </w:tcBorders>
            <w:shd w:val="clear" w:color="auto" w:fill="auto"/>
            <w:vAlign w:val="center"/>
            <w:hideMark/>
          </w:tcPr>
          <w:p w14:paraId="02AFCB48" w14:textId="41E0515A"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single" w:sz="4" w:space="0" w:color="auto"/>
              <w:left w:val="nil"/>
              <w:bottom w:val="single" w:sz="4" w:space="0" w:color="auto"/>
              <w:right w:val="nil"/>
            </w:tcBorders>
            <w:shd w:val="clear" w:color="auto" w:fill="auto"/>
            <w:vAlign w:val="center"/>
            <w:hideMark/>
          </w:tcPr>
          <w:p w14:paraId="2D164C38" w14:textId="559DD3B8"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B76C9A0" w14:textId="22D01482"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721E255" w14:textId="23AF90D3"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single" w:sz="4" w:space="0" w:color="auto"/>
              <w:left w:val="nil"/>
              <w:bottom w:val="single" w:sz="4" w:space="0" w:color="auto"/>
              <w:right w:val="nil"/>
            </w:tcBorders>
            <w:shd w:val="clear" w:color="auto" w:fill="auto"/>
            <w:vAlign w:val="center"/>
            <w:hideMark/>
          </w:tcPr>
          <w:p w14:paraId="59F49D3C" w14:textId="2153C113"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shd w:val="clear" w:color="auto" w:fill="auto"/>
            <w:vAlign w:val="center"/>
            <w:hideMark/>
          </w:tcPr>
          <w:p w14:paraId="1840F625" w14:textId="2522C840"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single" w:sz="4" w:space="0" w:color="auto"/>
              <w:left w:val="nil"/>
              <w:bottom w:val="single" w:sz="4" w:space="0" w:color="auto"/>
              <w:right w:val="nil"/>
            </w:tcBorders>
            <w:shd w:val="clear" w:color="auto" w:fill="auto"/>
            <w:vAlign w:val="center"/>
            <w:hideMark/>
          </w:tcPr>
          <w:p w14:paraId="0F2F99C6" w14:textId="42690AA1"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single" w:sz="4" w:space="0" w:color="auto"/>
              <w:left w:val="nil"/>
              <w:bottom w:val="single" w:sz="4" w:space="0" w:color="auto"/>
              <w:right w:val="nil"/>
            </w:tcBorders>
            <w:shd w:val="clear" w:color="auto" w:fill="auto"/>
            <w:vAlign w:val="center"/>
            <w:hideMark/>
          </w:tcPr>
          <w:p w14:paraId="302AFA7A" w14:textId="52C991FD"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BD7E0F9" w14:textId="19F26609"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3688F5F" w14:textId="77777777" w:rsidTr="000E5D7C">
        <w:tc>
          <w:tcPr>
            <w:tcW w:w="4857" w:type="dxa"/>
            <w:tcBorders>
              <w:top w:val="nil"/>
              <w:left w:val="nil"/>
              <w:bottom w:val="single" w:sz="4" w:space="0" w:color="auto"/>
              <w:right w:val="nil"/>
            </w:tcBorders>
            <w:shd w:val="clear" w:color="auto" w:fill="auto"/>
            <w:vAlign w:val="center"/>
            <w:hideMark/>
          </w:tcPr>
          <w:p w14:paraId="32D2A235"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correct water treatment practice or technology</w:t>
            </w:r>
            <w:r w:rsidRPr="00F013CD">
              <w:rPr>
                <w:rFonts w:eastAsia="Times New Roman" w:cs="Times New Roman"/>
                <w:sz w:val="20"/>
                <w:szCs w:val="20"/>
                <w:vertAlign w:val="superscript"/>
              </w:rPr>
              <w:t>c</w:t>
            </w:r>
          </w:p>
        </w:tc>
        <w:tc>
          <w:tcPr>
            <w:tcW w:w="721" w:type="dxa"/>
            <w:tcBorders>
              <w:top w:val="nil"/>
              <w:left w:val="nil"/>
              <w:bottom w:val="single" w:sz="4" w:space="0" w:color="auto"/>
              <w:right w:val="nil"/>
            </w:tcBorders>
            <w:shd w:val="clear" w:color="auto" w:fill="auto"/>
            <w:vAlign w:val="center"/>
            <w:hideMark/>
          </w:tcPr>
          <w:p w14:paraId="55A5943C" w14:textId="034139E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C34987D" w14:textId="7857AD42"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8CAD352" w14:textId="569EA25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819B772" w14:textId="1EC764B0"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D9F7544" w14:textId="626E6F6E"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9629E45" w14:textId="41B5B158"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575EC4D6" w14:textId="72614366"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9B224AD" w14:textId="1863965F"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235E001" w14:textId="3F8C66CB"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7DF7A6E" w14:textId="08506100"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0050680A" w14:textId="77777777" w:rsidTr="000E5D7C">
        <w:tc>
          <w:tcPr>
            <w:tcW w:w="4857" w:type="dxa"/>
            <w:tcBorders>
              <w:top w:val="nil"/>
              <w:left w:val="nil"/>
              <w:bottom w:val="single" w:sz="4" w:space="0" w:color="auto"/>
              <w:right w:val="nil"/>
            </w:tcBorders>
            <w:shd w:val="clear" w:color="auto" w:fill="auto"/>
            <w:vAlign w:val="center"/>
            <w:hideMark/>
          </w:tcPr>
          <w:p w14:paraId="0D511F4F" w14:textId="261ED7AA"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Have soap and water at handwashing station </w:t>
            </w:r>
            <w:r w:rsidR="00226CE4">
              <w:rPr>
                <w:rFonts w:eastAsia="Times New Roman" w:cs="Times New Roman"/>
                <w:sz w:val="20"/>
                <w:szCs w:val="20"/>
              </w:rPr>
              <w:t>on premises</w:t>
            </w:r>
            <w:r w:rsidRPr="00F013CD">
              <w:rPr>
                <w:rFonts w:eastAsia="Times New Roman" w:cs="Times New Roman"/>
                <w:sz w:val="20"/>
                <w:szCs w:val="20"/>
                <w:vertAlign w:val="superscript"/>
              </w:rPr>
              <w:t>d,i</w:t>
            </w:r>
          </w:p>
        </w:tc>
        <w:tc>
          <w:tcPr>
            <w:tcW w:w="721" w:type="dxa"/>
            <w:tcBorders>
              <w:top w:val="nil"/>
              <w:left w:val="nil"/>
              <w:bottom w:val="single" w:sz="4" w:space="0" w:color="auto"/>
              <w:right w:val="nil"/>
            </w:tcBorders>
            <w:shd w:val="clear" w:color="auto" w:fill="auto"/>
            <w:vAlign w:val="center"/>
            <w:hideMark/>
          </w:tcPr>
          <w:p w14:paraId="7C2ACD79" w14:textId="0EA5FC0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1198881" w14:textId="10C1F614"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B9685EC" w14:textId="7C0A21D2"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9C6607" w14:textId="2BC07D36"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3031CB2" w14:textId="12904747"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49709FC5" w14:textId="440B2D49"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0AE30DF" w14:textId="7BD50FB9"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3595887F" w14:textId="37C933FA"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44A22D6E" w14:textId="3CDBDCC1"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CB5AA3B" w14:textId="59B0B745"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3F5C681E" w14:textId="77777777" w:rsidTr="000E5D7C">
        <w:tc>
          <w:tcPr>
            <w:tcW w:w="4857" w:type="dxa"/>
            <w:tcBorders>
              <w:top w:val="nil"/>
              <w:left w:val="nil"/>
              <w:bottom w:val="single" w:sz="4" w:space="0" w:color="auto"/>
              <w:right w:val="nil"/>
            </w:tcBorders>
            <w:shd w:val="clear" w:color="auto" w:fill="auto"/>
            <w:vAlign w:val="center"/>
            <w:hideMark/>
          </w:tcPr>
          <w:p w14:paraId="27B3E981"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Have basic sanitation (improved sanitation, not shared)</w:t>
            </w:r>
            <w:r w:rsidRPr="00F013CD">
              <w:rPr>
                <w:rFonts w:eastAsia="Times New Roman" w:cs="Times New Roman"/>
                <w:sz w:val="20"/>
                <w:szCs w:val="20"/>
                <w:vertAlign w:val="superscript"/>
              </w:rPr>
              <w:t>e,i</w:t>
            </w:r>
          </w:p>
        </w:tc>
        <w:tc>
          <w:tcPr>
            <w:tcW w:w="721" w:type="dxa"/>
            <w:tcBorders>
              <w:top w:val="nil"/>
              <w:left w:val="nil"/>
              <w:bottom w:val="single" w:sz="4" w:space="0" w:color="auto"/>
              <w:right w:val="nil"/>
            </w:tcBorders>
            <w:shd w:val="clear" w:color="auto" w:fill="auto"/>
            <w:vAlign w:val="center"/>
            <w:hideMark/>
          </w:tcPr>
          <w:p w14:paraId="3C11B13D" w14:textId="6B73C621"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DC93BF1" w14:textId="5384C7B0"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7C0D4AAA" w14:textId="27ED93C4"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4F64BDA" w14:textId="604A7E19"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7C8B9D9" w14:textId="24D47241"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A8E7089" w14:textId="052FF40B"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157FDBD0" w14:textId="1BB207F7"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5207C33" w14:textId="17E84A87"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A498EDD" w14:textId="457FCE92"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62FA820F" w14:textId="5324935A"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98A14AB" w14:textId="77777777" w:rsidTr="000E5D7C">
        <w:tc>
          <w:tcPr>
            <w:tcW w:w="4857" w:type="dxa"/>
            <w:tcBorders>
              <w:top w:val="nil"/>
              <w:left w:val="nil"/>
              <w:bottom w:val="single" w:sz="4" w:space="0" w:color="auto"/>
              <w:right w:val="nil"/>
            </w:tcBorders>
            <w:shd w:val="clear" w:color="auto" w:fill="auto"/>
            <w:vAlign w:val="center"/>
            <w:hideMark/>
          </w:tcPr>
          <w:p w14:paraId="57132B9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improved sanitation, shared</w:t>
            </w:r>
            <w:r w:rsidRPr="00F013CD">
              <w:rPr>
                <w:rFonts w:eastAsia="Times New Roman" w:cs="Times New Roman"/>
                <w:sz w:val="20"/>
                <w:szCs w:val="20"/>
                <w:vertAlign w:val="superscript"/>
              </w:rPr>
              <w:t>f</w:t>
            </w:r>
          </w:p>
        </w:tc>
        <w:tc>
          <w:tcPr>
            <w:tcW w:w="721" w:type="dxa"/>
            <w:tcBorders>
              <w:top w:val="nil"/>
              <w:left w:val="nil"/>
              <w:bottom w:val="single" w:sz="4" w:space="0" w:color="auto"/>
              <w:right w:val="nil"/>
            </w:tcBorders>
            <w:shd w:val="clear" w:color="auto" w:fill="auto"/>
            <w:vAlign w:val="center"/>
            <w:hideMark/>
          </w:tcPr>
          <w:p w14:paraId="157C9195" w14:textId="3D35B52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6E9C46A" w14:textId="507310E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3120F4B2" w14:textId="695D2EAF"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8581080" w14:textId="36D4E091"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57DF569" w14:textId="1FB7F138"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C3CA11A" w14:textId="6EADC350"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CFD21C3" w14:textId="1B2AC954"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604FBF9" w14:textId="537A5955"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84359E5" w14:textId="17C1E61A"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ADC893E" w14:textId="04A52D3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6CA6F2F" w14:textId="77777777" w:rsidTr="000E5D7C">
        <w:tc>
          <w:tcPr>
            <w:tcW w:w="4857" w:type="dxa"/>
            <w:tcBorders>
              <w:top w:val="nil"/>
              <w:left w:val="nil"/>
              <w:bottom w:val="single" w:sz="4" w:space="0" w:color="auto"/>
              <w:right w:val="nil"/>
            </w:tcBorders>
            <w:shd w:val="clear" w:color="auto" w:fill="auto"/>
            <w:vAlign w:val="center"/>
            <w:hideMark/>
          </w:tcPr>
          <w:p w14:paraId="4147DBC8"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unimproved sanitation</w:t>
            </w:r>
            <w:r w:rsidRPr="00F013CD">
              <w:rPr>
                <w:rFonts w:eastAsia="Times New Roman" w:cs="Times New Roman"/>
                <w:sz w:val="20"/>
                <w:szCs w:val="20"/>
                <w:vertAlign w:val="superscript"/>
              </w:rPr>
              <w:t>g</w:t>
            </w:r>
          </w:p>
        </w:tc>
        <w:tc>
          <w:tcPr>
            <w:tcW w:w="721" w:type="dxa"/>
            <w:tcBorders>
              <w:top w:val="nil"/>
              <w:left w:val="nil"/>
              <w:bottom w:val="single" w:sz="4" w:space="0" w:color="auto"/>
              <w:right w:val="nil"/>
            </w:tcBorders>
            <w:shd w:val="clear" w:color="auto" w:fill="auto"/>
            <w:vAlign w:val="center"/>
            <w:hideMark/>
          </w:tcPr>
          <w:p w14:paraId="7CC764A4" w14:textId="4FC4728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86CD161" w14:textId="3E6B16F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51A93BFF" w14:textId="2D5DAF3E"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6F8398" w14:textId="7E18B45D"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51855E2" w14:textId="14CC41A2"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31A375A7" w14:textId="7AFEA26A"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6E54422" w14:textId="15A9B00D"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0473BC99" w14:textId="29D399CC"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716F0CD" w14:textId="35BFEDFE"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620E3A7" w14:textId="1F19FCAC"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4BD5DFC" w14:textId="77777777" w:rsidTr="000E5D7C">
        <w:tc>
          <w:tcPr>
            <w:tcW w:w="4857" w:type="dxa"/>
            <w:tcBorders>
              <w:top w:val="nil"/>
              <w:left w:val="nil"/>
              <w:bottom w:val="single" w:sz="4" w:space="0" w:color="auto"/>
              <w:right w:val="nil"/>
            </w:tcBorders>
            <w:shd w:val="clear" w:color="auto" w:fill="auto"/>
            <w:vAlign w:val="center"/>
            <w:hideMark/>
          </w:tcPr>
          <w:p w14:paraId="7F183F1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Practice open defecation</w:t>
            </w:r>
            <w:r w:rsidRPr="00F013CD">
              <w:rPr>
                <w:rFonts w:eastAsia="Times New Roman" w:cs="Times New Roman"/>
                <w:sz w:val="20"/>
                <w:szCs w:val="20"/>
                <w:vertAlign w:val="superscript"/>
              </w:rPr>
              <w:t>h</w:t>
            </w:r>
          </w:p>
        </w:tc>
        <w:tc>
          <w:tcPr>
            <w:tcW w:w="721" w:type="dxa"/>
            <w:tcBorders>
              <w:top w:val="nil"/>
              <w:left w:val="nil"/>
              <w:bottom w:val="single" w:sz="4" w:space="0" w:color="auto"/>
              <w:right w:val="nil"/>
            </w:tcBorders>
            <w:shd w:val="clear" w:color="auto" w:fill="auto"/>
            <w:vAlign w:val="center"/>
            <w:hideMark/>
          </w:tcPr>
          <w:p w14:paraId="6039D143" w14:textId="42FF0C54"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51DEB42" w14:textId="4D88D50C"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07D6F662" w14:textId="156201B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CB6B1F1" w14:textId="6BE92AA3"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7D5480F" w14:textId="6B15A8E5"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C3A5BA9" w14:textId="38FD58CC"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5DB5808" w14:textId="6A444A78"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2ACD0BA4" w14:textId="58E9DEEB"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744592A" w14:textId="1F19CAD8"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341D57C8" w14:textId="3B87826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9ED6EB0" w14:textId="77777777" w:rsidTr="000E5D7C">
        <w:tc>
          <w:tcPr>
            <w:tcW w:w="4857" w:type="dxa"/>
            <w:tcBorders>
              <w:top w:val="nil"/>
              <w:left w:val="nil"/>
              <w:bottom w:val="single" w:sz="4" w:space="0" w:color="auto"/>
              <w:right w:val="nil"/>
            </w:tcBorders>
            <w:shd w:val="clear" w:color="auto" w:fill="auto"/>
            <w:vAlign w:val="center"/>
            <w:hideMark/>
          </w:tcPr>
          <w:p w14:paraId="4FCB6D94" w14:textId="7458E2DB" w:rsidR="00D656BD" w:rsidRPr="00F013CD" w:rsidRDefault="00D656BD" w:rsidP="00FE6F1E">
            <w:pPr>
              <w:widowControl/>
              <w:spacing w:line="259" w:lineRule="auto"/>
              <w:rPr>
                <w:rFonts w:eastAsia="Times New Roman" w:cs="Times New Roman"/>
                <w:b/>
                <w:bCs/>
                <w:color w:val="auto"/>
                <w:sz w:val="20"/>
                <w:szCs w:val="20"/>
              </w:rPr>
            </w:pPr>
            <w:r w:rsidRPr="00F013CD">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721" w:type="dxa"/>
            <w:tcBorders>
              <w:top w:val="nil"/>
              <w:left w:val="nil"/>
              <w:bottom w:val="single" w:sz="4" w:space="0" w:color="auto"/>
              <w:right w:val="nil"/>
            </w:tcBorders>
            <w:shd w:val="clear" w:color="auto" w:fill="auto"/>
            <w:vAlign w:val="center"/>
            <w:hideMark/>
          </w:tcPr>
          <w:p w14:paraId="4A37A939" w14:textId="58A2A3A0" w:rsidR="00D656BD" w:rsidRPr="00F013CD" w:rsidRDefault="00D656BD" w:rsidP="00FE6F1E">
            <w:pPr>
              <w:widowControl/>
              <w:spacing w:line="259" w:lineRule="auto"/>
              <w:jc w:val="center"/>
              <w:rPr>
                <w:rFonts w:eastAsia="Times New Roman" w:cs="Times New Roman"/>
                <w:b/>
                <w:bCs/>
                <w:color w:val="auto"/>
                <w:sz w:val="20"/>
                <w:szCs w:val="20"/>
              </w:rPr>
            </w:pPr>
          </w:p>
        </w:tc>
        <w:tc>
          <w:tcPr>
            <w:tcW w:w="810" w:type="dxa"/>
            <w:tcBorders>
              <w:top w:val="nil"/>
              <w:left w:val="nil"/>
              <w:bottom w:val="single" w:sz="4" w:space="0" w:color="auto"/>
              <w:right w:val="nil"/>
            </w:tcBorders>
            <w:shd w:val="clear" w:color="auto" w:fill="auto"/>
            <w:vAlign w:val="center"/>
            <w:hideMark/>
          </w:tcPr>
          <w:p w14:paraId="5463BD1B" w14:textId="726C14C7" w:rsidR="00D656BD" w:rsidRPr="00F013CD" w:rsidRDefault="00D656BD" w:rsidP="00FE6F1E">
            <w:pPr>
              <w:widowControl/>
              <w:spacing w:line="259" w:lineRule="auto"/>
              <w:jc w:val="center"/>
              <w:rPr>
                <w:rFonts w:eastAsia="Times New Roman" w:cs="Times New Roman"/>
                <w:b/>
                <w:bCs/>
                <w:color w:val="auto"/>
                <w:sz w:val="20"/>
                <w:szCs w:val="20"/>
              </w:rPr>
            </w:pPr>
          </w:p>
        </w:tc>
        <w:tc>
          <w:tcPr>
            <w:tcW w:w="901" w:type="dxa"/>
            <w:tcBorders>
              <w:top w:val="nil"/>
              <w:left w:val="nil"/>
              <w:bottom w:val="single" w:sz="4" w:space="0" w:color="auto"/>
              <w:right w:val="nil"/>
            </w:tcBorders>
            <w:shd w:val="clear" w:color="auto" w:fill="auto"/>
            <w:noWrap/>
            <w:vAlign w:val="center"/>
            <w:hideMark/>
          </w:tcPr>
          <w:p w14:paraId="115AA701" w14:textId="37660676" w:rsidR="00D656BD" w:rsidRPr="00F013CD" w:rsidRDefault="00D656BD" w:rsidP="00FE6F1E">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9D9D9"/>
            <w:noWrap/>
            <w:vAlign w:val="center"/>
            <w:hideMark/>
          </w:tcPr>
          <w:p w14:paraId="5DC57DF2" w14:textId="6012B38F" w:rsidR="00D656BD" w:rsidRPr="00F013CD" w:rsidRDefault="00D656BD" w:rsidP="00FE6F1E">
            <w:pPr>
              <w:widowControl/>
              <w:spacing w:line="259" w:lineRule="auto"/>
              <w:jc w:val="center"/>
              <w:rPr>
                <w:rFonts w:eastAsia="Times New Roman" w:cs="Times New Roman"/>
                <w:b/>
                <w:bCs/>
                <w:sz w:val="20"/>
                <w:szCs w:val="20"/>
              </w:rPr>
            </w:pPr>
          </w:p>
        </w:tc>
        <w:tc>
          <w:tcPr>
            <w:tcW w:w="272" w:type="dxa"/>
            <w:tcBorders>
              <w:top w:val="nil"/>
              <w:left w:val="nil"/>
              <w:bottom w:val="single" w:sz="4" w:space="0" w:color="auto"/>
              <w:right w:val="nil"/>
            </w:tcBorders>
            <w:shd w:val="clear" w:color="auto" w:fill="auto"/>
            <w:vAlign w:val="center"/>
            <w:hideMark/>
          </w:tcPr>
          <w:p w14:paraId="7C7D89AC" w14:textId="487F54DB" w:rsidR="00D656BD" w:rsidRPr="00F013CD" w:rsidRDefault="00D656BD" w:rsidP="00FE6F1E">
            <w:pPr>
              <w:widowControl/>
              <w:spacing w:line="259" w:lineRule="auto"/>
              <w:jc w:val="center"/>
              <w:rPr>
                <w:rFonts w:eastAsia="Times New Roman" w:cs="Times New Roman"/>
                <w:b/>
                <w:bCs/>
                <w:color w:val="auto"/>
                <w:sz w:val="20"/>
                <w:szCs w:val="20"/>
              </w:rPr>
            </w:pPr>
          </w:p>
        </w:tc>
        <w:tc>
          <w:tcPr>
            <w:tcW w:w="1091" w:type="dxa"/>
            <w:tcBorders>
              <w:top w:val="nil"/>
              <w:left w:val="nil"/>
              <w:bottom w:val="single" w:sz="4" w:space="0" w:color="auto"/>
              <w:right w:val="nil"/>
            </w:tcBorders>
            <w:shd w:val="clear" w:color="auto" w:fill="auto"/>
            <w:vAlign w:val="center"/>
            <w:hideMark/>
          </w:tcPr>
          <w:p w14:paraId="771786BD" w14:textId="57E74294" w:rsidR="00D656BD" w:rsidRPr="00F013CD" w:rsidRDefault="00D656BD" w:rsidP="00FE6F1E">
            <w:pPr>
              <w:widowControl/>
              <w:spacing w:line="259" w:lineRule="auto"/>
              <w:jc w:val="center"/>
              <w:rPr>
                <w:rFonts w:eastAsia="Times New Roman" w:cs="Times New Roman"/>
                <w:b/>
                <w:bCs/>
                <w:color w:val="auto"/>
                <w:sz w:val="20"/>
                <w:szCs w:val="20"/>
              </w:rPr>
            </w:pPr>
          </w:p>
        </w:tc>
        <w:tc>
          <w:tcPr>
            <w:tcW w:w="956" w:type="dxa"/>
            <w:tcBorders>
              <w:top w:val="nil"/>
              <w:left w:val="nil"/>
              <w:bottom w:val="single" w:sz="4" w:space="0" w:color="auto"/>
              <w:right w:val="nil"/>
            </w:tcBorders>
            <w:shd w:val="clear" w:color="auto" w:fill="auto"/>
            <w:vAlign w:val="center"/>
            <w:hideMark/>
          </w:tcPr>
          <w:p w14:paraId="5C98F938" w14:textId="5DF20C9E" w:rsidR="00D656BD" w:rsidRPr="00F013CD" w:rsidRDefault="00D656BD" w:rsidP="00FE6F1E">
            <w:pPr>
              <w:widowControl/>
              <w:spacing w:line="259" w:lineRule="auto"/>
              <w:jc w:val="center"/>
              <w:rPr>
                <w:rFonts w:eastAsia="Times New Roman" w:cs="Times New Roman"/>
                <w:b/>
                <w:bCs/>
                <w:color w:val="auto"/>
                <w:sz w:val="20"/>
                <w:szCs w:val="20"/>
              </w:rPr>
            </w:pPr>
          </w:p>
        </w:tc>
        <w:tc>
          <w:tcPr>
            <w:tcW w:w="948" w:type="dxa"/>
            <w:tcBorders>
              <w:top w:val="nil"/>
              <w:left w:val="nil"/>
              <w:bottom w:val="single" w:sz="4" w:space="0" w:color="auto"/>
              <w:right w:val="nil"/>
            </w:tcBorders>
            <w:shd w:val="clear" w:color="auto" w:fill="auto"/>
            <w:vAlign w:val="center"/>
            <w:hideMark/>
          </w:tcPr>
          <w:p w14:paraId="739DBD38" w14:textId="29DAF5F9" w:rsidR="00D656BD" w:rsidRPr="00F013CD" w:rsidRDefault="00D656BD" w:rsidP="00FE6F1E">
            <w:pPr>
              <w:widowControl/>
              <w:spacing w:line="259" w:lineRule="auto"/>
              <w:jc w:val="center"/>
              <w:rPr>
                <w:rFonts w:eastAsia="Times New Roman" w:cs="Times New Roman"/>
                <w:b/>
                <w:bCs/>
                <w:color w:val="auto"/>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571126C" w14:textId="501B0C80" w:rsidR="00D656BD" w:rsidRPr="00F013CD" w:rsidRDefault="00D656BD" w:rsidP="00FE6F1E">
            <w:pPr>
              <w:widowControl/>
              <w:spacing w:line="259" w:lineRule="auto"/>
              <w:jc w:val="center"/>
              <w:rPr>
                <w:rFonts w:eastAsia="Times New Roman" w:cs="Times New Roman"/>
                <w:b/>
                <w:bCs/>
                <w:sz w:val="20"/>
                <w:szCs w:val="20"/>
              </w:rPr>
            </w:pPr>
          </w:p>
        </w:tc>
        <w:tc>
          <w:tcPr>
            <w:tcW w:w="618" w:type="dxa"/>
            <w:gridSpan w:val="2"/>
            <w:tcBorders>
              <w:top w:val="nil"/>
              <w:left w:val="nil"/>
              <w:bottom w:val="single" w:sz="4" w:space="0" w:color="auto"/>
              <w:right w:val="nil"/>
            </w:tcBorders>
            <w:shd w:val="clear" w:color="000000" w:fill="D9D9D9"/>
            <w:noWrap/>
            <w:vAlign w:val="center"/>
            <w:hideMark/>
          </w:tcPr>
          <w:p w14:paraId="5DDC5D20" w14:textId="38BB696F" w:rsidR="00D656BD" w:rsidRPr="00F013CD" w:rsidRDefault="00D656BD" w:rsidP="00FE6F1E">
            <w:pPr>
              <w:widowControl/>
              <w:spacing w:line="259" w:lineRule="auto"/>
              <w:jc w:val="center"/>
              <w:rPr>
                <w:rFonts w:eastAsia="Times New Roman" w:cs="Times New Roman"/>
                <w:b/>
                <w:bCs/>
                <w:sz w:val="20"/>
                <w:szCs w:val="20"/>
              </w:rPr>
            </w:pPr>
          </w:p>
        </w:tc>
      </w:tr>
    </w:tbl>
    <w:p w14:paraId="20BB7D90" w14:textId="7868AE4C" w:rsidR="00D656BD" w:rsidRPr="00D656BD" w:rsidRDefault="008170B4" w:rsidP="005D6FE7">
      <w:pPr>
        <w:pStyle w:val="Body1"/>
        <w:spacing w:after="0" w:line="252" w:lineRule="auto"/>
        <w:rPr>
          <w:sz w:val="16"/>
        </w:rPr>
      </w:pPr>
      <w:commentRangeStart w:id="266"/>
      <w:r w:rsidRPr="007472E6">
        <w:rPr>
          <w:color w:val="auto"/>
          <w:sz w:val="16"/>
          <w:szCs w:val="16"/>
        </w:rPr>
        <w:t>^ Results not statistically reliable, n&lt;30  </w:t>
      </w:r>
      <w:commentRangeEnd w:id="266"/>
      <w:r>
        <w:rPr>
          <w:rStyle w:val="CommentReference"/>
        </w:rPr>
        <w:commentReference w:id="266"/>
      </w:r>
    </w:p>
    <w:p w14:paraId="53CCC82A" w14:textId="2BCA9D6B" w:rsidR="00D656BD" w:rsidRPr="00D656BD" w:rsidRDefault="00D656BD" w:rsidP="005D6FE7">
      <w:pPr>
        <w:pStyle w:val="Body1"/>
        <w:spacing w:after="0" w:line="252" w:lineRule="auto"/>
        <w:ind w:left="90" w:hanging="90"/>
        <w:rPr>
          <w:sz w:val="16"/>
        </w:rPr>
      </w:pPr>
      <w:r w:rsidRPr="00D656BD">
        <w:rPr>
          <w:sz w:val="16"/>
          <w:vertAlign w:val="superscript"/>
        </w:rPr>
        <w:t>a</w:t>
      </w:r>
      <w:r w:rsidRPr="00D656BD">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227DEB4" w14:textId="557AE7CE" w:rsidR="00D656BD" w:rsidRPr="00D656BD" w:rsidRDefault="00D656BD" w:rsidP="005D6FE7">
      <w:pPr>
        <w:pStyle w:val="Body1"/>
        <w:spacing w:after="0" w:line="252" w:lineRule="auto"/>
        <w:ind w:left="90" w:hanging="90"/>
        <w:rPr>
          <w:sz w:val="16"/>
        </w:rPr>
      </w:pPr>
      <w:r w:rsidRPr="00D656BD">
        <w:rPr>
          <w:sz w:val="16"/>
          <w:vertAlign w:val="superscript"/>
        </w:rPr>
        <w:t>b</w:t>
      </w:r>
      <w:r w:rsidRPr="00D656BD">
        <w:rPr>
          <w:sz w:val="16"/>
        </w:rPr>
        <w:t xml:space="preserve"> Improved water sources include </w:t>
      </w:r>
      <w:r w:rsidRPr="00B05E79">
        <w:rPr>
          <w:i/>
          <w:sz w:val="16"/>
        </w:rPr>
        <w:t>piped water into the dwelling</w:t>
      </w:r>
      <w:r w:rsidRPr="00D656BD">
        <w:rPr>
          <w:sz w:val="16"/>
        </w:rPr>
        <w:t xml:space="preserve">, </w:t>
      </w:r>
      <w:r w:rsidRPr="00B05E79">
        <w:rPr>
          <w:i/>
          <w:sz w:val="16"/>
        </w:rPr>
        <w:t>piped water into the yard</w:t>
      </w:r>
      <w:r w:rsidRPr="00D656BD">
        <w:rPr>
          <w:sz w:val="16"/>
        </w:rPr>
        <w:t xml:space="preserve">, </w:t>
      </w:r>
      <w:r w:rsidRPr="00B05E79">
        <w:rPr>
          <w:i/>
          <w:sz w:val="16"/>
        </w:rPr>
        <w:t>public tap/standpipe</w:t>
      </w:r>
      <w:r w:rsidRPr="00D656BD">
        <w:rPr>
          <w:sz w:val="16"/>
        </w:rPr>
        <w:t xml:space="preserve">, </w:t>
      </w:r>
      <w:r w:rsidRPr="00B05E79">
        <w:rPr>
          <w:i/>
          <w:sz w:val="16"/>
        </w:rPr>
        <w:t>tubewell/borehole</w:t>
      </w:r>
      <w:r w:rsidRPr="00D656BD">
        <w:rPr>
          <w:sz w:val="16"/>
        </w:rPr>
        <w:t xml:space="preserve">, </w:t>
      </w:r>
      <w:r w:rsidRPr="00B05E79">
        <w:rPr>
          <w:i/>
          <w:sz w:val="16"/>
        </w:rPr>
        <w:t>protected dug well</w:t>
      </w:r>
      <w:r w:rsidRPr="00D656BD">
        <w:rPr>
          <w:sz w:val="16"/>
        </w:rPr>
        <w:t xml:space="preserve">, </w:t>
      </w:r>
      <w:r w:rsidRPr="00B05E79">
        <w:rPr>
          <w:i/>
          <w:sz w:val="16"/>
        </w:rPr>
        <w:t>protected spring</w:t>
      </w:r>
      <w:r w:rsidRPr="00D656BD">
        <w:rPr>
          <w:sz w:val="16"/>
        </w:rPr>
        <w:t xml:space="preserve">, </w:t>
      </w:r>
      <w:r w:rsidRPr="00B05E79">
        <w:rPr>
          <w:i/>
          <w:sz w:val="16"/>
        </w:rPr>
        <w:t>rainwater</w:t>
      </w:r>
      <w:r w:rsidRPr="00D656BD">
        <w:rPr>
          <w:sz w:val="16"/>
        </w:rPr>
        <w:t xml:space="preserve">, </w:t>
      </w:r>
      <w:r w:rsidRPr="00B05E79">
        <w:rPr>
          <w:i/>
          <w:sz w:val="16"/>
        </w:rPr>
        <w:t>bottled water</w:t>
      </w:r>
      <w:r w:rsidRPr="00D656BD">
        <w:rPr>
          <w:sz w:val="16"/>
        </w:rPr>
        <w:t xml:space="preserve">, </w:t>
      </w:r>
      <w:r w:rsidRPr="00B05E79">
        <w:rPr>
          <w:i/>
          <w:sz w:val="16"/>
        </w:rPr>
        <w:t>sachet water</w:t>
      </w:r>
      <w:r w:rsidRPr="00D656BD">
        <w:rPr>
          <w:sz w:val="16"/>
        </w:rPr>
        <w:t xml:space="preserve">, </w:t>
      </w:r>
      <w:r w:rsidRPr="00B05E79">
        <w:rPr>
          <w:i/>
          <w:sz w:val="16"/>
        </w:rPr>
        <w:t>tanker-truck</w:t>
      </w:r>
      <w:r w:rsidRPr="00D656BD">
        <w:rPr>
          <w:sz w:val="16"/>
        </w:rPr>
        <w:t xml:space="preserve">, and </w:t>
      </w:r>
      <w:r w:rsidRPr="00B05E79">
        <w:rPr>
          <w:i/>
          <w:sz w:val="16"/>
        </w:rPr>
        <w:t>cart with small drum</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r w:rsidR="00B40DF2" w:rsidRPr="00B40DF2">
        <w:rPr>
          <w:sz w:val="16"/>
        </w:rPr>
        <w:t>The proportion of the population using safely managed drinking water services is Sustainable Development Goal (SDG) indicator 6.1.1 (UNSD, n.d.). The indicator presented includes an indication of regularity in access to the water source–namely, that (a) water is available from this source all year round and (b) water from this source was available every day in the two weeks preceding the survey.</w:t>
      </w:r>
      <w:r w:rsidR="00B40DF2" w:rsidRPr="00B40DF2" w:rsidDel="00B40DF2">
        <w:rPr>
          <w:sz w:val="16"/>
        </w:rPr>
        <w:t xml:space="preserve"> </w:t>
      </w:r>
    </w:p>
    <w:p w14:paraId="7E978B5C" w14:textId="671BB2F5" w:rsidR="00D656BD" w:rsidRPr="00D656BD" w:rsidRDefault="00D656BD" w:rsidP="005D6FE7">
      <w:pPr>
        <w:pStyle w:val="Body1"/>
        <w:spacing w:after="0" w:line="252" w:lineRule="auto"/>
        <w:ind w:left="90" w:hanging="90"/>
        <w:rPr>
          <w:sz w:val="16"/>
        </w:rPr>
      </w:pPr>
      <w:r w:rsidRPr="00D656BD">
        <w:rPr>
          <w:sz w:val="16"/>
          <w:vertAlign w:val="superscript"/>
        </w:rPr>
        <w:t>c</w:t>
      </w:r>
      <w:r w:rsidRPr="00D656BD">
        <w:rPr>
          <w:sz w:val="16"/>
        </w:rPr>
        <w:t xml:space="preserve"> Correct water treatment practice or technology refers to methods that effectively kill or remove pathogens. This includes </w:t>
      </w:r>
      <w:r w:rsidRPr="000E5D7C">
        <w:rPr>
          <w:i/>
          <w:sz w:val="16"/>
        </w:rPr>
        <w:t>boiling the water</w:t>
      </w:r>
      <w:r w:rsidRPr="00D656BD">
        <w:rPr>
          <w:sz w:val="16"/>
        </w:rPr>
        <w:t xml:space="preserve">, </w:t>
      </w:r>
      <w:r w:rsidRPr="000E5D7C">
        <w:rPr>
          <w:i/>
          <w:sz w:val="16"/>
        </w:rPr>
        <w:t>adding bleach or chlorine</w:t>
      </w:r>
      <w:r w:rsidRPr="00D656BD">
        <w:rPr>
          <w:sz w:val="16"/>
        </w:rPr>
        <w:t xml:space="preserve">, </w:t>
      </w:r>
      <w:r w:rsidRPr="000E5D7C">
        <w:rPr>
          <w:i/>
          <w:sz w:val="16"/>
        </w:rPr>
        <w:t>using a water filter</w:t>
      </w:r>
      <w:r w:rsidRPr="00D656BD">
        <w:rPr>
          <w:sz w:val="16"/>
        </w:rPr>
        <w:t xml:space="preserve"> (ceramic, sand, composite), and </w:t>
      </w:r>
      <w:r w:rsidRPr="000E5D7C">
        <w:rPr>
          <w:i/>
          <w:sz w:val="16"/>
        </w:rPr>
        <w:t>solar disinfection</w:t>
      </w:r>
      <w:r w:rsidRPr="00D656BD">
        <w:rPr>
          <w:sz w:val="16"/>
        </w:rPr>
        <w:t xml:space="preserve"> (WHO </w:t>
      </w:r>
      <w:r w:rsidR="006C0E27">
        <w:rPr>
          <w:sz w:val="16"/>
        </w:rPr>
        <w:t>&amp;</w:t>
      </w:r>
      <w:r w:rsidR="006C0E27" w:rsidRPr="00D656BD">
        <w:rPr>
          <w:sz w:val="16"/>
        </w:rPr>
        <w:t xml:space="preserve"> </w:t>
      </w:r>
      <w:r w:rsidRPr="00D656BD">
        <w:rPr>
          <w:sz w:val="16"/>
        </w:rPr>
        <w:t xml:space="preserve">UNICEF, 2006). Practices such as </w:t>
      </w:r>
      <w:r w:rsidRPr="000E5D7C">
        <w:rPr>
          <w:i/>
          <w:sz w:val="16"/>
        </w:rPr>
        <w:t>straining through a cloth</w:t>
      </w:r>
      <w:r w:rsidRPr="00D656BD">
        <w:rPr>
          <w:sz w:val="16"/>
        </w:rPr>
        <w:t xml:space="preserve"> and </w:t>
      </w:r>
      <w:r w:rsidRPr="000E5D7C">
        <w:rPr>
          <w:i/>
          <w:sz w:val="16"/>
        </w:rPr>
        <w:t>letting it stand and settle</w:t>
      </w:r>
      <w:r w:rsidRPr="00D656BD">
        <w:rPr>
          <w:sz w:val="16"/>
        </w:rPr>
        <w:t xml:space="preserve"> are not considered effective approaches to water treatment. </w:t>
      </w:r>
      <w:r w:rsidRPr="000E5D7C">
        <w:rPr>
          <w:i/>
          <w:sz w:val="16"/>
        </w:rPr>
        <w:t>Other</w:t>
      </w:r>
      <w:r w:rsidRPr="00D656BD">
        <w:rPr>
          <w:sz w:val="16"/>
        </w:rPr>
        <w:t xml:space="preserve"> is also not considered an effective approach.</w:t>
      </w:r>
    </w:p>
    <w:p w14:paraId="16CA3EE3" w14:textId="1813A552" w:rsidR="00D656BD" w:rsidRPr="00D656BD" w:rsidRDefault="00D656BD" w:rsidP="005D6FE7">
      <w:pPr>
        <w:pStyle w:val="Body1"/>
        <w:spacing w:after="0" w:line="252" w:lineRule="auto"/>
        <w:ind w:left="90" w:hanging="90"/>
        <w:rPr>
          <w:sz w:val="16"/>
        </w:rPr>
      </w:pPr>
      <w:r w:rsidRPr="00D656BD">
        <w:rPr>
          <w:sz w:val="16"/>
          <w:vertAlign w:val="superscript"/>
        </w:rPr>
        <w:t>d</w:t>
      </w:r>
      <w:r w:rsidRPr="00D656BD">
        <w:rPr>
          <w:sz w:val="16"/>
        </w:rPr>
        <w:t xml:space="preserve"> A handwashing station is a location where people wash their hands. These can be fixed locations or movable devices that may be placed in a convenient spot for use. The soap may be in bar, powder, or liquid form. The cleansing product must be at the handwashing station or reachable by hand when standing in front of it. </w:t>
      </w:r>
      <w:r w:rsidR="00B40DF2">
        <w:rPr>
          <w:sz w:val="16"/>
        </w:rPr>
        <w:t>The p</w:t>
      </w:r>
      <w:r w:rsidR="00B40DF2" w:rsidRPr="00B40DF2">
        <w:rPr>
          <w:sz w:val="16"/>
        </w:rPr>
        <w:t>r</w:t>
      </w:r>
      <w:r w:rsidR="00B40DF2">
        <w:rPr>
          <w:sz w:val="16"/>
        </w:rPr>
        <w:t>o</w:t>
      </w:r>
      <w:r w:rsidR="00B40DF2" w:rsidRPr="00B40DF2">
        <w:rPr>
          <w:sz w:val="16"/>
        </w:rPr>
        <w:t>portion of the population with a basic handwashing facility with soap and water available on premises is SDG indicator 6.2.1b (UNSD, n.d.).</w:t>
      </w:r>
    </w:p>
    <w:p w14:paraId="67DB44AF" w14:textId="118E2A68" w:rsidR="00D656BD" w:rsidRPr="00D656BD" w:rsidRDefault="00D656BD" w:rsidP="005D6FE7">
      <w:pPr>
        <w:pStyle w:val="Body1"/>
        <w:spacing w:after="0" w:line="252" w:lineRule="auto"/>
        <w:ind w:left="90" w:hanging="90"/>
        <w:rPr>
          <w:sz w:val="16"/>
        </w:rPr>
      </w:pPr>
      <w:r w:rsidRPr="00D656BD">
        <w:rPr>
          <w:sz w:val="16"/>
          <w:vertAlign w:val="superscript"/>
        </w:rPr>
        <w:t>e</w:t>
      </w:r>
      <w:r w:rsidRPr="00D656BD">
        <w:rPr>
          <w:sz w:val="16"/>
        </w:rPr>
        <w:t xml:space="preserve"> A basic sanitation service consists of a sanitation facility that hygienically separates human excreta from human contact (i.e., an improved sanitation facility) that is not shared with other households. Having an improved sanitation facility is necessary, but it is not sufficient to define a household as having a basic sanitation service (UN</w:t>
      </w:r>
      <w:r w:rsidR="009C0B07">
        <w:rPr>
          <w:sz w:val="16"/>
        </w:rPr>
        <w:t xml:space="preserve">ICEF </w:t>
      </w:r>
      <w:r w:rsidR="006C0E27">
        <w:rPr>
          <w:sz w:val="16"/>
        </w:rPr>
        <w:t xml:space="preserve">&amp; </w:t>
      </w:r>
      <w:r w:rsidR="009C0B07">
        <w:rPr>
          <w:sz w:val="16"/>
        </w:rPr>
        <w:t>WHO</w:t>
      </w:r>
      <w:r w:rsidRPr="00D656BD">
        <w:rPr>
          <w:sz w:val="16"/>
        </w:rPr>
        <w:t>, 201</w:t>
      </w:r>
      <w:r w:rsidR="009C0B07">
        <w:rPr>
          <w:sz w:val="16"/>
        </w:rPr>
        <w:t>9</w:t>
      </w:r>
      <w:r w:rsidRPr="00D656BD">
        <w:rPr>
          <w:sz w:val="16"/>
        </w:rPr>
        <w:t>).</w:t>
      </w:r>
      <w:r w:rsidR="00B40DF2">
        <w:rPr>
          <w:sz w:val="16"/>
        </w:rPr>
        <w:t xml:space="preserve"> </w:t>
      </w:r>
      <w:r w:rsidR="00B40DF2" w:rsidRPr="00B40DF2">
        <w:rPr>
          <w:sz w:val="16"/>
        </w:rPr>
        <w:t>The proportion of the population using safely managed sanitation services is SDG indicator 6.2.1a (UNSD, n.d.).</w:t>
      </w:r>
    </w:p>
    <w:p w14:paraId="5051311A" w14:textId="2BECB3A7" w:rsidR="00D656BD" w:rsidRDefault="00D656BD" w:rsidP="005D6FE7">
      <w:pPr>
        <w:pStyle w:val="Body1"/>
        <w:spacing w:after="0" w:line="252" w:lineRule="auto"/>
        <w:ind w:left="90" w:hanging="90"/>
        <w:rPr>
          <w:sz w:val="16"/>
        </w:rPr>
      </w:pPr>
      <w:r w:rsidRPr="00D656BD">
        <w:rPr>
          <w:sz w:val="16"/>
          <w:vertAlign w:val="superscript"/>
        </w:rPr>
        <w:t>f</w:t>
      </w:r>
      <w:r w:rsidRPr="00D656BD">
        <w:rPr>
          <w:sz w:val="16"/>
        </w:rPr>
        <w:t xml:space="preserve"> Improved sanitation facilities are those that separate human excreta from human contact; they include the categories </w:t>
      </w:r>
      <w:r w:rsidRPr="000E5D7C">
        <w:rPr>
          <w:i/>
          <w:sz w:val="16"/>
        </w:rPr>
        <w:t>flush to piped sewer system</w:t>
      </w:r>
      <w:r w:rsidRPr="00D656BD">
        <w:rPr>
          <w:sz w:val="16"/>
        </w:rPr>
        <w:t xml:space="preserve">, </w:t>
      </w:r>
      <w:r w:rsidRPr="000E5D7C">
        <w:rPr>
          <w:i/>
          <w:sz w:val="16"/>
        </w:rPr>
        <w:t>flush to septic tank</w:t>
      </w:r>
      <w:r w:rsidRPr="00D656BD">
        <w:rPr>
          <w:sz w:val="16"/>
        </w:rPr>
        <w:t xml:space="preserve">, </w:t>
      </w:r>
      <w:r w:rsidRPr="000E5D7C">
        <w:rPr>
          <w:i/>
          <w:sz w:val="16"/>
        </w:rPr>
        <w:t>flush/pour flush to pit latrine</w:t>
      </w:r>
      <w:r w:rsidRPr="00D656BD">
        <w:rPr>
          <w:sz w:val="16"/>
        </w:rPr>
        <w:t xml:space="preserve">, </w:t>
      </w:r>
      <w:r w:rsidRPr="000E5D7C">
        <w:rPr>
          <w:i/>
          <w:sz w:val="16"/>
        </w:rPr>
        <w:t>composting toilet</w:t>
      </w:r>
      <w:r w:rsidRPr="00D656BD">
        <w:rPr>
          <w:sz w:val="16"/>
        </w:rPr>
        <w:t xml:space="preserve">, </w:t>
      </w:r>
      <w:r w:rsidRPr="000E5D7C">
        <w:rPr>
          <w:i/>
          <w:sz w:val="16"/>
        </w:rPr>
        <w:t>ventilated improved pit latrine</w:t>
      </w:r>
      <w:r w:rsidRPr="00D656BD">
        <w:rPr>
          <w:sz w:val="16"/>
        </w:rPr>
        <w:t xml:space="preserve"> (only if there is also a slab), and </w:t>
      </w:r>
      <w:r w:rsidRPr="000E5D7C">
        <w:rPr>
          <w:i/>
          <w:sz w:val="16"/>
        </w:rPr>
        <w:t>pit latrine with a slab</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p>
    <w:p w14:paraId="6E435641" w14:textId="32B4C9FD" w:rsidR="00D656BD" w:rsidRPr="00D656BD" w:rsidRDefault="00D656BD" w:rsidP="005D6FE7">
      <w:pPr>
        <w:pStyle w:val="Body1"/>
        <w:spacing w:after="0" w:line="252" w:lineRule="auto"/>
        <w:ind w:left="90" w:hanging="90"/>
        <w:rPr>
          <w:sz w:val="16"/>
        </w:rPr>
      </w:pPr>
      <w:r w:rsidRPr="00D656BD">
        <w:rPr>
          <w:sz w:val="16"/>
          <w:vertAlign w:val="superscript"/>
        </w:rPr>
        <w:t>g</w:t>
      </w:r>
      <w:r w:rsidRPr="00D656BD">
        <w:rPr>
          <w:sz w:val="16"/>
        </w:rPr>
        <w:t xml:space="preserve"> Unimproved sanitation facilities are those that do not adequately separate human excreta from human contact. This includes the following: </w:t>
      </w:r>
      <w:r w:rsidRPr="000E5D7C">
        <w:rPr>
          <w:i/>
          <w:sz w:val="16"/>
        </w:rPr>
        <w:t>flush/pour flush to open drain</w:t>
      </w:r>
      <w:r w:rsidRPr="00D656BD">
        <w:rPr>
          <w:sz w:val="16"/>
        </w:rPr>
        <w:t xml:space="preserve">, </w:t>
      </w:r>
      <w:r w:rsidRPr="000E5D7C">
        <w:rPr>
          <w:i/>
          <w:sz w:val="16"/>
        </w:rPr>
        <w:t>flush/pour flush to elsewhere</w:t>
      </w:r>
      <w:r w:rsidRPr="00D656BD">
        <w:rPr>
          <w:sz w:val="16"/>
        </w:rPr>
        <w:t xml:space="preserve">, </w:t>
      </w:r>
      <w:r w:rsidRPr="000E5D7C">
        <w:rPr>
          <w:i/>
          <w:sz w:val="16"/>
        </w:rPr>
        <w:t>pit latrine without a slab/open pit</w:t>
      </w:r>
      <w:r w:rsidRPr="00D656BD">
        <w:rPr>
          <w:sz w:val="16"/>
        </w:rPr>
        <w:t xml:space="preserve">, </w:t>
      </w:r>
      <w:r w:rsidRPr="000E5D7C">
        <w:rPr>
          <w:i/>
          <w:sz w:val="16"/>
        </w:rPr>
        <w:t>bucket</w:t>
      </w:r>
      <w:r w:rsidRPr="00D656BD">
        <w:rPr>
          <w:sz w:val="16"/>
        </w:rPr>
        <w:t xml:space="preserve">, and </w:t>
      </w:r>
      <w:r w:rsidRPr="000E5D7C">
        <w:rPr>
          <w:i/>
          <w:sz w:val="16"/>
        </w:rPr>
        <w:t>hanging toilet</w:t>
      </w:r>
      <w:r w:rsidRPr="00D656BD">
        <w:rPr>
          <w:sz w:val="16"/>
        </w:rPr>
        <w:t xml:space="preserve">. Households that report having no sanitation facility or using the bush or field are considered as using an unimproved sanitation facility (UNICEF </w:t>
      </w:r>
      <w:r w:rsidR="006C0E27">
        <w:rPr>
          <w:sz w:val="16"/>
        </w:rPr>
        <w:t>&amp;</w:t>
      </w:r>
      <w:r w:rsidR="006C0E27" w:rsidRPr="00D656BD">
        <w:rPr>
          <w:sz w:val="16"/>
        </w:rPr>
        <w:t xml:space="preserve"> </w:t>
      </w:r>
      <w:r w:rsidRPr="00D656BD">
        <w:rPr>
          <w:sz w:val="16"/>
        </w:rPr>
        <w:t>WHO, 2018).</w:t>
      </w:r>
    </w:p>
    <w:p w14:paraId="2850EB8F" w14:textId="3DA4E43A" w:rsidR="00D656BD" w:rsidRPr="00D656BD" w:rsidRDefault="00D656BD" w:rsidP="005D6FE7">
      <w:pPr>
        <w:pStyle w:val="Body1"/>
        <w:spacing w:after="0" w:line="252" w:lineRule="auto"/>
        <w:ind w:left="90" w:hanging="90"/>
        <w:rPr>
          <w:sz w:val="16"/>
        </w:rPr>
      </w:pPr>
      <w:r w:rsidRPr="00D656BD">
        <w:rPr>
          <w:sz w:val="16"/>
          <w:vertAlign w:val="superscript"/>
        </w:rPr>
        <w:t>h</w:t>
      </w:r>
      <w:r w:rsidRPr="00D656BD">
        <w:rPr>
          <w:sz w:val="16"/>
        </w:rPr>
        <w:t xml:space="preserve"> Households that report having no sanitation facility or using the bush or field are considered as practicing open defecation.</w:t>
      </w:r>
    </w:p>
    <w:p w14:paraId="43698ED0" w14:textId="79D44AC0" w:rsidR="00D656BD" w:rsidRPr="00D656BD" w:rsidRDefault="00D656BD" w:rsidP="005D6FE7">
      <w:pPr>
        <w:pStyle w:val="Body1"/>
        <w:spacing w:after="0" w:line="252" w:lineRule="auto"/>
        <w:ind w:left="90" w:hanging="90"/>
        <w:rPr>
          <w:sz w:val="16"/>
        </w:rPr>
      </w:pPr>
      <w:r w:rsidRPr="00D656BD">
        <w:rPr>
          <w:sz w:val="16"/>
          <w:vertAlign w:val="superscript"/>
        </w:rPr>
        <w:t>i</w:t>
      </w:r>
      <w:r w:rsidRPr="00D656BD">
        <w:rPr>
          <w:sz w:val="16"/>
        </w:rPr>
        <w:t> Feed the Future phase two ZOI-level indicator.</w:t>
      </w:r>
    </w:p>
    <w:p w14:paraId="43988E70" w14:textId="482F4112" w:rsidR="00D656BD" w:rsidRPr="00D656BD" w:rsidRDefault="00D656BD" w:rsidP="00654C31">
      <w:pPr>
        <w:pStyle w:val="Body1"/>
        <w:spacing w:after="0" w:line="276" w:lineRule="auto"/>
        <w:rPr>
          <w:sz w:val="16"/>
        </w:rPr>
      </w:pPr>
      <w:r w:rsidRPr="00D656BD">
        <w:rPr>
          <w:sz w:val="16"/>
        </w:rPr>
        <w:t xml:space="preserve">Note: </w:t>
      </w:r>
      <w:r w:rsidR="004B51DD">
        <w:rPr>
          <w:sz w:val="16"/>
        </w:rPr>
        <w:t xml:space="preserve">The </w:t>
      </w:r>
      <w:r w:rsidR="004B51DD" w:rsidRPr="000445D1">
        <w:rPr>
          <w:sz w:val="16"/>
        </w:rPr>
        <w:t xml:space="preserve">gendered household type disaggregate </w:t>
      </w:r>
      <w:r w:rsidR="00FA70A4">
        <w:rPr>
          <w:sz w:val="16"/>
        </w:rPr>
        <w:t xml:space="preserve">categories </w:t>
      </w:r>
      <w:r w:rsidR="004B51DD" w:rsidRPr="000445D1">
        <w:rPr>
          <w:sz w:val="16"/>
        </w:rPr>
        <w:t>are based on de jure household members.</w:t>
      </w:r>
    </w:p>
    <w:p w14:paraId="36FF9100" w14:textId="447ED24D" w:rsidR="00EA3AD9" w:rsidRPr="00901D8B" w:rsidRDefault="00EA3AD9" w:rsidP="00654C31">
      <w:pPr>
        <w:pStyle w:val="Body1"/>
        <w:spacing w:after="0" w:line="276" w:lineRule="auto"/>
        <w:rPr>
          <w:sz w:val="16"/>
          <w:szCs w:val="16"/>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5443F66B" w14:textId="77777777" w:rsidR="00934453" w:rsidRDefault="00934453" w:rsidP="00654C31">
      <w:pPr>
        <w:pStyle w:val="Body1"/>
        <w:spacing w:line="276" w:lineRule="auto"/>
        <w:sectPr w:rsidR="00934453" w:rsidSect="002420C4">
          <w:footerReference w:type="default" r:id="rId27"/>
          <w:pgSz w:w="15840" w:h="12240" w:orient="landscape" w:code="1"/>
          <w:pgMar w:top="1440" w:right="1440" w:bottom="1440" w:left="1440" w:header="720" w:footer="576" w:gutter="0"/>
          <w:cols w:space="720"/>
          <w:docGrid w:linePitch="326"/>
        </w:sectPr>
      </w:pPr>
    </w:p>
    <w:p w14:paraId="5372EE7B" w14:textId="17BBA913" w:rsidR="00BC0F95" w:rsidRPr="00CB53AF" w:rsidRDefault="00BC0F95" w:rsidP="00CB53AF">
      <w:pPr>
        <w:pStyle w:val="Heading1"/>
        <w:ind w:left="720" w:hanging="360"/>
      </w:pPr>
      <w:bookmarkStart w:id="267" w:name="_Toc20297178"/>
      <w:bookmarkStart w:id="268" w:name="_Toc20297878"/>
      <w:bookmarkStart w:id="269" w:name="_Toc20479437"/>
      <w:bookmarkStart w:id="270" w:name="_Toc14359773"/>
      <w:bookmarkStart w:id="271" w:name="_Toc20297184"/>
      <w:bookmarkStart w:id="272" w:name="_Toc20297884"/>
      <w:bookmarkStart w:id="273" w:name="_Toc20479443"/>
      <w:bookmarkStart w:id="274" w:name="_Toc14359854"/>
      <w:bookmarkStart w:id="275" w:name="_Toc20297265"/>
      <w:bookmarkStart w:id="276" w:name="_Toc20297965"/>
      <w:bookmarkStart w:id="277" w:name="_Toc20479524"/>
      <w:bookmarkStart w:id="278" w:name="_Toc14359855"/>
      <w:bookmarkStart w:id="279" w:name="_Toc20297266"/>
      <w:bookmarkStart w:id="280" w:name="_Toc20297966"/>
      <w:bookmarkStart w:id="281" w:name="_Toc20479525"/>
      <w:bookmarkStart w:id="282" w:name="_Toc14359856"/>
      <w:bookmarkStart w:id="283" w:name="_Toc20297267"/>
      <w:bookmarkStart w:id="284" w:name="_Toc20297967"/>
      <w:bookmarkStart w:id="285" w:name="_Toc20479526"/>
      <w:bookmarkStart w:id="286" w:name="_Toc400542612"/>
      <w:bookmarkStart w:id="287" w:name="_Toc414874499"/>
      <w:bookmarkStart w:id="288" w:name="_Toc63673335"/>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sidRPr="00CB53AF">
        <w:lastRenderedPageBreak/>
        <w:t>H</w:t>
      </w:r>
      <w:r w:rsidR="00CB53AF">
        <w:t>ousehold economic s</w:t>
      </w:r>
      <w:r w:rsidRPr="00CB53AF">
        <w:t>tatus</w:t>
      </w:r>
      <w:bookmarkEnd w:id="286"/>
      <w:bookmarkEnd w:id="287"/>
      <w:bookmarkEnd w:id="288"/>
      <w:r w:rsidR="00314E1F" w:rsidRPr="00CB53AF">
        <w:t xml:space="preserve"> </w:t>
      </w:r>
    </w:p>
    <w:p w14:paraId="7B33C3D7" w14:textId="79DC228D" w:rsidR="00BC0F95" w:rsidRDefault="00BC0F95" w:rsidP="00FE6F1E">
      <w:pPr>
        <w:pStyle w:val="BodyText1"/>
        <w:rPr>
          <w:i/>
        </w:rPr>
      </w:pPr>
      <w:r w:rsidRPr="00DF4DE5">
        <w:t xml:space="preserve">This </w:t>
      </w:r>
      <w:r w:rsidR="00BC36E6" w:rsidRPr="00BC36E6">
        <w:t>chapter</w:t>
      </w:r>
      <w:r w:rsidR="00BC36E6" w:rsidRPr="00DF4DE5">
        <w:t xml:space="preserve"> </w:t>
      </w:r>
      <w:r w:rsidRPr="00DF4DE5">
        <w:t xml:space="preserve">includes a background discussion of monetary poverty in </w:t>
      </w:r>
      <w:r w:rsidRPr="00DF4DE5">
        <w:rPr>
          <w:highlight w:val="yellow"/>
        </w:rPr>
        <w:t>[C</w:t>
      </w:r>
      <w:r w:rsidR="00B76D5C">
        <w:rPr>
          <w:highlight w:val="yellow"/>
        </w:rPr>
        <w:t>ountry</w:t>
      </w:r>
      <w:r w:rsidR="005F1C43">
        <w:t>], the poverty indicators, and</w:t>
      </w:r>
      <w:r w:rsidR="008A78A4">
        <w:t xml:space="preserve"> the </w:t>
      </w:r>
      <w:r w:rsidR="002519B4">
        <w:t>w</w:t>
      </w:r>
      <w:r w:rsidR="008A78A4">
        <w:t xml:space="preserve">ealth </w:t>
      </w:r>
      <w:r w:rsidR="002519B4" w:rsidRPr="002709B1">
        <w:t>i</w:t>
      </w:r>
      <w:r w:rsidR="008A78A4" w:rsidRPr="002709B1">
        <w:t>ndex.</w:t>
      </w:r>
      <w:r w:rsidR="00335B31" w:rsidRPr="002709B1">
        <w:t xml:space="preserve"> Appendix A2.2a provide</w:t>
      </w:r>
      <w:r w:rsidR="005F1C43" w:rsidRPr="002709B1">
        <w:t>s</w:t>
      </w:r>
      <w:r w:rsidR="00335B31" w:rsidRPr="002709B1">
        <w:t xml:space="preserve"> an overview of the methodology </w:t>
      </w:r>
      <w:r w:rsidR="005F1C43" w:rsidRPr="002709B1">
        <w:t>used to calculate</w:t>
      </w:r>
      <w:r w:rsidR="00335B31" w:rsidRPr="002709B1">
        <w:t xml:space="preserve"> the poverty indicators</w:t>
      </w:r>
      <w:r w:rsidR="005F1C43" w:rsidRPr="002709B1">
        <w:t>, and Appendix A2.2b provides</w:t>
      </w:r>
      <w:r w:rsidR="005F1C43">
        <w:t xml:space="preserve"> an overview of the methodology used to calculate </w:t>
      </w:r>
      <w:r w:rsidR="00335B31">
        <w:t xml:space="preserve">the wealth index. Additional details are provided in </w:t>
      </w:r>
      <w:r w:rsidR="005F1C43">
        <w:t xml:space="preserve">the </w:t>
      </w:r>
      <w:r w:rsidR="005F1C43" w:rsidRPr="005F1C43">
        <w:rPr>
          <w:i/>
        </w:rPr>
        <w:t xml:space="preserve">Guide to </w:t>
      </w:r>
      <w:r w:rsidR="00335B31" w:rsidRPr="00961879">
        <w:rPr>
          <w:i/>
        </w:rPr>
        <w:t>Feed the Future Statistics</w:t>
      </w:r>
      <w:r w:rsidR="00335B31" w:rsidRPr="00961879">
        <w:t>.</w:t>
      </w:r>
      <w:r w:rsidR="00F86542">
        <w:rPr>
          <w:rStyle w:val="FootnoteReference"/>
        </w:rPr>
        <w:footnoteReference w:id="16"/>
      </w:r>
      <w:r w:rsidR="0052521F">
        <w:rPr>
          <w:rStyle w:val="FootnoteReference"/>
          <w:i/>
        </w:rPr>
        <w:t xml:space="preserve"> </w:t>
      </w:r>
    </w:p>
    <w:p w14:paraId="6DEC48D6" w14:textId="2C70D3D1" w:rsidR="00EA291E" w:rsidRDefault="00EA291E" w:rsidP="00FE6F1E">
      <w:pPr>
        <w:pStyle w:val="BodyText1"/>
      </w:pPr>
      <w:r>
        <w:t xml:space="preserve">The Feed the Future poverty ZOI indicators presented in this chapter include the prevalence of poverty, the depth of poverty of the poor, and the </w:t>
      </w:r>
      <w:r w:rsidR="00AC3225">
        <w:t xml:space="preserve">prevalence of people </w:t>
      </w:r>
      <w:r>
        <w:t>who are “</w:t>
      </w:r>
      <w:r w:rsidR="00AC3225">
        <w:t>near-</w:t>
      </w:r>
      <w:r>
        <w:t>poor,” or who live between 100</w:t>
      </w:r>
      <w:r w:rsidR="00B76D5C">
        <w:t xml:space="preserve"> percent</w:t>
      </w:r>
      <w:r>
        <w:t xml:space="preserve"> and 125</w:t>
      </w:r>
      <w:r w:rsidR="00B76D5C">
        <w:t xml:space="preserve"> percent</w:t>
      </w:r>
      <w:r>
        <w:t xml:space="preserve"> of the poverty line. These indicators are presented for the USD</w:t>
      </w:r>
      <w:r w:rsidR="00624365">
        <w:t> </w:t>
      </w:r>
      <w:r>
        <w:t>$1.90 poverty li</w:t>
      </w:r>
      <w:r w:rsidR="00667C28">
        <w:t>n</w:t>
      </w:r>
      <w:r>
        <w:t>e at 2011</w:t>
      </w:r>
      <w:r w:rsidR="00624365">
        <w:t xml:space="preserve"> </w:t>
      </w:r>
      <w:r>
        <w:t>PPP (Section 4.1), and at [</w:t>
      </w:r>
      <w:r w:rsidRPr="00A104CC">
        <w:rPr>
          <w:highlight w:val="yellow"/>
        </w:rPr>
        <w:t>C</w:t>
      </w:r>
      <w:r w:rsidR="00B76D5C">
        <w:rPr>
          <w:highlight w:val="yellow"/>
        </w:rPr>
        <w:t>ountry</w:t>
      </w:r>
      <w:r>
        <w:t xml:space="preserve">]’s </w:t>
      </w:r>
      <w:r w:rsidRPr="00B87865">
        <w:rPr>
          <w:highlight w:val="yellow"/>
        </w:rPr>
        <w:t>national poverty threshold (</w:t>
      </w:r>
      <w:r w:rsidRPr="00B76D5C">
        <w:rPr>
          <w:highlight w:val="yellow"/>
        </w:rPr>
        <w:t>Section 4.2</w:t>
      </w:r>
      <w:r w:rsidRPr="00B87865">
        <w:rPr>
          <w:highlight w:val="yellow"/>
        </w:rPr>
        <w:t>)</w:t>
      </w:r>
      <w:r>
        <w:t xml:space="preserve"> and extreme poverty threshold (Section 4.3). </w:t>
      </w:r>
    </w:p>
    <w:p w14:paraId="64D534ED" w14:textId="0E01864B" w:rsidR="00A104CC" w:rsidRDefault="00A104CC" w:rsidP="00FE6F1E">
      <w:pPr>
        <w:pStyle w:val="BodyText1"/>
      </w:pPr>
      <w:r w:rsidRPr="00DF4DE5">
        <w:rPr>
          <w:highlight w:val="yellow"/>
        </w:rPr>
        <w:t>[</w:t>
      </w:r>
      <w:r>
        <w:rPr>
          <w:highlight w:val="yellow"/>
        </w:rPr>
        <w:t xml:space="preserve">Include </w:t>
      </w:r>
      <w:r w:rsidRPr="00DF4DE5">
        <w:rPr>
          <w:highlight w:val="yellow"/>
        </w:rPr>
        <w:t>a brief contextual discussion of poverty within [Country] and the ZOI</w:t>
      </w:r>
      <w:r w:rsidR="00667C28">
        <w:rPr>
          <w:highlight w:val="yellow"/>
        </w:rPr>
        <w:t>,</w:t>
      </w:r>
      <w:r>
        <w:rPr>
          <w:highlight w:val="yellow"/>
        </w:rPr>
        <w:t xml:space="preserve"> which could</w:t>
      </w:r>
      <w:r w:rsidRPr="00DF4DE5">
        <w:rPr>
          <w:highlight w:val="yellow"/>
        </w:rPr>
        <w:t xml:space="preserve"> entail </w:t>
      </w:r>
      <w:r>
        <w:rPr>
          <w:highlight w:val="yellow"/>
        </w:rPr>
        <w:t>documented trends in poverty</w:t>
      </w:r>
      <w:r w:rsidRPr="00DF4DE5">
        <w:rPr>
          <w:highlight w:val="yellow"/>
        </w:rPr>
        <w:t xml:space="preserve"> or major economic shocks in recent years.]</w:t>
      </w:r>
    </w:p>
    <w:p w14:paraId="0BED032C" w14:textId="56F742B8" w:rsidR="00BC0F95" w:rsidRPr="00DF4DE5" w:rsidRDefault="00BC0F95" w:rsidP="00FE6F1E">
      <w:pPr>
        <w:pStyle w:val="BodyText1"/>
      </w:pPr>
      <w:commentRangeStart w:id="289"/>
      <w:r w:rsidRPr="00A6514F">
        <w:rPr>
          <w:highlight w:val="yellow"/>
        </w:rPr>
        <w:t>The</w:t>
      </w:r>
      <w:commentRangeEnd w:id="289"/>
      <w:r w:rsidR="009D7F82">
        <w:rPr>
          <w:rStyle w:val="CommentReference"/>
          <w:rFonts w:eastAsia="Arial" w:cs="Arial"/>
          <w:color w:val="000000"/>
        </w:rPr>
        <w:commentReference w:id="289"/>
      </w:r>
      <w:r w:rsidRPr="00A6514F">
        <w:rPr>
          <w:highlight w:val="yellow"/>
        </w:rPr>
        <w:t xml:space="preserve"> Household Roster and Household Consumption Expenditure modules of the questionnaire </w:t>
      </w:r>
      <w:r w:rsidR="005F1C43">
        <w:rPr>
          <w:highlight w:val="yellow"/>
        </w:rPr>
        <w:t>we</w:t>
      </w:r>
      <w:r w:rsidRPr="00A6514F">
        <w:rPr>
          <w:highlight w:val="yellow"/>
        </w:rPr>
        <w:t xml:space="preserve">re used to calculate the poverty indicators. The household consumption expenditure module is similar to the </w:t>
      </w:r>
      <w:r w:rsidR="00624365">
        <w:rPr>
          <w:highlight w:val="yellow"/>
        </w:rPr>
        <w:t>Living Standards Measurement Study</w:t>
      </w:r>
      <w:r w:rsidRPr="00A6514F">
        <w:rPr>
          <w:highlight w:val="yellow"/>
        </w:rPr>
        <w:t xml:space="preserve">, </w:t>
      </w:r>
      <w:r w:rsidR="005F1C43">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w:t>
      </w:r>
      <w:r w:rsidR="00624365">
        <w:rPr>
          <w:highlight w:val="yellow"/>
        </w:rPr>
        <w:noBreakHyphen/>
      </w:r>
      <w:r w:rsidRPr="00A6514F">
        <w:rPr>
          <w:highlight w:val="yellow"/>
        </w:rPr>
        <w:t>food items is measured to infer household income and well-being.</w:t>
      </w:r>
      <w:r w:rsidRPr="00776B02">
        <w:rPr>
          <w:highlight w:val="yellow"/>
        </w:rPr>
        <w:t xml:space="preserve"> </w:t>
      </w:r>
      <w:r w:rsidR="005F1C43">
        <w:rPr>
          <w:highlight w:val="yellow"/>
        </w:rPr>
        <w:t>H</w:t>
      </w:r>
      <w:r w:rsidRPr="00A6514F">
        <w:rPr>
          <w:highlight w:val="yellow"/>
        </w:rPr>
        <w:t xml:space="preserve">ousehold expenditure totals are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7"/>
      </w:r>
      <w:r w:rsidR="00314E1F">
        <w:t xml:space="preserve"> </w:t>
      </w:r>
      <w:r w:rsidR="002E0ECA">
        <w:t xml:space="preserve">In this approach, a </w:t>
      </w:r>
      <w:r w:rsidR="00832B11">
        <w:t xml:space="preserve">per capita </w:t>
      </w:r>
      <w:r w:rsidR="009C2DE2">
        <w:t xml:space="preserve">daily </w:t>
      </w:r>
      <w:r w:rsidR="002E0ECA">
        <w:t xml:space="preserve">consumption aggregate is constructed by </w:t>
      </w:r>
      <w:r w:rsidR="00832B11">
        <w:t xml:space="preserve">converting every purchased and non-purchased item consumed by each household to a daily monetary value, summing across all items to obtain a </w:t>
      </w:r>
      <w:r w:rsidR="002E0ECA">
        <w:t xml:space="preserve">total </w:t>
      </w:r>
      <w:r w:rsidR="00832B11">
        <w:t xml:space="preserve">daily expenditure </w:t>
      </w:r>
      <w:r w:rsidR="009C2DE2">
        <w:t xml:space="preserve">in goods and services consumed by a household, and then dividing </w:t>
      </w:r>
      <w:r w:rsidR="00832B11">
        <w:t>by the number of household members, to obtain each household</w:t>
      </w:r>
      <w:r w:rsidR="009C2DE2">
        <w:t>’s</w:t>
      </w:r>
      <w:r w:rsidR="00832B11">
        <w:t xml:space="preserve"> daily per capita expenditures. </w:t>
      </w:r>
      <w:r w:rsidR="009C2DE2">
        <w:t>Note that in this approach, every household member is assumed to have an equal share of the total consumption, regardless of age and other household member characteristics.</w:t>
      </w:r>
      <w:r w:rsidR="00112AFD">
        <w:rPr>
          <w:rStyle w:val="FootnoteReference"/>
        </w:rPr>
        <w:footnoteReference w:id="18"/>
      </w:r>
    </w:p>
    <w:p w14:paraId="14278856" w14:textId="77752AA6" w:rsidR="00BC0F95" w:rsidRPr="00DF4DE5" w:rsidRDefault="00CB53AF" w:rsidP="009D7F82">
      <w:pPr>
        <w:pStyle w:val="Heading2"/>
        <w:numPr>
          <w:ilvl w:val="1"/>
          <w:numId w:val="22"/>
        </w:numPr>
        <w:ind w:hanging="720"/>
      </w:pPr>
      <w:bookmarkStart w:id="290" w:name="_Toc400542614"/>
      <w:bookmarkStart w:id="291" w:name="_Toc414874501"/>
      <w:bookmarkStart w:id="292" w:name="_Toc63673336"/>
      <w:r>
        <w:lastRenderedPageBreak/>
        <w:t>Measures of p</w:t>
      </w:r>
      <w:r w:rsidR="00AC3225">
        <w:t xml:space="preserve">overty </w:t>
      </w:r>
      <w:r w:rsidR="00BC0F95" w:rsidRPr="00DF4DE5">
        <w:t xml:space="preserve">in the </w:t>
      </w:r>
      <w:r w:rsidR="006E6E0F">
        <w:t>ZOI</w:t>
      </w:r>
      <w:bookmarkEnd w:id="290"/>
      <w:bookmarkEnd w:id="291"/>
      <w:bookmarkEnd w:id="292"/>
    </w:p>
    <w:p w14:paraId="4BA5F953" w14:textId="7F80AF84" w:rsidR="00BC0F95" w:rsidRPr="00DF4DE5" w:rsidRDefault="00BC0F95" w:rsidP="00FE6F1E">
      <w:pPr>
        <w:pStyle w:val="BodyText1"/>
        <w:keepNext/>
        <w:keepLines/>
      </w:pPr>
      <w:r w:rsidRPr="00DF4DE5">
        <w:t>The prevalence of poverty, sometimes called the poverty headcount ratio, is measured by determining the percent</w:t>
      </w:r>
      <w:r w:rsidR="00AB511F">
        <w:t>age</w:t>
      </w:r>
      <w:r w:rsidRPr="00DF4DE5">
        <w:t xml:space="preserve"> of individuals living below a poverty threshold. Estimates of poverty prevalence are sensitive to the poverty thresholds used to identify the poor. </w:t>
      </w:r>
      <w:r w:rsidR="00766138">
        <w:t>A standardized</w:t>
      </w:r>
      <w:r w:rsidRPr="00DF4DE5">
        <w:t xml:space="preserve"> poverty threshold of </w:t>
      </w:r>
      <w:r w:rsidR="00F86542">
        <w:t>USD</w:t>
      </w:r>
      <w:r w:rsidR="00624365">
        <w:t> </w:t>
      </w:r>
      <w:r w:rsidRPr="00DF4DE5">
        <w:t>$1.</w:t>
      </w:r>
      <w:r w:rsidR="00E47168">
        <w:t>90</w:t>
      </w:r>
      <w:r w:rsidRPr="00DF4DE5">
        <w:t xml:space="preserve"> per person per day in adjusted</w:t>
      </w:r>
      <w:r w:rsidRPr="00DF4DE5">
        <w:rPr>
          <w:rStyle w:val="FootnoteReference"/>
        </w:rPr>
        <w:footnoteReference w:id="19"/>
      </w:r>
      <w:r w:rsidRPr="00DF4DE5">
        <w:t xml:space="preserve"> 20</w:t>
      </w:r>
      <w:r w:rsidR="00E47168">
        <w:t>11</w:t>
      </w:r>
      <w:r w:rsidRPr="00DF4DE5">
        <w:t xml:space="preserve"> USD is used</w:t>
      </w:r>
      <w:r w:rsidR="00766138">
        <w:t xml:space="preserve"> to track global changes in poverty across countries</w:t>
      </w:r>
      <w:r w:rsidRPr="00DF4DE5">
        <w:t xml:space="preserve">. </w:t>
      </w:r>
      <w:r w:rsidR="00AC3225">
        <w:t xml:space="preserve">USD </w:t>
      </w:r>
      <w:r w:rsidR="00E05E8D">
        <w:t>$1.</w:t>
      </w:r>
      <w:r w:rsidR="00E47168">
        <w:t>90</w:t>
      </w:r>
      <w:r w:rsidR="00E05E8D">
        <w:t xml:space="preserve"> </w:t>
      </w:r>
      <w:r w:rsidR="00C67D2B">
        <w:t xml:space="preserve">is 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20"/>
      </w:r>
      <w:r w:rsidRPr="00DF4DE5">
        <w:t xml:space="preserve"> Poverty estimates </w:t>
      </w:r>
      <w:r w:rsidR="00B87865">
        <w:t>are also</w:t>
      </w:r>
      <w:r>
        <w:t xml:space="preserve"> </w:t>
      </w:r>
      <w:r w:rsidRPr="00DF4DE5">
        <w:t xml:space="preserve">presented for </w:t>
      </w:r>
      <w:r w:rsidR="00B87865">
        <w:t>[</w:t>
      </w:r>
      <w:r w:rsidR="00B87865">
        <w:rPr>
          <w:highlight w:val="yellow"/>
        </w:rPr>
        <w:t>C</w:t>
      </w:r>
      <w:r w:rsidR="00B76D5C">
        <w:rPr>
          <w:highlight w:val="yellow"/>
        </w:rPr>
        <w:t>ountry</w:t>
      </w:r>
      <w:r w:rsidR="00B87865">
        <w:t>]</w:t>
      </w:r>
      <w:r w:rsidR="00B76D5C">
        <w:t>’s</w:t>
      </w:r>
      <w:r w:rsidRPr="00DF4DE5">
        <w:t xml:space="preserve"> poverty </w:t>
      </w:r>
      <w:r>
        <w:t xml:space="preserve">and extreme poverty </w:t>
      </w:r>
      <w:r w:rsidRPr="00DF4DE5">
        <w:t>threshold</w:t>
      </w:r>
      <w:r>
        <w:t>s.</w:t>
      </w:r>
    </w:p>
    <w:p w14:paraId="373E3248" w14:textId="07542D47" w:rsidR="00AC3225" w:rsidRPr="00AC3225" w:rsidRDefault="00AC3225" w:rsidP="00FE6F1E">
      <w:pPr>
        <w:pStyle w:val="BodyText1"/>
      </w:pPr>
      <w:r>
        <w:t>Although p</w:t>
      </w:r>
      <w:r w:rsidR="00BC0F95" w:rsidRPr="00DF4DE5">
        <w:t xml:space="preserve">overty prevalence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w:t>
      </w:r>
      <w:r>
        <w:t xml:space="preserve"> of the poor </w:t>
      </w:r>
      <w:r w:rsidR="00BC0F95" w:rsidRPr="00DF4DE5">
        <w:t>is a useful poverty</w:t>
      </w:r>
      <w:r w:rsidR="00624365">
        <w:noBreakHyphen/>
      </w:r>
      <w:r w:rsidR="00460D05">
        <w:t>related indicator</w:t>
      </w:r>
      <w:r w:rsidR="00BC0F95" w:rsidRPr="00DF4DE5">
        <w:t xml:space="preserve"> because it </w:t>
      </w:r>
      <w:r w:rsidR="00460D05">
        <w:t>describes</w:t>
      </w:r>
      <w:r w:rsidR="00460D05" w:rsidRPr="00DF4DE5">
        <w:t xml:space="preserve"> </w:t>
      </w:r>
      <w:r w:rsidR="00BC0F95" w:rsidRPr="00DF4DE5">
        <w:t>the extremity of poverty</w:t>
      </w:r>
      <w:r w:rsidR="00460D05">
        <w:t xml:space="preserve"> by estimating</w:t>
      </w:r>
      <w:r w:rsidR="00BC0F95" w:rsidRPr="00DF4DE5">
        <w:t xml:space="preserve"> </w:t>
      </w:r>
      <w:r w:rsidR="00E05E8D">
        <w:t xml:space="preserve">the average gap between consumption </w:t>
      </w:r>
      <w:r w:rsidR="00E47168">
        <w:t xml:space="preserve">expenditure </w:t>
      </w:r>
      <w:r w:rsidR="00E05E8D">
        <w:t>levels and the poverty line</w:t>
      </w:r>
      <w:r>
        <w:t xml:space="preserve"> among the poor</w:t>
      </w:r>
      <w:r w:rsidR="00E05E8D">
        <w:t>.</w:t>
      </w:r>
      <w:r w:rsidR="00093BF5">
        <w:rPr>
          <w:rStyle w:val="FootnoteReference"/>
        </w:rPr>
        <w:footnoteReference w:id="21"/>
      </w:r>
      <w:r w:rsidR="00E05E8D">
        <w:t xml:space="preserve"> </w:t>
      </w:r>
      <w:r w:rsidR="00215BFB">
        <w:t xml:space="preserve">The prevalence and depth of poverty indicators complement each other to present </w:t>
      </w:r>
      <w:r w:rsidR="00215BFB" w:rsidRPr="00215BFB">
        <w:t xml:space="preserve">a </w:t>
      </w:r>
      <w:r w:rsidR="00215BFB">
        <w:t xml:space="preserve">more </w:t>
      </w:r>
      <w:r w:rsidR="00215BFB" w:rsidRPr="00215BFB">
        <w:t xml:space="preserve">complete picture of the poverty situation in </w:t>
      </w:r>
      <w:r w:rsidR="00215BFB">
        <w:t>the ZOI</w:t>
      </w:r>
      <w:r w:rsidR="00215BFB" w:rsidRPr="00215BFB">
        <w:t xml:space="preserve">. </w:t>
      </w:r>
      <w:r w:rsidR="00215BFB">
        <w:t>A third indicator that provides additional context is the p</w:t>
      </w:r>
      <w:r w:rsidRPr="00AC3225">
        <w:t xml:space="preserve">revalence of people who are </w:t>
      </w:r>
      <w:r w:rsidR="00215BFB">
        <w:t>“near-poor</w:t>
      </w:r>
      <w:r w:rsidRPr="00AC3225">
        <w:t>,</w:t>
      </w:r>
      <w:r w:rsidR="00215BFB">
        <w:t>”</w:t>
      </w:r>
      <w:r w:rsidRPr="00AC3225">
        <w:t xml:space="preserve"> </w:t>
      </w:r>
      <w:r w:rsidR="00215BFB">
        <w:t xml:space="preserve">or </w:t>
      </w:r>
      <w:r w:rsidRPr="00AC3225">
        <w:t xml:space="preserve">living on 100 percent to less than 125 percent of the </w:t>
      </w:r>
      <w:r w:rsidR="00F86542">
        <w:t xml:space="preserve">USD </w:t>
      </w:r>
      <w:r w:rsidRPr="00AC3225">
        <w:t>$1.90 2011 PPP poverty line</w:t>
      </w:r>
      <w:r w:rsidR="00215BFB">
        <w:t xml:space="preserve">. </w:t>
      </w:r>
      <w:r w:rsidRPr="00AC3225">
        <w:t xml:space="preserve">The applicable </w:t>
      </w:r>
      <w:r w:rsidR="00624365">
        <w:t>“</w:t>
      </w:r>
      <w:r w:rsidRPr="00AC3225">
        <w:t>near-poor</w:t>
      </w:r>
      <w:r w:rsidR="00624365">
        <w:t>”</w:t>
      </w:r>
      <w:r w:rsidRPr="00AC3225">
        <w:t xml:space="preserve"> line is 125</w:t>
      </w:r>
      <w:r w:rsidR="00215BFB">
        <w:t xml:space="preserve"> percent</w:t>
      </w:r>
      <w:r w:rsidRPr="00AC3225">
        <w:t xml:space="preserve"> of the poverty line</w:t>
      </w:r>
      <w:r w:rsidR="00460D05">
        <w:t>,</w:t>
      </w:r>
      <w:r w:rsidRPr="00AC3225">
        <w:t xml:space="preserve"> or </w:t>
      </w:r>
      <w:r w:rsidR="00F86542">
        <w:t xml:space="preserve">USD </w:t>
      </w:r>
      <w:r w:rsidRPr="00AC3225">
        <w:t>$2.38 per day at 2011</w:t>
      </w:r>
      <w:r w:rsidR="00624365">
        <w:t> </w:t>
      </w:r>
      <w:r w:rsidRPr="00AC3225">
        <w:t>PPP.</w:t>
      </w:r>
      <w:r w:rsidR="00215BFB">
        <w:t xml:space="preserve"> </w:t>
      </w:r>
      <w:r w:rsidRPr="00AC3225">
        <w:t xml:space="preserve">Many near-poor households find themselves technically above the poverty line </w:t>
      </w:r>
      <w:r w:rsidR="00215BFB">
        <w:t xml:space="preserve">but </w:t>
      </w:r>
      <w:r w:rsidRPr="00AC3225">
        <w:t xml:space="preserve">one </w:t>
      </w:r>
      <w:r w:rsidR="00460D05">
        <w:t xml:space="preserve">adverse </w:t>
      </w:r>
      <w:r w:rsidR="00F14460">
        <w:t xml:space="preserve">event </w:t>
      </w:r>
      <w:r w:rsidRPr="00AC3225">
        <w:t xml:space="preserve">away from </w:t>
      </w:r>
      <w:r w:rsidR="00460D05">
        <w:t>falling</w:t>
      </w:r>
      <w:r w:rsidR="00460D05" w:rsidRPr="00AC3225">
        <w:t xml:space="preserve"> </w:t>
      </w:r>
      <w:r w:rsidRPr="00AC3225">
        <w:t xml:space="preserve">into poverty. </w:t>
      </w:r>
      <w:r w:rsidR="00F14460">
        <w:t xml:space="preserve">A high prevalence </w:t>
      </w:r>
      <w:r>
        <w:t>of near-</w:t>
      </w:r>
      <w:r w:rsidRPr="00AC3225">
        <w:t xml:space="preserve">poor </w:t>
      </w:r>
      <w:r w:rsidR="00E77D88">
        <w:t xml:space="preserve">individuals </w:t>
      </w:r>
      <w:r w:rsidRPr="00AC3225">
        <w:t>can make an agri-food</w:t>
      </w:r>
      <w:r>
        <w:t xml:space="preserve"> or economic</w:t>
      </w:r>
      <w:r w:rsidRPr="00AC3225">
        <w:t xml:space="preserve"> system vulnerable</w:t>
      </w:r>
      <w:r w:rsidR="00B6385A">
        <w:t>.</w:t>
      </w:r>
      <w:r w:rsidR="00A96558">
        <w:rPr>
          <w:rStyle w:val="FootnoteReference"/>
        </w:rPr>
        <w:footnoteReference w:id="22"/>
      </w:r>
      <w:r w:rsidRPr="00AC3225">
        <w:t xml:space="preserve"> A reduction in the </w:t>
      </w:r>
      <w:r w:rsidR="00F14460">
        <w:t xml:space="preserve">prevalence </w:t>
      </w:r>
      <w:r w:rsidRPr="00AC3225">
        <w:t>of near</w:t>
      </w:r>
      <w:r w:rsidR="00F14460">
        <w:t>-</w:t>
      </w:r>
      <w:r w:rsidRPr="00AC3225">
        <w:t>poor</w:t>
      </w:r>
      <w:r w:rsidR="00F14460">
        <w:t xml:space="preserve"> </w:t>
      </w:r>
      <w:r w:rsidR="00E77D88">
        <w:t xml:space="preserve">individuals </w:t>
      </w:r>
      <w:r w:rsidR="00F14460">
        <w:t>is</w:t>
      </w:r>
      <w:r w:rsidRPr="00AC3225">
        <w:t xml:space="preserve">, </w:t>
      </w:r>
      <w:r>
        <w:t>therefore</w:t>
      </w:r>
      <w:r w:rsidRPr="00AC3225">
        <w:t xml:space="preserve">, a positive change in the resilience of the system. </w:t>
      </w:r>
    </w:p>
    <w:p w14:paraId="67B19B36" w14:textId="449BABC8" w:rsidR="00BC0F95" w:rsidRPr="00DF4DE5" w:rsidRDefault="00BC0F95" w:rsidP="00624365">
      <w:pPr>
        <w:pStyle w:val="Heading3"/>
        <w:numPr>
          <w:ilvl w:val="2"/>
          <w:numId w:val="22"/>
        </w:numPr>
        <w:ind w:left="2160"/>
      </w:pPr>
      <w:bookmarkStart w:id="293" w:name="_Toc63673337"/>
      <w:r w:rsidRPr="00DF4DE5">
        <w:t xml:space="preserve">The </w:t>
      </w:r>
      <w:r w:rsidR="006979D0" w:rsidRPr="00DF4DE5">
        <w:t>$1.</w:t>
      </w:r>
      <w:r w:rsidR="00E47168">
        <w:t>90</w:t>
      </w:r>
      <w:r w:rsidR="00CB53AF">
        <w:t xml:space="preserve"> poverty t</w:t>
      </w:r>
      <w:r w:rsidR="006979D0" w:rsidRPr="00DF4DE5">
        <w:t>hreshold</w:t>
      </w:r>
      <w:bookmarkEnd w:id="293"/>
      <w:r w:rsidR="006979D0" w:rsidRPr="00DF4DE5">
        <w:t xml:space="preserve"> </w:t>
      </w:r>
    </w:p>
    <w:p w14:paraId="37AF885D" w14:textId="605974EE" w:rsidR="002F3D1C" w:rsidRPr="00DF4DE5" w:rsidRDefault="00CB53AF" w:rsidP="00FE6F1E">
      <w:pPr>
        <w:pStyle w:val="BodyText1"/>
        <w:rPr>
          <w:highlight w:val="yellow"/>
        </w:rPr>
      </w:pPr>
      <w:commentRangeStart w:id="294"/>
      <w:r>
        <w:rPr>
          <w:b/>
          <w:color w:val="94A545"/>
        </w:rPr>
        <w:t>Poverty</w:t>
      </w:r>
      <w:commentRangeEnd w:id="294"/>
      <w:r w:rsidR="009D7F82">
        <w:rPr>
          <w:rStyle w:val="CommentReference"/>
          <w:rFonts w:eastAsia="Arial" w:cs="Arial"/>
          <w:color w:val="000000"/>
        </w:rPr>
        <w:commentReference w:id="294"/>
      </w:r>
      <w:r>
        <w:rPr>
          <w:b/>
          <w:color w:val="94A545"/>
        </w:rPr>
        <w:t xml:space="preserve"> p</w:t>
      </w:r>
      <w:r w:rsidR="002F3D1C" w:rsidRPr="00CB3A6A">
        <w:rPr>
          <w:b/>
          <w:color w:val="94A545"/>
        </w:rPr>
        <w:t xml:space="preserve">revalence. </w:t>
      </w:r>
      <w:r w:rsidR="002F3D1C" w:rsidRPr="00CB5E00">
        <w:rPr>
          <w:highlight w:val="yellow"/>
        </w:rPr>
        <w:t>Thirty-three</w:t>
      </w:r>
      <w:r w:rsidR="002F3D1C">
        <w:t xml:space="preserve"> </w:t>
      </w:r>
      <w:r w:rsidR="002F3D1C" w:rsidRPr="00DF4DE5">
        <w:t xml:space="preserve">percent of individuals in the </w:t>
      </w:r>
      <w:r w:rsidR="006E6E0F">
        <w:t>ZOI</w:t>
      </w:r>
      <w:r w:rsidR="002F3D1C" w:rsidRPr="00DF4DE5">
        <w:t xml:space="preserve"> live below the </w:t>
      </w:r>
      <w:r w:rsidR="00F86542">
        <w:t xml:space="preserve">USD </w:t>
      </w:r>
      <w:r w:rsidR="002F3D1C">
        <w:t xml:space="preserve">$1.90 </w:t>
      </w:r>
      <w:r w:rsidR="002F3D1C" w:rsidRPr="00DF4DE5">
        <w:t xml:space="preserve">poverty </w:t>
      </w:r>
      <w:r w:rsidR="00667C28" w:rsidRPr="00DF4DE5">
        <w:t>threshold</w:t>
      </w:r>
      <w:r w:rsidR="00667C28">
        <w:t>, with a higher percentage of female adult</w:t>
      </w:r>
      <w:r w:rsidR="00B6385A">
        <w:t>-</w:t>
      </w:r>
      <w:r w:rsidR="00667C28">
        <w:t>only households (</w:t>
      </w:r>
      <w:r w:rsidR="00B76D5C">
        <w:t>[</w:t>
      </w:r>
      <w:r w:rsidR="00667C28" w:rsidRPr="00B76D5C">
        <w:rPr>
          <w:highlight w:val="yellow"/>
        </w:rPr>
        <w:t>xx</w:t>
      </w:r>
      <w:r w:rsidR="00B76D5C">
        <w:t>]</w:t>
      </w:r>
      <w:r w:rsidR="00667C28">
        <w:t>%) living below the poverty line than male and female adult households (</w:t>
      </w:r>
      <w:r w:rsidR="00B76D5C">
        <w:t>[</w:t>
      </w:r>
      <w:r w:rsidR="00667C28" w:rsidRPr="00B76D5C">
        <w:rPr>
          <w:highlight w:val="yellow"/>
        </w:rPr>
        <w:t>xx</w:t>
      </w:r>
      <w:r w:rsidR="00B76D5C">
        <w:t>]</w:t>
      </w:r>
      <w:r w:rsidR="00667C28">
        <w:t>%) and male adult</w:t>
      </w:r>
      <w:r w:rsidR="00B6385A">
        <w:t>-</w:t>
      </w:r>
      <w:r w:rsidR="00667C28">
        <w:t>only households (</w:t>
      </w:r>
      <w:r w:rsidR="00B76D5C">
        <w:t>[</w:t>
      </w:r>
      <w:r w:rsidR="00667C28" w:rsidRPr="00B76D5C">
        <w:rPr>
          <w:highlight w:val="yellow"/>
        </w:rPr>
        <w:t>xx</w:t>
      </w:r>
      <w:r w:rsidR="00B76D5C">
        <w:t>]</w:t>
      </w:r>
      <w:r w:rsidR="00667C28">
        <w:t>%)</w:t>
      </w:r>
      <w:r w:rsidR="00667C28" w:rsidRPr="00DF4DE5">
        <w:t>.</w:t>
      </w:r>
    </w:p>
    <w:p w14:paraId="640F3B23" w14:textId="62E7B7E2" w:rsidR="002F3D1C" w:rsidRDefault="00CB53AF" w:rsidP="00FE6F1E">
      <w:pPr>
        <w:pStyle w:val="BodyText1"/>
      </w:pPr>
      <w:r>
        <w:rPr>
          <w:b/>
          <w:color w:val="94A545"/>
        </w:rPr>
        <w:t>Depth of p</w:t>
      </w:r>
      <w:r w:rsidR="002F3D1C" w:rsidRPr="00CB3A6A">
        <w:rPr>
          <w:b/>
          <w:color w:val="94A545"/>
        </w:rPr>
        <w:t>overty</w:t>
      </w:r>
      <w:r>
        <w:rPr>
          <w:b/>
          <w:color w:val="94A545"/>
        </w:rPr>
        <w:t xml:space="preserve"> of the p</w:t>
      </w:r>
      <w:r w:rsidR="002F3D1C">
        <w:rPr>
          <w:b/>
          <w:color w:val="94A545"/>
        </w:rPr>
        <w:t>oor</w:t>
      </w:r>
      <w:r w:rsidR="002F3D1C" w:rsidRPr="00CB3A6A">
        <w:rPr>
          <w:b/>
          <w:color w:val="94A545"/>
        </w:rPr>
        <w:t>.</w:t>
      </w:r>
      <w:r w:rsidR="002F3D1C">
        <w:t xml:space="preserve"> </w:t>
      </w:r>
      <w:r w:rsidR="00697454">
        <w:t xml:space="preserve">The depth of poverty of the poor in the ZOI is </w:t>
      </w:r>
      <w:r w:rsidR="00697454">
        <w:rPr>
          <w:shd w:val="clear" w:color="auto" w:fill="FFFF00"/>
        </w:rPr>
        <w:t>30</w:t>
      </w:r>
      <w:r w:rsidR="00697454">
        <w:t xml:space="preserve"> </w:t>
      </w:r>
      <w:r w:rsidR="00697454" w:rsidRPr="00697454">
        <w:t xml:space="preserve">percent of the poverty line, meaning that the average shortfall of the poor from the poverty line is </w:t>
      </w:r>
      <w:r w:rsidR="00F86542">
        <w:t xml:space="preserve">USD </w:t>
      </w:r>
      <w:r w:rsidR="00697454" w:rsidRPr="00697454">
        <w:t>$</w:t>
      </w:r>
      <w:r w:rsidR="00697454" w:rsidRPr="00D2243D">
        <w:rPr>
          <w:highlight w:val="yellow"/>
        </w:rPr>
        <w:t>0.57</w:t>
      </w:r>
      <w:r w:rsidR="00697454" w:rsidRPr="00697454">
        <w:t xml:space="preserve"> 2011 </w:t>
      </w:r>
      <w:r w:rsidR="00697454" w:rsidRPr="00697454">
        <w:lastRenderedPageBreak/>
        <w:t>PPP. Thus</w:t>
      </w:r>
      <w:r w:rsidR="00B6385A">
        <w:t>,</w:t>
      </w:r>
      <w:r w:rsidR="00697454" w:rsidRPr="00697454">
        <w:t xml:space="preserve"> the</w:t>
      </w:r>
      <w:r w:rsidR="00697454">
        <w:t xml:space="preserve"> average </w:t>
      </w:r>
      <w:r w:rsidR="00697454">
        <w:rPr>
          <w:i/>
          <w:iCs/>
        </w:rPr>
        <w:t>poor</w:t>
      </w:r>
      <w:r w:rsidR="00697454">
        <w:t xml:space="preserve"> person </w:t>
      </w:r>
      <w:r w:rsidR="00B6385A">
        <w:t xml:space="preserve">in </w:t>
      </w:r>
      <w:r w:rsidR="00697454">
        <w:t xml:space="preserve">the ZOI lives at </w:t>
      </w:r>
      <w:r w:rsidR="00697454">
        <w:rPr>
          <w:shd w:val="clear" w:color="auto" w:fill="FFFF00"/>
        </w:rPr>
        <w:t>70</w:t>
      </w:r>
      <w:r w:rsidR="00697454">
        <w:t xml:space="preserve"> percent of the poverty line, and his or her average consumption is </w:t>
      </w:r>
      <w:r w:rsidR="00F86542">
        <w:t xml:space="preserve">USD </w:t>
      </w:r>
      <w:r w:rsidR="00697454">
        <w:rPr>
          <w:shd w:val="clear" w:color="auto" w:fill="FFFF00"/>
        </w:rPr>
        <w:t xml:space="preserve">$1.33 </w:t>
      </w:r>
      <w:r w:rsidR="00697454">
        <w:t>per day (2011 PPP)</w:t>
      </w:r>
      <w:r w:rsidR="002F3D1C" w:rsidRPr="00DF4DE5">
        <w:t>.</w:t>
      </w:r>
      <w:r w:rsidR="002F3D1C">
        <w:rPr>
          <w:rStyle w:val="FootnoteReference"/>
        </w:rPr>
        <w:footnoteReference w:id="23"/>
      </w:r>
      <w:r w:rsidR="002F3D1C" w:rsidRPr="00DF4DE5">
        <w:t xml:space="preserve"> </w:t>
      </w:r>
    </w:p>
    <w:p w14:paraId="375CA860" w14:textId="6934437C" w:rsidR="002F3D1C" w:rsidRDefault="002F3D1C" w:rsidP="00FE6F1E">
      <w:pPr>
        <w:pStyle w:val="BodyText1"/>
      </w:pPr>
      <w:r>
        <w:t>D</w:t>
      </w:r>
      <w:r w:rsidRPr="00DF4DE5">
        <w:t xml:space="preserve">epth of poverty </w:t>
      </w:r>
      <w:r>
        <w:t xml:space="preserve">of the poor can </w:t>
      </w:r>
      <w:r w:rsidRPr="00DF4DE5">
        <w:t xml:space="preserve">provide an indication of </w:t>
      </w:r>
      <w:r>
        <w:t xml:space="preserve">the amount of </w:t>
      </w:r>
      <w:r w:rsidRPr="00DF4DE5">
        <w:t>resource</w:t>
      </w:r>
      <w:r>
        <w:t xml:space="preserve"> transfer</w:t>
      </w:r>
      <w:r w:rsidRPr="00DF4DE5">
        <w:t xml:space="preserve">s that, if </w:t>
      </w:r>
      <w:r w:rsidRPr="00DF4DE5">
        <w:rPr>
          <w:i/>
        </w:rPr>
        <w:t>perfectly</w:t>
      </w:r>
      <w:r w:rsidRPr="00DF4DE5">
        <w:t xml:space="preserve"> targeted to poor households, would be needed to bring everyone </w:t>
      </w:r>
      <w:r>
        <w:t>in the ZOI</w:t>
      </w:r>
      <w:r w:rsidRPr="00DF4DE5">
        <w:t xml:space="preserve"> up to the poverty line. With a </w:t>
      </w:r>
      <w:r>
        <w:t>ZOI</w:t>
      </w:r>
      <w:r w:rsidRPr="00DF4DE5">
        <w:t xml:space="preserve"> population of </w:t>
      </w:r>
      <w:r w:rsidRPr="001B180E">
        <w:rPr>
          <w:highlight w:val="yellow"/>
        </w:rPr>
        <w:t>3.5 million</w:t>
      </w:r>
      <w:r>
        <w:t xml:space="preserve">, </w:t>
      </w:r>
      <w:r w:rsidR="00F86542">
        <w:t xml:space="preserve">USD </w:t>
      </w:r>
      <w:r w:rsidRPr="00DF4DE5">
        <w:t>$</w:t>
      </w:r>
      <w:r>
        <w:rPr>
          <w:highlight w:val="yellow"/>
        </w:rPr>
        <w:t>658,35</w:t>
      </w:r>
      <w:r w:rsidRPr="001B180E">
        <w:rPr>
          <w:highlight w:val="yellow"/>
        </w:rPr>
        <w:t>0</w:t>
      </w:r>
      <w:r>
        <w:t xml:space="preserve"> per day </w:t>
      </w:r>
      <w:r w:rsidRPr="00DF4DE5">
        <w:t xml:space="preserve">would </w:t>
      </w:r>
      <w:r>
        <w:t>need to be transferred to the poor to bring their income or expenditures up to the poverty</w:t>
      </w:r>
      <w:r w:rsidRPr="00DF4DE5">
        <w:t xml:space="preserve"> thr</w:t>
      </w:r>
      <w:r>
        <w:t>eshold.</w:t>
      </w:r>
      <w:r>
        <w:rPr>
          <w:rStyle w:val="FootnoteReference"/>
        </w:rPr>
        <w:footnoteReference w:id="24"/>
      </w:r>
      <w:r w:rsidRPr="0092365A">
        <w:t xml:space="preserve"> </w:t>
      </w:r>
    </w:p>
    <w:p w14:paraId="78B42B9C" w14:textId="30A19397" w:rsidR="002F3D1C" w:rsidRDefault="00CB53AF" w:rsidP="00FE6F1E">
      <w:pPr>
        <w:pStyle w:val="BodyText1"/>
      </w:pPr>
      <w:r>
        <w:rPr>
          <w:b/>
          <w:color w:val="94A545"/>
        </w:rPr>
        <w:t>Near-poor p</w:t>
      </w:r>
      <w:r w:rsidR="002F3D1C">
        <w:rPr>
          <w:b/>
          <w:color w:val="94A545"/>
        </w:rPr>
        <w:t>revalence</w:t>
      </w:r>
      <w:r w:rsidR="002F3D1C" w:rsidRPr="00CB3A6A">
        <w:rPr>
          <w:b/>
          <w:color w:val="94A545"/>
        </w:rPr>
        <w:t>.</w:t>
      </w:r>
      <w:r w:rsidR="002F3D1C">
        <w:t xml:space="preserve"> </w:t>
      </w:r>
      <w:r w:rsidR="002F3D1C" w:rsidRPr="000A7CC0">
        <w:rPr>
          <w:highlight w:val="yellow"/>
        </w:rPr>
        <w:t>Twenty</w:t>
      </w:r>
      <w:r w:rsidR="002F3D1C">
        <w:t xml:space="preserve"> percent of individuals in the </w:t>
      </w:r>
      <w:r w:rsidR="006E6E0F">
        <w:t>ZOI</w:t>
      </w:r>
      <w:r w:rsidR="002F3D1C">
        <w:t xml:space="preserve"> live at or above the </w:t>
      </w:r>
      <w:r w:rsidR="00F86542">
        <w:t xml:space="preserve">USD </w:t>
      </w:r>
      <w:r w:rsidR="002F3D1C">
        <w:t>$1.90 poverty threshold but below 125</w:t>
      </w:r>
      <w:r w:rsidR="00B6385A">
        <w:t xml:space="preserve"> percent</w:t>
      </w:r>
      <w:r w:rsidR="002F3D1C">
        <w:t xml:space="preserve"> of that threshold </w:t>
      </w:r>
      <w:r w:rsidR="00B6385A">
        <w:t>(</w:t>
      </w:r>
      <w:r w:rsidR="00F86542">
        <w:t xml:space="preserve">USD </w:t>
      </w:r>
      <w:r w:rsidR="002F3D1C">
        <w:t>$2.38 per day</w:t>
      </w:r>
      <w:r w:rsidR="00C2150D">
        <w:t>) (</w:t>
      </w:r>
      <w:r w:rsidR="002F3D1C">
        <w:t>2011 PPP</w:t>
      </w:r>
      <w:r w:rsidR="00C2150D">
        <w:t>)</w:t>
      </w:r>
      <w:r w:rsidR="002F3D1C">
        <w:t>.</w:t>
      </w:r>
    </w:p>
    <w:p w14:paraId="239C6699" w14:textId="72BE1618" w:rsidR="00BC0F95" w:rsidRPr="00006A73" w:rsidRDefault="00143B1A" w:rsidP="00FE6F1E">
      <w:pPr>
        <w:pStyle w:val="BodyText1"/>
      </w:pPr>
      <w:r>
        <w:rPr>
          <w:b/>
        </w:rPr>
        <w:t>Table 4</w:t>
      </w:r>
      <w:r w:rsidR="00C359F1">
        <w:rPr>
          <w:b/>
        </w:rPr>
        <w:t>.1</w:t>
      </w:r>
      <w:r>
        <w:rPr>
          <w:b/>
        </w:rPr>
        <w:t>.</w:t>
      </w:r>
      <w:r w:rsidR="002F3D1C">
        <w:rPr>
          <w:b/>
        </w:rPr>
        <w:t>1</w:t>
      </w:r>
      <w:r w:rsidR="00BC0F95" w:rsidRPr="00DF4DE5">
        <w:rPr>
          <w:b/>
        </w:rPr>
        <w:t xml:space="preserve"> </w:t>
      </w:r>
      <w:r w:rsidR="00BC0F95" w:rsidRPr="00DF4DE5">
        <w:t xml:space="preserve">presents poverty estimates at the </w:t>
      </w:r>
      <w:r w:rsidR="00F86542">
        <w:t xml:space="preserve">USD </w:t>
      </w:r>
      <w:r w:rsidR="00BC0F95" w:rsidRPr="00DF4DE5">
        <w:t>$1.</w:t>
      </w:r>
      <w:r w:rsidR="00E47168">
        <w:t>90</w:t>
      </w:r>
      <w:r w:rsidR="00BC0F95" w:rsidRPr="00DF4DE5">
        <w:t xml:space="preserve"> </w:t>
      </w:r>
      <w:r w:rsidR="00B76D5C">
        <w:t xml:space="preserve">per person </w:t>
      </w:r>
      <w:r w:rsidR="00BC0F95" w:rsidRPr="00DF4DE5">
        <w:t xml:space="preserve">per day </w:t>
      </w:r>
      <w:r w:rsidR="00C2150D">
        <w:t>(</w:t>
      </w:r>
      <w:r w:rsidR="00BC0F95" w:rsidRPr="00DF4DE5">
        <w:t>20</w:t>
      </w:r>
      <w:r w:rsidR="00E47168">
        <w:t>11</w:t>
      </w:r>
      <w:r w:rsidR="00BC0F95" w:rsidRPr="00DF4DE5">
        <w:t xml:space="preserve"> PPP</w:t>
      </w:r>
      <w:r w:rsidR="00C2150D">
        <w:t>)</w:t>
      </w:r>
      <w:r w:rsidR="00BC0F95" w:rsidRPr="00DF4DE5">
        <w:t xml:space="preserve"> threshold</w:t>
      </w:r>
      <w:r w:rsidR="00E05E8D">
        <w:t xml:space="preserve">. </w:t>
      </w:r>
      <w:r w:rsidR="002F3D1C">
        <w:t>T</w:t>
      </w:r>
      <w:r w:rsidR="00BC0F95" w:rsidRPr="00DF4DE5">
        <w:t xml:space="preserve">his table presents poverty estimates for all households in the ZOI, </w:t>
      </w:r>
      <w:r w:rsidR="00C2150D">
        <w:t>and</w:t>
      </w:r>
      <w:r w:rsidR="00BC0F95" w:rsidRPr="00DF4DE5">
        <w:t xml:space="preserve"> disaggregated by household characteristics, including gendered household type, household educational attainment</w:t>
      </w:r>
      <w:r w:rsidR="00B76D5C">
        <w:t>, wealth quintile</w:t>
      </w:r>
      <w:r w:rsidR="00605B90">
        <w:t>, and severity of shock exposure</w:t>
      </w:r>
      <w:r w:rsidR="00BC0F95" w:rsidRPr="00DF4DE5">
        <w:t>.</w:t>
      </w:r>
      <w:r w:rsidR="00BC0F95">
        <w:t xml:space="preserve"> </w:t>
      </w:r>
    </w:p>
    <w:p w14:paraId="35DD48BE" w14:textId="77777777" w:rsidR="00F013CD" w:rsidRDefault="00F013CD" w:rsidP="00F013CD">
      <w:pPr>
        <w:pStyle w:val="Tabletitle"/>
        <w:sectPr w:rsidR="00F013CD" w:rsidSect="002420C4">
          <w:footerReference w:type="default" r:id="rId28"/>
          <w:pgSz w:w="12240" w:h="15840" w:code="1"/>
          <w:pgMar w:top="1440" w:right="1440" w:bottom="1440" w:left="1440" w:header="720" w:footer="576" w:gutter="0"/>
          <w:cols w:space="720"/>
          <w:docGrid w:linePitch="326"/>
        </w:sectPr>
      </w:pPr>
    </w:p>
    <w:p w14:paraId="5EBAE722" w14:textId="3ED7E00C" w:rsidR="00565E0E" w:rsidRDefault="0067402C" w:rsidP="00C503B0">
      <w:pPr>
        <w:pStyle w:val="Tabletitle"/>
        <w:spacing w:line="240" w:lineRule="auto"/>
      </w:pPr>
      <w:bookmarkStart w:id="295" w:name="_Toc63673064"/>
      <w:r>
        <w:lastRenderedPageBreak/>
        <w:t xml:space="preserve">Table </w:t>
      </w:r>
      <w:r w:rsidRPr="009D7F82">
        <w:t>4.1</w:t>
      </w:r>
      <w:r w:rsidR="009F5B22" w:rsidRPr="009D7F82">
        <w:t>.</w:t>
      </w:r>
      <w:r w:rsidR="00F0654D" w:rsidRPr="009D7F82">
        <w:t>1</w:t>
      </w:r>
      <w:r w:rsidR="009D7F82" w:rsidRPr="009D7F82">
        <w:t xml:space="preserve">: </w:t>
      </w:r>
      <w:r w:rsidR="00565E0E" w:rsidRPr="009D7F82">
        <w:t xml:space="preserve">Poverty </w:t>
      </w:r>
      <w:r w:rsidR="009D7F82" w:rsidRPr="009D7F82">
        <w:t xml:space="preserve">Indicators </w:t>
      </w:r>
      <w:r w:rsidR="00565E0E" w:rsidRPr="009D7F82">
        <w:t xml:space="preserve">at the </w:t>
      </w:r>
      <w:r w:rsidR="009D7F82" w:rsidRPr="009D7F82">
        <w:t xml:space="preserve">USD </w:t>
      </w:r>
      <w:r w:rsidR="00565E0E" w:rsidRPr="009D7F82">
        <w:t>$1.90 (2011 PPP)</w:t>
      </w:r>
      <w:r w:rsidR="000A7CC0" w:rsidRPr="009D7F82">
        <w:t xml:space="preserve"> </w:t>
      </w:r>
      <w:r w:rsidR="00565E0E" w:rsidRPr="009D7F82">
        <w:t xml:space="preserve">per </w:t>
      </w:r>
      <w:r w:rsidR="009D7F82" w:rsidRPr="009D7F82">
        <w:t>Person</w:t>
      </w:r>
      <w:r w:rsidR="00565E0E" w:rsidRPr="009D7F82">
        <w:t xml:space="preserve"> per </w:t>
      </w:r>
      <w:r w:rsidR="009D7F82" w:rsidRPr="009D7F82">
        <w:t>Day Threshold</w:t>
      </w:r>
      <w:r w:rsidR="00E97645" w:rsidRPr="009D7F82">
        <w:t xml:space="preserve"> in the </w:t>
      </w:r>
      <w:r w:rsidR="006E6E0F" w:rsidRPr="009D7F82">
        <w:t>ZOI</w:t>
      </w:r>
      <w:r w:rsidR="009D7F82" w:rsidRPr="009D7F82">
        <w:t>, in Total and by Selected Household Characteristics</w:t>
      </w:r>
      <w:bookmarkEnd w:id="295"/>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D805CF" w:rsidRPr="00D805CF" w14:paraId="4A464A37" w14:textId="77777777" w:rsidTr="00E77D88">
        <w:trPr>
          <w:tblHeader/>
        </w:trPr>
        <w:tc>
          <w:tcPr>
            <w:tcW w:w="2837" w:type="dxa"/>
            <w:gridSpan w:val="2"/>
            <w:tcBorders>
              <w:top w:val="single" w:sz="4" w:space="0" w:color="auto"/>
              <w:left w:val="nil"/>
              <w:bottom w:val="nil"/>
            </w:tcBorders>
            <w:shd w:val="clear" w:color="000000" w:fill="387990"/>
            <w:noWrap/>
            <w:vAlign w:val="bottom"/>
            <w:hideMark/>
          </w:tcPr>
          <w:p w14:paraId="7807CE4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5E81B68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Prevalence of poverty</w:t>
            </w:r>
            <w:r w:rsidRPr="00C503B0">
              <w:rPr>
                <w:rFonts w:eastAsia="Times New Roman" w:cs="Times New Roman"/>
                <w:b/>
                <w:bCs/>
                <w:color w:val="FFFFFF"/>
                <w:sz w:val="19"/>
                <w:szCs w:val="19"/>
                <w:vertAlign w:val="superscript"/>
              </w:rPr>
              <w:t>a</w:t>
            </w:r>
          </w:p>
        </w:tc>
        <w:tc>
          <w:tcPr>
            <w:tcW w:w="338" w:type="dxa"/>
            <w:gridSpan w:val="2"/>
            <w:tcBorders>
              <w:top w:val="single" w:sz="4" w:space="0" w:color="auto"/>
              <w:bottom w:val="nil"/>
            </w:tcBorders>
            <w:shd w:val="clear" w:color="000000" w:fill="387990"/>
            <w:vAlign w:val="bottom"/>
            <w:hideMark/>
          </w:tcPr>
          <w:p w14:paraId="314494E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F10B09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near-poor</w:t>
            </w:r>
            <w:r w:rsidRPr="00C503B0">
              <w:rPr>
                <w:rFonts w:eastAsia="Times New Roman" w:cs="Times New Roman"/>
                <w:b/>
                <w:bCs/>
                <w:color w:val="FFFFFF"/>
                <w:sz w:val="19"/>
                <w:szCs w:val="19"/>
                <w:vertAlign w:val="superscript"/>
              </w:rPr>
              <w:t>c</w:t>
            </w:r>
          </w:p>
        </w:tc>
        <w:tc>
          <w:tcPr>
            <w:tcW w:w="1610" w:type="dxa"/>
            <w:gridSpan w:val="2"/>
            <w:vMerge w:val="restart"/>
            <w:tcBorders>
              <w:top w:val="single" w:sz="4" w:space="0" w:color="auto"/>
            </w:tcBorders>
            <w:shd w:val="clear" w:color="000000" w:fill="387990"/>
            <w:vAlign w:val="bottom"/>
            <w:hideMark/>
          </w:tcPr>
          <w:p w14:paraId="5F67A363" w14:textId="77777777" w:rsidR="00D805CF" w:rsidRPr="00C503B0" w:rsidRDefault="00D805CF" w:rsidP="00F013CD">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2E54634F" w14:textId="1103DF40" w:rsidR="00D805CF" w:rsidRPr="00C503B0" w:rsidRDefault="00D805CF" w:rsidP="00C503B0">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7672933B"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24872DDB" w14:textId="6C001FCA"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sidR="00536940">
              <w:rPr>
                <w:rFonts w:eastAsia="Times New Roman" w:cs="Times New Roman"/>
                <w:b/>
                <w:bCs/>
                <w:color w:val="FFFFFF"/>
                <w:sz w:val="19"/>
                <w:szCs w:val="19"/>
              </w:rPr>
              <w:t>p</w:t>
            </w:r>
            <w:r w:rsidRPr="00C503B0">
              <w:rPr>
                <w:rFonts w:eastAsia="Times New Roman" w:cs="Times New Roman"/>
                <w:b/>
                <w:bCs/>
                <w:color w:val="FFFFFF"/>
                <w:sz w:val="19"/>
                <w:szCs w:val="19"/>
              </w:rPr>
              <w:t>overty of the poor</w:t>
            </w:r>
            <w:r w:rsidRPr="00C503B0">
              <w:rPr>
                <w:rFonts w:eastAsia="Times New Roman" w:cs="Times New Roman"/>
                <w:b/>
                <w:bCs/>
                <w:color w:val="FFFFFF"/>
                <w:sz w:val="19"/>
                <w:szCs w:val="19"/>
                <w:vertAlign w:val="superscript"/>
              </w:rPr>
              <w:t>e</w:t>
            </w:r>
          </w:p>
        </w:tc>
        <w:tc>
          <w:tcPr>
            <w:tcW w:w="1658" w:type="dxa"/>
            <w:gridSpan w:val="3"/>
            <w:tcBorders>
              <w:top w:val="single" w:sz="4" w:space="0" w:color="auto"/>
              <w:bottom w:val="nil"/>
              <w:right w:val="nil"/>
            </w:tcBorders>
            <w:shd w:val="clear" w:color="000000" w:fill="387990"/>
            <w:vAlign w:val="bottom"/>
            <w:hideMark/>
          </w:tcPr>
          <w:p w14:paraId="70F6E1E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D805CF" w:rsidRPr="00D805CF" w14:paraId="65DDD9FF" w14:textId="77777777" w:rsidTr="00E77D88">
        <w:trPr>
          <w:trHeight w:val="341"/>
          <w:tblHeader/>
        </w:trPr>
        <w:tc>
          <w:tcPr>
            <w:tcW w:w="2837" w:type="dxa"/>
            <w:gridSpan w:val="2"/>
            <w:tcBorders>
              <w:top w:val="nil"/>
              <w:left w:val="nil"/>
              <w:bottom w:val="nil"/>
            </w:tcBorders>
            <w:shd w:val="clear" w:color="000000" w:fill="387990"/>
            <w:vAlign w:val="bottom"/>
            <w:hideMark/>
          </w:tcPr>
          <w:p w14:paraId="059A0969" w14:textId="77777777" w:rsidR="00D805CF" w:rsidRPr="00C503B0" w:rsidRDefault="00D805CF" w:rsidP="00C503B0">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0167A41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00DC605"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338" w:type="dxa"/>
            <w:gridSpan w:val="2"/>
            <w:tcBorders>
              <w:top w:val="nil"/>
              <w:bottom w:val="nil"/>
            </w:tcBorders>
            <w:shd w:val="clear" w:color="000000" w:fill="387990"/>
            <w:vAlign w:val="bottom"/>
            <w:hideMark/>
          </w:tcPr>
          <w:p w14:paraId="2B7256E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5C7BC96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13E9F848"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10" w:type="dxa"/>
            <w:gridSpan w:val="2"/>
            <w:vMerge/>
            <w:tcBorders>
              <w:bottom w:val="nil"/>
            </w:tcBorders>
            <w:shd w:val="clear" w:color="000000" w:fill="387990"/>
            <w:vAlign w:val="bottom"/>
            <w:hideMark/>
          </w:tcPr>
          <w:p w14:paraId="11E69004" w14:textId="121C369B" w:rsidR="00D805CF" w:rsidRPr="00C503B0" w:rsidRDefault="00D805CF" w:rsidP="00C503B0">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552FA33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1F959D46"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49BF388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51" w:type="dxa"/>
            <w:gridSpan w:val="2"/>
            <w:tcBorders>
              <w:top w:val="nil"/>
              <w:bottom w:val="nil"/>
              <w:right w:val="nil"/>
            </w:tcBorders>
            <w:shd w:val="clear" w:color="000000" w:fill="387990"/>
            <w:vAlign w:val="bottom"/>
            <w:hideMark/>
          </w:tcPr>
          <w:p w14:paraId="47E98D48" w14:textId="5C985F1C"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D805CF" w:rsidRPr="00D805CF" w14:paraId="1F36FBB2" w14:textId="77777777" w:rsidTr="00E77D88">
        <w:tc>
          <w:tcPr>
            <w:tcW w:w="2790" w:type="dxa"/>
            <w:tcBorders>
              <w:top w:val="single" w:sz="4" w:space="0" w:color="auto"/>
              <w:left w:val="nil"/>
              <w:bottom w:val="single" w:sz="4" w:space="0" w:color="auto"/>
            </w:tcBorders>
            <w:shd w:val="clear" w:color="auto" w:fill="auto"/>
            <w:noWrap/>
            <w:vAlign w:val="center"/>
            <w:hideMark/>
          </w:tcPr>
          <w:p w14:paraId="0B00F97C" w14:textId="77777777" w:rsidR="009D7F82" w:rsidRPr="00C503B0" w:rsidRDefault="009D7F82" w:rsidP="00C503B0">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F6FC876" w14:textId="70FE329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6A3C78" w14:textId="62E8F06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C9EAD20" w14:textId="1D5B75F6" w:rsidR="009D7F82" w:rsidRPr="00C503B0" w:rsidRDefault="009D7F82" w:rsidP="00C503B0">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3E645CD2" w14:textId="58C9305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B49C6F9" w14:textId="3950488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4862FA66" w14:textId="57FA60F7" w:rsidR="009D7F82" w:rsidRPr="00C503B0" w:rsidRDefault="009D7F82" w:rsidP="00C503B0">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182D00E3" w14:textId="3B66D758" w:rsidR="009D7F82" w:rsidRPr="00C503B0" w:rsidRDefault="009D7F82" w:rsidP="00C503B0">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1187B22D" w14:textId="73602F3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CB142F" w14:textId="4C0078E5"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12D20C85" w14:textId="492AC54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5850FDCE" w14:textId="77777777" w:rsidTr="00E77D88">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1B62AA0B"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3221B53" w14:textId="08DF17B4"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E7F02E3" w14:textId="719CFED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99EA019" w14:textId="2EEAB0D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70AC8F" w14:textId="7C8EFD72"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0E98BCC0" w14:textId="149DFA59"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48DBA37" w14:textId="0B99EC98"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1C2D86C1" w14:textId="2B1648E7" w:rsidR="009D7F82" w:rsidRPr="00C503B0" w:rsidRDefault="009D7F82" w:rsidP="00C503B0">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19976B7D" w14:textId="10F79CEA" w:rsidR="009D7F82" w:rsidRPr="00C503B0" w:rsidRDefault="009D7F82" w:rsidP="00C503B0">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610357ED" w14:textId="064B6C11"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69D7A02C" w14:textId="77777777" w:rsidTr="00E77D88">
        <w:tc>
          <w:tcPr>
            <w:tcW w:w="2790" w:type="dxa"/>
            <w:tcBorders>
              <w:top w:val="nil"/>
              <w:left w:val="nil"/>
              <w:bottom w:val="single" w:sz="4" w:space="0" w:color="auto"/>
            </w:tcBorders>
            <w:shd w:val="clear" w:color="auto" w:fill="auto"/>
            <w:noWrap/>
            <w:vAlign w:val="center"/>
            <w:hideMark/>
          </w:tcPr>
          <w:p w14:paraId="3625B8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60221434" w14:textId="167D7E5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6DF578" w14:textId="676502A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36EC9A0" w14:textId="2924D20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39A81D" w14:textId="049B652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F321B8" w14:textId="5884BC5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C619119" w14:textId="77397B3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082C4C" w14:textId="7339D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982CA3" w14:textId="0C182C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2F53891" w14:textId="166CA11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487D3DE" w14:textId="606DE81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287E285" w14:textId="77777777" w:rsidTr="00E77D88">
        <w:tc>
          <w:tcPr>
            <w:tcW w:w="2790" w:type="dxa"/>
            <w:tcBorders>
              <w:top w:val="nil"/>
              <w:left w:val="nil"/>
              <w:bottom w:val="single" w:sz="4" w:space="0" w:color="auto"/>
            </w:tcBorders>
            <w:shd w:val="clear" w:color="auto" w:fill="auto"/>
            <w:noWrap/>
            <w:vAlign w:val="center"/>
            <w:hideMark/>
          </w:tcPr>
          <w:p w14:paraId="10289E7D"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0154E779" w14:textId="736DC5A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140BA11" w14:textId="55443E7B"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B2EDEFE" w14:textId="361DD21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2D79D2" w14:textId="3112B62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BA750AF" w14:textId="35E27CD6"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CCF0E48" w14:textId="4CDBFDF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E63CFA7" w14:textId="2EAA35CF"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621F7EF" w14:textId="52DF1A9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031637E" w14:textId="540B1AB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1C2A02F" w14:textId="490DE4B5"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273FAF" w14:textId="77777777" w:rsidTr="00E77D88">
        <w:tc>
          <w:tcPr>
            <w:tcW w:w="2790" w:type="dxa"/>
            <w:tcBorders>
              <w:top w:val="nil"/>
              <w:left w:val="nil"/>
              <w:bottom w:val="single" w:sz="4" w:space="0" w:color="auto"/>
            </w:tcBorders>
            <w:shd w:val="clear" w:color="auto" w:fill="auto"/>
            <w:noWrap/>
            <w:vAlign w:val="center"/>
            <w:hideMark/>
          </w:tcPr>
          <w:p w14:paraId="7209F20A"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02974ECA" w14:textId="350BCCF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1B65741" w14:textId="20C412E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B3E111C" w14:textId="1D16E21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7234E5D" w14:textId="11EC7DF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08206E7" w14:textId="38A894D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74F7979" w14:textId="3662D37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EF40194" w14:textId="08579ADB"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ED76D0" w14:textId="23DC8B7E"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DF3E0B5" w14:textId="5EE022A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003CC0" w14:textId="579D941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1D31923"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9E1B2F3"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10C2DD51" w14:textId="21ABE0F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EB12B4B" w14:textId="6A5BC7C7"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DD69EF0" w14:textId="5E0C1DCB"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7D9C039F" w14:textId="11DFE24B"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543F1EE" w14:textId="54F92026"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AA52B5F" w14:textId="745347E4"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D7DDBA4" w14:textId="39F9D9DC"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05FED6E" w14:textId="41279348"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0B248069" w14:textId="2649FA23"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125F01C2" w14:textId="7F0DE7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2D236DDA" w14:textId="77777777" w:rsidTr="00E77D88">
        <w:tc>
          <w:tcPr>
            <w:tcW w:w="2790" w:type="dxa"/>
            <w:tcBorders>
              <w:top w:val="nil"/>
              <w:left w:val="nil"/>
              <w:bottom w:val="single" w:sz="4" w:space="0" w:color="auto"/>
            </w:tcBorders>
            <w:shd w:val="clear" w:color="000000" w:fill="DBE7F3"/>
            <w:noWrap/>
            <w:vAlign w:val="center"/>
            <w:hideMark/>
          </w:tcPr>
          <w:p w14:paraId="7A782D40"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6F6CF2C6" w14:textId="537360B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41AA7FF4" w14:textId="0C512CF6"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44FB8E61" w14:textId="213697DC"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191F7CF" w14:textId="466C99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57DC6823" w14:textId="4F3B6865"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3D93D970" w14:textId="3520C9A0"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C097101" w14:textId="45E3DE49"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14132F7" w14:textId="51D36438"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7D4D1474" w14:textId="35B8A00C"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1116A778" w14:textId="06E0AED3"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E60C675" w14:textId="77777777" w:rsidTr="00E77D88">
        <w:tc>
          <w:tcPr>
            <w:tcW w:w="2790" w:type="dxa"/>
            <w:tcBorders>
              <w:top w:val="nil"/>
              <w:left w:val="nil"/>
              <w:bottom w:val="single" w:sz="4" w:space="0" w:color="auto"/>
            </w:tcBorders>
            <w:shd w:val="clear" w:color="auto" w:fill="auto"/>
            <w:noWrap/>
            <w:vAlign w:val="center"/>
            <w:hideMark/>
          </w:tcPr>
          <w:p w14:paraId="433A1412"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2620C225" w14:textId="749F8C8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1C4C37B" w14:textId="27DFC408"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48C2ED0" w14:textId="4E70336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0EC8EF9" w14:textId="4171081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E359CC7" w14:textId="284FC54D"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CC7295" w14:textId="1750F33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354945F" w14:textId="179043F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CCDCFA" w14:textId="148BA47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4461BD7" w14:textId="4C31EF67"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A6E9B7" w14:textId="32BA31C3"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D87EFE" w14:textId="77777777" w:rsidTr="00E77D88">
        <w:tc>
          <w:tcPr>
            <w:tcW w:w="2790" w:type="dxa"/>
            <w:tcBorders>
              <w:top w:val="nil"/>
              <w:left w:val="nil"/>
              <w:bottom w:val="single" w:sz="4" w:space="0" w:color="auto"/>
            </w:tcBorders>
            <w:shd w:val="clear" w:color="auto" w:fill="auto"/>
            <w:noWrap/>
            <w:vAlign w:val="center"/>
            <w:hideMark/>
          </w:tcPr>
          <w:p w14:paraId="01AA3A18"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A83638C" w14:textId="2C13DC89"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D8EFC98" w14:textId="11002D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D0AE5" w14:textId="4ED74315"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517A519" w14:textId="3335617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7256281" w14:textId="21E9984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040F86E" w14:textId="1982D70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780B0" w14:textId="4B7FB9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082A0" w14:textId="7E05D9E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5803826" w14:textId="41858D5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2F6E5BF" w14:textId="3B8C50BF"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FB91C6" w14:textId="77777777" w:rsidTr="00E77D88">
        <w:tc>
          <w:tcPr>
            <w:tcW w:w="2790" w:type="dxa"/>
            <w:tcBorders>
              <w:top w:val="nil"/>
              <w:left w:val="nil"/>
              <w:bottom w:val="single" w:sz="4" w:space="0" w:color="auto"/>
            </w:tcBorders>
            <w:shd w:val="clear" w:color="auto" w:fill="auto"/>
            <w:noWrap/>
            <w:vAlign w:val="center"/>
            <w:hideMark/>
          </w:tcPr>
          <w:p w14:paraId="208CAF5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50305B80" w14:textId="110278D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3319BC" w14:textId="26E1C41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56F3224" w14:textId="3E2B87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5E357AF" w14:textId="26F49D5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DA7AECB" w14:textId="11446F3E"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4E94988" w14:textId="096C5B3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4B6D18E" w14:textId="1CF32D1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49204D5" w14:textId="3815670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0D04DD3" w14:textId="281D6C2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2466773" w14:textId="0BCBD9E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312F6047" w14:textId="77777777" w:rsidTr="00E77D88">
        <w:tc>
          <w:tcPr>
            <w:tcW w:w="2790" w:type="dxa"/>
            <w:tcBorders>
              <w:top w:val="nil"/>
              <w:left w:val="nil"/>
              <w:bottom w:val="single" w:sz="4" w:space="0" w:color="auto"/>
            </w:tcBorders>
            <w:shd w:val="clear" w:color="auto" w:fill="auto"/>
            <w:noWrap/>
            <w:vAlign w:val="center"/>
            <w:hideMark/>
          </w:tcPr>
          <w:p w14:paraId="6B1441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031FE7E5" w14:textId="26727D48"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A0FED44" w14:textId="113D064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00E48EF" w14:textId="6D25AFF2"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F10D3B6" w14:textId="59DBC9E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396D39E" w14:textId="5FDE826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5C4140D1" w14:textId="763DAC8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E608BC2" w14:textId="3711256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DE78A7" w14:textId="27D43F8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9C77D14" w14:textId="1495DB7D"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5163D03" w14:textId="5411FBC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E62B53A" w14:textId="77777777" w:rsidTr="00E77D88">
        <w:tc>
          <w:tcPr>
            <w:tcW w:w="2790" w:type="dxa"/>
            <w:tcBorders>
              <w:top w:val="nil"/>
              <w:left w:val="nil"/>
              <w:bottom w:val="single" w:sz="4" w:space="0" w:color="auto"/>
            </w:tcBorders>
            <w:shd w:val="clear" w:color="auto" w:fill="auto"/>
            <w:noWrap/>
            <w:vAlign w:val="center"/>
            <w:hideMark/>
          </w:tcPr>
          <w:p w14:paraId="018D428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233D5057" w14:textId="50F542C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3FEEA8" w14:textId="6C0EE6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9B341DD" w14:textId="12A0C3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F29E88" w14:textId="3C735BB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2B89509" w14:textId="309162C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E3A34A4" w14:textId="54873F1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023E29" w14:textId="638C242E"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1788C9" w14:textId="1254D5D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8E72AFC" w14:textId="5B9CB734"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768E696" w14:textId="262D29C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7F6B8C5" w14:textId="77777777" w:rsidTr="00E77D88">
        <w:tc>
          <w:tcPr>
            <w:tcW w:w="2790" w:type="dxa"/>
            <w:tcBorders>
              <w:top w:val="nil"/>
              <w:left w:val="nil"/>
              <w:bottom w:val="single" w:sz="4" w:space="0" w:color="auto"/>
            </w:tcBorders>
            <w:shd w:val="clear" w:color="000000" w:fill="DBE7F3"/>
            <w:noWrap/>
            <w:vAlign w:val="center"/>
            <w:hideMark/>
          </w:tcPr>
          <w:p w14:paraId="1BCF3668"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7767006E" w14:textId="2DA8494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887532" w14:textId="2C0FF30C"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F04D51C" w14:textId="7AEBED6B"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177053C3" w14:textId="48002ED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B4A2958" w14:textId="4A10AEAA"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720F613" w14:textId="7D09861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468D2054" w14:textId="71696A54"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2F1DFFDF" w14:textId="74211A37"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2CEDE12F" w14:textId="34F79A01"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3CE49361" w14:textId="19DBF31B"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00D6F0D6" w14:textId="77777777" w:rsidTr="00E77D88">
        <w:tc>
          <w:tcPr>
            <w:tcW w:w="2790" w:type="dxa"/>
            <w:tcBorders>
              <w:top w:val="nil"/>
              <w:left w:val="nil"/>
              <w:bottom w:val="single" w:sz="4" w:space="0" w:color="auto"/>
            </w:tcBorders>
            <w:shd w:val="clear" w:color="auto" w:fill="auto"/>
            <w:noWrap/>
            <w:vAlign w:val="center"/>
            <w:hideMark/>
          </w:tcPr>
          <w:p w14:paraId="3F1B30D0"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112C6DD6" w14:textId="260A050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07E6F26" w14:textId="696F126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D7AFECA" w14:textId="6521590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328D5A22" w14:textId="4B620F9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3C7A084" w14:textId="0BFC820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C65E3CF" w14:textId="7114F12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E15FC7" w14:textId="4B7532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0243E7F" w14:textId="6A28BCB3"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97E4283" w14:textId="37DC0DC6"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CA7427" w14:textId="10092A3E"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D784467" w14:textId="77777777" w:rsidTr="00E77D88">
        <w:tc>
          <w:tcPr>
            <w:tcW w:w="2790" w:type="dxa"/>
            <w:tcBorders>
              <w:top w:val="nil"/>
              <w:left w:val="nil"/>
              <w:bottom w:val="single" w:sz="4" w:space="0" w:color="auto"/>
            </w:tcBorders>
            <w:shd w:val="clear" w:color="auto" w:fill="auto"/>
            <w:noWrap/>
            <w:vAlign w:val="center"/>
            <w:hideMark/>
          </w:tcPr>
          <w:p w14:paraId="50E1EE19"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0678234E" w14:textId="4AA640A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9EF2DB1" w14:textId="670BF08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8CEA4" w14:textId="501685E4"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7DC66A3" w14:textId="0B1B4D6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5A34D6" w14:textId="31762105"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8A9C35D" w14:textId="1BDD8F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3B8CDE2" w14:textId="1DCA09A3"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BF1DC3" w14:textId="6AE081B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5E58054" w14:textId="41DD189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0790316" w14:textId="5A05C4F4"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0F3A1ABB" w14:textId="77777777" w:rsidTr="00E77D88">
        <w:tc>
          <w:tcPr>
            <w:tcW w:w="2790" w:type="dxa"/>
            <w:tcBorders>
              <w:top w:val="nil"/>
              <w:left w:val="nil"/>
              <w:bottom w:val="single" w:sz="4" w:space="0" w:color="auto"/>
            </w:tcBorders>
            <w:shd w:val="clear" w:color="auto" w:fill="auto"/>
            <w:noWrap/>
            <w:vAlign w:val="center"/>
            <w:hideMark/>
          </w:tcPr>
          <w:p w14:paraId="29E4DBF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BD85812" w14:textId="2A61ABE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5B7783D" w14:textId="000C2F3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A8CA3DD" w14:textId="6E7BD4E0"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7717BE" w14:textId="1FA2804D"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6D8A6" w14:textId="3820D2E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421F44" w14:textId="5E46D17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627B3" w14:textId="5DDE7FE5"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21E007B" w14:textId="3BDD60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4052B4C" w14:textId="36D8DA1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55B00CB" w14:textId="38348BB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B4FF971" w14:textId="77777777" w:rsidTr="00E77D88">
        <w:tc>
          <w:tcPr>
            <w:tcW w:w="2790" w:type="dxa"/>
            <w:tcBorders>
              <w:top w:val="nil"/>
              <w:left w:val="nil"/>
              <w:bottom w:val="single" w:sz="4" w:space="0" w:color="auto"/>
            </w:tcBorders>
            <w:shd w:val="clear" w:color="auto" w:fill="auto"/>
            <w:noWrap/>
            <w:vAlign w:val="center"/>
            <w:hideMark/>
          </w:tcPr>
          <w:p w14:paraId="4320272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438A5430" w14:textId="52E0A4A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CC938D" w14:textId="0F1964D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54118" w14:textId="5C3EABED"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EDF0A63" w14:textId="6B568D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9E5B8C" w14:textId="728A97C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F2ACCB2" w14:textId="49ECE6C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7FBA368" w14:textId="205E89DC"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BB87EFC" w14:textId="65DB726B"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FEC57D8" w14:textId="2EC1673C"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F2F28E" w14:textId="4CA2460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02884F" w14:textId="77777777" w:rsidTr="00E77D88">
        <w:tc>
          <w:tcPr>
            <w:tcW w:w="2790" w:type="dxa"/>
            <w:tcBorders>
              <w:top w:val="nil"/>
              <w:left w:val="nil"/>
              <w:bottom w:val="single" w:sz="4" w:space="0" w:color="auto"/>
            </w:tcBorders>
            <w:shd w:val="clear" w:color="auto" w:fill="auto"/>
            <w:noWrap/>
            <w:vAlign w:val="center"/>
            <w:hideMark/>
          </w:tcPr>
          <w:p w14:paraId="762145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756CB8D8" w14:textId="0864931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6FC2BE1" w14:textId="156AD2F0"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32C48DA" w14:textId="3E2AF9E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4F3C58A" w14:textId="11C2266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EDF9CE" w14:textId="60471CB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2950FEE" w14:textId="2324C11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90EADC" w14:textId="54115751"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8EEC1D" w14:textId="384F99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04E77B" w14:textId="60CD97A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E313671" w14:textId="4A3FFDF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0E1D084" w14:textId="77777777" w:rsidTr="00E77D88">
        <w:tc>
          <w:tcPr>
            <w:tcW w:w="2790" w:type="dxa"/>
            <w:tcBorders>
              <w:top w:val="nil"/>
              <w:left w:val="nil"/>
              <w:bottom w:val="single" w:sz="4" w:space="0" w:color="auto"/>
            </w:tcBorders>
            <w:shd w:val="clear" w:color="000000" w:fill="DBE7F3"/>
            <w:noWrap/>
            <w:vAlign w:val="center"/>
            <w:hideMark/>
          </w:tcPr>
          <w:p w14:paraId="193410E6"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7D7904FE" w14:textId="13FEE93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26C18261" w14:textId="3544A4F7"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8B391B0" w14:textId="257958F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BE8ED98" w14:textId="3B57EA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1EFC632" w14:textId="36BDD65F"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26934E2C" w14:textId="2BD5C0F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C2AB7EF" w14:textId="4257D3DD"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0DDF56BF" w14:textId="3E6797DB"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4C0F87DF" w14:textId="27398CD8"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0ADC4F7B" w14:textId="65DCFD9A"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476EBAF"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7363E758"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32091F96" w14:textId="7DA6645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0D89D9" w14:textId="69F9F38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96E00D4" w14:textId="35017D08"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6C22AB4A" w14:textId="15266BB5"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91233C4" w14:textId="7DFEC363"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A589FAD" w14:textId="319A957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F26F89" w14:textId="1265C53D"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3ADC3BE" w14:textId="654C6D0E"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6C3B3C38" w14:textId="40009F42"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37821546" w14:textId="72EA73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0BFDA28C" w14:textId="77777777" w:rsidTr="00E77D88">
        <w:tc>
          <w:tcPr>
            <w:tcW w:w="2790" w:type="dxa"/>
            <w:tcBorders>
              <w:top w:val="nil"/>
              <w:left w:val="nil"/>
              <w:bottom w:val="single" w:sz="4" w:space="0" w:color="auto"/>
            </w:tcBorders>
            <w:shd w:val="clear" w:color="auto" w:fill="auto"/>
            <w:noWrap/>
            <w:vAlign w:val="center"/>
            <w:hideMark/>
          </w:tcPr>
          <w:p w14:paraId="313C5677"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72CDEE6A" w14:textId="275A1AC0"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1405AE2" w14:textId="46C0F39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EB6C09" w14:textId="734ED341"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9C9099" w14:textId="320B632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643D30" w14:textId="79E83A84"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B8C1ACD" w14:textId="5D19C83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8ED0570" w14:textId="41240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7F660CB" w14:textId="1D4B82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1EC340C" w14:textId="74D6DDE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D958435" w14:textId="720C702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047508F" w14:textId="77777777" w:rsidTr="00E77D88">
        <w:tc>
          <w:tcPr>
            <w:tcW w:w="2790" w:type="dxa"/>
            <w:tcBorders>
              <w:top w:val="nil"/>
              <w:left w:val="nil"/>
              <w:bottom w:val="single" w:sz="4" w:space="0" w:color="auto"/>
            </w:tcBorders>
            <w:shd w:val="clear" w:color="auto" w:fill="auto"/>
            <w:noWrap/>
            <w:vAlign w:val="center"/>
            <w:hideMark/>
          </w:tcPr>
          <w:p w14:paraId="1C519EAB"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0240B661" w14:textId="6237D56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A159D2" w14:textId="130271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3FF71B5" w14:textId="5FC1D9E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9BA01DE" w14:textId="2AD297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FE65307" w14:textId="6C1604C9"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20C01EC" w14:textId="23C27C25"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B26E10" w14:textId="77216B48"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5351F8D" w14:textId="581DB32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208367E" w14:textId="066F8F4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401F6A8C" w14:textId="00D9618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739B244D" w14:textId="77777777" w:rsidTr="00E77D88">
        <w:tc>
          <w:tcPr>
            <w:tcW w:w="2790" w:type="dxa"/>
            <w:tcBorders>
              <w:top w:val="nil"/>
              <w:left w:val="nil"/>
              <w:bottom w:val="single" w:sz="4" w:space="0" w:color="auto"/>
            </w:tcBorders>
            <w:shd w:val="clear" w:color="auto" w:fill="auto"/>
            <w:noWrap/>
            <w:vAlign w:val="center"/>
            <w:hideMark/>
          </w:tcPr>
          <w:p w14:paraId="1AEA2D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24D8DB62" w14:textId="2E7F48B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651479" w14:textId="64166C8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6CF1F93" w14:textId="4B4F462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2FB3E65" w14:textId="3B436877"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B95630F" w14:textId="240B615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D062366" w14:textId="63A224B7"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88CEA7" w14:textId="5E675FB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6CCB44" w14:textId="3ECFC42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EBEA713" w14:textId="43A4C96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31C66A9" w14:textId="23CE9DCE" w:rsidR="009D7F82" w:rsidRPr="00C503B0" w:rsidRDefault="009D7F82" w:rsidP="00C503B0">
            <w:pPr>
              <w:widowControl/>
              <w:spacing w:line="259" w:lineRule="auto"/>
              <w:jc w:val="center"/>
              <w:rPr>
                <w:rFonts w:eastAsia="Times New Roman" w:cs="Times New Roman"/>
                <w:sz w:val="19"/>
                <w:szCs w:val="19"/>
              </w:rPr>
            </w:pPr>
          </w:p>
        </w:tc>
      </w:tr>
    </w:tbl>
    <w:p w14:paraId="063877AF" w14:textId="23BDE6F7" w:rsidR="009D7F82" w:rsidRDefault="008170B4" w:rsidP="000367A5">
      <w:pPr>
        <w:pStyle w:val="TF-TblFN"/>
        <w:spacing w:before="0" w:line="252" w:lineRule="auto"/>
        <w:ind w:left="90" w:hanging="90"/>
      </w:pPr>
      <w:commentRangeStart w:id="296"/>
      <w:r>
        <w:t>^ Results not statistically reliable, n&lt;30</w:t>
      </w:r>
      <w:r w:rsidRPr="007472E6">
        <w:rPr>
          <w:szCs w:val="16"/>
        </w:rPr>
        <w:t xml:space="preserve">  </w:t>
      </w:r>
      <w:commentRangeEnd w:id="296"/>
      <w:r>
        <w:rPr>
          <w:rStyle w:val="CommentReference"/>
        </w:rPr>
        <w:commentReference w:id="296"/>
      </w:r>
    </w:p>
    <w:p w14:paraId="3F54232E" w14:textId="475256AA" w:rsidR="009D7F82" w:rsidRDefault="009D7F82" w:rsidP="000367A5">
      <w:pPr>
        <w:pStyle w:val="TF-TblFN"/>
        <w:spacing w:before="0" w:line="252" w:lineRule="auto"/>
        <w:ind w:left="90" w:hanging="90"/>
      </w:pPr>
      <w:r w:rsidRPr="009D7F82">
        <w:rPr>
          <w:vertAlign w:val="superscript"/>
        </w:rPr>
        <w:t>a</w:t>
      </w:r>
      <w:r>
        <w:t xml:space="preserve"> The prevalence of poverty is the percentage of individuals living below the $1.90 2011 PPP per person per day poverty threshold.</w:t>
      </w:r>
    </w:p>
    <w:p w14:paraId="19D674CE" w14:textId="07FDFCE2" w:rsidR="009D7F82" w:rsidRDefault="009D7F82" w:rsidP="000367A5">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534BB530" w14:textId="5ACE077D" w:rsidR="009D7F82" w:rsidRDefault="009D7F82" w:rsidP="000367A5">
      <w:pPr>
        <w:pStyle w:val="TF-TblFN"/>
        <w:spacing w:before="0" w:line="252" w:lineRule="auto"/>
        <w:ind w:left="90" w:hanging="90"/>
      </w:pPr>
      <w:r w:rsidRPr="009D7F82">
        <w:rPr>
          <w:vertAlign w:val="superscript"/>
        </w:rPr>
        <w:t>c</w:t>
      </w:r>
      <w:r>
        <w:t xml:space="preserve"> The prevalence of near-poor is the percentage of individuals living at or above the $1.90 per person per day poverty threshold (2011 PPP) but below 125 percent of that threshold, or $2.38 per day.</w:t>
      </w:r>
      <w:r>
        <w:tab/>
      </w:r>
    </w:p>
    <w:p w14:paraId="1A72CEAD" w14:textId="35DB26F2" w:rsidR="009D7F82" w:rsidRDefault="009D7F82" w:rsidP="000367A5">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16F8D54" w14:textId="3371D846" w:rsidR="009D7F82" w:rsidRDefault="009D7F82" w:rsidP="000367A5">
      <w:pPr>
        <w:pStyle w:val="TF-TblFN"/>
        <w:spacing w:before="0" w:line="252" w:lineRule="auto"/>
        <w:ind w:left="90" w:hanging="90"/>
      </w:pPr>
      <w:r w:rsidRPr="009D7F82">
        <w:rPr>
          <w:vertAlign w:val="superscript"/>
        </w:rPr>
        <w:t>e</w:t>
      </w:r>
      <w:r>
        <w:t xml:space="preserve"> The depth of poverty of the poor measures, on average, how far the consumption of the poor is below the $1.90 (2011 PPP) per person per day poverty threshold.</w:t>
      </w:r>
    </w:p>
    <w:p w14:paraId="6F8D981E" w14:textId="4B3E63AF" w:rsidR="009D7F82" w:rsidRDefault="009D7F82" w:rsidP="000367A5">
      <w:pPr>
        <w:pStyle w:val="TF-TblFN"/>
        <w:spacing w:before="0" w:line="252" w:lineRule="auto"/>
        <w:ind w:left="0" w:firstLine="0"/>
      </w:pPr>
      <w:r>
        <w:t xml:space="preserve">Note: </w:t>
      </w:r>
      <w:r w:rsidR="00851412">
        <w:t>Indicator estimates and d</w:t>
      </w:r>
      <w:r w:rsidR="00851412" w:rsidRPr="00D21192">
        <w:t>isaggregate</w:t>
      </w:r>
      <w:r w:rsidR="00851412">
        <w:t xml:space="preserve"> categorie</w:t>
      </w:r>
      <w:r w:rsidR="00851412" w:rsidRPr="00D21192">
        <w:t>s based on individual household members (i.e., gendered household type, household education, and wealth quintile) are calculated using de jure household members.</w:t>
      </w:r>
    </w:p>
    <w:p w14:paraId="7C0304CC" w14:textId="4CDD72E1" w:rsidR="00F013CD" w:rsidRDefault="00AC6556" w:rsidP="000367A5">
      <w:pPr>
        <w:pStyle w:val="TF-TblFN"/>
        <w:spacing w:before="0" w:line="252" w:lineRule="auto"/>
        <w:ind w:left="0" w:firstLine="0"/>
        <w:sectPr w:rsidR="00F013CD" w:rsidSect="002420C4">
          <w:footerReference w:type="default" r:id="rId29"/>
          <w:pgSz w:w="15840" w:h="12240" w:orient="landscape" w:code="1"/>
          <w:pgMar w:top="1440" w:right="1440" w:bottom="1440" w:left="1440" w:header="720" w:footer="576" w:gutter="0"/>
          <w:cols w:space="720"/>
          <w:docGrid w:linePitch="326"/>
        </w:sectPr>
      </w:pPr>
      <w:bookmarkStart w:id="297" w:name="_Hlk14085780"/>
      <w:r>
        <w:lastRenderedPageBreak/>
        <w:t>Source: Feed the Future [</w:t>
      </w:r>
      <w:r w:rsidRPr="00073568">
        <w:rPr>
          <w:highlight w:val="yellow"/>
        </w:rPr>
        <w:t>C</w:t>
      </w:r>
      <w:r>
        <w:rPr>
          <w:highlight w:val="yellow"/>
        </w:rPr>
        <w:t>ountry</w:t>
      </w:r>
      <w:r>
        <w:t>] ZOI Survey [</w:t>
      </w:r>
      <w:r w:rsidRPr="003D2832">
        <w:rPr>
          <w:highlight w:val="yellow"/>
        </w:rPr>
        <w:t>Survey year(s)</w:t>
      </w:r>
      <w:r>
        <w:t>]</w:t>
      </w:r>
      <w:bookmarkStart w:id="298" w:name="_Toc415131205"/>
      <w:bookmarkEnd w:id="297"/>
    </w:p>
    <w:p w14:paraId="396B44FB" w14:textId="29EE7572" w:rsidR="00BC0F95" w:rsidRPr="006979D0" w:rsidRDefault="00BC0F95" w:rsidP="00536940">
      <w:pPr>
        <w:pStyle w:val="Heading3"/>
        <w:numPr>
          <w:ilvl w:val="2"/>
          <w:numId w:val="22"/>
        </w:numPr>
        <w:ind w:left="2160"/>
      </w:pPr>
      <w:bookmarkStart w:id="299" w:name="_Toc20297272"/>
      <w:bookmarkStart w:id="300" w:name="_Toc20297972"/>
      <w:bookmarkStart w:id="301" w:name="_Toc20479531"/>
      <w:bookmarkStart w:id="302" w:name="_Toc63673338"/>
      <w:bookmarkEnd w:id="298"/>
      <w:bookmarkEnd w:id="299"/>
      <w:bookmarkEnd w:id="300"/>
      <w:bookmarkEnd w:id="301"/>
      <w:r w:rsidRPr="006979D0">
        <w:lastRenderedPageBreak/>
        <w:t xml:space="preserve">The </w:t>
      </w:r>
      <w:r w:rsidR="00CB53AF" w:rsidRPr="006979D0">
        <w:t>national poverty threshold</w:t>
      </w:r>
      <w:bookmarkEnd w:id="302"/>
    </w:p>
    <w:p w14:paraId="2CEEEF96" w14:textId="77777777" w:rsidR="00E259C2" w:rsidRDefault="00E259C2" w:rsidP="00C503B0">
      <w:pPr>
        <w:pStyle w:val="BodyText1"/>
        <w:rPr>
          <w:highlight w:val="yellow"/>
        </w:rPr>
      </w:pPr>
      <w:r>
        <w:rPr>
          <w:highlight w:val="yellow"/>
        </w:rPr>
        <w:t>[</w:t>
      </w:r>
      <w:r w:rsidRPr="00DF4DE5">
        <w:rPr>
          <w:highlight w:val="yellow"/>
        </w:rPr>
        <w:t>Define the national poverty threshold for [Country]. Include a summary of the estimates at the national poverty line.</w:t>
      </w:r>
      <w:r>
        <w:rPr>
          <w:highlight w:val="yellow"/>
        </w:rPr>
        <w:t>]</w:t>
      </w:r>
      <w:r w:rsidRPr="00DF4DE5">
        <w:rPr>
          <w:highlight w:val="yellow"/>
        </w:rPr>
        <w:t xml:space="preserve"> </w:t>
      </w:r>
    </w:p>
    <w:p w14:paraId="67DE75CD" w14:textId="30C2F375" w:rsidR="00B95C7A" w:rsidRPr="00DF4DE5" w:rsidRDefault="00CB53AF" w:rsidP="00C503B0">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poverty threshold]</w:t>
      </w:r>
    </w:p>
    <w:p w14:paraId="5C5A1569" w14:textId="74CB8BE2" w:rsidR="00B95C7A" w:rsidRDefault="00CB53AF" w:rsidP="00C503B0">
      <w:pPr>
        <w:pStyle w:val="BodyText1"/>
      </w:pPr>
      <w:r>
        <w:rPr>
          <w:b/>
          <w:color w:val="94A545"/>
        </w:rPr>
        <w:t>Depth of p</w:t>
      </w:r>
      <w:r w:rsidR="00B95C7A" w:rsidRPr="00CB3A6A">
        <w:rPr>
          <w:b/>
          <w:color w:val="94A545"/>
        </w:rPr>
        <w:t>overty</w:t>
      </w:r>
      <w:r>
        <w:rPr>
          <w:b/>
          <w:color w:val="94A545"/>
        </w:rPr>
        <w:t xml:space="preserve"> of the p</w:t>
      </w:r>
      <w:r w:rsidR="00E259C2">
        <w:rPr>
          <w:b/>
          <w:color w:val="94A545"/>
        </w:rPr>
        <w:t>oor</w:t>
      </w:r>
      <w:r w:rsidR="00B95C7A" w:rsidRPr="00CB3A6A">
        <w:rPr>
          <w:b/>
          <w:color w:val="94A545"/>
        </w:rPr>
        <w:t>.</w:t>
      </w:r>
      <w:r w:rsidR="00B95C7A" w:rsidRPr="00DF4DE5">
        <w:t xml:space="preserve"> </w:t>
      </w:r>
      <w:r w:rsidR="00B95C7A">
        <w:rPr>
          <w:highlight w:val="yellow"/>
        </w:rPr>
        <w:t>[Describe results at national poverty threshold]</w:t>
      </w:r>
    </w:p>
    <w:p w14:paraId="06F4321E" w14:textId="11F15E05" w:rsidR="00B95C7A" w:rsidRDefault="00CB53AF" w:rsidP="00C503B0">
      <w:pPr>
        <w:pStyle w:val="BodyText1"/>
      </w:pPr>
      <w:r>
        <w:rPr>
          <w:b/>
          <w:color w:val="94A545"/>
        </w:rPr>
        <w:t>Near poor p</w:t>
      </w:r>
      <w:r w:rsidR="00E259C2">
        <w:rPr>
          <w:b/>
          <w:color w:val="94A545"/>
        </w:rPr>
        <w:t>revalence</w:t>
      </w:r>
      <w:r w:rsidR="00B95C7A">
        <w:rPr>
          <w:b/>
          <w:color w:val="94A545"/>
        </w:rPr>
        <w:t>.</w:t>
      </w:r>
      <w:r w:rsidR="00B95C7A" w:rsidRPr="00CB3A6A">
        <w:rPr>
          <w:b/>
          <w:color w:val="94A545"/>
        </w:rPr>
        <w:t xml:space="preserve"> </w:t>
      </w:r>
      <w:r w:rsidR="00B95C7A">
        <w:rPr>
          <w:highlight w:val="yellow"/>
        </w:rPr>
        <w:t>[Describe results at national poverty threshold]</w:t>
      </w:r>
    </w:p>
    <w:p w14:paraId="61335BA0" w14:textId="35104453" w:rsidR="00496B9E" w:rsidRDefault="00B95C7A" w:rsidP="00C503B0">
      <w:pPr>
        <w:pStyle w:val="BodyText1"/>
      </w:pPr>
      <w:r>
        <w:rPr>
          <w:highlight w:val="yellow"/>
        </w:rPr>
        <w:t>[</w:t>
      </w:r>
      <w:r w:rsidRPr="00DF4DE5">
        <w:rPr>
          <w:highlight w:val="yellow"/>
        </w:rPr>
        <w:t>Interpret results presented in the table in relation to the $1.</w:t>
      </w:r>
      <w:r w:rsidR="00E324DD">
        <w:rPr>
          <w:highlight w:val="yellow"/>
        </w:rPr>
        <w:t>90</w:t>
      </w:r>
      <w:r w:rsidR="00B76D5C">
        <w:rPr>
          <w:highlight w:val="yellow"/>
        </w:rPr>
        <w:t xml:space="preserve"> per </w:t>
      </w:r>
      <w:r w:rsidRPr="00DF4DE5">
        <w:rPr>
          <w:highlight w:val="yellow"/>
        </w:rPr>
        <w:t>day threshold presented in the pr</w:t>
      </w:r>
      <w:r w:rsidR="00E259C2">
        <w:rPr>
          <w:highlight w:val="yellow"/>
        </w:rPr>
        <w:t>evious</w:t>
      </w:r>
      <w:r w:rsidRPr="00DF4DE5">
        <w:rPr>
          <w:highlight w:val="yellow"/>
        </w:rPr>
        <w:t xml:space="preserve"> table (</w:t>
      </w:r>
      <w:r w:rsidR="00E259C2">
        <w:rPr>
          <w:highlight w:val="yellow"/>
        </w:rPr>
        <w:t>Table 4.1</w:t>
      </w:r>
      <w:r w:rsidRPr="00DF4DE5">
        <w:rPr>
          <w:highlight w:val="yellow"/>
        </w:rPr>
        <w:t xml:space="preserve">). Focus on the following key questions: (1) </w:t>
      </w:r>
      <w:r w:rsidR="00697454">
        <w:rPr>
          <w:highlight w:val="yellow"/>
        </w:rPr>
        <w:t>Are</w:t>
      </w:r>
      <w:r w:rsidRPr="00DF4DE5">
        <w:rPr>
          <w:highlight w:val="yellow"/>
        </w:rPr>
        <w:t xml:space="preserve"> poverty rates </w:t>
      </w:r>
      <w:r w:rsidR="00697454">
        <w:rPr>
          <w:highlight w:val="yellow"/>
        </w:rPr>
        <w:t>higher or lower than</w:t>
      </w:r>
      <w:r w:rsidRPr="00DF4DE5">
        <w:rPr>
          <w:highlight w:val="yellow"/>
        </w:rPr>
        <w:t xml:space="preserve"> the national threshold (relative to $1.</w:t>
      </w:r>
      <w:r w:rsidR="00E324DD">
        <w:rPr>
          <w:highlight w:val="yellow"/>
        </w:rPr>
        <w:t>90</w:t>
      </w:r>
      <w:r w:rsidRPr="00DF4DE5">
        <w:rPr>
          <w:highlight w:val="yellow"/>
        </w:rPr>
        <w:t xml:space="preserve"> threshold)? (2) Is there anything else notable about poverty estimates using the national threshold?</w:t>
      </w:r>
      <w:r>
        <w:t>]</w:t>
      </w:r>
    </w:p>
    <w:p w14:paraId="32667436" w14:textId="42C7F3D2" w:rsidR="00D20BD3" w:rsidRDefault="00E259C2" w:rsidP="00D20BD3">
      <w:pPr>
        <w:pStyle w:val="BodyText1"/>
        <w:sectPr w:rsidR="00D20BD3" w:rsidSect="002420C4">
          <w:footerReference w:type="default" r:id="rId30"/>
          <w:pgSz w:w="12240" w:h="15840" w:code="1"/>
          <w:pgMar w:top="1440" w:right="1440" w:bottom="1440" w:left="1440" w:header="720" w:footer="576" w:gutter="0"/>
          <w:cols w:space="720"/>
          <w:docGrid w:linePitch="326"/>
        </w:sectPr>
      </w:pPr>
      <w:r>
        <w:rPr>
          <w:b/>
        </w:rPr>
        <w:t>Table 4.</w:t>
      </w:r>
      <w:r w:rsidR="00F438A7">
        <w:rPr>
          <w:b/>
        </w:rPr>
        <w:t>1.2</w:t>
      </w:r>
      <w:r w:rsidRPr="00DF4DE5">
        <w:rPr>
          <w:b/>
        </w:rPr>
        <w:t xml:space="preserve"> </w:t>
      </w:r>
      <w:r w:rsidRPr="00DF4DE5">
        <w:t xml:space="preserve">presents poverty estimates at the national poverty threshold for </w:t>
      </w:r>
      <w:r w:rsidRPr="00DF4DE5">
        <w:rPr>
          <w:highlight w:val="yellow"/>
        </w:rPr>
        <w:t>[Country]</w:t>
      </w:r>
      <w:r w:rsidRPr="00DF4DE5">
        <w:t xml:space="preserve">. Similar to the </w:t>
      </w:r>
      <w:r w:rsidR="00F86542">
        <w:t xml:space="preserve">USD </w:t>
      </w:r>
      <w:r w:rsidRPr="00DF4DE5">
        <w:t>$1.</w:t>
      </w:r>
      <w:r>
        <w:t xml:space="preserve">90 per </w:t>
      </w:r>
      <w:r w:rsidRPr="00DF4DE5">
        <w:t xml:space="preserve">day poverty table, this table presents poverty estimates for all households in the ZOI </w:t>
      </w:r>
      <w:r w:rsidR="00C24CC7">
        <w:t>and</w:t>
      </w:r>
      <w:r w:rsidRPr="00DF4DE5">
        <w:t xml:space="preserve"> disaggregated by household characteristics, including gendered household type, house</w:t>
      </w:r>
      <w:r>
        <w:t>hold educational attainment</w:t>
      </w:r>
      <w:r w:rsidR="00E9018F">
        <w:t>, wealth quintile</w:t>
      </w:r>
      <w:r w:rsidR="00605B90">
        <w:t>, and severity of shock exposure</w:t>
      </w:r>
      <w:r w:rsidRPr="00DF4DE5">
        <w:t>.</w:t>
      </w:r>
    </w:p>
    <w:p w14:paraId="0F3AD158" w14:textId="0E6BFBA5" w:rsidR="00BC0F95" w:rsidRPr="00E20C22" w:rsidRDefault="0067402C" w:rsidP="00091644">
      <w:pPr>
        <w:pStyle w:val="Tabletitle"/>
        <w:spacing w:after="80" w:line="240" w:lineRule="auto"/>
      </w:pPr>
      <w:bookmarkStart w:id="303" w:name="_Toc415131206"/>
      <w:bookmarkStart w:id="304" w:name="_Toc499553866"/>
      <w:bookmarkStart w:id="305" w:name="_Toc499554304"/>
      <w:bookmarkStart w:id="306" w:name="_Toc499554559"/>
      <w:bookmarkStart w:id="307" w:name="_Toc63673065"/>
      <w:r w:rsidRPr="00347F47">
        <w:lastRenderedPageBreak/>
        <w:t xml:space="preserve">Table </w:t>
      </w:r>
      <w:bookmarkEnd w:id="303"/>
      <w:bookmarkEnd w:id="304"/>
      <w:bookmarkEnd w:id="305"/>
      <w:bookmarkEnd w:id="306"/>
      <w:r w:rsidR="009D7F82" w:rsidRPr="00347F47">
        <w:t>4.1.2: Poverty Indicators at the National Poverty Threshold of [</w:t>
      </w:r>
      <w:r w:rsidR="009D7F82" w:rsidRPr="00347F47">
        <w:rPr>
          <w:highlight w:val="yellow"/>
        </w:rPr>
        <w:t>THRESHOLD</w:t>
      </w:r>
      <w:r w:rsidR="009D7F82" w:rsidRPr="00347F47">
        <w:t>] per Person per Day in the ZOI, in Total and by Selected Household Characteristics</w:t>
      </w:r>
      <w:bookmarkEnd w:id="307"/>
    </w:p>
    <w:tbl>
      <w:tblPr>
        <w:tblW w:w="5000" w:type="pct"/>
        <w:tblLayout w:type="fixed"/>
        <w:tblLook w:val="04A0" w:firstRow="1" w:lastRow="0" w:firstColumn="1" w:lastColumn="0" w:noHBand="0" w:noVBand="1"/>
      </w:tblPr>
      <w:tblGrid>
        <w:gridCol w:w="2909"/>
        <w:gridCol w:w="1143"/>
        <w:gridCol w:w="41"/>
        <w:gridCol w:w="781"/>
        <w:gridCol w:w="41"/>
        <w:gridCol w:w="233"/>
        <w:gridCol w:w="38"/>
        <w:gridCol w:w="10"/>
        <w:gridCol w:w="30"/>
        <w:gridCol w:w="10"/>
        <w:gridCol w:w="1267"/>
        <w:gridCol w:w="10"/>
        <w:gridCol w:w="30"/>
        <w:gridCol w:w="10"/>
        <w:gridCol w:w="683"/>
        <w:gridCol w:w="31"/>
        <w:gridCol w:w="10"/>
        <w:gridCol w:w="30"/>
        <w:gridCol w:w="10"/>
        <w:gridCol w:w="1553"/>
        <w:gridCol w:w="21"/>
        <w:gridCol w:w="10"/>
        <w:gridCol w:w="30"/>
        <w:gridCol w:w="10"/>
        <w:gridCol w:w="292"/>
        <w:gridCol w:w="9"/>
        <w:gridCol w:w="31"/>
        <w:gridCol w:w="9"/>
        <w:gridCol w:w="1410"/>
        <w:gridCol w:w="9"/>
        <w:gridCol w:w="31"/>
        <w:gridCol w:w="9"/>
        <w:gridCol w:w="670"/>
        <w:gridCol w:w="47"/>
        <w:gridCol w:w="6"/>
        <w:gridCol w:w="34"/>
        <w:gridCol w:w="6"/>
        <w:gridCol w:w="1632"/>
        <w:gridCol w:w="40"/>
      </w:tblGrid>
      <w:tr w:rsidR="00FD4351" w:rsidRPr="002B05D3" w14:paraId="217B45B5" w14:textId="77777777" w:rsidTr="00FD4351">
        <w:trPr>
          <w:gridAfter w:val="1"/>
          <w:wAfter w:w="40" w:type="dxa"/>
          <w:tblHeader/>
        </w:trPr>
        <w:tc>
          <w:tcPr>
            <w:tcW w:w="2880" w:type="dxa"/>
            <w:tcBorders>
              <w:top w:val="single" w:sz="4" w:space="0" w:color="auto"/>
              <w:left w:val="nil"/>
              <w:bottom w:val="nil"/>
            </w:tcBorders>
            <w:shd w:val="clear" w:color="000000" w:fill="387990"/>
            <w:noWrap/>
            <w:vAlign w:val="bottom"/>
            <w:hideMark/>
          </w:tcPr>
          <w:p w14:paraId="44CAB3B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944" w:type="dxa"/>
            <w:gridSpan w:val="3"/>
            <w:tcBorders>
              <w:top w:val="single" w:sz="4" w:space="0" w:color="auto"/>
              <w:bottom w:val="single" w:sz="4" w:space="0" w:color="FFFFFF"/>
            </w:tcBorders>
            <w:shd w:val="clear" w:color="000000" w:fill="387990"/>
            <w:vAlign w:val="bottom"/>
            <w:hideMark/>
          </w:tcPr>
          <w:p w14:paraId="2F5E05C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Prevalence of poverty</w:t>
            </w:r>
            <w:r w:rsidRPr="00C34848">
              <w:rPr>
                <w:rFonts w:eastAsia="Times New Roman" w:cs="Times New Roman"/>
                <w:b/>
                <w:bCs/>
                <w:color w:val="FFFFFF"/>
                <w:sz w:val="19"/>
                <w:szCs w:val="19"/>
                <w:vertAlign w:val="superscript"/>
              </w:rPr>
              <w:t>a</w:t>
            </w:r>
          </w:p>
        </w:tc>
        <w:tc>
          <w:tcPr>
            <w:tcW w:w="270" w:type="dxa"/>
            <w:gridSpan w:val="2"/>
            <w:tcBorders>
              <w:top w:val="single" w:sz="4" w:space="0" w:color="auto"/>
              <w:bottom w:val="nil"/>
            </w:tcBorders>
            <w:shd w:val="clear" w:color="000000" w:fill="387990"/>
            <w:vAlign w:val="bottom"/>
            <w:hideMark/>
          </w:tcPr>
          <w:p w14:paraId="4511161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069" w:type="dxa"/>
            <w:gridSpan w:val="9"/>
            <w:tcBorders>
              <w:top w:val="single" w:sz="4" w:space="0" w:color="auto"/>
              <w:bottom w:val="single" w:sz="4" w:space="0" w:color="FFFFFF"/>
            </w:tcBorders>
            <w:shd w:val="clear" w:color="000000" w:fill="387990"/>
            <w:vAlign w:val="bottom"/>
            <w:hideMark/>
          </w:tcPr>
          <w:p w14:paraId="3B882B12"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Prevalence of </w:t>
            </w:r>
            <w:r w:rsidRPr="00C34848">
              <w:rPr>
                <w:rFonts w:eastAsia="Times New Roman" w:cs="Times New Roman"/>
                <w:b/>
                <w:bCs/>
                <w:color w:val="FFFFFF"/>
                <w:sz w:val="19"/>
                <w:szCs w:val="19"/>
              </w:rPr>
              <w:br/>
              <w:t>near-poor</w:t>
            </w:r>
            <w:r w:rsidRPr="00C34848">
              <w:rPr>
                <w:rFonts w:eastAsia="Times New Roman" w:cs="Times New Roman"/>
                <w:b/>
                <w:bCs/>
                <w:color w:val="FFFFFF"/>
                <w:sz w:val="19"/>
                <w:szCs w:val="19"/>
                <w:vertAlign w:val="superscript"/>
              </w:rPr>
              <w:t>c</w:t>
            </w:r>
          </w:p>
        </w:tc>
        <w:tc>
          <w:tcPr>
            <w:tcW w:w="1619" w:type="dxa"/>
            <w:gridSpan w:val="5"/>
            <w:tcBorders>
              <w:top w:val="single" w:sz="4" w:space="0" w:color="auto"/>
              <w:bottom w:val="nil"/>
            </w:tcBorders>
            <w:shd w:val="clear" w:color="000000" w:fill="387990"/>
            <w:vAlign w:val="bottom"/>
            <w:hideMark/>
          </w:tcPr>
          <w:p w14:paraId="71E92169"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360" w:type="dxa"/>
            <w:gridSpan w:val="5"/>
            <w:tcBorders>
              <w:top w:val="single" w:sz="4" w:space="0" w:color="auto"/>
              <w:bottom w:val="nil"/>
            </w:tcBorders>
            <w:shd w:val="clear" w:color="000000" w:fill="387990"/>
            <w:vAlign w:val="bottom"/>
            <w:hideMark/>
          </w:tcPr>
          <w:p w14:paraId="17B3AB1D"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159" w:type="dxa"/>
            <w:gridSpan w:val="8"/>
            <w:tcBorders>
              <w:top w:val="single" w:sz="4" w:space="0" w:color="auto"/>
              <w:bottom w:val="single" w:sz="4" w:space="0" w:color="FFFFFF"/>
            </w:tcBorders>
            <w:shd w:val="clear" w:color="000000" w:fill="387990"/>
            <w:vAlign w:val="bottom"/>
            <w:hideMark/>
          </w:tcPr>
          <w:p w14:paraId="62B835A6" w14:textId="43E567FB"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Depth of </w:t>
            </w:r>
            <w:r w:rsidR="0034409D">
              <w:rPr>
                <w:rFonts w:eastAsia="Times New Roman" w:cs="Times New Roman"/>
                <w:b/>
                <w:bCs/>
                <w:color w:val="FFFFFF"/>
                <w:sz w:val="19"/>
                <w:szCs w:val="19"/>
              </w:rPr>
              <w:t>p</w:t>
            </w:r>
            <w:r w:rsidRPr="00C34848">
              <w:rPr>
                <w:rFonts w:eastAsia="Times New Roman" w:cs="Times New Roman"/>
                <w:b/>
                <w:bCs/>
                <w:color w:val="FFFFFF"/>
                <w:sz w:val="19"/>
                <w:szCs w:val="19"/>
              </w:rPr>
              <w:t>overty of the poor</w:t>
            </w:r>
            <w:r w:rsidRPr="00C34848">
              <w:rPr>
                <w:rFonts w:eastAsia="Times New Roman" w:cs="Times New Roman"/>
                <w:b/>
                <w:bCs/>
                <w:color w:val="FFFFFF"/>
                <w:sz w:val="19"/>
                <w:szCs w:val="19"/>
                <w:vertAlign w:val="superscript"/>
              </w:rPr>
              <w:t>e</w:t>
            </w:r>
          </w:p>
        </w:tc>
        <w:tc>
          <w:tcPr>
            <w:tcW w:w="1710" w:type="dxa"/>
            <w:gridSpan w:val="5"/>
            <w:tcBorders>
              <w:top w:val="single" w:sz="4" w:space="0" w:color="auto"/>
              <w:bottom w:val="nil"/>
              <w:right w:val="nil"/>
            </w:tcBorders>
            <w:shd w:val="clear" w:color="000000" w:fill="387990"/>
            <w:vAlign w:val="bottom"/>
            <w:hideMark/>
          </w:tcPr>
          <w:p w14:paraId="4FEF1166"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r>
      <w:tr w:rsidR="00347F47" w:rsidRPr="002B05D3" w14:paraId="473069D5" w14:textId="77777777" w:rsidTr="00FD4351">
        <w:trPr>
          <w:gridAfter w:val="1"/>
          <w:wAfter w:w="40" w:type="dxa"/>
          <w:trHeight w:val="107"/>
          <w:tblHeader/>
        </w:trPr>
        <w:tc>
          <w:tcPr>
            <w:tcW w:w="2880" w:type="dxa"/>
            <w:tcBorders>
              <w:top w:val="nil"/>
              <w:left w:val="nil"/>
              <w:bottom w:val="nil"/>
            </w:tcBorders>
            <w:shd w:val="clear" w:color="000000" w:fill="387990"/>
            <w:vAlign w:val="bottom"/>
            <w:hideMark/>
          </w:tcPr>
          <w:p w14:paraId="112DE774" w14:textId="77777777" w:rsidR="009D7F82" w:rsidRPr="00C34848" w:rsidRDefault="009D7F82" w:rsidP="00C34848">
            <w:pPr>
              <w:widowControl/>
              <w:spacing w:line="245" w:lineRule="auto"/>
              <w:rPr>
                <w:rFonts w:eastAsia="Times New Roman" w:cs="Times New Roman"/>
                <w:b/>
                <w:bCs/>
                <w:color w:val="FFFFFF"/>
                <w:sz w:val="19"/>
                <w:szCs w:val="19"/>
              </w:rPr>
            </w:pPr>
            <w:r w:rsidRPr="00C34848">
              <w:rPr>
                <w:rFonts w:eastAsia="Times New Roman" w:cs="Times New Roman"/>
                <w:b/>
                <w:bCs/>
                <w:color w:val="FFFFFF"/>
                <w:sz w:val="19"/>
                <w:szCs w:val="19"/>
              </w:rPr>
              <w:t>Household characteristic</w:t>
            </w:r>
          </w:p>
        </w:tc>
        <w:tc>
          <w:tcPr>
            <w:tcW w:w="1131" w:type="dxa"/>
            <w:tcBorders>
              <w:top w:val="nil"/>
              <w:bottom w:val="nil"/>
            </w:tcBorders>
            <w:shd w:val="clear" w:color="000000" w:fill="387990"/>
            <w:vAlign w:val="bottom"/>
            <w:hideMark/>
          </w:tcPr>
          <w:p w14:paraId="2915178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813" w:type="dxa"/>
            <w:gridSpan w:val="2"/>
            <w:tcBorders>
              <w:top w:val="nil"/>
              <w:bottom w:val="single" w:sz="4" w:space="0" w:color="auto"/>
            </w:tcBorders>
            <w:shd w:val="clear" w:color="000000" w:fill="387990"/>
            <w:vAlign w:val="bottom"/>
            <w:hideMark/>
          </w:tcPr>
          <w:p w14:paraId="2935178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307" w:type="dxa"/>
            <w:gridSpan w:val="3"/>
            <w:tcBorders>
              <w:top w:val="nil"/>
              <w:bottom w:val="nil"/>
            </w:tcBorders>
            <w:shd w:val="clear" w:color="000000" w:fill="387990"/>
            <w:vAlign w:val="bottom"/>
            <w:hideMark/>
          </w:tcPr>
          <w:p w14:paraId="74D3417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305" w:type="dxa"/>
            <w:gridSpan w:val="4"/>
            <w:tcBorders>
              <w:top w:val="nil"/>
              <w:bottom w:val="nil"/>
            </w:tcBorders>
            <w:shd w:val="clear" w:color="000000" w:fill="387990"/>
            <w:vAlign w:val="bottom"/>
            <w:hideMark/>
          </w:tcPr>
          <w:p w14:paraId="67838CB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758" w:type="dxa"/>
            <w:gridSpan w:val="5"/>
            <w:tcBorders>
              <w:top w:val="nil"/>
              <w:bottom w:val="single" w:sz="4" w:space="0" w:color="auto"/>
            </w:tcBorders>
            <w:shd w:val="clear" w:color="000000" w:fill="387990"/>
            <w:vAlign w:val="bottom"/>
            <w:hideMark/>
          </w:tcPr>
          <w:p w14:paraId="3CBAD0C1"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1609" w:type="dxa"/>
            <w:gridSpan w:val="5"/>
            <w:tcBorders>
              <w:top w:val="nil"/>
              <w:bottom w:val="nil"/>
            </w:tcBorders>
            <w:shd w:val="clear" w:color="000000" w:fill="387990"/>
            <w:vAlign w:val="bottom"/>
            <w:hideMark/>
          </w:tcPr>
          <w:p w14:paraId="65E74863" w14:textId="5C858C3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c>
          <w:tcPr>
            <w:tcW w:w="339" w:type="dxa"/>
            <w:gridSpan w:val="4"/>
            <w:tcBorders>
              <w:top w:val="nil"/>
              <w:bottom w:val="nil"/>
            </w:tcBorders>
            <w:shd w:val="clear" w:color="000000" w:fill="387990"/>
            <w:vAlign w:val="bottom"/>
            <w:hideMark/>
          </w:tcPr>
          <w:p w14:paraId="74D0FAB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446" w:type="dxa"/>
            <w:gridSpan w:val="4"/>
            <w:tcBorders>
              <w:top w:val="nil"/>
              <w:bottom w:val="nil"/>
            </w:tcBorders>
            <w:shd w:val="clear" w:color="000000" w:fill="387990"/>
            <w:vAlign w:val="bottom"/>
            <w:hideMark/>
          </w:tcPr>
          <w:p w14:paraId="102F4F3F"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Percent of poverty line</w:t>
            </w:r>
          </w:p>
        </w:tc>
        <w:tc>
          <w:tcPr>
            <w:tcW w:w="760" w:type="dxa"/>
            <w:gridSpan w:val="5"/>
            <w:tcBorders>
              <w:top w:val="nil"/>
              <w:bottom w:val="single" w:sz="4" w:space="0" w:color="auto"/>
            </w:tcBorders>
            <w:shd w:val="clear" w:color="000000" w:fill="387990"/>
            <w:vAlign w:val="bottom"/>
            <w:hideMark/>
          </w:tcPr>
          <w:p w14:paraId="01FFD4A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1663" w:type="dxa"/>
            <w:gridSpan w:val="4"/>
            <w:tcBorders>
              <w:top w:val="nil"/>
              <w:bottom w:val="nil"/>
              <w:right w:val="nil"/>
            </w:tcBorders>
            <w:shd w:val="clear" w:color="000000" w:fill="387990"/>
            <w:vAlign w:val="bottom"/>
            <w:hideMark/>
          </w:tcPr>
          <w:p w14:paraId="4E8E611D" w14:textId="0A61DC8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r>
      <w:tr w:rsidR="009D7F82" w:rsidRPr="002B05D3" w14:paraId="4D93F673" w14:textId="77777777" w:rsidTr="00FD4351">
        <w:trPr>
          <w:gridAfter w:val="1"/>
          <w:wAfter w:w="40" w:type="dxa"/>
        </w:trPr>
        <w:tc>
          <w:tcPr>
            <w:tcW w:w="2880" w:type="dxa"/>
            <w:tcBorders>
              <w:top w:val="single" w:sz="4" w:space="0" w:color="auto"/>
              <w:left w:val="nil"/>
              <w:bottom w:val="single" w:sz="4" w:space="0" w:color="auto"/>
            </w:tcBorders>
            <w:shd w:val="clear" w:color="auto" w:fill="auto"/>
            <w:noWrap/>
            <w:vAlign w:val="center"/>
            <w:hideMark/>
          </w:tcPr>
          <w:p w14:paraId="2758E81F" w14:textId="77777777" w:rsidR="009D7F82" w:rsidRPr="00C34848" w:rsidRDefault="009D7F82" w:rsidP="00C34848">
            <w:pPr>
              <w:widowControl/>
              <w:spacing w:line="245" w:lineRule="auto"/>
              <w:rPr>
                <w:rFonts w:eastAsia="Times New Roman" w:cs="Times New Roman"/>
                <w:b/>
                <w:bCs/>
                <w:sz w:val="19"/>
                <w:szCs w:val="19"/>
              </w:rPr>
            </w:pPr>
            <w:r w:rsidRPr="00C34848">
              <w:rPr>
                <w:rFonts w:eastAsia="Times New Roman" w:cs="Times New Roman"/>
                <w:b/>
                <w:bCs/>
                <w:sz w:val="19"/>
                <w:szCs w:val="19"/>
              </w:rPr>
              <w:t>All households</w:t>
            </w:r>
          </w:p>
        </w:tc>
        <w:tc>
          <w:tcPr>
            <w:tcW w:w="1131" w:type="dxa"/>
            <w:tcBorders>
              <w:top w:val="single" w:sz="4" w:space="0" w:color="auto"/>
              <w:bottom w:val="single" w:sz="4" w:space="0" w:color="auto"/>
            </w:tcBorders>
            <w:shd w:val="clear" w:color="auto" w:fill="auto"/>
            <w:vAlign w:val="center"/>
            <w:hideMark/>
          </w:tcPr>
          <w:p w14:paraId="18CDBBA4" w14:textId="4E8C816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7A435E8" w14:textId="7F4CA8E6" w:rsidR="009D7F82" w:rsidRPr="00C34848" w:rsidRDefault="009D7F82" w:rsidP="00C34848">
            <w:pPr>
              <w:widowControl/>
              <w:spacing w:line="245" w:lineRule="auto"/>
              <w:jc w:val="center"/>
              <w:rPr>
                <w:rFonts w:eastAsia="Times New Roman" w:cs="Times New Roman"/>
                <w:sz w:val="19"/>
                <w:szCs w:val="19"/>
              </w:rPr>
            </w:pPr>
          </w:p>
        </w:tc>
        <w:tc>
          <w:tcPr>
            <w:tcW w:w="317" w:type="dxa"/>
            <w:gridSpan w:val="4"/>
            <w:tcBorders>
              <w:top w:val="single" w:sz="4" w:space="0" w:color="auto"/>
              <w:bottom w:val="single" w:sz="4" w:space="0" w:color="auto"/>
            </w:tcBorders>
            <w:shd w:val="clear" w:color="auto" w:fill="auto"/>
            <w:vAlign w:val="center"/>
            <w:hideMark/>
          </w:tcPr>
          <w:p w14:paraId="61B4C904" w14:textId="3AF87C03" w:rsidR="009D7F82" w:rsidRPr="00C34848" w:rsidRDefault="009D7F82" w:rsidP="00C34848">
            <w:pPr>
              <w:widowControl/>
              <w:spacing w:line="245" w:lineRule="auto"/>
              <w:jc w:val="center"/>
              <w:rPr>
                <w:rFonts w:eastAsia="Times New Roman" w:cs="Times New Roman"/>
                <w:b/>
                <w:bCs/>
                <w:sz w:val="19"/>
                <w:szCs w:val="19"/>
              </w:rPr>
            </w:pPr>
          </w:p>
        </w:tc>
        <w:tc>
          <w:tcPr>
            <w:tcW w:w="1305" w:type="dxa"/>
            <w:gridSpan w:val="4"/>
            <w:tcBorders>
              <w:top w:val="single" w:sz="4" w:space="0" w:color="auto"/>
              <w:bottom w:val="single" w:sz="4" w:space="0" w:color="auto"/>
            </w:tcBorders>
            <w:shd w:val="clear" w:color="auto" w:fill="auto"/>
            <w:vAlign w:val="center"/>
            <w:hideMark/>
          </w:tcPr>
          <w:p w14:paraId="6F908015" w14:textId="69BA4D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58E9979" w14:textId="2B434789"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single" w:sz="4" w:space="0" w:color="auto"/>
              <w:bottom w:val="single" w:sz="4" w:space="0" w:color="auto"/>
            </w:tcBorders>
            <w:shd w:val="clear" w:color="auto" w:fill="auto"/>
            <w:vAlign w:val="center"/>
            <w:hideMark/>
          </w:tcPr>
          <w:p w14:paraId="1AA2638B" w14:textId="4F1C0A24" w:rsidR="009D7F82" w:rsidRPr="00C34848" w:rsidRDefault="009D7F82" w:rsidP="00C34848">
            <w:pPr>
              <w:widowControl/>
              <w:spacing w:line="245" w:lineRule="auto"/>
              <w:jc w:val="center"/>
              <w:rPr>
                <w:rFonts w:eastAsia="Times New Roman" w:cs="Times New Roman"/>
                <w:b/>
                <w:bCs/>
                <w:sz w:val="19"/>
                <w:szCs w:val="19"/>
              </w:rPr>
            </w:pPr>
          </w:p>
        </w:tc>
        <w:tc>
          <w:tcPr>
            <w:tcW w:w="338" w:type="dxa"/>
            <w:gridSpan w:val="4"/>
            <w:tcBorders>
              <w:top w:val="single" w:sz="4" w:space="0" w:color="auto"/>
              <w:bottom w:val="single" w:sz="4" w:space="0" w:color="auto"/>
            </w:tcBorders>
            <w:shd w:val="clear" w:color="auto" w:fill="auto"/>
            <w:vAlign w:val="center"/>
            <w:hideMark/>
          </w:tcPr>
          <w:p w14:paraId="62D181E4" w14:textId="01BDE9D6" w:rsidR="009D7F82" w:rsidRPr="00C34848" w:rsidRDefault="009D7F82" w:rsidP="00C34848">
            <w:pPr>
              <w:widowControl/>
              <w:spacing w:line="245" w:lineRule="auto"/>
              <w:jc w:val="center"/>
              <w:rPr>
                <w:rFonts w:eastAsia="Times New Roman" w:cs="Times New Roman"/>
                <w:b/>
                <w:bCs/>
                <w:sz w:val="19"/>
                <w:szCs w:val="19"/>
              </w:rPr>
            </w:pPr>
          </w:p>
        </w:tc>
        <w:tc>
          <w:tcPr>
            <w:tcW w:w="1446" w:type="dxa"/>
            <w:gridSpan w:val="4"/>
            <w:tcBorders>
              <w:top w:val="single" w:sz="4" w:space="0" w:color="auto"/>
              <w:bottom w:val="single" w:sz="4" w:space="0" w:color="auto"/>
            </w:tcBorders>
            <w:shd w:val="clear" w:color="auto" w:fill="auto"/>
            <w:vAlign w:val="center"/>
            <w:hideMark/>
          </w:tcPr>
          <w:p w14:paraId="1A710316" w14:textId="6DC079A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C90351C" w14:textId="0C07DD61" w:rsidR="009D7F82" w:rsidRPr="00C34848" w:rsidRDefault="009D7F82" w:rsidP="00C34848">
            <w:pPr>
              <w:widowControl/>
              <w:spacing w:line="245" w:lineRule="auto"/>
              <w:jc w:val="center"/>
              <w:rPr>
                <w:rFonts w:eastAsia="Times New Roman" w:cs="Times New Roman"/>
                <w:sz w:val="19"/>
                <w:szCs w:val="19"/>
              </w:rPr>
            </w:pPr>
          </w:p>
        </w:tc>
        <w:tc>
          <w:tcPr>
            <w:tcW w:w="1657" w:type="dxa"/>
            <w:gridSpan w:val="3"/>
            <w:tcBorders>
              <w:top w:val="single" w:sz="4" w:space="0" w:color="auto"/>
              <w:bottom w:val="single" w:sz="4" w:space="0" w:color="auto"/>
              <w:right w:val="nil"/>
            </w:tcBorders>
            <w:shd w:val="clear" w:color="auto" w:fill="auto"/>
            <w:vAlign w:val="center"/>
            <w:hideMark/>
          </w:tcPr>
          <w:p w14:paraId="4352765F" w14:textId="24C49766" w:rsidR="009D7F82" w:rsidRPr="00C34848" w:rsidRDefault="009D7F82" w:rsidP="00C34848">
            <w:pPr>
              <w:widowControl/>
              <w:spacing w:line="245" w:lineRule="auto"/>
              <w:jc w:val="center"/>
              <w:rPr>
                <w:rFonts w:eastAsia="Times New Roman" w:cs="Times New Roman"/>
                <w:sz w:val="19"/>
                <w:szCs w:val="19"/>
              </w:rPr>
            </w:pPr>
          </w:p>
        </w:tc>
      </w:tr>
      <w:tr w:rsidR="009D7F82" w:rsidRPr="002B05D3" w14:paraId="579ED765" w14:textId="77777777" w:rsidTr="00FD4351">
        <w:tc>
          <w:tcPr>
            <w:tcW w:w="4051" w:type="dxa"/>
            <w:gridSpan w:val="3"/>
            <w:tcBorders>
              <w:top w:val="single" w:sz="4" w:space="0" w:color="auto"/>
              <w:left w:val="nil"/>
              <w:bottom w:val="single" w:sz="4" w:space="0" w:color="auto"/>
            </w:tcBorders>
            <w:shd w:val="clear" w:color="000000" w:fill="DBE7F3"/>
            <w:noWrap/>
            <w:vAlign w:val="center"/>
            <w:hideMark/>
          </w:tcPr>
          <w:p w14:paraId="40626EBF"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Gendered household type</w:t>
            </w:r>
          </w:p>
        </w:tc>
        <w:tc>
          <w:tcPr>
            <w:tcW w:w="813" w:type="dxa"/>
            <w:gridSpan w:val="2"/>
            <w:tcBorders>
              <w:top w:val="nil"/>
              <w:bottom w:val="single" w:sz="4" w:space="0" w:color="auto"/>
            </w:tcBorders>
            <w:shd w:val="clear" w:color="000000" w:fill="DBE7F3"/>
            <w:vAlign w:val="center"/>
            <w:hideMark/>
          </w:tcPr>
          <w:p w14:paraId="1B3F6E7B"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07" w:type="dxa"/>
            <w:gridSpan w:val="4"/>
            <w:tcBorders>
              <w:top w:val="nil"/>
              <w:bottom w:val="single" w:sz="4" w:space="0" w:color="auto"/>
            </w:tcBorders>
            <w:shd w:val="clear" w:color="000000" w:fill="DBE7F3"/>
            <w:vAlign w:val="center"/>
            <w:hideMark/>
          </w:tcPr>
          <w:p w14:paraId="6B7E170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305" w:type="dxa"/>
            <w:gridSpan w:val="4"/>
            <w:tcBorders>
              <w:top w:val="nil"/>
              <w:bottom w:val="single" w:sz="4" w:space="0" w:color="auto"/>
            </w:tcBorders>
            <w:shd w:val="clear" w:color="000000" w:fill="DBE7F3"/>
            <w:vAlign w:val="center"/>
            <w:hideMark/>
          </w:tcPr>
          <w:p w14:paraId="5F469081"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58" w:type="dxa"/>
            <w:gridSpan w:val="5"/>
            <w:tcBorders>
              <w:top w:val="nil"/>
              <w:bottom w:val="single" w:sz="4" w:space="0" w:color="auto"/>
            </w:tcBorders>
            <w:shd w:val="clear" w:color="000000" w:fill="DBE7F3"/>
            <w:vAlign w:val="center"/>
            <w:hideMark/>
          </w:tcPr>
          <w:p w14:paraId="312295C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09" w:type="dxa"/>
            <w:gridSpan w:val="5"/>
            <w:tcBorders>
              <w:top w:val="nil"/>
              <w:bottom w:val="single" w:sz="4" w:space="0" w:color="auto"/>
            </w:tcBorders>
            <w:shd w:val="clear" w:color="000000" w:fill="DBE7F3"/>
            <w:vAlign w:val="center"/>
            <w:hideMark/>
          </w:tcPr>
          <w:p w14:paraId="16D8E93C"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39" w:type="dxa"/>
            <w:gridSpan w:val="4"/>
            <w:tcBorders>
              <w:top w:val="nil"/>
              <w:bottom w:val="single" w:sz="4" w:space="0" w:color="auto"/>
            </w:tcBorders>
            <w:shd w:val="clear" w:color="000000" w:fill="DBE7F3"/>
            <w:vAlign w:val="center"/>
            <w:hideMark/>
          </w:tcPr>
          <w:p w14:paraId="1A785287"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446" w:type="dxa"/>
            <w:gridSpan w:val="4"/>
            <w:tcBorders>
              <w:top w:val="nil"/>
              <w:bottom w:val="single" w:sz="4" w:space="0" w:color="auto"/>
            </w:tcBorders>
            <w:shd w:val="clear" w:color="000000" w:fill="DBE7F3"/>
            <w:vAlign w:val="center"/>
            <w:hideMark/>
          </w:tcPr>
          <w:p w14:paraId="1502D392"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60" w:type="dxa"/>
            <w:gridSpan w:val="5"/>
            <w:tcBorders>
              <w:top w:val="nil"/>
              <w:bottom w:val="single" w:sz="4" w:space="0" w:color="auto"/>
            </w:tcBorders>
            <w:shd w:val="clear" w:color="000000" w:fill="DBE7F3"/>
            <w:vAlign w:val="center"/>
            <w:hideMark/>
          </w:tcPr>
          <w:p w14:paraId="287B494E"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63" w:type="dxa"/>
            <w:gridSpan w:val="3"/>
            <w:tcBorders>
              <w:top w:val="nil"/>
              <w:bottom w:val="single" w:sz="4" w:space="0" w:color="auto"/>
              <w:right w:val="nil"/>
            </w:tcBorders>
            <w:shd w:val="clear" w:color="000000" w:fill="DBE7F3"/>
            <w:vAlign w:val="center"/>
            <w:hideMark/>
          </w:tcPr>
          <w:p w14:paraId="1CB7F0D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r>
      <w:tr w:rsidR="00FD4351" w:rsidRPr="002B05D3" w14:paraId="0E7BBF7B" w14:textId="77777777" w:rsidTr="00FD4351">
        <w:tc>
          <w:tcPr>
            <w:tcW w:w="2880" w:type="dxa"/>
            <w:tcBorders>
              <w:top w:val="nil"/>
              <w:left w:val="nil"/>
              <w:bottom w:val="single" w:sz="4" w:space="0" w:color="auto"/>
            </w:tcBorders>
            <w:shd w:val="clear" w:color="auto" w:fill="auto"/>
            <w:noWrap/>
            <w:vAlign w:val="center"/>
            <w:hideMark/>
          </w:tcPr>
          <w:p w14:paraId="03BA2A7E"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and female adults</w:t>
            </w:r>
          </w:p>
        </w:tc>
        <w:tc>
          <w:tcPr>
            <w:tcW w:w="1171" w:type="dxa"/>
            <w:gridSpan w:val="2"/>
            <w:tcBorders>
              <w:top w:val="nil"/>
              <w:bottom w:val="single" w:sz="4" w:space="0" w:color="auto"/>
            </w:tcBorders>
            <w:shd w:val="clear" w:color="auto" w:fill="auto"/>
            <w:vAlign w:val="center"/>
            <w:hideMark/>
          </w:tcPr>
          <w:p w14:paraId="17FCCD5D" w14:textId="558EEC0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85F14FE" w14:textId="6702845D" w:rsidR="009D7F82" w:rsidRPr="00C34848" w:rsidRDefault="009D7F82"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2B5348E" w14:textId="669CD53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CAE1517" w14:textId="29ACEC1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D6BBD3E" w14:textId="69E8DB0E"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947BB9A" w14:textId="25289F99" w:rsidR="009D7F82" w:rsidRPr="00C34848" w:rsidRDefault="009D7F82"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4FF4F91B" w14:textId="227F7F8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4056BE3" w14:textId="104D55A9" w:rsidR="009D7F82" w:rsidRPr="00C34848" w:rsidRDefault="009D7F82"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5F08863B" w14:textId="01DBFD87" w:rsidR="009D7F82" w:rsidRPr="00C34848" w:rsidRDefault="009D7F82"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65126A0F" w14:textId="6F99E24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6E998BAB" w14:textId="77777777" w:rsidTr="00FD4351">
        <w:tc>
          <w:tcPr>
            <w:tcW w:w="2880" w:type="dxa"/>
            <w:tcBorders>
              <w:top w:val="nil"/>
              <w:left w:val="nil"/>
              <w:bottom w:val="single" w:sz="4" w:space="0" w:color="auto"/>
            </w:tcBorders>
            <w:shd w:val="clear" w:color="auto" w:fill="auto"/>
            <w:noWrap/>
            <w:vAlign w:val="center"/>
            <w:hideMark/>
          </w:tcPr>
          <w:p w14:paraId="3C6D9917"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Female adults only</w:t>
            </w:r>
          </w:p>
        </w:tc>
        <w:tc>
          <w:tcPr>
            <w:tcW w:w="1171" w:type="dxa"/>
            <w:gridSpan w:val="2"/>
            <w:tcBorders>
              <w:top w:val="nil"/>
              <w:bottom w:val="single" w:sz="4" w:space="0" w:color="auto"/>
            </w:tcBorders>
            <w:shd w:val="clear" w:color="auto" w:fill="auto"/>
            <w:vAlign w:val="center"/>
            <w:hideMark/>
          </w:tcPr>
          <w:p w14:paraId="5396E52A" w14:textId="7D8BC85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EE265FB" w14:textId="76929CA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E6F3357" w14:textId="718FCEA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B114C52" w14:textId="34F730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1A9DD13" w14:textId="0A1391F4"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C930256" w14:textId="2BD2F21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ECD6E51" w14:textId="569E3BE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A0DE16E" w14:textId="0F6C640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318E2828" w14:textId="4C4573D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35A74F4A" w14:textId="1F7929FD"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1C77876F" w14:textId="77777777" w:rsidTr="00FD4351">
        <w:tc>
          <w:tcPr>
            <w:tcW w:w="2880" w:type="dxa"/>
            <w:tcBorders>
              <w:top w:val="nil"/>
              <w:left w:val="nil"/>
              <w:bottom w:val="single" w:sz="4" w:space="0" w:color="auto"/>
            </w:tcBorders>
            <w:shd w:val="clear" w:color="auto" w:fill="auto"/>
            <w:noWrap/>
            <w:vAlign w:val="center"/>
            <w:hideMark/>
          </w:tcPr>
          <w:p w14:paraId="13900B65"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adults only</w:t>
            </w:r>
          </w:p>
        </w:tc>
        <w:tc>
          <w:tcPr>
            <w:tcW w:w="1171" w:type="dxa"/>
            <w:gridSpan w:val="2"/>
            <w:tcBorders>
              <w:top w:val="nil"/>
              <w:bottom w:val="single" w:sz="4" w:space="0" w:color="auto"/>
            </w:tcBorders>
            <w:shd w:val="clear" w:color="auto" w:fill="auto"/>
            <w:vAlign w:val="center"/>
            <w:hideMark/>
          </w:tcPr>
          <w:p w14:paraId="1811E74D" w14:textId="064C9B9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E34500" w14:textId="43F8B62F"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6DAC42E" w14:textId="3771FEDE"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1A4CE84" w14:textId="2B4B63AA"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A935217" w14:textId="063B428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0C13D80" w14:textId="2A732F39"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60FA0C" w14:textId="1FE767D0"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36547B8" w14:textId="0B8662B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F7D4D61" w14:textId="3D84E8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50E30EB" w14:textId="2EE226C1" w:rsidR="009D7F82" w:rsidRPr="00C34848" w:rsidRDefault="009D7F82" w:rsidP="00C34848">
            <w:pPr>
              <w:widowControl/>
              <w:spacing w:line="245" w:lineRule="auto"/>
              <w:jc w:val="center"/>
              <w:rPr>
                <w:rFonts w:eastAsia="Times New Roman" w:cs="Times New Roman"/>
                <w:sz w:val="19"/>
                <w:szCs w:val="19"/>
              </w:rPr>
            </w:pPr>
          </w:p>
        </w:tc>
      </w:tr>
      <w:tr w:rsidR="00C34848" w:rsidRPr="002B05D3" w14:paraId="49B039A2" w14:textId="77777777" w:rsidTr="00FD4351">
        <w:tc>
          <w:tcPr>
            <w:tcW w:w="2880" w:type="dxa"/>
            <w:tcBorders>
              <w:top w:val="single" w:sz="4" w:space="0" w:color="auto"/>
              <w:left w:val="nil"/>
              <w:bottom w:val="single" w:sz="4" w:space="0" w:color="auto"/>
            </w:tcBorders>
            <w:shd w:val="clear" w:color="auto" w:fill="auto"/>
            <w:noWrap/>
            <w:vAlign w:val="center"/>
            <w:hideMark/>
          </w:tcPr>
          <w:p w14:paraId="078991C0" w14:textId="77777777" w:rsidR="00C34848" w:rsidRPr="00C34848" w:rsidRDefault="00C34848"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Children only (no adults)</w:t>
            </w:r>
          </w:p>
        </w:tc>
        <w:tc>
          <w:tcPr>
            <w:tcW w:w="1171" w:type="dxa"/>
            <w:gridSpan w:val="2"/>
            <w:tcBorders>
              <w:top w:val="single" w:sz="4" w:space="0" w:color="auto"/>
              <w:bottom w:val="single" w:sz="4" w:space="0" w:color="auto"/>
            </w:tcBorders>
            <w:shd w:val="clear" w:color="auto" w:fill="auto"/>
            <w:vAlign w:val="center"/>
          </w:tcPr>
          <w:p w14:paraId="30935B8E" w14:textId="3B780CA3" w:rsidR="00C34848" w:rsidRPr="00C34848" w:rsidRDefault="00C34848"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02C3333" w14:textId="4BB58F43" w:rsidR="00C34848" w:rsidRPr="00C34848" w:rsidRDefault="00C34848"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AB4F27C" w14:textId="0F45D47C" w:rsidR="00C34848" w:rsidRPr="00C34848" w:rsidRDefault="00C34848"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C75968" w14:textId="04F5560B" w:rsidR="00C34848" w:rsidRPr="00C34848" w:rsidRDefault="00C34848"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BDED3A" w14:textId="52F291ED" w:rsidR="00C34848" w:rsidRPr="00C34848" w:rsidRDefault="00C34848"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D42D36B" w14:textId="3ED51833" w:rsidR="00C34848" w:rsidRPr="00C34848" w:rsidRDefault="00C34848"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27B56167" w14:textId="100E33F9" w:rsidR="00C34848" w:rsidRPr="00C34848" w:rsidRDefault="00C34848"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466625D" w14:textId="0BEC89F6" w:rsidR="00C34848" w:rsidRPr="00C34848" w:rsidRDefault="00C34848"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D88199" w14:textId="0C75662E" w:rsidR="00C34848" w:rsidRPr="00C34848" w:rsidRDefault="00C34848"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0AF08F25" w14:textId="0EDDB4F3" w:rsidR="00C34848" w:rsidRPr="00C34848" w:rsidRDefault="00C34848" w:rsidP="00C34848">
            <w:pPr>
              <w:widowControl/>
              <w:spacing w:line="245" w:lineRule="auto"/>
              <w:jc w:val="center"/>
              <w:rPr>
                <w:rFonts w:eastAsia="Times New Roman" w:cs="Times New Roman"/>
                <w:sz w:val="19"/>
                <w:szCs w:val="19"/>
              </w:rPr>
            </w:pPr>
          </w:p>
        </w:tc>
      </w:tr>
      <w:tr w:rsidR="00FD4351" w:rsidRPr="002B05D3" w14:paraId="755ADD50" w14:textId="77777777" w:rsidTr="00FD4351">
        <w:tc>
          <w:tcPr>
            <w:tcW w:w="2880" w:type="dxa"/>
            <w:tcBorders>
              <w:top w:val="nil"/>
              <w:left w:val="nil"/>
              <w:bottom w:val="single" w:sz="4" w:space="0" w:color="auto"/>
            </w:tcBorders>
            <w:shd w:val="clear" w:color="000000" w:fill="DBE7F3"/>
            <w:noWrap/>
            <w:vAlign w:val="center"/>
            <w:hideMark/>
          </w:tcPr>
          <w:p w14:paraId="089FE8BA"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Household education</w:t>
            </w:r>
          </w:p>
        </w:tc>
        <w:tc>
          <w:tcPr>
            <w:tcW w:w="1171" w:type="dxa"/>
            <w:gridSpan w:val="2"/>
            <w:tcBorders>
              <w:top w:val="nil"/>
              <w:bottom w:val="single" w:sz="4" w:space="0" w:color="auto"/>
            </w:tcBorders>
            <w:shd w:val="clear" w:color="000000" w:fill="DBE7F3"/>
            <w:noWrap/>
            <w:vAlign w:val="center"/>
            <w:hideMark/>
          </w:tcPr>
          <w:p w14:paraId="79AFD81F" w14:textId="3A2EA0C9"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noWrap/>
            <w:vAlign w:val="center"/>
            <w:hideMark/>
          </w:tcPr>
          <w:p w14:paraId="6A031213" w14:textId="29DAFF03" w:rsidR="009D7F82" w:rsidRPr="00C34848" w:rsidRDefault="009D7F82" w:rsidP="00C34848">
            <w:pPr>
              <w:widowControl/>
              <w:spacing w:line="245" w:lineRule="auto"/>
              <w:jc w:val="center"/>
              <w:rPr>
                <w:rFonts w:eastAsia="Times New Roman" w:cs="Times New Roman"/>
                <w:b/>
                <w:bCs/>
                <w:color w:val="auto"/>
                <w:sz w:val="19"/>
                <w:szCs w:val="19"/>
              </w:rPr>
            </w:pPr>
          </w:p>
        </w:tc>
        <w:tc>
          <w:tcPr>
            <w:tcW w:w="307" w:type="dxa"/>
            <w:gridSpan w:val="4"/>
            <w:tcBorders>
              <w:top w:val="nil"/>
              <w:bottom w:val="single" w:sz="4" w:space="0" w:color="auto"/>
            </w:tcBorders>
            <w:shd w:val="clear" w:color="000000" w:fill="DBE7F3"/>
            <w:noWrap/>
            <w:vAlign w:val="center"/>
            <w:hideMark/>
          </w:tcPr>
          <w:p w14:paraId="12D943A3" w14:textId="5175CE36"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noWrap/>
            <w:vAlign w:val="center"/>
            <w:hideMark/>
          </w:tcPr>
          <w:p w14:paraId="34048ACC" w14:textId="2F74C955"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noWrap/>
            <w:vAlign w:val="center"/>
            <w:hideMark/>
          </w:tcPr>
          <w:p w14:paraId="2D4D91FF" w14:textId="2E5C81F2"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noWrap/>
            <w:vAlign w:val="center"/>
            <w:hideMark/>
          </w:tcPr>
          <w:p w14:paraId="13E6ADF8" w14:textId="2DF1E001" w:rsidR="009D7F82" w:rsidRPr="00C34848" w:rsidRDefault="009D7F82" w:rsidP="00C34848">
            <w:pPr>
              <w:widowControl/>
              <w:spacing w:line="245" w:lineRule="auto"/>
              <w:jc w:val="center"/>
              <w:rPr>
                <w:rFonts w:eastAsia="Times New Roman" w:cs="Times New Roman"/>
                <w:b/>
                <w:bCs/>
                <w:color w:val="auto"/>
                <w:sz w:val="19"/>
                <w:szCs w:val="19"/>
              </w:rPr>
            </w:pPr>
          </w:p>
        </w:tc>
        <w:tc>
          <w:tcPr>
            <w:tcW w:w="339" w:type="dxa"/>
            <w:gridSpan w:val="4"/>
            <w:tcBorders>
              <w:top w:val="nil"/>
              <w:bottom w:val="single" w:sz="4" w:space="0" w:color="auto"/>
            </w:tcBorders>
            <w:shd w:val="clear" w:color="000000" w:fill="DBE7F3"/>
            <w:noWrap/>
            <w:vAlign w:val="center"/>
            <w:hideMark/>
          </w:tcPr>
          <w:p w14:paraId="13ACBDC4" w14:textId="332B5DF5"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noWrap/>
            <w:vAlign w:val="center"/>
            <w:hideMark/>
          </w:tcPr>
          <w:p w14:paraId="64F8C44B" w14:textId="21C04072" w:rsidR="009D7F82" w:rsidRPr="00C34848" w:rsidRDefault="009D7F82" w:rsidP="00C34848">
            <w:pPr>
              <w:widowControl/>
              <w:spacing w:line="245" w:lineRule="auto"/>
              <w:jc w:val="center"/>
              <w:rPr>
                <w:rFonts w:eastAsia="Times New Roman" w:cs="Times New Roman"/>
                <w:b/>
                <w:bCs/>
                <w:color w:val="auto"/>
                <w:sz w:val="19"/>
                <w:szCs w:val="19"/>
              </w:rPr>
            </w:pPr>
          </w:p>
        </w:tc>
        <w:tc>
          <w:tcPr>
            <w:tcW w:w="760" w:type="dxa"/>
            <w:gridSpan w:val="5"/>
            <w:tcBorders>
              <w:top w:val="nil"/>
              <w:bottom w:val="single" w:sz="4" w:space="0" w:color="auto"/>
            </w:tcBorders>
            <w:shd w:val="clear" w:color="000000" w:fill="DBE7F3"/>
            <w:noWrap/>
            <w:vAlign w:val="center"/>
            <w:hideMark/>
          </w:tcPr>
          <w:p w14:paraId="368F6503" w14:textId="677510FB" w:rsidR="009D7F82" w:rsidRPr="00C34848" w:rsidRDefault="009D7F82" w:rsidP="00C34848">
            <w:pPr>
              <w:widowControl/>
              <w:spacing w:line="245" w:lineRule="auto"/>
              <w:jc w:val="center"/>
              <w:rPr>
                <w:rFonts w:eastAsia="Times New Roman" w:cs="Times New Roman"/>
                <w:b/>
                <w:bCs/>
                <w:color w:val="auto"/>
                <w:sz w:val="19"/>
                <w:szCs w:val="19"/>
              </w:rPr>
            </w:pPr>
          </w:p>
        </w:tc>
        <w:tc>
          <w:tcPr>
            <w:tcW w:w="1663" w:type="dxa"/>
            <w:gridSpan w:val="3"/>
            <w:tcBorders>
              <w:top w:val="nil"/>
              <w:bottom w:val="single" w:sz="4" w:space="0" w:color="auto"/>
              <w:right w:val="nil"/>
            </w:tcBorders>
            <w:shd w:val="clear" w:color="000000" w:fill="DBE7F3"/>
            <w:noWrap/>
            <w:vAlign w:val="center"/>
            <w:hideMark/>
          </w:tcPr>
          <w:p w14:paraId="3622EFEB" w14:textId="11195689"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4E714F1" w14:textId="77777777" w:rsidTr="00FD4351">
        <w:tc>
          <w:tcPr>
            <w:tcW w:w="2880" w:type="dxa"/>
            <w:tcBorders>
              <w:top w:val="nil"/>
              <w:left w:val="nil"/>
              <w:bottom w:val="single" w:sz="4" w:space="0" w:color="auto"/>
            </w:tcBorders>
            <w:shd w:val="clear" w:color="auto" w:fill="auto"/>
            <w:noWrap/>
            <w:vAlign w:val="center"/>
            <w:hideMark/>
          </w:tcPr>
          <w:p w14:paraId="39E9493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No education</w:t>
            </w:r>
          </w:p>
        </w:tc>
        <w:tc>
          <w:tcPr>
            <w:tcW w:w="1171" w:type="dxa"/>
            <w:gridSpan w:val="2"/>
            <w:tcBorders>
              <w:top w:val="nil"/>
              <w:bottom w:val="single" w:sz="4" w:space="0" w:color="auto"/>
            </w:tcBorders>
            <w:shd w:val="clear" w:color="auto" w:fill="auto"/>
            <w:vAlign w:val="center"/>
            <w:hideMark/>
          </w:tcPr>
          <w:p w14:paraId="45A98B7B" w14:textId="14198816"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458CDBF" w14:textId="32865DF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DD9C69E" w14:textId="67CF28B0"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6A57803" w14:textId="1158D9FB"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4F9D20C" w14:textId="18AF373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EFBF0B9" w14:textId="14E537C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24EC54C" w14:textId="389AADF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22F3B127" w14:textId="21114F5A"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9DFF604" w14:textId="301DE9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FEDE7EC" w14:textId="06811693"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99A4E2C" w14:textId="77777777" w:rsidTr="00FD4351">
        <w:tc>
          <w:tcPr>
            <w:tcW w:w="2880" w:type="dxa"/>
            <w:tcBorders>
              <w:top w:val="nil"/>
              <w:left w:val="nil"/>
              <w:bottom w:val="single" w:sz="4" w:space="0" w:color="auto"/>
            </w:tcBorders>
            <w:shd w:val="clear" w:color="auto" w:fill="auto"/>
            <w:noWrap/>
            <w:vAlign w:val="center"/>
            <w:hideMark/>
          </w:tcPr>
          <w:p w14:paraId="301B0A9D"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Less than primary</w:t>
            </w:r>
          </w:p>
        </w:tc>
        <w:tc>
          <w:tcPr>
            <w:tcW w:w="1171" w:type="dxa"/>
            <w:gridSpan w:val="2"/>
            <w:tcBorders>
              <w:top w:val="nil"/>
              <w:bottom w:val="single" w:sz="4" w:space="0" w:color="auto"/>
            </w:tcBorders>
            <w:shd w:val="clear" w:color="auto" w:fill="auto"/>
            <w:vAlign w:val="center"/>
            <w:hideMark/>
          </w:tcPr>
          <w:p w14:paraId="1872F132" w14:textId="214BA9E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C9BBB92" w14:textId="6EC17B46"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D77908D" w14:textId="0FA3186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EF15A1E" w14:textId="7EEBF783"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C1B3C7E" w14:textId="3D83637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BEC708A" w14:textId="748B7DE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8A60B8B" w14:textId="266A178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51589D1" w14:textId="4F1585C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6550B38" w14:textId="07B95D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79C133A" w14:textId="6D32076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E1472AE" w14:textId="77777777" w:rsidTr="00FD4351">
        <w:tc>
          <w:tcPr>
            <w:tcW w:w="2880" w:type="dxa"/>
            <w:tcBorders>
              <w:top w:val="nil"/>
              <w:left w:val="nil"/>
              <w:bottom w:val="single" w:sz="4" w:space="0" w:color="auto"/>
            </w:tcBorders>
            <w:shd w:val="clear" w:color="auto" w:fill="auto"/>
            <w:noWrap/>
            <w:vAlign w:val="center"/>
            <w:hideMark/>
          </w:tcPr>
          <w:p w14:paraId="7FB5A70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primary</w:t>
            </w:r>
          </w:p>
        </w:tc>
        <w:tc>
          <w:tcPr>
            <w:tcW w:w="1171" w:type="dxa"/>
            <w:gridSpan w:val="2"/>
            <w:tcBorders>
              <w:top w:val="nil"/>
              <w:bottom w:val="single" w:sz="4" w:space="0" w:color="auto"/>
            </w:tcBorders>
            <w:shd w:val="clear" w:color="auto" w:fill="auto"/>
            <w:vAlign w:val="center"/>
            <w:hideMark/>
          </w:tcPr>
          <w:p w14:paraId="76D4B3F7" w14:textId="335276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9090C6E" w14:textId="7D8E3BF3"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B2EC1FC" w14:textId="549ED1E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5BD4BB35" w14:textId="6BE7C29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B1ED838" w14:textId="352016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9598867" w14:textId="2B01C27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D2A9C4" w14:textId="7D8DC0F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3EC78F95" w14:textId="4231BCD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8DC16A2" w14:textId="09268BF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E5CED9C" w14:textId="26D3CF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7CCEB09" w14:textId="77777777" w:rsidTr="00FD4351">
        <w:tc>
          <w:tcPr>
            <w:tcW w:w="2880" w:type="dxa"/>
            <w:tcBorders>
              <w:top w:val="nil"/>
              <w:left w:val="nil"/>
              <w:bottom w:val="single" w:sz="4" w:space="0" w:color="auto"/>
            </w:tcBorders>
            <w:shd w:val="clear" w:color="auto" w:fill="auto"/>
            <w:noWrap/>
            <w:vAlign w:val="center"/>
            <w:hideMark/>
          </w:tcPr>
          <w:p w14:paraId="0180648B"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secondary</w:t>
            </w:r>
          </w:p>
        </w:tc>
        <w:tc>
          <w:tcPr>
            <w:tcW w:w="1171" w:type="dxa"/>
            <w:gridSpan w:val="2"/>
            <w:tcBorders>
              <w:top w:val="nil"/>
              <w:bottom w:val="single" w:sz="4" w:space="0" w:color="auto"/>
            </w:tcBorders>
            <w:shd w:val="clear" w:color="auto" w:fill="auto"/>
            <w:vAlign w:val="center"/>
            <w:hideMark/>
          </w:tcPr>
          <w:p w14:paraId="359DC81E" w14:textId="26BFF2C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12F368" w14:textId="2CD07DD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F1086D1" w14:textId="5577EBD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810D5F2" w14:textId="749F1E98"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8EC77EF" w14:textId="1765B3B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2C1EF8E" w14:textId="33AC4F1E"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50FEB5C" w14:textId="7464115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EC4FAEB" w14:textId="3DFAB9A2"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45DAE2B0" w14:textId="56B0532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9374131" w14:textId="45727D5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4CF085F" w14:textId="77777777" w:rsidTr="00FD4351">
        <w:tc>
          <w:tcPr>
            <w:tcW w:w="2880" w:type="dxa"/>
            <w:tcBorders>
              <w:top w:val="nil"/>
              <w:left w:val="nil"/>
              <w:bottom w:val="single" w:sz="4" w:space="0" w:color="auto"/>
            </w:tcBorders>
            <w:shd w:val="clear" w:color="auto" w:fill="auto"/>
            <w:noWrap/>
            <w:vAlign w:val="center"/>
            <w:hideMark/>
          </w:tcPr>
          <w:p w14:paraId="6B61AA62"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Higher</w:t>
            </w:r>
          </w:p>
        </w:tc>
        <w:tc>
          <w:tcPr>
            <w:tcW w:w="1171" w:type="dxa"/>
            <w:gridSpan w:val="2"/>
            <w:tcBorders>
              <w:top w:val="nil"/>
              <w:bottom w:val="single" w:sz="4" w:space="0" w:color="auto"/>
            </w:tcBorders>
            <w:shd w:val="clear" w:color="auto" w:fill="auto"/>
            <w:vAlign w:val="center"/>
            <w:hideMark/>
          </w:tcPr>
          <w:p w14:paraId="1CD263F2" w14:textId="5440719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E50F595" w14:textId="4751892A"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2EA3796" w14:textId="1E07E0A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E6342E5" w14:textId="2F4263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10A1706" w14:textId="20DEB14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B21EDC2" w14:textId="1A43DC8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FAB2E9A" w14:textId="38707B9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527AA61" w14:textId="4E431BF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C01C50" w14:textId="7F93A13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E0AF111" w14:textId="5D9CFC25"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5FA0F64" w14:textId="77777777" w:rsidTr="00FD4351">
        <w:tc>
          <w:tcPr>
            <w:tcW w:w="2880" w:type="dxa"/>
            <w:tcBorders>
              <w:top w:val="nil"/>
              <w:left w:val="nil"/>
              <w:bottom w:val="single" w:sz="4" w:space="0" w:color="auto"/>
            </w:tcBorders>
            <w:shd w:val="clear" w:color="000000" w:fill="DBE7F3"/>
            <w:noWrap/>
            <w:vAlign w:val="center"/>
            <w:hideMark/>
          </w:tcPr>
          <w:p w14:paraId="0580ED4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Wealth quintile</w:t>
            </w:r>
          </w:p>
        </w:tc>
        <w:tc>
          <w:tcPr>
            <w:tcW w:w="1171" w:type="dxa"/>
            <w:gridSpan w:val="2"/>
            <w:tcBorders>
              <w:top w:val="nil"/>
              <w:bottom w:val="single" w:sz="4" w:space="0" w:color="auto"/>
            </w:tcBorders>
            <w:shd w:val="clear" w:color="000000" w:fill="DBE7F3"/>
            <w:vAlign w:val="center"/>
            <w:hideMark/>
          </w:tcPr>
          <w:p w14:paraId="3E1B31DB" w14:textId="6A81FBC5"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34546478" w14:textId="17A496BA"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249F1521" w14:textId="20370F1A"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05FA5C0C" w14:textId="7B4B0E64"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70A9EFA7" w14:textId="09740A24"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425BDBD2" w14:textId="43B5CBA3"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590CCE65" w14:textId="30520DC6"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5B56E0FE" w14:textId="56E72B70"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2F02441F" w14:textId="7D7A3E9A"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04FC168F" w14:textId="55C08EC2"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36C4B67" w14:textId="77777777" w:rsidTr="00FD4351">
        <w:tc>
          <w:tcPr>
            <w:tcW w:w="2880" w:type="dxa"/>
            <w:tcBorders>
              <w:top w:val="nil"/>
              <w:left w:val="nil"/>
              <w:bottom w:val="single" w:sz="4" w:space="0" w:color="auto"/>
            </w:tcBorders>
            <w:shd w:val="clear" w:color="auto" w:fill="auto"/>
            <w:noWrap/>
            <w:vAlign w:val="center"/>
            <w:hideMark/>
          </w:tcPr>
          <w:p w14:paraId="752D45F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Highest (wealthiest)</w:t>
            </w:r>
          </w:p>
        </w:tc>
        <w:tc>
          <w:tcPr>
            <w:tcW w:w="1171" w:type="dxa"/>
            <w:gridSpan w:val="2"/>
            <w:tcBorders>
              <w:top w:val="nil"/>
              <w:bottom w:val="single" w:sz="4" w:space="0" w:color="auto"/>
            </w:tcBorders>
            <w:shd w:val="clear" w:color="auto" w:fill="auto"/>
            <w:vAlign w:val="center"/>
            <w:hideMark/>
          </w:tcPr>
          <w:p w14:paraId="64E12DDA" w14:textId="5731893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DA8F56A" w14:textId="2269A33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DBA897" w14:textId="49A6B96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16DF94D4" w14:textId="1C23E1D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A5D590B" w14:textId="279BAFC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A2DAE2D" w14:textId="1AB32163"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57FAA26" w14:textId="6514A0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DAF3750" w14:textId="635901F9"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5E9EB27" w14:textId="68ADA6C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9EF1102" w14:textId="68E389F6"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85E3D3B" w14:textId="77777777" w:rsidTr="00FD4351">
        <w:tc>
          <w:tcPr>
            <w:tcW w:w="2880" w:type="dxa"/>
            <w:tcBorders>
              <w:top w:val="nil"/>
              <w:left w:val="nil"/>
              <w:bottom w:val="single" w:sz="4" w:space="0" w:color="auto"/>
            </w:tcBorders>
            <w:shd w:val="clear" w:color="auto" w:fill="auto"/>
            <w:noWrap/>
            <w:vAlign w:val="center"/>
            <w:hideMark/>
          </w:tcPr>
          <w:p w14:paraId="6C95617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Fourth</w:t>
            </w:r>
          </w:p>
        </w:tc>
        <w:tc>
          <w:tcPr>
            <w:tcW w:w="1171" w:type="dxa"/>
            <w:gridSpan w:val="2"/>
            <w:tcBorders>
              <w:top w:val="nil"/>
              <w:bottom w:val="single" w:sz="4" w:space="0" w:color="auto"/>
            </w:tcBorders>
            <w:shd w:val="clear" w:color="auto" w:fill="auto"/>
            <w:vAlign w:val="center"/>
            <w:hideMark/>
          </w:tcPr>
          <w:p w14:paraId="39C820A4" w14:textId="7C309D9F"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D98FF55" w14:textId="701BD53E"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1882BDC" w14:textId="76D0AEB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60075170" w14:textId="3ECBCB25"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3CC3093" w14:textId="2B3D1F7D"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B703226" w14:textId="62EDB81A"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409EDE" w14:textId="54BCB867"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C1B73ED" w14:textId="66FB240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3B3DAA" w14:textId="4BA20DDD"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FB9722F" w14:textId="22FAB1A7"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365FB68" w14:textId="77777777" w:rsidTr="00FD4351">
        <w:tc>
          <w:tcPr>
            <w:tcW w:w="2880" w:type="dxa"/>
            <w:tcBorders>
              <w:top w:val="nil"/>
              <w:left w:val="nil"/>
              <w:bottom w:val="single" w:sz="4" w:space="0" w:color="auto"/>
            </w:tcBorders>
            <w:shd w:val="clear" w:color="auto" w:fill="auto"/>
            <w:noWrap/>
            <w:vAlign w:val="center"/>
            <w:hideMark/>
          </w:tcPr>
          <w:p w14:paraId="325FD734"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Middle</w:t>
            </w:r>
          </w:p>
        </w:tc>
        <w:tc>
          <w:tcPr>
            <w:tcW w:w="1171" w:type="dxa"/>
            <w:gridSpan w:val="2"/>
            <w:tcBorders>
              <w:top w:val="nil"/>
              <w:bottom w:val="single" w:sz="4" w:space="0" w:color="auto"/>
            </w:tcBorders>
            <w:shd w:val="clear" w:color="auto" w:fill="auto"/>
            <w:vAlign w:val="center"/>
            <w:hideMark/>
          </w:tcPr>
          <w:p w14:paraId="21CFA668" w14:textId="067E096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62FA652" w14:textId="2C3B243C"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5D0C56A7" w14:textId="73E9E2A4"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D652DB8" w14:textId="6EA8AD6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D97B8A5" w14:textId="58114420"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09372BF" w14:textId="296F554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3A5FD4D" w14:textId="2F270325"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1F34CCF" w14:textId="06B07C6F"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D6993D" w14:textId="3BA2679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4CC16C56" w14:textId="606C1D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2B6274C9" w14:textId="77777777" w:rsidTr="00FD4351">
        <w:tc>
          <w:tcPr>
            <w:tcW w:w="2880" w:type="dxa"/>
            <w:tcBorders>
              <w:top w:val="nil"/>
              <w:left w:val="nil"/>
              <w:bottom w:val="single" w:sz="4" w:space="0" w:color="auto"/>
            </w:tcBorders>
            <w:shd w:val="clear" w:color="auto" w:fill="auto"/>
            <w:noWrap/>
            <w:vAlign w:val="center"/>
            <w:hideMark/>
          </w:tcPr>
          <w:p w14:paraId="6A6A884A"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Second</w:t>
            </w:r>
          </w:p>
        </w:tc>
        <w:tc>
          <w:tcPr>
            <w:tcW w:w="1171" w:type="dxa"/>
            <w:gridSpan w:val="2"/>
            <w:tcBorders>
              <w:top w:val="nil"/>
              <w:bottom w:val="single" w:sz="4" w:space="0" w:color="auto"/>
            </w:tcBorders>
            <w:shd w:val="clear" w:color="auto" w:fill="auto"/>
            <w:vAlign w:val="center"/>
            <w:hideMark/>
          </w:tcPr>
          <w:p w14:paraId="13FB71FA" w14:textId="2EA8896A"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050374C" w14:textId="12AC6C3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0663049" w14:textId="7BC0697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B57138C" w14:textId="1F9B2B9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695B016" w14:textId="1EE3F1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79107C0" w14:textId="29AA592C"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E2F65D" w14:textId="072BC6A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B122EAB" w14:textId="35719E95"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63952AA3" w14:textId="62DD9B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C91AB38" w14:textId="6AAD5550"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6D56B3D" w14:textId="77777777" w:rsidTr="00FD4351">
        <w:tc>
          <w:tcPr>
            <w:tcW w:w="2880" w:type="dxa"/>
            <w:tcBorders>
              <w:top w:val="nil"/>
              <w:left w:val="nil"/>
              <w:bottom w:val="single" w:sz="4" w:space="0" w:color="auto"/>
            </w:tcBorders>
            <w:shd w:val="clear" w:color="auto" w:fill="auto"/>
            <w:noWrap/>
            <w:vAlign w:val="center"/>
            <w:hideMark/>
          </w:tcPr>
          <w:p w14:paraId="7B271D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Lowest (poorest)</w:t>
            </w:r>
          </w:p>
        </w:tc>
        <w:tc>
          <w:tcPr>
            <w:tcW w:w="1171" w:type="dxa"/>
            <w:gridSpan w:val="2"/>
            <w:tcBorders>
              <w:top w:val="nil"/>
              <w:bottom w:val="single" w:sz="4" w:space="0" w:color="auto"/>
            </w:tcBorders>
            <w:shd w:val="clear" w:color="auto" w:fill="auto"/>
            <w:vAlign w:val="center"/>
            <w:hideMark/>
          </w:tcPr>
          <w:p w14:paraId="26967514" w14:textId="16AED7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5164951" w14:textId="4C8374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7307AC72" w14:textId="6A1A628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86F93B8" w14:textId="11433FDF"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B82A886" w14:textId="5BF60B8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E87FCBD" w14:textId="092518C2"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F7B341" w14:textId="6F336E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6A4A139" w14:textId="231DE63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C9F508" w14:textId="4D158C5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2C9E7FB" w14:textId="4EB5E6E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8DB3A3B" w14:textId="77777777" w:rsidTr="00FD4351">
        <w:tc>
          <w:tcPr>
            <w:tcW w:w="2880" w:type="dxa"/>
            <w:tcBorders>
              <w:top w:val="nil"/>
              <w:left w:val="nil"/>
              <w:bottom w:val="single" w:sz="4" w:space="0" w:color="auto"/>
            </w:tcBorders>
            <w:shd w:val="clear" w:color="000000" w:fill="DBE7F3"/>
            <w:noWrap/>
            <w:vAlign w:val="center"/>
            <w:hideMark/>
          </w:tcPr>
          <w:p w14:paraId="047FE219"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Shock exposure index</w:t>
            </w:r>
          </w:p>
        </w:tc>
        <w:tc>
          <w:tcPr>
            <w:tcW w:w="1171" w:type="dxa"/>
            <w:gridSpan w:val="2"/>
            <w:tcBorders>
              <w:top w:val="nil"/>
              <w:bottom w:val="single" w:sz="4" w:space="0" w:color="auto"/>
            </w:tcBorders>
            <w:shd w:val="clear" w:color="000000" w:fill="DBE7F3"/>
            <w:vAlign w:val="center"/>
            <w:hideMark/>
          </w:tcPr>
          <w:p w14:paraId="391191E1" w14:textId="336925EF"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72163270" w14:textId="63E103C2"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5899DA63" w14:textId="4A5A23AF"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215BF0CB" w14:textId="7F17D43A"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5F3153A4" w14:textId="5035A53D"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0262A7C1" w14:textId="3510EBDA"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1DCA3D2E" w14:textId="6534EA1A"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7299CBAD" w14:textId="3A05D477"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1127A503" w14:textId="0CB4BE16"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38F20CA0" w14:textId="0CED1834"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A191871" w14:textId="77777777" w:rsidTr="00FD4351">
        <w:tc>
          <w:tcPr>
            <w:tcW w:w="2880" w:type="dxa"/>
            <w:tcBorders>
              <w:top w:val="single" w:sz="4" w:space="0" w:color="auto"/>
              <w:left w:val="nil"/>
              <w:bottom w:val="single" w:sz="4" w:space="0" w:color="auto"/>
            </w:tcBorders>
            <w:shd w:val="clear" w:color="auto" w:fill="auto"/>
            <w:noWrap/>
            <w:vAlign w:val="center"/>
            <w:hideMark/>
          </w:tcPr>
          <w:p w14:paraId="21CF682C" w14:textId="77777777" w:rsidR="00FD4351" w:rsidRPr="00C34848" w:rsidRDefault="00FD4351"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Did not experience any shocks</w:t>
            </w:r>
          </w:p>
        </w:tc>
        <w:tc>
          <w:tcPr>
            <w:tcW w:w="1171" w:type="dxa"/>
            <w:gridSpan w:val="2"/>
            <w:tcBorders>
              <w:top w:val="single" w:sz="4" w:space="0" w:color="auto"/>
              <w:bottom w:val="single" w:sz="4" w:space="0" w:color="auto"/>
            </w:tcBorders>
            <w:shd w:val="clear" w:color="auto" w:fill="auto"/>
            <w:vAlign w:val="center"/>
          </w:tcPr>
          <w:p w14:paraId="4D55B6AF" w14:textId="7D2F7CB0" w:rsidR="00FD4351" w:rsidRPr="00C34848" w:rsidRDefault="00FD4351"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6C4E3BD3" w14:textId="7EC63DEE" w:rsidR="00FD4351" w:rsidRPr="00C34848" w:rsidRDefault="00FD4351"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105A0F35" w14:textId="1642D8C3" w:rsidR="00FD4351" w:rsidRPr="00C34848" w:rsidRDefault="00FD4351"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0619FA" w14:textId="1D8269B6" w:rsidR="00FD4351" w:rsidRPr="00C34848" w:rsidRDefault="00FD4351"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71F6EBB" w14:textId="2F1E3FCA" w:rsidR="00FD4351" w:rsidRPr="00C34848" w:rsidRDefault="00FD4351"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BE7A66B" w14:textId="3681E59A" w:rsidR="00FD4351" w:rsidRPr="00C34848" w:rsidRDefault="00FD4351"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60E83055" w14:textId="305207C8" w:rsidR="00FD4351" w:rsidRPr="00C34848" w:rsidRDefault="00FD4351"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6932870" w14:textId="56015E65" w:rsidR="00FD4351" w:rsidRPr="00C34848" w:rsidRDefault="00FD4351"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831852" w14:textId="0D8F2143" w:rsidR="00FD4351" w:rsidRPr="00C34848" w:rsidRDefault="00FD4351"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3E48CE24" w14:textId="46FBAF47" w:rsidR="00FD4351" w:rsidRPr="00C34848" w:rsidRDefault="00FD4351" w:rsidP="00C34848">
            <w:pPr>
              <w:widowControl/>
              <w:spacing w:line="245" w:lineRule="auto"/>
              <w:jc w:val="center"/>
              <w:rPr>
                <w:rFonts w:eastAsia="Times New Roman" w:cs="Times New Roman"/>
                <w:sz w:val="19"/>
                <w:szCs w:val="19"/>
              </w:rPr>
            </w:pPr>
          </w:p>
        </w:tc>
      </w:tr>
      <w:tr w:rsidR="00FD4351" w:rsidRPr="002B05D3" w14:paraId="63981273" w14:textId="77777777" w:rsidTr="00FD4351">
        <w:tc>
          <w:tcPr>
            <w:tcW w:w="2880" w:type="dxa"/>
            <w:tcBorders>
              <w:top w:val="nil"/>
              <w:left w:val="nil"/>
              <w:bottom w:val="single" w:sz="4" w:space="0" w:color="auto"/>
            </w:tcBorders>
            <w:shd w:val="clear" w:color="auto" w:fill="auto"/>
            <w:noWrap/>
            <w:vAlign w:val="center"/>
            <w:hideMark/>
          </w:tcPr>
          <w:p w14:paraId="7FCB66F6"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w:t>
            </w:r>
          </w:p>
        </w:tc>
        <w:tc>
          <w:tcPr>
            <w:tcW w:w="1171" w:type="dxa"/>
            <w:gridSpan w:val="2"/>
            <w:tcBorders>
              <w:top w:val="nil"/>
              <w:bottom w:val="single" w:sz="4" w:space="0" w:color="auto"/>
            </w:tcBorders>
            <w:shd w:val="clear" w:color="auto" w:fill="auto"/>
            <w:vAlign w:val="center"/>
            <w:hideMark/>
          </w:tcPr>
          <w:p w14:paraId="3939E93F" w14:textId="4080098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DB5F5B7" w14:textId="0AF9D4D0"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8A079E5" w14:textId="2D65EA7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F712F51" w14:textId="39E05B8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4310A32" w14:textId="6F2324E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860FCDA" w14:textId="324B7ED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2BD1051F" w14:textId="154EF97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CBE4C82" w14:textId="11C53CE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B89CD52" w14:textId="56BD0D67"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096C889" w14:textId="2DB812D1"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11F756E" w14:textId="77777777" w:rsidTr="00FD4351">
        <w:tc>
          <w:tcPr>
            <w:tcW w:w="2880" w:type="dxa"/>
            <w:tcBorders>
              <w:top w:val="nil"/>
              <w:left w:val="nil"/>
              <w:bottom w:val="single" w:sz="4" w:space="0" w:color="auto"/>
            </w:tcBorders>
            <w:shd w:val="clear" w:color="auto" w:fill="auto"/>
            <w:noWrap/>
            <w:vAlign w:val="center"/>
            <w:hideMark/>
          </w:tcPr>
          <w:p w14:paraId="5C08A8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Moderate</w:t>
            </w:r>
          </w:p>
        </w:tc>
        <w:tc>
          <w:tcPr>
            <w:tcW w:w="1171" w:type="dxa"/>
            <w:gridSpan w:val="2"/>
            <w:tcBorders>
              <w:top w:val="nil"/>
              <w:bottom w:val="single" w:sz="4" w:space="0" w:color="auto"/>
            </w:tcBorders>
            <w:shd w:val="clear" w:color="auto" w:fill="auto"/>
            <w:vAlign w:val="center"/>
            <w:hideMark/>
          </w:tcPr>
          <w:p w14:paraId="5327F354" w14:textId="09B6B312"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EAEAD77" w14:textId="410076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E4180CD" w14:textId="49D013B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1F718C1" w14:textId="4E90A12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F7D8D9D" w14:textId="1D82466F"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EAE9048" w14:textId="29D4C2D4"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9E2089A" w14:textId="624302D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F70CBBF" w14:textId="3FD0414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5452305" w14:textId="336423F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85D5F57" w14:textId="23C4B44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4BF2C63" w14:textId="77777777" w:rsidTr="00FD4351">
        <w:tc>
          <w:tcPr>
            <w:tcW w:w="2880" w:type="dxa"/>
            <w:tcBorders>
              <w:top w:val="nil"/>
              <w:left w:val="nil"/>
              <w:bottom w:val="single" w:sz="4" w:space="0" w:color="auto"/>
            </w:tcBorders>
            <w:shd w:val="clear" w:color="auto" w:fill="auto"/>
            <w:noWrap/>
            <w:vAlign w:val="center"/>
            <w:hideMark/>
          </w:tcPr>
          <w:p w14:paraId="1EE8DB4C"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w:t>
            </w:r>
          </w:p>
        </w:tc>
        <w:tc>
          <w:tcPr>
            <w:tcW w:w="1171" w:type="dxa"/>
            <w:gridSpan w:val="2"/>
            <w:tcBorders>
              <w:top w:val="nil"/>
              <w:bottom w:val="single" w:sz="4" w:space="0" w:color="auto"/>
            </w:tcBorders>
            <w:shd w:val="clear" w:color="auto" w:fill="auto"/>
            <w:vAlign w:val="center"/>
            <w:hideMark/>
          </w:tcPr>
          <w:p w14:paraId="6631C062" w14:textId="4C44600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DAE5E46" w14:textId="7623F54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6361C5" w14:textId="5C84B83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0AAA134" w14:textId="6A9C35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F70B2C" w14:textId="05AC257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C749B89" w14:textId="382615B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7F96B0" w14:textId="281C760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9C48F18" w14:textId="66E9F01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54B24530" w14:textId="37ACAFF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615287D" w14:textId="76E7A278" w:rsidR="009D7F82" w:rsidRPr="00C34848" w:rsidRDefault="009D7F82" w:rsidP="00C34848">
            <w:pPr>
              <w:widowControl/>
              <w:spacing w:line="245" w:lineRule="auto"/>
              <w:jc w:val="center"/>
              <w:rPr>
                <w:rFonts w:eastAsia="Times New Roman" w:cs="Times New Roman"/>
                <w:sz w:val="19"/>
                <w:szCs w:val="19"/>
              </w:rPr>
            </w:pPr>
          </w:p>
        </w:tc>
      </w:tr>
    </w:tbl>
    <w:p w14:paraId="1DF94FE5" w14:textId="43FECFED" w:rsidR="009D7F82" w:rsidRDefault="008170B4" w:rsidP="000367A5">
      <w:pPr>
        <w:pStyle w:val="TF-TblFN"/>
        <w:spacing w:before="0" w:line="242" w:lineRule="auto"/>
      </w:pPr>
      <w:commentRangeStart w:id="308"/>
      <w:r>
        <w:t>^ Results not statistically reliable, n&lt;30</w:t>
      </w:r>
      <w:r w:rsidRPr="007472E6">
        <w:rPr>
          <w:szCs w:val="16"/>
        </w:rPr>
        <w:t xml:space="preserve">  </w:t>
      </w:r>
      <w:commentRangeEnd w:id="308"/>
      <w:r>
        <w:rPr>
          <w:rStyle w:val="CommentReference"/>
        </w:rPr>
        <w:commentReference w:id="308"/>
      </w:r>
    </w:p>
    <w:p w14:paraId="007AB606" w14:textId="2D1DECEB" w:rsidR="009D7F82" w:rsidRDefault="009D7F82" w:rsidP="000367A5">
      <w:pPr>
        <w:pStyle w:val="TF-TblFN"/>
        <w:spacing w:before="0" w:line="242" w:lineRule="auto"/>
        <w:ind w:left="90" w:hanging="90"/>
      </w:pPr>
      <w:r w:rsidRPr="009D7F82">
        <w:rPr>
          <w:vertAlign w:val="superscript"/>
        </w:rPr>
        <w:t>a</w:t>
      </w:r>
      <w:r>
        <w:t xml:space="preserve"> The prevalence of poverty is the percentage of individuals living below the [</w:t>
      </w:r>
      <w:r w:rsidRPr="009D7F82">
        <w:rPr>
          <w:highlight w:val="yellow"/>
        </w:rPr>
        <w:t>NATIONAL POVERTY THRESHOLD</w:t>
      </w:r>
      <w:r>
        <w:t>] per person per day poverty threshold.</w:t>
      </w:r>
      <w:r>
        <w:tab/>
      </w:r>
    </w:p>
    <w:p w14:paraId="7EA5AFA2" w14:textId="1D56117B" w:rsidR="009D7F82" w:rsidRDefault="009D7F82"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54FE78B" w14:textId="09E96D6F" w:rsidR="009D7F82" w:rsidRDefault="009D7F82"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NATIONAL POVERTY THRESHOLD</w:t>
      </w:r>
      <w:r>
        <w:t>] per person per day poverty threshold (2011 PPP) but below 125 percent of that threshold, or [</w:t>
      </w:r>
      <w:r w:rsidRPr="009D7F82">
        <w:rPr>
          <w:highlight w:val="yellow"/>
        </w:rPr>
        <w:t>125% NATIONAL POVERTY THRESHOLD</w:t>
      </w:r>
      <w:r>
        <w:t>] per day.</w:t>
      </w:r>
      <w:r>
        <w:tab/>
      </w:r>
    </w:p>
    <w:p w14:paraId="55729118" w14:textId="5B17F551" w:rsidR="009D7F82" w:rsidRDefault="009D7F82"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6FAC754E" w14:textId="2C4E7EB6" w:rsidR="00C447F7" w:rsidRDefault="009D7F82" w:rsidP="000367A5">
      <w:pPr>
        <w:pStyle w:val="TF-TblFN"/>
        <w:tabs>
          <w:tab w:val="clear" w:pos="360"/>
          <w:tab w:val="left" w:pos="0"/>
        </w:tabs>
        <w:spacing w:before="0" w:line="242" w:lineRule="auto"/>
        <w:ind w:left="90" w:hanging="90"/>
      </w:pPr>
      <w:r w:rsidRPr="009D7F82">
        <w:rPr>
          <w:vertAlign w:val="superscript"/>
        </w:rPr>
        <w:t>e</w:t>
      </w:r>
      <w:r w:rsidR="00F438A7">
        <w:t xml:space="preserve"> </w:t>
      </w:r>
      <w:r w:rsidR="00F438A7" w:rsidRPr="00124421">
        <w:t>The depth of poverty</w:t>
      </w:r>
      <w:r w:rsidR="00F438A7">
        <w:t xml:space="preserve"> of the poor </w:t>
      </w:r>
      <w:r w:rsidR="00F438A7" w:rsidRPr="000A7CC0">
        <w:t xml:space="preserve">measures, on average, how far the </w:t>
      </w:r>
      <w:r w:rsidR="00F438A7">
        <w:t xml:space="preserve">consumption of </w:t>
      </w:r>
      <w:r>
        <w:t xml:space="preserve">the </w:t>
      </w:r>
      <w:r w:rsidR="00F438A7" w:rsidRPr="000A7CC0">
        <w:t xml:space="preserve">poor </w:t>
      </w:r>
      <w:r w:rsidR="00F438A7">
        <w:t>is</w:t>
      </w:r>
      <w:r>
        <w:t xml:space="preserve"> below the [</w:t>
      </w:r>
      <w:r w:rsidRPr="009D7F82">
        <w:rPr>
          <w:highlight w:val="yellow"/>
        </w:rPr>
        <w:t>NATIONAL POVERTY THRESHOLD</w:t>
      </w:r>
      <w:r>
        <w:t>] per person per day poverty threshold.</w:t>
      </w:r>
      <w:r>
        <w:tab/>
      </w:r>
      <w:r w:rsidR="00C447F7" w:rsidRPr="00124421">
        <w:t xml:space="preserve"> </w:t>
      </w:r>
    </w:p>
    <w:p w14:paraId="4CBEA2FD" w14:textId="35E9689C" w:rsidR="009D7F82" w:rsidRPr="009D7F82" w:rsidRDefault="009D7F82" w:rsidP="000367A5">
      <w:pPr>
        <w:pStyle w:val="TF-TblFN"/>
        <w:spacing w:before="0" w:line="242" w:lineRule="auto"/>
        <w:rPr>
          <w:szCs w:val="18"/>
        </w:rPr>
      </w:pPr>
      <w:r w:rsidRPr="009D7F82">
        <w:rPr>
          <w:szCs w:val="18"/>
        </w:rPr>
        <w:t xml:space="preserve">Notes: </w:t>
      </w:r>
    </w:p>
    <w:p w14:paraId="487FB1AE" w14:textId="77777777" w:rsidR="009D7F82" w:rsidRPr="009D7F82" w:rsidRDefault="009D7F82" w:rsidP="000367A5">
      <w:pPr>
        <w:pStyle w:val="TF-TblFN"/>
        <w:spacing w:before="0" w:line="242" w:lineRule="auto"/>
        <w:rPr>
          <w:szCs w:val="18"/>
        </w:rPr>
      </w:pPr>
      <w:r w:rsidRPr="009D7F82">
        <w:rPr>
          <w:szCs w:val="18"/>
        </w:rPr>
        <w:t>[</w:t>
      </w:r>
      <w:commentRangeStart w:id="309"/>
      <w:r w:rsidRPr="00BD47D3">
        <w:rPr>
          <w:szCs w:val="18"/>
          <w:highlight w:val="yellow"/>
        </w:rPr>
        <w:t>INSERT DESCRIPTION OF NATIONAL POVERTY THRESHOLD</w:t>
      </w:r>
      <w:commentRangeEnd w:id="309"/>
      <w:r w:rsidR="00BD47D3">
        <w:rPr>
          <w:rStyle w:val="CommentReference"/>
          <w:rFonts w:eastAsia="Arial" w:cs="Arial"/>
          <w:color w:val="000000"/>
        </w:rPr>
        <w:commentReference w:id="309"/>
      </w:r>
      <w:r w:rsidRPr="009D7F82">
        <w:rPr>
          <w:szCs w:val="18"/>
        </w:rPr>
        <w:t>.]</w:t>
      </w:r>
    </w:p>
    <w:p w14:paraId="76229656" w14:textId="77777777" w:rsidR="00F51324" w:rsidRDefault="00662CD7" w:rsidP="000367A5">
      <w:pPr>
        <w:pStyle w:val="TF-TblFN"/>
        <w:spacing w:before="0" w:line="242" w:lineRule="auto"/>
        <w:ind w:left="0" w:firstLine="0"/>
      </w:pPr>
      <w:r>
        <w:lastRenderedPageBreak/>
        <w:t>Indicator estimates and d</w:t>
      </w:r>
      <w:r w:rsidRPr="00D21192">
        <w:t>isaggregate</w:t>
      </w:r>
      <w:r>
        <w:t xml:space="preserve"> categorie</w:t>
      </w:r>
      <w:r w:rsidRPr="00D21192">
        <w:t>s based on individual household members (i.e., gendered household type, household education, and wealth quintile) are calculated using de jure household members.</w:t>
      </w:r>
    </w:p>
    <w:p w14:paraId="4E8F66F2" w14:textId="763F5165" w:rsidR="00D20BD3" w:rsidRDefault="009D7F82" w:rsidP="000367A5">
      <w:pPr>
        <w:pStyle w:val="TF-TblFN"/>
        <w:spacing w:before="0" w:line="242" w:lineRule="auto"/>
        <w:ind w:left="0" w:firstLine="0"/>
        <w:rPr>
          <w:szCs w:val="18"/>
        </w:rPr>
        <w:sectPr w:rsidR="00D20BD3" w:rsidSect="002420C4">
          <w:footerReference w:type="default" r:id="rId31"/>
          <w:pgSz w:w="15840" w:h="12240" w:orient="landscape" w:code="1"/>
          <w:pgMar w:top="1440" w:right="1440" w:bottom="1440" w:left="1440" w:header="720" w:footer="576" w:gutter="0"/>
          <w:cols w:space="720"/>
          <w:docGrid w:linePitch="326"/>
        </w:sectPr>
      </w:pPr>
      <w:r w:rsidRPr="009D7F82">
        <w:rPr>
          <w:szCs w:val="18"/>
        </w:rPr>
        <w:t xml:space="preserve">Sources: Feed the Future [Country] ZOI Survey [Survey year(s)], </w:t>
      </w:r>
      <w:r w:rsidRPr="00BD47D3">
        <w:rPr>
          <w:szCs w:val="18"/>
          <w:highlight w:val="yellow"/>
        </w:rPr>
        <w:t xml:space="preserve">[SOURCE OF DATA FOR NATIONAL POVERTY THRESHOLD, SUCH AS </w:t>
      </w:r>
      <w:r w:rsidR="00575956" w:rsidRPr="00C71A55">
        <w:rPr>
          <w:highlight w:val="yellow"/>
        </w:rPr>
        <w:t>NATIONAL STATISTICS OFFICE</w:t>
      </w:r>
      <w:r w:rsidRPr="009D7F82">
        <w:rPr>
          <w:szCs w:val="18"/>
        </w:rPr>
        <w:t>]</w:t>
      </w:r>
      <w:r w:rsidR="00C447F7" w:rsidRPr="00602FB9">
        <w:rPr>
          <w:szCs w:val="18"/>
        </w:rPr>
        <w:t xml:space="preserve"> </w:t>
      </w:r>
    </w:p>
    <w:p w14:paraId="3B640304" w14:textId="37D0ADBF" w:rsidR="00BC0F95" w:rsidRPr="006979D0" w:rsidRDefault="00BC0F95" w:rsidP="0034409D">
      <w:pPr>
        <w:pStyle w:val="Heading3"/>
        <w:numPr>
          <w:ilvl w:val="2"/>
          <w:numId w:val="22"/>
        </w:numPr>
        <w:ind w:left="2160"/>
      </w:pPr>
      <w:bookmarkStart w:id="310" w:name="_Toc20297274"/>
      <w:bookmarkStart w:id="311" w:name="_Toc20297974"/>
      <w:bookmarkStart w:id="312" w:name="_Toc20479533"/>
      <w:bookmarkStart w:id="313" w:name="_Toc63673339"/>
      <w:bookmarkEnd w:id="310"/>
      <w:bookmarkEnd w:id="311"/>
      <w:bookmarkEnd w:id="312"/>
      <w:r w:rsidRPr="006979D0">
        <w:lastRenderedPageBreak/>
        <w:t xml:space="preserve">The </w:t>
      </w:r>
      <w:r w:rsidR="00C36285" w:rsidRPr="006979D0">
        <w:t>national extreme poverty threshold</w:t>
      </w:r>
      <w:bookmarkEnd w:id="313"/>
    </w:p>
    <w:p w14:paraId="156B8258" w14:textId="1B0FC0BA" w:rsidR="005F723A" w:rsidRPr="00DF4DE5" w:rsidRDefault="005F723A" w:rsidP="00347F47">
      <w:pPr>
        <w:pStyle w:val="BodyText1"/>
      </w:pPr>
      <w:r>
        <w:rPr>
          <w:highlight w:val="yellow"/>
        </w:rPr>
        <w:t>[</w:t>
      </w:r>
      <w:r w:rsidRPr="00DF4DE5">
        <w:rPr>
          <w:highlight w:val="yellow"/>
        </w:rPr>
        <w:t xml:space="preserve">Define the </w:t>
      </w:r>
      <w:r w:rsidR="00697454">
        <w:rPr>
          <w:highlight w:val="yellow"/>
        </w:rPr>
        <w:t xml:space="preserve">national </w:t>
      </w:r>
      <w:r w:rsidRPr="00DF4DE5">
        <w:rPr>
          <w:highlight w:val="yellow"/>
        </w:rPr>
        <w:t>extreme poverty threshold for [Country]</w:t>
      </w:r>
      <w:r>
        <w:rPr>
          <w:rStyle w:val="CommentReference"/>
          <w:rFonts w:ascii="Calibri" w:hAnsi="Calibri"/>
        </w:rPr>
        <w:t>.</w:t>
      </w:r>
      <w:r w:rsidRPr="00DF4DE5">
        <w:rPr>
          <w:highlight w:val="yellow"/>
        </w:rPr>
        <w:t xml:space="preserve"> Include a summary of the estimates at the </w:t>
      </w:r>
      <w:r w:rsidR="00697454">
        <w:rPr>
          <w:highlight w:val="yellow"/>
        </w:rPr>
        <w:t xml:space="preserve">national </w:t>
      </w:r>
      <w:r w:rsidRPr="00DF4DE5">
        <w:rPr>
          <w:highlight w:val="yellow"/>
        </w:rPr>
        <w:t>extreme poverty threshold. Interpret results presented in t</w:t>
      </w:r>
      <w:r>
        <w:rPr>
          <w:highlight w:val="yellow"/>
        </w:rPr>
        <w:t>he table in relation to the $1.90</w:t>
      </w:r>
      <w:r w:rsidRPr="00DF4DE5">
        <w:rPr>
          <w:highlight w:val="yellow"/>
        </w:rPr>
        <w:t xml:space="preserve">/day threshold presented in </w:t>
      </w:r>
      <w:r>
        <w:rPr>
          <w:highlight w:val="yellow"/>
        </w:rPr>
        <w:t>Table 4.</w:t>
      </w:r>
      <w:r w:rsidR="002F3D1C">
        <w:rPr>
          <w:highlight w:val="yellow"/>
        </w:rPr>
        <w:t>1</w:t>
      </w:r>
      <w:r w:rsidR="00E77D88">
        <w:rPr>
          <w:highlight w:val="yellow"/>
        </w:rPr>
        <w:t>.1</w:t>
      </w:r>
      <w:r w:rsidRPr="00DF4DE5">
        <w:rPr>
          <w:highlight w:val="yellow"/>
        </w:rPr>
        <w:t xml:space="preserve"> as well as the national threshold presented in </w:t>
      </w:r>
      <w:r>
        <w:rPr>
          <w:highlight w:val="yellow"/>
        </w:rPr>
        <w:t>Table </w:t>
      </w:r>
      <w:r w:rsidR="002F3D1C">
        <w:rPr>
          <w:highlight w:val="yellow"/>
        </w:rPr>
        <w:t>4.</w:t>
      </w:r>
      <w:r w:rsidR="00E77D88">
        <w:rPr>
          <w:highlight w:val="yellow"/>
        </w:rPr>
        <w:t>1.</w:t>
      </w:r>
      <w:r w:rsidR="002F3D1C">
        <w:rPr>
          <w:highlight w:val="yellow"/>
        </w:rPr>
        <w:t>2</w:t>
      </w:r>
      <w:r w:rsidRPr="00DF4DE5">
        <w:rPr>
          <w:highlight w:val="yellow"/>
        </w:rPr>
        <w:t>.</w:t>
      </w:r>
      <w:r>
        <w:t>]</w:t>
      </w:r>
    </w:p>
    <w:p w14:paraId="217F9FCB" w14:textId="2FF79FCB" w:rsidR="00B95C7A" w:rsidRPr="00DF4DE5" w:rsidRDefault="00C36285" w:rsidP="00347F47">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extreme poverty threshold]</w:t>
      </w:r>
    </w:p>
    <w:p w14:paraId="3821EF56" w14:textId="64FD5279" w:rsidR="00B95C7A" w:rsidRDefault="00C36285" w:rsidP="00347F47">
      <w:pPr>
        <w:pStyle w:val="BodyText1"/>
      </w:pPr>
      <w:r>
        <w:rPr>
          <w:b/>
          <w:color w:val="94A545"/>
        </w:rPr>
        <w:t>Depth of p</w:t>
      </w:r>
      <w:r w:rsidR="00B95C7A" w:rsidRPr="00CB3A6A">
        <w:rPr>
          <w:b/>
          <w:color w:val="94A545"/>
        </w:rPr>
        <w:t>overty</w:t>
      </w:r>
      <w:r>
        <w:rPr>
          <w:b/>
          <w:color w:val="94A545"/>
        </w:rPr>
        <w:t xml:space="preserve"> of the p</w:t>
      </w:r>
      <w:r w:rsidR="005F723A">
        <w:rPr>
          <w:b/>
          <w:color w:val="94A545"/>
        </w:rPr>
        <w:t>oor</w:t>
      </w:r>
      <w:r w:rsidR="00B95C7A" w:rsidRPr="00CB3A6A">
        <w:rPr>
          <w:b/>
          <w:color w:val="94A545"/>
        </w:rPr>
        <w:t>.</w:t>
      </w:r>
      <w:r w:rsidR="00B95C7A" w:rsidRPr="00DF4DE5">
        <w:t xml:space="preserve"> </w:t>
      </w:r>
      <w:r w:rsidR="00B95C7A">
        <w:rPr>
          <w:highlight w:val="yellow"/>
        </w:rPr>
        <w:t>[Describe results at national extreme poverty threshold]</w:t>
      </w:r>
    </w:p>
    <w:p w14:paraId="08E77FC0" w14:textId="10E6A934" w:rsidR="00B95C7A" w:rsidRDefault="00C36285" w:rsidP="00347F47">
      <w:pPr>
        <w:pStyle w:val="BodyText1"/>
      </w:pPr>
      <w:r>
        <w:rPr>
          <w:b/>
          <w:color w:val="94A545"/>
        </w:rPr>
        <w:t>Near-poor p</w:t>
      </w:r>
      <w:r w:rsidR="005F723A">
        <w:rPr>
          <w:b/>
          <w:color w:val="94A545"/>
        </w:rPr>
        <w:t>revalence</w:t>
      </w:r>
      <w:r w:rsidR="00B95C7A">
        <w:rPr>
          <w:b/>
          <w:color w:val="94A545"/>
        </w:rPr>
        <w:t>.</w:t>
      </w:r>
      <w:r w:rsidR="00B95C7A" w:rsidRPr="00CB3A6A">
        <w:rPr>
          <w:b/>
          <w:color w:val="94A545"/>
        </w:rPr>
        <w:t xml:space="preserve"> </w:t>
      </w:r>
      <w:r w:rsidR="00B95C7A">
        <w:rPr>
          <w:highlight w:val="yellow"/>
        </w:rPr>
        <w:t>[Describe results at national extreme poverty threshold]</w:t>
      </w:r>
    </w:p>
    <w:p w14:paraId="02D233E5" w14:textId="6A39364B" w:rsidR="00347F47" w:rsidRDefault="005F723A" w:rsidP="00347F47">
      <w:pPr>
        <w:pStyle w:val="BodyText1"/>
        <w:sectPr w:rsidR="00347F47" w:rsidSect="002420C4">
          <w:footerReference w:type="default" r:id="rId32"/>
          <w:pgSz w:w="12240" w:h="15840" w:code="1"/>
          <w:pgMar w:top="1440" w:right="1440" w:bottom="1440" w:left="1440" w:header="720" w:footer="576" w:gutter="0"/>
          <w:cols w:space="720"/>
          <w:docGrid w:linePitch="326"/>
        </w:sectPr>
      </w:pPr>
      <w:r w:rsidRPr="00901D8B">
        <w:rPr>
          <w:b/>
        </w:rPr>
        <w:t>Table 4.</w:t>
      </w:r>
      <w:r w:rsidR="005A3B59" w:rsidRPr="00901D8B">
        <w:rPr>
          <w:b/>
        </w:rPr>
        <w:t>1.</w:t>
      </w:r>
      <w:r w:rsidR="00E259C2" w:rsidRPr="00901D8B">
        <w:rPr>
          <w:b/>
        </w:rPr>
        <w:t>3</w:t>
      </w:r>
      <w:r w:rsidRPr="00901D8B">
        <w:rPr>
          <w:b/>
        </w:rPr>
        <w:t xml:space="preserve"> </w:t>
      </w:r>
      <w:r w:rsidRPr="00DF4DE5">
        <w:t xml:space="preserve">presents poverty estimates at the </w:t>
      </w:r>
      <w:r w:rsidR="00697454" w:rsidRPr="00697454">
        <w:t xml:space="preserve">national </w:t>
      </w:r>
      <w:r w:rsidRPr="00DF4DE5">
        <w:t xml:space="preserve">extreme poverty threshold for </w:t>
      </w:r>
      <w:r w:rsidRPr="00DF4DE5">
        <w:rPr>
          <w:highlight w:val="yellow"/>
        </w:rPr>
        <w:t>[Country].</w:t>
      </w:r>
      <w:r w:rsidRPr="00DF4DE5">
        <w:t xml:space="preserve"> Similar to </w:t>
      </w:r>
      <w:r w:rsidR="002F3D1C">
        <w:t xml:space="preserve">the two </w:t>
      </w:r>
      <w:r>
        <w:t xml:space="preserve">previous </w:t>
      </w:r>
      <w:r w:rsidRPr="00DF4DE5">
        <w:t xml:space="preserve">poverty tables, this table presents </w:t>
      </w:r>
      <w:r>
        <w:t xml:space="preserve">extreme </w:t>
      </w:r>
      <w:r w:rsidRPr="00DF4DE5">
        <w:t xml:space="preserve">poverty estimates for all households in the </w:t>
      </w:r>
      <w:r w:rsidR="006E6E0F">
        <w:t>ZOI</w:t>
      </w:r>
      <w:r w:rsidRPr="00DF4DE5">
        <w:t>, as well as disaggregated by household characteristics, including gendered household type, household educational attainment</w:t>
      </w:r>
      <w:r w:rsidR="00E9018F">
        <w:t>, wealth quintile</w:t>
      </w:r>
      <w:r w:rsidR="00605B90">
        <w:t>, and severity of shock exposure</w:t>
      </w:r>
      <w:r w:rsidRPr="00DF4DE5">
        <w:t>.</w:t>
      </w:r>
    </w:p>
    <w:p w14:paraId="599627CE" w14:textId="0F53CF36" w:rsidR="00BC0F95" w:rsidRDefault="0067402C" w:rsidP="00347F47">
      <w:pPr>
        <w:pStyle w:val="Tabletitle"/>
        <w:spacing w:after="80"/>
        <w:rPr>
          <w:i/>
        </w:rPr>
      </w:pPr>
      <w:bookmarkStart w:id="314" w:name="_Toc415131207"/>
      <w:bookmarkStart w:id="315" w:name="_Toc499553867"/>
      <w:bookmarkStart w:id="316" w:name="_Toc499554305"/>
      <w:bookmarkStart w:id="317" w:name="_Toc499554560"/>
      <w:bookmarkStart w:id="318" w:name="_Toc63673066"/>
      <w:r w:rsidRPr="00BD47D3">
        <w:lastRenderedPageBreak/>
        <w:t xml:space="preserve">Table </w:t>
      </w:r>
      <w:bookmarkEnd w:id="314"/>
      <w:bookmarkEnd w:id="315"/>
      <w:bookmarkEnd w:id="316"/>
      <w:bookmarkEnd w:id="317"/>
      <w:r w:rsidR="00BD47D3" w:rsidRPr="00BD47D3">
        <w:t>4.1.3: Poverty Indicators at the National Extreme Poverty Threshold of [</w:t>
      </w:r>
      <w:r w:rsidR="00BD47D3" w:rsidRPr="00BD47D3">
        <w:rPr>
          <w:highlight w:val="yellow"/>
        </w:rPr>
        <w:t>THRESHOLD</w:t>
      </w:r>
      <w:r w:rsidR="00BD47D3" w:rsidRPr="00BD47D3">
        <w:t>] per Person per Day in the ZOI, in Total and by Selected Household Characteristics</w:t>
      </w:r>
      <w:bookmarkEnd w:id="318"/>
    </w:p>
    <w:tbl>
      <w:tblPr>
        <w:tblW w:w="5000" w:type="pct"/>
        <w:tblLayout w:type="fixed"/>
        <w:tblLook w:val="04A0" w:firstRow="1" w:lastRow="0" w:firstColumn="1" w:lastColumn="0" w:noHBand="0" w:noVBand="1"/>
      </w:tblPr>
      <w:tblGrid>
        <w:gridCol w:w="2836"/>
        <w:gridCol w:w="1189"/>
        <w:gridCol w:w="732"/>
        <w:gridCol w:w="458"/>
        <w:gridCol w:w="1281"/>
        <w:gridCol w:w="732"/>
        <w:gridCol w:w="1608"/>
        <w:gridCol w:w="39"/>
        <w:gridCol w:w="366"/>
        <w:gridCol w:w="1373"/>
        <w:gridCol w:w="824"/>
        <w:gridCol w:w="1728"/>
        <w:gridCol w:w="10"/>
      </w:tblGrid>
      <w:tr w:rsidR="00BD47D3" w:rsidRPr="00110F46" w14:paraId="767EC720" w14:textId="77777777" w:rsidTr="00FA4B26">
        <w:trPr>
          <w:tblHeader/>
        </w:trPr>
        <w:tc>
          <w:tcPr>
            <w:tcW w:w="2790" w:type="dxa"/>
            <w:tcBorders>
              <w:top w:val="single" w:sz="4" w:space="0" w:color="auto"/>
              <w:left w:val="nil"/>
              <w:bottom w:val="nil"/>
            </w:tcBorders>
            <w:shd w:val="clear" w:color="000000" w:fill="387990"/>
            <w:noWrap/>
            <w:vAlign w:val="bottom"/>
            <w:hideMark/>
          </w:tcPr>
          <w:p w14:paraId="4FC9D61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890" w:type="dxa"/>
            <w:gridSpan w:val="2"/>
            <w:tcBorders>
              <w:top w:val="single" w:sz="4" w:space="0" w:color="auto"/>
              <w:bottom w:val="single" w:sz="4" w:space="0" w:color="FFFFFF"/>
            </w:tcBorders>
            <w:shd w:val="clear" w:color="000000" w:fill="387990"/>
            <w:vAlign w:val="bottom"/>
            <w:hideMark/>
          </w:tcPr>
          <w:p w14:paraId="0D27F566"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Prevalence of poverty</w:t>
            </w:r>
            <w:r w:rsidRPr="00110F46">
              <w:rPr>
                <w:rFonts w:eastAsia="Times New Roman" w:cs="Times New Roman"/>
                <w:b/>
                <w:bCs/>
                <w:color w:val="FFFFFF"/>
                <w:sz w:val="19"/>
                <w:szCs w:val="19"/>
                <w:vertAlign w:val="superscript"/>
              </w:rPr>
              <w:t>a</w:t>
            </w:r>
          </w:p>
        </w:tc>
        <w:tc>
          <w:tcPr>
            <w:tcW w:w="450" w:type="dxa"/>
            <w:tcBorders>
              <w:top w:val="single" w:sz="4" w:space="0" w:color="auto"/>
              <w:bottom w:val="nil"/>
            </w:tcBorders>
            <w:shd w:val="clear" w:color="000000" w:fill="387990"/>
            <w:vAlign w:val="bottom"/>
            <w:hideMark/>
          </w:tcPr>
          <w:p w14:paraId="50FDFBE2"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980" w:type="dxa"/>
            <w:gridSpan w:val="2"/>
            <w:tcBorders>
              <w:top w:val="single" w:sz="4" w:space="0" w:color="auto"/>
              <w:bottom w:val="single" w:sz="4" w:space="0" w:color="FFFFFF"/>
            </w:tcBorders>
            <w:shd w:val="clear" w:color="000000" w:fill="387990"/>
            <w:vAlign w:val="bottom"/>
            <w:hideMark/>
          </w:tcPr>
          <w:p w14:paraId="3AB4DEE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Prevalence of </w:t>
            </w:r>
            <w:r w:rsidRPr="00110F46">
              <w:rPr>
                <w:rFonts w:eastAsia="Times New Roman" w:cs="Times New Roman"/>
                <w:b/>
                <w:bCs/>
                <w:color w:val="FFFFFF"/>
                <w:sz w:val="19"/>
                <w:szCs w:val="19"/>
              </w:rPr>
              <w:br/>
              <w:t>near-poor</w:t>
            </w:r>
            <w:r w:rsidRPr="00110F46">
              <w:rPr>
                <w:rFonts w:eastAsia="Times New Roman" w:cs="Times New Roman"/>
                <w:b/>
                <w:bCs/>
                <w:color w:val="FFFFFF"/>
                <w:sz w:val="19"/>
                <w:szCs w:val="19"/>
                <w:vertAlign w:val="superscript"/>
              </w:rPr>
              <w:t>c</w:t>
            </w:r>
          </w:p>
        </w:tc>
        <w:tc>
          <w:tcPr>
            <w:tcW w:w="1582" w:type="dxa"/>
            <w:tcBorders>
              <w:top w:val="single" w:sz="4" w:space="0" w:color="auto"/>
              <w:bottom w:val="nil"/>
            </w:tcBorders>
            <w:shd w:val="clear" w:color="000000" w:fill="387990"/>
            <w:vAlign w:val="bottom"/>
            <w:hideMark/>
          </w:tcPr>
          <w:p w14:paraId="47D8EB0F"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398" w:type="dxa"/>
            <w:gridSpan w:val="2"/>
            <w:tcBorders>
              <w:top w:val="single" w:sz="4" w:space="0" w:color="auto"/>
              <w:bottom w:val="nil"/>
            </w:tcBorders>
            <w:shd w:val="clear" w:color="000000" w:fill="387990"/>
            <w:vAlign w:val="bottom"/>
            <w:hideMark/>
          </w:tcPr>
          <w:p w14:paraId="67BE8ACB"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2160" w:type="dxa"/>
            <w:gridSpan w:val="2"/>
            <w:tcBorders>
              <w:top w:val="single" w:sz="4" w:space="0" w:color="auto"/>
              <w:bottom w:val="single" w:sz="4" w:space="0" w:color="FFFFFF"/>
            </w:tcBorders>
            <w:shd w:val="clear" w:color="000000" w:fill="387990"/>
            <w:vAlign w:val="bottom"/>
            <w:hideMark/>
          </w:tcPr>
          <w:p w14:paraId="13DF809D" w14:textId="4E6AF04C"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Depth of </w:t>
            </w:r>
            <w:r w:rsidR="004C2DBF">
              <w:rPr>
                <w:rFonts w:eastAsia="Times New Roman" w:cs="Times New Roman"/>
                <w:b/>
                <w:bCs/>
                <w:color w:val="FFFFFF"/>
                <w:sz w:val="19"/>
                <w:szCs w:val="19"/>
              </w:rPr>
              <w:t>p</w:t>
            </w:r>
            <w:r w:rsidRPr="00110F46">
              <w:rPr>
                <w:rFonts w:eastAsia="Times New Roman" w:cs="Times New Roman"/>
                <w:b/>
                <w:bCs/>
                <w:color w:val="FFFFFF"/>
                <w:sz w:val="19"/>
                <w:szCs w:val="19"/>
              </w:rPr>
              <w:t>overty of the poor</w:t>
            </w:r>
            <w:r w:rsidRPr="00110F46">
              <w:rPr>
                <w:rFonts w:eastAsia="Times New Roman" w:cs="Times New Roman"/>
                <w:b/>
                <w:bCs/>
                <w:color w:val="FFFFFF"/>
                <w:sz w:val="19"/>
                <w:szCs w:val="19"/>
                <w:vertAlign w:val="superscript"/>
              </w:rPr>
              <w:t>e</w:t>
            </w:r>
          </w:p>
        </w:tc>
        <w:tc>
          <w:tcPr>
            <w:tcW w:w="1710" w:type="dxa"/>
            <w:gridSpan w:val="2"/>
            <w:tcBorders>
              <w:top w:val="single" w:sz="4" w:space="0" w:color="auto"/>
              <w:bottom w:val="nil"/>
              <w:right w:val="nil"/>
            </w:tcBorders>
            <w:shd w:val="clear" w:color="000000" w:fill="387990"/>
            <w:vAlign w:val="bottom"/>
            <w:hideMark/>
          </w:tcPr>
          <w:p w14:paraId="0055CBF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r>
      <w:tr w:rsidR="00BD47D3" w:rsidRPr="00110F46" w14:paraId="31EE3DFC" w14:textId="77777777" w:rsidTr="00FA4B26">
        <w:trPr>
          <w:tblHeader/>
        </w:trPr>
        <w:tc>
          <w:tcPr>
            <w:tcW w:w="2790" w:type="dxa"/>
            <w:tcBorders>
              <w:top w:val="nil"/>
              <w:left w:val="nil"/>
              <w:bottom w:val="nil"/>
            </w:tcBorders>
            <w:shd w:val="clear" w:color="000000" w:fill="387990"/>
            <w:vAlign w:val="bottom"/>
            <w:hideMark/>
          </w:tcPr>
          <w:p w14:paraId="78AA1541" w14:textId="77777777" w:rsidR="00BD47D3" w:rsidRPr="00110F46" w:rsidRDefault="00BD47D3" w:rsidP="00110F46">
            <w:pPr>
              <w:widowControl/>
              <w:spacing w:line="240" w:lineRule="auto"/>
              <w:rPr>
                <w:rFonts w:eastAsia="Times New Roman" w:cs="Times New Roman"/>
                <w:b/>
                <w:bCs/>
                <w:color w:val="FFFFFF"/>
                <w:sz w:val="19"/>
                <w:szCs w:val="19"/>
              </w:rPr>
            </w:pPr>
            <w:r w:rsidRPr="00110F46">
              <w:rPr>
                <w:rFonts w:eastAsia="Times New Roman" w:cs="Times New Roman"/>
                <w:b/>
                <w:bCs/>
                <w:color w:val="FFFFFF"/>
                <w:sz w:val="19"/>
                <w:szCs w:val="19"/>
              </w:rPr>
              <w:t>Household characteristic</w:t>
            </w:r>
          </w:p>
        </w:tc>
        <w:tc>
          <w:tcPr>
            <w:tcW w:w="1170" w:type="dxa"/>
            <w:tcBorders>
              <w:top w:val="nil"/>
              <w:bottom w:val="nil"/>
            </w:tcBorders>
            <w:shd w:val="clear" w:color="000000" w:fill="387990"/>
            <w:vAlign w:val="bottom"/>
            <w:hideMark/>
          </w:tcPr>
          <w:p w14:paraId="2FFE45C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48C834DE"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450" w:type="dxa"/>
            <w:tcBorders>
              <w:top w:val="nil"/>
              <w:bottom w:val="nil"/>
            </w:tcBorders>
            <w:shd w:val="clear" w:color="000000" w:fill="387990"/>
            <w:vAlign w:val="bottom"/>
            <w:hideMark/>
          </w:tcPr>
          <w:p w14:paraId="43A1045C"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260" w:type="dxa"/>
            <w:tcBorders>
              <w:top w:val="nil"/>
              <w:bottom w:val="nil"/>
            </w:tcBorders>
            <w:shd w:val="clear" w:color="000000" w:fill="387990"/>
            <w:vAlign w:val="bottom"/>
            <w:hideMark/>
          </w:tcPr>
          <w:p w14:paraId="133123D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5F39214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1620" w:type="dxa"/>
            <w:gridSpan w:val="2"/>
            <w:tcBorders>
              <w:top w:val="nil"/>
              <w:bottom w:val="nil"/>
            </w:tcBorders>
            <w:shd w:val="clear" w:color="000000" w:fill="387990"/>
            <w:vAlign w:val="bottom"/>
            <w:hideMark/>
          </w:tcPr>
          <w:p w14:paraId="2DBEC51D" w14:textId="6756BF46"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c>
          <w:tcPr>
            <w:tcW w:w="360" w:type="dxa"/>
            <w:tcBorders>
              <w:top w:val="nil"/>
              <w:bottom w:val="nil"/>
            </w:tcBorders>
            <w:shd w:val="clear" w:color="000000" w:fill="387990"/>
            <w:vAlign w:val="bottom"/>
            <w:hideMark/>
          </w:tcPr>
          <w:p w14:paraId="0A9CA9F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350" w:type="dxa"/>
            <w:tcBorders>
              <w:top w:val="nil"/>
              <w:bottom w:val="nil"/>
            </w:tcBorders>
            <w:shd w:val="clear" w:color="000000" w:fill="387990"/>
            <w:vAlign w:val="bottom"/>
            <w:hideMark/>
          </w:tcPr>
          <w:p w14:paraId="37319764"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Percent of poverty line</w:t>
            </w:r>
          </w:p>
        </w:tc>
        <w:tc>
          <w:tcPr>
            <w:tcW w:w="810" w:type="dxa"/>
            <w:tcBorders>
              <w:top w:val="nil"/>
              <w:bottom w:val="single" w:sz="4" w:space="0" w:color="auto"/>
            </w:tcBorders>
            <w:shd w:val="clear" w:color="000000" w:fill="387990"/>
            <w:vAlign w:val="bottom"/>
            <w:hideMark/>
          </w:tcPr>
          <w:p w14:paraId="04899A51"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1710" w:type="dxa"/>
            <w:gridSpan w:val="2"/>
            <w:tcBorders>
              <w:top w:val="nil"/>
              <w:bottom w:val="nil"/>
              <w:right w:val="nil"/>
            </w:tcBorders>
            <w:shd w:val="clear" w:color="000000" w:fill="387990"/>
            <w:vAlign w:val="bottom"/>
            <w:hideMark/>
          </w:tcPr>
          <w:p w14:paraId="2DF1D7BD" w14:textId="05F4C729"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r>
      <w:tr w:rsidR="00BD47D3" w:rsidRPr="00110F46" w14:paraId="10A0AAB8" w14:textId="77777777" w:rsidTr="00FA4B26">
        <w:tc>
          <w:tcPr>
            <w:tcW w:w="2790" w:type="dxa"/>
            <w:tcBorders>
              <w:top w:val="single" w:sz="4" w:space="0" w:color="auto"/>
              <w:left w:val="nil"/>
              <w:bottom w:val="single" w:sz="4" w:space="0" w:color="auto"/>
            </w:tcBorders>
            <w:shd w:val="clear" w:color="auto" w:fill="auto"/>
            <w:noWrap/>
            <w:vAlign w:val="center"/>
            <w:hideMark/>
          </w:tcPr>
          <w:p w14:paraId="1BCCBB99" w14:textId="77777777" w:rsidR="00BD47D3" w:rsidRPr="00110F46" w:rsidRDefault="00BD47D3" w:rsidP="00110F46">
            <w:pPr>
              <w:widowControl/>
              <w:spacing w:line="240" w:lineRule="auto"/>
              <w:rPr>
                <w:rFonts w:eastAsia="Times New Roman" w:cs="Times New Roman"/>
                <w:b/>
                <w:bCs/>
                <w:sz w:val="19"/>
                <w:szCs w:val="19"/>
              </w:rPr>
            </w:pPr>
            <w:r w:rsidRPr="00110F46">
              <w:rPr>
                <w:rFonts w:eastAsia="Times New Roman" w:cs="Times New Roman"/>
                <w:b/>
                <w:bCs/>
                <w:sz w:val="19"/>
                <w:szCs w:val="19"/>
              </w:rPr>
              <w:t>All households</w:t>
            </w:r>
          </w:p>
        </w:tc>
        <w:tc>
          <w:tcPr>
            <w:tcW w:w="1170" w:type="dxa"/>
            <w:tcBorders>
              <w:top w:val="single" w:sz="4" w:space="0" w:color="auto"/>
              <w:bottom w:val="single" w:sz="4" w:space="0" w:color="auto"/>
            </w:tcBorders>
            <w:shd w:val="clear" w:color="auto" w:fill="auto"/>
            <w:vAlign w:val="center"/>
            <w:hideMark/>
          </w:tcPr>
          <w:p w14:paraId="1845A843" w14:textId="04357CC9"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354D759" w14:textId="1300D1E9"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single" w:sz="4" w:space="0" w:color="auto"/>
              <w:bottom w:val="single" w:sz="4" w:space="0" w:color="auto"/>
            </w:tcBorders>
            <w:shd w:val="clear" w:color="auto" w:fill="auto"/>
            <w:vAlign w:val="center"/>
            <w:hideMark/>
          </w:tcPr>
          <w:p w14:paraId="28D65656" w14:textId="2181958A" w:rsidR="00BD47D3" w:rsidRPr="00110F46" w:rsidRDefault="00BD47D3" w:rsidP="00FA4B26">
            <w:pPr>
              <w:widowControl/>
              <w:spacing w:line="240" w:lineRule="auto"/>
              <w:jc w:val="center"/>
              <w:rPr>
                <w:rFonts w:eastAsia="Times New Roman" w:cs="Times New Roman"/>
                <w:b/>
                <w:bCs/>
                <w:sz w:val="19"/>
                <w:szCs w:val="19"/>
              </w:rPr>
            </w:pPr>
          </w:p>
        </w:tc>
        <w:tc>
          <w:tcPr>
            <w:tcW w:w="1260" w:type="dxa"/>
            <w:tcBorders>
              <w:top w:val="single" w:sz="4" w:space="0" w:color="auto"/>
              <w:bottom w:val="single" w:sz="4" w:space="0" w:color="auto"/>
            </w:tcBorders>
            <w:shd w:val="clear" w:color="auto" w:fill="auto"/>
            <w:vAlign w:val="center"/>
            <w:hideMark/>
          </w:tcPr>
          <w:p w14:paraId="41BAF563" w14:textId="035283F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C64B021" w14:textId="0F9D2A05"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single" w:sz="4" w:space="0" w:color="auto"/>
              <w:bottom w:val="single" w:sz="4" w:space="0" w:color="auto"/>
            </w:tcBorders>
            <w:shd w:val="clear" w:color="auto" w:fill="auto"/>
            <w:vAlign w:val="center"/>
            <w:hideMark/>
          </w:tcPr>
          <w:p w14:paraId="7DC5C1AB" w14:textId="1B61B765" w:rsidR="00BD47D3" w:rsidRPr="00110F46" w:rsidRDefault="00BD47D3" w:rsidP="00FA4B26">
            <w:pPr>
              <w:widowControl/>
              <w:spacing w:line="240" w:lineRule="auto"/>
              <w:jc w:val="center"/>
              <w:rPr>
                <w:rFonts w:eastAsia="Times New Roman" w:cs="Times New Roman"/>
                <w:b/>
                <w:bCs/>
                <w:sz w:val="19"/>
                <w:szCs w:val="19"/>
              </w:rPr>
            </w:pPr>
          </w:p>
        </w:tc>
        <w:tc>
          <w:tcPr>
            <w:tcW w:w="360" w:type="dxa"/>
            <w:tcBorders>
              <w:top w:val="single" w:sz="4" w:space="0" w:color="auto"/>
              <w:bottom w:val="single" w:sz="4" w:space="0" w:color="auto"/>
            </w:tcBorders>
            <w:shd w:val="clear" w:color="auto" w:fill="auto"/>
            <w:vAlign w:val="center"/>
            <w:hideMark/>
          </w:tcPr>
          <w:p w14:paraId="26A3BB9A" w14:textId="0EC5634E" w:rsidR="00BD47D3" w:rsidRPr="00110F46" w:rsidRDefault="00BD47D3" w:rsidP="00FA4B26">
            <w:pPr>
              <w:widowControl/>
              <w:spacing w:line="240" w:lineRule="auto"/>
              <w:jc w:val="center"/>
              <w:rPr>
                <w:rFonts w:eastAsia="Times New Roman" w:cs="Times New Roman"/>
                <w:b/>
                <w:bCs/>
                <w:sz w:val="19"/>
                <w:szCs w:val="19"/>
              </w:rPr>
            </w:pPr>
          </w:p>
        </w:tc>
        <w:tc>
          <w:tcPr>
            <w:tcW w:w="1350" w:type="dxa"/>
            <w:tcBorders>
              <w:top w:val="single" w:sz="4" w:space="0" w:color="auto"/>
              <w:bottom w:val="single" w:sz="4" w:space="0" w:color="auto"/>
            </w:tcBorders>
            <w:shd w:val="clear" w:color="auto" w:fill="auto"/>
            <w:vAlign w:val="center"/>
            <w:hideMark/>
          </w:tcPr>
          <w:p w14:paraId="7260CDCC" w14:textId="457F50F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6C3F68F" w14:textId="4053202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single" w:sz="4" w:space="0" w:color="auto"/>
              <w:bottom w:val="single" w:sz="4" w:space="0" w:color="auto"/>
              <w:right w:val="nil"/>
            </w:tcBorders>
            <w:shd w:val="clear" w:color="auto" w:fill="auto"/>
            <w:vAlign w:val="center"/>
            <w:hideMark/>
          </w:tcPr>
          <w:p w14:paraId="26D691B6" w14:textId="50063A82"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6D0094B1" w14:textId="77777777" w:rsidTr="00FA4B26">
        <w:trPr>
          <w:gridAfter w:val="1"/>
          <w:wAfter w:w="10" w:type="dxa"/>
        </w:trPr>
        <w:tc>
          <w:tcPr>
            <w:tcW w:w="3960" w:type="dxa"/>
            <w:gridSpan w:val="2"/>
            <w:tcBorders>
              <w:top w:val="single" w:sz="4" w:space="0" w:color="auto"/>
              <w:left w:val="nil"/>
              <w:bottom w:val="single" w:sz="4" w:space="0" w:color="auto"/>
            </w:tcBorders>
            <w:shd w:val="clear" w:color="000000" w:fill="DBE7F3"/>
            <w:noWrap/>
            <w:vAlign w:val="center"/>
            <w:hideMark/>
          </w:tcPr>
          <w:p w14:paraId="7EC1FFC6" w14:textId="77777777" w:rsidR="00BD47D3" w:rsidRPr="00110F46" w:rsidRDefault="00BD47D3" w:rsidP="00FA4B2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Gendered household type</w:t>
            </w:r>
          </w:p>
        </w:tc>
        <w:tc>
          <w:tcPr>
            <w:tcW w:w="720" w:type="dxa"/>
            <w:tcBorders>
              <w:top w:val="nil"/>
              <w:bottom w:val="single" w:sz="4" w:space="0" w:color="auto"/>
            </w:tcBorders>
            <w:shd w:val="clear" w:color="000000" w:fill="DBE7F3"/>
            <w:vAlign w:val="center"/>
            <w:hideMark/>
          </w:tcPr>
          <w:p w14:paraId="737E5234" w14:textId="19FF771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502477B8" w14:textId="7888ED2B"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211BE2A" w14:textId="37FF8AD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DB90F73" w14:textId="617D926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5F927F79" w14:textId="2966336A"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123136DA" w14:textId="50CF33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05120046" w14:textId="37FBDA2A"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1EA11DF3" w14:textId="53ED45B6" w:rsidR="00BD47D3" w:rsidRPr="00110F46" w:rsidRDefault="00BD47D3" w:rsidP="00FA4B26">
            <w:pPr>
              <w:widowControl/>
              <w:spacing w:line="240" w:lineRule="auto"/>
              <w:jc w:val="center"/>
              <w:rPr>
                <w:rFonts w:eastAsia="Times New Roman" w:cs="Times New Roman"/>
                <w:b/>
                <w:bCs/>
                <w:color w:val="auto"/>
                <w:sz w:val="19"/>
                <w:szCs w:val="19"/>
              </w:rPr>
            </w:pPr>
          </w:p>
        </w:tc>
        <w:tc>
          <w:tcPr>
            <w:tcW w:w="1700" w:type="dxa"/>
            <w:tcBorders>
              <w:top w:val="nil"/>
              <w:bottom w:val="single" w:sz="4" w:space="0" w:color="auto"/>
              <w:right w:val="nil"/>
            </w:tcBorders>
            <w:shd w:val="clear" w:color="000000" w:fill="DBE7F3"/>
            <w:vAlign w:val="center"/>
            <w:hideMark/>
          </w:tcPr>
          <w:p w14:paraId="2606C6AD" w14:textId="509849C2"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71D6AA5C" w14:textId="77777777" w:rsidTr="00FA4B26">
        <w:tc>
          <w:tcPr>
            <w:tcW w:w="2790" w:type="dxa"/>
            <w:tcBorders>
              <w:top w:val="nil"/>
              <w:left w:val="nil"/>
              <w:bottom w:val="single" w:sz="4" w:space="0" w:color="auto"/>
            </w:tcBorders>
            <w:shd w:val="clear" w:color="auto" w:fill="auto"/>
            <w:noWrap/>
            <w:vAlign w:val="center"/>
            <w:hideMark/>
          </w:tcPr>
          <w:p w14:paraId="4A552CD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and female adults</w:t>
            </w:r>
          </w:p>
        </w:tc>
        <w:tc>
          <w:tcPr>
            <w:tcW w:w="1170" w:type="dxa"/>
            <w:tcBorders>
              <w:top w:val="nil"/>
              <w:bottom w:val="single" w:sz="4" w:space="0" w:color="auto"/>
            </w:tcBorders>
            <w:shd w:val="clear" w:color="auto" w:fill="auto"/>
            <w:vAlign w:val="center"/>
            <w:hideMark/>
          </w:tcPr>
          <w:p w14:paraId="40A5BBD3" w14:textId="7D526DD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235C54" w14:textId="5E4DC80C"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3499D1B7" w14:textId="69004B80"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0C0F3319" w14:textId="4B5D50DB"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2802D9" w14:textId="55F3B5D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0022496" w14:textId="0194534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D425B99" w14:textId="324C620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C0AC89" w14:textId="375A659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BA7E734" w14:textId="21F8212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35D6ACA" w14:textId="471D3F8B"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C244F58" w14:textId="77777777" w:rsidTr="00FA4B26">
        <w:tc>
          <w:tcPr>
            <w:tcW w:w="2790" w:type="dxa"/>
            <w:tcBorders>
              <w:top w:val="nil"/>
              <w:left w:val="nil"/>
              <w:bottom w:val="single" w:sz="4" w:space="0" w:color="auto"/>
            </w:tcBorders>
            <w:shd w:val="clear" w:color="auto" w:fill="auto"/>
            <w:noWrap/>
            <w:vAlign w:val="center"/>
            <w:hideMark/>
          </w:tcPr>
          <w:p w14:paraId="5352899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Female adults only</w:t>
            </w:r>
          </w:p>
        </w:tc>
        <w:tc>
          <w:tcPr>
            <w:tcW w:w="1170" w:type="dxa"/>
            <w:tcBorders>
              <w:top w:val="nil"/>
              <w:bottom w:val="single" w:sz="4" w:space="0" w:color="auto"/>
            </w:tcBorders>
            <w:shd w:val="clear" w:color="auto" w:fill="auto"/>
            <w:vAlign w:val="center"/>
            <w:hideMark/>
          </w:tcPr>
          <w:p w14:paraId="2075AE4A" w14:textId="481B97E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5DAC2273" w14:textId="65A05688"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B28040" w14:textId="53248DC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DEEF55C" w14:textId="3C5FD420"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347A9A9" w14:textId="4359986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F4466C6" w14:textId="5F37A96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E27A47B" w14:textId="756A273C"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1DDD87A" w14:textId="047014B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6C69955" w14:textId="5AD6B9B8"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F549FD" w14:textId="7A9FA58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70B2026" w14:textId="77777777" w:rsidTr="00FA4B26">
        <w:tc>
          <w:tcPr>
            <w:tcW w:w="2790" w:type="dxa"/>
            <w:tcBorders>
              <w:top w:val="nil"/>
              <w:left w:val="nil"/>
              <w:bottom w:val="single" w:sz="4" w:space="0" w:color="auto"/>
            </w:tcBorders>
            <w:shd w:val="clear" w:color="auto" w:fill="auto"/>
            <w:noWrap/>
            <w:vAlign w:val="center"/>
            <w:hideMark/>
          </w:tcPr>
          <w:p w14:paraId="2804B40B"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adults only</w:t>
            </w:r>
          </w:p>
        </w:tc>
        <w:tc>
          <w:tcPr>
            <w:tcW w:w="1170" w:type="dxa"/>
            <w:tcBorders>
              <w:top w:val="nil"/>
              <w:bottom w:val="single" w:sz="4" w:space="0" w:color="auto"/>
            </w:tcBorders>
            <w:shd w:val="clear" w:color="auto" w:fill="auto"/>
            <w:vAlign w:val="center"/>
            <w:hideMark/>
          </w:tcPr>
          <w:p w14:paraId="577BD200" w14:textId="599D21A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4343932" w14:textId="7C20CA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282FBEC" w14:textId="110FF63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6074E86" w14:textId="2C66094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5C3097" w14:textId="617ECC7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8C0D664" w14:textId="58762195"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8ED8362" w14:textId="46F327BF"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D62443" w14:textId="7948A35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439FA20" w14:textId="72AE984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F3D8B05" w14:textId="2F1559E0" w:rsidR="00BD47D3" w:rsidRPr="00110F46" w:rsidRDefault="00BD47D3" w:rsidP="00FA4B26">
            <w:pPr>
              <w:widowControl/>
              <w:spacing w:line="240" w:lineRule="auto"/>
              <w:jc w:val="center"/>
              <w:rPr>
                <w:rFonts w:eastAsia="Times New Roman" w:cs="Times New Roman"/>
                <w:sz w:val="19"/>
                <w:szCs w:val="19"/>
              </w:rPr>
            </w:pPr>
          </w:p>
        </w:tc>
      </w:tr>
      <w:tr w:rsidR="00FA4B26" w:rsidRPr="00110F46" w14:paraId="62F16F19"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0A06955"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Children only (no adults)</w:t>
            </w:r>
          </w:p>
        </w:tc>
        <w:tc>
          <w:tcPr>
            <w:tcW w:w="1170" w:type="dxa"/>
            <w:tcBorders>
              <w:top w:val="single" w:sz="4" w:space="0" w:color="auto"/>
              <w:bottom w:val="single" w:sz="4" w:space="0" w:color="auto"/>
            </w:tcBorders>
            <w:shd w:val="clear" w:color="auto" w:fill="auto"/>
            <w:vAlign w:val="center"/>
          </w:tcPr>
          <w:p w14:paraId="70DD29D8" w14:textId="783FBF72"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F9B2DB7" w14:textId="7FFB5345"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35B533" w14:textId="67B67E1E"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3A7538C6" w14:textId="5F112F12"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0FD634" w14:textId="3147AE24"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0994D4E" w14:textId="25F0646F"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4375698" w14:textId="1249C97F"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01D3F9" w14:textId="33C3D871"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232DB2C4" w14:textId="7B532F94"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2B2FC6FC" w14:textId="41553A60"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48543937" w14:textId="77777777" w:rsidTr="00FA4B26">
        <w:tc>
          <w:tcPr>
            <w:tcW w:w="2790" w:type="dxa"/>
            <w:tcBorders>
              <w:top w:val="nil"/>
              <w:left w:val="nil"/>
              <w:bottom w:val="single" w:sz="4" w:space="0" w:color="auto"/>
            </w:tcBorders>
            <w:shd w:val="clear" w:color="000000" w:fill="DBE7F3"/>
            <w:noWrap/>
            <w:vAlign w:val="center"/>
            <w:hideMark/>
          </w:tcPr>
          <w:p w14:paraId="63400775"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Household education</w:t>
            </w:r>
          </w:p>
        </w:tc>
        <w:tc>
          <w:tcPr>
            <w:tcW w:w="1170" w:type="dxa"/>
            <w:tcBorders>
              <w:top w:val="nil"/>
              <w:bottom w:val="single" w:sz="4" w:space="0" w:color="auto"/>
            </w:tcBorders>
            <w:shd w:val="clear" w:color="000000" w:fill="DBE7F3"/>
            <w:noWrap/>
            <w:vAlign w:val="center"/>
            <w:hideMark/>
          </w:tcPr>
          <w:p w14:paraId="2A6AEEEB" w14:textId="7DAD473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35C77EC" w14:textId="7B922115"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noWrap/>
            <w:vAlign w:val="center"/>
            <w:hideMark/>
          </w:tcPr>
          <w:p w14:paraId="6D718EAB" w14:textId="300C18A4"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noWrap/>
            <w:vAlign w:val="center"/>
            <w:hideMark/>
          </w:tcPr>
          <w:p w14:paraId="387B3294" w14:textId="5B1A28B6"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950265D" w14:textId="1598C5DB"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noWrap/>
            <w:vAlign w:val="center"/>
            <w:hideMark/>
          </w:tcPr>
          <w:p w14:paraId="42DCAC61" w14:textId="20EB201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noWrap/>
            <w:vAlign w:val="center"/>
            <w:hideMark/>
          </w:tcPr>
          <w:p w14:paraId="26CDE2FA" w14:textId="773A57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noWrap/>
            <w:vAlign w:val="center"/>
            <w:hideMark/>
          </w:tcPr>
          <w:p w14:paraId="43894D36" w14:textId="143FEC4B"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noWrap/>
            <w:vAlign w:val="center"/>
            <w:hideMark/>
          </w:tcPr>
          <w:p w14:paraId="0563F9E5" w14:textId="7358AD05"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noWrap/>
            <w:vAlign w:val="center"/>
            <w:hideMark/>
          </w:tcPr>
          <w:p w14:paraId="67768188" w14:textId="2BF2865D"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6844B30C" w14:textId="77777777" w:rsidTr="00FA4B26">
        <w:tc>
          <w:tcPr>
            <w:tcW w:w="2790" w:type="dxa"/>
            <w:tcBorders>
              <w:top w:val="nil"/>
              <w:left w:val="nil"/>
              <w:bottom w:val="single" w:sz="4" w:space="0" w:color="auto"/>
            </w:tcBorders>
            <w:shd w:val="clear" w:color="auto" w:fill="auto"/>
            <w:noWrap/>
            <w:vAlign w:val="center"/>
            <w:hideMark/>
          </w:tcPr>
          <w:p w14:paraId="6223C1A7"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No education</w:t>
            </w:r>
          </w:p>
        </w:tc>
        <w:tc>
          <w:tcPr>
            <w:tcW w:w="1170" w:type="dxa"/>
            <w:tcBorders>
              <w:top w:val="nil"/>
              <w:bottom w:val="single" w:sz="4" w:space="0" w:color="auto"/>
            </w:tcBorders>
            <w:shd w:val="clear" w:color="auto" w:fill="auto"/>
            <w:vAlign w:val="center"/>
            <w:hideMark/>
          </w:tcPr>
          <w:p w14:paraId="10C9193C" w14:textId="121966D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DD9C60D" w14:textId="738B23C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68F9D7D" w14:textId="3BE7F1F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E99AA29" w14:textId="4C3B6461"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821DA82" w14:textId="1D86C58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5C8918D" w14:textId="565512F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A84D6BE" w14:textId="18C5E4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2F0F10" w14:textId="7ADAE61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61C310" w14:textId="3ABB303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6850604" w14:textId="3A369377"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D5EE67" w14:textId="77777777" w:rsidTr="00FA4B26">
        <w:tc>
          <w:tcPr>
            <w:tcW w:w="2790" w:type="dxa"/>
            <w:tcBorders>
              <w:top w:val="nil"/>
              <w:left w:val="nil"/>
              <w:bottom w:val="single" w:sz="4" w:space="0" w:color="auto"/>
            </w:tcBorders>
            <w:shd w:val="clear" w:color="auto" w:fill="auto"/>
            <w:noWrap/>
            <w:vAlign w:val="center"/>
            <w:hideMark/>
          </w:tcPr>
          <w:p w14:paraId="2E95CD4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Less than primary</w:t>
            </w:r>
          </w:p>
        </w:tc>
        <w:tc>
          <w:tcPr>
            <w:tcW w:w="1170" w:type="dxa"/>
            <w:tcBorders>
              <w:top w:val="nil"/>
              <w:bottom w:val="single" w:sz="4" w:space="0" w:color="auto"/>
            </w:tcBorders>
            <w:shd w:val="clear" w:color="auto" w:fill="auto"/>
            <w:vAlign w:val="center"/>
            <w:hideMark/>
          </w:tcPr>
          <w:p w14:paraId="43F097D9" w14:textId="5AC4070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FFE3A1E" w14:textId="2D4DBC35"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7088C61" w14:textId="1A3A06F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DFE4C43" w14:textId="3F2AC13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C09D2E" w14:textId="66427839"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B5AA47C" w14:textId="1F0B137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F64FA6C" w14:textId="06F6F0F6"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FE7BEBF" w14:textId="4A86C55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8DAA75" w14:textId="2F4D6862"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D13B1E" w14:textId="47AA3FE8"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DB67736" w14:textId="77777777" w:rsidTr="00FA4B26">
        <w:tc>
          <w:tcPr>
            <w:tcW w:w="2790" w:type="dxa"/>
            <w:tcBorders>
              <w:top w:val="nil"/>
              <w:left w:val="nil"/>
              <w:bottom w:val="single" w:sz="4" w:space="0" w:color="auto"/>
            </w:tcBorders>
            <w:shd w:val="clear" w:color="auto" w:fill="auto"/>
            <w:noWrap/>
            <w:vAlign w:val="center"/>
            <w:hideMark/>
          </w:tcPr>
          <w:p w14:paraId="4027ACA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primary</w:t>
            </w:r>
          </w:p>
        </w:tc>
        <w:tc>
          <w:tcPr>
            <w:tcW w:w="1170" w:type="dxa"/>
            <w:tcBorders>
              <w:top w:val="nil"/>
              <w:bottom w:val="single" w:sz="4" w:space="0" w:color="auto"/>
            </w:tcBorders>
            <w:shd w:val="clear" w:color="auto" w:fill="auto"/>
            <w:vAlign w:val="center"/>
            <w:hideMark/>
          </w:tcPr>
          <w:p w14:paraId="4D1838B9" w14:textId="69628BF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44DCD0" w14:textId="04A1212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DD7D59B" w14:textId="3482CB5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C2A5E12" w14:textId="18C0669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67AC50" w14:textId="282D2E8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44A2F62" w14:textId="685E282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D08B6E4" w14:textId="7F36AAA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25D1F12" w14:textId="6F3E47CC"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7DD200" w14:textId="435549A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2AEE2963" w14:textId="39F879B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2B5573E" w14:textId="77777777" w:rsidTr="00FA4B26">
        <w:tc>
          <w:tcPr>
            <w:tcW w:w="2790" w:type="dxa"/>
            <w:tcBorders>
              <w:top w:val="nil"/>
              <w:left w:val="nil"/>
              <w:bottom w:val="single" w:sz="4" w:space="0" w:color="auto"/>
            </w:tcBorders>
            <w:shd w:val="clear" w:color="auto" w:fill="auto"/>
            <w:noWrap/>
            <w:vAlign w:val="center"/>
            <w:hideMark/>
          </w:tcPr>
          <w:p w14:paraId="2C08079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secondary</w:t>
            </w:r>
          </w:p>
        </w:tc>
        <w:tc>
          <w:tcPr>
            <w:tcW w:w="1170" w:type="dxa"/>
            <w:tcBorders>
              <w:top w:val="nil"/>
              <w:bottom w:val="single" w:sz="4" w:space="0" w:color="auto"/>
            </w:tcBorders>
            <w:shd w:val="clear" w:color="auto" w:fill="auto"/>
            <w:vAlign w:val="center"/>
            <w:hideMark/>
          </w:tcPr>
          <w:p w14:paraId="4B1815CE" w14:textId="0C61613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6095387" w14:textId="0EDAE2E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ED65E1F" w14:textId="7E409288"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0E5C3AB" w14:textId="0E4275F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990735A" w14:textId="26B3BF9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5A623AD" w14:textId="58C92B2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1B397D6" w14:textId="3888DB8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1D4CD79" w14:textId="755A562E"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BDB87E7" w14:textId="25A90CE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5FF986CD" w14:textId="616022C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0B81EC4" w14:textId="77777777" w:rsidTr="00FA4B26">
        <w:tc>
          <w:tcPr>
            <w:tcW w:w="2790" w:type="dxa"/>
            <w:tcBorders>
              <w:top w:val="nil"/>
              <w:left w:val="nil"/>
              <w:bottom w:val="single" w:sz="4" w:space="0" w:color="auto"/>
            </w:tcBorders>
            <w:shd w:val="clear" w:color="auto" w:fill="auto"/>
            <w:noWrap/>
            <w:vAlign w:val="center"/>
            <w:hideMark/>
          </w:tcPr>
          <w:p w14:paraId="01E0A72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Higher</w:t>
            </w:r>
          </w:p>
        </w:tc>
        <w:tc>
          <w:tcPr>
            <w:tcW w:w="1170" w:type="dxa"/>
            <w:tcBorders>
              <w:top w:val="nil"/>
              <w:bottom w:val="single" w:sz="4" w:space="0" w:color="auto"/>
            </w:tcBorders>
            <w:shd w:val="clear" w:color="auto" w:fill="auto"/>
            <w:vAlign w:val="center"/>
            <w:hideMark/>
          </w:tcPr>
          <w:p w14:paraId="2279AE3C" w14:textId="4022FC9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1DF235" w14:textId="1942087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64E1B936" w14:textId="154AEF7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28B4447" w14:textId="76D12083"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3C734B4" w14:textId="4FD92698"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C3DC039" w14:textId="58AA695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80414AA" w14:textId="1C98EDF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F997BF3" w14:textId="31ED62F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E34E9F9" w14:textId="7AFA4F7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F00E759" w14:textId="6FC812E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3FDC9534" w14:textId="77777777" w:rsidTr="00FA4B26">
        <w:tc>
          <w:tcPr>
            <w:tcW w:w="2790" w:type="dxa"/>
            <w:tcBorders>
              <w:top w:val="nil"/>
              <w:left w:val="nil"/>
              <w:bottom w:val="single" w:sz="4" w:space="0" w:color="auto"/>
            </w:tcBorders>
            <w:shd w:val="clear" w:color="000000" w:fill="DBE7F3"/>
            <w:noWrap/>
            <w:vAlign w:val="center"/>
            <w:hideMark/>
          </w:tcPr>
          <w:p w14:paraId="62813272"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Wealth quintile</w:t>
            </w:r>
          </w:p>
        </w:tc>
        <w:tc>
          <w:tcPr>
            <w:tcW w:w="1170" w:type="dxa"/>
            <w:tcBorders>
              <w:top w:val="nil"/>
              <w:bottom w:val="single" w:sz="4" w:space="0" w:color="auto"/>
            </w:tcBorders>
            <w:shd w:val="clear" w:color="000000" w:fill="DBE7F3"/>
            <w:vAlign w:val="center"/>
            <w:hideMark/>
          </w:tcPr>
          <w:p w14:paraId="11793953" w14:textId="6989ED1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7298ECEE" w14:textId="6B58E4E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6FC6671C" w14:textId="4C52DE3E"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96E98BB" w14:textId="2224C67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2E605A5" w14:textId="77DEAA2E"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1D7337E7" w14:textId="3433969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68344BCB" w14:textId="3A248CF3"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94C9166" w14:textId="2740104F"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4972CA0D" w14:textId="5FBE6BDB"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53BE1FF3" w14:textId="273CA380"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4B85BCC7" w14:textId="77777777" w:rsidTr="00FA4B26">
        <w:tc>
          <w:tcPr>
            <w:tcW w:w="2790" w:type="dxa"/>
            <w:tcBorders>
              <w:top w:val="nil"/>
              <w:left w:val="nil"/>
              <w:bottom w:val="single" w:sz="4" w:space="0" w:color="auto"/>
            </w:tcBorders>
            <w:shd w:val="clear" w:color="auto" w:fill="auto"/>
            <w:noWrap/>
            <w:vAlign w:val="center"/>
            <w:hideMark/>
          </w:tcPr>
          <w:p w14:paraId="0C54C343"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Highest (wealthiest)</w:t>
            </w:r>
          </w:p>
        </w:tc>
        <w:tc>
          <w:tcPr>
            <w:tcW w:w="1170" w:type="dxa"/>
            <w:tcBorders>
              <w:top w:val="nil"/>
              <w:bottom w:val="single" w:sz="4" w:space="0" w:color="auto"/>
            </w:tcBorders>
            <w:shd w:val="clear" w:color="auto" w:fill="auto"/>
            <w:vAlign w:val="center"/>
            <w:hideMark/>
          </w:tcPr>
          <w:p w14:paraId="2AD38CE0" w14:textId="5C59316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D0354F" w14:textId="64C9165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E99D990" w14:textId="116A938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F3C3631" w14:textId="40AA2A9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3F7B737" w14:textId="5B308B1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3C826A" w14:textId="7054DFF2"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963D049" w14:textId="03204B0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53A47B3" w14:textId="08EA94ED"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7DD8D4B" w14:textId="2A5FEB9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9826C68" w14:textId="3CDEDA9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F3AA237" w14:textId="77777777" w:rsidTr="00FA4B26">
        <w:tc>
          <w:tcPr>
            <w:tcW w:w="2790" w:type="dxa"/>
            <w:tcBorders>
              <w:top w:val="nil"/>
              <w:left w:val="nil"/>
              <w:bottom w:val="single" w:sz="4" w:space="0" w:color="auto"/>
            </w:tcBorders>
            <w:shd w:val="clear" w:color="auto" w:fill="auto"/>
            <w:noWrap/>
            <w:vAlign w:val="center"/>
            <w:hideMark/>
          </w:tcPr>
          <w:p w14:paraId="64A806D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Fourth</w:t>
            </w:r>
          </w:p>
        </w:tc>
        <w:tc>
          <w:tcPr>
            <w:tcW w:w="1170" w:type="dxa"/>
            <w:tcBorders>
              <w:top w:val="nil"/>
              <w:bottom w:val="single" w:sz="4" w:space="0" w:color="auto"/>
            </w:tcBorders>
            <w:shd w:val="clear" w:color="auto" w:fill="auto"/>
            <w:vAlign w:val="center"/>
            <w:hideMark/>
          </w:tcPr>
          <w:p w14:paraId="1D1A68AE" w14:textId="4C759BE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92E8C24" w14:textId="56EACD6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9C30C02" w14:textId="08D7A6A4"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AB074C8" w14:textId="5420A57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7CDE25" w14:textId="03788F70"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76301D7" w14:textId="432380EC"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6C4A6B1F" w14:textId="4415B148"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DFC722E" w14:textId="0F3EDEF1"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8B53A88" w14:textId="79FB777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935BEF" w14:textId="3F23587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9EEB75E" w14:textId="77777777" w:rsidTr="00FA4B26">
        <w:tc>
          <w:tcPr>
            <w:tcW w:w="2790" w:type="dxa"/>
            <w:tcBorders>
              <w:top w:val="nil"/>
              <w:left w:val="nil"/>
              <w:bottom w:val="single" w:sz="4" w:space="0" w:color="auto"/>
            </w:tcBorders>
            <w:shd w:val="clear" w:color="auto" w:fill="auto"/>
            <w:noWrap/>
            <w:vAlign w:val="center"/>
            <w:hideMark/>
          </w:tcPr>
          <w:p w14:paraId="276DC8E9"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Middle</w:t>
            </w:r>
          </w:p>
        </w:tc>
        <w:tc>
          <w:tcPr>
            <w:tcW w:w="1170" w:type="dxa"/>
            <w:tcBorders>
              <w:top w:val="nil"/>
              <w:bottom w:val="single" w:sz="4" w:space="0" w:color="auto"/>
            </w:tcBorders>
            <w:shd w:val="clear" w:color="auto" w:fill="auto"/>
            <w:vAlign w:val="center"/>
            <w:hideMark/>
          </w:tcPr>
          <w:p w14:paraId="39C15D93" w14:textId="4A04A7B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A2F9C74" w14:textId="2FA2E7F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F91F5FE" w14:textId="17A958A1"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D96E1AC" w14:textId="56B9DBE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05C5980" w14:textId="3336D8D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1E2716B" w14:textId="5A2A278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726019D" w14:textId="1E3AEA9E"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818EBE2" w14:textId="554765F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F1DFCB7" w14:textId="2F1ED7BF"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C74DA7C" w14:textId="4D478444"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3DA1C77" w14:textId="77777777" w:rsidTr="00FA4B26">
        <w:tc>
          <w:tcPr>
            <w:tcW w:w="2790" w:type="dxa"/>
            <w:tcBorders>
              <w:top w:val="nil"/>
              <w:left w:val="nil"/>
              <w:bottom w:val="single" w:sz="4" w:space="0" w:color="auto"/>
            </w:tcBorders>
            <w:shd w:val="clear" w:color="auto" w:fill="auto"/>
            <w:noWrap/>
            <w:vAlign w:val="center"/>
            <w:hideMark/>
          </w:tcPr>
          <w:p w14:paraId="45FD4F6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Second</w:t>
            </w:r>
          </w:p>
        </w:tc>
        <w:tc>
          <w:tcPr>
            <w:tcW w:w="1170" w:type="dxa"/>
            <w:tcBorders>
              <w:top w:val="nil"/>
              <w:bottom w:val="single" w:sz="4" w:space="0" w:color="auto"/>
            </w:tcBorders>
            <w:shd w:val="clear" w:color="auto" w:fill="auto"/>
            <w:vAlign w:val="center"/>
            <w:hideMark/>
          </w:tcPr>
          <w:p w14:paraId="21DC6D2D" w14:textId="4BAA024A"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0551EC2" w14:textId="5426A5B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C89AFEC" w14:textId="69AFB58B"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92EDA75" w14:textId="14D4767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57F9FBC" w14:textId="35D11BA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C1FB1FC" w14:textId="321DC10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6FBDD59" w14:textId="3A825B8B"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17678024" w14:textId="35FEB9F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ABB2A0" w14:textId="083103B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F0A440" w14:textId="5B69165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ABBA9D3" w14:textId="77777777" w:rsidTr="00FA4B26">
        <w:tc>
          <w:tcPr>
            <w:tcW w:w="2790" w:type="dxa"/>
            <w:tcBorders>
              <w:top w:val="nil"/>
              <w:left w:val="nil"/>
              <w:bottom w:val="single" w:sz="4" w:space="0" w:color="auto"/>
            </w:tcBorders>
            <w:shd w:val="clear" w:color="auto" w:fill="auto"/>
            <w:noWrap/>
            <w:vAlign w:val="center"/>
            <w:hideMark/>
          </w:tcPr>
          <w:p w14:paraId="2182ECC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Lowest (poorest)</w:t>
            </w:r>
          </w:p>
        </w:tc>
        <w:tc>
          <w:tcPr>
            <w:tcW w:w="1170" w:type="dxa"/>
            <w:tcBorders>
              <w:top w:val="nil"/>
              <w:bottom w:val="single" w:sz="4" w:space="0" w:color="auto"/>
            </w:tcBorders>
            <w:shd w:val="clear" w:color="auto" w:fill="auto"/>
            <w:vAlign w:val="center"/>
            <w:hideMark/>
          </w:tcPr>
          <w:p w14:paraId="36C174B1" w14:textId="698A052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6A67634" w14:textId="6EF4A04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B1182CE" w14:textId="39B6A2D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59D3F17A" w14:textId="2E919EC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2E3AA97" w14:textId="2384B9C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3143174" w14:textId="35D86C8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8BA1DBD" w14:textId="4AC736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7139308" w14:textId="5781C734"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4FC7CAA" w14:textId="28C3EA6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54748AB" w14:textId="7F0493C9"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3E2547D" w14:textId="77777777" w:rsidTr="00FA4B26">
        <w:tc>
          <w:tcPr>
            <w:tcW w:w="2790" w:type="dxa"/>
            <w:tcBorders>
              <w:top w:val="nil"/>
              <w:left w:val="nil"/>
              <w:bottom w:val="single" w:sz="4" w:space="0" w:color="auto"/>
            </w:tcBorders>
            <w:shd w:val="clear" w:color="000000" w:fill="DBE7F3"/>
            <w:noWrap/>
            <w:vAlign w:val="center"/>
            <w:hideMark/>
          </w:tcPr>
          <w:p w14:paraId="0C6EFE77"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Shock exposure index</w:t>
            </w:r>
          </w:p>
        </w:tc>
        <w:tc>
          <w:tcPr>
            <w:tcW w:w="1170" w:type="dxa"/>
            <w:tcBorders>
              <w:top w:val="nil"/>
              <w:bottom w:val="single" w:sz="4" w:space="0" w:color="auto"/>
            </w:tcBorders>
            <w:shd w:val="clear" w:color="000000" w:fill="DBE7F3"/>
            <w:vAlign w:val="center"/>
            <w:hideMark/>
          </w:tcPr>
          <w:p w14:paraId="1924C39F" w14:textId="6DA67775"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32715A91" w14:textId="2641C402"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41AC422B" w14:textId="440947FC"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08734F21" w14:textId="331B5E6C"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4AAF60DB" w14:textId="3C0220D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4523906B" w14:textId="38B29626"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00683111" w14:textId="3636F291"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82F04A3" w14:textId="75047871"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7ED1A22D" w14:textId="478D8A1A"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4B479314" w14:textId="1BF7D573" w:rsidR="00BD47D3" w:rsidRPr="00110F46" w:rsidRDefault="00BD47D3" w:rsidP="00FA4B26">
            <w:pPr>
              <w:widowControl/>
              <w:spacing w:line="240" w:lineRule="auto"/>
              <w:jc w:val="center"/>
              <w:rPr>
                <w:rFonts w:eastAsia="Times New Roman" w:cs="Times New Roman"/>
                <w:b/>
                <w:bCs/>
                <w:color w:val="auto"/>
                <w:sz w:val="19"/>
                <w:szCs w:val="19"/>
              </w:rPr>
            </w:pPr>
          </w:p>
        </w:tc>
      </w:tr>
      <w:tr w:rsidR="00FA4B26" w:rsidRPr="00110F46" w14:paraId="385E23C4"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E6EDB0C"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Did not experience any shocks</w:t>
            </w:r>
          </w:p>
        </w:tc>
        <w:tc>
          <w:tcPr>
            <w:tcW w:w="1170" w:type="dxa"/>
            <w:tcBorders>
              <w:top w:val="single" w:sz="4" w:space="0" w:color="auto"/>
              <w:bottom w:val="single" w:sz="4" w:space="0" w:color="auto"/>
            </w:tcBorders>
            <w:shd w:val="clear" w:color="auto" w:fill="auto"/>
            <w:vAlign w:val="center"/>
          </w:tcPr>
          <w:p w14:paraId="6CCFFA4D" w14:textId="3B343F58"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1C25356" w14:textId="0DC453A1"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703CB5C" w14:textId="3FC8F977"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79D35FC" w14:textId="1C1729FE"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2CB972" w14:textId="3FB2ADFF"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FD32D66" w14:textId="44C9D65E"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3815382" w14:textId="0E31BFF9"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36D7793" w14:textId="259E758C"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990F19C" w14:textId="4B103747"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6891B1C8" w14:textId="48257A35"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3FB70A99" w14:textId="77777777" w:rsidTr="00FA4B26">
        <w:tc>
          <w:tcPr>
            <w:tcW w:w="2790" w:type="dxa"/>
            <w:tcBorders>
              <w:top w:val="nil"/>
              <w:left w:val="nil"/>
              <w:bottom w:val="single" w:sz="4" w:space="0" w:color="auto"/>
            </w:tcBorders>
            <w:shd w:val="clear" w:color="auto" w:fill="auto"/>
            <w:noWrap/>
            <w:vAlign w:val="center"/>
            <w:hideMark/>
          </w:tcPr>
          <w:p w14:paraId="0E8EF57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w:t>
            </w:r>
          </w:p>
        </w:tc>
        <w:tc>
          <w:tcPr>
            <w:tcW w:w="1170" w:type="dxa"/>
            <w:tcBorders>
              <w:top w:val="nil"/>
              <w:bottom w:val="single" w:sz="4" w:space="0" w:color="auto"/>
            </w:tcBorders>
            <w:shd w:val="clear" w:color="auto" w:fill="auto"/>
            <w:vAlign w:val="center"/>
            <w:hideMark/>
          </w:tcPr>
          <w:p w14:paraId="1D6A9E5C" w14:textId="60CE0DC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49ECA4" w14:textId="5BF48D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508126B" w14:textId="4FEFBB0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1B7473E" w14:textId="3AE6A3B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351474" w14:textId="3D231804"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25E7497" w14:textId="065D335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CABA584" w14:textId="4086401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FF97892" w14:textId="79552C0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09334AF" w14:textId="538831C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A58E786" w14:textId="2AE9D87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33D79FC" w14:textId="77777777" w:rsidTr="00FA4B26">
        <w:tc>
          <w:tcPr>
            <w:tcW w:w="2790" w:type="dxa"/>
            <w:tcBorders>
              <w:top w:val="nil"/>
              <w:left w:val="nil"/>
              <w:bottom w:val="single" w:sz="4" w:space="0" w:color="auto"/>
            </w:tcBorders>
            <w:shd w:val="clear" w:color="auto" w:fill="auto"/>
            <w:noWrap/>
            <w:vAlign w:val="center"/>
            <w:hideMark/>
          </w:tcPr>
          <w:p w14:paraId="6C1E606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Moderate</w:t>
            </w:r>
          </w:p>
        </w:tc>
        <w:tc>
          <w:tcPr>
            <w:tcW w:w="1170" w:type="dxa"/>
            <w:tcBorders>
              <w:top w:val="nil"/>
              <w:bottom w:val="single" w:sz="4" w:space="0" w:color="auto"/>
            </w:tcBorders>
            <w:shd w:val="clear" w:color="auto" w:fill="auto"/>
            <w:vAlign w:val="center"/>
            <w:hideMark/>
          </w:tcPr>
          <w:p w14:paraId="6466356C" w14:textId="6822F44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01C6BF1" w14:textId="2002ECF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D65D21F" w14:textId="2B4A7689"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63AB35F" w14:textId="62B22A5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500219E" w14:textId="680EBA1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16AFFF" w14:textId="1805316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E6A9E61" w14:textId="1A456010"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B4AD9C9" w14:textId="7283144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191D93F" w14:textId="29AD2F00"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3482EF0" w14:textId="73F0D2C3"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148534" w14:textId="77777777" w:rsidTr="00FA4B26">
        <w:tc>
          <w:tcPr>
            <w:tcW w:w="2790" w:type="dxa"/>
            <w:tcBorders>
              <w:top w:val="nil"/>
              <w:left w:val="nil"/>
              <w:bottom w:val="single" w:sz="4" w:space="0" w:color="auto"/>
            </w:tcBorders>
            <w:shd w:val="clear" w:color="auto" w:fill="auto"/>
            <w:noWrap/>
            <w:vAlign w:val="center"/>
            <w:hideMark/>
          </w:tcPr>
          <w:p w14:paraId="187DBFB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w:t>
            </w:r>
          </w:p>
        </w:tc>
        <w:tc>
          <w:tcPr>
            <w:tcW w:w="1170" w:type="dxa"/>
            <w:tcBorders>
              <w:top w:val="nil"/>
              <w:bottom w:val="single" w:sz="4" w:space="0" w:color="auto"/>
            </w:tcBorders>
            <w:shd w:val="clear" w:color="auto" w:fill="auto"/>
            <w:vAlign w:val="center"/>
            <w:hideMark/>
          </w:tcPr>
          <w:p w14:paraId="2B30C365" w14:textId="78D272C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8C4D376" w14:textId="3C8A4AE2"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01F0FA36" w14:textId="20678D0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4BBA0C4" w14:textId="3F9B1A7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D134D0D" w14:textId="3C5332E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87FF85C" w14:textId="5ED4A26E"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067DF61" w14:textId="1E683FF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BF14CAC" w14:textId="206B813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3176AC7" w14:textId="5748C637"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4683DB7" w14:textId="1DE8FE67" w:rsidR="00BD47D3" w:rsidRPr="00110F46" w:rsidRDefault="00BD47D3" w:rsidP="00FA4B26">
            <w:pPr>
              <w:widowControl/>
              <w:spacing w:line="240" w:lineRule="auto"/>
              <w:jc w:val="center"/>
              <w:rPr>
                <w:rFonts w:eastAsia="Times New Roman" w:cs="Times New Roman"/>
                <w:sz w:val="19"/>
                <w:szCs w:val="19"/>
              </w:rPr>
            </w:pPr>
          </w:p>
        </w:tc>
      </w:tr>
    </w:tbl>
    <w:p w14:paraId="3404761C" w14:textId="2FE4D1C9" w:rsidR="00BD47D3" w:rsidRDefault="008170B4" w:rsidP="000367A5">
      <w:pPr>
        <w:pStyle w:val="TF-TblFN"/>
        <w:spacing w:before="0" w:line="242" w:lineRule="auto"/>
      </w:pPr>
      <w:commentRangeStart w:id="319"/>
      <w:r>
        <w:t>^ Results not statistically reliable, n&lt;30</w:t>
      </w:r>
      <w:r w:rsidRPr="007472E6">
        <w:rPr>
          <w:szCs w:val="16"/>
        </w:rPr>
        <w:t xml:space="preserve">  </w:t>
      </w:r>
      <w:commentRangeEnd w:id="319"/>
      <w:r>
        <w:rPr>
          <w:rStyle w:val="CommentReference"/>
        </w:rPr>
        <w:commentReference w:id="319"/>
      </w:r>
    </w:p>
    <w:p w14:paraId="2A33F15B" w14:textId="7850CD21" w:rsidR="00BD47D3" w:rsidRDefault="00BD47D3" w:rsidP="000367A5">
      <w:pPr>
        <w:pStyle w:val="TF-TblFN"/>
        <w:spacing w:before="0" w:line="242" w:lineRule="auto"/>
        <w:ind w:left="90" w:hanging="90"/>
      </w:pPr>
      <w:r w:rsidRPr="009D7F82">
        <w:rPr>
          <w:vertAlign w:val="superscript"/>
        </w:rPr>
        <w:t>a</w:t>
      </w:r>
      <w:r>
        <w:t xml:space="preserve"> The prevalence of poverty is the percentage of individuals living below the [</w:t>
      </w:r>
      <w:r w:rsidRPr="009D7F82">
        <w:rPr>
          <w:highlight w:val="yellow"/>
        </w:rPr>
        <w:t xml:space="preserve">NATIONAL </w:t>
      </w:r>
      <w:r>
        <w:rPr>
          <w:highlight w:val="yellow"/>
        </w:rPr>
        <w:t xml:space="preserve">EXTREME </w:t>
      </w:r>
      <w:r w:rsidRPr="009D7F82">
        <w:rPr>
          <w:highlight w:val="yellow"/>
        </w:rPr>
        <w:t>POVERTY THRESHOLD</w:t>
      </w:r>
      <w:r>
        <w:t xml:space="preserve">] per person per </w:t>
      </w:r>
      <w:r w:rsidR="00347F47">
        <w:t>day poverty threshold.</w:t>
      </w:r>
      <w:r w:rsidR="00347F47">
        <w:tab/>
      </w:r>
    </w:p>
    <w:p w14:paraId="25BEFA17" w14:textId="674A35FB" w:rsidR="00BD47D3" w:rsidRDefault="00BD47D3"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A8D0984" w14:textId="2505DB8A" w:rsidR="00BD47D3" w:rsidRDefault="00BD47D3"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threshold (2011 PPP) but below 125 percent of that threshold, or [</w:t>
      </w:r>
      <w:r w:rsidRPr="009D7F82">
        <w:rPr>
          <w:highlight w:val="yellow"/>
        </w:rPr>
        <w:t xml:space="preserve">125% NATIONAL </w:t>
      </w:r>
      <w:r>
        <w:rPr>
          <w:highlight w:val="yellow"/>
        </w:rPr>
        <w:t xml:space="preserve">EXTREME </w:t>
      </w:r>
      <w:r w:rsidRPr="009D7F82">
        <w:rPr>
          <w:highlight w:val="yellow"/>
        </w:rPr>
        <w:t>POVERTY THRESHOLD</w:t>
      </w:r>
      <w:r>
        <w:t>] per day.</w:t>
      </w:r>
    </w:p>
    <w:p w14:paraId="7FB2D987" w14:textId="6CC4128C" w:rsidR="00BD47D3" w:rsidRDefault="00BD47D3"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0B500250" w14:textId="0FC6BCAA" w:rsidR="00BD47D3" w:rsidRDefault="00BD47D3" w:rsidP="000367A5">
      <w:pPr>
        <w:pStyle w:val="TF-TblFN"/>
        <w:tabs>
          <w:tab w:val="clear" w:pos="360"/>
          <w:tab w:val="left" w:pos="0"/>
        </w:tabs>
        <w:spacing w:before="0" w:line="242" w:lineRule="auto"/>
        <w:ind w:left="90" w:hanging="90"/>
      </w:pPr>
      <w:r w:rsidRPr="009D7F82">
        <w:rPr>
          <w:vertAlign w:val="superscript"/>
        </w:rPr>
        <w:t>e</w:t>
      </w:r>
      <w:r>
        <w:t xml:space="preserve"> The depth of poverty of the poor measures, on average, how far the consumption of the poor is below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w:t>
      </w:r>
      <w:r w:rsidR="00347F47">
        <w:t>ld.</w:t>
      </w:r>
      <w:r w:rsidR="00347F47">
        <w:tab/>
      </w:r>
      <w:r w:rsidRPr="00124421">
        <w:t xml:space="preserve"> </w:t>
      </w:r>
    </w:p>
    <w:p w14:paraId="17756AB1" w14:textId="77777777" w:rsidR="00BD47D3" w:rsidRPr="009D7F82" w:rsidRDefault="00BD47D3" w:rsidP="000367A5">
      <w:pPr>
        <w:pStyle w:val="TF-TblFN"/>
        <w:spacing w:before="0" w:line="242" w:lineRule="auto"/>
        <w:ind w:left="90" w:hanging="90"/>
        <w:rPr>
          <w:szCs w:val="18"/>
        </w:rPr>
      </w:pPr>
      <w:r w:rsidRPr="009D7F82">
        <w:rPr>
          <w:szCs w:val="18"/>
        </w:rPr>
        <w:t xml:space="preserve">Notes: </w:t>
      </w:r>
    </w:p>
    <w:p w14:paraId="0E8AC18D" w14:textId="6639ACAF" w:rsidR="00BD47D3" w:rsidRPr="009D7F82" w:rsidRDefault="00BD47D3" w:rsidP="000367A5">
      <w:pPr>
        <w:pStyle w:val="TF-TblFN"/>
        <w:spacing w:before="0" w:line="242" w:lineRule="auto"/>
        <w:ind w:left="90" w:hanging="90"/>
        <w:rPr>
          <w:szCs w:val="18"/>
        </w:rPr>
      </w:pPr>
      <w:r w:rsidRPr="009D7F82">
        <w:rPr>
          <w:szCs w:val="18"/>
        </w:rPr>
        <w:t>[</w:t>
      </w:r>
      <w:commentRangeStart w:id="320"/>
      <w:r w:rsidRPr="00BD47D3">
        <w:rPr>
          <w:szCs w:val="18"/>
          <w:highlight w:val="yellow"/>
        </w:rPr>
        <w:t>INSERT DESCRIPTION OF NATIONAL</w:t>
      </w:r>
      <w:r>
        <w:rPr>
          <w:szCs w:val="18"/>
          <w:highlight w:val="yellow"/>
        </w:rPr>
        <w:t xml:space="preserve"> </w:t>
      </w:r>
      <w:r>
        <w:rPr>
          <w:highlight w:val="yellow"/>
        </w:rPr>
        <w:t>EXTREME</w:t>
      </w:r>
      <w:r w:rsidRPr="00BD47D3">
        <w:rPr>
          <w:szCs w:val="18"/>
          <w:highlight w:val="yellow"/>
        </w:rPr>
        <w:t xml:space="preserve"> POVERTY THRESHOLD</w:t>
      </w:r>
      <w:commentRangeEnd w:id="320"/>
      <w:r>
        <w:rPr>
          <w:rStyle w:val="CommentReference"/>
          <w:rFonts w:eastAsia="Arial" w:cs="Arial"/>
          <w:color w:val="000000"/>
        </w:rPr>
        <w:commentReference w:id="320"/>
      </w:r>
      <w:r w:rsidRPr="009D7F82">
        <w:rPr>
          <w:szCs w:val="18"/>
        </w:rPr>
        <w:t>.]</w:t>
      </w:r>
    </w:p>
    <w:p w14:paraId="7BB90B37" w14:textId="77777777" w:rsidR="00F51324" w:rsidRDefault="00662CD7" w:rsidP="000367A5">
      <w:pPr>
        <w:pStyle w:val="TF-TblFN"/>
        <w:spacing w:before="0" w:line="242" w:lineRule="auto"/>
        <w:ind w:left="0" w:firstLine="0"/>
      </w:pPr>
      <w:r>
        <w:t>Indicator estimates and d</w:t>
      </w:r>
      <w:r w:rsidRPr="00D21192">
        <w:t>isaggregate</w:t>
      </w:r>
      <w:r>
        <w:t xml:space="preserve"> categorie</w:t>
      </w:r>
      <w:r w:rsidRPr="00D21192">
        <w:t>s based on individual household members (i.e., gendered household type, household education, and wealth quintile) are calculated using de jure household members</w:t>
      </w:r>
      <w:r w:rsidR="00A458DC">
        <w:t>.</w:t>
      </w:r>
      <w:r w:rsidRPr="00D21192">
        <w:t>.</w:t>
      </w:r>
    </w:p>
    <w:p w14:paraId="6B6C9ACF" w14:textId="27EE4AD1" w:rsidR="00347F47" w:rsidRDefault="00BD47D3" w:rsidP="000367A5">
      <w:pPr>
        <w:pStyle w:val="TF-TblFN"/>
        <w:spacing w:before="0" w:line="242" w:lineRule="auto"/>
        <w:ind w:left="0" w:firstLine="0"/>
        <w:rPr>
          <w:szCs w:val="18"/>
        </w:rPr>
        <w:sectPr w:rsidR="00347F47" w:rsidSect="002420C4">
          <w:footerReference w:type="default" r:id="rId33"/>
          <w:pgSz w:w="15840" w:h="12240" w:orient="landscape" w:code="1"/>
          <w:pgMar w:top="1440" w:right="1440" w:bottom="1440" w:left="1440" w:header="720" w:footer="576" w:gutter="0"/>
          <w:cols w:space="720"/>
          <w:docGrid w:linePitch="326"/>
        </w:sectPr>
      </w:pPr>
      <w:r w:rsidRPr="009D7F82">
        <w:rPr>
          <w:szCs w:val="18"/>
        </w:rPr>
        <w:lastRenderedPageBreak/>
        <w:t xml:space="preserve">Sources: Feed the Future [Country] ZOI Survey [Survey year(s)], </w:t>
      </w:r>
      <w:r w:rsidRPr="00BD47D3">
        <w:rPr>
          <w:szCs w:val="18"/>
          <w:highlight w:val="yellow"/>
        </w:rPr>
        <w:t xml:space="preserve">[SOURCE OF DATA FOR NATIONAL </w:t>
      </w:r>
      <w:r>
        <w:rPr>
          <w:szCs w:val="18"/>
          <w:highlight w:val="yellow"/>
        </w:rPr>
        <w:t xml:space="preserve">EXTREME </w:t>
      </w:r>
      <w:r w:rsidRPr="00BD47D3">
        <w:rPr>
          <w:szCs w:val="18"/>
          <w:highlight w:val="yellow"/>
        </w:rPr>
        <w:t>POVERTY THRESHOLD, SUCH AS</w:t>
      </w:r>
      <w:r w:rsidR="00575956" w:rsidRPr="00BD47D3">
        <w:rPr>
          <w:szCs w:val="18"/>
          <w:highlight w:val="yellow"/>
        </w:rPr>
        <w:t xml:space="preserve"> </w:t>
      </w:r>
      <w:r w:rsidR="00575956" w:rsidRPr="00C71A55">
        <w:rPr>
          <w:highlight w:val="yellow"/>
        </w:rPr>
        <w:t>NATIONAL STATISTICS OFFICE</w:t>
      </w:r>
      <w:r w:rsidRPr="009D7F82">
        <w:rPr>
          <w:szCs w:val="18"/>
        </w:rPr>
        <w:t>]</w:t>
      </w:r>
      <w:r w:rsidRPr="00602FB9">
        <w:rPr>
          <w:szCs w:val="18"/>
        </w:rPr>
        <w:t xml:space="preserve"> </w:t>
      </w:r>
    </w:p>
    <w:p w14:paraId="7C084113" w14:textId="186EE523" w:rsidR="00FE090B" w:rsidRDefault="00043785" w:rsidP="00BD47D3">
      <w:pPr>
        <w:pStyle w:val="Heading2"/>
        <w:numPr>
          <w:ilvl w:val="1"/>
          <w:numId w:val="22"/>
        </w:numPr>
        <w:ind w:hanging="720"/>
      </w:pPr>
      <w:bookmarkStart w:id="321" w:name="_Toc63673340"/>
      <w:r>
        <w:lastRenderedPageBreak/>
        <w:t>Asset-based wealth index and c</w:t>
      </w:r>
      <w:r w:rsidR="00E725F4">
        <w:t xml:space="preserve">omparative </w:t>
      </w:r>
      <w:r w:rsidR="00C36285">
        <w:t>w</w:t>
      </w:r>
      <w:r w:rsidR="00FE090B">
        <w:t xml:space="preserve">ealth </w:t>
      </w:r>
      <w:r w:rsidR="00C36285">
        <w:t>i</w:t>
      </w:r>
      <w:r w:rsidR="00FE090B">
        <w:t>ndex</w:t>
      </w:r>
      <w:bookmarkEnd w:id="321"/>
    </w:p>
    <w:p w14:paraId="528F18D9" w14:textId="009B9A60" w:rsidR="00E426A8" w:rsidRDefault="00E426A8" w:rsidP="00663048">
      <w:pPr>
        <w:pStyle w:val="BodyText1"/>
      </w:pPr>
      <w:r>
        <w:t xml:space="preserve">Asset ownership can be used to predict a household’s long-term </w:t>
      </w:r>
      <w:r w:rsidRPr="00E426A8">
        <w:t>welfare</w:t>
      </w:r>
      <w:r>
        <w:t xml:space="preserve">—its </w:t>
      </w:r>
      <w:r w:rsidRPr="00E426A8">
        <w:t xml:space="preserve">capacity to earn income and withstand shocks </w:t>
      </w:r>
      <w:r>
        <w:t>in the future</w:t>
      </w:r>
      <w:r w:rsidRPr="00E426A8">
        <w:t>. The number and type of assets a household owns is associated with household resilience across national contexts</w:t>
      </w:r>
      <w:r w:rsidR="005F0D54">
        <w:t>,</w:t>
      </w:r>
      <w:r w:rsidR="00A96558">
        <w:rPr>
          <w:rStyle w:val="FootnoteReference"/>
        </w:rPr>
        <w:footnoteReference w:id="25"/>
      </w:r>
      <w:r w:rsidR="00A96558">
        <w:rPr>
          <w:vertAlign w:val="superscript"/>
        </w:rPr>
        <w:t>,</w:t>
      </w:r>
      <w:r w:rsidR="00A96558">
        <w:rPr>
          <w:rStyle w:val="FootnoteReference"/>
        </w:rPr>
        <w:footnoteReference w:id="26"/>
      </w:r>
      <w:r>
        <w:t xml:space="preserve"> and a</w:t>
      </w:r>
      <w:r w:rsidRPr="00333547">
        <w:t xml:space="preserve">sset-based wealth indices have increasingly been used as alternatives to income and consumption expenditure-based measures for several reasons, </w:t>
      </w:r>
      <w:r w:rsidR="003B56A5">
        <w:t>including</w:t>
      </w:r>
      <w:r w:rsidR="005F0D54">
        <w:t xml:space="preserve"> the following</w:t>
      </w:r>
      <w:r w:rsidRPr="00333547">
        <w:t xml:space="preserve">: </w:t>
      </w:r>
      <w:r w:rsidR="005F0D54">
        <w:t>(</w:t>
      </w:r>
      <w:r w:rsidRPr="00333547">
        <w:t>1) they are more stable measures of socioeconomic well</w:t>
      </w:r>
      <w:r w:rsidR="005F0D54">
        <w:t>-</w:t>
      </w:r>
      <w:r w:rsidRPr="00333547">
        <w:t>being</w:t>
      </w:r>
      <w:r w:rsidR="003B56A5">
        <w:t>,</w:t>
      </w:r>
      <w:r w:rsidRPr="00333547">
        <w:t xml:space="preserve"> </w:t>
      </w:r>
      <w:r w:rsidR="005F0D54">
        <w:t>(</w:t>
      </w:r>
      <w:r w:rsidRPr="00333547">
        <w:t>2) they are able to better detect differences in equity</w:t>
      </w:r>
      <w:r w:rsidR="003B56A5">
        <w:t>, and</w:t>
      </w:r>
      <w:r w:rsidRPr="00333547">
        <w:t xml:space="preserve"> </w:t>
      </w:r>
      <w:r w:rsidR="005F0D54">
        <w:t>(</w:t>
      </w:r>
      <w:r w:rsidRPr="00333547">
        <w:t>3) they are easier to collect and require shorter interviews</w:t>
      </w:r>
      <w:r w:rsidR="005F0D54">
        <w:t>.</w:t>
      </w:r>
      <w:r w:rsidR="00A96558">
        <w:rPr>
          <w:rStyle w:val="FootnoteReference"/>
        </w:rPr>
        <w:footnoteReference w:id="27"/>
      </w:r>
      <w:r w:rsidR="00A96558">
        <w:rPr>
          <w:vertAlign w:val="superscript"/>
        </w:rPr>
        <w:t>,</w:t>
      </w:r>
      <w:r w:rsidR="00A96558">
        <w:rPr>
          <w:rStyle w:val="FootnoteReference"/>
        </w:rPr>
        <w:footnoteReference w:id="28"/>
      </w:r>
      <w:r w:rsidR="00A74DFA">
        <w:rPr>
          <w:vertAlign w:val="superscript"/>
        </w:rPr>
        <w:t>,</w:t>
      </w:r>
      <w:r w:rsidR="00A96558">
        <w:rPr>
          <w:rStyle w:val="FootnoteReference"/>
        </w:rPr>
        <w:footnoteReference w:id="29"/>
      </w:r>
      <w:r>
        <w:t xml:space="preserve"> </w:t>
      </w:r>
    </w:p>
    <w:p w14:paraId="4DA47880" w14:textId="39BCFA40" w:rsidR="00EA291E" w:rsidRPr="00AB511F" w:rsidRDefault="00EA291E" w:rsidP="00663048">
      <w:pPr>
        <w:pStyle w:val="BodyText1"/>
      </w:pPr>
      <w:r w:rsidRPr="00333547">
        <w:t xml:space="preserve">The </w:t>
      </w:r>
      <w:r w:rsidR="002B10D3">
        <w:t xml:space="preserve">asset-based </w:t>
      </w:r>
      <w:r>
        <w:t>w</w:t>
      </w:r>
      <w:r w:rsidRPr="00333547">
        <w:t xml:space="preserve">ealth </w:t>
      </w:r>
      <w:r>
        <w:t>i</w:t>
      </w:r>
      <w:r w:rsidRPr="00333547">
        <w:t xml:space="preserve">ndex </w:t>
      </w:r>
      <w:r w:rsidR="002B10D3">
        <w:t>wa</w:t>
      </w:r>
      <w:r w:rsidRPr="00333547">
        <w:t>s calculated using</w:t>
      </w:r>
      <w:r w:rsidR="00E426A8">
        <w:t xml:space="preserve"> </w:t>
      </w:r>
      <w:r w:rsidR="00043785">
        <w:t xml:space="preserve">data on </w:t>
      </w:r>
      <w:r w:rsidR="00E426A8">
        <w:t>household characteristic</w:t>
      </w:r>
      <w:r w:rsidR="00043785">
        <w:t xml:space="preserve">s from </w:t>
      </w:r>
      <w:r w:rsidR="001C5857">
        <w:t xml:space="preserve">Module 2, </w:t>
      </w:r>
      <w:r w:rsidR="001C5857">
        <w:rPr>
          <w:i/>
        </w:rPr>
        <w:t>Dwelling characteristics</w:t>
      </w:r>
      <w:r w:rsidR="001C5857">
        <w:t>,</w:t>
      </w:r>
      <w:r w:rsidR="001C5857">
        <w:rPr>
          <w:i/>
        </w:rPr>
        <w:t xml:space="preserve"> </w:t>
      </w:r>
      <w:r w:rsidR="005F0D54">
        <w:t xml:space="preserve">in </w:t>
      </w:r>
      <w:r w:rsidR="00043785">
        <w:t xml:space="preserve">the </w:t>
      </w:r>
      <w:r w:rsidR="002B10D3">
        <w:t>Feed the Future [</w:t>
      </w:r>
      <w:r w:rsidR="002B10D3" w:rsidRPr="002B10D3">
        <w:rPr>
          <w:highlight w:val="yellow"/>
        </w:rPr>
        <w:t>Country</w:t>
      </w:r>
      <w:r w:rsidR="002B10D3">
        <w:t>] ZOI Survey [</w:t>
      </w:r>
      <w:r w:rsidR="002B10D3" w:rsidRPr="002B10D3">
        <w:rPr>
          <w:highlight w:val="yellow"/>
        </w:rPr>
        <w:t>Survey year(s)</w:t>
      </w:r>
      <w:r w:rsidR="002B10D3">
        <w:t>]</w:t>
      </w:r>
      <w:r w:rsidR="001C5857">
        <w:t xml:space="preserve"> </w:t>
      </w:r>
      <w:r w:rsidR="00043785">
        <w:t>questionnaire</w:t>
      </w:r>
      <w:r w:rsidRPr="00333547">
        <w:t>. The index comprise</w:t>
      </w:r>
      <w:r>
        <w:t>s</w:t>
      </w:r>
      <w:r w:rsidRPr="00333547">
        <w:t xml:space="preserve"> the following variables: presence of domestic servants in the household; </w:t>
      </w:r>
      <w:r w:rsidR="00CA465A">
        <w:t xml:space="preserve">agricultural land </w:t>
      </w:r>
      <w:r w:rsidRPr="00333547">
        <w:t xml:space="preserve">ownership and </w:t>
      </w:r>
      <w:r w:rsidR="00CA465A">
        <w:t xml:space="preserve">amount </w:t>
      </w:r>
      <w:r w:rsidRPr="00333547">
        <w:t xml:space="preserve">of land; number of people per sleeping room; house ownership; </w:t>
      </w:r>
      <w:r>
        <w:t xml:space="preserve">drinking </w:t>
      </w:r>
      <w:r w:rsidRPr="00333547">
        <w:t xml:space="preserve">water source; type of sanitation facility; floor material; roof material; wall material; cooking fuel; type and number of farm animals; household possessions, including large and small durable goods; and whether any member of the household holds a bank account. A wealth score is generated for each </w:t>
      </w:r>
      <w:r w:rsidR="003D68DE">
        <w:t xml:space="preserve">surveyed </w:t>
      </w:r>
      <w:r w:rsidRPr="00333547">
        <w:t>household</w:t>
      </w:r>
      <w:r w:rsidR="005F0D54">
        <w:t>,</w:t>
      </w:r>
      <w:r w:rsidRPr="00333547">
        <w:t xml:space="preserve"> and </w:t>
      </w:r>
      <w:r w:rsidR="00E426A8">
        <w:t xml:space="preserve">then </w:t>
      </w:r>
      <w:r w:rsidRPr="00333547">
        <w:t xml:space="preserve">households are grouped into quintiles based on their relative distribution. </w:t>
      </w:r>
      <w:r w:rsidR="00E426A8" w:rsidRPr="009B7FEB">
        <w:t>Appendix 2.2b contains</w:t>
      </w:r>
      <w:r w:rsidR="00E426A8">
        <w:t xml:space="preserve"> additional information about the methodology used to calculate the wealth index.</w:t>
      </w:r>
    </w:p>
    <w:p w14:paraId="3EAC96A2" w14:textId="5992D460" w:rsidR="00641776" w:rsidRPr="00641776" w:rsidRDefault="00641776" w:rsidP="00663048">
      <w:pPr>
        <w:pStyle w:val="BodyText1"/>
      </w:pPr>
      <w:r>
        <w:rPr>
          <w:b/>
        </w:rPr>
        <w:t>Table 4.</w:t>
      </w:r>
      <w:r w:rsidR="00DE47C4">
        <w:rPr>
          <w:b/>
        </w:rPr>
        <w:t>2.1</w:t>
      </w:r>
      <w:r w:rsidR="00DE47C4">
        <w:t xml:space="preserve"> </w:t>
      </w:r>
      <w:r w:rsidR="00CA465A">
        <w:t xml:space="preserve">presents the wealth quintiles for the population living in the </w:t>
      </w:r>
      <w:r w:rsidR="003B1D4E">
        <w:t>[</w:t>
      </w:r>
      <w:r w:rsidR="003B1D4E" w:rsidRPr="003B1D4E">
        <w:rPr>
          <w:highlight w:val="yellow"/>
        </w:rPr>
        <w:t>Country</w:t>
      </w:r>
      <w:r w:rsidR="003B1D4E">
        <w:t xml:space="preserve">] </w:t>
      </w:r>
      <w:r w:rsidR="006E6E0F">
        <w:t>ZOI</w:t>
      </w:r>
      <w:r w:rsidRPr="00641776">
        <w:t>.</w:t>
      </w:r>
      <w:r>
        <w:t xml:space="preserve"> </w:t>
      </w:r>
      <w:r w:rsidRPr="00641776">
        <w:t>Estimates in Table 4.</w:t>
      </w:r>
      <w:r w:rsidR="00DE47C4">
        <w:t>2.1</w:t>
      </w:r>
      <w:r w:rsidR="00DE47C4" w:rsidRPr="00641776">
        <w:t xml:space="preserve"> </w:t>
      </w:r>
      <w:r w:rsidRPr="00641776">
        <w:t xml:space="preserve">are shown for </w:t>
      </w:r>
      <w:r w:rsidR="001C5857">
        <w:t xml:space="preserve">the de jure household population </w:t>
      </w:r>
      <w:r w:rsidRPr="00641776">
        <w:t>as well as disaggregated by household characteristics, including gendered household type, household educational attainment, poverty status</w:t>
      </w:r>
      <w:r w:rsidR="00605B90">
        <w:t>, and severity of shock exposure</w:t>
      </w:r>
      <w:r w:rsidRPr="00641776">
        <w:t xml:space="preserve">. </w:t>
      </w:r>
      <w:r w:rsidRPr="00641776">
        <w:rPr>
          <w:highlight w:val="yellow"/>
        </w:rPr>
        <w:t>[Insert specific description regarding the estimates in the table.]</w:t>
      </w:r>
    </w:p>
    <w:p w14:paraId="7036AE11" w14:textId="77777777" w:rsidR="00BD47D3" w:rsidRDefault="00BD47D3" w:rsidP="00037560">
      <w:pPr>
        <w:pStyle w:val="BodyText"/>
      </w:pPr>
    </w:p>
    <w:p w14:paraId="1A22FCAF" w14:textId="77777777" w:rsidR="00663048" w:rsidRDefault="00663048" w:rsidP="00C36285">
      <w:pPr>
        <w:pStyle w:val="TT-TableTitle"/>
        <w:tabs>
          <w:tab w:val="clear" w:pos="1440"/>
          <w:tab w:val="left" w:pos="1080"/>
        </w:tabs>
        <w:rPr>
          <w:i w:val="0"/>
        </w:rPr>
        <w:sectPr w:rsidR="00663048" w:rsidSect="002420C4">
          <w:footerReference w:type="default" r:id="rId34"/>
          <w:pgSz w:w="12240" w:h="15840" w:code="1"/>
          <w:pgMar w:top="1440" w:right="1440" w:bottom="1440" w:left="1440" w:header="720" w:footer="576" w:gutter="0"/>
          <w:cols w:space="720"/>
          <w:docGrid w:linePitch="326"/>
        </w:sectPr>
      </w:pPr>
    </w:p>
    <w:p w14:paraId="1733B257" w14:textId="0920CCBE" w:rsidR="00BD47D3" w:rsidRPr="00BD47D3" w:rsidRDefault="00BD47D3" w:rsidP="00663048">
      <w:pPr>
        <w:pStyle w:val="Tabletitle"/>
      </w:pPr>
      <w:bookmarkStart w:id="322" w:name="_Toc63673067"/>
      <w:r w:rsidRPr="00BD47D3">
        <w:lastRenderedPageBreak/>
        <w:t>Table 4.2.1: Percent Distribution of Households in the ZOI by Quintile According to the [</w:t>
      </w:r>
      <w:r w:rsidRPr="00BD47D3">
        <w:rPr>
          <w:highlight w:val="yellow"/>
        </w:rPr>
        <w:t>C</w:t>
      </w:r>
      <w:r w:rsidR="00FA0785">
        <w:rPr>
          <w:highlight w:val="yellow"/>
        </w:rPr>
        <w:t>ountry</w:t>
      </w:r>
      <w:r w:rsidRPr="00BD47D3">
        <w:t>] Asset-based Wealth Index, in Total and by Selected Household Characteristics</w:t>
      </w:r>
      <w:bookmarkEnd w:id="322"/>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2A450062"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25365E4E" w14:textId="77777777" w:rsidR="00BD47D3" w:rsidRPr="00663048" w:rsidRDefault="00BD47D3" w:rsidP="00663048">
            <w:pPr>
              <w:widowControl/>
              <w:spacing w:line="259" w:lineRule="auto"/>
              <w:rPr>
                <w:rFonts w:eastAsia="Times New Roman" w:cs="Times New Roman"/>
                <w:b/>
                <w:bCs/>
                <w:color w:val="FFFFFF"/>
                <w:sz w:val="19"/>
                <w:szCs w:val="19"/>
              </w:rPr>
            </w:pPr>
            <w:bookmarkStart w:id="323" w:name="_Toc400542621"/>
            <w:bookmarkStart w:id="324" w:name="_Toc414874509"/>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31CC9B0C"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164E47E"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669E7409"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67D67B4C" w14:textId="663BC34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73FBEAA3" w14:textId="77777777" w:rsidTr="00663048">
        <w:tc>
          <w:tcPr>
            <w:tcW w:w="2880" w:type="dxa"/>
            <w:vMerge/>
            <w:tcBorders>
              <w:top w:val="single" w:sz="4" w:space="0" w:color="auto"/>
              <w:left w:val="nil"/>
              <w:bottom w:val="single" w:sz="4" w:space="0" w:color="000000"/>
              <w:right w:val="nil"/>
            </w:tcBorders>
            <w:vAlign w:val="center"/>
            <w:hideMark/>
          </w:tcPr>
          <w:p w14:paraId="342C670D"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67A2116"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365407C8"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50BB65B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03AD49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2BFA389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3958BD63"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
        </w:tc>
        <w:tc>
          <w:tcPr>
            <w:tcW w:w="1048" w:type="dxa"/>
            <w:vMerge/>
            <w:tcBorders>
              <w:top w:val="single" w:sz="4" w:space="0" w:color="auto"/>
              <w:left w:val="nil"/>
              <w:bottom w:val="single" w:sz="4" w:space="0" w:color="000000"/>
              <w:right w:val="nil"/>
            </w:tcBorders>
            <w:vAlign w:val="center"/>
            <w:hideMark/>
          </w:tcPr>
          <w:p w14:paraId="1C6646F9"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1ABD874A"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1AC4AAEA" w14:textId="77777777" w:rsidTr="00663048">
        <w:tc>
          <w:tcPr>
            <w:tcW w:w="2880" w:type="dxa"/>
            <w:tcBorders>
              <w:top w:val="nil"/>
              <w:left w:val="nil"/>
              <w:bottom w:val="single" w:sz="4" w:space="0" w:color="auto"/>
              <w:right w:val="nil"/>
            </w:tcBorders>
            <w:shd w:val="clear" w:color="auto" w:fill="auto"/>
            <w:noWrap/>
            <w:vAlign w:val="center"/>
            <w:hideMark/>
          </w:tcPr>
          <w:p w14:paraId="2265575E"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24D57735" w14:textId="5256388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C4AFFBA" w14:textId="50C47FA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414362" w14:textId="1D61B18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C2E502" w14:textId="47E4B16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DD878D5" w14:textId="2B75C38F"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54A06DED" w14:textId="5FDC1F50"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noWrap/>
            <w:vAlign w:val="center"/>
            <w:hideMark/>
          </w:tcPr>
          <w:p w14:paraId="29A6022D" w14:textId="1AAA1C2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0AE5375" w14:textId="0B06C0B7"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C5B7187" w14:textId="77777777" w:rsidTr="00663048">
        <w:tc>
          <w:tcPr>
            <w:tcW w:w="2880" w:type="dxa"/>
            <w:tcBorders>
              <w:top w:val="nil"/>
              <w:left w:val="nil"/>
              <w:bottom w:val="single" w:sz="4" w:space="0" w:color="auto"/>
              <w:right w:val="nil"/>
            </w:tcBorders>
            <w:shd w:val="clear" w:color="000000" w:fill="DBE7F3"/>
            <w:noWrap/>
            <w:vAlign w:val="center"/>
            <w:hideMark/>
          </w:tcPr>
          <w:p w14:paraId="05DD8CB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F6BA9FD" w14:textId="1D1BD6F8"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0065052A" w14:textId="50129B32"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E83BCDA" w14:textId="74D8A25B"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EF0D18F" w14:textId="35D96B0E"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7A4456C" w14:textId="70ECC4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54081E58" w14:textId="4638DA0C"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5680F534" w14:textId="0E11E4CA"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C4BA090" w14:textId="5F82D879"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7FA8CD7C" w14:textId="77777777" w:rsidTr="00663048">
        <w:tc>
          <w:tcPr>
            <w:tcW w:w="2880" w:type="dxa"/>
            <w:tcBorders>
              <w:top w:val="nil"/>
              <w:left w:val="nil"/>
              <w:bottom w:val="single" w:sz="4" w:space="0" w:color="auto"/>
              <w:right w:val="nil"/>
            </w:tcBorders>
            <w:shd w:val="clear" w:color="auto" w:fill="auto"/>
            <w:noWrap/>
            <w:vAlign w:val="center"/>
            <w:hideMark/>
          </w:tcPr>
          <w:p w14:paraId="0B1F313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46B0F243" w14:textId="39B7718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4ACCE9" w14:textId="4D8BEEA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9A3AE96" w14:textId="0C4FAB5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6D5CD9" w14:textId="676C788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98FDF0D" w14:textId="4757AF2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F6CD6FB" w14:textId="09E821A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1D802C2F" w14:textId="2960928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92BC81C" w14:textId="78E25D72"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B4AB72C" w14:textId="77777777" w:rsidTr="00663048">
        <w:tc>
          <w:tcPr>
            <w:tcW w:w="2880" w:type="dxa"/>
            <w:tcBorders>
              <w:top w:val="nil"/>
              <w:left w:val="nil"/>
              <w:bottom w:val="single" w:sz="4" w:space="0" w:color="auto"/>
              <w:right w:val="nil"/>
            </w:tcBorders>
            <w:shd w:val="clear" w:color="auto" w:fill="auto"/>
            <w:noWrap/>
            <w:vAlign w:val="center"/>
            <w:hideMark/>
          </w:tcPr>
          <w:p w14:paraId="09DFFCC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70F1BD34" w14:textId="1F27C9C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F45C58" w14:textId="5475091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D87578A" w14:textId="28EADF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360C1F" w14:textId="5581563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7BC394" w14:textId="5DD50F4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0AAEBA" w14:textId="51B944A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FDDE49F" w14:textId="4B8BBDA4"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E987EF0" w14:textId="4AF729E6"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D4BCC24" w14:textId="77777777" w:rsidTr="00663048">
        <w:tc>
          <w:tcPr>
            <w:tcW w:w="2880" w:type="dxa"/>
            <w:tcBorders>
              <w:top w:val="nil"/>
              <w:left w:val="nil"/>
              <w:bottom w:val="single" w:sz="4" w:space="0" w:color="auto"/>
              <w:right w:val="nil"/>
            </w:tcBorders>
            <w:shd w:val="clear" w:color="auto" w:fill="auto"/>
            <w:noWrap/>
            <w:vAlign w:val="center"/>
            <w:hideMark/>
          </w:tcPr>
          <w:p w14:paraId="1C61E1B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21DBF76" w14:textId="070F36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A470DB8" w14:textId="6DBAB17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2E655CA" w14:textId="2E36B86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75E94C" w14:textId="044D64F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B83C3F4" w14:textId="28283DB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9013C15" w14:textId="2AD550DB"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F6AE6AB" w14:textId="548BA93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31FFD79" w14:textId="0CE68928"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6E23A55" w14:textId="77777777" w:rsidTr="00663048">
        <w:tc>
          <w:tcPr>
            <w:tcW w:w="2880" w:type="dxa"/>
            <w:tcBorders>
              <w:top w:val="nil"/>
              <w:left w:val="nil"/>
              <w:bottom w:val="single" w:sz="4" w:space="0" w:color="auto"/>
              <w:right w:val="nil"/>
            </w:tcBorders>
            <w:shd w:val="clear" w:color="auto" w:fill="auto"/>
            <w:noWrap/>
            <w:vAlign w:val="center"/>
            <w:hideMark/>
          </w:tcPr>
          <w:p w14:paraId="5FE3825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360BCE05" w14:textId="03287A8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DEB792B" w14:textId="42F173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D946147" w14:textId="43E1E84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064C7F8" w14:textId="4C99EF2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5585381" w14:textId="487947F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88509B" w14:textId="6FCADEE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08934DB" w14:textId="54D5BCF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ABD9AA3" w14:textId="26BE9450"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1E841AA" w14:textId="77777777" w:rsidTr="00663048">
        <w:tc>
          <w:tcPr>
            <w:tcW w:w="2880" w:type="dxa"/>
            <w:tcBorders>
              <w:top w:val="nil"/>
              <w:left w:val="nil"/>
              <w:bottom w:val="single" w:sz="4" w:space="0" w:color="auto"/>
              <w:right w:val="nil"/>
            </w:tcBorders>
            <w:shd w:val="clear" w:color="000000" w:fill="DBE7F3"/>
            <w:noWrap/>
            <w:vAlign w:val="center"/>
            <w:hideMark/>
          </w:tcPr>
          <w:p w14:paraId="7FE47D8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7BB1B701" w14:textId="784C995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BC69C78" w14:textId="2DA3044F"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D6D9238" w14:textId="61E9079D"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F8F341A" w14:textId="43D605B9"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3CEA768" w14:textId="04A675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49F91214" w14:textId="00F3D408"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7337662D" w14:textId="2519ECEE"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F57AF2E" w14:textId="6EA33EE0"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3A8ABF3D" w14:textId="77777777" w:rsidTr="00663048">
        <w:tc>
          <w:tcPr>
            <w:tcW w:w="2880" w:type="dxa"/>
            <w:tcBorders>
              <w:top w:val="nil"/>
              <w:left w:val="nil"/>
              <w:bottom w:val="single" w:sz="4" w:space="0" w:color="auto"/>
              <w:right w:val="nil"/>
            </w:tcBorders>
            <w:shd w:val="clear" w:color="auto" w:fill="auto"/>
            <w:vAlign w:val="center"/>
            <w:hideMark/>
          </w:tcPr>
          <w:p w14:paraId="562BFB50"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7054FCC2" w14:textId="07B0099B"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71905F" w14:textId="076D42A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BC4396" w14:textId="05A37F4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3799861" w14:textId="6C56828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AD76E45" w14:textId="4DD9AC83"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5AE2D45" w14:textId="32BBFE06"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60BB8F6" w14:textId="710CFD4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7AC389CF" w14:textId="1A5C6E9F"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33E39B36" w14:textId="77777777" w:rsidTr="00663048">
        <w:tc>
          <w:tcPr>
            <w:tcW w:w="2880" w:type="dxa"/>
            <w:tcBorders>
              <w:top w:val="nil"/>
              <w:left w:val="nil"/>
              <w:bottom w:val="single" w:sz="4" w:space="0" w:color="auto"/>
              <w:right w:val="nil"/>
            </w:tcBorders>
            <w:shd w:val="clear" w:color="auto" w:fill="auto"/>
            <w:vAlign w:val="center"/>
            <w:hideMark/>
          </w:tcPr>
          <w:p w14:paraId="77D7568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1B1EA0C8" w14:textId="670C92A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0ACD56" w14:textId="686379D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67403F5" w14:textId="4B46377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C88BD1" w14:textId="5FCBEFC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7A8D702" w14:textId="2DBAB40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34D568D" w14:textId="6E9971B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48FE0523" w14:textId="0FAC7F61"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417E61C" w14:textId="679F767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02922213" w14:textId="77777777" w:rsidTr="00663048">
        <w:tc>
          <w:tcPr>
            <w:tcW w:w="2880" w:type="dxa"/>
            <w:tcBorders>
              <w:top w:val="nil"/>
              <w:left w:val="nil"/>
              <w:bottom w:val="single" w:sz="4" w:space="0" w:color="auto"/>
              <w:right w:val="nil"/>
            </w:tcBorders>
            <w:shd w:val="clear" w:color="auto" w:fill="auto"/>
            <w:vAlign w:val="center"/>
            <w:hideMark/>
          </w:tcPr>
          <w:p w14:paraId="3DC634B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77E04E7A" w14:textId="6B9199D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32F98E6" w14:textId="4BC78D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09B60E" w14:textId="41854F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399EC5D" w14:textId="3256B42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0D64E1" w14:textId="4349D2D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3E3F54F" w14:textId="022B9047"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B46D548" w14:textId="5C4AB06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770EF1E" w14:textId="385E83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CCFDB9B" w14:textId="77777777" w:rsidTr="00663048">
        <w:tc>
          <w:tcPr>
            <w:tcW w:w="2880" w:type="dxa"/>
            <w:tcBorders>
              <w:top w:val="nil"/>
              <w:left w:val="nil"/>
              <w:bottom w:val="single" w:sz="4" w:space="0" w:color="auto"/>
              <w:right w:val="nil"/>
            </w:tcBorders>
            <w:shd w:val="clear" w:color="auto" w:fill="auto"/>
            <w:vAlign w:val="center"/>
            <w:hideMark/>
          </w:tcPr>
          <w:p w14:paraId="3B31F4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066B1161" w14:textId="1CF960B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866B23" w14:textId="260018F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C900B2" w14:textId="6CCB407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2C847C" w14:textId="4C758CB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3E33806" w14:textId="54A4472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EE93A1C" w14:textId="3D4BB5D5"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4672ECC" w14:textId="1C8B8B7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57B0DDF" w14:textId="30721A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0B43342" w14:textId="77777777" w:rsidTr="00663048">
        <w:tc>
          <w:tcPr>
            <w:tcW w:w="2880" w:type="dxa"/>
            <w:tcBorders>
              <w:top w:val="nil"/>
              <w:left w:val="nil"/>
              <w:bottom w:val="single" w:sz="4" w:space="0" w:color="auto"/>
              <w:right w:val="nil"/>
            </w:tcBorders>
            <w:shd w:val="clear" w:color="auto" w:fill="auto"/>
            <w:vAlign w:val="center"/>
            <w:hideMark/>
          </w:tcPr>
          <w:p w14:paraId="2D28C0F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0F7FC702" w14:textId="24813B3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4025432" w14:textId="0CC888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864CC0B" w14:textId="04384E4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DF49F95" w14:textId="7F1EA24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9AEBF3" w14:textId="55452E86"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E5A946D" w14:textId="5A16C0B1"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73FD20EA" w14:textId="35EB235D"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0E4B302" w14:textId="18B8713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6DAD660" w14:textId="77777777" w:rsidTr="00663048">
        <w:tc>
          <w:tcPr>
            <w:tcW w:w="2880" w:type="dxa"/>
            <w:tcBorders>
              <w:top w:val="nil"/>
              <w:left w:val="nil"/>
              <w:bottom w:val="single" w:sz="4" w:space="0" w:color="auto"/>
              <w:right w:val="nil"/>
            </w:tcBorders>
            <w:shd w:val="clear" w:color="000000" w:fill="DBE5F1"/>
            <w:vAlign w:val="center"/>
            <w:hideMark/>
          </w:tcPr>
          <w:p w14:paraId="4C1F5B85"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A06D08F" w14:textId="76DB266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227BF696" w14:textId="505E7506"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08AF9CE8" w14:textId="52BC3508"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54231D89" w14:textId="194B432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623105E1" w14:textId="775D1C4A"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BE5F1"/>
            <w:vAlign w:val="center"/>
            <w:hideMark/>
          </w:tcPr>
          <w:p w14:paraId="0DBB8546" w14:textId="4A134841" w:rsidR="00BD47D3" w:rsidRPr="00663048" w:rsidRDefault="00BD47D3" w:rsidP="00663048">
            <w:pPr>
              <w:widowControl/>
              <w:spacing w:line="259" w:lineRule="auto"/>
              <w:jc w:val="center"/>
              <w:rPr>
                <w:rFonts w:eastAsia="Times New Roman" w:cs="Times New Roman"/>
                <w:b/>
                <w:bCs/>
                <w:sz w:val="19"/>
                <w:szCs w:val="19"/>
              </w:rPr>
            </w:pPr>
          </w:p>
        </w:tc>
        <w:tc>
          <w:tcPr>
            <w:tcW w:w="1048" w:type="dxa"/>
            <w:tcBorders>
              <w:top w:val="nil"/>
              <w:left w:val="nil"/>
              <w:bottom w:val="single" w:sz="4" w:space="0" w:color="auto"/>
              <w:right w:val="nil"/>
            </w:tcBorders>
            <w:shd w:val="clear" w:color="000000" w:fill="DBE5F1"/>
            <w:vAlign w:val="center"/>
            <w:hideMark/>
          </w:tcPr>
          <w:p w14:paraId="6DF47D8F" w14:textId="60C7CBBD" w:rsidR="00BD47D3" w:rsidRPr="00663048" w:rsidRDefault="00BD47D3" w:rsidP="00663048">
            <w:pPr>
              <w:widowControl/>
              <w:spacing w:line="259" w:lineRule="auto"/>
              <w:jc w:val="center"/>
              <w:rPr>
                <w:rFonts w:eastAsia="Times New Roman" w:cs="Times New Roman"/>
                <w:b/>
                <w:bCs/>
                <w:sz w:val="19"/>
                <w:szCs w:val="19"/>
              </w:rPr>
            </w:pPr>
          </w:p>
        </w:tc>
        <w:tc>
          <w:tcPr>
            <w:tcW w:w="1326" w:type="dxa"/>
            <w:tcBorders>
              <w:top w:val="nil"/>
              <w:left w:val="nil"/>
              <w:bottom w:val="single" w:sz="4" w:space="0" w:color="auto"/>
              <w:right w:val="nil"/>
            </w:tcBorders>
            <w:shd w:val="clear" w:color="000000" w:fill="DBE5F1"/>
            <w:vAlign w:val="center"/>
            <w:hideMark/>
          </w:tcPr>
          <w:p w14:paraId="5781BA74" w14:textId="6BE0019A"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1B248AD" w14:textId="77777777" w:rsidTr="00663048">
        <w:tc>
          <w:tcPr>
            <w:tcW w:w="2880" w:type="dxa"/>
            <w:tcBorders>
              <w:top w:val="nil"/>
              <w:left w:val="nil"/>
              <w:bottom w:val="single" w:sz="4" w:space="0" w:color="auto"/>
              <w:right w:val="nil"/>
            </w:tcBorders>
            <w:shd w:val="clear" w:color="auto" w:fill="auto"/>
            <w:vAlign w:val="center"/>
            <w:hideMark/>
          </w:tcPr>
          <w:p w14:paraId="345ED95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35C5E9B4" w14:textId="0BAA590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A37037" w14:textId="2125FA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14AEF2" w14:textId="48FC20C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D883FE5" w14:textId="0B82A9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F08270F" w14:textId="2EBE641C"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6CF2F76" w14:textId="59134CAE"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255C8082" w14:textId="5471862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8BACF5E" w14:textId="22336E7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D05ADB2" w14:textId="77777777" w:rsidTr="00663048">
        <w:tc>
          <w:tcPr>
            <w:tcW w:w="2880" w:type="dxa"/>
            <w:tcBorders>
              <w:top w:val="nil"/>
              <w:left w:val="nil"/>
              <w:bottom w:val="single" w:sz="4" w:space="0" w:color="auto"/>
              <w:right w:val="nil"/>
            </w:tcBorders>
            <w:shd w:val="clear" w:color="auto" w:fill="auto"/>
            <w:vAlign w:val="center"/>
            <w:hideMark/>
          </w:tcPr>
          <w:p w14:paraId="0F9AF48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46A3DD86" w14:textId="2A209F5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762889" w14:textId="408DD8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FDD4DB" w14:textId="1CC89D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DB9B2A" w14:textId="575F30B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DC90A6" w14:textId="79DBB47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5A5E37B" w14:textId="7CA8167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814C1D8" w14:textId="5772EB8F"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2F5D6558" w14:textId="6EC3B16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7324ED1" w14:textId="77777777" w:rsidTr="00663048">
        <w:tc>
          <w:tcPr>
            <w:tcW w:w="2880" w:type="dxa"/>
            <w:tcBorders>
              <w:top w:val="nil"/>
              <w:left w:val="nil"/>
              <w:bottom w:val="single" w:sz="4" w:space="0" w:color="auto"/>
              <w:right w:val="nil"/>
            </w:tcBorders>
            <w:shd w:val="clear" w:color="000000" w:fill="DBE7F3"/>
            <w:noWrap/>
            <w:vAlign w:val="center"/>
            <w:hideMark/>
          </w:tcPr>
          <w:p w14:paraId="4DE55F8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38DA988" w14:textId="647A92B0"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CADC629" w14:textId="4D5A5FF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197E132" w14:textId="1F1FCA57"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4AA70DE2" w14:textId="21A2360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05CC8553" w14:textId="66FED2BA"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12237C0D" w14:textId="58E707E7"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vAlign w:val="center"/>
            <w:hideMark/>
          </w:tcPr>
          <w:p w14:paraId="765AA95B" w14:textId="32271D0F"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vAlign w:val="center"/>
            <w:hideMark/>
          </w:tcPr>
          <w:p w14:paraId="0F1FEF77" w14:textId="219290C2"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6D52C9E3" w14:textId="77777777" w:rsidTr="00663048">
        <w:tc>
          <w:tcPr>
            <w:tcW w:w="2880" w:type="dxa"/>
            <w:tcBorders>
              <w:top w:val="nil"/>
              <w:left w:val="nil"/>
              <w:bottom w:val="single" w:sz="4" w:space="0" w:color="auto"/>
              <w:right w:val="nil"/>
            </w:tcBorders>
            <w:shd w:val="clear" w:color="auto" w:fill="auto"/>
            <w:noWrap/>
            <w:vAlign w:val="center"/>
            <w:hideMark/>
          </w:tcPr>
          <w:p w14:paraId="400696AC"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57CF09CB" w14:textId="0EC820D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B78B43" w14:textId="2E9FD09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8664CFF" w14:textId="4410E79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7A4D3AA" w14:textId="5791B6C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958F25B" w14:textId="0C1D636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565F7A" w14:textId="5E7B5D5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099C408" w14:textId="3DB8437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1602325D" w14:textId="610138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458E54D7" w14:textId="77777777" w:rsidTr="00663048">
        <w:tc>
          <w:tcPr>
            <w:tcW w:w="2880" w:type="dxa"/>
            <w:tcBorders>
              <w:top w:val="nil"/>
              <w:left w:val="nil"/>
              <w:bottom w:val="single" w:sz="4" w:space="0" w:color="auto"/>
              <w:right w:val="nil"/>
            </w:tcBorders>
            <w:shd w:val="clear" w:color="auto" w:fill="auto"/>
            <w:noWrap/>
            <w:vAlign w:val="center"/>
            <w:hideMark/>
          </w:tcPr>
          <w:p w14:paraId="1C17FAD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5EFE9079" w14:textId="06D89B9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F95CA7" w14:textId="3ED4BD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6465B0" w14:textId="028051C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19DBD72" w14:textId="0FCF2AA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B799436" w14:textId="19A2E6F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2378E45" w14:textId="19843E7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859BED0" w14:textId="015E45AA"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5FA11EB" w14:textId="18A32EBA"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8151E2B" w14:textId="77777777" w:rsidTr="00A2688B">
        <w:tc>
          <w:tcPr>
            <w:tcW w:w="2880" w:type="dxa"/>
            <w:tcBorders>
              <w:top w:val="nil"/>
              <w:left w:val="nil"/>
              <w:bottom w:val="single" w:sz="4" w:space="0" w:color="auto"/>
              <w:right w:val="nil"/>
            </w:tcBorders>
            <w:shd w:val="clear" w:color="auto" w:fill="auto"/>
            <w:noWrap/>
            <w:vAlign w:val="center"/>
            <w:hideMark/>
          </w:tcPr>
          <w:p w14:paraId="0059883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05CC2E42" w14:textId="4744503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5173FE5" w14:textId="22C7221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7FAF297" w14:textId="4C74B4E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397FF0" w14:textId="344D2A9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5EDE14C" w14:textId="0F676B1A"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1E8E28D" w14:textId="0D84772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E47E8B4" w14:textId="2DDCABB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7B7250D" w14:textId="05B3CE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68CB445A"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7D33252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2E25E2C0" w14:textId="5DFCD12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7E78AA9A" w14:textId="46F1C0A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7635C164" w14:textId="4379AD6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07490574" w14:textId="2DFEFC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1762EAD1" w14:textId="2A33168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hideMark/>
          </w:tcPr>
          <w:p w14:paraId="48D705D4" w14:textId="04F455D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hideMark/>
          </w:tcPr>
          <w:p w14:paraId="7C076ECD" w14:textId="2C8F062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hideMark/>
          </w:tcPr>
          <w:p w14:paraId="4432B80B" w14:textId="05EC0493" w:rsidR="00BD47D3" w:rsidRPr="00663048" w:rsidRDefault="00BD47D3" w:rsidP="00663048">
            <w:pPr>
              <w:widowControl/>
              <w:spacing w:line="259" w:lineRule="auto"/>
              <w:jc w:val="center"/>
              <w:rPr>
                <w:rFonts w:eastAsia="Times New Roman" w:cs="Times New Roman"/>
                <w:sz w:val="19"/>
                <w:szCs w:val="19"/>
              </w:rPr>
            </w:pPr>
          </w:p>
        </w:tc>
      </w:tr>
      <w:tr w:rsidR="00A2688B" w:rsidRPr="00663048" w14:paraId="72304D0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7E7333A2" w14:textId="1DBEC43F"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2490CC42"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61F8C3EF"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1F819E5D"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4AA516E6"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3A6C497A" w14:textId="77777777" w:rsidR="00A2688B" w:rsidRPr="00663048" w:rsidRDefault="00A2688B"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674B9194" w14:textId="77777777" w:rsidR="00A2688B" w:rsidRPr="00663048" w:rsidRDefault="00A2688B"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591CC6D0" w14:textId="77777777" w:rsidR="00A2688B" w:rsidRPr="00663048" w:rsidRDefault="00A2688B"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4003F08E" w14:textId="77777777" w:rsidR="00A2688B" w:rsidRPr="00663048" w:rsidRDefault="00A2688B" w:rsidP="00663048">
            <w:pPr>
              <w:widowControl/>
              <w:spacing w:line="259" w:lineRule="auto"/>
              <w:jc w:val="center"/>
              <w:rPr>
                <w:rFonts w:eastAsia="Times New Roman" w:cs="Times New Roman"/>
                <w:sz w:val="19"/>
                <w:szCs w:val="19"/>
              </w:rPr>
            </w:pPr>
          </w:p>
        </w:tc>
      </w:tr>
    </w:tbl>
    <w:p w14:paraId="2EF26613" w14:textId="124177DD" w:rsidR="00BD47D3" w:rsidRPr="00BD47D3" w:rsidRDefault="008170B4" w:rsidP="00BD47D3">
      <w:pPr>
        <w:pStyle w:val="BodyText1"/>
        <w:spacing w:after="0"/>
        <w:rPr>
          <w:sz w:val="16"/>
        </w:rPr>
      </w:pPr>
      <w:commentRangeStart w:id="325"/>
      <w:r w:rsidRPr="00BD47D3">
        <w:rPr>
          <w:sz w:val="16"/>
        </w:rPr>
        <w:t>^ Results not statistically reliable, n&lt;30  </w:t>
      </w:r>
      <w:commentRangeEnd w:id="325"/>
      <w:r>
        <w:rPr>
          <w:rStyle w:val="CommentReference"/>
        </w:rPr>
        <w:commentReference w:id="325"/>
      </w:r>
    </w:p>
    <w:p w14:paraId="2442B49B" w14:textId="049078A6"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E175FA6" w14:textId="35711920"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D2397C5" w14:textId="77777777" w:rsidR="00F51324" w:rsidRDefault="00BD47D3" w:rsidP="00BD47D3">
      <w:pPr>
        <w:pStyle w:val="BodyText1"/>
        <w:spacing w:after="0"/>
        <w:rPr>
          <w:sz w:val="16"/>
        </w:rPr>
      </w:pPr>
      <w:r w:rsidRPr="00BD47D3">
        <w:rPr>
          <w:sz w:val="16"/>
        </w:rPr>
        <w:t xml:space="preserve">Note: </w:t>
      </w:r>
      <w:r w:rsidR="000F3446">
        <w:rPr>
          <w:sz w:val="16"/>
        </w:rPr>
        <w:t>Indicator estimates and d</w:t>
      </w:r>
      <w:r w:rsidR="000F3446" w:rsidRPr="007F53B7">
        <w:rPr>
          <w:sz w:val="16"/>
        </w:rPr>
        <w:t>isaggregate</w:t>
      </w:r>
      <w:r w:rsidR="000F3446">
        <w:rPr>
          <w:sz w:val="16"/>
        </w:rPr>
        <w:t xml:space="preserve"> categorie</w:t>
      </w:r>
      <w:r w:rsidR="000F3446" w:rsidRPr="007F53B7">
        <w:rPr>
          <w:sz w:val="16"/>
        </w:rPr>
        <w:t xml:space="preserve">s based on individual household members (i.e., gendered household type, household education, and poverty status) are calculated using de jure household members. </w:t>
      </w:r>
    </w:p>
    <w:p w14:paraId="4F04EA56" w14:textId="578F3CFD" w:rsidR="00663048"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0220C318" w14:textId="77777777" w:rsidR="00663048" w:rsidRDefault="00663048">
      <w:pPr>
        <w:widowControl/>
        <w:spacing w:line="240" w:lineRule="auto"/>
        <w:rPr>
          <w:sz w:val="16"/>
        </w:rPr>
        <w:sectPr w:rsidR="00663048" w:rsidSect="002420C4">
          <w:footerReference w:type="default" r:id="rId35"/>
          <w:pgSz w:w="15840" w:h="12240" w:orient="landscape" w:code="1"/>
          <w:pgMar w:top="1440" w:right="1440" w:bottom="1440" w:left="1440" w:header="720" w:footer="576" w:gutter="0"/>
          <w:cols w:space="720"/>
          <w:docGrid w:linePitch="326"/>
        </w:sectPr>
      </w:pPr>
    </w:p>
    <w:p w14:paraId="7203B1C0" w14:textId="771FADB3" w:rsidR="00E63197" w:rsidRDefault="00E63197" w:rsidP="00E63197">
      <w:pPr>
        <w:pStyle w:val="BodyText1"/>
      </w:pPr>
      <w:r>
        <w:lastRenderedPageBreak/>
        <w:t xml:space="preserve">Although the wealth index is useful for studying economic inequalities in a </w:t>
      </w:r>
      <w:r w:rsidR="00E052A7">
        <w:t xml:space="preserve">particular </w:t>
      </w:r>
      <w:r>
        <w:t xml:space="preserve">country at a given time, it cannot be directly compared across countries or over time. Hence, Rutstein and Staveteig (2014) developed a methodology to calculate a comparative wealth index (CWI) that allows for direct comparison of economic status across countries and over time. Feed the Future adopted the CWI methodology to develop its ZOI-level indicator: the percent of households below the threshold </w:t>
      </w:r>
      <w:r w:rsidR="00E052A7">
        <w:t>of</w:t>
      </w:r>
      <w:r>
        <w:t xml:space="preserve"> the poorest quintile of the asset-based comparative wealth index. </w:t>
      </w:r>
    </w:p>
    <w:p w14:paraId="57A41F49" w14:textId="28BD9622" w:rsidR="001C5857" w:rsidRDefault="00E63197" w:rsidP="00E63197">
      <w:pPr>
        <w:pStyle w:val="BodyText1"/>
      </w:pPr>
      <w:r>
        <w:t>This indicator reflects the percentage of households in the Feed the Future ZOI whose ownership (or lack thereof) of selected assets places the household below a fixed threshold that defines the poorest quintile (bottom 20 percent) in the comparative baseline wealth index that was used to create a cross</w:t>
      </w:r>
      <w:r w:rsidR="005F0D54">
        <w:noBreakHyphen/>
      </w:r>
      <w:r>
        <w:t xml:space="preserve">nationally, cross-temporally comparable asset-based wealth index. The use of a fixed threshold across ZOIs is possible because the CWI </w:t>
      </w:r>
      <w:r w:rsidR="00F82D23">
        <w:t xml:space="preserve">indicator </w:t>
      </w:r>
      <w:r>
        <w:t xml:space="preserve">is </w:t>
      </w:r>
      <w:r w:rsidR="00F82D23">
        <w:t xml:space="preserve">calculated </w:t>
      </w:r>
      <w:r>
        <w:t xml:space="preserve">relative to the </w:t>
      </w:r>
      <w:r w:rsidR="00F82D23">
        <w:t xml:space="preserve">reference </w:t>
      </w:r>
      <w:r>
        <w:t xml:space="preserve">wealth index. This means that the </w:t>
      </w:r>
      <w:r w:rsidR="00F82D23">
        <w:t>CWI s</w:t>
      </w:r>
      <w:r>
        <w:t>core</w:t>
      </w:r>
      <w:r w:rsidR="00F82D23">
        <w:t>s</w:t>
      </w:r>
      <w:r>
        <w:t xml:space="preserve"> can be compared across ZOI Surveys and over time.</w:t>
      </w:r>
    </w:p>
    <w:p w14:paraId="37B241A9" w14:textId="27211F64" w:rsidR="00E63197" w:rsidRDefault="00E63197" w:rsidP="00E63197">
      <w:pPr>
        <w:pStyle w:val="BodyText1"/>
      </w:pPr>
      <w:r w:rsidRPr="00E63197">
        <w:t>Constructing the CWI indicator involve</w:t>
      </w:r>
      <w:r>
        <w:t>s</w:t>
      </w:r>
      <w:r w:rsidRPr="00E63197">
        <w:t xml:space="preserve"> </w:t>
      </w:r>
      <w:r>
        <w:t xml:space="preserve">calculating the wealth index </w:t>
      </w:r>
      <w:r w:rsidRPr="00E63197">
        <w:t>for the selected reference survey</w:t>
      </w:r>
      <w:r w:rsidR="00F82D23">
        <w:t>—</w:t>
      </w:r>
      <w:r>
        <w:t xml:space="preserve">the 2017 Senegal DHS—just as was done for the </w:t>
      </w:r>
      <w:r w:rsidR="00F82D23">
        <w:t>[</w:t>
      </w:r>
      <w:r w:rsidR="00F82D23" w:rsidRPr="00F82D23">
        <w:rPr>
          <w:highlight w:val="yellow"/>
        </w:rPr>
        <w:t>Country</w:t>
      </w:r>
      <w:r w:rsidR="00F82D23">
        <w:t xml:space="preserve">] using </w:t>
      </w:r>
      <w:r>
        <w:t>ZOI Survey</w:t>
      </w:r>
      <w:r w:rsidR="00F82D23">
        <w:t xml:space="preserve"> data. It also involves calculating anchoring points—four of which are based on unmet basic needs and four of which are based on asset ownership—for both the reference survey and ZOI Survey.</w:t>
      </w:r>
      <w:r w:rsidR="000F6C1C">
        <w:rPr>
          <w:rStyle w:val="FootnoteReference"/>
        </w:rPr>
        <w:footnoteReference w:id="30"/>
      </w:r>
      <w:r w:rsidR="00F82D23">
        <w:t xml:space="preserve"> </w:t>
      </w:r>
      <w:r w:rsidR="000F6C1C">
        <w:t xml:space="preserve">The wealth index scores for the households sampled for the ZOI Survey are then converted </w:t>
      </w:r>
      <w:r w:rsidRPr="00E63197">
        <w:t xml:space="preserve">into comparable </w:t>
      </w:r>
      <w:r w:rsidR="000F6C1C">
        <w:t xml:space="preserve">CWI </w:t>
      </w:r>
      <w:r w:rsidRPr="00E63197">
        <w:t xml:space="preserve">scores using the anchoring points calculated </w:t>
      </w:r>
      <w:r w:rsidR="000F6C1C">
        <w:t xml:space="preserve">for the ZOI Survey and the reference survey. Finally, the </w:t>
      </w:r>
      <w:r w:rsidRPr="00E63197">
        <w:t>percentage of households below the comparative threshold for the poorest quintile of the reference survey</w:t>
      </w:r>
      <w:r w:rsidR="000F6C1C">
        <w:t xml:space="preserve"> is calculated using the reference survey quintile cutoffs</w:t>
      </w:r>
      <w:r w:rsidRPr="00E63197">
        <w:t>.</w:t>
      </w:r>
    </w:p>
    <w:p w14:paraId="35D975B9" w14:textId="127F2AD5" w:rsidR="00663048" w:rsidRDefault="001F349F" w:rsidP="001F349F">
      <w:pPr>
        <w:pStyle w:val="BodyText1"/>
        <w:sectPr w:rsidR="00663048" w:rsidSect="002420C4">
          <w:footerReference w:type="default" r:id="rId36"/>
          <w:pgSz w:w="12240" w:h="15840" w:code="1"/>
          <w:pgMar w:top="1440" w:right="1440" w:bottom="1440" w:left="1440" w:header="720" w:footer="576" w:gutter="0"/>
          <w:cols w:space="720"/>
          <w:docGrid w:linePitch="326"/>
        </w:sectPr>
      </w:pPr>
      <w:r>
        <w:rPr>
          <w:b/>
        </w:rPr>
        <w:t>Table 4.</w:t>
      </w:r>
      <w:r w:rsidR="00962F8D">
        <w:rPr>
          <w:b/>
        </w:rPr>
        <w:t>2.2</w:t>
      </w:r>
      <w:r w:rsidR="00962F8D">
        <w:t xml:space="preserve"> </w:t>
      </w:r>
      <w:r>
        <w:t>presents</w:t>
      </w:r>
      <w:r w:rsidR="000F6C1C">
        <w:t xml:space="preserve"> the percentage of households by comparative wealth quintile. In particular, the</w:t>
      </w:r>
      <w:r>
        <w:t xml:space="preserve"> percentage of households that fall</w:t>
      </w:r>
      <w:r w:rsidR="000F6C1C">
        <w:t>s</w:t>
      </w:r>
      <w:r>
        <w:t xml:space="preserve"> below the comparative threshold for the poorest quintile of the asset-based </w:t>
      </w:r>
      <w:r w:rsidR="0059369B">
        <w:t>CWI</w:t>
      </w:r>
      <w:r>
        <w:t xml:space="preserve"> in the </w:t>
      </w:r>
      <w:r w:rsidR="006E6E0F">
        <w:t>ZOI</w:t>
      </w:r>
      <w:r w:rsidR="000F6C1C">
        <w:t xml:space="preserve"> is </w:t>
      </w:r>
      <w:commentRangeStart w:id="326"/>
      <w:r w:rsidR="000F6C1C">
        <w:t>[</w:t>
      </w:r>
      <w:r w:rsidR="000F6C1C" w:rsidRPr="000F6C1C">
        <w:rPr>
          <w:highlight w:val="yellow"/>
        </w:rPr>
        <w:t>X</w:t>
      </w:r>
      <w:r w:rsidR="000F6C1C">
        <w:t xml:space="preserve">] </w:t>
      </w:r>
      <w:commentRangeEnd w:id="326"/>
      <w:r w:rsidR="00BD47D3">
        <w:rPr>
          <w:rStyle w:val="CommentReference"/>
          <w:rFonts w:eastAsia="Arial" w:cs="Arial"/>
          <w:color w:val="000000"/>
        </w:rPr>
        <w:commentReference w:id="326"/>
      </w:r>
      <w:r w:rsidR="000F6C1C">
        <w:t>percent</w:t>
      </w:r>
      <w:r w:rsidRPr="00641776">
        <w:t>.</w:t>
      </w:r>
      <w:r>
        <w:t xml:space="preserve"> </w:t>
      </w:r>
      <w:r w:rsidRPr="00641776">
        <w:t>Estimates in Table 4.</w:t>
      </w:r>
      <w:r>
        <w:t>5</w:t>
      </w:r>
      <w:r w:rsidRPr="00641776">
        <w:t xml:space="preserve"> are shown for all households as well as disaggregated by household characteristics, including gendered household type, household educational attainment, poverty status</w:t>
      </w:r>
      <w:r w:rsidR="00605B90">
        <w:t>, and severity of shock exposure</w:t>
      </w:r>
      <w:r w:rsidRPr="00641776">
        <w:t>.</w:t>
      </w:r>
    </w:p>
    <w:p w14:paraId="57C92B24" w14:textId="4112A2BC" w:rsidR="001F349F" w:rsidRPr="00BD47D3" w:rsidRDefault="001F349F" w:rsidP="00901D8B">
      <w:pPr>
        <w:pStyle w:val="Tabletitle"/>
      </w:pPr>
      <w:bookmarkStart w:id="327" w:name="_Toc63673068"/>
      <w:r w:rsidRPr="00BD47D3">
        <w:lastRenderedPageBreak/>
        <w:t xml:space="preserve">Table </w:t>
      </w:r>
      <w:r w:rsidR="00BD47D3" w:rsidRPr="00BD47D3">
        <w:t>4.2.2: Percent Distribution of Households in the ZOI by Quintile According to the Comparative Wealth Index, in Total and by Selected Household Characteristics</w:t>
      </w:r>
      <w:bookmarkEnd w:id="327"/>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7A570B93"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5560F53B" w14:textId="77777777" w:rsidR="00BD47D3" w:rsidRPr="00663048" w:rsidRDefault="00BD47D3" w:rsidP="00663048">
            <w:pPr>
              <w:widowControl/>
              <w:spacing w:line="259" w:lineRule="auto"/>
              <w:rPr>
                <w:rFonts w:eastAsia="Times New Roman" w:cs="Times New Roman"/>
                <w:b/>
                <w:bCs/>
                <w:color w:val="FFFFFF"/>
                <w:sz w:val="19"/>
                <w:szCs w:val="19"/>
              </w:rPr>
            </w:pPr>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03ACAAB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21DA62B"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167C6CE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3E69C27D" w14:textId="2D6086C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5E6AD594" w14:textId="77777777" w:rsidTr="00663048">
        <w:tc>
          <w:tcPr>
            <w:tcW w:w="2880" w:type="dxa"/>
            <w:vMerge/>
            <w:tcBorders>
              <w:top w:val="single" w:sz="4" w:space="0" w:color="auto"/>
              <w:left w:val="nil"/>
              <w:bottom w:val="single" w:sz="4" w:space="0" w:color="000000"/>
              <w:right w:val="nil"/>
            </w:tcBorders>
            <w:vAlign w:val="center"/>
            <w:hideMark/>
          </w:tcPr>
          <w:p w14:paraId="78640241"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FB7818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2DF20DD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3A0A92A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2A7FEE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41EBE58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11D02EB4"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
        </w:tc>
        <w:tc>
          <w:tcPr>
            <w:tcW w:w="1048" w:type="dxa"/>
            <w:vMerge/>
            <w:tcBorders>
              <w:top w:val="single" w:sz="4" w:space="0" w:color="auto"/>
              <w:left w:val="nil"/>
              <w:bottom w:val="single" w:sz="4" w:space="0" w:color="000000"/>
              <w:right w:val="nil"/>
            </w:tcBorders>
            <w:vAlign w:val="center"/>
            <w:hideMark/>
          </w:tcPr>
          <w:p w14:paraId="7A9C62A3"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5C8110B5"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04CF8FF7" w14:textId="77777777" w:rsidTr="00663048">
        <w:tc>
          <w:tcPr>
            <w:tcW w:w="2880" w:type="dxa"/>
            <w:tcBorders>
              <w:top w:val="nil"/>
              <w:left w:val="nil"/>
              <w:bottom w:val="single" w:sz="4" w:space="0" w:color="auto"/>
              <w:right w:val="nil"/>
            </w:tcBorders>
            <w:shd w:val="clear" w:color="auto" w:fill="auto"/>
            <w:noWrap/>
            <w:vAlign w:val="center"/>
            <w:hideMark/>
          </w:tcPr>
          <w:p w14:paraId="439089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1AEC3BB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3BC0C0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25A6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F7E07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0FF30AC"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9D9D9"/>
            <w:noWrap/>
            <w:vAlign w:val="center"/>
            <w:hideMark/>
          </w:tcPr>
          <w:p w14:paraId="08FB1C7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noWrap/>
            <w:vAlign w:val="center"/>
            <w:hideMark/>
          </w:tcPr>
          <w:p w14:paraId="247FBCF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38087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68DE79D5" w14:textId="77777777" w:rsidTr="00663048">
        <w:tc>
          <w:tcPr>
            <w:tcW w:w="2880" w:type="dxa"/>
            <w:tcBorders>
              <w:top w:val="nil"/>
              <w:left w:val="nil"/>
              <w:bottom w:val="single" w:sz="4" w:space="0" w:color="auto"/>
              <w:right w:val="nil"/>
            </w:tcBorders>
            <w:shd w:val="clear" w:color="000000" w:fill="DBE7F3"/>
            <w:noWrap/>
            <w:vAlign w:val="center"/>
            <w:hideMark/>
          </w:tcPr>
          <w:p w14:paraId="29D2A1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088340F"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441EC4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0124EEA"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96A28C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8ABE00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54BDF2FC"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161F9F3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562BC983"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2FA5B2AF" w14:textId="77777777" w:rsidTr="00663048">
        <w:tc>
          <w:tcPr>
            <w:tcW w:w="2880" w:type="dxa"/>
            <w:tcBorders>
              <w:top w:val="nil"/>
              <w:left w:val="nil"/>
              <w:bottom w:val="single" w:sz="4" w:space="0" w:color="auto"/>
              <w:right w:val="nil"/>
            </w:tcBorders>
            <w:shd w:val="clear" w:color="auto" w:fill="auto"/>
            <w:noWrap/>
            <w:vAlign w:val="center"/>
            <w:hideMark/>
          </w:tcPr>
          <w:p w14:paraId="39F4D9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013632D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74A1BE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11D620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F46AE9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5A4218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4A7B56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0E7727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A1FC3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E555697" w14:textId="77777777" w:rsidTr="00663048">
        <w:tc>
          <w:tcPr>
            <w:tcW w:w="2880" w:type="dxa"/>
            <w:tcBorders>
              <w:top w:val="nil"/>
              <w:left w:val="nil"/>
              <w:bottom w:val="single" w:sz="4" w:space="0" w:color="auto"/>
              <w:right w:val="nil"/>
            </w:tcBorders>
            <w:shd w:val="clear" w:color="auto" w:fill="auto"/>
            <w:noWrap/>
            <w:vAlign w:val="center"/>
            <w:hideMark/>
          </w:tcPr>
          <w:p w14:paraId="02C4A8E3"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4D8FC09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DD311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6AFFE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8B48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1A2883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63502B8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5A29E7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A59BC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2B8DC82" w14:textId="77777777" w:rsidTr="00663048">
        <w:tc>
          <w:tcPr>
            <w:tcW w:w="2880" w:type="dxa"/>
            <w:tcBorders>
              <w:top w:val="nil"/>
              <w:left w:val="nil"/>
              <w:bottom w:val="single" w:sz="4" w:space="0" w:color="auto"/>
              <w:right w:val="nil"/>
            </w:tcBorders>
            <w:shd w:val="clear" w:color="auto" w:fill="auto"/>
            <w:noWrap/>
            <w:vAlign w:val="center"/>
            <w:hideMark/>
          </w:tcPr>
          <w:p w14:paraId="0AE7B50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6187C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473B5F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6198D2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D487CF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0EDDB6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05EA0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3DF128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7B62BB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AEDB48B" w14:textId="77777777" w:rsidTr="00663048">
        <w:tc>
          <w:tcPr>
            <w:tcW w:w="2880" w:type="dxa"/>
            <w:tcBorders>
              <w:top w:val="nil"/>
              <w:left w:val="nil"/>
              <w:bottom w:val="single" w:sz="4" w:space="0" w:color="auto"/>
              <w:right w:val="nil"/>
            </w:tcBorders>
            <w:shd w:val="clear" w:color="auto" w:fill="auto"/>
            <w:noWrap/>
            <w:vAlign w:val="center"/>
            <w:hideMark/>
          </w:tcPr>
          <w:p w14:paraId="18F041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5419B98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9F053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3B1EAF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B8FAE6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2230A8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558883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06F247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02D5B0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E15A66D" w14:textId="77777777" w:rsidTr="00663048">
        <w:tc>
          <w:tcPr>
            <w:tcW w:w="2880" w:type="dxa"/>
            <w:tcBorders>
              <w:top w:val="nil"/>
              <w:left w:val="nil"/>
              <w:bottom w:val="single" w:sz="4" w:space="0" w:color="auto"/>
              <w:right w:val="nil"/>
            </w:tcBorders>
            <w:shd w:val="clear" w:color="000000" w:fill="DBE7F3"/>
            <w:noWrap/>
            <w:vAlign w:val="center"/>
            <w:hideMark/>
          </w:tcPr>
          <w:p w14:paraId="6C34182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25908BD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35512C3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61B136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7C417D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18D30FD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7412525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7DED9AC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1F5800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6F6EDA73" w14:textId="77777777" w:rsidTr="00663048">
        <w:tc>
          <w:tcPr>
            <w:tcW w:w="2880" w:type="dxa"/>
            <w:tcBorders>
              <w:top w:val="nil"/>
              <w:left w:val="nil"/>
              <w:bottom w:val="single" w:sz="4" w:space="0" w:color="auto"/>
              <w:right w:val="nil"/>
            </w:tcBorders>
            <w:shd w:val="clear" w:color="auto" w:fill="auto"/>
            <w:vAlign w:val="center"/>
            <w:hideMark/>
          </w:tcPr>
          <w:p w14:paraId="6F9E5FF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29D556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8582A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970EE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C8C910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7A3EFA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2E22D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BD3B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F6217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89210D3" w14:textId="77777777" w:rsidTr="00663048">
        <w:tc>
          <w:tcPr>
            <w:tcW w:w="2880" w:type="dxa"/>
            <w:tcBorders>
              <w:top w:val="nil"/>
              <w:left w:val="nil"/>
              <w:bottom w:val="single" w:sz="4" w:space="0" w:color="auto"/>
              <w:right w:val="nil"/>
            </w:tcBorders>
            <w:shd w:val="clear" w:color="auto" w:fill="auto"/>
            <w:vAlign w:val="center"/>
            <w:hideMark/>
          </w:tcPr>
          <w:p w14:paraId="0ABF502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6872FB6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2375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15932B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5FA90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897ECF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6B3B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7CA90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12020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E3E9B10" w14:textId="77777777" w:rsidTr="00663048">
        <w:tc>
          <w:tcPr>
            <w:tcW w:w="2880" w:type="dxa"/>
            <w:tcBorders>
              <w:top w:val="nil"/>
              <w:left w:val="nil"/>
              <w:bottom w:val="single" w:sz="4" w:space="0" w:color="auto"/>
              <w:right w:val="nil"/>
            </w:tcBorders>
            <w:shd w:val="clear" w:color="auto" w:fill="auto"/>
            <w:vAlign w:val="center"/>
            <w:hideMark/>
          </w:tcPr>
          <w:p w14:paraId="669C13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0CB1165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0B3B4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926D78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226C32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419E9E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1300C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B4DA3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C73B6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2E89004" w14:textId="77777777" w:rsidTr="00663048">
        <w:tc>
          <w:tcPr>
            <w:tcW w:w="2880" w:type="dxa"/>
            <w:tcBorders>
              <w:top w:val="nil"/>
              <w:left w:val="nil"/>
              <w:bottom w:val="single" w:sz="4" w:space="0" w:color="auto"/>
              <w:right w:val="nil"/>
            </w:tcBorders>
            <w:shd w:val="clear" w:color="auto" w:fill="auto"/>
            <w:vAlign w:val="center"/>
            <w:hideMark/>
          </w:tcPr>
          <w:p w14:paraId="62CF884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4EAC195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B54B04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AFBDB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B2573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6D3729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8DED98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284ADF8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B6D808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3814822" w14:textId="77777777" w:rsidTr="00663048">
        <w:tc>
          <w:tcPr>
            <w:tcW w:w="2880" w:type="dxa"/>
            <w:tcBorders>
              <w:top w:val="nil"/>
              <w:left w:val="nil"/>
              <w:bottom w:val="single" w:sz="4" w:space="0" w:color="auto"/>
              <w:right w:val="nil"/>
            </w:tcBorders>
            <w:shd w:val="clear" w:color="auto" w:fill="auto"/>
            <w:vAlign w:val="center"/>
            <w:hideMark/>
          </w:tcPr>
          <w:p w14:paraId="7EE99C2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6319696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0EE56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2861A3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DA8C55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EA6684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FB39F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0EAB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87C4C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27B9ECDB" w14:textId="77777777" w:rsidTr="00663048">
        <w:tc>
          <w:tcPr>
            <w:tcW w:w="2880" w:type="dxa"/>
            <w:tcBorders>
              <w:top w:val="nil"/>
              <w:left w:val="nil"/>
              <w:bottom w:val="single" w:sz="4" w:space="0" w:color="auto"/>
              <w:right w:val="nil"/>
            </w:tcBorders>
            <w:shd w:val="clear" w:color="000000" w:fill="DBE5F1"/>
            <w:vAlign w:val="center"/>
            <w:hideMark/>
          </w:tcPr>
          <w:p w14:paraId="71B923DB"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6A16ACA"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98AA651"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371B5096"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2DEF5832"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217378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BE5F1"/>
            <w:vAlign w:val="center"/>
            <w:hideMark/>
          </w:tcPr>
          <w:p w14:paraId="5FB9125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048" w:type="dxa"/>
            <w:tcBorders>
              <w:top w:val="nil"/>
              <w:left w:val="nil"/>
              <w:bottom w:val="single" w:sz="4" w:space="0" w:color="auto"/>
              <w:right w:val="nil"/>
            </w:tcBorders>
            <w:shd w:val="clear" w:color="000000" w:fill="DBE5F1"/>
            <w:vAlign w:val="center"/>
            <w:hideMark/>
          </w:tcPr>
          <w:p w14:paraId="5A00D869"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326" w:type="dxa"/>
            <w:tcBorders>
              <w:top w:val="nil"/>
              <w:left w:val="nil"/>
              <w:bottom w:val="single" w:sz="4" w:space="0" w:color="auto"/>
              <w:right w:val="nil"/>
            </w:tcBorders>
            <w:shd w:val="clear" w:color="000000" w:fill="DBE5F1"/>
            <w:vAlign w:val="center"/>
            <w:hideMark/>
          </w:tcPr>
          <w:p w14:paraId="6D7B215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028AE10A" w14:textId="77777777" w:rsidTr="00663048">
        <w:tc>
          <w:tcPr>
            <w:tcW w:w="2880" w:type="dxa"/>
            <w:tcBorders>
              <w:top w:val="nil"/>
              <w:left w:val="nil"/>
              <w:bottom w:val="single" w:sz="4" w:space="0" w:color="auto"/>
              <w:right w:val="nil"/>
            </w:tcBorders>
            <w:shd w:val="clear" w:color="auto" w:fill="auto"/>
            <w:vAlign w:val="center"/>
            <w:hideMark/>
          </w:tcPr>
          <w:p w14:paraId="22C04B8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461E35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042A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AE465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709C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E255D3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A76C7E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9DF9B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24EC28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71DFDFCA" w14:textId="77777777" w:rsidTr="00663048">
        <w:tc>
          <w:tcPr>
            <w:tcW w:w="2880" w:type="dxa"/>
            <w:tcBorders>
              <w:top w:val="nil"/>
              <w:left w:val="nil"/>
              <w:bottom w:val="single" w:sz="4" w:space="0" w:color="auto"/>
              <w:right w:val="nil"/>
            </w:tcBorders>
            <w:shd w:val="clear" w:color="auto" w:fill="auto"/>
            <w:vAlign w:val="center"/>
            <w:hideMark/>
          </w:tcPr>
          <w:p w14:paraId="24E7DE2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6E4152E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B15901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4613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71A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01743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8A5C3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1FFA26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70765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428EB2DE" w14:textId="77777777" w:rsidTr="00663048">
        <w:tc>
          <w:tcPr>
            <w:tcW w:w="2880" w:type="dxa"/>
            <w:tcBorders>
              <w:top w:val="nil"/>
              <w:left w:val="nil"/>
              <w:bottom w:val="single" w:sz="4" w:space="0" w:color="auto"/>
              <w:right w:val="nil"/>
            </w:tcBorders>
            <w:shd w:val="clear" w:color="000000" w:fill="DBE7F3"/>
            <w:noWrap/>
            <w:vAlign w:val="center"/>
            <w:hideMark/>
          </w:tcPr>
          <w:p w14:paraId="34993C9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5B688E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76AFFA0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5817202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0A38602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2FCD09DD"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vAlign w:val="center"/>
            <w:hideMark/>
          </w:tcPr>
          <w:p w14:paraId="6800336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vAlign w:val="center"/>
            <w:hideMark/>
          </w:tcPr>
          <w:p w14:paraId="6AC0171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vAlign w:val="center"/>
            <w:hideMark/>
          </w:tcPr>
          <w:p w14:paraId="6643653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1D04A111" w14:textId="77777777" w:rsidTr="00663048">
        <w:tc>
          <w:tcPr>
            <w:tcW w:w="2880" w:type="dxa"/>
            <w:tcBorders>
              <w:top w:val="nil"/>
              <w:left w:val="nil"/>
              <w:bottom w:val="single" w:sz="4" w:space="0" w:color="auto"/>
              <w:right w:val="nil"/>
            </w:tcBorders>
            <w:shd w:val="clear" w:color="auto" w:fill="auto"/>
            <w:noWrap/>
            <w:vAlign w:val="center"/>
            <w:hideMark/>
          </w:tcPr>
          <w:p w14:paraId="7770B7DA"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3A4A11C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6996C4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6DC410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AB783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D49577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1AE8A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73DC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B0AEB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C67D712" w14:textId="77777777" w:rsidTr="00663048">
        <w:tc>
          <w:tcPr>
            <w:tcW w:w="2880" w:type="dxa"/>
            <w:tcBorders>
              <w:top w:val="nil"/>
              <w:left w:val="nil"/>
              <w:bottom w:val="single" w:sz="4" w:space="0" w:color="auto"/>
              <w:right w:val="nil"/>
            </w:tcBorders>
            <w:shd w:val="clear" w:color="auto" w:fill="auto"/>
            <w:noWrap/>
            <w:vAlign w:val="center"/>
            <w:hideMark/>
          </w:tcPr>
          <w:p w14:paraId="55A3C63E"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06F913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C78E90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8F7CD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B433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81FB3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333B385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1ECA64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EB337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5E4C776" w14:textId="77777777" w:rsidTr="00A2688B">
        <w:tc>
          <w:tcPr>
            <w:tcW w:w="2880" w:type="dxa"/>
            <w:tcBorders>
              <w:top w:val="nil"/>
              <w:left w:val="nil"/>
              <w:bottom w:val="single" w:sz="4" w:space="0" w:color="auto"/>
              <w:right w:val="nil"/>
            </w:tcBorders>
            <w:shd w:val="clear" w:color="auto" w:fill="auto"/>
            <w:noWrap/>
            <w:vAlign w:val="center"/>
            <w:hideMark/>
          </w:tcPr>
          <w:p w14:paraId="66B2C83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73B70D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087A1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E38EB3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8A3C7B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E31765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7A95F7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63247C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31F8190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AFD5DA5"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04C4A9E6"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07B6A09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43B980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noWrap/>
            <w:vAlign w:val="center"/>
            <w:hideMark/>
          </w:tcPr>
          <w:p w14:paraId="7D42F4F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CBD88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5E2D09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single" w:sz="4" w:space="0" w:color="auto"/>
              <w:left w:val="nil"/>
              <w:bottom w:val="single" w:sz="4" w:space="0" w:color="auto"/>
              <w:right w:val="nil"/>
            </w:tcBorders>
            <w:shd w:val="clear" w:color="000000" w:fill="D9D9D9"/>
            <w:vAlign w:val="center"/>
            <w:hideMark/>
          </w:tcPr>
          <w:p w14:paraId="00DFCE9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single" w:sz="4" w:space="0" w:color="auto"/>
              <w:left w:val="nil"/>
              <w:bottom w:val="single" w:sz="4" w:space="0" w:color="auto"/>
              <w:right w:val="nil"/>
            </w:tcBorders>
            <w:shd w:val="clear" w:color="auto" w:fill="auto"/>
            <w:vAlign w:val="center"/>
            <w:hideMark/>
          </w:tcPr>
          <w:p w14:paraId="2505E50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single" w:sz="4" w:space="0" w:color="auto"/>
              <w:left w:val="nil"/>
              <w:bottom w:val="single" w:sz="4" w:space="0" w:color="auto"/>
              <w:right w:val="nil"/>
            </w:tcBorders>
            <w:shd w:val="clear" w:color="auto" w:fill="auto"/>
            <w:vAlign w:val="center"/>
            <w:hideMark/>
          </w:tcPr>
          <w:p w14:paraId="6E310E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A2688B" w:rsidRPr="00663048" w14:paraId="56BC893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60A9A90C" w14:textId="6B1EBC08"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67C71384"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5B449DD8"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72686113"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29610E8A"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0B7788B2" w14:textId="77777777" w:rsidR="00A2688B" w:rsidRPr="00663048" w:rsidRDefault="00A2688B" w:rsidP="00663048">
            <w:pPr>
              <w:widowControl/>
              <w:spacing w:line="259" w:lineRule="auto"/>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03C3CFDD" w14:textId="77777777" w:rsidR="00A2688B" w:rsidRPr="00663048" w:rsidRDefault="00A2688B" w:rsidP="00663048">
            <w:pPr>
              <w:widowControl/>
              <w:spacing w:line="259" w:lineRule="auto"/>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0A09F16F" w14:textId="77777777" w:rsidR="00A2688B" w:rsidRPr="00663048" w:rsidRDefault="00A2688B" w:rsidP="00663048">
            <w:pPr>
              <w:widowControl/>
              <w:spacing w:line="259" w:lineRule="auto"/>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3A7FDFE1" w14:textId="77777777" w:rsidR="00A2688B" w:rsidRPr="00663048" w:rsidRDefault="00A2688B" w:rsidP="00663048">
            <w:pPr>
              <w:widowControl/>
              <w:spacing w:line="259" w:lineRule="auto"/>
              <w:rPr>
                <w:rFonts w:eastAsia="Times New Roman" w:cs="Times New Roman"/>
                <w:sz w:val="19"/>
                <w:szCs w:val="19"/>
              </w:rPr>
            </w:pPr>
          </w:p>
        </w:tc>
      </w:tr>
    </w:tbl>
    <w:p w14:paraId="1C4992ED" w14:textId="339AF370" w:rsidR="00BD47D3" w:rsidRPr="00BD47D3" w:rsidRDefault="008170B4" w:rsidP="00BD47D3">
      <w:pPr>
        <w:pStyle w:val="BodyText1"/>
        <w:spacing w:after="0"/>
        <w:rPr>
          <w:sz w:val="16"/>
        </w:rPr>
      </w:pPr>
      <w:commentRangeStart w:id="328"/>
      <w:r w:rsidRPr="00BD47D3">
        <w:rPr>
          <w:sz w:val="16"/>
        </w:rPr>
        <w:t>^ Results not statistically reliable, n&lt;30  </w:t>
      </w:r>
      <w:commentRangeEnd w:id="328"/>
      <w:r>
        <w:rPr>
          <w:rStyle w:val="CommentReference"/>
        </w:rPr>
        <w:commentReference w:id="328"/>
      </w:r>
    </w:p>
    <w:p w14:paraId="4D964B8A" w14:textId="224D6A2A"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DCC4E0" w14:textId="0EEEA201"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47D3">
        <w:rPr>
          <w:sz w:val="16"/>
        </w:rPr>
        <w:tab/>
      </w:r>
    </w:p>
    <w:p w14:paraId="457993C0" w14:textId="5C52900B" w:rsidR="00BD47D3" w:rsidRPr="00BD47D3" w:rsidRDefault="00BD47D3" w:rsidP="00BD47D3">
      <w:pPr>
        <w:pStyle w:val="BodyText1"/>
        <w:spacing w:after="0"/>
        <w:rPr>
          <w:sz w:val="16"/>
        </w:rPr>
      </w:pPr>
      <w:r w:rsidRPr="00BD47D3">
        <w:rPr>
          <w:sz w:val="16"/>
        </w:rPr>
        <w:t xml:space="preserve">Note: </w:t>
      </w:r>
      <w:r w:rsidR="00616AEC">
        <w:rPr>
          <w:sz w:val="16"/>
        </w:rPr>
        <w:t>Indicator estimates and d</w:t>
      </w:r>
      <w:r w:rsidR="00616AEC" w:rsidRPr="007F53B7">
        <w:rPr>
          <w:sz w:val="16"/>
        </w:rPr>
        <w:t>isaggregate</w:t>
      </w:r>
      <w:r w:rsidR="00616AEC">
        <w:rPr>
          <w:sz w:val="16"/>
        </w:rPr>
        <w:t xml:space="preserve"> categorie</w:t>
      </w:r>
      <w:r w:rsidR="00616AEC" w:rsidRPr="007F53B7">
        <w:rPr>
          <w:sz w:val="16"/>
        </w:rPr>
        <w:t>s based on individual household members (i.e., gendered household type, household education, and poverty status) are calculated using de jure household members.</w:t>
      </w:r>
    </w:p>
    <w:p w14:paraId="64260670" w14:textId="77777777" w:rsidR="00BD47D3"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1416198D" w14:textId="77777777" w:rsidR="00663048" w:rsidRDefault="00663048" w:rsidP="001F349F">
      <w:pPr>
        <w:pStyle w:val="BodyText1"/>
        <w:sectPr w:rsidR="00663048" w:rsidSect="002420C4">
          <w:footerReference w:type="default" r:id="rId37"/>
          <w:pgSz w:w="15840" w:h="12240" w:orient="landscape" w:code="1"/>
          <w:pgMar w:top="1440" w:right="1440" w:bottom="1440" w:left="1440" w:header="720" w:footer="576" w:gutter="0"/>
          <w:cols w:space="720"/>
          <w:docGrid w:linePitch="326"/>
        </w:sectPr>
      </w:pPr>
    </w:p>
    <w:p w14:paraId="35839503" w14:textId="38E95876" w:rsidR="005F0A5F" w:rsidRDefault="005F0A5F" w:rsidP="005F0A5F">
      <w:pPr>
        <w:pStyle w:val="Heading1"/>
        <w:ind w:left="720" w:hanging="360"/>
      </w:pPr>
      <w:bookmarkStart w:id="329" w:name="_Toc63673341"/>
      <w:r>
        <w:lastRenderedPageBreak/>
        <w:t>Resilience</w:t>
      </w:r>
      <w:bookmarkEnd w:id="329"/>
    </w:p>
    <w:p w14:paraId="13F85FFF" w14:textId="1E8613F1" w:rsidR="005F0A5F" w:rsidRDefault="005F0A5F" w:rsidP="00362ABF">
      <w:pPr>
        <w:pStyle w:val="BodyText1"/>
      </w:pPr>
      <w:r>
        <w:t>According to the USAID definition, resilience is “the ability of people, households, communities, and systems to mitigate, adapt to, and recover from shocks and stresses in a manner that reduces chronic vulnerability and facilitates inclusive growth.”</w:t>
      </w:r>
      <w:r>
        <w:rPr>
          <w:rStyle w:val="FootnoteReference"/>
          <w:i/>
          <w:iCs/>
          <w:szCs w:val="22"/>
        </w:rPr>
        <w:footnoteReference w:id="31"/>
      </w:r>
      <w:r>
        <w:t xml:space="preserve"> Based on this definition, household resilience is the ability of a household to mitigate, adapt to, and recover from shocks and stresses. </w:t>
      </w:r>
      <w:r w:rsidR="00C52632">
        <w:t xml:space="preserve">The shocks and stresses are events and trends that impact </w:t>
      </w:r>
      <w:r w:rsidR="006E6A01">
        <w:t>well-being outcomes and future resilience capacities</w:t>
      </w:r>
      <w:r w:rsidR="00495ECB">
        <w:t>.</w:t>
      </w:r>
    </w:p>
    <w:p w14:paraId="7874A313" w14:textId="0E3C621F" w:rsidR="005F0A5F" w:rsidRDefault="005F0A5F" w:rsidP="00362ABF">
      <w:pPr>
        <w:pStyle w:val="BodyText1"/>
        <w:rPr>
          <w:rFonts w:eastAsia="Times New Roman"/>
          <w:szCs w:val="20"/>
        </w:rPr>
      </w:pPr>
      <w:r>
        <w:rPr>
          <w:rFonts w:eastAsia="Times New Roman"/>
          <w:szCs w:val="20"/>
        </w:rPr>
        <w:t>R</w:t>
      </w:r>
      <w:r w:rsidRPr="00CC0A79">
        <w:rPr>
          <w:rFonts w:eastAsia="Times New Roman"/>
          <w:szCs w:val="20"/>
        </w:rPr>
        <w:t xml:space="preserve">esilience </w:t>
      </w:r>
      <w:r>
        <w:rPr>
          <w:rFonts w:eastAsia="Times New Roman"/>
          <w:szCs w:val="20"/>
        </w:rPr>
        <w:t>measurement comprise</w:t>
      </w:r>
      <w:r w:rsidR="003B0847">
        <w:rPr>
          <w:rFonts w:eastAsia="Times New Roman"/>
          <w:szCs w:val="20"/>
        </w:rPr>
        <w:t>s</w:t>
      </w:r>
      <w:r w:rsidRPr="00CC0A79">
        <w:rPr>
          <w:rFonts w:eastAsia="Times New Roman"/>
          <w:szCs w:val="20"/>
        </w:rPr>
        <w:t xml:space="preserve"> measures </w:t>
      </w:r>
      <w:r>
        <w:rPr>
          <w:rFonts w:eastAsia="Times New Roman"/>
          <w:szCs w:val="20"/>
        </w:rPr>
        <w:t>related to</w:t>
      </w:r>
      <w:r w:rsidRPr="00CC0A79">
        <w:rPr>
          <w:rFonts w:eastAsia="Times New Roman"/>
          <w:szCs w:val="20"/>
        </w:rPr>
        <w:t xml:space="preserve"> shocks</w:t>
      </w:r>
      <w:r>
        <w:rPr>
          <w:rFonts w:eastAsia="Times New Roman"/>
          <w:szCs w:val="20"/>
        </w:rPr>
        <w:t xml:space="preserve"> and stressors experienced</w:t>
      </w:r>
      <w:r w:rsidRPr="00CC0A79">
        <w:rPr>
          <w:rFonts w:eastAsia="Times New Roman"/>
          <w:szCs w:val="20"/>
        </w:rPr>
        <w:t xml:space="preserve">, </w:t>
      </w:r>
      <w:r>
        <w:rPr>
          <w:rFonts w:eastAsia="Times New Roman"/>
          <w:szCs w:val="20"/>
        </w:rPr>
        <w:t xml:space="preserve">coping </w:t>
      </w:r>
      <w:r w:rsidRPr="00CC0A79">
        <w:rPr>
          <w:rFonts w:eastAsia="Times New Roman"/>
          <w:szCs w:val="20"/>
        </w:rPr>
        <w:t>capacities, and well-being outcomes</w:t>
      </w:r>
      <w:r w:rsidR="00561D7E">
        <w:rPr>
          <w:rFonts w:eastAsia="Times New Roman"/>
          <w:szCs w:val="20"/>
        </w:rPr>
        <w:t>.</w:t>
      </w:r>
      <w:r>
        <w:rPr>
          <w:rStyle w:val="FootnoteReference"/>
          <w:szCs w:val="20"/>
        </w:rPr>
        <w:footnoteReference w:id="32"/>
      </w:r>
      <w:r>
        <w:rPr>
          <w:rFonts w:eastAsia="Times New Roman"/>
          <w:szCs w:val="20"/>
        </w:rPr>
        <w:t xml:space="preserve"> </w:t>
      </w:r>
      <w:r w:rsidR="003B0847" w:rsidRPr="003B0847">
        <w:rPr>
          <w:rFonts w:eastAsia="Times New Roman"/>
          <w:szCs w:val="20"/>
        </w:rPr>
        <w:t xml:space="preserve">No single indicator measures resilience. </w:t>
      </w:r>
      <w:r>
        <w:rPr>
          <w:rFonts w:eastAsia="Times New Roman"/>
          <w:szCs w:val="20"/>
        </w:rPr>
        <w:t>T</w:t>
      </w:r>
      <w:r w:rsidRPr="00CC0A79">
        <w:rPr>
          <w:rFonts w:eastAsia="Times New Roman"/>
          <w:szCs w:val="20"/>
        </w:rPr>
        <w:t xml:space="preserve">his </w:t>
      </w:r>
      <w:r>
        <w:rPr>
          <w:rFonts w:eastAsia="Times New Roman"/>
          <w:szCs w:val="20"/>
        </w:rPr>
        <w:t xml:space="preserve">chapter </w:t>
      </w:r>
      <w:r w:rsidR="003B0847">
        <w:rPr>
          <w:rFonts w:eastAsia="Times New Roman"/>
          <w:szCs w:val="20"/>
        </w:rPr>
        <w:t xml:space="preserve">presents </w:t>
      </w:r>
      <w:r w:rsidR="00187BEE">
        <w:rPr>
          <w:rFonts w:eastAsia="Times New Roman"/>
          <w:szCs w:val="20"/>
        </w:rPr>
        <w:t xml:space="preserve">shock exposure and severity statistics in Section 5.1, followed by findings on </w:t>
      </w:r>
      <w:r>
        <w:rPr>
          <w:rFonts w:eastAsia="Times New Roman"/>
          <w:szCs w:val="20"/>
        </w:rPr>
        <w:t xml:space="preserve">four </w:t>
      </w:r>
      <w:r w:rsidR="003B0847">
        <w:rPr>
          <w:rFonts w:eastAsia="Times New Roman"/>
          <w:szCs w:val="20"/>
        </w:rPr>
        <w:t xml:space="preserve">key </w:t>
      </w:r>
      <w:r>
        <w:rPr>
          <w:rFonts w:eastAsia="Times New Roman"/>
          <w:szCs w:val="20"/>
        </w:rPr>
        <w:t>Feed the Future ZOI-level resilience indicators: (1) the a</w:t>
      </w:r>
      <w:r w:rsidRPr="0072757C">
        <w:rPr>
          <w:rFonts w:eastAsia="Times New Roman"/>
          <w:szCs w:val="20"/>
        </w:rPr>
        <w:t>bility to recover from shocks and stresses index</w:t>
      </w:r>
      <w:r w:rsidR="00561D7E">
        <w:rPr>
          <w:rFonts w:eastAsia="Times New Roman"/>
          <w:szCs w:val="20"/>
        </w:rPr>
        <w:t>;</w:t>
      </w:r>
      <w:r>
        <w:rPr>
          <w:rFonts w:eastAsia="Times New Roman"/>
          <w:szCs w:val="20"/>
        </w:rPr>
        <w:t xml:space="preserve"> (2) the p</w:t>
      </w:r>
      <w:r w:rsidRPr="0072757C">
        <w:rPr>
          <w:rFonts w:eastAsia="Times New Roman"/>
          <w:szCs w:val="20"/>
        </w:rPr>
        <w:t>roportion of households that believe local government will respond effectively to future shocks and stresses</w:t>
      </w:r>
      <w:r w:rsidR="00561D7E">
        <w:rPr>
          <w:rFonts w:eastAsia="Times New Roman"/>
          <w:szCs w:val="20"/>
        </w:rPr>
        <w:t>;</w:t>
      </w:r>
      <w:r>
        <w:rPr>
          <w:rFonts w:eastAsia="Times New Roman"/>
          <w:szCs w:val="20"/>
        </w:rPr>
        <w:t xml:space="preserve"> (3) the proportion of household</w:t>
      </w:r>
      <w:r w:rsidR="00187BEE">
        <w:rPr>
          <w:rFonts w:eastAsia="Times New Roman"/>
          <w:szCs w:val="20"/>
        </w:rPr>
        <w:t>s</w:t>
      </w:r>
      <w:r>
        <w:rPr>
          <w:rFonts w:eastAsia="Times New Roman"/>
          <w:szCs w:val="20"/>
        </w:rPr>
        <w:t xml:space="preserve"> participating in group-</w:t>
      </w:r>
      <w:r w:rsidRPr="00BB0996">
        <w:rPr>
          <w:rFonts w:eastAsia="Times New Roman"/>
          <w:szCs w:val="20"/>
        </w:rPr>
        <w:t>based savings, micro-fi</w:t>
      </w:r>
      <w:r>
        <w:rPr>
          <w:rFonts w:eastAsia="Times New Roman"/>
          <w:szCs w:val="20"/>
        </w:rPr>
        <w:t>nance, or lending</w:t>
      </w:r>
      <w:r w:rsidRPr="00BB0996">
        <w:rPr>
          <w:rFonts w:eastAsia="Times New Roman"/>
          <w:szCs w:val="20"/>
        </w:rPr>
        <w:t xml:space="preserve"> programs</w:t>
      </w:r>
      <w:r w:rsidR="00561D7E">
        <w:rPr>
          <w:rFonts w:eastAsia="Times New Roman"/>
          <w:szCs w:val="20"/>
        </w:rPr>
        <w:t>;</w:t>
      </w:r>
      <w:r>
        <w:rPr>
          <w:rFonts w:eastAsia="Times New Roman"/>
          <w:szCs w:val="20"/>
        </w:rPr>
        <w:t xml:space="preserve"> and (4) the i</w:t>
      </w:r>
      <w:r w:rsidRPr="0072757C">
        <w:rPr>
          <w:rFonts w:eastAsia="Times New Roman"/>
          <w:szCs w:val="20"/>
        </w:rPr>
        <w:t>ndex of social capital at the household level</w:t>
      </w:r>
      <w:r>
        <w:rPr>
          <w:rFonts w:eastAsia="Times New Roman"/>
          <w:szCs w:val="20"/>
        </w:rPr>
        <w:t xml:space="preserve">. </w:t>
      </w:r>
    </w:p>
    <w:p w14:paraId="16445586" w14:textId="5B1034CB" w:rsidR="005F0A5F" w:rsidRDefault="005F0A5F" w:rsidP="00362ABF">
      <w:pPr>
        <w:pStyle w:val="BodyText1"/>
        <w:rPr>
          <w:rFonts w:eastAsia="Times New Roman"/>
          <w:szCs w:val="20"/>
        </w:rPr>
      </w:pPr>
      <w:r>
        <w:rPr>
          <w:rFonts w:eastAsia="Times New Roman"/>
          <w:szCs w:val="20"/>
        </w:rPr>
        <w:t xml:space="preserve">Although information on shocks and stressors is specific to the resilience chapter, and capacities related to local government response, social capital, and savings are </w:t>
      </w:r>
      <w:r w:rsidR="00187BEE">
        <w:rPr>
          <w:rFonts w:eastAsia="Times New Roman"/>
          <w:szCs w:val="20"/>
        </w:rPr>
        <w:t>also reflect</w:t>
      </w:r>
      <w:r>
        <w:rPr>
          <w:rFonts w:eastAsia="Times New Roman"/>
          <w:szCs w:val="20"/>
        </w:rPr>
        <w:t>ed in this chapter, other capacities and well-being outcomes are captured in other report chapters. For example, decisionmaking capacities are captured in the A-WEAI module</w:t>
      </w:r>
      <w:r w:rsidR="003B0847">
        <w:rPr>
          <w:rFonts w:eastAsia="Times New Roman"/>
          <w:szCs w:val="20"/>
        </w:rPr>
        <w:t>,</w:t>
      </w:r>
      <w:r>
        <w:rPr>
          <w:rFonts w:eastAsia="Times New Roman"/>
          <w:szCs w:val="20"/>
        </w:rPr>
        <w:t xml:space="preserve"> coping strategies used during period of food shortages are captured in the food security module, and well-being outcomes are included in the chapters about </w:t>
      </w:r>
      <w:r w:rsidRPr="00CC0A79">
        <w:rPr>
          <w:rFonts w:eastAsia="Times New Roman"/>
          <w:szCs w:val="20"/>
        </w:rPr>
        <w:t xml:space="preserve">poverty, food security, </w:t>
      </w:r>
      <w:r>
        <w:rPr>
          <w:rFonts w:eastAsia="Times New Roman"/>
          <w:szCs w:val="20"/>
        </w:rPr>
        <w:t xml:space="preserve">and </w:t>
      </w:r>
      <w:r w:rsidRPr="00CC0A79">
        <w:rPr>
          <w:rFonts w:eastAsia="Times New Roman"/>
          <w:szCs w:val="20"/>
        </w:rPr>
        <w:t>nutrition.</w:t>
      </w:r>
    </w:p>
    <w:p w14:paraId="5037D343" w14:textId="4891C73D" w:rsidR="003B0847" w:rsidRDefault="005F0A5F" w:rsidP="00362ABF">
      <w:pPr>
        <w:pStyle w:val="Heading2"/>
        <w:numPr>
          <w:ilvl w:val="1"/>
          <w:numId w:val="26"/>
        </w:numPr>
        <w:ind w:left="1440" w:hanging="720"/>
      </w:pPr>
      <w:bookmarkStart w:id="330" w:name="_Toc63673342"/>
      <w:r>
        <w:t xml:space="preserve">Shock exposure and </w:t>
      </w:r>
      <w:commentRangeStart w:id="331"/>
      <w:r>
        <w:t>severity</w:t>
      </w:r>
      <w:commentRangeEnd w:id="331"/>
      <w:r w:rsidR="00605B90">
        <w:rPr>
          <w:rStyle w:val="CommentReference"/>
          <w:rFonts w:eastAsia="Arial" w:cs="Arial"/>
          <w:b w:val="0"/>
          <w:color w:val="000000"/>
        </w:rPr>
        <w:commentReference w:id="331"/>
      </w:r>
      <w:bookmarkEnd w:id="330"/>
    </w:p>
    <w:p w14:paraId="1B9542B5" w14:textId="3AEC95CD" w:rsidR="003B0847" w:rsidRPr="0000403E" w:rsidRDefault="003B0847" w:rsidP="00362ABF">
      <w:pPr>
        <w:pStyle w:val="BodyText1"/>
      </w:pPr>
      <w:r>
        <w:t xml:space="preserve">Respondents to the resilience and food security module of the ZOI Survey were asked </w:t>
      </w:r>
      <w:r w:rsidR="00561D7E">
        <w:t>whether</w:t>
      </w:r>
      <w:r>
        <w:t xml:space="preserve"> their households experienced 16 shocks or stressors during the 12 months preceding the survey. For any experienced, the respondents were asked to rate the severity of the shock or stressor </w:t>
      </w:r>
      <w:r w:rsidR="00A07D24">
        <w:t xml:space="preserve">on the household’s </w:t>
      </w:r>
      <w:r w:rsidR="00A44155">
        <w:t xml:space="preserve">income and </w:t>
      </w:r>
      <w:r w:rsidR="00A07D24">
        <w:t xml:space="preserve">food consumption </w:t>
      </w:r>
      <w:r>
        <w:t xml:space="preserve">using </w:t>
      </w:r>
      <w:r w:rsidR="00A44155">
        <w:t xml:space="preserve">the same </w:t>
      </w:r>
      <w:r>
        <w:t>four</w:t>
      </w:r>
      <w:r w:rsidR="00561D7E">
        <w:noBreakHyphen/>
      </w:r>
      <w:r>
        <w:t>point scale</w:t>
      </w:r>
      <w:r w:rsidR="00A44155">
        <w:t xml:space="preserve"> for each</w:t>
      </w:r>
      <w:r>
        <w:t xml:space="preserve">. This information </w:t>
      </w:r>
      <w:r w:rsidR="00F30EF2">
        <w:t>i</w:t>
      </w:r>
      <w:r>
        <w:t xml:space="preserve">s used to calculate the SEI. </w:t>
      </w:r>
      <w:r w:rsidRPr="003B0847">
        <w:t>Because each surveyed household did not experience the same types of shocks and stressors of the same severity, it is necessary to create the SEI as a measure of the household’s ability to recover from the shocks and stressors that it experienced.</w:t>
      </w:r>
      <w:r w:rsidR="00EC6708">
        <w:t xml:space="preserve"> </w:t>
      </w:r>
      <w:r w:rsidR="0000403E">
        <w:t>In other words, SEI i</w:t>
      </w:r>
      <w:r w:rsidR="0003104D">
        <w:t xml:space="preserve">s a weighted </w:t>
      </w:r>
      <w:r w:rsidR="00DD47E3">
        <w:t xml:space="preserve">sum </w:t>
      </w:r>
      <w:r w:rsidR="0003104D">
        <w:t xml:space="preserve">of the incidence of each shock, weighted by perceived severity of </w:t>
      </w:r>
      <w:r w:rsidR="00091C85">
        <w:t>the shock.</w:t>
      </w:r>
    </w:p>
    <w:p w14:paraId="3972A0A3" w14:textId="1EDD5F41" w:rsidR="005F0A5F" w:rsidRDefault="005F0A5F" w:rsidP="00362ABF">
      <w:pPr>
        <w:pStyle w:val="BodyText1"/>
      </w:pPr>
      <w:r>
        <w:rPr>
          <w:b/>
        </w:rPr>
        <w:t xml:space="preserve">Table </w:t>
      </w:r>
      <w:r w:rsidR="00C22A6D">
        <w:rPr>
          <w:b/>
        </w:rPr>
        <w:t>5</w:t>
      </w:r>
      <w:r>
        <w:rPr>
          <w:b/>
        </w:rPr>
        <w:t xml:space="preserve">.1.1 </w:t>
      </w:r>
      <w:r>
        <w:t xml:space="preserve">presents the percentage of households that were exposed to each of the 16 shocks and stressors included in the survey during the year preceding the survey. The table also presents the </w:t>
      </w:r>
      <w:r w:rsidR="00352C9C">
        <w:t xml:space="preserve">perceived </w:t>
      </w:r>
      <w:r>
        <w:t>severity of each shock or stressor</w:t>
      </w:r>
      <w:r w:rsidR="00352C9C">
        <w:t xml:space="preserve"> </w:t>
      </w:r>
      <w:r w:rsidR="003B0DB1">
        <w:t xml:space="preserve">on </w:t>
      </w:r>
      <w:r w:rsidR="00A44155">
        <w:t xml:space="preserve">the </w:t>
      </w:r>
      <w:r w:rsidR="00217334">
        <w:t>household’s</w:t>
      </w:r>
      <w:r w:rsidR="003B0DB1">
        <w:t xml:space="preserve"> </w:t>
      </w:r>
      <w:r w:rsidR="00A44155">
        <w:t xml:space="preserve">income and </w:t>
      </w:r>
      <w:r w:rsidR="003B0DB1">
        <w:t>food consumption</w:t>
      </w:r>
      <w:r>
        <w:t xml:space="preserve">, among the households that experienced it. </w:t>
      </w:r>
    </w:p>
    <w:p w14:paraId="7D896F71" w14:textId="5718B8BA" w:rsidR="005F0A5F" w:rsidRDefault="005F0A5F" w:rsidP="00362ABF">
      <w:pPr>
        <w:pStyle w:val="BodyText1"/>
        <w:sectPr w:rsidR="005F0A5F" w:rsidSect="002420C4">
          <w:footerReference w:type="default" r:id="rId38"/>
          <w:pgSz w:w="12240" w:h="15840" w:code="1"/>
          <w:pgMar w:top="1440" w:right="1440" w:bottom="1440" w:left="1440" w:header="720" w:footer="576" w:gutter="0"/>
          <w:cols w:space="720"/>
          <w:docGrid w:linePitch="326"/>
        </w:sectPr>
      </w:pPr>
      <w:r>
        <w:t>[</w:t>
      </w:r>
      <w:r w:rsidRPr="00802207">
        <w:rPr>
          <w:highlight w:val="yellow"/>
        </w:rPr>
        <w:t>Describe the results</w:t>
      </w:r>
      <w:r w:rsidR="00E77D88" w:rsidRPr="00E77D88">
        <w:rPr>
          <w:highlight w:val="yellow"/>
        </w:rPr>
        <w:t xml:space="preserve"> presented in the table.</w:t>
      </w:r>
      <w:r w:rsidR="00E77D88">
        <w:t>]</w:t>
      </w:r>
    </w:p>
    <w:p w14:paraId="1C854747" w14:textId="3AD6C09D" w:rsidR="005F0A5F" w:rsidRPr="00605B90" w:rsidRDefault="005F0A5F" w:rsidP="00E13ADD">
      <w:pPr>
        <w:pStyle w:val="Tabletitle"/>
      </w:pPr>
      <w:bookmarkStart w:id="332" w:name="_Toc63673069"/>
      <w:r w:rsidRPr="00605B90">
        <w:lastRenderedPageBreak/>
        <w:t xml:space="preserve">Table </w:t>
      </w:r>
      <w:r w:rsidR="00605B90" w:rsidRPr="00605B90">
        <w:t xml:space="preserve">5.1.1: Percent of Households in the ZOI Exposed to Each Shock or Stressor and Perceived Severity of Shocks on Household Income and Food </w:t>
      </w:r>
      <w:r w:rsidR="00752B66">
        <w:t xml:space="preserve">Consumption </w:t>
      </w:r>
      <w:r w:rsidR="00605B90" w:rsidRPr="00605B90">
        <w:t>During the 12 Months Preceding the Survey</w:t>
      </w:r>
      <w:bookmarkEnd w:id="332"/>
    </w:p>
    <w:tbl>
      <w:tblPr>
        <w:tblW w:w="5000" w:type="pct"/>
        <w:tblCellMar>
          <w:left w:w="0" w:type="dxa"/>
          <w:right w:w="0" w:type="dxa"/>
        </w:tblCellMar>
        <w:tblLook w:val="04A0" w:firstRow="1" w:lastRow="0" w:firstColumn="1" w:lastColumn="0" w:noHBand="0" w:noVBand="1"/>
      </w:tblPr>
      <w:tblGrid>
        <w:gridCol w:w="2554"/>
        <w:gridCol w:w="1163"/>
        <w:gridCol w:w="851"/>
        <w:gridCol w:w="1106"/>
        <w:gridCol w:w="854"/>
        <w:gridCol w:w="1124"/>
        <w:gridCol w:w="300"/>
        <w:gridCol w:w="852"/>
        <w:gridCol w:w="1106"/>
        <w:gridCol w:w="854"/>
        <w:gridCol w:w="1124"/>
        <w:gridCol w:w="1072"/>
      </w:tblGrid>
      <w:tr w:rsidR="00FF36EF" w14:paraId="41D2960A" w14:textId="77777777" w:rsidTr="00FF36EF">
        <w:trPr>
          <w:trHeight w:val="339"/>
        </w:trPr>
        <w:tc>
          <w:tcPr>
            <w:tcW w:w="986" w:type="pct"/>
            <w:vMerge w:val="restart"/>
            <w:tcBorders>
              <w:top w:val="nil"/>
              <w:left w:val="nil"/>
              <w:bottom w:val="single" w:sz="4" w:space="0" w:color="000000"/>
              <w:right w:val="nil"/>
            </w:tcBorders>
            <w:shd w:val="clear" w:color="000000" w:fill="387990"/>
            <w:vAlign w:val="bottom"/>
            <w:hideMark/>
          </w:tcPr>
          <w:p w14:paraId="7ED889BF" w14:textId="77777777" w:rsidR="00FF36EF" w:rsidRDefault="00FF36EF">
            <w:pPr>
              <w:widowControl/>
              <w:spacing w:line="240" w:lineRule="auto"/>
              <w:rPr>
                <w:rFonts w:eastAsia="Times New Roman" w:cs="Times New Roman"/>
                <w:b/>
                <w:bCs/>
                <w:color w:val="FFFFFF"/>
                <w:sz w:val="20"/>
                <w:szCs w:val="20"/>
              </w:rPr>
            </w:pPr>
            <w:r>
              <w:rPr>
                <w:b/>
                <w:bCs/>
                <w:color w:val="FFFFFF"/>
                <w:sz w:val="20"/>
                <w:szCs w:val="20"/>
              </w:rPr>
              <w:t>Shock or stressor</w:t>
            </w:r>
          </w:p>
        </w:tc>
        <w:tc>
          <w:tcPr>
            <w:tcW w:w="443" w:type="pct"/>
            <w:vMerge w:val="restart"/>
            <w:tcBorders>
              <w:top w:val="nil"/>
              <w:left w:val="nil"/>
              <w:bottom w:val="nil"/>
              <w:right w:val="nil"/>
            </w:tcBorders>
            <w:shd w:val="clear" w:color="000000" w:fill="387990"/>
            <w:vAlign w:val="bottom"/>
            <w:hideMark/>
          </w:tcPr>
          <w:p w14:paraId="54296317" w14:textId="77777777" w:rsidR="00FF36EF" w:rsidRDefault="00FF36EF">
            <w:pPr>
              <w:jc w:val="center"/>
              <w:rPr>
                <w:b/>
                <w:bCs/>
                <w:color w:val="FFFFFF"/>
                <w:sz w:val="20"/>
                <w:szCs w:val="20"/>
              </w:rPr>
            </w:pPr>
            <w:r>
              <w:rPr>
                <w:b/>
                <w:bCs/>
                <w:color w:val="FFFFFF"/>
                <w:sz w:val="20"/>
                <w:szCs w:val="20"/>
              </w:rPr>
              <w:t>Experienced</w:t>
            </w:r>
          </w:p>
        </w:tc>
        <w:tc>
          <w:tcPr>
            <w:tcW w:w="1520" w:type="pct"/>
            <w:gridSpan w:val="4"/>
            <w:tcBorders>
              <w:top w:val="nil"/>
              <w:left w:val="nil"/>
              <w:bottom w:val="single" w:sz="4" w:space="0" w:color="FFFFFF"/>
              <w:right w:val="nil"/>
            </w:tcBorders>
            <w:shd w:val="clear" w:color="000000" w:fill="387990"/>
            <w:noWrap/>
            <w:vAlign w:val="bottom"/>
            <w:hideMark/>
          </w:tcPr>
          <w:p w14:paraId="52CB4930" w14:textId="77777777" w:rsidR="00FF36EF" w:rsidRDefault="00FF36EF">
            <w:pPr>
              <w:jc w:val="center"/>
              <w:rPr>
                <w:b/>
                <w:bCs/>
                <w:color w:val="FFFFFF"/>
                <w:sz w:val="20"/>
                <w:szCs w:val="20"/>
              </w:rPr>
            </w:pPr>
            <w:r>
              <w:rPr>
                <w:b/>
                <w:bCs/>
                <w:color w:val="FFFFFF"/>
                <w:sz w:val="20"/>
                <w:szCs w:val="20"/>
              </w:rPr>
              <w:t>Perceived impact on income</w:t>
            </w:r>
          </w:p>
        </w:tc>
        <w:tc>
          <w:tcPr>
            <w:tcW w:w="116" w:type="pct"/>
            <w:tcBorders>
              <w:top w:val="nil"/>
              <w:left w:val="nil"/>
              <w:bottom w:val="nil"/>
              <w:right w:val="nil"/>
            </w:tcBorders>
            <w:shd w:val="clear" w:color="000000" w:fill="387990"/>
            <w:noWrap/>
            <w:vAlign w:val="bottom"/>
            <w:hideMark/>
          </w:tcPr>
          <w:p w14:paraId="5BC39C7D" w14:textId="77777777" w:rsidR="00FF36EF" w:rsidRDefault="00FF36EF">
            <w:pPr>
              <w:jc w:val="center"/>
              <w:rPr>
                <w:b/>
                <w:bCs/>
                <w:color w:val="FFFFFF"/>
                <w:sz w:val="20"/>
                <w:szCs w:val="20"/>
              </w:rPr>
            </w:pPr>
            <w:r>
              <w:rPr>
                <w:b/>
                <w:bCs/>
                <w:color w:val="FFFFFF"/>
                <w:sz w:val="20"/>
                <w:szCs w:val="20"/>
              </w:rPr>
              <w:t> </w:t>
            </w:r>
          </w:p>
        </w:tc>
        <w:tc>
          <w:tcPr>
            <w:tcW w:w="1520" w:type="pct"/>
            <w:gridSpan w:val="4"/>
            <w:tcBorders>
              <w:top w:val="nil"/>
              <w:left w:val="nil"/>
              <w:bottom w:val="single" w:sz="4" w:space="0" w:color="FFFFFF"/>
              <w:right w:val="nil"/>
            </w:tcBorders>
            <w:shd w:val="clear" w:color="000000" w:fill="387990"/>
            <w:noWrap/>
            <w:vAlign w:val="bottom"/>
            <w:hideMark/>
          </w:tcPr>
          <w:p w14:paraId="7A575062" w14:textId="77777777" w:rsidR="00FF36EF" w:rsidRDefault="00FF36EF">
            <w:pPr>
              <w:jc w:val="center"/>
              <w:rPr>
                <w:b/>
                <w:bCs/>
                <w:color w:val="FFFFFF"/>
                <w:sz w:val="20"/>
                <w:szCs w:val="20"/>
              </w:rPr>
            </w:pPr>
            <w:r>
              <w:rPr>
                <w:b/>
                <w:bCs/>
                <w:color w:val="FFFFFF"/>
                <w:sz w:val="20"/>
                <w:szCs w:val="20"/>
              </w:rPr>
              <w:t>Perceived impact on food consumption</w:t>
            </w:r>
          </w:p>
        </w:tc>
        <w:tc>
          <w:tcPr>
            <w:tcW w:w="414" w:type="pct"/>
            <w:vMerge w:val="restart"/>
            <w:tcBorders>
              <w:top w:val="nil"/>
              <w:left w:val="nil"/>
              <w:bottom w:val="nil"/>
              <w:right w:val="nil"/>
            </w:tcBorders>
            <w:shd w:val="clear" w:color="000000" w:fill="387990"/>
            <w:vAlign w:val="bottom"/>
            <w:hideMark/>
          </w:tcPr>
          <w:p w14:paraId="02B3ABCD" w14:textId="15206CE7" w:rsidR="00FF36EF" w:rsidRDefault="00FF36EF">
            <w:pPr>
              <w:jc w:val="center"/>
              <w:rPr>
                <w:b/>
                <w:bCs/>
                <w:color w:val="FFFFFF"/>
                <w:sz w:val="20"/>
                <w:szCs w:val="20"/>
              </w:rPr>
            </w:pPr>
            <w:r>
              <w:rPr>
                <w:b/>
                <w:bCs/>
                <w:color w:val="FFFFFF"/>
                <w:sz w:val="20"/>
                <w:szCs w:val="20"/>
              </w:rPr>
              <w:t>Number of households</w:t>
            </w:r>
            <w:r w:rsidR="004E3701">
              <w:rPr>
                <w:b/>
                <w:bCs/>
                <w:color w:val="FFFFFF"/>
                <w:sz w:val="20"/>
                <w:szCs w:val="20"/>
              </w:rPr>
              <w:t xml:space="preserve"> (</w:t>
            </w:r>
            <w:r w:rsidR="004E3701" w:rsidRPr="004E3701">
              <w:rPr>
                <w:b/>
                <w:bCs/>
                <w:i/>
                <w:color w:val="FFFFFF"/>
                <w:sz w:val="20"/>
                <w:szCs w:val="20"/>
              </w:rPr>
              <w:t>n</w:t>
            </w:r>
            <w:r w:rsidR="004E3701">
              <w:rPr>
                <w:b/>
                <w:bCs/>
                <w:color w:val="FFFFFF"/>
                <w:sz w:val="20"/>
                <w:szCs w:val="20"/>
              </w:rPr>
              <w:t>)</w:t>
            </w:r>
          </w:p>
        </w:tc>
      </w:tr>
      <w:tr w:rsidR="00FF36EF" w14:paraId="3A818463" w14:textId="77777777" w:rsidTr="00FF36EF">
        <w:trPr>
          <w:trHeight w:val="660"/>
        </w:trPr>
        <w:tc>
          <w:tcPr>
            <w:tcW w:w="986" w:type="pct"/>
            <w:vMerge/>
            <w:tcBorders>
              <w:top w:val="nil"/>
              <w:left w:val="nil"/>
              <w:bottom w:val="single" w:sz="4" w:space="0" w:color="000000"/>
              <w:right w:val="nil"/>
            </w:tcBorders>
            <w:vAlign w:val="center"/>
            <w:hideMark/>
          </w:tcPr>
          <w:p w14:paraId="46D2CAD0" w14:textId="77777777" w:rsidR="00FF36EF" w:rsidRDefault="00FF36EF">
            <w:pPr>
              <w:rPr>
                <w:b/>
                <w:bCs/>
                <w:color w:val="FFFFFF"/>
                <w:sz w:val="20"/>
                <w:szCs w:val="20"/>
              </w:rPr>
            </w:pPr>
          </w:p>
        </w:tc>
        <w:tc>
          <w:tcPr>
            <w:tcW w:w="443" w:type="pct"/>
            <w:vMerge/>
            <w:tcBorders>
              <w:top w:val="nil"/>
              <w:left w:val="nil"/>
              <w:bottom w:val="nil"/>
              <w:right w:val="nil"/>
            </w:tcBorders>
            <w:vAlign w:val="center"/>
            <w:hideMark/>
          </w:tcPr>
          <w:p w14:paraId="1FBB5B7D" w14:textId="77777777" w:rsidR="00FF36EF" w:rsidRDefault="00FF36EF">
            <w:pPr>
              <w:rPr>
                <w:b/>
                <w:bCs/>
                <w:color w:val="FFFFFF"/>
                <w:sz w:val="20"/>
                <w:szCs w:val="20"/>
              </w:rPr>
            </w:pPr>
          </w:p>
        </w:tc>
        <w:tc>
          <w:tcPr>
            <w:tcW w:w="329" w:type="pct"/>
            <w:tcBorders>
              <w:top w:val="nil"/>
              <w:left w:val="nil"/>
              <w:bottom w:val="nil"/>
              <w:right w:val="nil"/>
            </w:tcBorders>
            <w:shd w:val="clear" w:color="000000" w:fill="387990"/>
            <w:vAlign w:val="bottom"/>
            <w:hideMark/>
          </w:tcPr>
          <w:p w14:paraId="71B1A0A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466D032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F1DE885"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96E26DD" w14:textId="77777777" w:rsidR="00FF36EF" w:rsidRDefault="00FF36EF">
            <w:pPr>
              <w:jc w:val="center"/>
              <w:rPr>
                <w:b/>
                <w:bCs/>
                <w:color w:val="FFFFFF"/>
                <w:sz w:val="20"/>
                <w:szCs w:val="20"/>
              </w:rPr>
            </w:pPr>
            <w:r>
              <w:rPr>
                <w:b/>
                <w:bCs/>
                <w:color w:val="FFFFFF"/>
                <w:sz w:val="20"/>
                <w:szCs w:val="20"/>
              </w:rPr>
              <w:t>Extremely severe</w:t>
            </w:r>
          </w:p>
        </w:tc>
        <w:tc>
          <w:tcPr>
            <w:tcW w:w="116" w:type="pct"/>
            <w:tcBorders>
              <w:top w:val="nil"/>
              <w:left w:val="nil"/>
              <w:bottom w:val="nil"/>
              <w:right w:val="nil"/>
            </w:tcBorders>
            <w:shd w:val="clear" w:color="000000" w:fill="387990"/>
            <w:vAlign w:val="bottom"/>
            <w:hideMark/>
          </w:tcPr>
          <w:p w14:paraId="31D59905" w14:textId="77777777" w:rsidR="00FF36EF" w:rsidRDefault="00FF36EF">
            <w:pPr>
              <w:jc w:val="center"/>
              <w:rPr>
                <w:b/>
                <w:bCs/>
                <w:color w:val="FFFFFF"/>
                <w:sz w:val="20"/>
                <w:szCs w:val="20"/>
              </w:rPr>
            </w:pPr>
            <w:r>
              <w:rPr>
                <w:b/>
                <w:bCs/>
                <w:color w:val="FFFFFF"/>
                <w:sz w:val="20"/>
                <w:szCs w:val="20"/>
              </w:rPr>
              <w:t> </w:t>
            </w:r>
          </w:p>
        </w:tc>
        <w:tc>
          <w:tcPr>
            <w:tcW w:w="329" w:type="pct"/>
            <w:tcBorders>
              <w:top w:val="nil"/>
              <w:left w:val="nil"/>
              <w:bottom w:val="nil"/>
              <w:right w:val="nil"/>
            </w:tcBorders>
            <w:shd w:val="clear" w:color="000000" w:fill="387990"/>
            <w:vAlign w:val="bottom"/>
            <w:hideMark/>
          </w:tcPr>
          <w:p w14:paraId="6A5C192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6A3DB9D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D0E8029"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0577AB1" w14:textId="77777777" w:rsidR="00FF36EF" w:rsidRDefault="00FF36EF">
            <w:pPr>
              <w:jc w:val="center"/>
              <w:rPr>
                <w:b/>
                <w:bCs/>
                <w:color w:val="FFFFFF"/>
                <w:sz w:val="20"/>
                <w:szCs w:val="20"/>
              </w:rPr>
            </w:pPr>
            <w:r>
              <w:rPr>
                <w:b/>
                <w:bCs/>
                <w:color w:val="FFFFFF"/>
                <w:sz w:val="20"/>
                <w:szCs w:val="20"/>
              </w:rPr>
              <w:t>Extremely severe</w:t>
            </w:r>
          </w:p>
        </w:tc>
        <w:tc>
          <w:tcPr>
            <w:tcW w:w="414" w:type="pct"/>
            <w:vMerge/>
            <w:tcBorders>
              <w:top w:val="nil"/>
              <w:left w:val="nil"/>
              <w:bottom w:val="nil"/>
              <w:right w:val="nil"/>
            </w:tcBorders>
            <w:vAlign w:val="center"/>
            <w:hideMark/>
          </w:tcPr>
          <w:p w14:paraId="070A8AF5" w14:textId="77777777" w:rsidR="00FF36EF" w:rsidRDefault="00FF36EF">
            <w:pPr>
              <w:rPr>
                <w:b/>
                <w:bCs/>
                <w:color w:val="FFFFFF"/>
                <w:sz w:val="20"/>
                <w:szCs w:val="20"/>
              </w:rPr>
            </w:pPr>
          </w:p>
        </w:tc>
      </w:tr>
      <w:tr w:rsidR="00FF36EF" w14:paraId="4F12F4EA"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5C0AA53" w14:textId="77777777" w:rsidR="00FF36EF" w:rsidRDefault="00FF36EF">
            <w:pPr>
              <w:rPr>
                <w:sz w:val="20"/>
                <w:szCs w:val="20"/>
              </w:rPr>
            </w:pPr>
            <w:r>
              <w:rPr>
                <w:sz w:val="20"/>
                <w:szCs w:val="20"/>
              </w:rPr>
              <w:t>Too much rain</w:t>
            </w:r>
          </w:p>
        </w:tc>
        <w:tc>
          <w:tcPr>
            <w:tcW w:w="443" w:type="pct"/>
            <w:tcBorders>
              <w:top w:val="single" w:sz="4" w:space="0" w:color="auto"/>
              <w:left w:val="nil"/>
              <w:bottom w:val="single" w:sz="4" w:space="0" w:color="auto"/>
              <w:right w:val="nil"/>
            </w:tcBorders>
            <w:shd w:val="clear" w:color="auto" w:fill="auto"/>
            <w:noWrap/>
            <w:vAlign w:val="bottom"/>
            <w:hideMark/>
          </w:tcPr>
          <w:p w14:paraId="1B52FC42" w14:textId="77777777" w:rsidR="00FF36EF" w:rsidRDefault="00FF36EF">
            <w:pPr>
              <w:jc w:val="cente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59A43C1A"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0CA2A045"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55EB1CFB"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37C39F94" w14:textId="77777777" w:rsidR="00FF36EF" w:rsidRDefault="00FF36EF">
            <w:pPr>
              <w:rPr>
                <w:sz w:val="22"/>
                <w:szCs w:val="22"/>
              </w:rPr>
            </w:pPr>
            <w:r>
              <w:rPr>
                <w:sz w:val="22"/>
                <w:szCs w:val="22"/>
              </w:rPr>
              <w:t> </w:t>
            </w:r>
          </w:p>
        </w:tc>
        <w:tc>
          <w:tcPr>
            <w:tcW w:w="116" w:type="pct"/>
            <w:tcBorders>
              <w:top w:val="single" w:sz="4" w:space="0" w:color="auto"/>
              <w:left w:val="nil"/>
              <w:bottom w:val="single" w:sz="4" w:space="0" w:color="auto"/>
              <w:right w:val="nil"/>
            </w:tcBorders>
            <w:shd w:val="clear" w:color="auto" w:fill="auto"/>
            <w:noWrap/>
            <w:vAlign w:val="bottom"/>
            <w:hideMark/>
          </w:tcPr>
          <w:p w14:paraId="66CDB4CC" w14:textId="77777777" w:rsidR="00FF36EF" w:rsidRDefault="00FF36EF">
            <w:pP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7C9DF39C"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5297B164"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207D1DC6"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7AEC039A" w14:textId="77777777" w:rsidR="00FF36EF" w:rsidRDefault="00FF36EF">
            <w:pPr>
              <w:rPr>
                <w:sz w:val="22"/>
                <w:szCs w:val="22"/>
              </w:rPr>
            </w:pPr>
            <w:r>
              <w:rPr>
                <w:sz w:val="22"/>
                <w:szCs w:val="22"/>
              </w:rPr>
              <w:t> </w:t>
            </w:r>
          </w:p>
        </w:tc>
        <w:tc>
          <w:tcPr>
            <w:tcW w:w="414" w:type="pct"/>
            <w:tcBorders>
              <w:top w:val="single" w:sz="4" w:space="0" w:color="auto"/>
              <w:left w:val="nil"/>
              <w:bottom w:val="single" w:sz="4" w:space="0" w:color="auto"/>
              <w:right w:val="nil"/>
            </w:tcBorders>
            <w:shd w:val="clear" w:color="auto" w:fill="auto"/>
            <w:noWrap/>
            <w:vAlign w:val="bottom"/>
            <w:hideMark/>
          </w:tcPr>
          <w:p w14:paraId="4B532082" w14:textId="77777777" w:rsidR="00FF36EF" w:rsidRDefault="00FF36EF">
            <w:pPr>
              <w:jc w:val="center"/>
              <w:rPr>
                <w:sz w:val="22"/>
                <w:szCs w:val="22"/>
              </w:rPr>
            </w:pPr>
            <w:r>
              <w:rPr>
                <w:sz w:val="22"/>
                <w:szCs w:val="22"/>
              </w:rPr>
              <w:t> </w:t>
            </w:r>
          </w:p>
        </w:tc>
      </w:tr>
      <w:tr w:rsidR="00FF36EF" w14:paraId="0BF9F40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54A9F1C" w14:textId="77777777" w:rsidR="00FF36EF" w:rsidRDefault="00FF36EF">
            <w:pPr>
              <w:rPr>
                <w:sz w:val="20"/>
                <w:szCs w:val="20"/>
              </w:rPr>
            </w:pPr>
            <w:r>
              <w:rPr>
                <w:sz w:val="20"/>
                <w:szCs w:val="20"/>
              </w:rPr>
              <w:t>Too little rain</w:t>
            </w:r>
          </w:p>
        </w:tc>
        <w:tc>
          <w:tcPr>
            <w:tcW w:w="443" w:type="pct"/>
            <w:tcBorders>
              <w:top w:val="nil"/>
              <w:left w:val="nil"/>
              <w:bottom w:val="single" w:sz="4" w:space="0" w:color="auto"/>
              <w:right w:val="nil"/>
            </w:tcBorders>
            <w:shd w:val="clear" w:color="auto" w:fill="auto"/>
            <w:noWrap/>
            <w:vAlign w:val="bottom"/>
            <w:hideMark/>
          </w:tcPr>
          <w:p w14:paraId="3AC6B07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36BAC8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C689D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FA2CC0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3792678"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9C596D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C38C0B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846546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D2082B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3430F55"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AFDE90" w14:textId="77777777" w:rsidR="00FF36EF" w:rsidRDefault="00FF36EF">
            <w:pPr>
              <w:jc w:val="center"/>
              <w:rPr>
                <w:sz w:val="22"/>
                <w:szCs w:val="22"/>
              </w:rPr>
            </w:pPr>
            <w:r>
              <w:rPr>
                <w:sz w:val="22"/>
                <w:szCs w:val="22"/>
              </w:rPr>
              <w:t> </w:t>
            </w:r>
          </w:p>
        </w:tc>
      </w:tr>
      <w:tr w:rsidR="00FF36EF" w14:paraId="3F72D25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F12C553" w14:textId="77777777" w:rsidR="00FF36EF" w:rsidRDefault="00FF36EF">
            <w:pPr>
              <w:rPr>
                <w:sz w:val="20"/>
                <w:szCs w:val="20"/>
              </w:rPr>
            </w:pPr>
            <w:r>
              <w:rPr>
                <w:sz w:val="20"/>
                <w:szCs w:val="20"/>
              </w:rPr>
              <w:t>Erosion of land</w:t>
            </w:r>
          </w:p>
        </w:tc>
        <w:tc>
          <w:tcPr>
            <w:tcW w:w="443" w:type="pct"/>
            <w:tcBorders>
              <w:top w:val="nil"/>
              <w:left w:val="nil"/>
              <w:bottom w:val="single" w:sz="4" w:space="0" w:color="auto"/>
              <w:right w:val="nil"/>
            </w:tcBorders>
            <w:shd w:val="clear" w:color="auto" w:fill="auto"/>
            <w:noWrap/>
            <w:vAlign w:val="bottom"/>
            <w:hideMark/>
          </w:tcPr>
          <w:p w14:paraId="5E28B76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10B16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A718A3D"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0D122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1BADC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AE7159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3441A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5C8AB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26C3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6ADACE2"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FCE111A" w14:textId="77777777" w:rsidR="00FF36EF" w:rsidRDefault="00FF36EF">
            <w:pPr>
              <w:jc w:val="center"/>
              <w:rPr>
                <w:sz w:val="22"/>
                <w:szCs w:val="22"/>
              </w:rPr>
            </w:pPr>
            <w:r>
              <w:rPr>
                <w:sz w:val="22"/>
                <w:szCs w:val="22"/>
              </w:rPr>
              <w:t> </w:t>
            </w:r>
          </w:p>
        </w:tc>
      </w:tr>
      <w:tr w:rsidR="00FF36EF" w14:paraId="47D4917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32FCEAF0" w14:textId="77777777" w:rsidR="00FF36EF" w:rsidRDefault="00FF36EF">
            <w:pPr>
              <w:rPr>
                <w:sz w:val="20"/>
                <w:szCs w:val="20"/>
              </w:rPr>
            </w:pPr>
            <w:r>
              <w:rPr>
                <w:sz w:val="20"/>
                <w:szCs w:val="20"/>
              </w:rPr>
              <w:t>Loss of land</w:t>
            </w:r>
          </w:p>
        </w:tc>
        <w:tc>
          <w:tcPr>
            <w:tcW w:w="443" w:type="pct"/>
            <w:tcBorders>
              <w:top w:val="nil"/>
              <w:left w:val="nil"/>
              <w:bottom w:val="single" w:sz="4" w:space="0" w:color="auto"/>
              <w:right w:val="nil"/>
            </w:tcBorders>
            <w:shd w:val="clear" w:color="auto" w:fill="auto"/>
            <w:noWrap/>
            <w:vAlign w:val="bottom"/>
            <w:hideMark/>
          </w:tcPr>
          <w:p w14:paraId="2BCDD90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30B7AD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757FA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8ADE2F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E8B5E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67985F0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81604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57AFD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80133A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276D20"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0924E59" w14:textId="77777777" w:rsidR="00FF36EF" w:rsidRDefault="00FF36EF">
            <w:pPr>
              <w:jc w:val="center"/>
              <w:rPr>
                <w:sz w:val="22"/>
                <w:szCs w:val="22"/>
              </w:rPr>
            </w:pPr>
            <w:r>
              <w:rPr>
                <w:sz w:val="22"/>
                <w:szCs w:val="22"/>
              </w:rPr>
              <w:t> </w:t>
            </w:r>
          </w:p>
        </w:tc>
      </w:tr>
      <w:tr w:rsidR="00FF36EF" w14:paraId="74525896"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0DE2421" w14:textId="77777777" w:rsidR="00FF36EF" w:rsidRDefault="00FF36EF">
            <w:pPr>
              <w:rPr>
                <w:sz w:val="20"/>
                <w:szCs w:val="20"/>
              </w:rPr>
            </w:pPr>
            <w:r>
              <w:rPr>
                <w:sz w:val="20"/>
                <w:szCs w:val="20"/>
              </w:rPr>
              <w:t>Sharp increase in food prices</w:t>
            </w:r>
          </w:p>
        </w:tc>
        <w:tc>
          <w:tcPr>
            <w:tcW w:w="443" w:type="pct"/>
            <w:tcBorders>
              <w:top w:val="nil"/>
              <w:left w:val="nil"/>
              <w:bottom w:val="single" w:sz="4" w:space="0" w:color="auto"/>
              <w:right w:val="nil"/>
            </w:tcBorders>
            <w:shd w:val="clear" w:color="auto" w:fill="auto"/>
            <w:noWrap/>
            <w:vAlign w:val="bottom"/>
            <w:hideMark/>
          </w:tcPr>
          <w:p w14:paraId="251CD6EA"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6D89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B309557"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1DDF29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AB139D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C05C26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FFE892"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4B8A0C3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A0493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C91A0D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9D53B58" w14:textId="77777777" w:rsidR="00FF36EF" w:rsidRDefault="00FF36EF">
            <w:pPr>
              <w:jc w:val="center"/>
              <w:rPr>
                <w:sz w:val="22"/>
                <w:szCs w:val="22"/>
              </w:rPr>
            </w:pPr>
            <w:r>
              <w:rPr>
                <w:sz w:val="22"/>
                <w:szCs w:val="22"/>
              </w:rPr>
              <w:t> </w:t>
            </w:r>
          </w:p>
        </w:tc>
      </w:tr>
      <w:tr w:rsidR="00FF36EF" w14:paraId="72B456D8"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61D667C" w14:textId="77777777" w:rsidR="00FF36EF" w:rsidRDefault="00FF36EF">
            <w:pPr>
              <w:rPr>
                <w:sz w:val="20"/>
                <w:szCs w:val="20"/>
              </w:rPr>
            </w:pPr>
            <w:r>
              <w:rPr>
                <w:sz w:val="20"/>
                <w:szCs w:val="20"/>
              </w:rPr>
              <w:t>Belongings stolen or destroyed</w:t>
            </w:r>
          </w:p>
        </w:tc>
        <w:tc>
          <w:tcPr>
            <w:tcW w:w="443" w:type="pct"/>
            <w:tcBorders>
              <w:top w:val="nil"/>
              <w:left w:val="nil"/>
              <w:bottom w:val="single" w:sz="4" w:space="0" w:color="auto"/>
              <w:right w:val="nil"/>
            </w:tcBorders>
            <w:shd w:val="clear" w:color="auto" w:fill="auto"/>
            <w:noWrap/>
            <w:vAlign w:val="bottom"/>
            <w:hideMark/>
          </w:tcPr>
          <w:p w14:paraId="00F15D6C"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699987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7A780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E5B7A5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6710E43"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A3CCBB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9605891"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0327CC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BE9D0C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3FB777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71234FAB" w14:textId="77777777" w:rsidR="00FF36EF" w:rsidRDefault="00FF36EF">
            <w:pPr>
              <w:jc w:val="center"/>
              <w:rPr>
                <w:sz w:val="22"/>
                <w:szCs w:val="22"/>
              </w:rPr>
            </w:pPr>
            <w:r>
              <w:rPr>
                <w:sz w:val="22"/>
                <w:szCs w:val="22"/>
              </w:rPr>
              <w:t> </w:t>
            </w:r>
          </w:p>
        </w:tc>
      </w:tr>
      <w:tr w:rsidR="00FF36EF" w14:paraId="4890B04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B7482E6" w14:textId="77777777" w:rsidR="00FF36EF" w:rsidRDefault="00FF36EF">
            <w:pPr>
              <w:rPr>
                <w:sz w:val="20"/>
                <w:szCs w:val="20"/>
              </w:rPr>
            </w:pPr>
            <w:r>
              <w:rPr>
                <w:sz w:val="20"/>
                <w:szCs w:val="20"/>
              </w:rPr>
              <w:t>Unable to access crop inputs</w:t>
            </w:r>
          </w:p>
        </w:tc>
        <w:tc>
          <w:tcPr>
            <w:tcW w:w="443" w:type="pct"/>
            <w:tcBorders>
              <w:top w:val="nil"/>
              <w:left w:val="nil"/>
              <w:bottom w:val="single" w:sz="4" w:space="0" w:color="auto"/>
              <w:right w:val="nil"/>
            </w:tcBorders>
            <w:shd w:val="clear" w:color="auto" w:fill="auto"/>
            <w:noWrap/>
            <w:vAlign w:val="bottom"/>
            <w:hideMark/>
          </w:tcPr>
          <w:p w14:paraId="0FCE70B9"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DC7216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B594F1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C3C547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811FA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51A88CB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A2ACE5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73A31E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99260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4550D2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DE72C06" w14:textId="77777777" w:rsidR="00FF36EF" w:rsidRDefault="00FF36EF">
            <w:pPr>
              <w:jc w:val="center"/>
              <w:rPr>
                <w:sz w:val="22"/>
                <w:szCs w:val="22"/>
              </w:rPr>
            </w:pPr>
            <w:r>
              <w:rPr>
                <w:sz w:val="22"/>
                <w:szCs w:val="22"/>
              </w:rPr>
              <w:t> </w:t>
            </w:r>
          </w:p>
        </w:tc>
      </w:tr>
      <w:tr w:rsidR="00FF36EF" w14:paraId="19AE7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1C691CA" w14:textId="77777777" w:rsidR="00FF36EF" w:rsidRDefault="00FF36EF">
            <w:pPr>
              <w:rPr>
                <w:sz w:val="20"/>
                <w:szCs w:val="20"/>
              </w:rPr>
            </w:pPr>
            <w:r>
              <w:rPr>
                <w:sz w:val="20"/>
                <w:szCs w:val="20"/>
              </w:rPr>
              <w:t>Disease affecting crops</w:t>
            </w:r>
          </w:p>
        </w:tc>
        <w:tc>
          <w:tcPr>
            <w:tcW w:w="443" w:type="pct"/>
            <w:tcBorders>
              <w:top w:val="nil"/>
              <w:left w:val="nil"/>
              <w:bottom w:val="single" w:sz="4" w:space="0" w:color="auto"/>
              <w:right w:val="nil"/>
            </w:tcBorders>
            <w:shd w:val="clear" w:color="auto" w:fill="auto"/>
            <w:noWrap/>
            <w:vAlign w:val="bottom"/>
            <w:hideMark/>
          </w:tcPr>
          <w:p w14:paraId="69D3ECF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2369FD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9FBCD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F1CA95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998B37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22A344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6823486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C9E5AE3"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2116F6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EBEAC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29ADA1D" w14:textId="77777777" w:rsidR="00FF36EF" w:rsidRDefault="00FF36EF">
            <w:pPr>
              <w:jc w:val="center"/>
              <w:rPr>
                <w:sz w:val="22"/>
                <w:szCs w:val="22"/>
              </w:rPr>
            </w:pPr>
            <w:r>
              <w:rPr>
                <w:sz w:val="22"/>
                <w:szCs w:val="22"/>
              </w:rPr>
              <w:t> </w:t>
            </w:r>
          </w:p>
        </w:tc>
      </w:tr>
      <w:tr w:rsidR="00FF36EF" w14:paraId="5B334B7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4A94464" w14:textId="77777777" w:rsidR="00FF36EF" w:rsidRDefault="00FF36EF">
            <w:pPr>
              <w:rPr>
                <w:sz w:val="20"/>
                <w:szCs w:val="20"/>
              </w:rPr>
            </w:pPr>
            <w:r>
              <w:rPr>
                <w:sz w:val="20"/>
                <w:szCs w:val="20"/>
              </w:rPr>
              <w:t>Pests affecting crops</w:t>
            </w:r>
          </w:p>
        </w:tc>
        <w:tc>
          <w:tcPr>
            <w:tcW w:w="443" w:type="pct"/>
            <w:tcBorders>
              <w:top w:val="nil"/>
              <w:left w:val="nil"/>
              <w:bottom w:val="single" w:sz="4" w:space="0" w:color="auto"/>
              <w:right w:val="nil"/>
            </w:tcBorders>
            <w:shd w:val="clear" w:color="auto" w:fill="auto"/>
            <w:noWrap/>
            <w:vAlign w:val="bottom"/>
            <w:hideMark/>
          </w:tcPr>
          <w:p w14:paraId="7CB191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2AF87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28BBAE2"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58D6A6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D371C3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642A2C2"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56A9D1B"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19EA3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B3B8F9B"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70113A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F5C18E2" w14:textId="77777777" w:rsidR="00FF36EF" w:rsidRDefault="00FF36EF">
            <w:pPr>
              <w:jc w:val="center"/>
              <w:rPr>
                <w:sz w:val="22"/>
                <w:szCs w:val="22"/>
              </w:rPr>
            </w:pPr>
            <w:r>
              <w:rPr>
                <w:sz w:val="22"/>
                <w:szCs w:val="22"/>
              </w:rPr>
              <w:t> </w:t>
            </w:r>
          </w:p>
        </w:tc>
      </w:tr>
      <w:tr w:rsidR="00FF36EF" w14:paraId="7E7A74E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9E26134" w14:textId="77777777" w:rsidR="00FF36EF" w:rsidRDefault="00FF36EF">
            <w:pPr>
              <w:rPr>
                <w:sz w:val="20"/>
                <w:szCs w:val="20"/>
              </w:rPr>
            </w:pPr>
            <w:r>
              <w:rPr>
                <w:sz w:val="20"/>
                <w:szCs w:val="20"/>
              </w:rPr>
              <w:t>Theft of crops</w:t>
            </w:r>
          </w:p>
        </w:tc>
        <w:tc>
          <w:tcPr>
            <w:tcW w:w="443" w:type="pct"/>
            <w:tcBorders>
              <w:top w:val="nil"/>
              <w:left w:val="nil"/>
              <w:bottom w:val="single" w:sz="4" w:space="0" w:color="auto"/>
              <w:right w:val="nil"/>
            </w:tcBorders>
            <w:shd w:val="clear" w:color="auto" w:fill="auto"/>
            <w:noWrap/>
            <w:vAlign w:val="bottom"/>
            <w:hideMark/>
          </w:tcPr>
          <w:p w14:paraId="5CB7ED58"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719209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02F4C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E744BA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E883B8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7B61C59F"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0E75B85"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6AEF9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1B0EF8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BE1FCB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7A8B6D2" w14:textId="77777777" w:rsidR="00FF36EF" w:rsidRDefault="00FF36EF">
            <w:pPr>
              <w:jc w:val="center"/>
              <w:rPr>
                <w:sz w:val="22"/>
                <w:szCs w:val="22"/>
              </w:rPr>
            </w:pPr>
            <w:r>
              <w:rPr>
                <w:sz w:val="22"/>
                <w:szCs w:val="22"/>
              </w:rPr>
              <w:t> </w:t>
            </w:r>
          </w:p>
        </w:tc>
      </w:tr>
      <w:tr w:rsidR="00FF36EF" w14:paraId="4661B79C" w14:textId="77777777" w:rsidTr="00FF36EF">
        <w:trPr>
          <w:trHeight w:val="345"/>
        </w:trPr>
        <w:tc>
          <w:tcPr>
            <w:tcW w:w="986" w:type="pct"/>
            <w:tcBorders>
              <w:top w:val="nil"/>
              <w:left w:val="nil"/>
              <w:bottom w:val="single" w:sz="4" w:space="0" w:color="auto"/>
              <w:right w:val="nil"/>
            </w:tcBorders>
            <w:shd w:val="clear" w:color="auto" w:fill="auto"/>
            <w:vAlign w:val="bottom"/>
            <w:hideMark/>
          </w:tcPr>
          <w:p w14:paraId="3AE46B62" w14:textId="77777777" w:rsidR="00FF36EF" w:rsidRDefault="00FF36EF">
            <w:pPr>
              <w:rPr>
                <w:sz w:val="20"/>
                <w:szCs w:val="20"/>
              </w:rPr>
            </w:pPr>
            <w:r>
              <w:rPr>
                <w:sz w:val="20"/>
                <w:szCs w:val="20"/>
              </w:rPr>
              <w:t>Unable to access livestock inputs</w:t>
            </w:r>
          </w:p>
        </w:tc>
        <w:tc>
          <w:tcPr>
            <w:tcW w:w="443" w:type="pct"/>
            <w:tcBorders>
              <w:top w:val="nil"/>
              <w:left w:val="nil"/>
              <w:bottom w:val="single" w:sz="4" w:space="0" w:color="auto"/>
              <w:right w:val="nil"/>
            </w:tcBorders>
            <w:shd w:val="clear" w:color="auto" w:fill="auto"/>
            <w:noWrap/>
            <w:vAlign w:val="bottom"/>
            <w:hideMark/>
          </w:tcPr>
          <w:p w14:paraId="67F86CEF"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7800F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6C9CC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6A559FA"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0798417"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0CD5001"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F83148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2B8250F"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D72A75D"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8B5873"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6CD206C" w14:textId="77777777" w:rsidR="00FF36EF" w:rsidRDefault="00FF36EF">
            <w:pPr>
              <w:jc w:val="center"/>
              <w:rPr>
                <w:sz w:val="22"/>
                <w:szCs w:val="22"/>
              </w:rPr>
            </w:pPr>
            <w:r>
              <w:rPr>
                <w:sz w:val="22"/>
                <w:szCs w:val="22"/>
              </w:rPr>
              <w:t> </w:t>
            </w:r>
          </w:p>
        </w:tc>
      </w:tr>
      <w:tr w:rsidR="00FF36EF" w14:paraId="7B5B759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DCDB67D" w14:textId="77777777" w:rsidR="00FF36EF" w:rsidRDefault="00FF36EF">
            <w:pPr>
              <w:rPr>
                <w:sz w:val="20"/>
                <w:szCs w:val="20"/>
              </w:rPr>
            </w:pPr>
            <w:r>
              <w:rPr>
                <w:sz w:val="20"/>
                <w:szCs w:val="20"/>
              </w:rPr>
              <w:t>Disease affecting livestock</w:t>
            </w:r>
          </w:p>
        </w:tc>
        <w:tc>
          <w:tcPr>
            <w:tcW w:w="443" w:type="pct"/>
            <w:tcBorders>
              <w:top w:val="nil"/>
              <w:left w:val="nil"/>
              <w:bottom w:val="single" w:sz="4" w:space="0" w:color="auto"/>
              <w:right w:val="nil"/>
            </w:tcBorders>
            <w:shd w:val="clear" w:color="auto" w:fill="auto"/>
            <w:noWrap/>
            <w:vAlign w:val="bottom"/>
            <w:hideMark/>
          </w:tcPr>
          <w:p w14:paraId="47DE92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AA284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AD931C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958237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5549911"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980F40C"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1F4628"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1D31F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B601FD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B19BA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5AD106A" w14:textId="77777777" w:rsidR="00FF36EF" w:rsidRDefault="00FF36EF">
            <w:pPr>
              <w:jc w:val="center"/>
              <w:rPr>
                <w:sz w:val="22"/>
                <w:szCs w:val="22"/>
              </w:rPr>
            </w:pPr>
            <w:r>
              <w:rPr>
                <w:sz w:val="22"/>
                <w:szCs w:val="22"/>
              </w:rPr>
              <w:t> </w:t>
            </w:r>
          </w:p>
        </w:tc>
      </w:tr>
      <w:tr w:rsidR="00FF36EF" w14:paraId="7246038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EBA2B51" w14:textId="77777777" w:rsidR="00FF36EF" w:rsidRDefault="00FF36EF">
            <w:pPr>
              <w:rPr>
                <w:sz w:val="20"/>
                <w:szCs w:val="20"/>
              </w:rPr>
            </w:pPr>
            <w:r>
              <w:rPr>
                <w:sz w:val="20"/>
                <w:szCs w:val="20"/>
              </w:rPr>
              <w:t>Animals stolen</w:t>
            </w:r>
          </w:p>
        </w:tc>
        <w:tc>
          <w:tcPr>
            <w:tcW w:w="443" w:type="pct"/>
            <w:tcBorders>
              <w:top w:val="nil"/>
              <w:left w:val="nil"/>
              <w:bottom w:val="single" w:sz="4" w:space="0" w:color="auto"/>
              <w:right w:val="nil"/>
            </w:tcBorders>
            <w:shd w:val="clear" w:color="auto" w:fill="auto"/>
            <w:noWrap/>
            <w:vAlign w:val="bottom"/>
            <w:hideMark/>
          </w:tcPr>
          <w:p w14:paraId="471CB524"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35E038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8B9A5D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51BD62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7F2DCEC"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B122C4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3901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EAFD9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101CF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B35158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87293F" w14:textId="77777777" w:rsidR="00FF36EF" w:rsidRDefault="00FF36EF">
            <w:pPr>
              <w:jc w:val="center"/>
              <w:rPr>
                <w:sz w:val="22"/>
                <w:szCs w:val="22"/>
              </w:rPr>
            </w:pPr>
            <w:r>
              <w:rPr>
                <w:sz w:val="22"/>
                <w:szCs w:val="22"/>
              </w:rPr>
              <w:t> </w:t>
            </w:r>
          </w:p>
        </w:tc>
      </w:tr>
      <w:tr w:rsidR="00FF36EF" w14:paraId="34961062" w14:textId="77777777" w:rsidTr="00FF36EF">
        <w:trPr>
          <w:trHeight w:val="684"/>
        </w:trPr>
        <w:tc>
          <w:tcPr>
            <w:tcW w:w="986" w:type="pct"/>
            <w:tcBorders>
              <w:top w:val="nil"/>
              <w:left w:val="nil"/>
              <w:bottom w:val="single" w:sz="4" w:space="0" w:color="auto"/>
              <w:right w:val="nil"/>
            </w:tcBorders>
            <w:shd w:val="clear" w:color="auto" w:fill="auto"/>
            <w:vAlign w:val="bottom"/>
            <w:hideMark/>
          </w:tcPr>
          <w:p w14:paraId="0301D08C" w14:textId="77777777" w:rsidR="00FF36EF" w:rsidRDefault="00FF36EF">
            <w:pPr>
              <w:rPr>
                <w:sz w:val="20"/>
                <w:szCs w:val="20"/>
              </w:rPr>
            </w:pPr>
            <w:r>
              <w:rPr>
                <w:sz w:val="20"/>
                <w:szCs w:val="20"/>
              </w:rPr>
              <w:t>Unable to sell crops, livestock, etc., at fair price</w:t>
            </w:r>
          </w:p>
        </w:tc>
        <w:tc>
          <w:tcPr>
            <w:tcW w:w="443" w:type="pct"/>
            <w:tcBorders>
              <w:top w:val="nil"/>
              <w:left w:val="nil"/>
              <w:bottom w:val="single" w:sz="4" w:space="0" w:color="auto"/>
              <w:right w:val="nil"/>
            </w:tcBorders>
            <w:shd w:val="clear" w:color="auto" w:fill="auto"/>
            <w:noWrap/>
            <w:vAlign w:val="bottom"/>
            <w:hideMark/>
          </w:tcPr>
          <w:p w14:paraId="77AA4C6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42A29A"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64D6EC"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95E19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FB5C9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31C737D"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587395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FAF51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3CA912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D2F628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DE3BB52" w14:textId="77777777" w:rsidR="00FF36EF" w:rsidRDefault="00FF36EF">
            <w:pPr>
              <w:jc w:val="center"/>
              <w:rPr>
                <w:sz w:val="22"/>
                <w:szCs w:val="22"/>
              </w:rPr>
            </w:pPr>
            <w:r>
              <w:rPr>
                <w:sz w:val="22"/>
                <w:szCs w:val="22"/>
              </w:rPr>
              <w:t> </w:t>
            </w:r>
          </w:p>
        </w:tc>
      </w:tr>
      <w:tr w:rsidR="00FF36EF" w14:paraId="16941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BFF4009" w14:textId="77777777" w:rsidR="00FF36EF" w:rsidRDefault="00FF36EF">
            <w:pPr>
              <w:rPr>
                <w:sz w:val="20"/>
                <w:szCs w:val="20"/>
              </w:rPr>
            </w:pPr>
            <w:r>
              <w:rPr>
                <w:sz w:val="20"/>
                <w:szCs w:val="20"/>
              </w:rPr>
              <w:t>Severe illness in family</w:t>
            </w:r>
          </w:p>
        </w:tc>
        <w:tc>
          <w:tcPr>
            <w:tcW w:w="443" w:type="pct"/>
            <w:tcBorders>
              <w:top w:val="nil"/>
              <w:left w:val="nil"/>
              <w:bottom w:val="single" w:sz="4" w:space="0" w:color="auto"/>
              <w:right w:val="nil"/>
            </w:tcBorders>
            <w:shd w:val="clear" w:color="auto" w:fill="auto"/>
            <w:noWrap/>
            <w:vAlign w:val="bottom"/>
            <w:hideMark/>
          </w:tcPr>
          <w:p w14:paraId="0A48A19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F6AFAB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621EDF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B202C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E207589"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E49F74A"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6A0A8A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72CF2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B83009C"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BBB45E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A75719B" w14:textId="77777777" w:rsidR="00FF36EF" w:rsidRDefault="00FF36EF">
            <w:pPr>
              <w:jc w:val="center"/>
              <w:rPr>
                <w:sz w:val="22"/>
                <w:szCs w:val="22"/>
              </w:rPr>
            </w:pPr>
            <w:r>
              <w:rPr>
                <w:sz w:val="22"/>
                <w:szCs w:val="22"/>
              </w:rPr>
              <w:t> </w:t>
            </w:r>
          </w:p>
        </w:tc>
      </w:tr>
      <w:tr w:rsidR="00FF36EF" w14:paraId="7D2F6FCB"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9D456FB" w14:textId="77777777" w:rsidR="00FF36EF" w:rsidRDefault="00FF36EF">
            <w:pPr>
              <w:rPr>
                <w:sz w:val="20"/>
                <w:szCs w:val="20"/>
              </w:rPr>
            </w:pPr>
            <w:r>
              <w:rPr>
                <w:sz w:val="20"/>
                <w:szCs w:val="20"/>
              </w:rPr>
              <w:t>Death in household</w:t>
            </w:r>
          </w:p>
        </w:tc>
        <w:tc>
          <w:tcPr>
            <w:tcW w:w="443" w:type="pct"/>
            <w:tcBorders>
              <w:top w:val="nil"/>
              <w:left w:val="nil"/>
              <w:bottom w:val="single" w:sz="4" w:space="0" w:color="auto"/>
              <w:right w:val="nil"/>
            </w:tcBorders>
            <w:shd w:val="clear" w:color="auto" w:fill="auto"/>
            <w:noWrap/>
            <w:vAlign w:val="bottom"/>
            <w:hideMark/>
          </w:tcPr>
          <w:p w14:paraId="7219A8B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D6B0E0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F0746A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2ED33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70695E02"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548770E"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80BFF2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F48FF7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D792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E9ECAB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6CD331EE" w14:textId="77777777" w:rsidR="00FF36EF" w:rsidRDefault="00FF36EF">
            <w:pPr>
              <w:jc w:val="center"/>
              <w:rPr>
                <w:sz w:val="22"/>
                <w:szCs w:val="22"/>
              </w:rPr>
            </w:pPr>
            <w:r>
              <w:rPr>
                <w:sz w:val="22"/>
                <w:szCs w:val="22"/>
              </w:rPr>
              <w:t> </w:t>
            </w:r>
          </w:p>
        </w:tc>
      </w:tr>
      <w:tr w:rsidR="00FF36EF" w14:paraId="3DF7CAF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FE0B429" w14:textId="24717E60" w:rsidR="00FF36EF" w:rsidRDefault="00FF36EF">
            <w:pPr>
              <w:rPr>
                <w:b/>
                <w:bCs/>
                <w:sz w:val="20"/>
                <w:szCs w:val="20"/>
              </w:rPr>
            </w:pPr>
            <w:r>
              <w:rPr>
                <w:b/>
                <w:bCs/>
                <w:sz w:val="20"/>
                <w:szCs w:val="20"/>
              </w:rPr>
              <w:t>Number of households</w:t>
            </w:r>
            <w:r w:rsidR="005B002B">
              <w:rPr>
                <w:b/>
                <w:bCs/>
                <w:sz w:val="20"/>
                <w:szCs w:val="20"/>
              </w:rPr>
              <w:t xml:space="preserve"> (</w:t>
            </w:r>
            <w:r w:rsidR="005B002B" w:rsidRPr="005B002B">
              <w:rPr>
                <w:b/>
                <w:bCs/>
                <w:i/>
                <w:sz w:val="20"/>
                <w:szCs w:val="20"/>
              </w:rPr>
              <w:t>n</w:t>
            </w:r>
            <w:r w:rsidR="005B002B">
              <w:rPr>
                <w:b/>
                <w:bCs/>
                <w:sz w:val="20"/>
                <w:szCs w:val="20"/>
              </w:rPr>
              <w:t>)</w:t>
            </w:r>
          </w:p>
        </w:tc>
        <w:tc>
          <w:tcPr>
            <w:tcW w:w="443" w:type="pct"/>
            <w:tcBorders>
              <w:top w:val="nil"/>
              <w:left w:val="nil"/>
              <w:bottom w:val="single" w:sz="4" w:space="0" w:color="auto"/>
              <w:right w:val="nil"/>
            </w:tcBorders>
            <w:shd w:val="clear" w:color="auto" w:fill="auto"/>
            <w:noWrap/>
            <w:vAlign w:val="bottom"/>
            <w:hideMark/>
          </w:tcPr>
          <w:p w14:paraId="0A6C54A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8F8304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64611B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7C57233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35EF44A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000000" w:fill="D9D9D9"/>
            <w:noWrap/>
            <w:vAlign w:val="bottom"/>
            <w:hideMark/>
          </w:tcPr>
          <w:p w14:paraId="372AB48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C5C9FC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086A24A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6B0CFDA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6C6BA11E"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000000" w:fill="D9D9D9"/>
            <w:noWrap/>
            <w:vAlign w:val="bottom"/>
            <w:hideMark/>
          </w:tcPr>
          <w:p w14:paraId="7810F79A" w14:textId="77777777" w:rsidR="00FF36EF" w:rsidRDefault="00FF36EF">
            <w:pPr>
              <w:jc w:val="center"/>
              <w:rPr>
                <w:sz w:val="22"/>
                <w:szCs w:val="22"/>
              </w:rPr>
            </w:pPr>
            <w:r>
              <w:rPr>
                <w:sz w:val="22"/>
                <w:szCs w:val="22"/>
              </w:rPr>
              <w:t> </w:t>
            </w:r>
          </w:p>
        </w:tc>
      </w:tr>
    </w:tbl>
    <w:p w14:paraId="1267FFD6" w14:textId="66554513" w:rsidR="006E12FD" w:rsidRPr="005E7371" w:rsidRDefault="006E12FD" w:rsidP="006E12FD">
      <w:pPr>
        <w:pStyle w:val="L1-FlLSp12"/>
        <w:spacing w:after="0"/>
        <w:contextualSpacing/>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1194BECA" w14:textId="3ACE6DEA" w:rsidR="006E12FD" w:rsidRDefault="006E12FD" w:rsidP="006E12FD">
      <w:pPr>
        <w:pStyle w:val="L1-FlLSp12"/>
        <w:spacing w:after="0" w:line="240" w:lineRule="auto"/>
        <w:ind w:left="86" w:hanging="86"/>
        <w:contextualSpacing/>
        <w:rPr>
          <w:sz w:val="16"/>
        </w:rPr>
      </w:pPr>
    </w:p>
    <w:p w14:paraId="44531182" w14:textId="77777777" w:rsidR="006E12FD" w:rsidRDefault="006E12FD" w:rsidP="006E12FD">
      <w:pPr>
        <w:pStyle w:val="L1-FlLSp12"/>
        <w:spacing w:after="0" w:line="240" w:lineRule="auto"/>
        <w:contextualSpacing/>
        <w:rPr>
          <w:sz w:val="16"/>
        </w:rPr>
        <w:sectPr w:rsidR="006E12FD" w:rsidSect="00A44155">
          <w:footerReference w:type="default" r:id="rId39"/>
          <w:pgSz w:w="15840" w:h="12240" w:orient="landscape" w:code="1"/>
          <w:pgMar w:top="1440" w:right="1440" w:bottom="1440" w:left="1440" w:header="720" w:footer="576" w:gutter="0"/>
          <w:cols w:space="720"/>
          <w:docGrid w:linePitch="326"/>
        </w:sectPr>
      </w:pPr>
    </w:p>
    <w:p w14:paraId="20FABE05" w14:textId="1D276997" w:rsidR="005F0A5F" w:rsidRPr="00407BC4" w:rsidRDefault="005F0A5F" w:rsidP="00E13ADD">
      <w:pPr>
        <w:pStyle w:val="BodyText1"/>
      </w:pPr>
      <w:r>
        <w:lastRenderedPageBreak/>
        <w:t>The average number of shocks experienced by households in the ZOI is [</w:t>
      </w:r>
      <w:r w:rsidRPr="00D14666">
        <w:rPr>
          <w:highlight w:val="yellow"/>
        </w:rPr>
        <w:t>average number of shocks</w:t>
      </w:r>
      <w:r>
        <w:t xml:space="preserve">]. </w:t>
      </w:r>
      <w:r w:rsidR="00305711">
        <w:t>On average, respondents considered the shocks that their households experienced to have a [</w:t>
      </w:r>
      <w:r w:rsidR="00305711" w:rsidRPr="00D14666">
        <w:rPr>
          <w:highlight w:val="yellow"/>
        </w:rPr>
        <w:t>NOT SEVERE/SOMEWHAT SEVERE/SEVERE/EXTREMELY SEVERE</w:t>
      </w:r>
      <w:r w:rsidR="00305711">
        <w:t xml:space="preserve">] impact on their household’s food consumption. </w:t>
      </w:r>
      <w:r w:rsidRPr="00901D8B">
        <w:rPr>
          <w:b/>
        </w:rPr>
        <w:t xml:space="preserve">Table </w:t>
      </w:r>
      <w:r w:rsidR="00C22A6D" w:rsidRPr="00901D8B">
        <w:rPr>
          <w:b/>
        </w:rPr>
        <w:t>5</w:t>
      </w:r>
      <w:r w:rsidRPr="00901D8B">
        <w:rPr>
          <w:b/>
        </w:rPr>
        <w:t xml:space="preserve">.1.2 </w:t>
      </w:r>
      <w:r w:rsidR="000F6C1C">
        <w:t xml:space="preserve">categorizes </w:t>
      </w:r>
      <w:r>
        <w:t>households by the</w:t>
      </w:r>
      <w:r w:rsidR="00305711">
        <w:t>ir SEI score—that is, the</w:t>
      </w:r>
      <w:r>
        <w:t xml:space="preserve"> number </w:t>
      </w:r>
      <w:r w:rsidR="000F6C1C">
        <w:t xml:space="preserve">and severity </w:t>
      </w:r>
      <w:r>
        <w:t xml:space="preserve">of shocks </w:t>
      </w:r>
      <w:r w:rsidR="000F6C1C">
        <w:t xml:space="preserve">and </w:t>
      </w:r>
      <w:r>
        <w:t xml:space="preserve">stressors that they experienced during the </w:t>
      </w:r>
      <w:r w:rsidR="000F6C1C">
        <w:t xml:space="preserve">12 months </w:t>
      </w:r>
      <w:r>
        <w:t xml:space="preserve">preceding the survey. </w:t>
      </w:r>
      <w:r w:rsidRPr="00D14666">
        <w:rPr>
          <w:highlight w:val="yellow"/>
        </w:rPr>
        <w:t>[Describe table contents.]</w:t>
      </w:r>
      <w:r>
        <w:t xml:space="preserve"> </w:t>
      </w:r>
    </w:p>
    <w:p w14:paraId="4E588521" w14:textId="0752B54E" w:rsidR="005F0A5F" w:rsidRDefault="005F0A5F" w:rsidP="008D33E8">
      <w:pPr>
        <w:pStyle w:val="Tabletitle"/>
      </w:pPr>
      <w:bookmarkStart w:id="333" w:name="_Toc63673070"/>
      <w:r w:rsidRPr="00605B90">
        <w:t xml:space="preserve">Table </w:t>
      </w:r>
      <w:r w:rsidR="00C22A6D" w:rsidRPr="00605B90">
        <w:t>5</w:t>
      </w:r>
      <w:r w:rsidRPr="00605B90">
        <w:t>.1.2</w:t>
      </w:r>
      <w:r w:rsidR="00605B90" w:rsidRPr="00605B90">
        <w:t>:</w:t>
      </w:r>
      <w:r w:rsidRPr="00605B90">
        <w:t xml:space="preserve"> </w:t>
      </w:r>
      <w:r w:rsidR="00605B90" w:rsidRPr="00605B90">
        <w:t>Percent Distribution of Households in the ZOI by SEI Score, in Total and by Gendered Household Type</w:t>
      </w:r>
      <w:bookmarkEnd w:id="333"/>
      <w:r w:rsidRPr="00605B90">
        <w:t xml:space="preserve"> </w:t>
      </w:r>
    </w:p>
    <w:tbl>
      <w:tblPr>
        <w:tblW w:w="4974" w:type="pct"/>
        <w:tblLayout w:type="fixed"/>
        <w:tblCellMar>
          <w:left w:w="115" w:type="dxa"/>
          <w:right w:w="115" w:type="dxa"/>
        </w:tblCellMar>
        <w:tblLook w:val="04A0" w:firstRow="1" w:lastRow="0" w:firstColumn="1" w:lastColumn="0" w:noHBand="0" w:noVBand="1"/>
      </w:tblPr>
      <w:tblGrid>
        <w:gridCol w:w="2288"/>
        <w:gridCol w:w="1696"/>
        <w:gridCol w:w="922"/>
        <w:gridCol w:w="912"/>
        <w:gridCol w:w="1020"/>
        <w:gridCol w:w="922"/>
        <w:gridCol w:w="1083"/>
        <w:gridCol w:w="697"/>
      </w:tblGrid>
      <w:tr w:rsidR="00605B90" w:rsidRPr="008D33E8" w14:paraId="04A31B31" w14:textId="77777777" w:rsidTr="008F19FD">
        <w:tc>
          <w:tcPr>
            <w:tcW w:w="2289" w:type="dxa"/>
            <w:vMerge w:val="restart"/>
            <w:tcBorders>
              <w:top w:val="single" w:sz="4" w:space="0" w:color="auto"/>
              <w:left w:val="nil"/>
              <w:bottom w:val="single" w:sz="4" w:space="0" w:color="000000"/>
              <w:right w:val="nil"/>
            </w:tcBorders>
            <w:shd w:val="clear" w:color="000000" w:fill="387990"/>
            <w:noWrap/>
            <w:vAlign w:val="bottom"/>
            <w:hideMark/>
          </w:tcPr>
          <w:p w14:paraId="31B3B17E" w14:textId="77777777" w:rsidR="00605B90" w:rsidRPr="008D33E8" w:rsidRDefault="00605B90" w:rsidP="0004454B">
            <w:pPr>
              <w:widowControl/>
              <w:spacing w:line="259" w:lineRule="auto"/>
              <w:rPr>
                <w:rFonts w:eastAsia="Times New Roman" w:cs="Times New Roman"/>
                <w:b/>
                <w:bCs/>
                <w:color w:val="FFFFFF"/>
                <w:sz w:val="20"/>
                <w:szCs w:val="20"/>
              </w:rPr>
            </w:pPr>
            <w:r w:rsidRPr="008D33E8">
              <w:rPr>
                <w:rFonts w:eastAsia="Times New Roman" w:cs="Times New Roman"/>
                <w:b/>
                <w:bCs/>
                <w:color w:val="FFFFFF"/>
                <w:sz w:val="20"/>
                <w:szCs w:val="20"/>
              </w:rPr>
              <w:t>Indicator</w:t>
            </w:r>
          </w:p>
        </w:tc>
        <w:tc>
          <w:tcPr>
            <w:tcW w:w="1696" w:type="dxa"/>
            <w:vMerge w:val="restart"/>
            <w:tcBorders>
              <w:top w:val="single" w:sz="4" w:space="0" w:color="auto"/>
              <w:left w:val="nil"/>
              <w:bottom w:val="single" w:sz="4" w:space="0" w:color="000000"/>
              <w:right w:val="nil"/>
            </w:tcBorders>
            <w:shd w:val="clear" w:color="000000" w:fill="387990"/>
            <w:noWrap/>
            <w:vAlign w:val="bottom"/>
            <w:hideMark/>
          </w:tcPr>
          <w:p w14:paraId="1ED09070" w14:textId="77777777" w:rsidR="00EC4E35" w:rsidRDefault="00EC4E35" w:rsidP="0004454B">
            <w:pPr>
              <w:widowControl/>
              <w:spacing w:line="259" w:lineRule="auto"/>
              <w:ind w:left="-156" w:firstLine="156"/>
              <w:jc w:val="center"/>
              <w:rPr>
                <w:rFonts w:eastAsia="Times New Roman" w:cs="Times New Roman"/>
                <w:b/>
                <w:bCs/>
                <w:color w:val="FFFFFF"/>
                <w:sz w:val="20"/>
                <w:szCs w:val="20"/>
              </w:rPr>
            </w:pPr>
            <w:r>
              <w:rPr>
                <w:rFonts w:eastAsia="Times New Roman" w:cs="Times New Roman"/>
                <w:b/>
                <w:bCs/>
                <w:color w:val="FFFFFF"/>
                <w:sz w:val="20"/>
                <w:szCs w:val="20"/>
              </w:rPr>
              <w:t xml:space="preserve">Range of </w:t>
            </w:r>
          </w:p>
          <w:p w14:paraId="55ACF38E" w14:textId="187D6D23" w:rsidR="00605B90" w:rsidRPr="008D33E8" w:rsidRDefault="00605B90" w:rsidP="0004454B">
            <w:pPr>
              <w:widowControl/>
              <w:spacing w:line="259" w:lineRule="auto"/>
              <w:ind w:left="-156" w:firstLine="156"/>
              <w:jc w:val="center"/>
              <w:rPr>
                <w:rFonts w:eastAsia="Times New Roman" w:cs="Times New Roman"/>
                <w:b/>
                <w:bCs/>
                <w:color w:val="FFFFFF"/>
                <w:sz w:val="20"/>
                <w:szCs w:val="20"/>
              </w:rPr>
            </w:pPr>
            <w:commentRangeStart w:id="334"/>
            <w:r w:rsidRPr="008D33E8">
              <w:rPr>
                <w:rFonts w:eastAsia="Times New Roman" w:cs="Times New Roman"/>
                <w:b/>
                <w:bCs/>
                <w:color w:val="FFFFFF"/>
                <w:sz w:val="20"/>
                <w:szCs w:val="20"/>
              </w:rPr>
              <w:t>SEI scores</w:t>
            </w:r>
            <w:commentRangeEnd w:id="334"/>
            <w:r w:rsidRPr="008D33E8">
              <w:rPr>
                <w:rStyle w:val="CommentReference"/>
                <w:sz w:val="20"/>
                <w:szCs w:val="20"/>
              </w:rPr>
              <w:commentReference w:id="334"/>
            </w:r>
          </w:p>
        </w:tc>
        <w:tc>
          <w:tcPr>
            <w:tcW w:w="922" w:type="dxa"/>
            <w:vMerge w:val="restart"/>
            <w:tcBorders>
              <w:top w:val="single" w:sz="4" w:space="0" w:color="auto"/>
              <w:left w:val="nil"/>
              <w:bottom w:val="single" w:sz="4" w:space="0" w:color="000000"/>
              <w:right w:val="nil"/>
            </w:tcBorders>
            <w:shd w:val="clear" w:color="000000" w:fill="387990"/>
            <w:vAlign w:val="bottom"/>
            <w:hideMark/>
          </w:tcPr>
          <w:p w14:paraId="6708850C"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Total</w:t>
            </w:r>
          </w:p>
        </w:tc>
        <w:tc>
          <w:tcPr>
            <w:tcW w:w="3937" w:type="dxa"/>
            <w:gridSpan w:val="4"/>
            <w:tcBorders>
              <w:top w:val="single" w:sz="4" w:space="0" w:color="auto"/>
              <w:left w:val="nil"/>
              <w:bottom w:val="single" w:sz="4" w:space="0" w:color="FFFFFF"/>
              <w:right w:val="nil"/>
            </w:tcBorders>
            <w:shd w:val="clear" w:color="000000" w:fill="387990"/>
            <w:vAlign w:val="bottom"/>
            <w:hideMark/>
          </w:tcPr>
          <w:p w14:paraId="4CE4FDDE"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Gendered household type</w:t>
            </w:r>
          </w:p>
        </w:tc>
        <w:tc>
          <w:tcPr>
            <w:tcW w:w="697" w:type="dxa"/>
            <w:tcBorders>
              <w:top w:val="single" w:sz="4" w:space="0" w:color="auto"/>
              <w:left w:val="nil"/>
              <w:bottom w:val="nil"/>
              <w:right w:val="nil"/>
            </w:tcBorders>
            <w:shd w:val="clear" w:color="000000" w:fill="387990"/>
            <w:vAlign w:val="bottom"/>
            <w:hideMark/>
          </w:tcPr>
          <w:p w14:paraId="07EC05B1"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 </w:t>
            </w:r>
          </w:p>
        </w:tc>
      </w:tr>
      <w:tr w:rsidR="00E77D88" w:rsidRPr="008D33E8" w14:paraId="14A7DA26" w14:textId="77777777" w:rsidTr="008F19FD">
        <w:tc>
          <w:tcPr>
            <w:tcW w:w="2289" w:type="dxa"/>
            <w:vMerge/>
            <w:tcBorders>
              <w:top w:val="single" w:sz="4" w:space="0" w:color="auto"/>
              <w:left w:val="nil"/>
              <w:bottom w:val="single" w:sz="4" w:space="0" w:color="000000"/>
              <w:right w:val="nil"/>
            </w:tcBorders>
            <w:vAlign w:val="center"/>
            <w:hideMark/>
          </w:tcPr>
          <w:p w14:paraId="0056C9A6"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1696" w:type="dxa"/>
            <w:vMerge/>
            <w:tcBorders>
              <w:top w:val="single" w:sz="4" w:space="0" w:color="auto"/>
              <w:left w:val="nil"/>
              <w:bottom w:val="single" w:sz="4" w:space="0" w:color="000000"/>
              <w:right w:val="nil"/>
            </w:tcBorders>
            <w:vAlign w:val="center"/>
            <w:hideMark/>
          </w:tcPr>
          <w:p w14:paraId="1C82842D"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922" w:type="dxa"/>
            <w:vMerge/>
            <w:tcBorders>
              <w:top w:val="single" w:sz="4" w:space="0" w:color="auto"/>
              <w:left w:val="nil"/>
              <w:bottom w:val="single" w:sz="4" w:space="0" w:color="000000"/>
              <w:right w:val="nil"/>
            </w:tcBorders>
            <w:vAlign w:val="center"/>
            <w:hideMark/>
          </w:tcPr>
          <w:p w14:paraId="561585E5"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912" w:type="dxa"/>
            <w:tcBorders>
              <w:top w:val="nil"/>
              <w:left w:val="nil"/>
              <w:bottom w:val="single" w:sz="4" w:space="0" w:color="auto"/>
              <w:right w:val="nil"/>
            </w:tcBorders>
            <w:shd w:val="clear" w:color="000000" w:fill="387990"/>
            <w:vAlign w:val="bottom"/>
            <w:hideMark/>
          </w:tcPr>
          <w:p w14:paraId="12BE785D" w14:textId="4FA7D4A0"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and female adult</w:t>
            </w:r>
            <w:r w:rsidR="00FB21D5">
              <w:rPr>
                <w:rFonts w:eastAsia="Times New Roman" w:cs="Times New Roman"/>
                <w:b/>
                <w:bCs/>
                <w:color w:val="FFFFFF"/>
                <w:sz w:val="20"/>
                <w:szCs w:val="20"/>
              </w:rPr>
              <w:t>s</w:t>
            </w:r>
          </w:p>
        </w:tc>
        <w:tc>
          <w:tcPr>
            <w:tcW w:w="1020" w:type="dxa"/>
            <w:tcBorders>
              <w:top w:val="nil"/>
              <w:left w:val="nil"/>
              <w:bottom w:val="single" w:sz="4" w:space="0" w:color="auto"/>
              <w:right w:val="nil"/>
            </w:tcBorders>
            <w:shd w:val="clear" w:color="000000" w:fill="387990"/>
            <w:vAlign w:val="bottom"/>
            <w:hideMark/>
          </w:tcPr>
          <w:p w14:paraId="301C36EB" w14:textId="39D88C31"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Female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922" w:type="dxa"/>
            <w:tcBorders>
              <w:top w:val="nil"/>
              <w:left w:val="nil"/>
              <w:bottom w:val="single" w:sz="4" w:space="0" w:color="auto"/>
              <w:right w:val="nil"/>
            </w:tcBorders>
            <w:shd w:val="clear" w:color="000000" w:fill="387990"/>
            <w:vAlign w:val="bottom"/>
            <w:hideMark/>
          </w:tcPr>
          <w:p w14:paraId="45739283" w14:textId="16CE3906"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1083" w:type="dxa"/>
            <w:tcBorders>
              <w:top w:val="nil"/>
              <w:left w:val="nil"/>
              <w:bottom w:val="single" w:sz="4" w:space="0" w:color="auto"/>
              <w:right w:val="nil"/>
            </w:tcBorders>
            <w:shd w:val="clear" w:color="000000" w:fill="387990"/>
            <w:vAlign w:val="bottom"/>
            <w:hideMark/>
          </w:tcPr>
          <w:p w14:paraId="7DC88DD1" w14:textId="35D0E759"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Child</w:t>
            </w:r>
            <w:r w:rsidR="00FB21D5">
              <w:rPr>
                <w:rFonts w:eastAsia="Times New Roman" w:cs="Times New Roman"/>
                <w:b/>
                <w:bCs/>
                <w:color w:val="FFFFFF"/>
                <w:sz w:val="20"/>
                <w:szCs w:val="20"/>
              </w:rPr>
              <w:t>ren</w:t>
            </w:r>
            <w:r w:rsidRPr="008D33E8">
              <w:rPr>
                <w:rFonts w:eastAsia="Times New Roman" w:cs="Times New Roman"/>
                <w:b/>
                <w:bCs/>
                <w:color w:val="FFFFFF"/>
                <w:sz w:val="20"/>
                <w:szCs w:val="20"/>
              </w:rPr>
              <w:t xml:space="preserve"> only</w:t>
            </w:r>
          </w:p>
        </w:tc>
        <w:tc>
          <w:tcPr>
            <w:tcW w:w="697" w:type="dxa"/>
            <w:tcBorders>
              <w:top w:val="nil"/>
              <w:left w:val="nil"/>
              <w:bottom w:val="single" w:sz="4" w:space="0" w:color="auto"/>
              <w:right w:val="nil"/>
            </w:tcBorders>
            <w:shd w:val="clear" w:color="000000" w:fill="387990"/>
            <w:vAlign w:val="bottom"/>
            <w:hideMark/>
          </w:tcPr>
          <w:p w14:paraId="11F59027"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Sig.</w:t>
            </w:r>
            <w:r w:rsidRPr="008D33E8">
              <w:rPr>
                <w:rFonts w:eastAsia="Times New Roman" w:cs="Times New Roman"/>
                <w:b/>
                <w:bCs/>
                <w:color w:val="FFFFFF"/>
                <w:sz w:val="20"/>
                <w:szCs w:val="20"/>
                <w:vertAlign w:val="superscript"/>
              </w:rPr>
              <w:t>a</w:t>
            </w:r>
          </w:p>
        </w:tc>
      </w:tr>
      <w:tr w:rsidR="00E77D88" w:rsidRPr="008D33E8" w14:paraId="0A2992BD" w14:textId="77777777" w:rsidTr="008F19FD">
        <w:tc>
          <w:tcPr>
            <w:tcW w:w="2289" w:type="dxa"/>
            <w:tcBorders>
              <w:top w:val="nil"/>
              <w:left w:val="nil"/>
              <w:bottom w:val="single" w:sz="4" w:space="0" w:color="auto"/>
              <w:right w:val="nil"/>
            </w:tcBorders>
            <w:shd w:val="clear" w:color="000000" w:fill="D9E1F2"/>
            <w:noWrap/>
            <w:vAlign w:val="bottom"/>
            <w:hideMark/>
          </w:tcPr>
          <w:p w14:paraId="06689D34" w14:textId="77777777" w:rsidR="00605B90" w:rsidRPr="008D33E8" w:rsidRDefault="00605B90" w:rsidP="0004454B">
            <w:pPr>
              <w:widowControl/>
              <w:spacing w:line="259" w:lineRule="auto"/>
              <w:rPr>
                <w:rFonts w:eastAsia="Times New Roman" w:cs="Times New Roman"/>
                <w:b/>
                <w:bCs/>
                <w:color w:val="auto"/>
                <w:sz w:val="20"/>
                <w:szCs w:val="20"/>
              </w:rPr>
            </w:pPr>
            <w:r w:rsidRPr="008D33E8">
              <w:rPr>
                <w:rFonts w:eastAsia="Times New Roman" w:cs="Times New Roman"/>
                <w:b/>
                <w:bCs/>
                <w:color w:val="auto"/>
                <w:sz w:val="20"/>
                <w:szCs w:val="20"/>
              </w:rPr>
              <w:t>Shock severity</w:t>
            </w:r>
          </w:p>
        </w:tc>
        <w:tc>
          <w:tcPr>
            <w:tcW w:w="1696" w:type="dxa"/>
            <w:tcBorders>
              <w:top w:val="nil"/>
              <w:left w:val="nil"/>
              <w:bottom w:val="single" w:sz="4" w:space="0" w:color="auto"/>
              <w:right w:val="nil"/>
            </w:tcBorders>
            <w:shd w:val="clear" w:color="000000" w:fill="D9E1F2"/>
            <w:noWrap/>
            <w:vAlign w:val="center"/>
            <w:hideMark/>
          </w:tcPr>
          <w:p w14:paraId="76638C9C" w14:textId="40055D64" w:rsidR="00605B90" w:rsidRPr="008D33E8" w:rsidRDefault="00605B90" w:rsidP="0004454B">
            <w:pPr>
              <w:widowControl/>
              <w:spacing w:line="259" w:lineRule="auto"/>
              <w:jc w:val="center"/>
              <w:rPr>
                <w:rFonts w:eastAsia="Times New Roman" w:cs="Times New Roman"/>
                <w:b/>
                <w:bCs/>
                <w:color w:val="FFFFFF"/>
                <w:sz w:val="20"/>
                <w:szCs w:val="20"/>
              </w:rPr>
            </w:pPr>
          </w:p>
        </w:tc>
        <w:tc>
          <w:tcPr>
            <w:tcW w:w="922" w:type="dxa"/>
            <w:tcBorders>
              <w:top w:val="nil"/>
              <w:left w:val="nil"/>
              <w:bottom w:val="single" w:sz="4" w:space="0" w:color="auto"/>
              <w:right w:val="nil"/>
            </w:tcBorders>
            <w:shd w:val="clear" w:color="000000" w:fill="D9E1F2"/>
            <w:vAlign w:val="center"/>
            <w:hideMark/>
          </w:tcPr>
          <w:p w14:paraId="641629C4" w14:textId="28DC9714" w:rsidR="00605B90" w:rsidRPr="008D33E8" w:rsidRDefault="00605B90" w:rsidP="0004454B">
            <w:pPr>
              <w:widowControl/>
              <w:spacing w:line="259" w:lineRule="auto"/>
              <w:jc w:val="center"/>
              <w:rPr>
                <w:rFonts w:eastAsia="Times New Roman" w:cs="Times New Roman"/>
                <w:b/>
                <w:bCs/>
                <w:color w:val="FFFFFF"/>
                <w:sz w:val="20"/>
                <w:szCs w:val="20"/>
              </w:rPr>
            </w:pPr>
          </w:p>
        </w:tc>
        <w:tc>
          <w:tcPr>
            <w:tcW w:w="912" w:type="dxa"/>
            <w:tcBorders>
              <w:top w:val="nil"/>
              <w:left w:val="nil"/>
              <w:bottom w:val="single" w:sz="4" w:space="0" w:color="auto"/>
              <w:right w:val="nil"/>
            </w:tcBorders>
            <w:shd w:val="clear" w:color="000000" w:fill="D9E1F2"/>
            <w:vAlign w:val="center"/>
            <w:hideMark/>
          </w:tcPr>
          <w:p w14:paraId="414D3006" w14:textId="319C9443" w:rsidR="00605B90" w:rsidRPr="008D33E8" w:rsidRDefault="00605B90" w:rsidP="0004454B">
            <w:pPr>
              <w:widowControl/>
              <w:spacing w:line="259" w:lineRule="auto"/>
              <w:jc w:val="center"/>
              <w:rPr>
                <w:rFonts w:eastAsia="Times New Roman" w:cs="Times New Roman"/>
                <w:b/>
                <w:bCs/>
                <w:color w:val="FFFFFF"/>
                <w:sz w:val="20"/>
                <w:szCs w:val="20"/>
              </w:rPr>
            </w:pPr>
          </w:p>
        </w:tc>
        <w:tc>
          <w:tcPr>
            <w:tcW w:w="1020" w:type="dxa"/>
            <w:tcBorders>
              <w:top w:val="nil"/>
              <w:left w:val="nil"/>
              <w:bottom w:val="single" w:sz="4" w:space="0" w:color="auto"/>
              <w:right w:val="nil"/>
            </w:tcBorders>
            <w:shd w:val="clear" w:color="000000" w:fill="D9E1F2"/>
            <w:vAlign w:val="center"/>
            <w:hideMark/>
          </w:tcPr>
          <w:p w14:paraId="49383EA1" w14:textId="5EF09871" w:rsidR="00605B90" w:rsidRPr="008D33E8" w:rsidRDefault="00605B90" w:rsidP="0004454B">
            <w:pPr>
              <w:widowControl/>
              <w:spacing w:line="259" w:lineRule="auto"/>
              <w:jc w:val="center"/>
              <w:rPr>
                <w:rFonts w:eastAsia="Times New Roman" w:cs="Times New Roman"/>
                <w:b/>
                <w:bCs/>
                <w:color w:val="FFFFFF"/>
                <w:sz w:val="20"/>
                <w:szCs w:val="20"/>
              </w:rPr>
            </w:pPr>
          </w:p>
        </w:tc>
        <w:tc>
          <w:tcPr>
            <w:tcW w:w="922" w:type="dxa"/>
            <w:tcBorders>
              <w:top w:val="nil"/>
              <w:left w:val="nil"/>
              <w:bottom w:val="single" w:sz="4" w:space="0" w:color="auto"/>
              <w:right w:val="nil"/>
            </w:tcBorders>
            <w:shd w:val="clear" w:color="000000" w:fill="D9E1F2"/>
            <w:vAlign w:val="center"/>
            <w:hideMark/>
          </w:tcPr>
          <w:p w14:paraId="0DC78846" w14:textId="4F15198A" w:rsidR="00605B90" w:rsidRPr="008D33E8" w:rsidRDefault="00605B90" w:rsidP="0004454B">
            <w:pPr>
              <w:widowControl/>
              <w:spacing w:line="259" w:lineRule="auto"/>
              <w:jc w:val="center"/>
              <w:rPr>
                <w:rFonts w:eastAsia="Times New Roman" w:cs="Times New Roman"/>
                <w:b/>
                <w:bCs/>
                <w:color w:val="FFFFFF"/>
                <w:sz w:val="20"/>
                <w:szCs w:val="20"/>
              </w:rPr>
            </w:pPr>
          </w:p>
        </w:tc>
        <w:tc>
          <w:tcPr>
            <w:tcW w:w="1083" w:type="dxa"/>
            <w:tcBorders>
              <w:top w:val="nil"/>
              <w:left w:val="nil"/>
              <w:bottom w:val="single" w:sz="4" w:space="0" w:color="auto"/>
              <w:right w:val="nil"/>
            </w:tcBorders>
            <w:shd w:val="clear" w:color="000000" w:fill="D9E1F2"/>
            <w:vAlign w:val="center"/>
            <w:hideMark/>
          </w:tcPr>
          <w:p w14:paraId="3AC39A7B" w14:textId="7781B1F3" w:rsidR="00605B90" w:rsidRPr="008D33E8" w:rsidRDefault="00605B90" w:rsidP="0004454B">
            <w:pPr>
              <w:widowControl/>
              <w:spacing w:line="259" w:lineRule="auto"/>
              <w:jc w:val="center"/>
              <w:rPr>
                <w:rFonts w:eastAsia="Times New Roman" w:cs="Times New Roman"/>
                <w:b/>
                <w:bCs/>
                <w:color w:val="FFFFFF"/>
                <w:sz w:val="20"/>
                <w:szCs w:val="20"/>
              </w:rPr>
            </w:pPr>
          </w:p>
        </w:tc>
        <w:tc>
          <w:tcPr>
            <w:tcW w:w="697" w:type="dxa"/>
            <w:tcBorders>
              <w:top w:val="nil"/>
              <w:left w:val="nil"/>
              <w:bottom w:val="single" w:sz="4" w:space="0" w:color="auto"/>
              <w:right w:val="nil"/>
            </w:tcBorders>
            <w:shd w:val="clear" w:color="000000" w:fill="D9E1F2"/>
            <w:vAlign w:val="center"/>
            <w:hideMark/>
          </w:tcPr>
          <w:p w14:paraId="7D0A2B3C" w14:textId="4594A9EB" w:rsidR="00605B90" w:rsidRPr="008D33E8" w:rsidRDefault="00605B90" w:rsidP="0004454B">
            <w:pPr>
              <w:widowControl/>
              <w:spacing w:line="259" w:lineRule="auto"/>
              <w:jc w:val="center"/>
              <w:rPr>
                <w:rFonts w:eastAsia="Times New Roman" w:cs="Times New Roman"/>
                <w:b/>
                <w:bCs/>
                <w:color w:val="FFFFFF"/>
                <w:sz w:val="20"/>
                <w:szCs w:val="20"/>
              </w:rPr>
            </w:pPr>
          </w:p>
        </w:tc>
      </w:tr>
      <w:tr w:rsidR="00E77D88" w:rsidRPr="008D33E8" w14:paraId="4EEADC73" w14:textId="77777777" w:rsidTr="008F19FD">
        <w:tc>
          <w:tcPr>
            <w:tcW w:w="2289" w:type="dxa"/>
            <w:tcBorders>
              <w:top w:val="nil"/>
              <w:left w:val="nil"/>
              <w:bottom w:val="single" w:sz="4" w:space="0" w:color="auto"/>
              <w:right w:val="nil"/>
            </w:tcBorders>
            <w:shd w:val="clear" w:color="auto" w:fill="auto"/>
            <w:vAlign w:val="center"/>
            <w:hideMark/>
          </w:tcPr>
          <w:p w14:paraId="77EF0C89"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Did not experience any shocks</w:t>
            </w:r>
          </w:p>
        </w:tc>
        <w:tc>
          <w:tcPr>
            <w:tcW w:w="1696" w:type="dxa"/>
            <w:tcBorders>
              <w:top w:val="nil"/>
              <w:left w:val="nil"/>
              <w:bottom w:val="single" w:sz="4" w:space="0" w:color="auto"/>
              <w:right w:val="nil"/>
            </w:tcBorders>
            <w:shd w:val="clear" w:color="auto" w:fill="auto"/>
            <w:vAlign w:val="center"/>
            <w:hideMark/>
          </w:tcPr>
          <w:p w14:paraId="28C0E699" w14:textId="7777777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0</w:t>
            </w:r>
          </w:p>
        </w:tc>
        <w:tc>
          <w:tcPr>
            <w:tcW w:w="922" w:type="dxa"/>
            <w:tcBorders>
              <w:top w:val="nil"/>
              <w:left w:val="nil"/>
              <w:bottom w:val="single" w:sz="4" w:space="0" w:color="auto"/>
              <w:right w:val="nil"/>
            </w:tcBorders>
            <w:shd w:val="clear" w:color="auto" w:fill="auto"/>
            <w:vAlign w:val="center"/>
            <w:hideMark/>
          </w:tcPr>
          <w:p w14:paraId="0B5B34C2" w14:textId="734772E9"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45039A4B" w14:textId="17104CFB"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36430258" w14:textId="6766083B"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43BDAE4E" w14:textId="5056B179"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5ED4B2FC" w14:textId="28E35A55"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20E366C8" w14:textId="350D2D8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66870896" w14:textId="77777777" w:rsidTr="008F19FD">
        <w:tc>
          <w:tcPr>
            <w:tcW w:w="2289" w:type="dxa"/>
            <w:tcBorders>
              <w:top w:val="nil"/>
              <w:left w:val="nil"/>
              <w:bottom w:val="single" w:sz="4" w:space="0" w:color="auto"/>
              <w:right w:val="nil"/>
            </w:tcBorders>
            <w:shd w:val="clear" w:color="auto" w:fill="auto"/>
            <w:vAlign w:val="center"/>
            <w:hideMark/>
          </w:tcPr>
          <w:p w14:paraId="231800CB"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Low</w:t>
            </w:r>
          </w:p>
        </w:tc>
        <w:tc>
          <w:tcPr>
            <w:tcW w:w="1696" w:type="dxa"/>
            <w:tcBorders>
              <w:top w:val="nil"/>
              <w:left w:val="nil"/>
              <w:bottom w:val="single" w:sz="4" w:space="0" w:color="auto"/>
              <w:right w:val="nil"/>
            </w:tcBorders>
            <w:shd w:val="clear" w:color="auto" w:fill="auto"/>
            <w:vAlign w:val="center"/>
            <w:hideMark/>
          </w:tcPr>
          <w:p w14:paraId="6AE33D7E" w14:textId="55981B76"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[A]-[B]</w:t>
            </w:r>
          </w:p>
        </w:tc>
        <w:tc>
          <w:tcPr>
            <w:tcW w:w="922" w:type="dxa"/>
            <w:tcBorders>
              <w:top w:val="nil"/>
              <w:left w:val="nil"/>
              <w:bottom w:val="single" w:sz="4" w:space="0" w:color="auto"/>
              <w:right w:val="nil"/>
            </w:tcBorders>
            <w:shd w:val="clear" w:color="auto" w:fill="auto"/>
            <w:vAlign w:val="center"/>
            <w:hideMark/>
          </w:tcPr>
          <w:p w14:paraId="2ABAEB22" w14:textId="47625708"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5FDB419B" w14:textId="22B1AD97"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7970B15F" w14:textId="155D51F9"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73517016" w14:textId="381E8850"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1645EF76" w14:textId="06602A26"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140031E6" w14:textId="323DB96A"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4C61B5A6" w14:textId="77777777" w:rsidTr="008F19FD">
        <w:tc>
          <w:tcPr>
            <w:tcW w:w="2289" w:type="dxa"/>
            <w:tcBorders>
              <w:top w:val="nil"/>
              <w:left w:val="nil"/>
              <w:bottom w:val="single" w:sz="4" w:space="0" w:color="auto"/>
              <w:right w:val="nil"/>
            </w:tcBorders>
            <w:shd w:val="clear" w:color="auto" w:fill="auto"/>
            <w:vAlign w:val="center"/>
            <w:hideMark/>
          </w:tcPr>
          <w:p w14:paraId="65615FFF"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Moderate</w:t>
            </w:r>
          </w:p>
        </w:tc>
        <w:tc>
          <w:tcPr>
            <w:tcW w:w="1696" w:type="dxa"/>
            <w:tcBorders>
              <w:top w:val="nil"/>
              <w:left w:val="nil"/>
              <w:bottom w:val="single" w:sz="4" w:space="0" w:color="auto"/>
              <w:right w:val="nil"/>
            </w:tcBorders>
            <w:shd w:val="clear" w:color="auto" w:fill="auto"/>
            <w:vAlign w:val="center"/>
            <w:hideMark/>
          </w:tcPr>
          <w:p w14:paraId="63AC9CFD" w14:textId="04FEE789"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[C]-[D]</w:t>
            </w:r>
          </w:p>
        </w:tc>
        <w:tc>
          <w:tcPr>
            <w:tcW w:w="922" w:type="dxa"/>
            <w:tcBorders>
              <w:top w:val="nil"/>
              <w:left w:val="nil"/>
              <w:bottom w:val="single" w:sz="4" w:space="0" w:color="auto"/>
              <w:right w:val="nil"/>
            </w:tcBorders>
            <w:shd w:val="clear" w:color="auto" w:fill="auto"/>
            <w:vAlign w:val="center"/>
            <w:hideMark/>
          </w:tcPr>
          <w:p w14:paraId="700F9091" w14:textId="420525F2"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2029F1C8" w14:textId="5A8D9113"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042D36BD" w14:textId="04036FC8"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5599A329" w14:textId="12E3F206"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02154612" w14:textId="4DC883A8"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052DE2C8" w14:textId="206F95B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1B0A4FCA" w14:textId="77777777" w:rsidTr="008F19FD">
        <w:tc>
          <w:tcPr>
            <w:tcW w:w="2289" w:type="dxa"/>
            <w:tcBorders>
              <w:top w:val="nil"/>
              <w:left w:val="nil"/>
              <w:bottom w:val="single" w:sz="4" w:space="0" w:color="auto"/>
              <w:right w:val="nil"/>
            </w:tcBorders>
            <w:shd w:val="clear" w:color="auto" w:fill="auto"/>
            <w:vAlign w:val="center"/>
            <w:hideMark/>
          </w:tcPr>
          <w:p w14:paraId="5B828B78"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High</w:t>
            </w:r>
          </w:p>
        </w:tc>
        <w:tc>
          <w:tcPr>
            <w:tcW w:w="1696" w:type="dxa"/>
            <w:tcBorders>
              <w:top w:val="nil"/>
              <w:left w:val="nil"/>
              <w:bottom w:val="single" w:sz="4" w:space="0" w:color="auto"/>
              <w:right w:val="nil"/>
            </w:tcBorders>
            <w:shd w:val="clear" w:color="auto" w:fill="auto"/>
            <w:vAlign w:val="center"/>
            <w:hideMark/>
          </w:tcPr>
          <w:p w14:paraId="3A2D53E9" w14:textId="73CEF3C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[E]-[F]</w:t>
            </w:r>
          </w:p>
        </w:tc>
        <w:tc>
          <w:tcPr>
            <w:tcW w:w="922" w:type="dxa"/>
            <w:tcBorders>
              <w:top w:val="nil"/>
              <w:left w:val="nil"/>
              <w:bottom w:val="single" w:sz="4" w:space="0" w:color="auto"/>
              <w:right w:val="nil"/>
            </w:tcBorders>
            <w:shd w:val="clear" w:color="auto" w:fill="auto"/>
            <w:vAlign w:val="center"/>
            <w:hideMark/>
          </w:tcPr>
          <w:p w14:paraId="77F8D8E6" w14:textId="656B0DE1"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20A5E5CB" w14:textId="570062DA"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176D6880" w14:textId="44DD3789"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5B4EC27A" w14:textId="75A863A6"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7787A333" w14:textId="5803D230"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298CD669" w14:textId="25A3511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5BDAFC41" w14:textId="77777777" w:rsidTr="008F19FD">
        <w:tc>
          <w:tcPr>
            <w:tcW w:w="2289" w:type="dxa"/>
            <w:tcBorders>
              <w:top w:val="nil"/>
              <w:left w:val="nil"/>
              <w:bottom w:val="single" w:sz="4" w:space="0" w:color="auto"/>
              <w:right w:val="nil"/>
            </w:tcBorders>
            <w:shd w:val="clear" w:color="auto" w:fill="auto"/>
            <w:vAlign w:val="center"/>
            <w:hideMark/>
          </w:tcPr>
          <w:p w14:paraId="75A3C375" w14:textId="3109F455" w:rsidR="00605B90" w:rsidRPr="008D33E8" w:rsidRDefault="00605B90" w:rsidP="0004454B">
            <w:pPr>
              <w:widowControl/>
              <w:spacing w:line="259" w:lineRule="auto"/>
              <w:rPr>
                <w:rFonts w:eastAsia="Times New Roman" w:cs="Times New Roman"/>
                <w:b/>
                <w:bCs/>
                <w:sz w:val="20"/>
                <w:szCs w:val="20"/>
              </w:rPr>
            </w:pPr>
            <w:r w:rsidRPr="008D33E8">
              <w:rPr>
                <w:rFonts w:eastAsia="Times New Roman" w:cs="Times New Roman"/>
                <w:b/>
                <w:bCs/>
                <w:sz w:val="20"/>
                <w:szCs w:val="20"/>
              </w:rPr>
              <w:t>Number of households</w:t>
            </w:r>
            <w:r w:rsidR="005B002B">
              <w:rPr>
                <w:rFonts w:eastAsia="Times New Roman" w:cs="Times New Roman"/>
                <w:b/>
                <w:bCs/>
                <w:sz w:val="20"/>
                <w:szCs w:val="20"/>
              </w:rPr>
              <w:t xml:space="preserve"> (</w:t>
            </w:r>
            <w:r w:rsidR="005B002B" w:rsidRPr="005B002B">
              <w:rPr>
                <w:rFonts w:eastAsia="Times New Roman" w:cs="Times New Roman"/>
                <w:b/>
                <w:bCs/>
                <w:i/>
                <w:sz w:val="20"/>
                <w:szCs w:val="20"/>
              </w:rPr>
              <w:t>n</w:t>
            </w:r>
            <w:r w:rsidR="005B002B">
              <w:rPr>
                <w:rFonts w:eastAsia="Times New Roman" w:cs="Times New Roman"/>
                <w:b/>
                <w:bCs/>
                <w:sz w:val="20"/>
                <w:szCs w:val="20"/>
              </w:rPr>
              <w:t>)</w:t>
            </w:r>
          </w:p>
        </w:tc>
        <w:tc>
          <w:tcPr>
            <w:tcW w:w="1696" w:type="dxa"/>
            <w:tcBorders>
              <w:top w:val="nil"/>
              <w:left w:val="nil"/>
              <w:bottom w:val="single" w:sz="4" w:space="0" w:color="auto"/>
              <w:right w:val="nil"/>
            </w:tcBorders>
            <w:shd w:val="clear" w:color="auto" w:fill="auto"/>
            <w:vAlign w:val="center"/>
            <w:hideMark/>
          </w:tcPr>
          <w:p w14:paraId="268E5FDC" w14:textId="056A5DB6" w:rsidR="00605B90" w:rsidRPr="008D33E8" w:rsidRDefault="00605B90" w:rsidP="0004454B">
            <w:pPr>
              <w:widowControl/>
              <w:spacing w:line="259" w:lineRule="auto"/>
              <w:jc w:val="center"/>
              <w:rPr>
                <w:rFonts w:eastAsia="Times New Roman" w:cs="Times New Roman"/>
                <w:b/>
                <w:bCs/>
                <w:sz w:val="20"/>
                <w:szCs w:val="20"/>
              </w:rPr>
            </w:pPr>
          </w:p>
        </w:tc>
        <w:tc>
          <w:tcPr>
            <w:tcW w:w="922" w:type="dxa"/>
            <w:tcBorders>
              <w:top w:val="nil"/>
              <w:left w:val="nil"/>
              <w:bottom w:val="single" w:sz="4" w:space="0" w:color="auto"/>
              <w:right w:val="nil"/>
            </w:tcBorders>
            <w:shd w:val="clear" w:color="auto" w:fill="auto"/>
            <w:noWrap/>
            <w:vAlign w:val="center"/>
            <w:hideMark/>
          </w:tcPr>
          <w:p w14:paraId="3F00343E" w14:textId="5C99C2BE"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vAlign w:val="center"/>
            <w:hideMark/>
          </w:tcPr>
          <w:p w14:paraId="05E106A5" w14:textId="11D0D2A3"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24C88C6F" w14:textId="132D6201"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vAlign w:val="center"/>
            <w:hideMark/>
          </w:tcPr>
          <w:p w14:paraId="3CC04369" w14:textId="4F1568F9"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vAlign w:val="center"/>
            <w:hideMark/>
          </w:tcPr>
          <w:p w14:paraId="36E6D8C1" w14:textId="03690389"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1163423" w14:textId="6EB94189" w:rsidR="00605B90" w:rsidRPr="008D33E8" w:rsidRDefault="00605B90" w:rsidP="0004454B">
            <w:pPr>
              <w:widowControl/>
              <w:spacing w:line="259" w:lineRule="auto"/>
              <w:jc w:val="center"/>
              <w:rPr>
                <w:rFonts w:eastAsia="Times New Roman" w:cs="Times New Roman"/>
                <w:sz w:val="20"/>
                <w:szCs w:val="20"/>
              </w:rPr>
            </w:pPr>
          </w:p>
        </w:tc>
      </w:tr>
    </w:tbl>
    <w:p w14:paraId="20E57F69" w14:textId="77777777" w:rsidR="008170B4" w:rsidRDefault="008170B4" w:rsidP="00605B90">
      <w:pPr>
        <w:pStyle w:val="L1-FlLSp12"/>
        <w:contextualSpacing/>
        <w:rPr>
          <w:sz w:val="16"/>
          <w:szCs w:val="16"/>
        </w:rPr>
      </w:pPr>
      <w:commentRangeStart w:id="335"/>
      <w:r w:rsidRPr="007472E6">
        <w:rPr>
          <w:sz w:val="16"/>
          <w:szCs w:val="16"/>
        </w:rPr>
        <w:t>^ Results not statistically reliable, n&lt;30  </w:t>
      </w:r>
      <w:commentRangeEnd w:id="335"/>
      <w:r>
        <w:rPr>
          <w:rStyle w:val="CommentReference"/>
        </w:rPr>
        <w:commentReference w:id="335"/>
      </w:r>
    </w:p>
    <w:p w14:paraId="3BA7A982" w14:textId="23EF2E35" w:rsidR="00605B90" w:rsidRPr="00605B90" w:rsidRDefault="00605B90" w:rsidP="00866647">
      <w:pPr>
        <w:pStyle w:val="L1-FlLSp12"/>
        <w:ind w:left="90" w:hanging="90"/>
        <w:contextualSpacing/>
        <w:rPr>
          <w:sz w:val="16"/>
          <w:szCs w:val="16"/>
        </w:rPr>
      </w:pPr>
      <w:r w:rsidRPr="00605B90">
        <w:rPr>
          <w:sz w:val="16"/>
          <w:szCs w:val="16"/>
          <w:vertAlign w:val="superscript"/>
        </w:rPr>
        <w:t>a</w:t>
      </w:r>
      <w:r w:rsidRPr="00605B90">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F24072F" w14:textId="4BBA2743" w:rsidR="00605B90" w:rsidRDefault="00605B90" w:rsidP="00605B90">
      <w:pPr>
        <w:pStyle w:val="L1-FlLSp12"/>
        <w:spacing w:after="0"/>
        <w:contextualSpacing/>
        <w:rPr>
          <w:sz w:val="16"/>
          <w:szCs w:val="16"/>
        </w:rPr>
      </w:pPr>
      <w:r w:rsidRPr="00605B90">
        <w:rPr>
          <w:sz w:val="16"/>
          <w:szCs w:val="16"/>
        </w:rPr>
        <w:t xml:space="preserve">Note: </w:t>
      </w:r>
      <w:r w:rsidR="008F19FD" w:rsidRPr="008F19FD">
        <w:rPr>
          <w:sz w:val="16"/>
          <w:szCs w:val="16"/>
        </w:rPr>
        <w:t>The gendered household type disaggregate categories are calculated using de jure household members.</w:t>
      </w:r>
    </w:p>
    <w:p w14:paraId="6F239E46" w14:textId="3AF5B4C0" w:rsidR="007830BA" w:rsidRPr="005E7371" w:rsidRDefault="007830BA" w:rsidP="00920C45">
      <w:pPr>
        <w:pStyle w:val="L1-FlLSp12"/>
        <w:spacing w:after="240"/>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59B99F05" w14:textId="690C3948" w:rsidR="005F0A5F" w:rsidRDefault="005F0A5F" w:rsidP="008D33E8">
      <w:pPr>
        <w:pStyle w:val="Heading2"/>
        <w:numPr>
          <w:ilvl w:val="1"/>
          <w:numId w:val="26"/>
        </w:numPr>
        <w:ind w:left="1440" w:hanging="720"/>
      </w:pPr>
      <w:bookmarkStart w:id="336" w:name="_Toc63673343"/>
      <w:r w:rsidRPr="00B948C3">
        <w:t>Ability to recover from shocks and stresses index</w:t>
      </w:r>
      <w:bookmarkEnd w:id="336"/>
    </w:p>
    <w:p w14:paraId="41167036" w14:textId="49F85E50" w:rsidR="005F0A5F" w:rsidRDefault="008C29FB" w:rsidP="008D33E8">
      <w:pPr>
        <w:pStyle w:val="BodyText1"/>
      </w:pPr>
      <w:r>
        <w:t xml:space="preserve">In </w:t>
      </w:r>
      <w:r w:rsidR="00EE255A">
        <w:t xml:space="preserve">cross-sectional </w:t>
      </w:r>
      <w:r>
        <w:t xml:space="preserve">surveys, </w:t>
      </w:r>
      <w:r w:rsidR="0075266C">
        <w:t xml:space="preserve">it is challenging to collect information on </w:t>
      </w:r>
      <w:r w:rsidR="00561D7E">
        <w:t>“</w:t>
      </w:r>
      <w:r w:rsidR="00FA2C6A">
        <w:t>actual recovery</w:t>
      </w:r>
      <w:r w:rsidR="00561D7E">
        <w:t>”;</w:t>
      </w:r>
      <w:r w:rsidR="0075266C">
        <w:t xml:space="preserve"> therefore,</w:t>
      </w:r>
      <w:r w:rsidR="00777A63">
        <w:t xml:space="preserve"> </w:t>
      </w:r>
      <w:r w:rsidR="00701F0E">
        <w:t xml:space="preserve">the ZOI survey collected information on </w:t>
      </w:r>
      <w:r w:rsidR="00E06B3A">
        <w:t>t</w:t>
      </w:r>
      <w:r w:rsidR="005F0A5F" w:rsidRPr="0013567F">
        <w:t>he Ability to Recover from Shocks and Stresses Index (ARSSI)</w:t>
      </w:r>
      <w:r w:rsidR="00E06B3A">
        <w:t xml:space="preserve">, a proxy indicator </w:t>
      </w:r>
      <w:r w:rsidR="006625FC">
        <w:t xml:space="preserve">for </w:t>
      </w:r>
      <w:r w:rsidR="00561D7E">
        <w:t>“</w:t>
      </w:r>
      <w:r w:rsidR="006625FC">
        <w:t>actual recovery</w:t>
      </w:r>
      <w:r w:rsidR="00561D7E">
        <w:t>”</w:t>
      </w:r>
      <w:r w:rsidR="00E06B3A">
        <w:t xml:space="preserve"> </w:t>
      </w:r>
      <w:r w:rsidR="00D11770">
        <w:t>that</w:t>
      </w:r>
      <w:r w:rsidR="005F0A5F" w:rsidRPr="0013567F">
        <w:t xml:space="preserve"> captures a </w:t>
      </w:r>
      <w:r w:rsidR="005F0A5F">
        <w:t>household’s</w:t>
      </w:r>
      <w:r w:rsidR="005F0A5F" w:rsidRPr="0013567F">
        <w:t xml:space="preserve"> </w:t>
      </w:r>
      <w:r w:rsidR="005F0A5F">
        <w:t>self-</w:t>
      </w:r>
      <w:r w:rsidR="005F0A5F" w:rsidRPr="0013567F">
        <w:t xml:space="preserve">perceived ability to recover from the shocks and stresses that occur in </w:t>
      </w:r>
      <w:r w:rsidR="005F0A5F">
        <w:t>the ZOI</w:t>
      </w:r>
      <w:r w:rsidR="005F0A5F" w:rsidRPr="0013567F">
        <w:t xml:space="preserve">. The index </w:t>
      </w:r>
      <w:r w:rsidR="00561D7E">
        <w:t>comprises</w:t>
      </w:r>
      <w:r w:rsidR="005F0A5F" w:rsidRPr="0013567F">
        <w:t xml:space="preserve"> two components: </w:t>
      </w:r>
      <w:r w:rsidR="00561D7E">
        <w:t>(1</w:t>
      </w:r>
      <w:r w:rsidR="005F0A5F" w:rsidRPr="0013567F">
        <w:t xml:space="preserve">) a base ability to recover component that captures how </w:t>
      </w:r>
      <w:r w:rsidR="005F0A5F">
        <w:t>household</w:t>
      </w:r>
      <w:r w:rsidR="005F0A5F" w:rsidRPr="0013567F">
        <w:t>s are currently able to meet food needs</w:t>
      </w:r>
      <w:r w:rsidR="005F0A5F">
        <w:t xml:space="preserve"> relative</w:t>
      </w:r>
      <w:r w:rsidR="005F0A5F" w:rsidRPr="0013567F">
        <w:t xml:space="preserve"> to the past year, and </w:t>
      </w:r>
      <w:r w:rsidR="00561D7E">
        <w:t>(2</w:t>
      </w:r>
      <w:r w:rsidR="005F0A5F" w:rsidRPr="0013567F">
        <w:t>) a forward</w:t>
      </w:r>
      <w:r w:rsidR="00561D7E">
        <w:t>-</w:t>
      </w:r>
      <w:r w:rsidR="005F0A5F" w:rsidRPr="0013567F">
        <w:t xml:space="preserve">looking component that captures how </w:t>
      </w:r>
      <w:r w:rsidR="005F0A5F">
        <w:t>household</w:t>
      </w:r>
      <w:r w:rsidR="005F0A5F" w:rsidRPr="0013567F">
        <w:t xml:space="preserve">s expect to be able to manage shocks and stresses in the future. The </w:t>
      </w:r>
      <w:r w:rsidR="005F0A5F">
        <w:t>ARSSI</w:t>
      </w:r>
      <w:r w:rsidR="005F0A5F" w:rsidRPr="0013567F">
        <w:t xml:space="preserve"> corrects the ability to recover index for differences in shock exposure among households and is therefore comparable across households</w:t>
      </w:r>
      <w:r w:rsidR="005F0A5F" w:rsidRPr="00632798">
        <w:t>.</w:t>
      </w:r>
      <w:r w:rsidR="005F0A5F">
        <w:t xml:space="preserve"> </w:t>
      </w:r>
    </w:p>
    <w:p w14:paraId="14DBA8F4" w14:textId="467449B6" w:rsidR="005F0A5F" w:rsidRDefault="005F0A5F" w:rsidP="008D33E8">
      <w:pPr>
        <w:pStyle w:val="BodyText1"/>
      </w:pPr>
      <w:r w:rsidRPr="0072757C">
        <w:t xml:space="preserve">The </w:t>
      </w:r>
      <w:r w:rsidR="007B703A">
        <w:t>A</w:t>
      </w:r>
      <w:r w:rsidR="00A5756D">
        <w:t xml:space="preserve">RSSI </w:t>
      </w:r>
      <w:r>
        <w:t xml:space="preserve">includes </w:t>
      </w:r>
      <w:r w:rsidRPr="0072757C">
        <w:t xml:space="preserve">the typical types of shocks and stressors that occur in the </w:t>
      </w:r>
      <w:r>
        <w:t>ZOI</w:t>
      </w:r>
      <w:r w:rsidRPr="0072757C">
        <w:t>, such as loss of a family member, loss of income, hunger, drought, flood, conflict</w:t>
      </w:r>
      <w:r w:rsidR="00FB21D5">
        <w:t>,</w:t>
      </w:r>
      <w:r w:rsidRPr="0072757C">
        <w:t xml:space="preserve"> or similar events, </w:t>
      </w:r>
      <w:r>
        <w:t xml:space="preserve">and is </w:t>
      </w:r>
      <w:r w:rsidRPr="0072757C">
        <w:t xml:space="preserve">based on data regarding the shocks and stressors </w:t>
      </w:r>
      <w:r w:rsidR="00FB21D5">
        <w:t xml:space="preserve">that </w:t>
      </w:r>
      <w:r w:rsidRPr="0072757C">
        <w:t xml:space="preserve">households experienced in the year prior to the survey and their perceived ability to meet food needs the following year. </w:t>
      </w:r>
    </w:p>
    <w:p w14:paraId="49ED4A3E" w14:textId="501AFE33" w:rsidR="005F0A5F" w:rsidRDefault="005F0A5F" w:rsidP="008D33E8">
      <w:pPr>
        <w:pStyle w:val="BodyText1"/>
      </w:pPr>
      <w:r>
        <w:rPr>
          <w:b/>
        </w:rPr>
        <w:t xml:space="preserve">Table </w:t>
      </w:r>
      <w:r w:rsidR="0061706D">
        <w:rPr>
          <w:b/>
        </w:rPr>
        <w:t>5</w:t>
      </w:r>
      <w:r>
        <w:rPr>
          <w:b/>
        </w:rPr>
        <w:t xml:space="preserve">.2.1 </w:t>
      </w:r>
      <w:r>
        <w:t xml:space="preserve">presents the mean ARSSI score and households’ self-perceived </w:t>
      </w:r>
      <w:r w:rsidRPr="009A7188">
        <w:t xml:space="preserve">ability to </w:t>
      </w:r>
      <w:r>
        <w:t>meet their food needs—at the time of the survey and over the next year</w:t>
      </w:r>
      <w:r w:rsidR="00290099">
        <w:t>—</w:t>
      </w:r>
      <w:r w:rsidR="003F0E13" w:rsidRPr="003F0E13">
        <w:t xml:space="preserve"> </w:t>
      </w:r>
      <w:r w:rsidR="003F0E13">
        <w:t xml:space="preserve">for all households and </w:t>
      </w:r>
      <w:r w:rsidR="00290099">
        <w:t>by household characteristics, including gendered household type, household educational attainment, wealth quintile, and poverty status</w:t>
      </w:r>
      <w:r>
        <w:t>.</w:t>
      </w:r>
    </w:p>
    <w:p w14:paraId="2F460FCE" w14:textId="7843DB7D" w:rsidR="005F0A5F" w:rsidRDefault="005F0A5F" w:rsidP="008D33E8">
      <w:pPr>
        <w:pStyle w:val="BodyText1"/>
      </w:pPr>
      <w:r>
        <w:lastRenderedPageBreak/>
        <w:t xml:space="preserve"> [</w:t>
      </w:r>
      <w:r w:rsidRPr="00802207">
        <w:rPr>
          <w:highlight w:val="yellow"/>
        </w:rPr>
        <w:t>Describe the results</w:t>
      </w:r>
      <w:r w:rsidR="00AC3E74">
        <w:rPr>
          <w:highlight w:val="yellow"/>
        </w:rPr>
        <w:t xml:space="preserve"> presented in the table</w:t>
      </w:r>
      <w:r w:rsidR="00AC3E74" w:rsidRPr="00802207">
        <w:rPr>
          <w:highlight w:val="yellow"/>
        </w:rPr>
        <w:t>.</w:t>
      </w:r>
      <w:r w:rsidR="00AC3E74">
        <w:t>]</w:t>
      </w:r>
    </w:p>
    <w:p w14:paraId="2DD91F2A" w14:textId="521B767E" w:rsidR="005F0A5F" w:rsidRDefault="005F0A5F" w:rsidP="00BD6C17">
      <w:pPr>
        <w:pStyle w:val="BodyText"/>
      </w:pPr>
    </w:p>
    <w:p w14:paraId="04A4B2A6" w14:textId="77777777" w:rsidR="00BD6C17" w:rsidRDefault="00BD6C17" w:rsidP="00BD6C17">
      <w:pPr>
        <w:pStyle w:val="TT-TableTitle"/>
        <w:rPr>
          <w:i w:val="0"/>
        </w:rPr>
        <w:sectPr w:rsidR="00BD6C17" w:rsidSect="002420C4">
          <w:footerReference w:type="default" r:id="rId40"/>
          <w:pgSz w:w="12240" w:h="15840" w:code="1"/>
          <w:pgMar w:top="1440" w:right="1440" w:bottom="1440" w:left="1440" w:header="720" w:footer="576" w:gutter="0"/>
          <w:cols w:space="720"/>
          <w:docGrid w:linePitch="299"/>
        </w:sectPr>
      </w:pPr>
    </w:p>
    <w:p w14:paraId="145ABD9C" w14:textId="7606F9A9" w:rsidR="00BD6C17" w:rsidRPr="00BD6C17" w:rsidRDefault="00BD6C17" w:rsidP="008D33E8">
      <w:pPr>
        <w:pStyle w:val="Tabletitle"/>
      </w:pPr>
      <w:bookmarkStart w:id="337" w:name="_Toc63673071"/>
      <w:r w:rsidRPr="00BD6C17">
        <w:lastRenderedPageBreak/>
        <w:t>Table 5.2.1: Mean ARSSI Scores and Households’ Self-perceived Ability to Meet Their Food Needs—at the Time of the Survey and over the Next Year, Compared to Before Shock Exposure, in Total and by Selected Household Characteristics</w:t>
      </w:r>
      <w:bookmarkEnd w:id="337"/>
    </w:p>
    <w:tbl>
      <w:tblPr>
        <w:tblW w:w="5000" w:type="pct"/>
        <w:tblLayout w:type="fixed"/>
        <w:tblLook w:val="04A0" w:firstRow="1" w:lastRow="0" w:firstColumn="1" w:lastColumn="0" w:noHBand="0" w:noVBand="1"/>
      </w:tblPr>
      <w:tblGrid>
        <w:gridCol w:w="2873"/>
        <w:gridCol w:w="1019"/>
        <w:gridCol w:w="622"/>
        <w:gridCol w:w="834"/>
        <w:gridCol w:w="965"/>
        <w:gridCol w:w="965"/>
        <w:gridCol w:w="621"/>
        <w:gridCol w:w="273"/>
        <w:gridCol w:w="965"/>
        <w:gridCol w:w="965"/>
        <w:gridCol w:w="965"/>
        <w:gridCol w:w="621"/>
        <w:gridCol w:w="1488"/>
      </w:tblGrid>
      <w:tr w:rsidR="00BD6C17" w:rsidRPr="008D33E8" w14:paraId="1AF12196" w14:textId="77777777" w:rsidTr="00290099">
        <w:trPr>
          <w:tblHeader/>
        </w:trPr>
        <w:tc>
          <w:tcPr>
            <w:tcW w:w="2819" w:type="dxa"/>
            <w:vMerge w:val="restart"/>
            <w:tcBorders>
              <w:top w:val="single" w:sz="4" w:space="0" w:color="auto"/>
              <w:left w:val="nil"/>
              <w:bottom w:val="nil"/>
              <w:right w:val="nil"/>
            </w:tcBorders>
            <w:shd w:val="clear" w:color="000000" w:fill="387990"/>
            <w:noWrap/>
            <w:vAlign w:val="bottom"/>
            <w:hideMark/>
          </w:tcPr>
          <w:p w14:paraId="7F1CA501" w14:textId="77777777" w:rsidR="00BD6C17" w:rsidRPr="008D33E8" w:rsidRDefault="00BD6C17" w:rsidP="008D33E8">
            <w:pPr>
              <w:widowControl/>
              <w:spacing w:line="252" w:lineRule="auto"/>
              <w:rPr>
                <w:rFonts w:eastAsia="Times New Roman" w:cs="Times New Roman"/>
                <w:b/>
                <w:bCs/>
                <w:color w:val="FFFFFF"/>
                <w:sz w:val="19"/>
                <w:szCs w:val="19"/>
              </w:rPr>
            </w:pPr>
            <w:r w:rsidRPr="008D33E8">
              <w:rPr>
                <w:rFonts w:eastAsia="Times New Roman" w:cs="Times New Roman"/>
                <w:b/>
                <w:bCs/>
                <w:color w:val="FFFFFF"/>
                <w:sz w:val="19"/>
                <w:szCs w:val="19"/>
              </w:rPr>
              <w:t>Household characteristic</w:t>
            </w:r>
          </w:p>
        </w:tc>
        <w:tc>
          <w:tcPr>
            <w:tcW w:w="1002" w:type="dxa"/>
            <w:vMerge w:val="restart"/>
            <w:tcBorders>
              <w:top w:val="single" w:sz="4" w:space="0" w:color="auto"/>
              <w:left w:val="nil"/>
              <w:bottom w:val="single" w:sz="4" w:space="0" w:color="000000"/>
              <w:right w:val="nil"/>
            </w:tcBorders>
            <w:shd w:val="clear" w:color="000000" w:fill="387990"/>
            <w:vAlign w:val="bottom"/>
            <w:hideMark/>
          </w:tcPr>
          <w:p w14:paraId="08F301EA"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Mean ARSSI score</w:t>
            </w:r>
          </w:p>
        </w:tc>
        <w:tc>
          <w:tcPr>
            <w:tcW w:w="612" w:type="dxa"/>
            <w:tcBorders>
              <w:top w:val="single" w:sz="4" w:space="0" w:color="auto"/>
              <w:left w:val="nil"/>
              <w:bottom w:val="nil"/>
              <w:right w:val="nil"/>
            </w:tcBorders>
            <w:shd w:val="clear" w:color="000000" w:fill="387990"/>
            <w:vAlign w:val="bottom"/>
            <w:hideMark/>
          </w:tcPr>
          <w:p w14:paraId="6D9D2C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7065" w:type="dxa"/>
            <w:gridSpan w:val="9"/>
            <w:tcBorders>
              <w:top w:val="single" w:sz="4" w:space="0" w:color="auto"/>
              <w:left w:val="nil"/>
              <w:bottom w:val="single" w:sz="4" w:space="0" w:color="FFFFFF"/>
              <w:right w:val="nil"/>
            </w:tcBorders>
            <w:shd w:val="clear" w:color="000000" w:fill="387990"/>
            <w:noWrap/>
            <w:vAlign w:val="bottom"/>
            <w:hideMark/>
          </w:tcPr>
          <w:p w14:paraId="41CF5010"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Percent of households able to meet household food needs</w:t>
            </w:r>
          </w:p>
        </w:tc>
        <w:tc>
          <w:tcPr>
            <w:tcW w:w="1462" w:type="dxa"/>
            <w:vMerge w:val="restart"/>
            <w:tcBorders>
              <w:top w:val="single" w:sz="4" w:space="0" w:color="auto"/>
              <w:left w:val="nil"/>
              <w:bottom w:val="single" w:sz="4" w:space="0" w:color="auto"/>
            </w:tcBorders>
            <w:shd w:val="clear" w:color="000000" w:fill="387990"/>
            <w:vAlign w:val="bottom"/>
            <w:hideMark/>
          </w:tcPr>
          <w:p w14:paraId="493F42C3" w14:textId="65EF1F5E"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Number of households</w:t>
            </w:r>
            <w:r w:rsidR="005B002B">
              <w:rPr>
                <w:rFonts w:eastAsia="Times New Roman" w:cs="Times New Roman"/>
                <w:b/>
                <w:bCs/>
                <w:color w:val="FFFFFF"/>
                <w:sz w:val="19"/>
                <w:szCs w:val="19"/>
              </w:rPr>
              <w:t xml:space="preserve"> (</w:t>
            </w:r>
            <w:r w:rsidR="005B002B" w:rsidRPr="005B002B">
              <w:rPr>
                <w:rFonts w:eastAsia="Times New Roman" w:cs="Times New Roman"/>
                <w:b/>
                <w:bCs/>
                <w:i/>
                <w:color w:val="FFFFFF"/>
                <w:sz w:val="19"/>
                <w:szCs w:val="19"/>
              </w:rPr>
              <w:t>n</w:t>
            </w:r>
            <w:r w:rsidR="005B002B">
              <w:rPr>
                <w:rFonts w:eastAsia="Times New Roman" w:cs="Times New Roman"/>
                <w:b/>
                <w:bCs/>
                <w:color w:val="FFFFFF"/>
                <w:sz w:val="19"/>
                <w:szCs w:val="19"/>
              </w:rPr>
              <w:t>)</w:t>
            </w:r>
            <w:r w:rsidRPr="008D33E8">
              <w:rPr>
                <w:rFonts w:eastAsia="Times New Roman" w:cs="Times New Roman"/>
                <w:b/>
                <w:bCs/>
                <w:color w:val="FFFFFF"/>
                <w:sz w:val="19"/>
                <w:szCs w:val="19"/>
                <w:vertAlign w:val="superscript"/>
              </w:rPr>
              <w:t>b,c</w:t>
            </w:r>
          </w:p>
        </w:tc>
      </w:tr>
      <w:tr w:rsidR="00BD6C17" w:rsidRPr="008D33E8" w14:paraId="50B3D6D1" w14:textId="77777777" w:rsidTr="008D33E8">
        <w:tc>
          <w:tcPr>
            <w:tcW w:w="2857" w:type="dxa"/>
            <w:vMerge/>
            <w:tcBorders>
              <w:top w:val="single" w:sz="4" w:space="0" w:color="auto"/>
              <w:left w:val="nil"/>
              <w:bottom w:val="nil"/>
              <w:right w:val="nil"/>
            </w:tcBorders>
            <w:vAlign w:val="center"/>
            <w:hideMark/>
          </w:tcPr>
          <w:p w14:paraId="2FA23CCD"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7E035EFC"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nil"/>
              <w:right w:val="nil"/>
            </w:tcBorders>
            <w:shd w:val="clear" w:color="000000" w:fill="387990"/>
            <w:vAlign w:val="bottom"/>
            <w:hideMark/>
          </w:tcPr>
          <w:p w14:paraId="625FD392"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367" w:type="dxa"/>
            <w:gridSpan w:val="4"/>
            <w:tcBorders>
              <w:top w:val="nil"/>
              <w:left w:val="nil"/>
              <w:bottom w:val="single" w:sz="4" w:space="0" w:color="FFFFFF"/>
              <w:right w:val="nil"/>
            </w:tcBorders>
            <w:shd w:val="clear" w:color="000000" w:fill="387990"/>
            <w:noWrap/>
            <w:vAlign w:val="bottom"/>
            <w:hideMark/>
          </w:tcPr>
          <w:p w14:paraId="114462C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At time of survey</w:t>
            </w:r>
          </w:p>
        </w:tc>
        <w:tc>
          <w:tcPr>
            <w:tcW w:w="272" w:type="dxa"/>
            <w:tcBorders>
              <w:top w:val="nil"/>
              <w:left w:val="nil"/>
              <w:bottom w:val="nil"/>
              <w:right w:val="nil"/>
            </w:tcBorders>
            <w:shd w:val="clear" w:color="000000" w:fill="387990"/>
            <w:noWrap/>
            <w:vAlign w:val="bottom"/>
            <w:hideMark/>
          </w:tcPr>
          <w:p w14:paraId="078E44D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498" w:type="dxa"/>
            <w:gridSpan w:val="4"/>
            <w:tcBorders>
              <w:top w:val="single" w:sz="4" w:space="0" w:color="FFFFFF"/>
              <w:left w:val="nil"/>
              <w:bottom w:val="single" w:sz="4" w:space="0" w:color="FFFFFF"/>
              <w:right w:val="nil"/>
            </w:tcBorders>
            <w:shd w:val="clear" w:color="000000" w:fill="387990"/>
            <w:noWrap/>
            <w:vAlign w:val="bottom"/>
            <w:hideMark/>
          </w:tcPr>
          <w:p w14:paraId="77F47A3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Over next year</w:t>
            </w:r>
          </w:p>
        </w:tc>
        <w:tc>
          <w:tcPr>
            <w:tcW w:w="1480" w:type="dxa"/>
            <w:vMerge/>
            <w:tcBorders>
              <w:left w:val="nil"/>
              <w:bottom w:val="single" w:sz="4" w:space="0" w:color="auto"/>
            </w:tcBorders>
            <w:vAlign w:val="center"/>
            <w:hideMark/>
          </w:tcPr>
          <w:p w14:paraId="7901AF6D"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539AECF" w14:textId="77777777" w:rsidTr="008D33E8">
        <w:tc>
          <w:tcPr>
            <w:tcW w:w="2857" w:type="dxa"/>
            <w:vMerge/>
            <w:tcBorders>
              <w:top w:val="single" w:sz="4" w:space="0" w:color="auto"/>
              <w:left w:val="nil"/>
              <w:bottom w:val="nil"/>
              <w:right w:val="nil"/>
            </w:tcBorders>
            <w:vAlign w:val="center"/>
            <w:hideMark/>
          </w:tcPr>
          <w:p w14:paraId="1E44F143"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55E848F1"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single" w:sz="4" w:space="0" w:color="auto"/>
              <w:right w:val="nil"/>
            </w:tcBorders>
            <w:shd w:val="clear" w:color="000000" w:fill="387990"/>
            <w:vAlign w:val="bottom"/>
            <w:hideMark/>
          </w:tcPr>
          <w:p w14:paraId="4B4328D5"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829" w:type="dxa"/>
            <w:tcBorders>
              <w:top w:val="nil"/>
              <w:left w:val="nil"/>
              <w:bottom w:val="nil"/>
              <w:right w:val="nil"/>
            </w:tcBorders>
            <w:shd w:val="clear" w:color="000000" w:fill="387990"/>
            <w:vAlign w:val="bottom"/>
            <w:hideMark/>
          </w:tcPr>
          <w:p w14:paraId="6A8240B4"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21F9249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single" w:sz="4" w:space="0" w:color="auto"/>
              <w:right w:val="nil"/>
            </w:tcBorders>
            <w:shd w:val="clear" w:color="000000" w:fill="387990"/>
            <w:vAlign w:val="bottom"/>
            <w:hideMark/>
          </w:tcPr>
          <w:p w14:paraId="6DFE7219"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556C2BD5"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272" w:type="dxa"/>
            <w:tcBorders>
              <w:top w:val="nil"/>
              <w:left w:val="nil"/>
              <w:bottom w:val="nil"/>
              <w:right w:val="nil"/>
            </w:tcBorders>
            <w:shd w:val="clear" w:color="000000" w:fill="387990"/>
            <w:vAlign w:val="bottom"/>
            <w:hideMark/>
          </w:tcPr>
          <w:p w14:paraId="31DA62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960" w:type="dxa"/>
            <w:tcBorders>
              <w:top w:val="nil"/>
              <w:left w:val="nil"/>
              <w:bottom w:val="nil"/>
              <w:right w:val="nil"/>
            </w:tcBorders>
            <w:shd w:val="clear" w:color="000000" w:fill="387990"/>
            <w:vAlign w:val="bottom"/>
            <w:hideMark/>
          </w:tcPr>
          <w:p w14:paraId="220FCC5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531F22C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nil"/>
              <w:right w:val="nil"/>
            </w:tcBorders>
            <w:shd w:val="clear" w:color="000000" w:fill="387990"/>
            <w:vAlign w:val="bottom"/>
            <w:hideMark/>
          </w:tcPr>
          <w:p w14:paraId="6C874D0B"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1DA383C7"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1480" w:type="dxa"/>
            <w:vMerge/>
            <w:tcBorders>
              <w:left w:val="nil"/>
              <w:bottom w:val="single" w:sz="4" w:space="0" w:color="auto"/>
            </w:tcBorders>
            <w:vAlign w:val="center"/>
            <w:hideMark/>
          </w:tcPr>
          <w:p w14:paraId="2503289C"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F96D61C" w14:textId="77777777" w:rsidTr="00A42461">
        <w:tc>
          <w:tcPr>
            <w:tcW w:w="2857" w:type="dxa"/>
            <w:tcBorders>
              <w:top w:val="single" w:sz="4" w:space="0" w:color="auto"/>
              <w:left w:val="nil"/>
              <w:bottom w:val="single" w:sz="4" w:space="0" w:color="auto"/>
              <w:right w:val="nil"/>
            </w:tcBorders>
            <w:shd w:val="clear" w:color="auto" w:fill="auto"/>
            <w:noWrap/>
            <w:vAlign w:val="center"/>
            <w:hideMark/>
          </w:tcPr>
          <w:p w14:paraId="10F3EF47"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All households</w:t>
            </w:r>
          </w:p>
        </w:tc>
        <w:tc>
          <w:tcPr>
            <w:tcW w:w="1013" w:type="dxa"/>
            <w:tcBorders>
              <w:top w:val="nil"/>
              <w:left w:val="nil"/>
              <w:bottom w:val="single" w:sz="4" w:space="0" w:color="auto"/>
              <w:right w:val="nil"/>
            </w:tcBorders>
            <w:shd w:val="clear" w:color="auto" w:fill="auto"/>
            <w:noWrap/>
            <w:vAlign w:val="center"/>
            <w:hideMark/>
          </w:tcPr>
          <w:p w14:paraId="792F337B" w14:textId="05AA67D8"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22D6FAD5" w14:textId="755E72AE" w:rsidR="00BD6C17" w:rsidRPr="008D33E8" w:rsidRDefault="00BD6C17" w:rsidP="00A42461">
            <w:pPr>
              <w:widowControl/>
              <w:spacing w:line="252" w:lineRule="auto"/>
              <w:jc w:val="center"/>
              <w:rPr>
                <w:rFonts w:eastAsia="Times New Roman" w:cs="Times New Roman"/>
                <w:b/>
                <w:bCs/>
                <w:sz w:val="19"/>
                <w:szCs w:val="19"/>
              </w:rPr>
            </w:pPr>
          </w:p>
        </w:tc>
        <w:tc>
          <w:tcPr>
            <w:tcW w:w="829" w:type="dxa"/>
            <w:tcBorders>
              <w:top w:val="single" w:sz="4" w:space="0" w:color="auto"/>
              <w:left w:val="nil"/>
              <w:bottom w:val="single" w:sz="4" w:space="0" w:color="auto"/>
              <w:right w:val="nil"/>
            </w:tcBorders>
            <w:shd w:val="clear" w:color="auto" w:fill="auto"/>
            <w:noWrap/>
            <w:vAlign w:val="center"/>
            <w:hideMark/>
          </w:tcPr>
          <w:p w14:paraId="2C618EAD" w14:textId="43626A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35AB5FC2" w14:textId="3194C2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A857850" w14:textId="32EEAB8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noWrap/>
            <w:vAlign w:val="center"/>
            <w:hideMark/>
          </w:tcPr>
          <w:p w14:paraId="3D653894" w14:textId="09377D04" w:rsidR="00BD6C17" w:rsidRPr="008D33E8" w:rsidRDefault="00BD6C17" w:rsidP="00A42461">
            <w:pPr>
              <w:widowControl/>
              <w:spacing w:line="252" w:lineRule="auto"/>
              <w:jc w:val="center"/>
              <w:rPr>
                <w:rFonts w:eastAsia="Times New Roman" w:cs="Times New Roman"/>
                <w:b/>
                <w:bCs/>
                <w:sz w:val="19"/>
                <w:szCs w:val="19"/>
              </w:rPr>
            </w:pPr>
          </w:p>
        </w:tc>
        <w:tc>
          <w:tcPr>
            <w:tcW w:w="272" w:type="dxa"/>
            <w:tcBorders>
              <w:top w:val="single" w:sz="4" w:space="0" w:color="auto"/>
              <w:left w:val="nil"/>
              <w:bottom w:val="single" w:sz="4" w:space="0" w:color="auto"/>
              <w:right w:val="nil"/>
            </w:tcBorders>
            <w:shd w:val="clear" w:color="auto" w:fill="auto"/>
            <w:noWrap/>
            <w:vAlign w:val="center"/>
            <w:hideMark/>
          </w:tcPr>
          <w:p w14:paraId="6F386359" w14:textId="30C3B8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61484883" w14:textId="5F8BD89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2D12BB1C" w14:textId="130194E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42A0DBC4" w14:textId="3EBAB059"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301BC9B1" w14:textId="1B0C09EC" w:rsidR="00BD6C17" w:rsidRPr="008D33E8" w:rsidRDefault="00BD6C17" w:rsidP="00A42461">
            <w:pPr>
              <w:widowControl/>
              <w:spacing w:line="252" w:lineRule="auto"/>
              <w:jc w:val="center"/>
              <w:rPr>
                <w:rFonts w:eastAsia="Times New Roman" w:cs="Times New Roman"/>
                <w:b/>
                <w:bCs/>
                <w:sz w:val="19"/>
                <w:szCs w:val="19"/>
              </w:rPr>
            </w:pPr>
          </w:p>
        </w:tc>
        <w:tc>
          <w:tcPr>
            <w:tcW w:w="1480" w:type="dxa"/>
            <w:tcBorders>
              <w:top w:val="single" w:sz="4" w:space="0" w:color="auto"/>
              <w:left w:val="nil"/>
              <w:bottom w:val="single" w:sz="4" w:space="0" w:color="auto"/>
              <w:right w:val="nil"/>
            </w:tcBorders>
            <w:shd w:val="clear" w:color="auto" w:fill="auto"/>
            <w:vAlign w:val="center"/>
            <w:hideMark/>
          </w:tcPr>
          <w:p w14:paraId="35155CD3" w14:textId="37E5501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0D38DB36" w14:textId="77777777" w:rsidTr="00A42461">
        <w:tc>
          <w:tcPr>
            <w:tcW w:w="2857" w:type="dxa"/>
            <w:tcBorders>
              <w:top w:val="nil"/>
              <w:left w:val="nil"/>
              <w:bottom w:val="single" w:sz="4" w:space="0" w:color="auto"/>
              <w:right w:val="nil"/>
            </w:tcBorders>
            <w:shd w:val="clear" w:color="000000" w:fill="DBE7F3"/>
            <w:vAlign w:val="center"/>
            <w:hideMark/>
          </w:tcPr>
          <w:p w14:paraId="28A0A047"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Gendered household type</w:t>
            </w:r>
          </w:p>
        </w:tc>
        <w:tc>
          <w:tcPr>
            <w:tcW w:w="1013" w:type="dxa"/>
            <w:tcBorders>
              <w:top w:val="nil"/>
              <w:left w:val="nil"/>
              <w:bottom w:val="single" w:sz="4" w:space="0" w:color="auto"/>
              <w:right w:val="nil"/>
            </w:tcBorders>
            <w:shd w:val="clear" w:color="000000" w:fill="DBE7F3"/>
            <w:vAlign w:val="center"/>
            <w:hideMark/>
          </w:tcPr>
          <w:p w14:paraId="35318ECC" w14:textId="733D71E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493FFB21" w14:textId="1747303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vAlign w:val="center"/>
            <w:hideMark/>
          </w:tcPr>
          <w:p w14:paraId="369204B8" w14:textId="21126A1B"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ACBD79E" w14:textId="5A7D4E6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91B9AE6" w14:textId="14356890"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53121C81" w14:textId="5FF9170E"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vAlign w:val="center"/>
            <w:hideMark/>
          </w:tcPr>
          <w:p w14:paraId="78DC6E7B" w14:textId="71F65D8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3B875AEC" w14:textId="136E33DF"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2B7DB7C" w14:textId="05C8BE5E"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726C1662" w14:textId="013BD326"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37A3B4D9" w14:textId="6F2018B7"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vAlign w:val="center"/>
            <w:hideMark/>
          </w:tcPr>
          <w:p w14:paraId="1E5DBD6E" w14:textId="3D61225D"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1EAB7E5A" w14:textId="77777777" w:rsidTr="00A42461">
        <w:tc>
          <w:tcPr>
            <w:tcW w:w="2857" w:type="dxa"/>
            <w:tcBorders>
              <w:top w:val="nil"/>
              <w:left w:val="nil"/>
              <w:bottom w:val="single" w:sz="4" w:space="0" w:color="auto"/>
              <w:right w:val="nil"/>
            </w:tcBorders>
            <w:shd w:val="clear" w:color="auto" w:fill="auto"/>
            <w:vAlign w:val="center"/>
            <w:hideMark/>
          </w:tcPr>
          <w:p w14:paraId="593E6D9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and female adults</w:t>
            </w:r>
          </w:p>
        </w:tc>
        <w:tc>
          <w:tcPr>
            <w:tcW w:w="1013" w:type="dxa"/>
            <w:tcBorders>
              <w:top w:val="nil"/>
              <w:left w:val="nil"/>
              <w:bottom w:val="single" w:sz="4" w:space="0" w:color="auto"/>
              <w:right w:val="nil"/>
            </w:tcBorders>
            <w:shd w:val="clear" w:color="auto" w:fill="auto"/>
            <w:vAlign w:val="center"/>
            <w:hideMark/>
          </w:tcPr>
          <w:p w14:paraId="4AFE7AC4" w14:textId="52700EC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FB88D4B" w14:textId="2FF466C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61132CB" w14:textId="4E16A7E5"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CD6403B" w14:textId="5633D55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6AF0E6" w14:textId="1D8CE3BF"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BA87CBF" w14:textId="4109C82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9C69963" w14:textId="2F4FD7EF"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F710F5" w14:textId="251BB0E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523DFF" w14:textId="325EA0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D216C48" w14:textId="7336ADA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43B763" w14:textId="13B01FC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0EDF1168" w14:textId="66BF0B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C83D354" w14:textId="77777777" w:rsidTr="00A42461">
        <w:tc>
          <w:tcPr>
            <w:tcW w:w="2857" w:type="dxa"/>
            <w:tcBorders>
              <w:top w:val="nil"/>
              <w:left w:val="nil"/>
              <w:bottom w:val="single" w:sz="4" w:space="0" w:color="auto"/>
              <w:right w:val="nil"/>
            </w:tcBorders>
            <w:shd w:val="clear" w:color="auto" w:fill="auto"/>
            <w:vAlign w:val="center"/>
            <w:hideMark/>
          </w:tcPr>
          <w:p w14:paraId="341B05A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Female adults only</w:t>
            </w:r>
          </w:p>
        </w:tc>
        <w:tc>
          <w:tcPr>
            <w:tcW w:w="1013" w:type="dxa"/>
            <w:tcBorders>
              <w:top w:val="nil"/>
              <w:left w:val="nil"/>
              <w:bottom w:val="single" w:sz="4" w:space="0" w:color="auto"/>
              <w:right w:val="nil"/>
            </w:tcBorders>
            <w:shd w:val="clear" w:color="auto" w:fill="auto"/>
            <w:vAlign w:val="center"/>
            <w:hideMark/>
          </w:tcPr>
          <w:p w14:paraId="0BB5CCE4" w14:textId="4A23462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881F0C9" w14:textId="4647F4F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BFF4470" w14:textId="518D0ED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AF12200" w14:textId="2B7FB5B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FB2455F" w14:textId="5D6ACBE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51C3284" w14:textId="651D2D0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45CAC619" w14:textId="2B54D2F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F1E8640" w14:textId="702DFF6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10FE93" w14:textId="2FAC230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402FF28" w14:textId="79C8B34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2036C63" w14:textId="2391E483"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7861D70C" w14:textId="2EF8410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33D8357" w14:textId="77777777" w:rsidTr="00A42461">
        <w:tc>
          <w:tcPr>
            <w:tcW w:w="2857" w:type="dxa"/>
            <w:tcBorders>
              <w:top w:val="nil"/>
              <w:left w:val="nil"/>
              <w:bottom w:val="single" w:sz="4" w:space="0" w:color="auto"/>
              <w:right w:val="nil"/>
            </w:tcBorders>
            <w:shd w:val="clear" w:color="auto" w:fill="auto"/>
            <w:vAlign w:val="center"/>
            <w:hideMark/>
          </w:tcPr>
          <w:p w14:paraId="484F33F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adults only</w:t>
            </w:r>
          </w:p>
        </w:tc>
        <w:tc>
          <w:tcPr>
            <w:tcW w:w="1013" w:type="dxa"/>
            <w:tcBorders>
              <w:top w:val="nil"/>
              <w:left w:val="nil"/>
              <w:bottom w:val="single" w:sz="4" w:space="0" w:color="auto"/>
              <w:right w:val="nil"/>
            </w:tcBorders>
            <w:shd w:val="clear" w:color="auto" w:fill="auto"/>
            <w:vAlign w:val="center"/>
            <w:hideMark/>
          </w:tcPr>
          <w:p w14:paraId="2189DE55" w14:textId="04E4197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123148E" w14:textId="3DB1B53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79D875D5" w14:textId="658291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2D5BF4" w14:textId="5D20E2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2D3E95" w14:textId="51A417CE"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DC6DB02" w14:textId="1F320C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60CCADC5" w14:textId="5E0FF23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7335ACD" w14:textId="24CB2F6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2F2417" w14:textId="21E7121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887A58" w14:textId="38AE87C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5CA62B3" w14:textId="1A9B9B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203959FA" w14:textId="5EA2F5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23EDEC5" w14:textId="77777777" w:rsidTr="00A42461">
        <w:tc>
          <w:tcPr>
            <w:tcW w:w="2857" w:type="dxa"/>
            <w:tcBorders>
              <w:top w:val="nil"/>
              <w:left w:val="nil"/>
              <w:bottom w:val="single" w:sz="4" w:space="0" w:color="auto"/>
              <w:right w:val="nil"/>
            </w:tcBorders>
            <w:shd w:val="clear" w:color="auto" w:fill="auto"/>
            <w:vAlign w:val="center"/>
            <w:hideMark/>
          </w:tcPr>
          <w:p w14:paraId="79E4914B"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Children only (no adults) </w:t>
            </w:r>
          </w:p>
        </w:tc>
        <w:tc>
          <w:tcPr>
            <w:tcW w:w="1013" w:type="dxa"/>
            <w:tcBorders>
              <w:top w:val="nil"/>
              <w:left w:val="nil"/>
              <w:bottom w:val="single" w:sz="4" w:space="0" w:color="auto"/>
              <w:right w:val="nil"/>
            </w:tcBorders>
            <w:shd w:val="clear" w:color="auto" w:fill="auto"/>
            <w:vAlign w:val="center"/>
            <w:hideMark/>
          </w:tcPr>
          <w:p w14:paraId="50A6F1A4" w14:textId="2C9DFB2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F91031C" w14:textId="43B8240A"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9311D8A" w14:textId="0A4B619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472534" w14:textId="08EA813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06B0F35" w14:textId="276B114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63363DB" w14:textId="518216B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C8AAF4A" w14:textId="06AE99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F735E7C" w14:textId="734F9BE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7FC8227" w14:textId="501CB08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D19FA78" w14:textId="77AC18B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AAA171" w14:textId="203CBB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35002958" w14:textId="54EE751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7DCAD28" w14:textId="77777777" w:rsidTr="00A42461">
        <w:tc>
          <w:tcPr>
            <w:tcW w:w="2857" w:type="dxa"/>
            <w:tcBorders>
              <w:top w:val="nil"/>
              <w:left w:val="nil"/>
              <w:bottom w:val="single" w:sz="4" w:space="0" w:color="auto"/>
              <w:right w:val="nil"/>
            </w:tcBorders>
            <w:shd w:val="clear" w:color="000000" w:fill="DBE7F3"/>
            <w:noWrap/>
            <w:vAlign w:val="center"/>
            <w:hideMark/>
          </w:tcPr>
          <w:p w14:paraId="20F5288D"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Household education</w:t>
            </w:r>
          </w:p>
        </w:tc>
        <w:tc>
          <w:tcPr>
            <w:tcW w:w="1013" w:type="dxa"/>
            <w:tcBorders>
              <w:top w:val="nil"/>
              <w:left w:val="nil"/>
              <w:bottom w:val="single" w:sz="4" w:space="0" w:color="auto"/>
              <w:right w:val="nil"/>
            </w:tcBorders>
            <w:shd w:val="clear" w:color="000000" w:fill="DBE7F3"/>
            <w:noWrap/>
            <w:vAlign w:val="center"/>
            <w:hideMark/>
          </w:tcPr>
          <w:p w14:paraId="78215BCC" w14:textId="5B0F24A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32CB9241" w14:textId="6EFD51E9"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noWrap/>
            <w:vAlign w:val="center"/>
            <w:hideMark/>
          </w:tcPr>
          <w:p w14:paraId="46B685E1" w14:textId="073C498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33AE067" w14:textId="2EDDEA3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4BFBD30" w14:textId="126EBA2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AC9B840" w14:textId="3CE7A41C"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noWrap/>
            <w:vAlign w:val="center"/>
            <w:hideMark/>
          </w:tcPr>
          <w:p w14:paraId="17AE329D" w14:textId="1D8FA66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10D86FD4" w14:textId="2AEEB9C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A46D3BB" w14:textId="23598EF0"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A35A438" w14:textId="3DCD54E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6E9D8C7" w14:textId="093EA88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noWrap/>
            <w:vAlign w:val="center"/>
            <w:hideMark/>
          </w:tcPr>
          <w:p w14:paraId="742E1B5D" w14:textId="43D382D4"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21E608A1" w14:textId="77777777" w:rsidTr="00A42461">
        <w:tc>
          <w:tcPr>
            <w:tcW w:w="2857" w:type="dxa"/>
            <w:tcBorders>
              <w:top w:val="nil"/>
              <w:left w:val="nil"/>
              <w:bottom w:val="single" w:sz="4" w:space="0" w:color="auto"/>
              <w:right w:val="nil"/>
            </w:tcBorders>
            <w:shd w:val="clear" w:color="auto" w:fill="auto"/>
            <w:vAlign w:val="center"/>
            <w:hideMark/>
          </w:tcPr>
          <w:p w14:paraId="57EBA06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 education</w:t>
            </w:r>
          </w:p>
        </w:tc>
        <w:tc>
          <w:tcPr>
            <w:tcW w:w="1013" w:type="dxa"/>
            <w:tcBorders>
              <w:top w:val="nil"/>
              <w:left w:val="nil"/>
              <w:bottom w:val="single" w:sz="4" w:space="0" w:color="auto"/>
              <w:right w:val="nil"/>
            </w:tcBorders>
            <w:shd w:val="clear" w:color="auto" w:fill="auto"/>
            <w:vAlign w:val="center"/>
            <w:hideMark/>
          </w:tcPr>
          <w:p w14:paraId="0576B86A" w14:textId="244EE5A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68D782D" w14:textId="01CDA51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C481CA1" w14:textId="49443B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57F34DE" w14:textId="599D22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C1BDD2D" w14:textId="7C43699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00C77C" w14:textId="4136B50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5CF1CC77" w14:textId="6ACC7C7A"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3DEB24" w14:textId="41D03C7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9728BDC" w14:textId="6CACB403"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A6C5135" w14:textId="3882D0E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7459BD" w14:textId="0D95D51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2A36854" w14:textId="481B8CCC"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D06088C" w14:textId="77777777" w:rsidTr="00A42461">
        <w:tc>
          <w:tcPr>
            <w:tcW w:w="2857" w:type="dxa"/>
            <w:tcBorders>
              <w:top w:val="nil"/>
              <w:left w:val="nil"/>
              <w:bottom w:val="single" w:sz="4" w:space="0" w:color="auto"/>
              <w:right w:val="nil"/>
            </w:tcBorders>
            <w:shd w:val="clear" w:color="auto" w:fill="auto"/>
            <w:vAlign w:val="center"/>
            <w:hideMark/>
          </w:tcPr>
          <w:p w14:paraId="10E5BF1D"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Less than primary</w:t>
            </w:r>
          </w:p>
        </w:tc>
        <w:tc>
          <w:tcPr>
            <w:tcW w:w="1013" w:type="dxa"/>
            <w:tcBorders>
              <w:top w:val="nil"/>
              <w:left w:val="nil"/>
              <w:bottom w:val="single" w:sz="4" w:space="0" w:color="auto"/>
              <w:right w:val="nil"/>
            </w:tcBorders>
            <w:shd w:val="clear" w:color="auto" w:fill="auto"/>
            <w:vAlign w:val="center"/>
            <w:hideMark/>
          </w:tcPr>
          <w:p w14:paraId="58E17EF8" w14:textId="63F53A9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DD0DC37" w14:textId="51D65DF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309D07F1" w14:textId="27DFD12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34679DA" w14:textId="5066B7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1BD56BF" w14:textId="0F911168"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B599DB" w14:textId="4B557F9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7CDC306F" w14:textId="2A0DE37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63B1646" w14:textId="71DCD50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D25053" w14:textId="3FE5443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6605245" w14:textId="597791C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412444" w14:textId="5B20734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61920A4" w14:textId="06F371E4"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B3C17CD" w14:textId="77777777" w:rsidTr="00A42461">
        <w:tc>
          <w:tcPr>
            <w:tcW w:w="2857" w:type="dxa"/>
            <w:tcBorders>
              <w:top w:val="nil"/>
              <w:left w:val="nil"/>
              <w:bottom w:val="single" w:sz="4" w:space="0" w:color="auto"/>
              <w:right w:val="nil"/>
            </w:tcBorders>
            <w:shd w:val="clear" w:color="auto" w:fill="auto"/>
            <w:vAlign w:val="center"/>
            <w:hideMark/>
          </w:tcPr>
          <w:p w14:paraId="5B82BBF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primary</w:t>
            </w:r>
          </w:p>
        </w:tc>
        <w:tc>
          <w:tcPr>
            <w:tcW w:w="1013" w:type="dxa"/>
            <w:tcBorders>
              <w:top w:val="nil"/>
              <w:left w:val="nil"/>
              <w:bottom w:val="single" w:sz="4" w:space="0" w:color="auto"/>
              <w:right w:val="nil"/>
            </w:tcBorders>
            <w:shd w:val="clear" w:color="auto" w:fill="auto"/>
            <w:vAlign w:val="center"/>
            <w:hideMark/>
          </w:tcPr>
          <w:p w14:paraId="417131FE" w14:textId="4464FE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97B983" w14:textId="7180E00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DB4A112" w14:textId="781F5D3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593F825" w14:textId="6648A7D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8A37DA7" w14:textId="0C5B528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318642F" w14:textId="267A993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49C823EF" w14:textId="4855342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175EE5" w14:textId="07BE1C6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A02D38" w14:textId="23544E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F36F65" w14:textId="744C79E5"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055C6C" w14:textId="34ED408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EB75B73" w14:textId="0CD22C8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F9A6D62" w14:textId="77777777" w:rsidTr="00A42461">
        <w:tc>
          <w:tcPr>
            <w:tcW w:w="2857" w:type="dxa"/>
            <w:tcBorders>
              <w:top w:val="nil"/>
              <w:left w:val="nil"/>
              <w:bottom w:val="single" w:sz="4" w:space="0" w:color="auto"/>
              <w:right w:val="nil"/>
            </w:tcBorders>
            <w:shd w:val="clear" w:color="auto" w:fill="auto"/>
            <w:vAlign w:val="center"/>
            <w:hideMark/>
          </w:tcPr>
          <w:p w14:paraId="4B6A092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secondary</w:t>
            </w:r>
          </w:p>
        </w:tc>
        <w:tc>
          <w:tcPr>
            <w:tcW w:w="1013" w:type="dxa"/>
            <w:tcBorders>
              <w:top w:val="nil"/>
              <w:left w:val="nil"/>
              <w:bottom w:val="single" w:sz="4" w:space="0" w:color="auto"/>
              <w:right w:val="nil"/>
            </w:tcBorders>
            <w:shd w:val="clear" w:color="auto" w:fill="auto"/>
            <w:vAlign w:val="center"/>
            <w:hideMark/>
          </w:tcPr>
          <w:p w14:paraId="3DEF37B3" w14:textId="7602FF9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D38AFE3" w14:textId="6C137DA5"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22C0537C" w14:textId="42C81B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74F827B" w14:textId="11D9A1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04D78A2" w14:textId="6506F8BA"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719B16C" w14:textId="5780E8F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3FB85C84" w14:textId="0775123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C21D74" w14:textId="31485EF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F0BB64" w14:textId="4070BA5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951B36A" w14:textId="3FA8AE4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E5C92F2" w14:textId="4532FFD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607E128C" w14:textId="508D7C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5B9712A" w14:textId="77777777" w:rsidTr="00A42461">
        <w:tc>
          <w:tcPr>
            <w:tcW w:w="2857" w:type="dxa"/>
            <w:tcBorders>
              <w:top w:val="nil"/>
              <w:left w:val="nil"/>
              <w:bottom w:val="single" w:sz="4" w:space="0" w:color="auto"/>
              <w:right w:val="nil"/>
            </w:tcBorders>
            <w:shd w:val="clear" w:color="auto" w:fill="auto"/>
            <w:vAlign w:val="center"/>
            <w:hideMark/>
          </w:tcPr>
          <w:p w14:paraId="4263315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Higher</w:t>
            </w:r>
          </w:p>
        </w:tc>
        <w:tc>
          <w:tcPr>
            <w:tcW w:w="1013" w:type="dxa"/>
            <w:tcBorders>
              <w:top w:val="nil"/>
              <w:left w:val="nil"/>
              <w:bottom w:val="single" w:sz="4" w:space="0" w:color="auto"/>
              <w:right w:val="nil"/>
            </w:tcBorders>
            <w:shd w:val="clear" w:color="auto" w:fill="auto"/>
            <w:vAlign w:val="center"/>
            <w:hideMark/>
          </w:tcPr>
          <w:p w14:paraId="726920FC" w14:textId="5EDADBD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62354D7" w14:textId="0D31EBF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547A8828" w14:textId="4F36BA3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BC64E61" w14:textId="019305D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B9D601" w14:textId="0053902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1539418" w14:textId="20CDDE7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0E652B40" w14:textId="14DD613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A38E827" w14:textId="0BE6B24E"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2EF8F5" w14:textId="2C53067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11B236" w14:textId="082C02E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EE87FA" w14:textId="1B786BE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7E34ACD" w14:textId="75D04CCA"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8C5D1AB" w14:textId="77777777" w:rsidTr="00A42461">
        <w:tc>
          <w:tcPr>
            <w:tcW w:w="2857" w:type="dxa"/>
            <w:tcBorders>
              <w:top w:val="single" w:sz="4" w:space="0" w:color="auto"/>
              <w:left w:val="nil"/>
              <w:bottom w:val="nil"/>
              <w:right w:val="nil"/>
            </w:tcBorders>
            <w:shd w:val="clear" w:color="000000" w:fill="DBE7F3"/>
            <w:vAlign w:val="center"/>
            <w:hideMark/>
          </w:tcPr>
          <w:p w14:paraId="6574DF3A"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Wealth quintile</w:t>
            </w:r>
          </w:p>
        </w:tc>
        <w:tc>
          <w:tcPr>
            <w:tcW w:w="1013" w:type="dxa"/>
            <w:tcBorders>
              <w:top w:val="single" w:sz="4" w:space="0" w:color="auto"/>
              <w:left w:val="nil"/>
              <w:bottom w:val="nil"/>
              <w:right w:val="nil"/>
            </w:tcBorders>
            <w:shd w:val="clear" w:color="000000" w:fill="DBE7F3"/>
            <w:vAlign w:val="center"/>
            <w:hideMark/>
          </w:tcPr>
          <w:p w14:paraId="4FA4A968" w14:textId="30BD9D3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7B03E5DA" w14:textId="7544B79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single" w:sz="4" w:space="0" w:color="auto"/>
              <w:left w:val="nil"/>
              <w:bottom w:val="nil"/>
              <w:right w:val="nil"/>
            </w:tcBorders>
            <w:shd w:val="clear" w:color="000000" w:fill="DBE7F3"/>
            <w:vAlign w:val="center"/>
            <w:hideMark/>
          </w:tcPr>
          <w:p w14:paraId="5F95CBB0" w14:textId="68451F88"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0B40392" w14:textId="3ED79D6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64F9A957" w14:textId="70BED2C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58E25C60" w14:textId="63A841DA"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single" w:sz="4" w:space="0" w:color="auto"/>
              <w:left w:val="nil"/>
              <w:bottom w:val="nil"/>
              <w:right w:val="nil"/>
            </w:tcBorders>
            <w:shd w:val="clear" w:color="000000" w:fill="DBE7F3"/>
            <w:vAlign w:val="center"/>
            <w:hideMark/>
          </w:tcPr>
          <w:p w14:paraId="7EFEACAF" w14:textId="48F33F4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0B339F4D" w14:textId="36CE9281"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56730BD6" w14:textId="2DD73C4D"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699F9CB" w14:textId="35311CDB"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2C10AD8D" w14:textId="382CD0F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single" w:sz="4" w:space="0" w:color="auto"/>
              <w:left w:val="nil"/>
              <w:bottom w:val="nil"/>
              <w:right w:val="nil"/>
            </w:tcBorders>
            <w:shd w:val="clear" w:color="000000" w:fill="DBE7F3"/>
            <w:vAlign w:val="center"/>
            <w:hideMark/>
          </w:tcPr>
          <w:p w14:paraId="16DEB4AB" w14:textId="2A5900DA"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539D2662" w14:textId="77777777" w:rsidTr="00290099">
        <w:tc>
          <w:tcPr>
            <w:tcW w:w="2819" w:type="dxa"/>
            <w:tcBorders>
              <w:top w:val="single" w:sz="4" w:space="0" w:color="auto"/>
              <w:left w:val="nil"/>
              <w:bottom w:val="single" w:sz="4" w:space="0" w:color="auto"/>
              <w:right w:val="nil"/>
            </w:tcBorders>
            <w:shd w:val="clear" w:color="auto" w:fill="auto"/>
            <w:noWrap/>
            <w:vAlign w:val="center"/>
            <w:hideMark/>
          </w:tcPr>
          <w:p w14:paraId="58098D3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Highest (wealthiest)</w:t>
            </w:r>
          </w:p>
        </w:tc>
        <w:tc>
          <w:tcPr>
            <w:tcW w:w="1002" w:type="dxa"/>
            <w:tcBorders>
              <w:top w:val="single" w:sz="4" w:space="0" w:color="auto"/>
              <w:left w:val="nil"/>
              <w:bottom w:val="single" w:sz="4" w:space="0" w:color="auto"/>
              <w:right w:val="nil"/>
            </w:tcBorders>
            <w:shd w:val="clear" w:color="auto" w:fill="auto"/>
            <w:vAlign w:val="center"/>
            <w:hideMark/>
          </w:tcPr>
          <w:p w14:paraId="017C9B1C" w14:textId="3382675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24571FE5" w14:textId="2CC42F2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3D6F59CD" w14:textId="7D51D93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3D4E8FF" w14:textId="4807CC7B"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9FB66C9" w14:textId="6E3C63E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4CA31971" w14:textId="1DD23B63"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2813D786" w14:textId="253D191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C3FF07F" w14:textId="33F9205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5BF9F02F" w14:textId="775A62E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E800FD2" w14:textId="6191F63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31EBAF7A" w14:textId="379F66D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39B79A09" w14:textId="7938E4D3"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E63A61B" w14:textId="77777777" w:rsidTr="00290099">
        <w:tc>
          <w:tcPr>
            <w:tcW w:w="2819" w:type="dxa"/>
            <w:tcBorders>
              <w:top w:val="nil"/>
              <w:left w:val="nil"/>
              <w:bottom w:val="single" w:sz="4" w:space="0" w:color="auto"/>
              <w:right w:val="nil"/>
            </w:tcBorders>
            <w:shd w:val="clear" w:color="auto" w:fill="auto"/>
            <w:noWrap/>
            <w:vAlign w:val="center"/>
            <w:hideMark/>
          </w:tcPr>
          <w:p w14:paraId="4ED652A5"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Fourth</w:t>
            </w:r>
          </w:p>
        </w:tc>
        <w:tc>
          <w:tcPr>
            <w:tcW w:w="1002" w:type="dxa"/>
            <w:tcBorders>
              <w:top w:val="nil"/>
              <w:left w:val="nil"/>
              <w:bottom w:val="single" w:sz="4" w:space="0" w:color="auto"/>
              <w:right w:val="nil"/>
            </w:tcBorders>
            <w:shd w:val="clear" w:color="auto" w:fill="auto"/>
            <w:vAlign w:val="center"/>
            <w:hideMark/>
          </w:tcPr>
          <w:p w14:paraId="0F2D6401" w14:textId="16AF5EA0"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B622898" w14:textId="60CDF039"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5FBC2BD4" w14:textId="57859B3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0EA5156" w14:textId="3BA0650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83F2A9B" w14:textId="13505B1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3A525865" w14:textId="0CC26462"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415FD9A" w14:textId="1891C8D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AEA76E" w14:textId="2BD28D4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95A006C" w14:textId="478317A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CCF2ACB" w14:textId="0B2FAF0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02A97575" w14:textId="3F5B347A"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3A0BB676" w14:textId="28F913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27ADB6F" w14:textId="77777777" w:rsidTr="00290099">
        <w:tc>
          <w:tcPr>
            <w:tcW w:w="2819" w:type="dxa"/>
            <w:tcBorders>
              <w:top w:val="nil"/>
              <w:left w:val="nil"/>
              <w:bottom w:val="single" w:sz="4" w:space="0" w:color="auto"/>
              <w:right w:val="nil"/>
            </w:tcBorders>
            <w:shd w:val="clear" w:color="auto" w:fill="auto"/>
            <w:noWrap/>
            <w:vAlign w:val="center"/>
            <w:hideMark/>
          </w:tcPr>
          <w:p w14:paraId="7FE85776"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Middle</w:t>
            </w:r>
          </w:p>
        </w:tc>
        <w:tc>
          <w:tcPr>
            <w:tcW w:w="1002" w:type="dxa"/>
            <w:tcBorders>
              <w:top w:val="nil"/>
              <w:left w:val="nil"/>
              <w:bottom w:val="single" w:sz="4" w:space="0" w:color="auto"/>
              <w:right w:val="nil"/>
            </w:tcBorders>
            <w:shd w:val="clear" w:color="auto" w:fill="auto"/>
            <w:vAlign w:val="center"/>
            <w:hideMark/>
          </w:tcPr>
          <w:p w14:paraId="0F703B3D" w14:textId="76680DC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F9D3FE4" w14:textId="10E674D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2EA8F887" w14:textId="741C8629"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23531FB2" w14:textId="0553C5F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F3C289" w14:textId="79DF2E6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07AD791" w14:textId="02035DA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53AC8854" w14:textId="562C0FC1"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CF6D044" w14:textId="73653B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3A07AB3" w14:textId="0D9FED4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E8FEF21" w14:textId="4B5FB35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72D5B77A" w14:textId="3170AB1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BECB225" w14:textId="4A603C9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0184D4C" w14:textId="77777777" w:rsidTr="00290099">
        <w:tc>
          <w:tcPr>
            <w:tcW w:w="2819" w:type="dxa"/>
            <w:tcBorders>
              <w:top w:val="nil"/>
              <w:left w:val="nil"/>
              <w:bottom w:val="single" w:sz="4" w:space="0" w:color="auto"/>
              <w:right w:val="nil"/>
            </w:tcBorders>
            <w:shd w:val="clear" w:color="auto" w:fill="auto"/>
            <w:noWrap/>
            <w:vAlign w:val="center"/>
            <w:hideMark/>
          </w:tcPr>
          <w:p w14:paraId="0E40E85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Second</w:t>
            </w:r>
          </w:p>
        </w:tc>
        <w:tc>
          <w:tcPr>
            <w:tcW w:w="1002" w:type="dxa"/>
            <w:tcBorders>
              <w:top w:val="nil"/>
              <w:left w:val="nil"/>
              <w:bottom w:val="single" w:sz="4" w:space="0" w:color="auto"/>
              <w:right w:val="nil"/>
            </w:tcBorders>
            <w:shd w:val="clear" w:color="auto" w:fill="auto"/>
            <w:vAlign w:val="center"/>
            <w:hideMark/>
          </w:tcPr>
          <w:p w14:paraId="6B1D7810" w14:textId="69013F4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493FBB1" w14:textId="6FE5592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1C2B9523" w14:textId="4C99857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F051F67" w14:textId="38A1A9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2929B65" w14:textId="2CE31A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D603787" w14:textId="1F7213D7"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F3EF49D" w14:textId="766FE0B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D3AD1D8" w14:textId="3D0DB75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4914F1E" w14:textId="524012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65951148" w14:textId="7F09D6B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22C4D9C4" w14:textId="377E97F9"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74E2E92D" w14:textId="0E990A8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3A965A19" w14:textId="77777777" w:rsidTr="00290099">
        <w:tc>
          <w:tcPr>
            <w:tcW w:w="2819" w:type="dxa"/>
            <w:tcBorders>
              <w:top w:val="nil"/>
              <w:left w:val="nil"/>
              <w:bottom w:val="single" w:sz="4" w:space="0" w:color="auto"/>
              <w:right w:val="nil"/>
            </w:tcBorders>
            <w:shd w:val="clear" w:color="auto" w:fill="auto"/>
            <w:noWrap/>
            <w:vAlign w:val="center"/>
            <w:hideMark/>
          </w:tcPr>
          <w:p w14:paraId="7F5A307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Lowest (poorest)</w:t>
            </w:r>
          </w:p>
        </w:tc>
        <w:tc>
          <w:tcPr>
            <w:tcW w:w="1002" w:type="dxa"/>
            <w:tcBorders>
              <w:top w:val="nil"/>
              <w:left w:val="nil"/>
              <w:bottom w:val="single" w:sz="4" w:space="0" w:color="auto"/>
              <w:right w:val="nil"/>
            </w:tcBorders>
            <w:shd w:val="clear" w:color="auto" w:fill="auto"/>
            <w:vAlign w:val="center"/>
            <w:hideMark/>
          </w:tcPr>
          <w:p w14:paraId="4201B5CC" w14:textId="20363D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6A81D10" w14:textId="5BD7C5E4"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A6FD35F" w14:textId="7FCFA4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F0C8DD8" w14:textId="5BDE199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FAA895D" w14:textId="7287F7E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C646BDB" w14:textId="653DB759"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638A9DCD" w14:textId="0BAFC3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7D4BB61" w14:textId="70DE5F4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7256663" w14:textId="1DF9CB6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0D597E5" w14:textId="12FE346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D30DAF2" w14:textId="3D2DD79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64C5CF2" w14:textId="22B3C8B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FB8FA76" w14:textId="77777777" w:rsidTr="00290099">
        <w:tc>
          <w:tcPr>
            <w:tcW w:w="2819" w:type="dxa"/>
            <w:tcBorders>
              <w:top w:val="nil"/>
              <w:left w:val="nil"/>
              <w:bottom w:val="nil"/>
              <w:right w:val="nil"/>
            </w:tcBorders>
            <w:shd w:val="clear" w:color="000000" w:fill="DBE5F1"/>
            <w:vAlign w:val="center"/>
            <w:hideMark/>
          </w:tcPr>
          <w:p w14:paraId="350B550A"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 xml:space="preserve">Poverty status </w:t>
            </w:r>
          </w:p>
        </w:tc>
        <w:tc>
          <w:tcPr>
            <w:tcW w:w="1002" w:type="dxa"/>
            <w:tcBorders>
              <w:top w:val="nil"/>
              <w:left w:val="nil"/>
              <w:bottom w:val="nil"/>
              <w:right w:val="nil"/>
            </w:tcBorders>
            <w:shd w:val="clear" w:color="000000" w:fill="DBE5F1"/>
            <w:vAlign w:val="center"/>
            <w:hideMark/>
          </w:tcPr>
          <w:p w14:paraId="0ECA1FF3" w14:textId="6627012B"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7B387368" w14:textId="0164CAC8" w:rsidR="00BD6C17" w:rsidRPr="008D33E8" w:rsidRDefault="00BD6C17" w:rsidP="00A42461">
            <w:pPr>
              <w:widowControl/>
              <w:spacing w:line="252" w:lineRule="auto"/>
              <w:jc w:val="center"/>
              <w:rPr>
                <w:rFonts w:eastAsia="Times New Roman" w:cs="Times New Roman"/>
                <w:b/>
                <w:bCs/>
                <w:sz w:val="19"/>
                <w:szCs w:val="19"/>
              </w:rPr>
            </w:pPr>
          </w:p>
        </w:tc>
        <w:tc>
          <w:tcPr>
            <w:tcW w:w="820" w:type="dxa"/>
            <w:tcBorders>
              <w:top w:val="nil"/>
              <w:left w:val="nil"/>
              <w:bottom w:val="nil"/>
              <w:right w:val="nil"/>
            </w:tcBorders>
            <w:shd w:val="clear" w:color="000000" w:fill="DBE5F1"/>
            <w:vAlign w:val="center"/>
            <w:hideMark/>
          </w:tcPr>
          <w:p w14:paraId="3FB05D95" w14:textId="12C40D50"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6C030042" w14:textId="063F6173"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4A2DC9BB" w14:textId="488A3E46"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59A0D82F" w14:textId="7A83DC2E" w:rsidR="00BD6C17" w:rsidRPr="008D33E8" w:rsidRDefault="00BD6C17" w:rsidP="00A42461">
            <w:pPr>
              <w:widowControl/>
              <w:spacing w:line="252" w:lineRule="auto"/>
              <w:jc w:val="center"/>
              <w:rPr>
                <w:rFonts w:eastAsia="Times New Roman" w:cs="Times New Roman"/>
                <w:b/>
                <w:bCs/>
                <w:sz w:val="19"/>
                <w:szCs w:val="19"/>
              </w:rPr>
            </w:pPr>
          </w:p>
        </w:tc>
        <w:tc>
          <w:tcPr>
            <w:tcW w:w="271" w:type="dxa"/>
            <w:tcBorders>
              <w:top w:val="nil"/>
              <w:left w:val="nil"/>
              <w:bottom w:val="nil"/>
              <w:right w:val="nil"/>
            </w:tcBorders>
            <w:shd w:val="clear" w:color="000000" w:fill="DBE5F1"/>
            <w:vAlign w:val="center"/>
            <w:hideMark/>
          </w:tcPr>
          <w:p w14:paraId="0A926755" w14:textId="2FA2C3A7"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2D92DCB4" w14:textId="1238A9B9"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7629C166" w14:textId="22D3DFB2"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3AED685B" w14:textId="35398010"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40C9401A" w14:textId="79F2BBD4" w:rsidR="00BD6C17" w:rsidRPr="008D33E8" w:rsidRDefault="00BD6C17" w:rsidP="00A42461">
            <w:pPr>
              <w:widowControl/>
              <w:spacing w:line="252" w:lineRule="auto"/>
              <w:jc w:val="center"/>
              <w:rPr>
                <w:rFonts w:eastAsia="Times New Roman" w:cs="Times New Roman"/>
                <w:b/>
                <w:bCs/>
                <w:sz w:val="19"/>
                <w:szCs w:val="19"/>
              </w:rPr>
            </w:pPr>
          </w:p>
        </w:tc>
        <w:tc>
          <w:tcPr>
            <w:tcW w:w="1462" w:type="dxa"/>
            <w:tcBorders>
              <w:top w:val="nil"/>
              <w:left w:val="nil"/>
              <w:bottom w:val="nil"/>
              <w:right w:val="nil"/>
            </w:tcBorders>
            <w:shd w:val="clear" w:color="000000" w:fill="DBE5F1"/>
            <w:vAlign w:val="center"/>
            <w:hideMark/>
          </w:tcPr>
          <w:p w14:paraId="03AD0582" w14:textId="701CA1EF" w:rsidR="00BD6C17" w:rsidRPr="008D33E8" w:rsidRDefault="00BD6C17" w:rsidP="00A42461">
            <w:pPr>
              <w:widowControl/>
              <w:spacing w:line="252" w:lineRule="auto"/>
              <w:jc w:val="center"/>
              <w:rPr>
                <w:rFonts w:eastAsia="Times New Roman" w:cs="Times New Roman"/>
                <w:b/>
                <w:bCs/>
                <w:sz w:val="19"/>
                <w:szCs w:val="19"/>
              </w:rPr>
            </w:pPr>
          </w:p>
        </w:tc>
      </w:tr>
      <w:tr w:rsidR="00BD6C17" w:rsidRPr="008D33E8" w14:paraId="147F9633" w14:textId="77777777" w:rsidTr="00290099">
        <w:tc>
          <w:tcPr>
            <w:tcW w:w="2819" w:type="dxa"/>
            <w:tcBorders>
              <w:top w:val="single" w:sz="4" w:space="0" w:color="auto"/>
              <w:left w:val="nil"/>
              <w:bottom w:val="single" w:sz="4" w:space="0" w:color="auto"/>
              <w:right w:val="nil"/>
            </w:tcBorders>
            <w:shd w:val="clear" w:color="auto" w:fill="auto"/>
            <w:vAlign w:val="center"/>
            <w:hideMark/>
          </w:tcPr>
          <w:p w14:paraId="166D371E"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Poor</w:t>
            </w:r>
          </w:p>
        </w:tc>
        <w:tc>
          <w:tcPr>
            <w:tcW w:w="1002" w:type="dxa"/>
            <w:tcBorders>
              <w:top w:val="single" w:sz="4" w:space="0" w:color="auto"/>
              <w:left w:val="nil"/>
              <w:bottom w:val="single" w:sz="4" w:space="0" w:color="auto"/>
              <w:right w:val="nil"/>
            </w:tcBorders>
            <w:shd w:val="clear" w:color="auto" w:fill="auto"/>
            <w:noWrap/>
            <w:vAlign w:val="center"/>
            <w:hideMark/>
          </w:tcPr>
          <w:p w14:paraId="76E840DA" w14:textId="157D39A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470CEBEC" w14:textId="0019577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55C398F8" w14:textId="673D58F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BD052EF" w14:textId="378B6C7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20A89CC" w14:textId="7ACD5C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39550AF6" w14:textId="33713EC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0E924D85" w14:textId="1A81B80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DB4AC1A" w14:textId="7D7CA6D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373B318B" w14:textId="3218C9C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4E88200" w14:textId="7C021BD4"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16D03868" w14:textId="77F27EDC"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4D10B1BE" w14:textId="2CF9BF06"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C642510" w14:textId="77777777" w:rsidTr="00290099">
        <w:tc>
          <w:tcPr>
            <w:tcW w:w="2819" w:type="dxa"/>
            <w:tcBorders>
              <w:top w:val="nil"/>
              <w:left w:val="nil"/>
              <w:bottom w:val="single" w:sz="4" w:space="0" w:color="auto"/>
              <w:right w:val="nil"/>
            </w:tcBorders>
            <w:shd w:val="clear" w:color="auto" w:fill="auto"/>
            <w:vAlign w:val="center"/>
            <w:hideMark/>
          </w:tcPr>
          <w:p w14:paraId="7DB1E3A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Non-poor</w:t>
            </w:r>
          </w:p>
        </w:tc>
        <w:tc>
          <w:tcPr>
            <w:tcW w:w="1002" w:type="dxa"/>
            <w:tcBorders>
              <w:top w:val="nil"/>
              <w:left w:val="nil"/>
              <w:bottom w:val="single" w:sz="4" w:space="0" w:color="auto"/>
              <w:right w:val="nil"/>
            </w:tcBorders>
            <w:shd w:val="clear" w:color="auto" w:fill="auto"/>
            <w:noWrap/>
            <w:vAlign w:val="center"/>
            <w:hideMark/>
          </w:tcPr>
          <w:p w14:paraId="2C76DE80" w14:textId="042221D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74298C2" w14:textId="2C784A8F"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0EB3687" w14:textId="1DD11E8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9789AC" w14:textId="7A8DCF7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28960E8" w14:textId="2D5C72E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B5765EB" w14:textId="4EAFDE3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12EDC6B6" w14:textId="4BEC612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ECF288" w14:textId="465732F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B213103" w14:textId="1A49F60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361FF42" w14:textId="226F75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318A3F2D" w14:textId="290A19B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1FA65DAB" w14:textId="03889D28" w:rsidR="00BD6C17" w:rsidRPr="008D33E8" w:rsidRDefault="00BD6C17" w:rsidP="00A42461">
            <w:pPr>
              <w:widowControl/>
              <w:spacing w:line="252" w:lineRule="auto"/>
              <w:jc w:val="center"/>
              <w:rPr>
                <w:rFonts w:eastAsia="Times New Roman" w:cs="Times New Roman"/>
                <w:sz w:val="19"/>
                <w:szCs w:val="19"/>
              </w:rPr>
            </w:pPr>
          </w:p>
        </w:tc>
      </w:tr>
    </w:tbl>
    <w:p w14:paraId="3A7D8CF9" w14:textId="029DB33E" w:rsidR="00BD6C17" w:rsidRDefault="008170B4" w:rsidP="00BD6C17">
      <w:pPr>
        <w:pStyle w:val="L1-FlLSp12"/>
        <w:spacing w:after="0"/>
        <w:rPr>
          <w:sz w:val="16"/>
        </w:rPr>
      </w:pPr>
      <w:commentRangeStart w:id="338"/>
      <w:r w:rsidRPr="00BD6C17">
        <w:rPr>
          <w:sz w:val="16"/>
        </w:rPr>
        <w:t>^ Results not statis</w:t>
      </w:r>
      <w:r>
        <w:rPr>
          <w:sz w:val="16"/>
        </w:rPr>
        <w:t>tically reliable, n&lt;30</w:t>
      </w:r>
      <w:r w:rsidRPr="007472E6">
        <w:rPr>
          <w:sz w:val="16"/>
          <w:szCs w:val="16"/>
        </w:rPr>
        <w:t xml:space="preserve">  </w:t>
      </w:r>
      <w:commentRangeEnd w:id="338"/>
      <w:r>
        <w:rPr>
          <w:rStyle w:val="CommentReference"/>
        </w:rPr>
        <w:commentReference w:id="338"/>
      </w:r>
    </w:p>
    <w:p w14:paraId="1EFBF003" w14:textId="639E2004" w:rsidR="00BD6C17" w:rsidRPr="00BD6C17" w:rsidRDefault="00BD6C17" w:rsidP="00866647">
      <w:pPr>
        <w:pStyle w:val="L1-FlLSp12"/>
        <w:spacing w:after="0"/>
        <w:ind w:left="90" w:hanging="90"/>
        <w:rPr>
          <w:sz w:val="16"/>
        </w:rPr>
      </w:pPr>
      <w:r w:rsidRPr="00BD6C17">
        <w:rPr>
          <w:sz w:val="16"/>
          <w:vertAlign w:val="superscript"/>
        </w:rPr>
        <w:t>a</w:t>
      </w:r>
      <w:r w:rsidRPr="00BD6C17">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423352AB" w14:textId="73EB6299" w:rsidR="00BD6C17" w:rsidRPr="00BD6C17" w:rsidRDefault="00BD6C17" w:rsidP="00866647">
      <w:pPr>
        <w:pStyle w:val="L1-FlLSp12"/>
        <w:spacing w:after="0"/>
        <w:ind w:left="90" w:hanging="90"/>
        <w:rPr>
          <w:sz w:val="16"/>
        </w:rPr>
      </w:pPr>
      <w:r w:rsidRPr="00BD6C17">
        <w:rPr>
          <w:sz w:val="16"/>
          <w:vertAlign w:val="superscript"/>
        </w:rPr>
        <w:t>b</w:t>
      </w:r>
      <w:r w:rsidRPr="00BD6C17">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5F75113" w14:textId="13105BFB" w:rsidR="00BD6C17" w:rsidRPr="00BD6C17" w:rsidRDefault="00BD6C17" w:rsidP="00866647">
      <w:pPr>
        <w:pStyle w:val="L1-FlLSp12"/>
        <w:spacing w:after="0"/>
        <w:ind w:left="90" w:hanging="90"/>
        <w:rPr>
          <w:sz w:val="16"/>
        </w:rPr>
      </w:pPr>
      <w:r w:rsidRPr="00BD6C17">
        <w:rPr>
          <w:sz w:val="16"/>
          <w:vertAlign w:val="superscript"/>
        </w:rPr>
        <w:t>c</w:t>
      </w:r>
      <w:r w:rsidRPr="00BD6C17">
        <w:rPr>
          <w:sz w:val="16"/>
        </w:rPr>
        <w:t xml:space="preserve"> Estimates include only households that experienced at least one shock or stressor during the 12 months preceding the ZOI Survey.</w:t>
      </w:r>
      <w:r w:rsidRPr="00BD6C17">
        <w:rPr>
          <w:sz w:val="16"/>
        </w:rPr>
        <w:tab/>
      </w:r>
    </w:p>
    <w:p w14:paraId="3BEE0F68" w14:textId="60E57D16" w:rsidR="00BD6C17" w:rsidRPr="00BD6C17" w:rsidRDefault="00BD6C17" w:rsidP="00BD6C17">
      <w:pPr>
        <w:pStyle w:val="L1-FlLSp12"/>
        <w:spacing w:after="0"/>
        <w:rPr>
          <w:sz w:val="16"/>
        </w:rPr>
      </w:pPr>
      <w:r w:rsidRPr="00BD6C17">
        <w:rPr>
          <w:sz w:val="16"/>
        </w:rPr>
        <w:t xml:space="preserve">Note: </w:t>
      </w:r>
      <w:r w:rsidR="00244068" w:rsidRPr="00AC7985">
        <w:rPr>
          <w:sz w:val="16"/>
        </w:rPr>
        <w:t>Disaggregates based on individual household members (i.e., gendered household type, household education, wealth index, and poverty status) are calculated using de jure household members.</w:t>
      </w:r>
    </w:p>
    <w:p w14:paraId="78C2A40C" w14:textId="46D47BA7" w:rsidR="00BD6C17" w:rsidRDefault="00BD6C17" w:rsidP="00BD6C17">
      <w:pPr>
        <w:pStyle w:val="L1-FlLSp12"/>
        <w:spacing w:after="0"/>
        <w:sectPr w:rsidR="00BD6C17" w:rsidSect="002420C4">
          <w:footerReference w:type="default" r:id="rId41"/>
          <w:pgSz w:w="15840" w:h="12240" w:orient="landscape" w:code="1"/>
          <w:pgMar w:top="1440" w:right="1440" w:bottom="1440" w:left="1440" w:header="720" w:footer="576" w:gutter="0"/>
          <w:cols w:space="720"/>
          <w:docGrid w:linePitch="326"/>
        </w:sectPr>
      </w:pPr>
      <w:r w:rsidRPr="00BD6C17">
        <w:rPr>
          <w:sz w:val="16"/>
        </w:rPr>
        <w:t xml:space="preserve">Source: Feed the Future [Country] ZOI Survey [Survey year(s)] </w:t>
      </w:r>
    </w:p>
    <w:p w14:paraId="34F82E17" w14:textId="60988444" w:rsidR="005F0A5F" w:rsidRDefault="005F0A5F" w:rsidP="00EF043B">
      <w:pPr>
        <w:pStyle w:val="Heading2"/>
        <w:numPr>
          <w:ilvl w:val="1"/>
          <w:numId w:val="26"/>
        </w:numPr>
        <w:ind w:left="1440" w:hanging="720"/>
      </w:pPr>
      <w:bookmarkStart w:id="339" w:name="_Toc63673344"/>
      <w:r>
        <w:lastRenderedPageBreak/>
        <w:t xml:space="preserve">Resilience </w:t>
      </w:r>
      <w:r w:rsidR="00FB21D5">
        <w:t>c</w:t>
      </w:r>
      <w:r>
        <w:t>apacities</w:t>
      </w:r>
      <w:bookmarkEnd w:id="339"/>
    </w:p>
    <w:p w14:paraId="69116EA7" w14:textId="130781D9" w:rsidR="005F0A5F" w:rsidRPr="00BD6C17" w:rsidRDefault="005F0A5F" w:rsidP="00A42461">
      <w:pPr>
        <w:pStyle w:val="BodyText1"/>
      </w:pPr>
      <w:r w:rsidRPr="00916C42">
        <w:t>There are multiple sources of resilience</w:t>
      </w:r>
      <w:r>
        <w:t xml:space="preserve"> that Feed the Future calls</w:t>
      </w:r>
      <w:r w:rsidRPr="00916C42">
        <w:t xml:space="preserve"> resilience capacities</w:t>
      </w:r>
      <w:r w:rsidR="00645F93">
        <w:t>—</w:t>
      </w:r>
      <w:r w:rsidR="00832FA8">
        <w:t xml:space="preserve">the four elements of risk reduction strategies </w:t>
      </w:r>
      <w:r w:rsidR="007155AC">
        <w:t>(</w:t>
      </w:r>
      <w:r w:rsidR="00832FA8">
        <w:t xml:space="preserve">i.e., prevention, mitigation, coping, and </w:t>
      </w:r>
      <w:r w:rsidR="00D800C0">
        <w:t>recovery</w:t>
      </w:r>
      <w:r w:rsidR="007155AC">
        <w:t>)</w:t>
      </w:r>
      <w:r w:rsidR="00D800C0">
        <w:t xml:space="preserve"> support</w:t>
      </w:r>
      <w:r w:rsidR="00B2404B">
        <w:t xml:space="preserve"> the absorptive, adaptive, and transformative capacities that are </w:t>
      </w:r>
      <w:r w:rsidR="00D800C0">
        <w:t>essential</w:t>
      </w:r>
      <w:r w:rsidR="00832FA8">
        <w:t xml:space="preserve"> </w:t>
      </w:r>
      <w:r w:rsidR="00325D7F">
        <w:t>to strengthen resilience.</w:t>
      </w:r>
      <w:r w:rsidRPr="00916C42">
        <w:t xml:space="preserve"> Many of these are captured in other parts of th</w:t>
      </w:r>
      <w:r>
        <w:t xml:space="preserve">is report, </w:t>
      </w:r>
      <w:r w:rsidR="007155AC">
        <w:t>such as</w:t>
      </w:r>
      <w:r>
        <w:t xml:space="preserve"> input into decisionmaking, decisionmaking autonomy, and coping strategies during times of food shortages.</w:t>
      </w:r>
      <w:r w:rsidRPr="00916C42">
        <w:t xml:space="preserve"> </w:t>
      </w:r>
      <w:r>
        <w:t>T</w:t>
      </w:r>
      <w:r w:rsidRPr="00916C42">
        <w:t>his section</w:t>
      </w:r>
      <w:r>
        <w:t xml:space="preserve"> presents</w:t>
      </w:r>
      <w:r w:rsidRPr="00916C42">
        <w:t xml:space="preserve"> </w:t>
      </w:r>
      <w:r>
        <w:t xml:space="preserve">three </w:t>
      </w:r>
      <w:r w:rsidRPr="00916C42">
        <w:t>additional resilience capacities that research has shown to strengthen resilience</w:t>
      </w:r>
      <w:r w:rsidR="00072531">
        <w:t xml:space="preserve"> and</w:t>
      </w:r>
      <w:r w:rsidR="00E17D47">
        <w:t xml:space="preserve"> improve adaptation and recovery from shocks and stresses</w:t>
      </w:r>
      <w:r w:rsidR="00072531">
        <w:t>:</w:t>
      </w:r>
      <w:r>
        <w:rPr>
          <w:rStyle w:val="FootnoteReference"/>
          <w:szCs w:val="20"/>
        </w:rPr>
        <w:footnoteReference w:id="33"/>
      </w:r>
      <w:r w:rsidRPr="005413A0">
        <w:rPr>
          <w:vertAlign w:val="superscript"/>
        </w:rPr>
        <w:t>,</w:t>
      </w:r>
      <w:r>
        <w:rPr>
          <w:rStyle w:val="FootnoteReference"/>
          <w:szCs w:val="20"/>
        </w:rPr>
        <w:footnoteReference w:id="34"/>
      </w:r>
      <w:r w:rsidRPr="005413A0">
        <w:rPr>
          <w:vertAlign w:val="superscript"/>
        </w:rPr>
        <w:t>,</w:t>
      </w:r>
      <w:r>
        <w:rPr>
          <w:rStyle w:val="FootnoteReference"/>
          <w:szCs w:val="20"/>
        </w:rPr>
        <w:footnoteReference w:id="35"/>
      </w:r>
      <w:r>
        <w:rPr>
          <w:vertAlign w:val="superscript"/>
        </w:rPr>
        <w:t>,</w:t>
      </w:r>
      <w:r>
        <w:rPr>
          <w:rStyle w:val="FootnoteReference"/>
          <w:szCs w:val="20"/>
        </w:rPr>
        <w:footnoteReference w:id="36"/>
      </w:r>
      <w:r>
        <w:rPr>
          <w:vertAlign w:val="superscript"/>
        </w:rPr>
        <w:t>,</w:t>
      </w:r>
      <w:r>
        <w:rPr>
          <w:rStyle w:val="FootnoteReference"/>
          <w:szCs w:val="20"/>
        </w:rPr>
        <w:footnoteReference w:id="37"/>
      </w:r>
      <w:r>
        <w:t xml:space="preserve"> local government response</w:t>
      </w:r>
      <w:r w:rsidR="00072531">
        <w:t>;</w:t>
      </w:r>
      <w:r>
        <w:t xml:space="preserve"> participation</w:t>
      </w:r>
      <w:r w:rsidRPr="000127AC">
        <w:t xml:space="preserve"> in group-based savings, micro-finance</w:t>
      </w:r>
      <w:r w:rsidR="00072531">
        <w:t>,</w:t>
      </w:r>
      <w:r w:rsidRPr="000127AC">
        <w:t xml:space="preserve"> or lending programs</w:t>
      </w:r>
      <w:r w:rsidR="00072531">
        <w:t>;</w:t>
      </w:r>
      <w:r>
        <w:t xml:space="preserve"> and social capital</w:t>
      </w:r>
      <w:r w:rsidRPr="00916C42">
        <w:t>.</w:t>
      </w:r>
      <w:r>
        <w:t xml:space="preserve"> </w:t>
      </w:r>
    </w:p>
    <w:p w14:paraId="5CCEEF88" w14:textId="254E5C1D" w:rsidR="005F0A5F" w:rsidRDefault="005F0A5F" w:rsidP="00BD6C17">
      <w:pPr>
        <w:pStyle w:val="Heading3"/>
        <w:numPr>
          <w:ilvl w:val="2"/>
          <w:numId w:val="27"/>
        </w:numPr>
      </w:pPr>
      <w:bookmarkStart w:id="340" w:name="_Toc63673345"/>
      <w:r w:rsidRPr="00E212F6">
        <w:t>Proportion of households that believe local government will respond</w:t>
      </w:r>
      <w:r w:rsidRPr="00796E0C">
        <w:t xml:space="preserve"> effectively to future shocks and stresses</w:t>
      </w:r>
      <w:bookmarkEnd w:id="340"/>
    </w:p>
    <w:p w14:paraId="09C81FB5" w14:textId="552CAD86" w:rsidR="005F0A5F" w:rsidRPr="00854ECD" w:rsidRDefault="005F0A5F" w:rsidP="00A42461">
      <w:pPr>
        <w:pStyle w:val="BodyText1"/>
      </w:pPr>
      <w:r w:rsidRPr="00802207">
        <w:t>Believing in the ability of one’s local government to respond to shocks and stresses is a proxy for trust, legitimacy, and effectiveness of local institutions and leadership. Such belief and trust contribute to transformative resilience capacity, or the enabling environment that supports—or limits—people's ability to prevent or mitigate the impact of, deal with, and recover from shocks and stresses.</w:t>
      </w:r>
      <w:r>
        <w:t xml:space="preserve"> The indicator reflects the p</w:t>
      </w:r>
      <w:r w:rsidRPr="00B16C5C">
        <w:t xml:space="preserve">roportion of households </w:t>
      </w:r>
      <w:r>
        <w:t xml:space="preserve">in the ZOI </w:t>
      </w:r>
      <w:r w:rsidRPr="00B16C5C">
        <w:t xml:space="preserve">that believe </w:t>
      </w:r>
      <w:r>
        <w:t xml:space="preserve">their </w:t>
      </w:r>
      <w:r w:rsidRPr="00B16C5C">
        <w:t xml:space="preserve">local government will </w:t>
      </w:r>
      <w:r>
        <w:t>help the community cope with difficult times (illustrated by a shock known to the community, such as drought or flood) in the future</w:t>
      </w:r>
      <w:r w:rsidRPr="00B16C5C">
        <w:t>. Local government responsiveness can r</w:t>
      </w:r>
      <w:r>
        <w:t xml:space="preserve">efer to either local leaders </w:t>
      </w:r>
      <w:r w:rsidRPr="00B16C5C">
        <w:t>or institutions.</w:t>
      </w:r>
      <w:r>
        <w:t xml:space="preserve"> </w:t>
      </w:r>
      <w:r>
        <w:rPr>
          <w:b/>
        </w:rPr>
        <w:t xml:space="preserve">Table </w:t>
      </w:r>
      <w:r w:rsidR="0061706D">
        <w:rPr>
          <w:b/>
        </w:rPr>
        <w:t>5</w:t>
      </w:r>
      <w:r>
        <w:rPr>
          <w:b/>
        </w:rPr>
        <w:t xml:space="preserve">.3.1 </w:t>
      </w:r>
      <w:r>
        <w:t xml:space="preserve">presents the indicator results for all households and by household characteristics, including gendered household type, household educational attainment, </w:t>
      </w:r>
      <w:r w:rsidR="00290099">
        <w:t xml:space="preserve">wealth quintile, poverty status, </w:t>
      </w:r>
      <w:r>
        <w:t>and</w:t>
      </w:r>
      <w:r w:rsidR="00290099">
        <w:t xml:space="preserve"> severity of shock exposure</w:t>
      </w:r>
      <w:r>
        <w:t>.</w:t>
      </w:r>
    </w:p>
    <w:p w14:paraId="5D751A6D" w14:textId="1C1E6E41" w:rsidR="005F0A5F" w:rsidRPr="00BD6C17" w:rsidRDefault="005F0A5F" w:rsidP="00A42461">
      <w:pPr>
        <w:pStyle w:val="Tabletitle"/>
      </w:pPr>
      <w:bookmarkStart w:id="341" w:name="_Toc63673072"/>
      <w:r w:rsidRPr="00BD6C17">
        <w:t xml:space="preserve">Table </w:t>
      </w:r>
      <w:r w:rsidR="0061706D" w:rsidRPr="00BD6C17">
        <w:t>5</w:t>
      </w:r>
      <w:r w:rsidRPr="00BD6C17">
        <w:t>.3.</w:t>
      </w:r>
      <w:r w:rsidR="00BD6C17" w:rsidRPr="00BD6C17">
        <w:t>1:</w:t>
      </w:r>
      <w:r w:rsidR="00BD6C17">
        <w:t xml:space="preserve"> </w:t>
      </w:r>
      <w:r w:rsidR="00BD6C17" w:rsidRPr="00BD6C17">
        <w:t>Percent of Households in the ZOI that Believe Local Government Will Help the Community Cope with Future Shocks and Stresses, in Total and by Selected Household Characteristics</w:t>
      </w:r>
      <w:bookmarkEnd w:id="341"/>
    </w:p>
    <w:tbl>
      <w:tblPr>
        <w:tblW w:w="7218" w:type="dxa"/>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970"/>
      </w:tblGrid>
      <w:tr w:rsidR="00BD6C17" w:rsidRPr="00A42461" w14:paraId="0A412606" w14:textId="77777777" w:rsidTr="005B002B">
        <w:trPr>
          <w:tblHeader/>
        </w:trPr>
        <w:tc>
          <w:tcPr>
            <w:tcW w:w="3150" w:type="dxa"/>
            <w:shd w:val="clear" w:color="000000" w:fill="387990"/>
            <w:noWrap/>
            <w:vAlign w:val="bottom"/>
            <w:hideMark/>
          </w:tcPr>
          <w:p w14:paraId="4D5D3E2D" w14:textId="77777777" w:rsidR="00BD6C17" w:rsidRPr="00A42461" w:rsidRDefault="00BD6C17" w:rsidP="00A42461">
            <w:pPr>
              <w:widowControl/>
              <w:spacing w:line="259" w:lineRule="auto"/>
              <w:rPr>
                <w:rFonts w:eastAsia="Times New Roman" w:cs="Times New Roman"/>
                <w:b/>
                <w:bCs/>
                <w:color w:val="FFFFFF"/>
                <w:sz w:val="20"/>
                <w:szCs w:val="20"/>
              </w:rPr>
            </w:pPr>
            <w:r w:rsidRPr="00A42461">
              <w:rPr>
                <w:rFonts w:eastAsia="Times New Roman" w:cs="Times New Roman"/>
                <w:b/>
                <w:bCs/>
                <w:color w:val="FFFFFF"/>
                <w:sz w:val="20"/>
                <w:szCs w:val="20"/>
              </w:rPr>
              <w:t>Household characteristic</w:t>
            </w:r>
          </w:p>
        </w:tc>
        <w:tc>
          <w:tcPr>
            <w:tcW w:w="1480" w:type="dxa"/>
            <w:shd w:val="clear" w:color="000000" w:fill="387990"/>
            <w:vAlign w:val="bottom"/>
            <w:hideMark/>
          </w:tcPr>
          <w:p w14:paraId="0D272B4D"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 xml:space="preserve">Percent </w:t>
            </w:r>
          </w:p>
        </w:tc>
        <w:tc>
          <w:tcPr>
            <w:tcW w:w="618" w:type="dxa"/>
            <w:shd w:val="clear" w:color="000000" w:fill="387990"/>
            <w:vAlign w:val="bottom"/>
            <w:hideMark/>
          </w:tcPr>
          <w:p w14:paraId="32B4F27A"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Sig.</w:t>
            </w:r>
            <w:r w:rsidRPr="00A42461">
              <w:rPr>
                <w:rFonts w:eastAsia="Times New Roman" w:cs="Times New Roman"/>
                <w:b/>
                <w:bCs/>
                <w:color w:val="FFFFFF"/>
                <w:sz w:val="20"/>
                <w:szCs w:val="20"/>
                <w:vertAlign w:val="superscript"/>
              </w:rPr>
              <w:t>a</w:t>
            </w:r>
          </w:p>
        </w:tc>
        <w:tc>
          <w:tcPr>
            <w:tcW w:w="1970" w:type="dxa"/>
            <w:shd w:val="clear" w:color="000000" w:fill="387990"/>
            <w:vAlign w:val="bottom"/>
            <w:hideMark/>
          </w:tcPr>
          <w:p w14:paraId="62C7136D" w14:textId="219345B9"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A42461">
              <w:rPr>
                <w:rFonts w:eastAsia="Times New Roman" w:cs="Times New Roman"/>
                <w:b/>
                <w:bCs/>
                <w:color w:val="FFFFFF"/>
                <w:sz w:val="20"/>
                <w:szCs w:val="20"/>
                <w:vertAlign w:val="superscript"/>
              </w:rPr>
              <w:t>b</w:t>
            </w:r>
          </w:p>
        </w:tc>
      </w:tr>
      <w:tr w:rsidR="00BD6C17" w:rsidRPr="00A42461" w14:paraId="2D763E67" w14:textId="77777777" w:rsidTr="005B002B">
        <w:tc>
          <w:tcPr>
            <w:tcW w:w="3150" w:type="dxa"/>
            <w:shd w:val="clear" w:color="auto" w:fill="auto"/>
            <w:noWrap/>
            <w:vAlign w:val="center"/>
            <w:hideMark/>
          </w:tcPr>
          <w:p w14:paraId="005C7D77" w14:textId="77777777" w:rsidR="00BD6C17" w:rsidRPr="00A42461" w:rsidRDefault="00BD6C17" w:rsidP="00A42461">
            <w:pPr>
              <w:widowControl/>
              <w:spacing w:line="259" w:lineRule="auto"/>
              <w:rPr>
                <w:rFonts w:eastAsia="Times New Roman" w:cs="Times New Roman"/>
                <w:b/>
                <w:bCs/>
                <w:sz w:val="20"/>
                <w:szCs w:val="20"/>
              </w:rPr>
            </w:pPr>
            <w:r w:rsidRPr="00A42461">
              <w:rPr>
                <w:rFonts w:eastAsia="Times New Roman" w:cs="Times New Roman"/>
                <w:b/>
                <w:bCs/>
                <w:sz w:val="20"/>
                <w:szCs w:val="20"/>
              </w:rPr>
              <w:t>All households</w:t>
            </w:r>
          </w:p>
        </w:tc>
        <w:tc>
          <w:tcPr>
            <w:tcW w:w="1480" w:type="dxa"/>
            <w:shd w:val="clear" w:color="auto" w:fill="auto"/>
            <w:noWrap/>
            <w:vAlign w:val="center"/>
            <w:hideMark/>
          </w:tcPr>
          <w:p w14:paraId="7745E411" w14:textId="1E968C2D" w:rsidR="00BD6C17" w:rsidRPr="00A42461"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4F4B55F7" w14:textId="108C5D43" w:rsidR="00BD6C17" w:rsidRPr="00A42461"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82DBB47" w14:textId="77777777" w:rsidR="00BD6C17" w:rsidRPr="00A42461" w:rsidRDefault="00BD6C17" w:rsidP="00A97743">
            <w:pPr>
              <w:widowControl/>
              <w:spacing w:line="259" w:lineRule="auto"/>
              <w:jc w:val="center"/>
              <w:rPr>
                <w:rFonts w:eastAsia="Times New Roman" w:cs="Times New Roman"/>
                <w:b/>
                <w:bCs/>
                <w:sz w:val="20"/>
                <w:szCs w:val="20"/>
              </w:rPr>
            </w:pPr>
          </w:p>
        </w:tc>
      </w:tr>
      <w:tr w:rsidR="00936986" w:rsidRPr="00A42461" w14:paraId="7F511A48" w14:textId="77777777" w:rsidTr="005B002B">
        <w:tc>
          <w:tcPr>
            <w:tcW w:w="3150" w:type="dxa"/>
            <w:shd w:val="clear" w:color="000000" w:fill="DBE7F3"/>
            <w:vAlign w:val="center"/>
            <w:hideMark/>
          </w:tcPr>
          <w:p w14:paraId="31691B50" w14:textId="77777777" w:rsidR="00936986" w:rsidRPr="00936986" w:rsidRDefault="00936986" w:rsidP="00936986">
            <w:pPr>
              <w:widowControl/>
              <w:spacing w:line="259" w:lineRule="auto"/>
              <w:jc w:val="center"/>
              <w:rPr>
                <w:rFonts w:eastAsia="Times New Roman" w:cs="Times New Roman"/>
                <w:b/>
                <w:bCs/>
                <w:sz w:val="20"/>
                <w:szCs w:val="20"/>
              </w:rPr>
            </w:pPr>
            <w:r w:rsidRPr="00936986">
              <w:rPr>
                <w:rFonts w:eastAsia="Times New Roman" w:cs="Times New Roman"/>
                <w:b/>
                <w:bCs/>
                <w:sz w:val="20"/>
                <w:szCs w:val="20"/>
              </w:rPr>
              <w:t>Gendered household type</w:t>
            </w:r>
          </w:p>
        </w:tc>
        <w:tc>
          <w:tcPr>
            <w:tcW w:w="1480" w:type="dxa"/>
            <w:shd w:val="clear" w:color="000000" w:fill="DBE7F3"/>
            <w:vAlign w:val="center"/>
          </w:tcPr>
          <w:p w14:paraId="2C44C452" w14:textId="14AFA567" w:rsidR="00936986" w:rsidRPr="00A42461" w:rsidRDefault="00936986" w:rsidP="00A97743">
            <w:pPr>
              <w:widowControl/>
              <w:spacing w:line="259" w:lineRule="auto"/>
              <w:rPr>
                <w:rFonts w:eastAsia="Times New Roman" w:cs="Times New Roman"/>
                <w:b/>
                <w:bCs/>
                <w:color w:val="auto"/>
                <w:sz w:val="20"/>
                <w:szCs w:val="20"/>
              </w:rPr>
            </w:pPr>
          </w:p>
        </w:tc>
        <w:tc>
          <w:tcPr>
            <w:tcW w:w="618" w:type="dxa"/>
            <w:shd w:val="clear" w:color="000000" w:fill="DBE7F3"/>
            <w:vAlign w:val="center"/>
            <w:hideMark/>
          </w:tcPr>
          <w:p w14:paraId="652C3B87" w14:textId="73E28EAE" w:rsidR="00936986" w:rsidRPr="00936986" w:rsidRDefault="00936986"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6CF49DA8" w14:textId="5588A404" w:rsidR="00936986" w:rsidRPr="00936986" w:rsidRDefault="00936986" w:rsidP="00A97743">
            <w:pPr>
              <w:widowControl/>
              <w:spacing w:line="259" w:lineRule="auto"/>
              <w:jc w:val="center"/>
              <w:rPr>
                <w:rFonts w:eastAsia="Times New Roman" w:cs="Times New Roman"/>
                <w:b/>
                <w:bCs/>
                <w:sz w:val="20"/>
                <w:szCs w:val="20"/>
              </w:rPr>
            </w:pPr>
          </w:p>
        </w:tc>
      </w:tr>
      <w:tr w:rsidR="00BD6C17" w:rsidRPr="00A42461" w14:paraId="0BB5BD65" w14:textId="77777777" w:rsidTr="005B002B">
        <w:tc>
          <w:tcPr>
            <w:tcW w:w="3150" w:type="dxa"/>
            <w:shd w:val="clear" w:color="auto" w:fill="auto"/>
            <w:vAlign w:val="center"/>
            <w:hideMark/>
          </w:tcPr>
          <w:p w14:paraId="656A3DDB"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and female adults</w:t>
            </w:r>
          </w:p>
        </w:tc>
        <w:tc>
          <w:tcPr>
            <w:tcW w:w="1480" w:type="dxa"/>
            <w:shd w:val="clear" w:color="auto" w:fill="auto"/>
            <w:vAlign w:val="center"/>
            <w:hideMark/>
          </w:tcPr>
          <w:p w14:paraId="37D3E495" w14:textId="7609229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6F502CB" w14:textId="577FEAD8"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078F759" w14:textId="6161361C"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5542CC7" w14:textId="77777777" w:rsidTr="005B002B">
        <w:tc>
          <w:tcPr>
            <w:tcW w:w="3150" w:type="dxa"/>
            <w:shd w:val="clear" w:color="auto" w:fill="auto"/>
            <w:vAlign w:val="center"/>
            <w:hideMark/>
          </w:tcPr>
          <w:p w14:paraId="562F77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Female adults only</w:t>
            </w:r>
          </w:p>
        </w:tc>
        <w:tc>
          <w:tcPr>
            <w:tcW w:w="1480" w:type="dxa"/>
            <w:shd w:val="clear" w:color="auto" w:fill="auto"/>
            <w:vAlign w:val="center"/>
            <w:hideMark/>
          </w:tcPr>
          <w:p w14:paraId="760EF339" w14:textId="6965C19C"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95C792" w14:textId="7FC17E05"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B15FB3D" w14:textId="3D0C8BCA"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A25B528" w14:textId="77777777" w:rsidTr="005B002B">
        <w:tc>
          <w:tcPr>
            <w:tcW w:w="3150" w:type="dxa"/>
            <w:shd w:val="clear" w:color="auto" w:fill="auto"/>
            <w:vAlign w:val="center"/>
            <w:hideMark/>
          </w:tcPr>
          <w:p w14:paraId="09468B10"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adults only</w:t>
            </w:r>
          </w:p>
        </w:tc>
        <w:tc>
          <w:tcPr>
            <w:tcW w:w="1480" w:type="dxa"/>
            <w:shd w:val="clear" w:color="auto" w:fill="auto"/>
            <w:vAlign w:val="center"/>
            <w:hideMark/>
          </w:tcPr>
          <w:p w14:paraId="7251A433" w14:textId="255B958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1152BFE" w14:textId="45845161"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44585AA" w14:textId="0032E15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CE848C2" w14:textId="77777777" w:rsidTr="005B002B">
        <w:tc>
          <w:tcPr>
            <w:tcW w:w="3150" w:type="dxa"/>
            <w:shd w:val="clear" w:color="auto" w:fill="auto"/>
            <w:vAlign w:val="center"/>
            <w:hideMark/>
          </w:tcPr>
          <w:p w14:paraId="73A396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Children only (no adults) </w:t>
            </w:r>
          </w:p>
        </w:tc>
        <w:tc>
          <w:tcPr>
            <w:tcW w:w="1480" w:type="dxa"/>
            <w:shd w:val="clear" w:color="auto" w:fill="auto"/>
            <w:vAlign w:val="center"/>
            <w:hideMark/>
          </w:tcPr>
          <w:p w14:paraId="65D827D6" w14:textId="3AFA8331"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07D378D" w14:textId="3787D36F"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4EC8EAE6" w14:textId="70C70903"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189C38CC" w14:textId="77777777" w:rsidTr="005B002B">
        <w:tc>
          <w:tcPr>
            <w:tcW w:w="3150" w:type="dxa"/>
            <w:shd w:val="clear" w:color="000000" w:fill="DBE7F3"/>
            <w:noWrap/>
            <w:vAlign w:val="center"/>
            <w:hideMark/>
          </w:tcPr>
          <w:p w14:paraId="463BEDBA"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Household education</w:t>
            </w:r>
          </w:p>
        </w:tc>
        <w:tc>
          <w:tcPr>
            <w:tcW w:w="1480" w:type="dxa"/>
            <w:shd w:val="clear" w:color="000000" w:fill="DBE7F3"/>
            <w:noWrap/>
            <w:vAlign w:val="center"/>
            <w:hideMark/>
          </w:tcPr>
          <w:p w14:paraId="041BDBB4" w14:textId="1EB1A111" w:rsidR="00BD6C17" w:rsidRPr="00A42461" w:rsidRDefault="00BD6C17" w:rsidP="00A97743">
            <w:pPr>
              <w:widowControl/>
              <w:spacing w:line="259" w:lineRule="auto"/>
              <w:jc w:val="center"/>
              <w:rPr>
                <w:rFonts w:eastAsia="Times New Roman" w:cs="Times New Roman"/>
                <w:b/>
                <w:bCs/>
                <w:color w:val="auto"/>
                <w:sz w:val="20"/>
                <w:szCs w:val="20"/>
              </w:rPr>
            </w:pPr>
          </w:p>
        </w:tc>
        <w:tc>
          <w:tcPr>
            <w:tcW w:w="618" w:type="dxa"/>
            <w:shd w:val="clear" w:color="000000" w:fill="DBE7F3"/>
            <w:noWrap/>
            <w:vAlign w:val="center"/>
            <w:hideMark/>
          </w:tcPr>
          <w:p w14:paraId="3BC847C8" w14:textId="1F7CCF1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noWrap/>
            <w:vAlign w:val="center"/>
            <w:hideMark/>
          </w:tcPr>
          <w:p w14:paraId="0D7690C3" w14:textId="1221448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792FF64" w14:textId="77777777" w:rsidTr="005B002B">
        <w:tc>
          <w:tcPr>
            <w:tcW w:w="3150" w:type="dxa"/>
            <w:shd w:val="clear" w:color="auto" w:fill="auto"/>
            <w:vAlign w:val="center"/>
            <w:hideMark/>
          </w:tcPr>
          <w:p w14:paraId="3C3BA72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lastRenderedPageBreak/>
              <w:t>No education</w:t>
            </w:r>
          </w:p>
        </w:tc>
        <w:tc>
          <w:tcPr>
            <w:tcW w:w="1480" w:type="dxa"/>
            <w:shd w:val="clear" w:color="auto" w:fill="auto"/>
            <w:vAlign w:val="center"/>
            <w:hideMark/>
          </w:tcPr>
          <w:p w14:paraId="5789449C" w14:textId="214EB81A"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819F7A7" w14:textId="63F974BE"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73E997C" w14:textId="740078CF"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46A393C5" w14:textId="77777777" w:rsidTr="005B002B">
        <w:tc>
          <w:tcPr>
            <w:tcW w:w="3150" w:type="dxa"/>
            <w:shd w:val="clear" w:color="auto" w:fill="auto"/>
            <w:vAlign w:val="center"/>
            <w:hideMark/>
          </w:tcPr>
          <w:p w14:paraId="4D5C74E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Less than primary</w:t>
            </w:r>
          </w:p>
        </w:tc>
        <w:tc>
          <w:tcPr>
            <w:tcW w:w="1480" w:type="dxa"/>
            <w:shd w:val="clear" w:color="auto" w:fill="auto"/>
            <w:vAlign w:val="center"/>
            <w:hideMark/>
          </w:tcPr>
          <w:p w14:paraId="6EFD5FA9" w14:textId="51278A9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94BDADF" w14:textId="74FCCA8C"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1855E2" w14:textId="20F35B3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85F7FBA" w14:textId="77777777" w:rsidTr="005B002B">
        <w:tc>
          <w:tcPr>
            <w:tcW w:w="3150" w:type="dxa"/>
            <w:shd w:val="clear" w:color="auto" w:fill="auto"/>
            <w:vAlign w:val="center"/>
            <w:hideMark/>
          </w:tcPr>
          <w:p w14:paraId="0C68D02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primary</w:t>
            </w:r>
          </w:p>
        </w:tc>
        <w:tc>
          <w:tcPr>
            <w:tcW w:w="1480" w:type="dxa"/>
            <w:shd w:val="clear" w:color="auto" w:fill="auto"/>
            <w:vAlign w:val="center"/>
            <w:hideMark/>
          </w:tcPr>
          <w:p w14:paraId="2C0604A4" w14:textId="32FE23DE"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DECE250" w14:textId="5AB2D6E9"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03B315FF" w14:textId="19EB8BA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35F75113" w14:textId="77777777" w:rsidTr="005B002B">
        <w:tc>
          <w:tcPr>
            <w:tcW w:w="3150" w:type="dxa"/>
            <w:shd w:val="clear" w:color="auto" w:fill="auto"/>
            <w:vAlign w:val="center"/>
            <w:hideMark/>
          </w:tcPr>
          <w:p w14:paraId="52B3BCD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secondary</w:t>
            </w:r>
          </w:p>
        </w:tc>
        <w:tc>
          <w:tcPr>
            <w:tcW w:w="1480" w:type="dxa"/>
            <w:shd w:val="clear" w:color="auto" w:fill="auto"/>
            <w:vAlign w:val="center"/>
            <w:hideMark/>
          </w:tcPr>
          <w:p w14:paraId="54615043" w14:textId="7C5850F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450FC59" w14:textId="632602E4"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1EDAC4A" w14:textId="4449E0D6"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A9B07CD" w14:textId="77777777" w:rsidTr="005B002B">
        <w:tc>
          <w:tcPr>
            <w:tcW w:w="3150" w:type="dxa"/>
            <w:shd w:val="clear" w:color="auto" w:fill="auto"/>
            <w:vAlign w:val="center"/>
            <w:hideMark/>
          </w:tcPr>
          <w:p w14:paraId="6BEE1699"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Higher</w:t>
            </w:r>
          </w:p>
        </w:tc>
        <w:tc>
          <w:tcPr>
            <w:tcW w:w="1480" w:type="dxa"/>
            <w:shd w:val="clear" w:color="auto" w:fill="auto"/>
            <w:vAlign w:val="center"/>
            <w:hideMark/>
          </w:tcPr>
          <w:p w14:paraId="27E5DD7A" w14:textId="61433CD2"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86E4865" w14:textId="6B811E47"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9DC1192" w14:textId="53736967"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5C26B6A" w14:textId="77777777" w:rsidTr="005B002B">
        <w:tc>
          <w:tcPr>
            <w:tcW w:w="3150" w:type="dxa"/>
            <w:shd w:val="clear" w:color="000000" w:fill="DBE7F3"/>
            <w:vAlign w:val="center"/>
            <w:hideMark/>
          </w:tcPr>
          <w:p w14:paraId="218A29BE"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Wealth quintile</w:t>
            </w:r>
          </w:p>
        </w:tc>
        <w:tc>
          <w:tcPr>
            <w:tcW w:w="1480" w:type="dxa"/>
            <w:shd w:val="clear" w:color="000000" w:fill="DBE7F3"/>
            <w:vAlign w:val="center"/>
            <w:hideMark/>
          </w:tcPr>
          <w:p w14:paraId="4C701492" w14:textId="4EBC0D4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02D207E0" w14:textId="1F55DFA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E84BFE4" w14:textId="3C716CAC"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E8FB9C9" w14:textId="77777777" w:rsidTr="005B002B">
        <w:tc>
          <w:tcPr>
            <w:tcW w:w="3150" w:type="dxa"/>
            <w:shd w:val="clear" w:color="auto" w:fill="auto"/>
            <w:noWrap/>
            <w:vAlign w:val="center"/>
            <w:hideMark/>
          </w:tcPr>
          <w:p w14:paraId="1E9FAD5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Highest (wealthiest)</w:t>
            </w:r>
          </w:p>
        </w:tc>
        <w:tc>
          <w:tcPr>
            <w:tcW w:w="1480" w:type="dxa"/>
            <w:shd w:val="clear" w:color="auto" w:fill="auto"/>
            <w:vAlign w:val="center"/>
            <w:hideMark/>
          </w:tcPr>
          <w:p w14:paraId="6EC957F7" w14:textId="6662D10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D408083" w14:textId="77F92159"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E8EFD13" w14:textId="2B815B8E"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19433A0" w14:textId="77777777" w:rsidTr="005B002B">
        <w:tc>
          <w:tcPr>
            <w:tcW w:w="3150" w:type="dxa"/>
            <w:shd w:val="clear" w:color="auto" w:fill="auto"/>
            <w:noWrap/>
            <w:vAlign w:val="center"/>
            <w:hideMark/>
          </w:tcPr>
          <w:p w14:paraId="6AD745D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Fourth</w:t>
            </w:r>
          </w:p>
        </w:tc>
        <w:tc>
          <w:tcPr>
            <w:tcW w:w="1480" w:type="dxa"/>
            <w:shd w:val="clear" w:color="auto" w:fill="auto"/>
            <w:vAlign w:val="center"/>
            <w:hideMark/>
          </w:tcPr>
          <w:p w14:paraId="5F9EF948" w14:textId="1CA212C1"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0CE3790" w14:textId="10B64A7C"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2368B8B" w14:textId="3C543EC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36FAA2B" w14:textId="77777777" w:rsidTr="005B002B">
        <w:tc>
          <w:tcPr>
            <w:tcW w:w="3150" w:type="dxa"/>
            <w:shd w:val="clear" w:color="auto" w:fill="auto"/>
            <w:noWrap/>
            <w:vAlign w:val="center"/>
            <w:hideMark/>
          </w:tcPr>
          <w:p w14:paraId="5D8D830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Middle</w:t>
            </w:r>
          </w:p>
        </w:tc>
        <w:tc>
          <w:tcPr>
            <w:tcW w:w="1480" w:type="dxa"/>
            <w:shd w:val="clear" w:color="auto" w:fill="auto"/>
            <w:vAlign w:val="center"/>
            <w:hideMark/>
          </w:tcPr>
          <w:p w14:paraId="18E9625E" w14:textId="06F8457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C6F5F0E" w14:textId="7D8C8C8F"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79E6AAF" w14:textId="13F956F8"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15853A" w14:textId="77777777" w:rsidTr="005B002B">
        <w:tc>
          <w:tcPr>
            <w:tcW w:w="3150" w:type="dxa"/>
            <w:shd w:val="clear" w:color="auto" w:fill="auto"/>
            <w:noWrap/>
            <w:vAlign w:val="center"/>
            <w:hideMark/>
          </w:tcPr>
          <w:p w14:paraId="2DE0115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Second</w:t>
            </w:r>
          </w:p>
        </w:tc>
        <w:tc>
          <w:tcPr>
            <w:tcW w:w="1480" w:type="dxa"/>
            <w:shd w:val="clear" w:color="auto" w:fill="auto"/>
            <w:vAlign w:val="center"/>
            <w:hideMark/>
          </w:tcPr>
          <w:p w14:paraId="0806B2D1" w14:textId="5F8A15E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406BED7" w14:textId="4F760B8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1D3F974" w14:textId="7EA58CD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57BA8003" w14:textId="77777777" w:rsidTr="005B002B">
        <w:tc>
          <w:tcPr>
            <w:tcW w:w="3150" w:type="dxa"/>
            <w:shd w:val="clear" w:color="auto" w:fill="auto"/>
            <w:noWrap/>
            <w:vAlign w:val="center"/>
            <w:hideMark/>
          </w:tcPr>
          <w:p w14:paraId="30A4AA62"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Lowest (poorest)</w:t>
            </w:r>
          </w:p>
        </w:tc>
        <w:tc>
          <w:tcPr>
            <w:tcW w:w="1480" w:type="dxa"/>
            <w:shd w:val="clear" w:color="auto" w:fill="auto"/>
            <w:vAlign w:val="center"/>
            <w:hideMark/>
          </w:tcPr>
          <w:p w14:paraId="382940CD" w14:textId="3018060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21A7D217" w14:textId="24AC9ED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33791F" w14:textId="0D56D648" w:rsidR="00BD6C17" w:rsidRPr="00936986" w:rsidRDefault="00BD6C17" w:rsidP="00A97743">
            <w:pPr>
              <w:widowControl/>
              <w:spacing w:line="259" w:lineRule="auto"/>
              <w:jc w:val="center"/>
              <w:rPr>
                <w:rFonts w:eastAsia="Times New Roman" w:cs="Times New Roman"/>
                <w:b/>
                <w:bCs/>
                <w:sz w:val="20"/>
                <w:szCs w:val="20"/>
              </w:rPr>
            </w:pPr>
          </w:p>
        </w:tc>
      </w:tr>
      <w:tr w:rsidR="00936986" w:rsidRPr="00A42461" w14:paraId="626951AB" w14:textId="77777777" w:rsidTr="005B002B">
        <w:tc>
          <w:tcPr>
            <w:tcW w:w="3150" w:type="dxa"/>
            <w:shd w:val="clear" w:color="000000" w:fill="DBE5F1"/>
            <w:vAlign w:val="center"/>
            <w:hideMark/>
          </w:tcPr>
          <w:p w14:paraId="04905FCB" w14:textId="77777777" w:rsidR="00936986" w:rsidRPr="00A42461" w:rsidRDefault="00936986" w:rsidP="00A97743">
            <w:pPr>
              <w:widowControl/>
              <w:spacing w:line="259" w:lineRule="auto"/>
              <w:rPr>
                <w:rFonts w:eastAsia="Times New Roman" w:cs="Times New Roman"/>
                <w:b/>
                <w:bCs/>
                <w:sz w:val="20"/>
                <w:szCs w:val="20"/>
              </w:rPr>
            </w:pPr>
            <w:r w:rsidRPr="00A42461">
              <w:rPr>
                <w:rFonts w:eastAsia="Times New Roman" w:cs="Times New Roman"/>
                <w:b/>
                <w:bCs/>
                <w:sz w:val="20"/>
                <w:szCs w:val="20"/>
              </w:rPr>
              <w:t>Poverty status</w:t>
            </w:r>
          </w:p>
        </w:tc>
        <w:tc>
          <w:tcPr>
            <w:tcW w:w="1480" w:type="dxa"/>
            <w:shd w:val="clear" w:color="000000" w:fill="DBE5F1"/>
            <w:vAlign w:val="center"/>
          </w:tcPr>
          <w:p w14:paraId="28CDE68E" w14:textId="62EEF741" w:rsidR="00936986" w:rsidRPr="00A42461" w:rsidRDefault="00936986" w:rsidP="00936986">
            <w:pPr>
              <w:widowControl/>
              <w:spacing w:line="259" w:lineRule="auto"/>
              <w:jc w:val="center"/>
              <w:rPr>
                <w:rFonts w:eastAsia="Times New Roman" w:cs="Times New Roman"/>
                <w:b/>
                <w:bCs/>
                <w:sz w:val="20"/>
                <w:szCs w:val="20"/>
              </w:rPr>
            </w:pPr>
          </w:p>
        </w:tc>
        <w:tc>
          <w:tcPr>
            <w:tcW w:w="618" w:type="dxa"/>
            <w:shd w:val="clear" w:color="000000" w:fill="DBE5F1"/>
            <w:vAlign w:val="center"/>
            <w:hideMark/>
          </w:tcPr>
          <w:p w14:paraId="7E12ABE6" w14:textId="57674DC3" w:rsidR="00936986" w:rsidRPr="00A42461" w:rsidRDefault="00936986" w:rsidP="00936986">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2D59A059" w14:textId="311F283A" w:rsidR="00936986" w:rsidRPr="00936986" w:rsidRDefault="00936986" w:rsidP="00936986">
            <w:pPr>
              <w:widowControl/>
              <w:spacing w:line="259" w:lineRule="auto"/>
              <w:jc w:val="center"/>
              <w:rPr>
                <w:rFonts w:eastAsia="Times New Roman" w:cs="Times New Roman"/>
                <w:b/>
                <w:bCs/>
                <w:sz w:val="20"/>
                <w:szCs w:val="20"/>
              </w:rPr>
            </w:pPr>
          </w:p>
        </w:tc>
      </w:tr>
      <w:tr w:rsidR="00BD6C17" w:rsidRPr="00A42461" w14:paraId="0FE721C3" w14:textId="77777777" w:rsidTr="005B002B">
        <w:tc>
          <w:tcPr>
            <w:tcW w:w="3150" w:type="dxa"/>
            <w:shd w:val="clear" w:color="auto" w:fill="auto"/>
            <w:vAlign w:val="center"/>
            <w:hideMark/>
          </w:tcPr>
          <w:p w14:paraId="7D6EF711"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Poor</w:t>
            </w:r>
          </w:p>
        </w:tc>
        <w:tc>
          <w:tcPr>
            <w:tcW w:w="1480" w:type="dxa"/>
            <w:shd w:val="clear" w:color="auto" w:fill="auto"/>
            <w:vAlign w:val="center"/>
            <w:hideMark/>
          </w:tcPr>
          <w:p w14:paraId="2509413C" w14:textId="1357129D"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6F187096" w14:textId="0E71C6D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7A429E0" w14:textId="3DE5C34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1A2191EF" w14:textId="77777777" w:rsidTr="005B002B">
        <w:tc>
          <w:tcPr>
            <w:tcW w:w="3150" w:type="dxa"/>
            <w:shd w:val="clear" w:color="auto" w:fill="auto"/>
            <w:vAlign w:val="center"/>
            <w:hideMark/>
          </w:tcPr>
          <w:p w14:paraId="3106EFD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Non-poor</w:t>
            </w:r>
          </w:p>
        </w:tc>
        <w:tc>
          <w:tcPr>
            <w:tcW w:w="1480" w:type="dxa"/>
            <w:shd w:val="clear" w:color="auto" w:fill="auto"/>
            <w:vAlign w:val="center"/>
            <w:hideMark/>
          </w:tcPr>
          <w:p w14:paraId="722BAED8" w14:textId="32806157"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10DF86F6" w14:textId="02232073"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6A4953D2" w14:textId="18A0871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4F3D696" w14:textId="77777777" w:rsidTr="005B002B">
        <w:tc>
          <w:tcPr>
            <w:tcW w:w="3150" w:type="dxa"/>
            <w:shd w:val="clear" w:color="000000" w:fill="DBE7F3"/>
            <w:noWrap/>
            <w:vAlign w:val="center"/>
            <w:hideMark/>
          </w:tcPr>
          <w:p w14:paraId="14E82DDB"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Shock exposure index</w:t>
            </w:r>
          </w:p>
        </w:tc>
        <w:tc>
          <w:tcPr>
            <w:tcW w:w="1480" w:type="dxa"/>
            <w:shd w:val="clear" w:color="000000" w:fill="DBE7F3"/>
            <w:vAlign w:val="center"/>
            <w:hideMark/>
          </w:tcPr>
          <w:p w14:paraId="2A33EE98" w14:textId="616B306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2555145D" w14:textId="682C04D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BFAF0C7" w14:textId="7BC2221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546168" w14:textId="77777777" w:rsidTr="005B002B">
        <w:tc>
          <w:tcPr>
            <w:tcW w:w="3150" w:type="dxa"/>
            <w:shd w:val="clear" w:color="auto" w:fill="auto"/>
            <w:noWrap/>
            <w:vAlign w:val="center"/>
            <w:hideMark/>
          </w:tcPr>
          <w:p w14:paraId="497C1F98"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Did not experience any shocks</w:t>
            </w:r>
          </w:p>
        </w:tc>
        <w:tc>
          <w:tcPr>
            <w:tcW w:w="1480" w:type="dxa"/>
            <w:shd w:val="clear" w:color="auto" w:fill="auto"/>
            <w:vAlign w:val="center"/>
            <w:hideMark/>
          </w:tcPr>
          <w:p w14:paraId="39D4E1A9" w14:textId="61A1B2F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E1E943" w14:textId="135C01B5"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3BE7327" w14:textId="4BBA2AE9"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BF52053" w14:textId="77777777" w:rsidTr="005B002B">
        <w:tc>
          <w:tcPr>
            <w:tcW w:w="3150" w:type="dxa"/>
            <w:shd w:val="clear" w:color="auto" w:fill="auto"/>
            <w:noWrap/>
            <w:vAlign w:val="center"/>
            <w:hideMark/>
          </w:tcPr>
          <w:p w14:paraId="1C299C23"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w:t>
            </w:r>
          </w:p>
        </w:tc>
        <w:tc>
          <w:tcPr>
            <w:tcW w:w="1480" w:type="dxa"/>
            <w:shd w:val="clear" w:color="auto" w:fill="auto"/>
            <w:vAlign w:val="center"/>
            <w:hideMark/>
          </w:tcPr>
          <w:p w14:paraId="0357BDE4" w14:textId="400D024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81C78C4" w14:textId="4E1D9BF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5751E619" w14:textId="60F5065B"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BBFEE21" w14:textId="77777777" w:rsidTr="005B002B">
        <w:tc>
          <w:tcPr>
            <w:tcW w:w="3150" w:type="dxa"/>
            <w:shd w:val="clear" w:color="auto" w:fill="auto"/>
            <w:noWrap/>
            <w:vAlign w:val="center"/>
            <w:hideMark/>
          </w:tcPr>
          <w:p w14:paraId="05E608CA"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Moderate</w:t>
            </w:r>
          </w:p>
        </w:tc>
        <w:tc>
          <w:tcPr>
            <w:tcW w:w="1480" w:type="dxa"/>
            <w:shd w:val="clear" w:color="auto" w:fill="auto"/>
            <w:vAlign w:val="center"/>
            <w:hideMark/>
          </w:tcPr>
          <w:p w14:paraId="64EBF1F1" w14:textId="3301B0A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AAD8C1B" w14:textId="62E3614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EE4D4AD" w14:textId="4817630A"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BE24C9F" w14:textId="77777777" w:rsidTr="005B002B">
        <w:tc>
          <w:tcPr>
            <w:tcW w:w="3150" w:type="dxa"/>
            <w:shd w:val="clear" w:color="auto" w:fill="auto"/>
            <w:noWrap/>
            <w:vAlign w:val="center"/>
            <w:hideMark/>
          </w:tcPr>
          <w:p w14:paraId="7D1F366F"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w:t>
            </w:r>
          </w:p>
        </w:tc>
        <w:tc>
          <w:tcPr>
            <w:tcW w:w="1480" w:type="dxa"/>
            <w:shd w:val="clear" w:color="auto" w:fill="auto"/>
            <w:vAlign w:val="center"/>
            <w:hideMark/>
          </w:tcPr>
          <w:p w14:paraId="31784759" w14:textId="443F61B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6E55E118" w14:textId="4E9425E2"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FA945A9" w14:textId="247E33BB" w:rsidR="00BD6C17" w:rsidRPr="00936986" w:rsidRDefault="00BD6C17" w:rsidP="00A97743">
            <w:pPr>
              <w:widowControl/>
              <w:spacing w:line="259" w:lineRule="auto"/>
              <w:jc w:val="center"/>
              <w:rPr>
                <w:rFonts w:eastAsia="Times New Roman" w:cs="Times New Roman"/>
                <w:b/>
                <w:bCs/>
                <w:sz w:val="20"/>
                <w:szCs w:val="20"/>
              </w:rPr>
            </w:pPr>
          </w:p>
        </w:tc>
      </w:tr>
    </w:tbl>
    <w:p w14:paraId="68DE50A5" w14:textId="2E09D947" w:rsidR="00BD6C17" w:rsidRPr="00BD6C17" w:rsidRDefault="008170B4" w:rsidP="00BD6C17">
      <w:pPr>
        <w:pStyle w:val="L1-FlLSp12"/>
        <w:ind w:right="2610"/>
        <w:contextualSpacing/>
        <w:rPr>
          <w:sz w:val="16"/>
          <w:szCs w:val="16"/>
        </w:rPr>
      </w:pPr>
      <w:commentRangeStart w:id="342"/>
      <w:r w:rsidRPr="007472E6">
        <w:rPr>
          <w:sz w:val="16"/>
          <w:szCs w:val="16"/>
        </w:rPr>
        <w:t>^ Results not statistically reliable, n&lt;30  </w:t>
      </w:r>
      <w:commentRangeEnd w:id="342"/>
      <w:r>
        <w:rPr>
          <w:rStyle w:val="CommentReference"/>
        </w:rPr>
        <w:commentReference w:id="342"/>
      </w:r>
    </w:p>
    <w:p w14:paraId="33C8AC66" w14:textId="739E17BB" w:rsidR="00BD6C17" w:rsidRPr="00BD6C17" w:rsidRDefault="00BD6C17" w:rsidP="00866647">
      <w:pPr>
        <w:pStyle w:val="L1-FlLSp12"/>
        <w:ind w:left="90" w:right="2610" w:hanging="90"/>
        <w:contextualSpacing/>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48A9275" w14:textId="130147F7" w:rsidR="00BD6C17" w:rsidRPr="00BD6C17" w:rsidRDefault="00BD6C17" w:rsidP="00866647">
      <w:pPr>
        <w:pStyle w:val="L1-FlLSp12"/>
        <w:ind w:left="90" w:right="2610" w:hanging="90"/>
        <w:contextualSpacing/>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32CCA301" w14:textId="77777777" w:rsidR="00884247" w:rsidRDefault="00884247" w:rsidP="00884247">
      <w:pPr>
        <w:pStyle w:val="L1-FlLSp12"/>
        <w:spacing w:after="0"/>
        <w:rPr>
          <w:sz w:val="16"/>
          <w:szCs w:val="16"/>
        </w:rPr>
      </w:pPr>
      <w:r>
        <w:rPr>
          <w:sz w:val="16"/>
          <w:szCs w:val="16"/>
        </w:rPr>
        <w:t>Notes:</w:t>
      </w:r>
    </w:p>
    <w:p w14:paraId="040A2C0C" w14:textId="65ACD74D" w:rsidR="00884247" w:rsidRPr="002A2100" w:rsidRDefault="00884247" w:rsidP="00884247">
      <w:pPr>
        <w:pStyle w:val="L1-FlLSp12"/>
        <w:spacing w:after="0"/>
        <w:rPr>
          <w:sz w:val="16"/>
          <w:szCs w:val="16"/>
        </w:rPr>
      </w:pPr>
      <w:r w:rsidRPr="002A2100">
        <w:rPr>
          <w:sz w:val="16"/>
          <w:szCs w:val="16"/>
        </w:rPr>
        <w:t xml:space="preserve">Disaggregates based on individual household members (i.e., gendered household type, household education, wealth index, and poverty status) are calculated using de jure household members. </w:t>
      </w:r>
    </w:p>
    <w:p w14:paraId="707F963E" w14:textId="3CF8665F" w:rsidR="00BD6C17" w:rsidRDefault="00884247" w:rsidP="00884247">
      <w:pPr>
        <w:pStyle w:val="L1-FlLSp12"/>
        <w:ind w:right="2610"/>
        <w:contextualSpacing/>
        <w:rPr>
          <w:sz w:val="16"/>
          <w:szCs w:val="16"/>
        </w:rPr>
      </w:pPr>
      <w:r w:rsidRPr="002A2100">
        <w:rPr>
          <w:sz w:val="16"/>
          <w:szCs w:val="16"/>
        </w:rPr>
        <w:t xml:space="preserve">Estimates exclude households that reported local government will not need to help the community cope with shocks or </w:t>
      </w:r>
      <w:r>
        <w:rPr>
          <w:sz w:val="16"/>
          <w:szCs w:val="16"/>
        </w:rPr>
        <w:t>stresses</w:t>
      </w:r>
      <w:r w:rsidRPr="002A2100">
        <w:rPr>
          <w:sz w:val="16"/>
          <w:szCs w:val="16"/>
        </w:rPr>
        <w:t xml:space="preserve"> in the future.</w:t>
      </w:r>
    </w:p>
    <w:p w14:paraId="46A10FDB" w14:textId="7A2ECD1C" w:rsidR="00A14797" w:rsidRPr="00A14797" w:rsidRDefault="00A14797" w:rsidP="00A42461">
      <w:pPr>
        <w:pStyle w:val="L1-FlLSp12"/>
        <w:ind w:right="2606"/>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9CC4F41" w14:textId="39AE0F92" w:rsidR="005F0A5F" w:rsidRDefault="005F0A5F" w:rsidP="00BD6C17">
      <w:pPr>
        <w:pStyle w:val="Heading3"/>
        <w:numPr>
          <w:ilvl w:val="2"/>
          <w:numId w:val="27"/>
        </w:numPr>
      </w:pPr>
      <w:bookmarkStart w:id="343" w:name="_Toc63673346"/>
      <w:r w:rsidRPr="00A62DA9">
        <w:t>Proportion of households participating in group-based savings, micro-finance</w:t>
      </w:r>
      <w:r w:rsidR="0013186E">
        <w:t>,</w:t>
      </w:r>
      <w:r w:rsidRPr="00A62DA9">
        <w:t xml:space="preserve"> or lending programs</w:t>
      </w:r>
      <w:bookmarkEnd w:id="343"/>
    </w:p>
    <w:p w14:paraId="2E096EF2" w14:textId="32558CF7" w:rsidR="005F0A5F" w:rsidRDefault="005F0A5F" w:rsidP="00A42461">
      <w:pPr>
        <w:pStyle w:val="BodyText1"/>
      </w:pPr>
      <w:r w:rsidRPr="00372853">
        <w:t xml:space="preserve">This indicator helps track the financial inclusion of households in the </w:t>
      </w:r>
      <w:r>
        <w:t>ZOI</w:t>
      </w:r>
      <w:r w:rsidRPr="00372853">
        <w:t xml:space="preserve">. </w:t>
      </w:r>
      <w:r>
        <w:t>F</w:t>
      </w:r>
      <w:r w:rsidRPr="00372853">
        <w:t xml:space="preserve">inancial inclusion </w:t>
      </w:r>
      <w:r>
        <w:t xml:space="preserve">allows for </w:t>
      </w:r>
      <w:r w:rsidRPr="00372853">
        <w:t xml:space="preserve">lower </w:t>
      </w:r>
      <w:r>
        <w:t>day-</w:t>
      </w:r>
      <w:r w:rsidRPr="00372853">
        <w:t>to</w:t>
      </w:r>
      <w:r>
        <w:t xml:space="preserve">-day </w:t>
      </w:r>
      <w:r w:rsidRPr="00372853">
        <w:t>transaction cos</w:t>
      </w:r>
      <w:r>
        <w:t>ts</w:t>
      </w:r>
      <w:r w:rsidRPr="00372853">
        <w:t xml:space="preserve"> (e.g.</w:t>
      </w:r>
      <w:r w:rsidR="0013186E">
        <w:t>,</w:t>
      </w:r>
      <w:r w:rsidRPr="00372853">
        <w:t xml:space="preserve"> Mobile Money), </w:t>
      </w:r>
      <w:r>
        <w:t xml:space="preserve">the </w:t>
      </w:r>
      <w:r w:rsidRPr="00372853">
        <w:t xml:space="preserve">ability to grow savings to </w:t>
      </w:r>
      <w:r>
        <w:t>ease the burden of stressors and shocks, and access to credit to invest</w:t>
      </w:r>
      <w:r w:rsidRPr="00372853">
        <w:t>. Group-based savings programs are formal or informal community programs that serve as a mechanism for people in poor communities, with otherwise limited access to financial services, to pool their savings. The specific composition and function of the savings groups group vary and can include rotating disbursement as well as accumulating savings models.</w:t>
      </w:r>
      <w:r>
        <w:t xml:space="preserve"> </w:t>
      </w:r>
      <w:r w:rsidRPr="00372853">
        <w:t>According to the World Bank, microfinance can be defined as approaches to provide financial services to households and micro-enterprises that are excluded from traditional commercial banking services. Typically, participants are low-income, self-employed</w:t>
      </w:r>
      <w:r>
        <w:t>,</w:t>
      </w:r>
      <w:r w:rsidRPr="00372853">
        <w:t xml:space="preserve"> or informally employed </w:t>
      </w:r>
      <w:r w:rsidRPr="00372853">
        <w:lastRenderedPageBreak/>
        <w:t>individuals, with no formalized ownership titles on their assets and with limited form</w:t>
      </w:r>
      <w:r>
        <w:t>al identification papers.</w:t>
      </w:r>
      <w:r>
        <w:rPr>
          <w:rStyle w:val="FootnoteReference"/>
        </w:rPr>
        <w:footnoteReference w:id="38"/>
      </w:r>
      <w:r w:rsidRPr="00372853">
        <w:rPr>
          <w:vertAlign w:val="superscript"/>
        </w:rPr>
        <w:t>,</w:t>
      </w:r>
      <w:r>
        <w:rPr>
          <w:rStyle w:val="FootnoteReference"/>
        </w:rPr>
        <w:footnoteReference w:id="39"/>
      </w:r>
      <w:r w:rsidR="00B658DD">
        <w:rPr>
          <w:vertAlign w:val="superscript"/>
        </w:rPr>
        <w:t>,</w:t>
      </w:r>
      <w:r w:rsidR="00B658DD">
        <w:rPr>
          <w:rStyle w:val="FootnoteReference"/>
        </w:rPr>
        <w:footnoteReference w:id="40"/>
      </w:r>
      <w:r>
        <w:t xml:space="preserve"> </w:t>
      </w:r>
    </w:p>
    <w:p w14:paraId="3AF1F6FB" w14:textId="7DFB7371" w:rsidR="005F0A5F" w:rsidRDefault="005F0A5F" w:rsidP="005F0A5F">
      <w:pPr>
        <w:pStyle w:val="BodyText"/>
      </w:pPr>
      <w:r>
        <w:rPr>
          <w:b/>
        </w:rPr>
        <w:t xml:space="preserve">Table </w:t>
      </w:r>
      <w:r w:rsidR="0061706D">
        <w:rPr>
          <w:b/>
        </w:rPr>
        <w:t>5</w:t>
      </w:r>
      <w:r>
        <w:rPr>
          <w:b/>
        </w:rPr>
        <w:t xml:space="preserve">.3.2 </w:t>
      </w:r>
      <w:r>
        <w:t xml:space="preserve">presents the percentage of households participating in group-based savings, micro-finance, or lending programs. </w:t>
      </w:r>
      <w:r w:rsidRPr="00372853">
        <w:t>A household is considered to be participating if any member of t</w:t>
      </w:r>
      <w:r w:rsidR="00583B57">
        <w:t>he household saved money with or</w:t>
      </w:r>
      <w:r w:rsidRPr="00372853">
        <w:t xml:space="preserve"> took a loan or borrowed cash or in-kind from a group-based savings, micro</w:t>
      </w:r>
      <w:r w:rsidR="00540198">
        <w:noBreakHyphen/>
      </w:r>
      <w:r w:rsidRPr="00372853">
        <w:t>finance</w:t>
      </w:r>
      <w:r w:rsidR="00540198">
        <w:t>,</w:t>
      </w:r>
      <w:r w:rsidRPr="00372853">
        <w:t xml:space="preserve"> or lending program in the 12 months</w:t>
      </w:r>
      <w:r>
        <w:t xml:space="preserve"> preceding the survey</w:t>
      </w:r>
      <w:r w:rsidRPr="00372853">
        <w:t>.</w:t>
      </w:r>
      <w:r>
        <w:t xml:space="preserve"> Findings are shown for all households and by household characteristics</w:t>
      </w:r>
      <w:r w:rsidR="00540198">
        <w:t>,</w:t>
      </w:r>
      <w:r>
        <w:t xml:space="preserve"> including gendered household type, household educational attainment, </w:t>
      </w:r>
      <w:r w:rsidR="00290099">
        <w:t xml:space="preserve">wealth quintile, </w:t>
      </w:r>
      <w:r w:rsidR="003F0E13">
        <w:t xml:space="preserve">poverty status, </w:t>
      </w:r>
      <w:r>
        <w:t xml:space="preserve">and </w:t>
      </w:r>
      <w:r w:rsidR="00290099">
        <w:t>severity of shock exposure</w:t>
      </w:r>
      <w:r>
        <w:t>.</w:t>
      </w:r>
    </w:p>
    <w:p w14:paraId="6F9CD672" w14:textId="60E34080" w:rsidR="005F0A5F" w:rsidRPr="005F2634" w:rsidRDefault="005F0A5F" w:rsidP="00A97743">
      <w:pPr>
        <w:pStyle w:val="Tabletitle"/>
      </w:pPr>
      <w:bookmarkStart w:id="344" w:name="_Toc63673073"/>
      <w:r w:rsidRPr="005F2634">
        <w:t xml:space="preserve">Table </w:t>
      </w:r>
      <w:r w:rsidR="00BD6C17" w:rsidRPr="00BD6C17">
        <w:t>5.3.2: Percent of Households in the ZOI Participating in Group-based Savings, Micro</w:t>
      </w:r>
      <w:r w:rsidR="00540198">
        <w:noBreakHyphen/>
      </w:r>
      <w:r w:rsidR="00BD6C17" w:rsidRPr="00BD6C17">
        <w:t>finance, or Lending Programs, in Total and by Selected Household Characteristics</w:t>
      </w:r>
      <w:bookmarkEnd w:id="344"/>
    </w:p>
    <w:tbl>
      <w:tblPr>
        <w:tblW w:w="7038" w:type="dxa"/>
        <w:tblLook w:val="04A0" w:firstRow="1" w:lastRow="0" w:firstColumn="1" w:lastColumn="0" w:noHBand="0" w:noVBand="1"/>
      </w:tblPr>
      <w:tblGrid>
        <w:gridCol w:w="3150"/>
        <w:gridCol w:w="1480"/>
        <w:gridCol w:w="618"/>
        <w:gridCol w:w="1790"/>
      </w:tblGrid>
      <w:tr w:rsidR="00BD6C17" w:rsidRPr="00E20C22" w14:paraId="2770B727" w14:textId="77777777" w:rsidTr="005B002B">
        <w:tc>
          <w:tcPr>
            <w:tcW w:w="3150" w:type="dxa"/>
            <w:tcBorders>
              <w:top w:val="single" w:sz="4" w:space="0" w:color="auto"/>
              <w:left w:val="nil"/>
              <w:bottom w:val="single" w:sz="4" w:space="0" w:color="auto"/>
              <w:right w:val="nil"/>
            </w:tcBorders>
            <w:shd w:val="clear" w:color="000000" w:fill="387990"/>
            <w:noWrap/>
            <w:vAlign w:val="bottom"/>
            <w:hideMark/>
          </w:tcPr>
          <w:p w14:paraId="798E8581" w14:textId="77777777" w:rsidR="00BD6C17" w:rsidRPr="00E20C22" w:rsidRDefault="00BD6C17" w:rsidP="00E20C22">
            <w:pPr>
              <w:widowControl/>
              <w:spacing w:line="259" w:lineRule="auto"/>
              <w:rPr>
                <w:rFonts w:eastAsia="Times New Roman" w:cs="Times New Roman"/>
                <w:b/>
                <w:bCs/>
                <w:color w:val="FFFFFF"/>
                <w:sz w:val="20"/>
                <w:szCs w:val="20"/>
              </w:rPr>
            </w:pPr>
            <w:r w:rsidRPr="00E20C22">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000000" w:fill="387990"/>
            <w:vAlign w:val="bottom"/>
            <w:hideMark/>
          </w:tcPr>
          <w:p w14:paraId="6BA494E8"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000000" w:fill="387990"/>
            <w:vAlign w:val="bottom"/>
            <w:hideMark/>
          </w:tcPr>
          <w:p w14:paraId="23F1699D"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Sig.</w:t>
            </w:r>
            <w:r w:rsidRPr="00E20C22">
              <w:rPr>
                <w:rFonts w:eastAsia="Times New Roman" w:cs="Times New Roman"/>
                <w:b/>
                <w:bCs/>
                <w:color w:val="FFFFFF"/>
                <w:sz w:val="20"/>
                <w:szCs w:val="20"/>
                <w:vertAlign w:val="superscript"/>
              </w:rPr>
              <w:t>a</w:t>
            </w:r>
          </w:p>
        </w:tc>
        <w:tc>
          <w:tcPr>
            <w:tcW w:w="1790" w:type="dxa"/>
            <w:tcBorders>
              <w:top w:val="single" w:sz="4" w:space="0" w:color="auto"/>
              <w:left w:val="nil"/>
              <w:bottom w:val="single" w:sz="4" w:space="0" w:color="auto"/>
              <w:right w:val="nil"/>
            </w:tcBorders>
            <w:shd w:val="clear" w:color="000000" w:fill="387990"/>
            <w:vAlign w:val="bottom"/>
            <w:hideMark/>
          </w:tcPr>
          <w:p w14:paraId="7F6D8413" w14:textId="29E68541"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E20C22">
              <w:rPr>
                <w:rFonts w:eastAsia="Times New Roman" w:cs="Times New Roman"/>
                <w:b/>
                <w:bCs/>
                <w:color w:val="FFFFFF"/>
                <w:sz w:val="20"/>
                <w:szCs w:val="20"/>
                <w:vertAlign w:val="superscript"/>
              </w:rPr>
              <w:t>b</w:t>
            </w:r>
          </w:p>
        </w:tc>
      </w:tr>
      <w:tr w:rsidR="00BD6C17" w:rsidRPr="00E20C22" w14:paraId="2AFDA606" w14:textId="77777777" w:rsidTr="005B002B">
        <w:tc>
          <w:tcPr>
            <w:tcW w:w="3150" w:type="dxa"/>
            <w:tcBorders>
              <w:top w:val="nil"/>
              <w:left w:val="nil"/>
              <w:bottom w:val="single" w:sz="4" w:space="0" w:color="auto"/>
              <w:right w:val="nil"/>
            </w:tcBorders>
            <w:shd w:val="clear" w:color="auto" w:fill="auto"/>
            <w:noWrap/>
            <w:vAlign w:val="center"/>
            <w:hideMark/>
          </w:tcPr>
          <w:p w14:paraId="2A2F1C86"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All households</w:t>
            </w:r>
          </w:p>
        </w:tc>
        <w:tc>
          <w:tcPr>
            <w:tcW w:w="1480" w:type="dxa"/>
            <w:tcBorders>
              <w:top w:val="nil"/>
              <w:left w:val="nil"/>
              <w:bottom w:val="single" w:sz="4" w:space="0" w:color="auto"/>
              <w:right w:val="nil"/>
            </w:tcBorders>
            <w:shd w:val="clear" w:color="auto" w:fill="auto"/>
            <w:noWrap/>
            <w:vAlign w:val="center"/>
            <w:hideMark/>
          </w:tcPr>
          <w:p w14:paraId="6C6613D9" w14:textId="3F76336C" w:rsidR="00BD6C17" w:rsidRPr="00E20C22" w:rsidRDefault="00BD6C17" w:rsidP="00E20C2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23145D80" w14:textId="349F968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nil"/>
              <w:right w:val="nil"/>
            </w:tcBorders>
            <w:shd w:val="clear" w:color="auto" w:fill="auto"/>
            <w:noWrap/>
            <w:vAlign w:val="bottom"/>
            <w:hideMark/>
          </w:tcPr>
          <w:p w14:paraId="5F53C01B" w14:textId="77777777" w:rsidR="00BD6C17" w:rsidRPr="00E20C22" w:rsidRDefault="00BD6C17" w:rsidP="00E20C22">
            <w:pPr>
              <w:widowControl/>
              <w:spacing w:line="259" w:lineRule="auto"/>
              <w:jc w:val="center"/>
              <w:rPr>
                <w:rFonts w:eastAsia="Times New Roman" w:cs="Times New Roman"/>
                <w:bCs/>
                <w:sz w:val="20"/>
                <w:szCs w:val="20"/>
              </w:rPr>
            </w:pPr>
          </w:p>
        </w:tc>
      </w:tr>
      <w:tr w:rsidR="00BD6C17" w:rsidRPr="00E20C22" w14:paraId="7FF28A10" w14:textId="77777777" w:rsidTr="005B002B">
        <w:tc>
          <w:tcPr>
            <w:tcW w:w="4630" w:type="dxa"/>
            <w:gridSpan w:val="2"/>
            <w:tcBorders>
              <w:top w:val="single" w:sz="4" w:space="0" w:color="auto"/>
              <w:left w:val="nil"/>
              <w:bottom w:val="single" w:sz="4" w:space="0" w:color="auto"/>
              <w:right w:val="nil"/>
            </w:tcBorders>
            <w:shd w:val="clear" w:color="000000" w:fill="DBE7F3"/>
            <w:vAlign w:val="center"/>
            <w:hideMark/>
          </w:tcPr>
          <w:p w14:paraId="5FD70254"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Gendered household type</w:t>
            </w:r>
          </w:p>
        </w:tc>
        <w:tc>
          <w:tcPr>
            <w:tcW w:w="618" w:type="dxa"/>
            <w:tcBorders>
              <w:top w:val="nil"/>
              <w:left w:val="nil"/>
              <w:bottom w:val="single" w:sz="4" w:space="0" w:color="auto"/>
              <w:right w:val="nil"/>
            </w:tcBorders>
            <w:shd w:val="clear" w:color="000000" w:fill="DBE7F3"/>
            <w:vAlign w:val="center"/>
            <w:hideMark/>
          </w:tcPr>
          <w:p w14:paraId="56813BA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single" w:sz="4" w:space="0" w:color="auto"/>
              <w:left w:val="nil"/>
              <w:bottom w:val="single" w:sz="4" w:space="0" w:color="auto"/>
              <w:right w:val="nil"/>
            </w:tcBorders>
            <w:shd w:val="clear" w:color="000000" w:fill="DBE7F3"/>
            <w:vAlign w:val="center"/>
            <w:hideMark/>
          </w:tcPr>
          <w:p w14:paraId="36DAB8DB"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4D8C154F" w14:textId="77777777" w:rsidTr="005B002B">
        <w:tc>
          <w:tcPr>
            <w:tcW w:w="3150" w:type="dxa"/>
            <w:tcBorders>
              <w:top w:val="nil"/>
              <w:left w:val="nil"/>
              <w:bottom w:val="single" w:sz="4" w:space="0" w:color="auto"/>
              <w:right w:val="nil"/>
            </w:tcBorders>
            <w:shd w:val="clear" w:color="auto" w:fill="auto"/>
            <w:vAlign w:val="center"/>
            <w:hideMark/>
          </w:tcPr>
          <w:p w14:paraId="16A78638"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and female adults</w:t>
            </w:r>
          </w:p>
        </w:tc>
        <w:tc>
          <w:tcPr>
            <w:tcW w:w="1480" w:type="dxa"/>
            <w:tcBorders>
              <w:top w:val="nil"/>
              <w:left w:val="nil"/>
              <w:bottom w:val="single" w:sz="4" w:space="0" w:color="auto"/>
              <w:right w:val="nil"/>
            </w:tcBorders>
            <w:shd w:val="clear" w:color="auto" w:fill="auto"/>
            <w:vAlign w:val="center"/>
            <w:hideMark/>
          </w:tcPr>
          <w:p w14:paraId="33D4D64E" w14:textId="4E7889A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72E3E83" w14:textId="0145FEA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420E8B5" w14:textId="7547E3FF"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19BD905" w14:textId="77777777" w:rsidTr="005B002B">
        <w:tc>
          <w:tcPr>
            <w:tcW w:w="3150" w:type="dxa"/>
            <w:tcBorders>
              <w:top w:val="nil"/>
              <w:left w:val="nil"/>
              <w:bottom w:val="single" w:sz="4" w:space="0" w:color="auto"/>
              <w:right w:val="nil"/>
            </w:tcBorders>
            <w:shd w:val="clear" w:color="auto" w:fill="auto"/>
            <w:vAlign w:val="center"/>
            <w:hideMark/>
          </w:tcPr>
          <w:p w14:paraId="121A625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Female adults only</w:t>
            </w:r>
          </w:p>
        </w:tc>
        <w:tc>
          <w:tcPr>
            <w:tcW w:w="1480" w:type="dxa"/>
            <w:tcBorders>
              <w:top w:val="nil"/>
              <w:left w:val="nil"/>
              <w:bottom w:val="single" w:sz="4" w:space="0" w:color="auto"/>
              <w:right w:val="nil"/>
            </w:tcBorders>
            <w:shd w:val="clear" w:color="auto" w:fill="auto"/>
            <w:vAlign w:val="center"/>
            <w:hideMark/>
          </w:tcPr>
          <w:p w14:paraId="193ACFD7" w14:textId="6202B3D5"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0441BBD" w14:textId="1CB9E40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E8D0B7" w14:textId="226E68E4"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0C48665" w14:textId="77777777" w:rsidTr="005B002B">
        <w:tc>
          <w:tcPr>
            <w:tcW w:w="3150" w:type="dxa"/>
            <w:tcBorders>
              <w:top w:val="nil"/>
              <w:left w:val="nil"/>
              <w:bottom w:val="single" w:sz="4" w:space="0" w:color="auto"/>
              <w:right w:val="nil"/>
            </w:tcBorders>
            <w:shd w:val="clear" w:color="auto" w:fill="auto"/>
            <w:vAlign w:val="center"/>
            <w:hideMark/>
          </w:tcPr>
          <w:p w14:paraId="42E16331"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adults only</w:t>
            </w:r>
          </w:p>
        </w:tc>
        <w:tc>
          <w:tcPr>
            <w:tcW w:w="1480" w:type="dxa"/>
            <w:tcBorders>
              <w:top w:val="nil"/>
              <w:left w:val="nil"/>
              <w:bottom w:val="single" w:sz="4" w:space="0" w:color="auto"/>
              <w:right w:val="nil"/>
            </w:tcBorders>
            <w:shd w:val="clear" w:color="auto" w:fill="auto"/>
            <w:vAlign w:val="center"/>
            <w:hideMark/>
          </w:tcPr>
          <w:p w14:paraId="5BA7287D" w14:textId="00BAC614"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6C92D82" w14:textId="184D992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EE3B5DB" w14:textId="73FA17C1"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8BFE7F8" w14:textId="77777777" w:rsidTr="005B002B">
        <w:tc>
          <w:tcPr>
            <w:tcW w:w="3150" w:type="dxa"/>
            <w:tcBorders>
              <w:top w:val="nil"/>
              <w:left w:val="nil"/>
              <w:bottom w:val="single" w:sz="4" w:space="0" w:color="auto"/>
              <w:right w:val="nil"/>
            </w:tcBorders>
            <w:shd w:val="clear" w:color="auto" w:fill="auto"/>
            <w:vAlign w:val="center"/>
            <w:hideMark/>
          </w:tcPr>
          <w:p w14:paraId="6E64C9D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Children only (no adults) </w:t>
            </w:r>
          </w:p>
        </w:tc>
        <w:tc>
          <w:tcPr>
            <w:tcW w:w="1480" w:type="dxa"/>
            <w:tcBorders>
              <w:top w:val="nil"/>
              <w:left w:val="nil"/>
              <w:bottom w:val="single" w:sz="4" w:space="0" w:color="auto"/>
              <w:right w:val="nil"/>
            </w:tcBorders>
            <w:shd w:val="clear" w:color="auto" w:fill="auto"/>
            <w:vAlign w:val="center"/>
            <w:hideMark/>
          </w:tcPr>
          <w:p w14:paraId="2BA07F05" w14:textId="5C6E4C9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35BFF4" w14:textId="0E7D670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411C503" w14:textId="7BE5F1B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E30F2C" w14:textId="77777777" w:rsidTr="005B002B">
        <w:tc>
          <w:tcPr>
            <w:tcW w:w="3150" w:type="dxa"/>
            <w:tcBorders>
              <w:top w:val="nil"/>
              <w:left w:val="nil"/>
              <w:bottom w:val="single" w:sz="4" w:space="0" w:color="auto"/>
              <w:right w:val="nil"/>
            </w:tcBorders>
            <w:shd w:val="clear" w:color="000000" w:fill="DBE7F3"/>
            <w:noWrap/>
            <w:vAlign w:val="center"/>
            <w:hideMark/>
          </w:tcPr>
          <w:p w14:paraId="2532F3E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Household education</w:t>
            </w:r>
          </w:p>
        </w:tc>
        <w:tc>
          <w:tcPr>
            <w:tcW w:w="1480" w:type="dxa"/>
            <w:tcBorders>
              <w:top w:val="nil"/>
              <w:left w:val="nil"/>
              <w:bottom w:val="single" w:sz="4" w:space="0" w:color="auto"/>
              <w:right w:val="nil"/>
            </w:tcBorders>
            <w:shd w:val="clear" w:color="000000" w:fill="DBE7F3"/>
            <w:noWrap/>
            <w:vAlign w:val="center"/>
            <w:hideMark/>
          </w:tcPr>
          <w:p w14:paraId="2EC2CFF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noWrap/>
            <w:vAlign w:val="center"/>
            <w:hideMark/>
          </w:tcPr>
          <w:p w14:paraId="02B0E650"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noWrap/>
            <w:vAlign w:val="center"/>
            <w:hideMark/>
          </w:tcPr>
          <w:p w14:paraId="57804BA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77F9F46" w14:textId="77777777" w:rsidTr="005B002B">
        <w:tc>
          <w:tcPr>
            <w:tcW w:w="3150" w:type="dxa"/>
            <w:tcBorders>
              <w:top w:val="nil"/>
              <w:left w:val="nil"/>
              <w:bottom w:val="single" w:sz="4" w:space="0" w:color="auto"/>
              <w:right w:val="nil"/>
            </w:tcBorders>
            <w:shd w:val="clear" w:color="auto" w:fill="auto"/>
            <w:vAlign w:val="center"/>
            <w:hideMark/>
          </w:tcPr>
          <w:p w14:paraId="74CA0317"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 education</w:t>
            </w:r>
          </w:p>
        </w:tc>
        <w:tc>
          <w:tcPr>
            <w:tcW w:w="1480" w:type="dxa"/>
            <w:tcBorders>
              <w:top w:val="nil"/>
              <w:left w:val="nil"/>
              <w:bottom w:val="single" w:sz="4" w:space="0" w:color="auto"/>
              <w:right w:val="nil"/>
            </w:tcBorders>
            <w:shd w:val="clear" w:color="auto" w:fill="auto"/>
            <w:vAlign w:val="center"/>
            <w:hideMark/>
          </w:tcPr>
          <w:p w14:paraId="04E59028" w14:textId="695E2F73"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D7F950" w14:textId="5D4F456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9846766" w14:textId="4525D569"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1499F7AD" w14:textId="77777777" w:rsidTr="005B002B">
        <w:tc>
          <w:tcPr>
            <w:tcW w:w="3150" w:type="dxa"/>
            <w:tcBorders>
              <w:top w:val="nil"/>
              <w:left w:val="nil"/>
              <w:bottom w:val="single" w:sz="4" w:space="0" w:color="auto"/>
              <w:right w:val="nil"/>
            </w:tcBorders>
            <w:shd w:val="clear" w:color="auto" w:fill="auto"/>
            <w:vAlign w:val="center"/>
            <w:hideMark/>
          </w:tcPr>
          <w:p w14:paraId="260E3DF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Less than primary</w:t>
            </w:r>
          </w:p>
        </w:tc>
        <w:tc>
          <w:tcPr>
            <w:tcW w:w="1480" w:type="dxa"/>
            <w:tcBorders>
              <w:top w:val="nil"/>
              <w:left w:val="nil"/>
              <w:bottom w:val="single" w:sz="4" w:space="0" w:color="auto"/>
              <w:right w:val="nil"/>
            </w:tcBorders>
            <w:shd w:val="clear" w:color="auto" w:fill="auto"/>
            <w:vAlign w:val="center"/>
            <w:hideMark/>
          </w:tcPr>
          <w:p w14:paraId="0B6ADD2F" w14:textId="5778ECF1"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DB40202" w14:textId="5526C48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DBDC778" w14:textId="4B4F176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47BC8D" w14:textId="77777777" w:rsidTr="005B002B">
        <w:tc>
          <w:tcPr>
            <w:tcW w:w="3150" w:type="dxa"/>
            <w:tcBorders>
              <w:top w:val="nil"/>
              <w:left w:val="nil"/>
              <w:bottom w:val="single" w:sz="4" w:space="0" w:color="auto"/>
              <w:right w:val="nil"/>
            </w:tcBorders>
            <w:shd w:val="clear" w:color="auto" w:fill="auto"/>
            <w:vAlign w:val="center"/>
            <w:hideMark/>
          </w:tcPr>
          <w:p w14:paraId="71BF5A5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primary</w:t>
            </w:r>
          </w:p>
        </w:tc>
        <w:tc>
          <w:tcPr>
            <w:tcW w:w="1480" w:type="dxa"/>
            <w:tcBorders>
              <w:top w:val="nil"/>
              <w:left w:val="nil"/>
              <w:bottom w:val="single" w:sz="4" w:space="0" w:color="auto"/>
              <w:right w:val="nil"/>
            </w:tcBorders>
            <w:shd w:val="clear" w:color="auto" w:fill="auto"/>
            <w:vAlign w:val="center"/>
            <w:hideMark/>
          </w:tcPr>
          <w:p w14:paraId="54F9F281" w14:textId="3440F35A"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D9278B" w14:textId="3AC49AF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0CCEA976" w14:textId="237AA6D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C171F5A" w14:textId="77777777" w:rsidTr="005B002B">
        <w:tc>
          <w:tcPr>
            <w:tcW w:w="3150" w:type="dxa"/>
            <w:tcBorders>
              <w:top w:val="nil"/>
              <w:left w:val="nil"/>
              <w:bottom w:val="single" w:sz="4" w:space="0" w:color="auto"/>
              <w:right w:val="nil"/>
            </w:tcBorders>
            <w:shd w:val="clear" w:color="auto" w:fill="auto"/>
            <w:vAlign w:val="center"/>
            <w:hideMark/>
          </w:tcPr>
          <w:p w14:paraId="2E195F44"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secondary</w:t>
            </w:r>
          </w:p>
        </w:tc>
        <w:tc>
          <w:tcPr>
            <w:tcW w:w="1480" w:type="dxa"/>
            <w:tcBorders>
              <w:top w:val="nil"/>
              <w:left w:val="nil"/>
              <w:bottom w:val="single" w:sz="4" w:space="0" w:color="auto"/>
              <w:right w:val="nil"/>
            </w:tcBorders>
            <w:shd w:val="clear" w:color="auto" w:fill="auto"/>
            <w:vAlign w:val="center"/>
            <w:hideMark/>
          </w:tcPr>
          <w:p w14:paraId="1E6878DD" w14:textId="335F522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8F182DD" w14:textId="6ADFB06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4362430" w14:textId="227E7000"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0B6450A5" w14:textId="77777777" w:rsidTr="005B002B">
        <w:tc>
          <w:tcPr>
            <w:tcW w:w="3150" w:type="dxa"/>
            <w:tcBorders>
              <w:top w:val="nil"/>
              <w:left w:val="nil"/>
              <w:bottom w:val="single" w:sz="4" w:space="0" w:color="auto"/>
              <w:right w:val="nil"/>
            </w:tcBorders>
            <w:shd w:val="clear" w:color="auto" w:fill="auto"/>
            <w:vAlign w:val="center"/>
            <w:hideMark/>
          </w:tcPr>
          <w:p w14:paraId="5E1A9855"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Higher</w:t>
            </w:r>
          </w:p>
        </w:tc>
        <w:tc>
          <w:tcPr>
            <w:tcW w:w="1480" w:type="dxa"/>
            <w:tcBorders>
              <w:top w:val="nil"/>
              <w:left w:val="nil"/>
              <w:bottom w:val="single" w:sz="4" w:space="0" w:color="auto"/>
              <w:right w:val="nil"/>
            </w:tcBorders>
            <w:shd w:val="clear" w:color="auto" w:fill="auto"/>
            <w:vAlign w:val="center"/>
            <w:hideMark/>
          </w:tcPr>
          <w:p w14:paraId="3D52F083" w14:textId="679B8617"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E1A031" w14:textId="5474153E"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37CB4008" w14:textId="045FD32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4EEDB4AC" w14:textId="77777777" w:rsidTr="005B002B">
        <w:tc>
          <w:tcPr>
            <w:tcW w:w="3150" w:type="dxa"/>
            <w:tcBorders>
              <w:top w:val="single" w:sz="4" w:space="0" w:color="auto"/>
              <w:left w:val="nil"/>
              <w:bottom w:val="nil"/>
              <w:right w:val="nil"/>
            </w:tcBorders>
            <w:shd w:val="clear" w:color="000000" w:fill="DBE7F3"/>
            <w:vAlign w:val="center"/>
            <w:hideMark/>
          </w:tcPr>
          <w:p w14:paraId="2683C47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Wealth quintile</w:t>
            </w:r>
          </w:p>
        </w:tc>
        <w:tc>
          <w:tcPr>
            <w:tcW w:w="1480" w:type="dxa"/>
            <w:tcBorders>
              <w:top w:val="single" w:sz="4" w:space="0" w:color="auto"/>
              <w:left w:val="nil"/>
              <w:bottom w:val="nil"/>
              <w:right w:val="nil"/>
            </w:tcBorders>
            <w:shd w:val="clear" w:color="000000" w:fill="DBE7F3"/>
            <w:vAlign w:val="center"/>
            <w:hideMark/>
          </w:tcPr>
          <w:p w14:paraId="2815F695"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single" w:sz="4" w:space="0" w:color="auto"/>
              <w:left w:val="nil"/>
              <w:bottom w:val="nil"/>
              <w:right w:val="nil"/>
            </w:tcBorders>
            <w:shd w:val="clear" w:color="000000" w:fill="DBE7F3"/>
            <w:vAlign w:val="center"/>
            <w:hideMark/>
          </w:tcPr>
          <w:p w14:paraId="6DA17FA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67AC0FF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123EF2C" w14:textId="77777777" w:rsidTr="005B002B">
        <w:tc>
          <w:tcPr>
            <w:tcW w:w="3150" w:type="dxa"/>
            <w:tcBorders>
              <w:top w:val="single" w:sz="4" w:space="0" w:color="auto"/>
              <w:left w:val="nil"/>
              <w:bottom w:val="single" w:sz="4" w:space="0" w:color="auto"/>
              <w:right w:val="nil"/>
            </w:tcBorders>
            <w:shd w:val="clear" w:color="auto" w:fill="auto"/>
            <w:noWrap/>
            <w:vAlign w:val="center"/>
            <w:hideMark/>
          </w:tcPr>
          <w:p w14:paraId="103915EF"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shd w:val="clear" w:color="auto" w:fill="auto"/>
            <w:vAlign w:val="center"/>
            <w:hideMark/>
          </w:tcPr>
          <w:p w14:paraId="790B376E" w14:textId="390ACB71"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E5A6D59" w14:textId="6E2B77B4"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E21C8DF" w14:textId="149C2EE7"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481F4CCC" w14:textId="77777777" w:rsidTr="005B002B">
        <w:tc>
          <w:tcPr>
            <w:tcW w:w="3150" w:type="dxa"/>
            <w:tcBorders>
              <w:top w:val="nil"/>
              <w:left w:val="nil"/>
              <w:bottom w:val="single" w:sz="4" w:space="0" w:color="auto"/>
              <w:right w:val="nil"/>
            </w:tcBorders>
            <w:shd w:val="clear" w:color="auto" w:fill="auto"/>
            <w:noWrap/>
            <w:vAlign w:val="center"/>
            <w:hideMark/>
          </w:tcPr>
          <w:p w14:paraId="3A9B54D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Fourth</w:t>
            </w:r>
          </w:p>
        </w:tc>
        <w:tc>
          <w:tcPr>
            <w:tcW w:w="1480" w:type="dxa"/>
            <w:tcBorders>
              <w:top w:val="nil"/>
              <w:left w:val="nil"/>
              <w:bottom w:val="single" w:sz="4" w:space="0" w:color="auto"/>
              <w:right w:val="nil"/>
            </w:tcBorders>
            <w:shd w:val="clear" w:color="auto" w:fill="auto"/>
            <w:vAlign w:val="center"/>
            <w:hideMark/>
          </w:tcPr>
          <w:p w14:paraId="741348A5" w14:textId="46C006CB"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2D6E225" w14:textId="4FD18066"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8AE7731" w14:textId="33379D0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FEEE598" w14:textId="77777777" w:rsidTr="005B002B">
        <w:tc>
          <w:tcPr>
            <w:tcW w:w="3150" w:type="dxa"/>
            <w:tcBorders>
              <w:top w:val="nil"/>
              <w:left w:val="nil"/>
              <w:bottom w:val="single" w:sz="4" w:space="0" w:color="auto"/>
              <w:right w:val="nil"/>
            </w:tcBorders>
            <w:shd w:val="clear" w:color="auto" w:fill="auto"/>
            <w:noWrap/>
            <w:vAlign w:val="center"/>
            <w:hideMark/>
          </w:tcPr>
          <w:p w14:paraId="73D1F83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Middle</w:t>
            </w:r>
          </w:p>
        </w:tc>
        <w:tc>
          <w:tcPr>
            <w:tcW w:w="1480" w:type="dxa"/>
            <w:tcBorders>
              <w:top w:val="nil"/>
              <w:left w:val="nil"/>
              <w:bottom w:val="single" w:sz="4" w:space="0" w:color="auto"/>
              <w:right w:val="nil"/>
            </w:tcBorders>
            <w:shd w:val="clear" w:color="auto" w:fill="auto"/>
            <w:vAlign w:val="center"/>
            <w:hideMark/>
          </w:tcPr>
          <w:p w14:paraId="592C221B" w14:textId="7790C6F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2554A2" w14:textId="082D403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6C2C70C3" w14:textId="4B04E25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8B4EA10" w14:textId="77777777" w:rsidTr="005B002B">
        <w:tc>
          <w:tcPr>
            <w:tcW w:w="3150" w:type="dxa"/>
            <w:tcBorders>
              <w:top w:val="nil"/>
              <w:left w:val="nil"/>
              <w:bottom w:val="single" w:sz="4" w:space="0" w:color="auto"/>
              <w:right w:val="nil"/>
            </w:tcBorders>
            <w:shd w:val="clear" w:color="auto" w:fill="auto"/>
            <w:noWrap/>
            <w:vAlign w:val="center"/>
            <w:hideMark/>
          </w:tcPr>
          <w:p w14:paraId="0AEAE2B2"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Second</w:t>
            </w:r>
          </w:p>
        </w:tc>
        <w:tc>
          <w:tcPr>
            <w:tcW w:w="1480" w:type="dxa"/>
            <w:tcBorders>
              <w:top w:val="nil"/>
              <w:left w:val="nil"/>
              <w:bottom w:val="single" w:sz="4" w:space="0" w:color="auto"/>
              <w:right w:val="nil"/>
            </w:tcBorders>
            <w:shd w:val="clear" w:color="auto" w:fill="auto"/>
            <w:vAlign w:val="center"/>
            <w:hideMark/>
          </w:tcPr>
          <w:p w14:paraId="70077E7C" w14:textId="156BAFBF"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A8C413F" w14:textId="5F41F63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1B004CD" w14:textId="008EC4C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A9558C" w14:textId="77777777" w:rsidTr="005B002B">
        <w:tc>
          <w:tcPr>
            <w:tcW w:w="3150" w:type="dxa"/>
            <w:tcBorders>
              <w:top w:val="nil"/>
              <w:left w:val="nil"/>
              <w:bottom w:val="single" w:sz="4" w:space="0" w:color="auto"/>
              <w:right w:val="nil"/>
            </w:tcBorders>
            <w:shd w:val="clear" w:color="auto" w:fill="auto"/>
            <w:noWrap/>
            <w:vAlign w:val="center"/>
            <w:hideMark/>
          </w:tcPr>
          <w:p w14:paraId="4F844D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Lowest (poorest)</w:t>
            </w:r>
          </w:p>
        </w:tc>
        <w:tc>
          <w:tcPr>
            <w:tcW w:w="1480" w:type="dxa"/>
            <w:tcBorders>
              <w:top w:val="nil"/>
              <w:left w:val="nil"/>
              <w:bottom w:val="single" w:sz="4" w:space="0" w:color="auto"/>
              <w:right w:val="nil"/>
            </w:tcBorders>
            <w:shd w:val="clear" w:color="auto" w:fill="auto"/>
            <w:vAlign w:val="center"/>
            <w:hideMark/>
          </w:tcPr>
          <w:p w14:paraId="219DA0FC" w14:textId="001F5C9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7359E97" w14:textId="4E2EAD1F"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F11E5CB" w14:textId="6FB4551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6811776E" w14:textId="77777777" w:rsidTr="005B002B">
        <w:tc>
          <w:tcPr>
            <w:tcW w:w="4630" w:type="dxa"/>
            <w:gridSpan w:val="2"/>
            <w:tcBorders>
              <w:top w:val="single" w:sz="4" w:space="0" w:color="auto"/>
              <w:left w:val="nil"/>
              <w:bottom w:val="single" w:sz="4" w:space="0" w:color="auto"/>
              <w:right w:val="nil"/>
            </w:tcBorders>
            <w:shd w:val="clear" w:color="000000" w:fill="DBE5F1"/>
            <w:vAlign w:val="center"/>
            <w:hideMark/>
          </w:tcPr>
          <w:p w14:paraId="57438332"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Poverty status</w:t>
            </w:r>
          </w:p>
        </w:tc>
        <w:tc>
          <w:tcPr>
            <w:tcW w:w="618" w:type="dxa"/>
            <w:tcBorders>
              <w:top w:val="nil"/>
              <w:left w:val="nil"/>
              <w:bottom w:val="nil"/>
              <w:right w:val="nil"/>
            </w:tcBorders>
            <w:shd w:val="clear" w:color="000000" w:fill="DBE5F1"/>
            <w:vAlign w:val="center"/>
            <w:hideMark/>
          </w:tcPr>
          <w:p w14:paraId="540CFCDD"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 </w:t>
            </w:r>
          </w:p>
        </w:tc>
        <w:tc>
          <w:tcPr>
            <w:tcW w:w="1790" w:type="dxa"/>
            <w:tcBorders>
              <w:top w:val="nil"/>
              <w:left w:val="nil"/>
              <w:bottom w:val="single" w:sz="4" w:space="0" w:color="auto"/>
              <w:right w:val="nil"/>
            </w:tcBorders>
            <w:shd w:val="clear" w:color="000000" w:fill="DBE7F3"/>
            <w:vAlign w:val="center"/>
            <w:hideMark/>
          </w:tcPr>
          <w:p w14:paraId="114D931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264CDA7A" w14:textId="77777777" w:rsidTr="005B002B">
        <w:tc>
          <w:tcPr>
            <w:tcW w:w="3150" w:type="dxa"/>
            <w:tcBorders>
              <w:top w:val="nil"/>
              <w:left w:val="nil"/>
              <w:bottom w:val="single" w:sz="4" w:space="0" w:color="auto"/>
              <w:right w:val="nil"/>
            </w:tcBorders>
            <w:shd w:val="clear" w:color="auto" w:fill="auto"/>
            <w:vAlign w:val="center"/>
            <w:hideMark/>
          </w:tcPr>
          <w:p w14:paraId="011FA42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Poor</w:t>
            </w:r>
          </w:p>
        </w:tc>
        <w:tc>
          <w:tcPr>
            <w:tcW w:w="1480" w:type="dxa"/>
            <w:tcBorders>
              <w:top w:val="nil"/>
              <w:left w:val="nil"/>
              <w:bottom w:val="single" w:sz="4" w:space="0" w:color="auto"/>
              <w:right w:val="nil"/>
            </w:tcBorders>
            <w:shd w:val="clear" w:color="auto" w:fill="auto"/>
            <w:vAlign w:val="center"/>
            <w:hideMark/>
          </w:tcPr>
          <w:p w14:paraId="35E878C8" w14:textId="7430303C"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noWrap/>
            <w:vAlign w:val="center"/>
            <w:hideMark/>
          </w:tcPr>
          <w:p w14:paraId="326E4EA0" w14:textId="77B75D8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CCB1762" w14:textId="508B6433"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2FBAB10" w14:textId="77777777" w:rsidTr="005B002B">
        <w:tc>
          <w:tcPr>
            <w:tcW w:w="3150" w:type="dxa"/>
            <w:tcBorders>
              <w:top w:val="nil"/>
              <w:left w:val="nil"/>
              <w:bottom w:val="single" w:sz="4" w:space="0" w:color="auto"/>
              <w:right w:val="nil"/>
            </w:tcBorders>
            <w:shd w:val="clear" w:color="auto" w:fill="auto"/>
            <w:vAlign w:val="center"/>
            <w:hideMark/>
          </w:tcPr>
          <w:p w14:paraId="6D6645E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Non-poor</w:t>
            </w:r>
          </w:p>
        </w:tc>
        <w:tc>
          <w:tcPr>
            <w:tcW w:w="1480" w:type="dxa"/>
            <w:tcBorders>
              <w:top w:val="nil"/>
              <w:left w:val="nil"/>
              <w:bottom w:val="single" w:sz="4" w:space="0" w:color="auto"/>
              <w:right w:val="nil"/>
            </w:tcBorders>
            <w:shd w:val="clear" w:color="auto" w:fill="auto"/>
            <w:vAlign w:val="center"/>
            <w:hideMark/>
          </w:tcPr>
          <w:p w14:paraId="07955324" w14:textId="0E8FCAE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06A34ED8" w14:textId="3D66BEC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21461E0" w14:textId="29B0C19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1B6F025F" w14:textId="77777777" w:rsidTr="005B002B">
        <w:tc>
          <w:tcPr>
            <w:tcW w:w="3150" w:type="dxa"/>
            <w:tcBorders>
              <w:top w:val="nil"/>
              <w:left w:val="nil"/>
              <w:bottom w:val="single" w:sz="4" w:space="0" w:color="auto"/>
              <w:right w:val="nil"/>
            </w:tcBorders>
            <w:shd w:val="clear" w:color="000000" w:fill="DBE7F3"/>
            <w:noWrap/>
            <w:vAlign w:val="center"/>
            <w:hideMark/>
          </w:tcPr>
          <w:p w14:paraId="2BDE52B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Shock exposure index</w:t>
            </w:r>
          </w:p>
        </w:tc>
        <w:tc>
          <w:tcPr>
            <w:tcW w:w="1480" w:type="dxa"/>
            <w:tcBorders>
              <w:top w:val="nil"/>
              <w:left w:val="nil"/>
              <w:bottom w:val="single" w:sz="4" w:space="0" w:color="auto"/>
              <w:right w:val="nil"/>
            </w:tcBorders>
            <w:shd w:val="clear" w:color="000000" w:fill="DBE7F3"/>
            <w:vAlign w:val="center"/>
            <w:hideMark/>
          </w:tcPr>
          <w:p w14:paraId="0B18F2E8"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vAlign w:val="center"/>
            <w:hideMark/>
          </w:tcPr>
          <w:p w14:paraId="572B646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36B6BC9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19D19480" w14:textId="77777777" w:rsidTr="005B002B">
        <w:tc>
          <w:tcPr>
            <w:tcW w:w="3150" w:type="dxa"/>
            <w:tcBorders>
              <w:top w:val="nil"/>
              <w:left w:val="nil"/>
              <w:bottom w:val="single" w:sz="4" w:space="0" w:color="auto"/>
              <w:right w:val="nil"/>
            </w:tcBorders>
            <w:shd w:val="clear" w:color="auto" w:fill="auto"/>
            <w:noWrap/>
            <w:vAlign w:val="center"/>
            <w:hideMark/>
          </w:tcPr>
          <w:p w14:paraId="0CBAAB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Did not experience any shocks</w:t>
            </w:r>
          </w:p>
        </w:tc>
        <w:tc>
          <w:tcPr>
            <w:tcW w:w="1480" w:type="dxa"/>
            <w:tcBorders>
              <w:top w:val="nil"/>
              <w:left w:val="nil"/>
              <w:bottom w:val="single" w:sz="4" w:space="0" w:color="auto"/>
              <w:right w:val="nil"/>
            </w:tcBorders>
            <w:shd w:val="clear" w:color="auto" w:fill="auto"/>
            <w:vAlign w:val="center"/>
            <w:hideMark/>
          </w:tcPr>
          <w:p w14:paraId="70519DFE" w14:textId="7D007328"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271356" w14:textId="154EBE8B"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41D79AD" w14:textId="08F09B76"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31146E0" w14:textId="77777777" w:rsidTr="005B002B">
        <w:tc>
          <w:tcPr>
            <w:tcW w:w="3150" w:type="dxa"/>
            <w:tcBorders>
              <w:top w:val="nil"/>
              <w:left w:val="nil"/>
              <w:bottom w:val="single" w:sz="4" w:space="0" w:color="auto"/>
              <w:right w:val="nil"/>
            </w:tcBorders>
            <w:shd w:val="clear" w:color="auto" w:fill="auto"/>
            <w:noWrap/>
            <w:vAlign w:val="center"/>
            <w:hideMark/>
          </w:tcPr>
          <w:p w14:paraId="183AC44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w:t>
            </w:r>
          </w:p>
        </w:tc>
        <w:tc>
          <w:tcPr>
            <w:tcW w:w="1480" w:type="dxa"/>
            <w:tcBorders>
              <w:top w:val="nil"/>
              <w:left w:val="nil"/>
              <w:bottom w:val="single" w:sz="4" w:space="0" w:color="auto"/>
              <w:right w:val="nil"/>
            </w:tcBorders>
            <w:shd w:val="clear" w:color="auto" w:fill="auto"/>
            <w:vAlign w:val="center"/>
            <w:hideMark/>
          </w:tcPr>
          <w:p w14:paraId="2187853F" w14:textId="1188C3DA"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70F8BFD" w14:textId="46CE4EB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A7A5B66" w14:textId="73ADEDF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336A7FE3" w14:textId="77777777" w:rsidTr="005B002B">
        <w:tc>
          <w:tcPr>
            <w:tcW w:w="3150" w:type="dxa"/>
            <w:tcBorders>
              <w:top w:val="nil"/>
              <w:left w:val="nil"/>
              <w:bottom w:val="single" w:sz="4" w:space="0" w:color="auto"/>
              <w:right w:val="nil"/>
            </w:tcBorders>
            <w:shd w:val="clear" w:color="auto" w:fill="auto"/>
            <w:noWrap/>
            <w:vAlign w:val="center"/>
            <w:hideMark/>
          </w:tcPr>
          <w:p w14:paraId="68D8CBA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Moderate</w:t>
            </w:r>
          </w:p>
        </w:tc>
        <w:tc>
          <w:tcPr>
            <w:tcW w:w="1480" w:type="dxa"/>
            <w:tcBorders>
              <w:top w:val="nil"/>
              <w:left w:val="nil"/>
              <w:bottom w:val="single" w:sz="4" w:space="0" w:color="auto"/>
              <w:right w:val="nil"/>
            </w:tcBorders>
            <w:shd w:val="clear" w:color="auto" w:fill="auto"/>
            <w:vAlign w:val="center"/>
            <w:hideMark/>
          </w:tcPr>
          <w:p w14:paraId="60099C0F" w14:textId="728ED466"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BB4D5D8" w14:textId="6C774BC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37CBCFA" w14:textId="37A2315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94BD64" w14:textId="77777777" w:rsidTr="005B002B">
        <w:tc>
          <w:tcPr>
            <w:tcW w:w="3150" w:type="dxa"/>
            <w:tcBorders>
              <w:top w:val="nil"/>
              <w:left w:val="nil"/>
              <w:bottom w:val="single" w:sz="4" w:space="0" w:color="auto"/>
              <w:right w:val="nil"/>
            </w:tcBorders>
            <w:shd w:val="clear" w:color="auto" w:fill="auto"/>
            <w:noWrap/>
            <w:vAlign w:val="center"/>
            <w:hideMark/>
          </w:tcPr>
          <w:p w14:paraId="17B902BB"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w:t>
            </w:r>
          </w:p>
        </w:tc>
        <w:tc>
          <w:tcPr>
            <w:tcW w:w="1480" w:type="dxa"/>
            <w:tcBorders>
              <w:top w:val="nil"/>
              <w:left w:val="nil"/>
              <w:bottom w:val="single" w:sz="4" w:space="0" w:color="auto"/>
              <w:right w:val="nil"/>
            </w:tcBorders>
            <w:shd w:val="clear" w:color="auto" w:fill="auto"/>
            <w:vAlign w:val="center"/>
            <w:hideMark/>
          </w:tcPr>
          <w:p w14:paraId="2FAA7C8D" w14:textId="644A89D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79050A" w14:textId="1A965399"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C325FA" w14:textId="1411D64C" w:rsidR="00BD6C17" w:rsidRPr="00E20C22" w:rsidRDefault="00BD6C17" w:rsidP="00E20C22">
            <w:pPr>
              <w:widowControl/>
              <w:spacing w:line="259" w:lineRule="auto"/>
              <w:jc w:val="center"/>
              <w:rPr>
                <w:rFonts w:eastAsia="Times New Roman" w:cs="Times New Roman"/>
                <w:sz w:val="20"/>
                <w:szCs w:val="20"/>
              </w:rPr>
            </w:pPr>
          </w:p>
        </w:tc>
      </w:tr>
    </w:tbl>
    <w:p w14:paraId="20A5F1F2" w14:textId="092E5A2D" w:rsidR="00BD6C17" w:rsidRPr="00BD6C17" w:rsidRDefault="008170B4" w:rsidP="00BD6C17">
      <w:pPr>
        <w:pStyle w:val="L1-FlLSp12"/>
        <w:ind w:right="2610"/>
        <w:contextualSpacing/>
        <w:rPr>
          <w:sz w:val="16"/>
          <w:szCs w:val="16"/>
        </w:rPr>
      </w:pPr>
      <w:commentRangeStart w:id="345"/>
      <w:r w:rsidRPr="007472E6">
        <w:rPr>
          <w:sz w:val="16"/>
          <w:szCs w:val="16"/>
        </w:rPr>
        <w:t>^ Results not statistically reliable, n&lt;30  </w:t>
      </w:r>
      <w:commentRangeEnd w:id="345"/>
      <w:r>
        <w:rPr>
          <w:rStyle w:val="CommentReference"/>
        </w:rPr>
        <w:commentReference w:id="345"/>
      </w:r>
    </w:p>
    <w:p w14:paraId="193FA450" w14:textId="71402D8E" w:rsidR="00BD6C17" w:rsidRPr="00BD6C17" w:rsidRDefault="00BD6C17" w:rsidP="00866647">
      <w:pPr>
        <w:pStyle w:val="L1-FlLSp12"/>
        <w:ind w:left="90" w:right="2610" w:hanging="90"/>
        <w:contextualSpacing/>
        <w:rPr>
          <w:sz w:val="16"/>
          <w:szCs w:val="16"/>
        </w:rPr>
      </w:pPr>
      <w:r w:rsidRPr="00BD6C17">
        <w:rPr>
          <w:sz w:val="16"/>
          <w:szCs w:val="16"/>
          <w:vertAlign w:val="superscript"/>
        </w:rPr>
        <w:lastRenderedPageBreak/>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98F4AE8" w14:textId="4620988C" w:rsidR="00BD6C17" w:rsidRPr="00BD6C17" w:rsidRDefault="00BD6C17" w:rsidP="00866647">
      <w:pPr>
        <w:pStyle w:val="L1-FlLSp12"/>
        <w:ind w:left="90" w:right="2610" w:hanging="90"/>
        <w:contextualSpacing/>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93988D0" w14:textId="20D88D1B" w:rsidR="00BD6C17" w:rsidRDefault="00BD6C17" w:rsidP="00BD6C17">
      <w:pPr>
        <w:pStyle w:val="L1-FlLSp12"/>
        <w:ind w:right="2610"/>
        <w:contextualSpacing/>
        <w:rPr>
          <w:sz w:val="16"/>
          <w:szCs w:val="16"/>
        </w:rPr>
      </w:pPr>
      <w:r w:rsidRPr="00BD6C17">
        <w:rPr>
          <w:sz w:val="16"/>
          <w:szCs w:val="16"/>
        </w:rPr>
        <w:t xml:space="preserve">Note: </w:t>
      </w:r>
      <w:r w:rsidR="00FB7F6E" w:rsidRPr="000C790D">
        <w:rPr>
          <w:sz w:val="16"/>
          <w:szCs w:val="16"/>
        </w:rPr>
        <w:t>Disaggregates based on individual household members (i.e., gendered household type, household education, wealth index, and poverty status) are calculated using de jure household members.</w:t>
      </w:r>
    </w:p>
    <w:p w14:paraId="3F4267EF" w14:textId="77777777" w:rsidR="00A14797" w:rsidRPr="00A14797" w:rsidRDefault="00A14797" w:rsidP="00BD6C17">
      <w:pPr>
        <w:pStyle w:val="L1-FlLSp12"/>
        <w:ind w:right="2610"/>
        <w:contextualSpacing/>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50AC999" w14:textId="77777777" w:rsidR="005F0A5F" w:rsidRPr="00796E0C" w:rsidRDefault="005F0A5F" w:rsidP="00BD6C17">
      <w:pPr>
        <w:pStyle w:val="Heading3"/>
        <w:numPr>
          <w:ilvl w:val="2"/>
          <w:numId w:val="27"/>
        </w:numPr>
      </w:pPr>
      <w:bookmarkStart w:id="346" w:name="_Toc63673347"/>
      <w:r>
        <w:t>Index of social capital</w:t>
      </w:r>
      <w:bookmarkEnd w:id="346"/>
    </w:p>
    <w:p w14:paraId="62610EC3" w14:textId="77777777" w:rsidR="001A5BAA" w:rsidRDefault="005F0A5F" w:rsidP="00694387">
      <w:pPr>
        <w:pStyle w:val="BodyText1"/>
      </w:pPr>
      <w:r w:rsidRPr="00B252D5">
        <w:t>Social capital has been shown to be an important source of resilience across different shocks</w:t>
      </w:r>
      <w:r w:rsidR="00DA3B38">
        <w:t xml:space="preserve"> and </w:t>
      </w:r>
      <w:r w:rsidRPr="00B252D5">
        <w:t>stresses, geographies</w:t>
      </w:r>
      <w:r w:rsidR="00DA3B38">
        <w:t>,</w:t>
      </w:r>
      <w:r w:rsidRPr="00B252D5">
        <w:t xml:space="preserve"> and populations. </w:t>
      </w:r>
      <w:r w:rsidR="001A5BAA" w:rsidRPr="001A5BAA">
        <w:rPr>
          <w:i/>
        </w:rPr>
        <w:t>Bonding social capital</w:t>
      </w:r>
      <w:r w:rsidR="001A5BAA">
        <w:t xml:space="preserve"> relates specifically to the ability of households to provide support to and receive support from other households in the same community, whereas </w:t>
      </w:r>
      <w:r w:rsidR="001A5BAA" w:rsidRPr="001A5BAA">
        <w:rPr>
          <w:i/>
        </w:rPr>
        <w:t>bridging social capital</w:t>
      </w:r>
      <w:r w:rsidR="001A5BAA">
        <w:t xml:space="preserve"> relates to the ability of households to provide support to and receive support from other households living outside of their community. </w:t>
      </w:r>
      <w:r w:rsidRPr="00B252D5">
        <w:t>The stronger the reciprocal obligation networks, the more likely it is</w:t>
      </w:r>
      <w:r w:rsidR="00DA3B38">
        <w:t xml:space="preserve"> that</w:t>
      </w:r>
      <w:r w:rsidRPr="00B252D5">
        <w:t xml:space="preserve"> a household will be able to successfully manage shocks and stresses.</w:t>
      </w:r>
      <w:r>
        <w:t xml:space="preserve"> </w:t>
      </w:r>
    </w:p>
    <w:p w14:paraId="39E4EBF7" w14:textId="40803591" w:rsidR="005F0A5F" w:rsidRDefault="005F0A5F" w:rsidP="00694387">
      <w:pPr>
        <w:pStyle w:val="BodyText1"/>
      </w:pPr>
      <w:r>
        <w:t xml:space="preserve">The index of social capital </w:t>
      </w:r>
      <w:r w:rsidRPr="00B252D5">
        <w:t>measures</w:t>
      </w:r>
      <w:r>
        <w:t xml:space="preserve"> the ability of households in the ZOI </w:t>
      </w:r>
      <w:r w:rsidRPr="00B252D5">
        <w:t xml:space="preserve">to draw on social networks to get support to reduce the impact of shocks and stresses on their households. It measures both the degree of bonding among households </w:t>
      </w:r>
      <w:r w:rsidR="00DA3B38">
        <w:t>in</w:t>
      </w:r>
      <w:r w:rsidR="00DA3B38" w:rsidRPr="00B252D5">
        <w:t xml:space="preserve"> </w:t>
      </w:r>
      <w:r w:rsidRPr="00B252D5">
        <w:t xml:space="preserve">their own </w:t>
      </w:r>
      <w:r w:rsidR="00DA3B38">
        <w:t>community</w:t>
      </w:r>
      <w:r w:rsidR="00DA3B38" w:rsidRPr="00B252D5">
        <w:t xml:space="preserve"> </w:t>
      </w:r>
      <w:r w:rsidRPr="00B252D5">
        <w:t>and the degree of bridging between households in the area to households outside their own community. If household responses indicate that they have r</w:t>
      </w:r>
      <w:r w:rsidR="00E57EB1">
        <w:t>eciprocal, mutually reinforcing</w:t>
      </w:r>
      <w:r w:rsidRPr="00B252D5">
        <w:t xml:space="preserve"> relationships through which </w:t>
      </w:r>
      <w:r>
        <w:t xml:space="preserve">household members can </w:t>
      </w:r>
      <w:r w:rsidRPr="00B252D5">
        <w:t xml:space="preserve">receive and provide support during times of need, they are considered to have social capital. The indicator is constructed </w:t>
      </w:r>
      <w:r>
        <w:t xml:space="preserve">by averaging </w:t>
      </w:r>
      <w:r w:rsidRPr="00B252D5">
        <w:t>two sub-indices: one measuring bonding social capital and one measuring bridging social capital.</w:t>
      </w:r>
      <w:r w:rsidR="00A07D24">
        <w:t xml:space="preserve"> </w:t>
      </w:r>
    </w:p>
    <w:p w14:paraId="1E3D4676" w14:textId="64052305" w:rsidR="005F0A5F" w:rsidRDefault="005F0A5F" w:rsidP="00694387">
      <w:pPr>
        <w:pStyle w:val="BodyText1"/>
      </w:pPr>
      <w:r>
        <w:rPr>
          <w:b/>
        </w:rPr>
        <w:t xml:space="preserve">Table </w:t>
      </w:r>
      <w:r w:rsidR="0061706D">
        <w:rPr>
          <w:b/>
        </w:rPr>
        <w:t>5</w:t>
      </w:r>
      <w:r>
        <w:rPr>
          <w:b/>
        </w:rPr>
        <w:t xml:space="preserve">.3.3 </w:t>
      </w:r>
      <w:r>
        <w:t>presents the index of social capital results overall, and by sub-index (i.e., bonding and bridging social capital</w:t>
      </w:r>
      <w:r w:rsidR="00DA3B38">
        <w:t>)</w:t>
      </w:r>
      <w:r>
        <w:t xml:space="preserve"> for all households and by household characteristics</w:t>
      </w:r>
      <w:r w:rsidR="00DA3B38">
        <w:t>,</w:t>
      </w:r>
      <w:r>
        <w:t xml:space="preserve"> including gendered household type, household educational attainment, </w:t>
      </w:r>
      <w:r w:rsidR="00290099">
        <w:t xml:space="preserve">wealth quintile, poverty status, </w:t>
      </w:r>
      <w:r>
        <w:t xml:space="preserve">and </w:t>
      </w:r>
      <w:r w:rsidR="00290099">
        <w:t>severity of shock exposure</w:t>
      </w:r>
      <w:r>
        <w:t>.</w:t>
      </w:r>
    </w:p>
    <w:p w14:paraId="2FC4EDA4" w14:textId="429279D5" w:rsidR="005F0A5F" w:rsidRPr="00BD6C17" w:rsidRDefault="005F0A5F" w:rsidP="00694387">
      <w:pPr>
        <w:pStyle w:val="Tabletitle"/>
        <w:rPr>
          <w:i/>
        </w:rPr>
      </w:pPr>
      <w:bookmarkStart w:id="347" w:name="_Toc63673074"/>
      <w:r w:rsidRPr="00BD6C17">
        <w:t xml:space="preserve">Table </w:t>
      </w:r>
      <w:r w:rsidR="00BD6C17" w:rsidRPr="00BD6C17">
        <w:t>5.3.3: Mean Social Capital Index Scores in the ZOI, in Total and by Selected Household Characteristics</w:t>
      </w:r>
      <w:bookmarkEnd w:id="347"/>
    </w:p>
    <w:tbl>
      <w:tblPr>
        <w:tblW w:w="5000" w:type="pct"/>
        <w:tblLayout w:type="fixed"/>
        <w:tblCellMar>
          <w:left w:w="0" w:type="dxa"/>
          <w:right w:w="0" w:type="dxa"/>
        </w:tblCellMar>
        <w:tblLook w:val="04A0" w:firstRow="1" w:lastRow="0" w:firstColumn="1" w:lastColumn="0" w:noHBand="0" w:noVBand="1"/>
      </w:tblPr>
      <w:tblGrid>
        <w:gridCol w:w="2789"/>
        <w:gridCol w:w="1088"/>
        <w:gridCol w:w="620"/>
        <w:gridCol w:w="205"/>
        <w:gridCol w:w="931"/>
        <w:gridCol w:w="593"/>
        <w:gridCol w:w="127"/>
        <w:gridCol w:w="931"/>
        <w:gridCol w:w="593"/>
        <w:gridCol w:w="1483"/>
      </w:tblGrid>
      <w:tr w:rsidR="00BD6C17" w:rsidRPr="00694387" w14:paraId="679302D0" w14:textId="77777777" w:rsidTr="005B002B">
        <w:trPr>
          <w:tblHeader/>
        </w:trPr>
        <w:tc>
          <w:tcPr>
            <w:tcW w:w="2789" w:type="dxa"/>
            <w:vMerge w:val="restart"/>
            <w:tcBorders>
              <w:top w:val="single" w:sz="4" w:space="0" w:color="auto"/>
              <w:left w:val="nil"/>
              <w:bottom w:val="single" w:sz="4" w:space="0" w:color="000000"/>
            </w:tcBorders>
            <w:shd w:val="clear" w:color="000000" w:fill="387990"/>
            <w:noWrap/>
            <w:vAlign w:val="bottom"/>
            <w:hideMark/>
          </w:tcPr>
          <w:p w14:paraId="5BEA6807" w14:textId="77777777" w:rsidR="00BD6C17" w:rsidRPr="00694387" w:rsidRDefault="00BD6C17" w:rsidP="00694387">
            <w:pPr>
              <w:widowControl/>
              <w:spacing w:line="259" w:lineRule="auto"/>
              <w:ind w:left="90"/>
              <w:rPr>
                <w:rFonts w:eastAsia="Times New Roman" w:cs="Times New Roman"/>
                <w:b/>
                <w:bCs/>
                <w:color w:val="FFFFFF"/>
                <w:sz w:val="20"/>
                <w:szCs w:val="20"/>
              </w:rPr>
            </w:pPr>
            <w:r w:rsidRPr="00694387">
              <w:rPr>
                <w:b/>
                <w:bCs/>
                <w:color w:val="FFFFFF"/>
                <w:sz w:val="20"/>
                <w:szCs w:val="20"/>
              </w:rPr>
              <w:t>Household characteristic</w:t>
            </w:r>
          </w:p>
        </w:tc>
        <w:tc>
          <w:tcPr>
            <w:tcW w:w="1708" w:type="dxa"/>
            <w:gridSpan w:val="2"/>
            <w:tcBorders>
              <w:top w:val="single" w:sz="4" w:space="0" w:color="auto"/>
              <w:bottom w:val="single" w:sz="4" w:space="0" w:color="FFFFFF"/>
            </w:tcBorders>
            <w:shd w:val="clear" w:color="000000" w:fill="387990"/>
            <w:noWrap/>
            <w:vAlign w:val="center"/>
            <w:hideMark/>
          </w:tcPr>
          <w:p w14:paraId="4AA5B799"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Total</w:t>
            </w:r>
          </w:p>
        </w:tc>
        <w:tc>
          <w:tcPr>
            <w:tcW w:w="205" w:type="dxa"/>
            <w:vMerge w:val="restart"/>
            <w:tcBorders>
              <w:top w:val="single" w:sz="4" w:space="0" w:color="auto"/>
              <w:bottom w:val="single" w:sz="4" w:space="0" w:color="000000"/>
            </w:tcBorders>
            <w:shd w:val="clear" w:color="000000" w:fill="387990"/>
            <w:noWrap/>
            <w:vAlign w:val="center"/>
            <w:hideMark/>
          </w:tcPr>
          <w:p w14:paraId="5281475E"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449BB25F"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Bonding</w:t>
            </w:r>
          </w:p>
        </w:tc>
        <w:tc>
          <w:tcPr>
            <w:tcW w:w="127" w:type="dxa"/>
            <w:vMerge w:val="restart"/>
            <w:tcBorders>
              <w:top w:val="single" w:sz="4" w:space="0" w:color="auto"/>
              <w:bottom w:val="single" w:sz="4" w:space="0" w:color="000000"/>
            </w:tcBorders>
            <w:shd w:val="clear" w:color="000000" w:fill="387990"/>
            <w:noWrap/>
            <w:vAlign w:val="center"/>
            <w:hideMark/>
          </w:tcPr>
          <w:p w14:paraId="2416BC75"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17489518"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Bridging</w:t>
            </w:r>
          </w:p>
        </w:tc>
        <w:tc>
          <w:tcPr>
            <w:tcW w:w="1483" w:type="dxa"/>
            <w:vMerge w:val="restart"/>
            <w:tcBorders>
              <w:top w:val="single" w:sz="4" w:space="0" w:color="auto"/>
              <w:bottom w:val="single" w:sz="4" w:space="0" w:color="000000"/>
              <w:right w:val="nil"/>
            </w:tcBorders>
            <w:shd w:val="clear" w:color="000000" w:fill="387990"/>
            <w:vAlign w:val="bottom"/>
            <w:hideMark/>
          </w:tcPr>
          <w:p w14:paraId="568C8339" w14:textId="0B92C730" w:rsidR="00BD6C17" w:rsidRPr="00694387" w:rsidRDefault="00BD6C17" w:rsidP="00694387">
            <w:pPr>
              <w:spacing w:line="259" w:lineRule="auto"/>
              <w:jc w:val="center"/>
              <w:rPr>
                <w:b/>
                <w:bCs/>
                <w:color w:val="FFFFFF"/>
                <w:sz w:val="20"/>
                <w:szCs w:val="20"/>
              </w:rPr>
            </w:pPr>
            <w:r w:rsidRPr="00694387">
              <w:rPr>
                <w:b/>
                <w:bCs/>
                <w:color w:val="FFFFFF"/>
                <w:sz w:val="20"/>
                <w:szCs w:val="20"/>
              </w:rPr>
              <w:t>Number of households</w:t>
            </w:r>
            <w:r w:rsidR="005B002B">
              <w:rPr>
                <w:b/>
                <w:bCs/>
                <w:color w:val="FFFFFF"/>
                <w:sz w:val="20"/>
                <w:szCs w:val="20"/>
              </w:rPr>
              <w:t xml:space="preserve"> (</w:t>
            </w:r>
            <w:r w:rsidR="005B002B" w:rsidRPr="005B002B">
              <w:rPr>
                <w:b/>
                <w:bCs/>
                <w:i/>
                <w:color w:val="FFFFFF"/>
                <w:sz w:val="20"/>
                <w:szCs w:val="20"/>
              </w:rPr>
              <w:t>n</w:t>
            </w:r>
            <w:r w:rsidR="005B002B">
              <w:rPr>
                <w:b/>
                <w:bCs/>
                <w:color w:val="FFFFFF"/>
                <w:sz w:val="20"/>
                <w:szCs w:val="20"/>
              </w:rPr>
              <w:t>)</w:t>
            </w:r>
            <w:r w:rsidRPr="00694387">
              <w:rPr>
                <w:b/>
                <w:bCs/>
                <w:color w:val="FFFFFF"/>
                <w:sz w:val="20"/>
                <w:szCs w:val="20"/>
                <w:vertAlign w:val="superscript"/>
              </w:rPr>
              <w:t>b</w:t>
            </w:r>
          </w:p>
        </w:tc>
      </w:tr>
      <w:tr w:rsidR="00BD6C17" w:rsidRPr="00694387" w14:paraId="0FF7E25D" w14:textId="77777777" w:rsidTr="005B002B">
        <w:trPr>
          <w:tblHeader/>
        </w:trPr>
        <w:tc>
          <w:tcPr>
            <w:tcW w:w="2789" w:type="dxa"/>
            <w:vMerge/>
            <w:tcBorders>
              <w:top w:val="single" w:sz="4" w:space="0" w:color="auto"/>
              <w:left w:val="nil"/>
              <w:bottom w:val="single" w:sz="4" w:space="0" w:color="000000"/>
            </w:tcBorders>
            <w:vAlign w:val="center"/>
            <w:hideMark/>
          </w:tcPr>
          <w:p w14:paraId="0DDFCEFD" w14:textId="77777777" w:rsidR="00BD6C17" w:rsidRPr="00694387" w:rsidRDefault="00BD6C17" w:rsidP="00694387">
            <w:pPr>
              <w:spacing w:line="259" w:lineRule="auto"/>
              <w:ind w:left="90"/>
              <w:rPr>
                <w:b/>
                <w:bCs/>
                <w:color w:val="FFFFFF"/>
                <w:sz w:val="20"/>
                <w:szCs w:val="20"/>
              </w:rPr>
            </w:pPr>
          </w:p>
        </w:tc>
        <w:tc>
          <w:tcPr>
            <w:tcW w:w="1088" w:type="dxa"/>
            <w:tcBorders>
              <w:top w:val="nil"/>
              <w:bottom w:val="single" w:sz="4" w:space="0" w:color="auto"/>
            </w:tcBorders>
            <w:shd w:val="clear" w:color="000000" w:fill="387990"/>
            <w:vAlign w:val="center"/>
            <w:hideMark/>
          </w:tcPr>
          <w:p w14:paraId="5E14893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620" w:type="dxa"/>
            <w:tcBorders>
              <w:top w:val="nil"/>
              <w:bottom w:val="single" w:sz="4" w:space="0" w:color="auto"/>
            </w:tcBorders>
            <w:shd w:val="clear" w:color="000000" w:fill="387990"/>
            <w:vAlign w:val="center"/>
            <w:hideMark/>
          </w:tcPr>
          <w:p w14:paraId="54DFE90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205" w:type="dxa"/>
            <w:vMerge/>
            <w:tcBorders>
              <w:top w:val="single" w:sz="4" w:space="0" w:color="auto"/>
              <w:bottom w:val="single" w:sz="4" w:space="0" w:color="000000"/>
            </w:tcBorders>
            <w:vAlign w:val="center"/>
            <w:hideMark/>
          </w:tcPr>
          <w:p w14:paraId="2CFA9ACA"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2510FF8A"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182827E7"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127" w:type="dxa"/>
            <w:vMerge/>
            <w:tcBorders>
              <w:top w:val="single" w:sz="4" w:space="0" w:color="auto"/>
              <w:bottom w:val="single" w:sz="4" w:space="0" w:color="000000"/>
            </w:tcBorders>
            <w:vAlign w:val="center"/>
            <w:hideMark/>
          </w:tcPr>
          <w:p w14:paraId="578F896E"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389829DC"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408AC226"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1483" w:type="dxa"/>
            <w:vMerge/>
            <w:tcBorders>
              <w:top w:val="single" w:sz="4" w:space="0" w:color="auto"/>
              <w:bottom w:val="single" w:sz="4" w:space="0" w:color="000000"/>
              <w:right w:val="nil"/>
            </w:tcBorders>
            <w:vAlign w:val="center"/>
            <w:hideMark/>
          </w:tcPr>
          <w:p w14:paraId="264714DB" w14:textId="77777777" w:rsidR="00BD6C17" w:rsidRPr="00694387" w:rsidRDefault="00BD6C17" w:rsidP="00694387">
            <w:pPr>
              <w:spacing w:line="259" w:lineRule="auto"/>
              <w:rPr>
                <w:b/>
                <w:bCs/>
                <w:color w:val="FFFFFF"/>
                <w:sz w:val="20"/>
                <w:szCs w:val="20"/>
              </w:rPr>
            </w:pPr>
          </w:p>
        </w:tc>
      </w:tr>
      <w:tr w:rsidR="00BD6C17" w:rsidRPr="00694387" w14:paraId="3071D9E4" w14:textId="77777777" w:rsidTr="005B002B">
        <w:tc>
          <w:tcPr>
            <w:tcW w:w="2789" w:type="dxa"/>
            <w:tcBorders>
              <w:top w:val="nil"/>
              <w:left w:val="nil"/>
              <w:bottom w:val="single" w:sz="4" w:space="0" w:color="auto"/>
            </w:tcBorders>
            <w:shd w:val="clear" w:color="auto" w:fill="auto"/>
            <w:noWrap/>
            <w:vAlign w:val="center"/>
            <w:hideMark/>
          </w:tcPr>
          <w:p w14:paraId="33B3C43B" w14:textId="77777777" w:rsidR="00BD6C17" w:rsidRPr="00694387" w:rsidRDefault="00BD6C17" w:rsidP="00694387">
            <w:pPr>
              <w:spacing w:line="259" w:lineRule="auto"/>
              <w:ind w:left="90"/>
              <w:rPr>
                <w:b/>
                <w:bCs/>
                <w:sz w:val="20"/>
                <w:szCs w:val="20"/>
              </w:rPr>
            </w:pPr>
            <w:r w:rsidRPr="00694387">
              <w:rPr>
                <w:b/>
                <w:bCs/>
                <w:sz w:val="20"/>
                <w:szCs w:val="20"/>
              </w:rPr>
              <w:t>All households</w:t>
            </w:r>
          </w:p>
        </w:tc>
        <w:tc>
          <w:tcPr>
            <w:tcW w:w="1088" w:type="dxa"/>
            <w:tcBorders>
              <w:top w:val="nil"/>
              <w:bottom w:val="single" w:sz="4" w:space="0" w:color="auto"/>
            </w:tcBorders>
            <w:shd w:val="clear" w:color="auto" w:fill="auto"/>
            <w:noWrap/>
            <w:vAlign w:val="center"/>
            <w:hideMark/>
          </w:tcPr>
          <w:p w14:paraId="127BD8FD" w14:textId="31DA27DC"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9D9D9"/>
            <w:noWrap/>
            <w:vAlign w:val="center"/>
            <w:hideMark/>
          </w:tcPr>
          <w:p w14:paraId="34401550" w14:textId="1938011C"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auto" w:fill="auto"/>
            <w:noWrap/>
            <w:vAlign w:val="center"/>
            <w:hideMark/>
          </w:tcPr>
          <w:p w14:paraId="197E68C5" w14:textId="148F4F0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auto" w:fill="auto"/>
            <w:vAlign w:val="center"/>
            <w:hideMark/>
          </w:tcPr>
          <w:p w14:paraId="218604B7" w14:textId="58D6F6A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2D6FAE55" w14:textId="49C0AF2B"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auto" w:fill="auto"/>
            <w:vAlign w:val="center"/>
            <w:hideMark/>
          </w:tcPr>
          <w:p w14:paraId="307FC228" w14:textId="000CEA4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04832C0" w14:textId="0A85521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5CCFCEC2" w14:textId="37ABB04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auto" w:fill="auto"/>
            <w:vAlign w:val="center"/>
            <w:hideMark/>
          </w:tcPr>
          <w:p w14:paraId="2B3BCE9B" w14:textId="50955199" w:rsidR="00BD6C17" w:rsidRPr="00694387" w:rsidRDefault="00BD6C17" w:rsidP="00694387">
            <w:pPr>
              <w:spacing w:line="259" w:lineRule="auto"/>
              <w:jc w:val="center"/>
              <w:rPr>
                <w:sz w:val="20"/>
                <w:szCs w:val="20"/>
              </w:rPr>
            </w:pPr>
          </w:p>
        </w:tc>
      </w:tr>
      <w:tr w:rsidR="00BD6C17" w:rsidRPr="00694387" w14:paraId="5B5B9BFE" w14:textId="77777777" w:rsidTr="005B002B">
        <w:tc>
          <w:tcPr>
            <w:tcW w:w="2789" w:type="dxa"/>
            <w:tcBorders>
              <w:top w:val="nil"/>
              <w:left w:val="nil"/>
              <w:bottom w:val="single" w:sz="4" w:space="0" w:color="auto"/>
            </w:tcBorders>
            <w:shd w:val="clear" w:color="000000" w:fill="DBE7F3"/>
            <w:vAlign w:val="center"/>
            <w:hideMark/>
          </w:tcPr>
          <w:p w14:paraId="1AC0C18B" w14:textId="77777777" w:rsidR="00BD6C17" w:rsidRPr="00694387" w:rsidRDefault="00BD6C17" w:rsidP="00694387">
            <w:pPr>
              <w:spacing w:line="259" w:lineRule="auto"/>
              <w:ind w:left="90"/>
              <w:rPr>
                <w:b/>
                <w:bCs/>
                <w:color w:val="auto"/>
                <w:sz w:val="20"/>
                <w:szCs w:val="20"/>
              </w:rPr>
            </w:pPr>
            <w:r w:rsidRPr="00694387">
              <w:rPr>
                <w:b/>
                <w:bCs/>
                <w:sz w:val="20"/>
                <w:szCs w:val="20"/>
              </w:rPr>
              <w:t>Gendered household type</w:t>
            </w:r>
          </w:p>
        </w:tc>
        <w:tc>
          <w:tcPr>
            <w:tcW w:w="1088" w:type="dxa"/>
            <w:tcBorders>
              <w:top w:val="nil"/>
              <w:bottom w:val="single" w:sz="4" w:space="0" w:color="auto"/>
            </w:tcBorders>
            <w:shd w:val="clear" w:color="000000" w:fill="DBE7F3"/>
            <w:vAlign w:val="center"/>
            <w:hideMark/>
          </w:tcPr>
          <w:p w14:paraId="6FCDB06F" w14:textId="0B6833C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40F68258" w14:textId="3796061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vAlign w:val="center"/>
            <w:hideMark/>
          </w:tcPr>
          <w:p w14:paraId="4BF332B9" w14:textId="1173B8A8"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BEDCB5B" w14:textId="1F7FCFE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C9F4E54" w14:textId="0556FC8D" w:rsidR="00BD6C17" w:rsidRPr="00694387" w:rsidRDefault="00BD6C17" w:rsidP="00694387">
            <w:pPr>
              <w:spacing w:line="259" w:lineRule="auto"/>
              <w:jc w:val="center"/>
              <w:rPr>
                <w:bCs/>
                <w:sz w:val="20"/>
                <w:szCs w:val="20"/>
              </w:rPr>
            </w:pPr>
          </w:p>
        </w:tc>
        <w:tc>
          <w:tcPr>
            <w:tcW w:w="127" w:type="dxa"/>
            <w:tcBorders>
              <w:top w:val="nil"/>
              <w:bottom w:val="nil"/>
            </w:tcBorders>
            <w:shd w:val="clear" w:color="000000" w:fill="DBE7F3"/>
            <w:vAlign w:val="center"/>
            <w:hideMark/>
          </w:tcPr>
          <w:p w14:paraId="068CD86B" w14:textId="752372D4" w:rsidR="00BD6C17" w:rsidRPr="00694387" w:rsidRDefault="00BD6C17" w:rsidP="00694387">
            <w:pPr>
              <w:spacing w:line="259" w:lineRule="auto"/>
              <w:jc w:val="center"/>
              <w:rPr>
                <w:bCs/>
                <w:sz w:val="20"/>
                <w:szCs w:val="20"/>
              </w:rPr>
            </w:pPr>
          </w:p>
        </w:tc>
        <w:tc>
          <w:tcPr>
            <w:tcW w:w="931" w:type="dxa"/>
            <w:tcBorders>
              <w:top w:val="nil"/>
              <w:bottom w:val="nil"/>
            </w:tcBorders>
            <w:shd w:val="clear" w:color="000000" w:fill="DBE7F3"/>
            <w:vAlign w:val="center"/>
            <w:hideMark/>
          </w:tcPr>
          <w:p w14:paraId="64572390" w14:textId="6BF92566"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DFC28F8" w14:textId="501CB9F5" w:rsidR="00BD6C17" w:rsidRPr="00694387" w:rsidRDefault="00BD6C17" w:rsidP="00694387">
            <w:pPr>
              <w:spacing w:line="259" w:lineRule="auto"/>
              <w:jc w:val="center"/>
              <w:rPr>
                <w:bCs/>
                <w:sz w:val="20"/>
                <w:szCs w:val="20"/>
              </w:rPr>
            </w:pPr>
          </w:p>
        </w:tc>
        <w:tc>
          <w:tcPr>
            <w:tcW w:w="1483" w:type="dxa"/>
            <w:tcBorders>
              <w:top w:val="nil"/>
              <w:bottom w:val="nil"/>
              <w:right w:val="nil"/>
            </w:tcBorders>
            <w:shd w:val="clear" w:color="000000" w:fill="DBE7F3"/>
            <w:vAlign w:val="center"/>
            <w:hideMark/>
          </w:tcPr>
          <w:p w14:paraId="4DBCB43E" w14:textId="7916C83D" w:rsidR="00BD6C17" w:rsidRPr="00694387" w:rsidRDefault="00BD6C17" w:rsidP="00694387">
            <w:pPr>
              <w:spacing w:line="259" w:lineRule="auto"/>
              <w:jc w:val="center"/>
              <w:rPr>
                <w:bCs/>
                <w:sz w:val="20"/>
                <w:szCs w:val="20"/>
              </w:rPr>
            </w:pPr>
          </w:p>
        </w:tc>
      </w:tr>
      <w:tr w:rsidR="00BD6C17" w:rsidRPr="00694387" w14:paraId="1E01C2CF"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647C4792" w14:textId="77777777" w:rsidR="00BD6C17" w:rsidRPr="00694387" w:rsidRDefault="00BD6C17" w:rsidP="00694387">
            <w:pPr>
              <w:spacing w:line="259" w:lineRule="auto"/>
              <w:ind w:left="90" w:firstLineChars="100" w:firstLine="200"/>
              <w:rPr>
                <w:sz w:val="20"/>
                <w:szCs w:val="20"/>
              </w:rPr>
            </w:pPr>
            <w:r w:rsidRPr="00694387">
              <w:rPr>
                <w:sz w:val="20"/>
                <w:szCs w:val="20"/>
              </w:rPr>
              <w:t>Male and female adults</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D2A640" w14:textId="7A0CBD00"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240A28B" w14:textId="55BB981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4A8784D" w14:textId="18C79F20"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E1BF898" w14:textId="3D305B8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21C91CB" w14:textId="03332548" w:rsidR="00BD6C17" w:rsidRPr="00E96549" w:rsidRDefault="00BD6C17" w:rsidP="00E96549">
            <w:pPr>
              <w:spacing w:line="259" w:lineRule="auto"/>
              <w:ind w:leftChars="-90" w:hangingChars="108" w:hanging="21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D1209E2" w14:textId="5C29DE39"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38122DF2" w14:textId="4D3F0AD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C7966B8" w14:textId="06900505" w:rsidR="00BD6C17" w:rsidRPr="00E96549" w:rsidRDefault="00BD6C17" w:rsidP="00E96549">
            <w:pPr>
              <w:spacing w:line="259" w:lineRule="auto"/>
              <w:ind w:leftChars="-90" w:hangingChars="108" w:hanging="216"/>
              <w:jc w:val="center"/>
              <w:rPr>
                <w:bCs/>
                <w:sz w:val="20"/>
                <w:szCs w:val="20"/>
              </w:rPr>
            </w:pPr>
          </w:p>
        </w:tc>
        <w:tc>
          <w:tcPr>
            <w:tcW w:w="1483" w:type="dxa"/>
            <w:tcBorders>
              <w:top w:val="single" w:sz="4" w:space="0" w:color="auto"/>
              <w:bottom w:val="single" w:sz="4" w:space="0" w:color="auto"/>
              <w:right w:val="nil"/>
            </w:tcBorders>
            <w:shd w:val="clear" w:color="auto" w:fill="auto"/>
            <w:vAlign w:val="center"/>
            <w:hideMark/>
          </w:tcPr>
          <w:p w14:paraId="48667776" w14:textId="5E1D50A7" w:rsidR="00BD6C17" w:rsidRPr="00694387" w:rsidRDefault="00BD6C17" w:rsidP="00694387">
            <w:pPr>
              <w:spacing w:line="259" w:lineRule="auto"/>
              <w:jc w:val="center"/>
              <w:rPr>
                <w:sz w:val="20"/>
                <w:szCs w:val="20"/>
              </w:rPr>
            </w:pPr>
          </w:p>
        </w:tc>
      </w:tr>
      <w:tr w:rsidR="00BD6C17" w:rsidRPr="00694387" w14:paraId="2D932BDC"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49B49FA" w14:textId="77777777" w:rsidR="00BD6C17" w:rsidRPr="00694387" w:rsidRDefault="00BD6C17" w:rsidP="00694387">
            <w:pPr>
              <w:spacing w:line="259" w:lineRule="auto"/>
              <w:ind w:left="90" w:firstLineChars="100" w:firstLine="200"/>
              <w:rPr>
                <w:sz w:val="20"/>
                <w:szCs w:val="20"/>
              </w:rPr>
            </w:pPr>
            <w:r w:rsidRPr="00694387">
              <w:rPr>
                <w:sz w:val="20"/>
                <w:szCs w:val="20"/>
              </w:rPr>
              <w:t>Female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471E04D" w14:textId="25AC0D95"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FB6B3B3" w14:textId="5491CAB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F18D00A" w14:textId="781ADA85"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5F1ECC6" w14:textId="393E0CD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D1512F1" w14:textId="1C7E620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C846512" w14:textId="37827D0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E261BE3" w14:textId="240460D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7089DB8" w14:textId="57051C3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09775E8" w14:textId="7A18FFBD" w:rsidR="00BD6C17" w:rsidRPr="00694387" w:rsidRDefault="00BD6C17" w:rsidP="00694387">
            <w:pPr>
              <w:spacing w:line="259" w:lineRule="auto"/>
              <w:jc w:val="center"/>
              <w:rPr>
                <w:sz w:val="20"/>
                <w:szCs w:val="20"/>
              </w:rPr>
            </w:pPr>
          </w:p>
        </w:tc>
      </w:tr>
      <w:tr w:rsidR="00BD6C17" w:rsidRPr="00694387" w14:paraId="3A0F4B5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020663F4" w14:textId="77777777" w:rsidR="00BD6C17" w:rsidRPr="00694387" w:rsidRDefault="00BD6C17" w:rsidP="00694387">
            <w:pPr>
              <w:spacing w:line="259" w:lineRule="auto"/>
              <w:ind w:left="90" w:firstLineChars="100" w:firstLine="200"/>
              <w:rPr>
                <w:sz w:val="20"/>
                <w:szCs w:val="20"/>
              </w:rPr>
            </w:pPr>
            <w:r w:rsidRPr="00694387">
              <w:rPr>
                <w:sz w:val="20"/>
                <w:szCs w:val="20"/>
              </w:rPr>
              <w:t>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4A3530A0" w14:textId="2C17DC9D"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759751AD" w14:textId="2A773C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9254BBD" w14:textId="3B601AFB"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36D76F19" w14:textId="70F7F05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1CDD8F8" w14:textId="72CD102D"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51094F20" w14:textId="3FF279D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D2D5ED5" w14:textId="543A2CA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09C0AEB" w14:textId="56D048A1"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7D5B7E75" w14:textId="0F7F1E49" w:rsidR="00BD6C17" w:rsidRPr="00694387" w:rsidRDefault="00BD6C17" w:rsidP="00694387">
            <w:pPr>
              <w:spacing w:line="259" w:lineRule="auto"/>
              <w:jc w:val="center"/>
              <w:rPr>
                <w:sz w:val="20"/>
                <w:szCs w:val="20"/>
              </w:rPr>
            </w:pPr>
          </w:p>
        </w:tc>
      </w:tr>
      <w:tr w:rsidR="00BD6C17" w:rsidRPr="00694387" w14:paraId="5C221DC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7C9F8C8" w14:textId="77777777" w:rsidR="00BD6C17" w:rsidRPr="00694387" w:rsidRDefault="00BD6C17" w:rsidP="00694387">
            <w:pPr>
              <w:spacing w:line="259" w:lineRule="auto"/>
              <w:ind w:left="90" w:firstLineChars="100" w:firstLine="200"/>
              <w:rPr>
                <w:sz w:val="20"/>
                <w:szCs w:val="20"/>
              </w:rPr>
            </w:pPr>
            <w:r w:rsidRPr="00694387">
              <w:rPr>
                <w:sz w:val="20"/>
                <w:szCs w:val="20"/>
              </w:rPr>
              <w:t>Children only (no adults) </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A5A08FE" w14:textId="1AB9892C"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17C754" w14:textId="5AD02EB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2A4686D5" w14:textId="7F9D9C4A"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6EAF5E63" w14:textId="5C81B35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8C4E0F8" w14:textId="76CA4FE5"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3F75E3E" w14:textId="4A67F9F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3E72354" w14:textId="11EDDA5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54306D6" w14:textId="6CDE125F"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76A17DC" w14:textId="1E73AD64" w:rsidR="00BD6C17" w:rsidRPr="00694387" w:rsidRDefault="00BD6C17" w:rsidP="00694387">
            <w:pPr>
              <w:spacing w:line="259" w:lineRule="auto"/>
              <w:jc w:val="center"/>
              <w:rPr>
                <w:sz w:val="20"/>
                <w:szCs w:val="20"/>
              </w:rPr>
            </w:pPr>
          </w:p>
        </w:tc>
      </w:tr>
      <w:tr w:rsidR="00BD6C17" w:rsidRPr="00694387" w14:paraId="69B476F8" w14:textId="77777777" w:rsidTr="005B002B">
        <w:tc>
          <w:tcPr>
            <w:tcW w:w="2789" w:type="dxa"/>
            <w:tcBorders>
              <w:top w:val="nil"/>
              <w:left w:val="nil"/>
              <w:bottom w:val="single" w:sz="4" w:space="0" w:color="auto"/>
            </w:tcBorders>
            <w:shd w:val="clear" w:color="000000" w:fill="DBE7F3"/>
            <w:noWrap/>
            <w:vAlign w:val="center"/>
            <w:hideMark/>
          </w:tcPr>
          <w:p w14:paraId="23DD2061" w14:textId="77777777" w:rsidR="00BD6C17" w:rsidRPr="00694387" w:rsidRDefault="00BD6C17" w:rsidP="00694387">
            <w:pPr>
              <w:spacing w:line="259" w:lineRule="auto"/>
              <w:ind w:left="90"/>
              <w:rPr>
                <w:b/>
                <w:bCs/>
                <w:color w:val="auto"/>
                <w:sz w:val="20"/>
                <w:szCs w:val="20"/>
              </w:rPr>
            </w:pPr>
            <w:r w:rsidRPr="00694387">
              <w:rPr>
                <w:b/>
                <w:bCs/>
                <w:sz w:val="20"/>
                <w:szCs w:val="20"/>
              </w:rPr>
              <w:t>Household education</w:t>
            </w:r>
          </w:p>
        </w:tc>
        <w:tc>
          <w:tcPr>
            <w:tcW w:w="1088" w:type="dxa"/>
            <w:tcBorders>
              <w:top w:val="nil"/>
              <w:bottom w:val="single" w:sz="4" w:space="0" w:color="auto"/>
            </w:tcBorders>
            <w:shd w:val="clear" w:color="000000" w:fill="DBE7F3"/>
            <w:noWrap/>
            <w:vAlign w:val="center"/>
            <w:hideMark/>
          </w:tcPr>
          <w:p w14:paraId="752FEED8" w14:textId="56CF97F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noWrap/>
            <w:vAlign w:val="center"/>
            <w:hideMark/>
          </w:tcPr>
          <w:p w14:paraId="4AEACADB" w14:textId="7504BE6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noWrap/>
            <w:vAlign w:val="center"/>
            <w:hideMark/>
          </w:tcPr>
          <w:p w14:paraId="2C750D19" w14:textId="52089A87"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2184543F" w14:textId="2F1D20A9"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6CA0B865" w14:textId="0B7AB1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noWrap/>
            <w:vAlign w:val="center"/>
            <w:hideMark/>
          </w:tcPr>
          <w:p w14:paraId="6CCEEDC7" w14:textId="7CF018B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5984EB7E" w14:textId="21F0B3C5"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5B4B38E2" w14:textId="2A2D4224"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noWrap/>
            <w:vAlign w:val="center"/>
            <w:hideMark/>
          </w:tcPr>
          <w:p w14:paraId="6FD21675" w14:textId="254F340C" w:rsidR="00BD6C17" w:rsidRPr="00694387" w:rsidRDefault="00BD6C17" w:rsidP="00694387">
            <w:pPr>
              <w:spacing w:line="259" w:lineRule="auto"/>
              <w:jc w:val="center"/>
              <w:rPr>
                <w:bCs/>
                <w:sz w:val="20"/>
                <w:szCs w:val="20"/>
              </w:rPr>
            </w:pPr>
          </w:p>
        </w:tc>
      </w:tr>
      <w:tr w:rsidR="00BD6C17" w:rsidRPr="00694387" w14:paraId="01FF62AD"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B44FAA9" w14:textId="77777777" w:rsidR="00BD6C17" w:rsidRPr="00694387" w:rsidRDefault="00BD6C17" w:rsidP="00694387">
            <w:pPr>
              <w:spacing w:line="259" w:lineRule="auto"/>
              <w:ind w:left="90" w:firstLineChars="100" w:firstLine="200"/>
              <w:rPr>
                <w:sz w:val="20"/>
                <w:szCs w:val="20"/>
              </w:rPr>
            </w:pPr>
            <w:r w:rsidRPr="00694387">
              <w:rPr>
                <w:sz w:val="20"/>
                <w:szCs w:val="20"/>
              </w:rPr>
              <w:t>No education</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3050F4D2" w14:textId="6A8C8972"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CCCE472" w14:textId="2C81D97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B64C02E" w14:textId="0C819303"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32D8B96" w14:textId="61F1A49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550E265" w14:textId="0E433DA6"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7B09FB8E" w14:textId="44A0BD2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49045FA3" w14:textId="658575A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7D5BD2B" w14:textId="4C007F5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DC6E300" w14:textId="4A22BC85" w:rsidR="00BD6C17" w:rsidRPr="00694387" w:rsidRDefault="00BD6C17" w:rsidP="00694387">
            <w:pPr>
              <w:spacing w:line="259" w:lineRule="auto"/>
              <w:jc w:val="center"/>
              <w:rPr>
                <w:sz w:val="20"/>
                <w:szCs w:val="20"/>
              </w:rPr>
            </w:pPr>
          </w:p>
        </w:tc>
      </w:tr>
      <w:tr w:rsidR="00BD6C17" w:rsidRPr="00694387" w14:paraId="718967B8"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D793B13" w14:textId="77777777" w:rsidR="00BD6C17" w:rsidRPr="00694387" w:rsidRDefault="00BD6C17" w:rsidP="00694387">
            <w:pPr>
              <w:spacing w:line="259" w:lineRule="auto"/>
              <w:ind w:left="90" w:firstLineChars="100" w:firstLine="200"/>
              <w:rPr>
                <w:sz w:val="20"/>
                <w:szCs w:val="20"/>
              </w:rPr>
            </w:pPr>
            <w:r w:rsidRPr="00694387">
              <w:rPr>
                <w:sz w:val="20"/>
                <w:szCs w:val="20"/>
              </w:rPr>
              <w:t>Less than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EDC1288" w14:textId="31A71AD3"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BFD8F4" w14:textId="72BCE8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59F2D1B2" w14:textId="5437B88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53637753" w14:textId="78AFC29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9E586F1" w14:textId="09C87AF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65769295" w14:textId="6B2114A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0E23F77" w14:textId="6F21AE0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2A969D5" w14:textId="7A1ECD82"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484DF3A9" w14:textId="0ABEFBA0" w:rsidR="00BD6C17" w:rsidRPr="00694387" w:rsidRDefault="00BD6C17" w:rsidP="00694387">
            <w:pPr>
              <w:spacing w:line="259" w:lineRule="auto"/>
              <w:jc w:val="center"/>
              <w:rPr>
                <w:sz w:val="20"/>
                <w:szCs w:val="20"/>
              </w:rPr>
            </w:pPr>
          </w:p>
        </w:tc>
      </w:tr>
      <w:tr w:rsidR="00BD6C17" w:rsidRPr="00694387" w14:paraId="4D01B2B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F5CE911" w14:textId="77777777" w:rsidR="00BD6C17" w:rsidRPr="00694387" w:rsidRDefault="00BD6C17" w:rsidP="00694387">
            <w:pPr>
              <w:spacing w:line="259" w:lineRule="auto"/>
              <w:ind w:left="90" w:firstLineChars="100" w:firstLine="200"/>
              <w:rPr>
                <w:sz w:val="20"/>
                <w:szCs w:val="20"/>
              </w:rPr>
            </w:pPr>
            <w:r w:rsidRPr="00694387">
              <w:rPr>
                <w:sz w:val="20"/>
                <w:szCs w:val="20"/>
              </w:rPr>
              <w:t>Completed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A660851" w14:textId="5BC7E54B"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759EEC7" w14:textId="1EB4429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02A42F4" w14:textId="046C6F1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0574B60" w14:textId="4EEF322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FF39FAE" w14:textId="4962F53A"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2041BD8A" w14:textId="746698B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5111D1E" w14:textId="1EFDC53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C96D466" w14:textId="08832733"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515F385A" w14:textId="2A8371B2" w:rsidR="00BD6C17" w:rsidRPr="00694387" w:rsidRDefault="00BD6C17" w:rsidP="00694387">
            <w:pPr>
              <w:spacing w:line="259" w:lineRule="auto"/>
              <w:jc w:val="center"/>
              <w:rPr>
                <w:sz w:val="20"/>
                <w:szCs w:val="20"/>
              </w:rPr>
            </w:pPr>
          </w:p>
        </w:tc>
      </w:tr>
      <w:tr w:rsidR="00BD6C17" w:rsidRPr="00694387" w14:paraId="677E71E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55328833" w14:textId="77777777" w:rsidR="00BD6C17" w:rsidRPr="00694387" w:rsidRDefault="00BD6C17" w:rsidP="00694387">
            <w:pPr>
              <w:spacing w:line="259" w:lineRule="auto"/>
              <w:ind w:left="90" w:firstLineChars="100" w:firstLine="200"/>
              <w:rPr>
                <w:sz w:val="20"/>
                <w:szCs w:val="20"/>
              </w:rPr>
            </w:pPr>
            <w:r w:rsidRPr="00694387">
              <w:rPr>
                <w:sz w:val="20"/>
                <w:szCs w:val="20"/>
              </w:rPr>
              <w:t>Completed secondary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9FE552" w14:textId="0FAD8CEA"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72D37A2" w14:textId="100398E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CBC0836" w14:textId="750E33C7"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2493C899" w14:textId="3CE55347"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4836C46" w14:textId="44B8998B"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50DD9956" w14:textId="78E73FA9"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0506543" w14:textId="5A82324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749A032" w14:textId="4FCEA4D4"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2E936460" w14:textId="45964237" w:rsidR="00BD6C17" w:rsidRPr="00694387" w:rsidRDefault="00BD6C17" w:rsidP="00694387">
            <w:pPr>
              <w:spacing w:line="259" w:lineRule="auto"/>
              <w:jc w:val="center"/>
              <w:rPr>
                <w:sz w:val="20"/>
                <w:szCs w:val="20"/>
              </w:rPr>
            </w:pPr>
          </w:p>
        </w:tc>
      </w:tr>
      <w:tr w:rsidR="00BD6C17" w:rsidRPr="00694387" w14:paraId="0C29F414"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8E5234D" w14:textId="77777777" w:rsidR="00BD6C17" w:rsidRPr="00694387" w:rsidRDefault="00BD6C17" w:rsidP="00694387">
            <w:pPr>
              <w:spacing w:line="259" w:lineRule="auto"/>
              <w:ind w:left="90" w:firstLineChars="100" w:firstLine="200"/>
              <w:rPr>
                <w:sz w:val="20"/>
                <w:szCs w:val="20"/>
              </w:rPr>
            </w:pPr>
            <w:r w:rsidRPr="00694387">
              <w:rPr>
                <w:sz w:val="20"/>
                <w:szCs w:val="20"/>
              </w:rPr>
              <w:t>Higher</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9884680" w14:textId="307712B8"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C0543FD" w14:textId="6315F56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10E1030" w14:textId="5C748B71"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138FBBA9" w14:textId="7E166722"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C1EFB0C" w14:textId="3C7F7192"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1B91A044" w14:textId="0034CF60"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3CBE0292" w14:textId="0504477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0755D29" w14:textId="1036F69B"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183E662" w14:textId="279F4DA5" w:rsidR="00BD6C17" w:rsidRPr="00694387" w:rsidRDefault="00BD6C17" w:rsidP="00694387">
            <w:pPr>
              <w:spacing w:line="259" w:lineRule="auto"/>
              <w:jc w:val="center"/>
              <w:rPr>
                <w:sz w:val="20"/>
                <w:szCs w:val="20"/>
              </w:rPr>
            </w:pPr>
          </w:p>
        </w:tc>
      </w:tr>
      <w:tr w:rsidR="00BD6C17" w:rsidRPr="00694387" w14:paraId="38942341" w14:textId="77777777" w:rsidTr="005B002B">
        <w:tc>
          <w:tcPr>
            <w:tcW w:w="2789" w:type="dxa"/>
            <w:tcBorders>
              <w:top w:val="single" w:sz="4" w:space="0" w:color="auto"/>
              <w:left w:val="nil"/>
              <w:bottom w:val="nil"/>
            </w:tcBorders>
            <w:shd w:val="clear" w:color="000000" w:fill="DBE7F3"/>
            <w:vAlign w:val="center"/>
            <w:hideMark/>
          </w:tcPr>
          <w:p w14:paraId="6448AAA0" w14:textId="77777777" w:rsidR="00BD6C17" w:rsidRPr="00694387" w:rsidRDefault="00BD6C17" w:rsidP="00694387">
            <w:pPr>
              <w:spacing w:line="259" w:lineRule="auto"/>
              <w:ind w:left="90"/>
              <w:rPr>
                <w:b/>
                <w:bCs/>
                <w:color w:val="auto"/>
                <w:sz w:val="20"/>
                <w:szCs w:val="20"/>
              </w:rPr>
            </w:pPr>
            <w:r w:rsidRPr="00694387">
              <w:rPr>
                <w:b/>
                <w:bCs/>
                <w:sz w:val="20"/>
                <w:szCs w:val="20"/>
              </w:rPr>
              <w:t>Wealth quintile</w:t>
            </w:r>
          </w:p>
        </w:tc>
        <w:tc>
          <w:tcPr>
            <w:tcW w:w="1088" w:type="dxa"/>
            <w:tcBorders>
              <w:top w:val="single" w:sz="4" w:space="0" w:color="auto"/>
              <w:bottom w:val="nil"/>
            </w:tcBorders>
            <w:shd w:val="clear" w:color="000000" w:fill="DBE7F3"/>
            <w:vAlign w:val="center"/>
            <w:hideMark/>
          </w:tcPr>
          <w:p w14:paraId="52C6B462" w14:textId="765AAAFD"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7F3"/>
            <w:vAlign w:val="center"/>
            <w:hideMark/>
          </w:tcPr>
          <w:p w14:paraId="2C0301E6" w14:textId="0F5E9975"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7F3"/>
            <w:vAlign w:val="center"/>
            <w:hideMark/>
          </w:tcPr>
          <w:p w14:paraId="0A6C966C" w14:textId="3B31E68F"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2D353C0" w14:textId="0466D99D"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040AE2B" w14:textId="78B71175"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7F3"/>
            <w:vAlign w:val="center"/>
            <w:hideMark/>
          </w:tcPr>
          <w:p w14:paraId="4C664AB0" w14:textId="2225A2E7"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B4C3314" w14:textId="18E732E4"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5503420" w14:textId="7898066D"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7F3"/>
            <w:vAlign w:val="center"/>
            <w:hideMark/>
          </w:tcPr>
          <w:p w14:paraId="70EC6964" w14:textId="7B3B8D3D" w:rsidR="00BD6C17" w:rsidRPr="00694387" w:rsidRDefault="00BD6C17" w:rsidP="00694387">
            <w:pPr>
              <w:spacing w:line="259" w:lineRule="auto"/>
              <w:jc w:val="center"/>
              <w:rPr>
                <w:bCs/>
                <w:sz w:val="20"/>
                <w:szCs w:val="20"/>
              </w:rPr>
            </w:pPr>
          </w:p>
        </w:tc>
      </w:tr>
      <w:tr w:rsidR="00BD6C17" w:rsidRPr="00694387" w14:paraId="01B9BE6A" w14:textId="77777777" w:rsidTr="005B002B">
        <w:tc>
          <w:tcPr>
            <w:tcW w:w="2789" w:type="dxa"/>
            <w:tcBorders>
              <w:top w:val="single" w:sz="4" w:space="0" w:color="auto"/>
              <w:left w:val="nil"/>
              <w:bottom w:val="single" w:sz="4" w:space="0" w:color="auto"/>
            </w:tcBorders>
            <w:shd w:val="clear" w:color="auto" w:fill="auto"/>
            <w:noWrap/>
            <w:tcMar>
              <w:top w:w="0" w:type="dxa"/>
              <w:left w:w="180" w:type="dxa"/>
              <w:bottom w:w="0" w:type="dxa"/>
              <w:right w:w="0" w:type="dxa"/>
            </w:tcMar>
            <w:vAlign w:val="center"/>
            <w:hideMark/>
          </w:tcPr>
          <w:p w14:paraId="26194D41" w14:textId="77777777" w:rsidR="00BD6C17" w:rsidRPr="00694387" w:rsidRDefault="00BD6C17" w:rsidP="00694387">
            <w:pPr>
              <w:spacing w:line="259" w:lineRule="auto"/>
              <w:ind w:left="90" w:firstLineChars="100" w:firstLine="200"/>
              <w:rPr>
                <w:sz w:val="20"/>
                <w:szCs w:val="20"/>
              </w:rPr>
            </w:pPr>
            <w:r w:rsidRPr="00694387">
              <w:rPr>
                <w:sz w:val="20"/>
                <w:szCs w:val="20"/>
              </w:rPr>
              <w:lastRenderedPageBreak/>
              <w:t>Highest (wealthiest)</w:t>
            </w:r>
          </w:p>
        </w:tc>
        <w:tc>
          <w:tcPr>
            <w:tcW w:w="1088" w:type="dxa"/>
            <w:tcBorders>
              <w:top w:val="single" w:sz="4" w:space="0" w:color="auto"/>
              <w:bottom w:val="single" w:sz="4" w:space="0" w:color="auto"/>
            </w:tcBorders>
            <w:shd w:val="clear" w:color="auto" w:fill="auto"/>
            <w:vAlign w:val="center"/>
            <w:hideMark/>
          </w:tcPr>
          <w:p w14:paraId="33B58BE2" w14:textId="36A650ED"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vAlign w:val="center"/>
            <w:hideMark/>
          </w:tcPr>
          <w:p w14:paraId="56C42BB3" w14:textId="257B6001" w:rsidR="00BD6C17" w:rsidRPr="00E96549" w:rsidRDefault="00BD6C17" w:rsidP="00E96549">
            <w:pPr>
              <w:spacing w:line="259" w:lineRule="auto"/>
              <w:ind w:leftChars="-71" w:left="-170" w:right="-20"/>
              <w:jc w:val="center"/>
              <w:rPr>
                <w:bCs/>
                <w:sz w:val="20"/>
                <w:szCs w:val="20"/>
              </w:rPr>
            </w:pPr>
          </w:p>
        </w:tc>
        <w:tc>
          <w:tcPr>
            <w:tcW w:w="205" w:type="dxa"/>
            <w:tcBorders>
              <w:top w:val="single" w:sz="4" w:space="0" w:color="auto"/>
              <w:bottom w:val="single" w:sz="4" w:space="0" w:color="auto"/>
            </w:tcBorders>
            <w:shd w:val="clear" w:color="auto" w:fill="auto"/>
            <w:vAlign w:val="center"/>
            <w:hideMark/>
          </w:tcPr>
          <w:p w14:paraId="3ECD609F" w14:textId="091EB9EB"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800917F" w14:textId="7ACF1EA5"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78DA97E4" w14:textId="76D79B9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501EF19" w14:textId="4878252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63E9A3A" w14:textId="44361F69"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0AAF7E90" w14:textId="6B5FDB9B"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vAlign w:val="center"/>
            <w:hideMark/>
          </w:tcPr>
          <w:p w14:paraId="0997057A" w14:textId="5778A8B1" w:rsidR="00BD6C17" w:rsidRPr="00694387" w:rsidRDefault="00BD6C17" w:rsidP="00694387">
            <w:pPr>
              <w:spacing w:line="259" w:lineRule="auto"/>
              <w:jc w:val="center"/>
              <w:rPr>
                <w:sz w:val="20"/>
                <w:szCs w:val="20"/>
              </w:rPr>
            </w:pPr>
          </w:p>
        </w:tc>
      </w:tr>
      <w:tr w:rsidR="00BD6C17" w:rsidRPr="00694387" w14:paraId="07AA9A9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4DCA989C" w14:textId="77777777" w:rsidR="00BD6C17" w:rsidRPr="00694387" w:rsidRDefault="00BD6C17" w:rsidP="00694387">
            <w:pPr>
              <w:spacing w:line="259" w:lineRule="auto"/>
              <w:ind w:left="90" w:firstLineChars="100" w:firstLine="200"/>
              <w:rPr>
                <w:sz w:val="20"/>
                <w:szCs w:val="20"/>
              </w:rPr>
            </w:pPr>
            <w:r w:rsidRPr="00694387">
              <w:rPr>
                <w:sz w:val="20"/>
                <w:szCs w:val="20"/>
              </w:rPr>
              <w:t>Fourth</w:t>
            </w:r>
          </w:p>
        </w:tc>
        <w:tc>
          <w:tcPr>
            <w:tcW w:w="1088" w:type="dxa"/>
            <w:tcBorders>
              <w:top w:val="nil"/>
              <w:bottom w:val="single" w:sz="4" w:space="0" w:color="auto"/>
            </w:tcBorders>
            <w:shd w:val="clear" w:color="auto" w:fill="auto"/>
            <w:vAlign w:val="center"/>
            <w:hideMark/>
          </w:tcPr>
          <w:p w14:paraId="704D8A0A" w14:textId="4AEC70F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9B58BA7" w14:textId="6BB72F7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4BB86C4" w14:textId="6DA5B43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92E0C21" w14:textId="09005C4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569442CD" w14:textId="6DE1F593"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0D39322" w14:textId="1096EF0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FC03EF8" w14:textId="095DC03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D3C6BBD" w14:textId="6CA47099"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1FDFB9E" w14:textId="7B807D43" w:rsidR="00BD6C17" w:rsidRPr="00694387" w:rsidRDefault="00BD6C17" w:rsidP="00694387">
            <w:pPr>
              <w:spacing w:line="259" w:lineRule="auto"/>
              <w:jc w:val="center"/>
              <w:rPr>
                <w:sz w:val="20"/>
                <w:szCs w:val="20"/>
              </w:rPr>
            </w:pPr>
          </w:p>
        </w:tc>
      </w:tr>
      <w:tr w:rsidR="00BD6C17" w:rsidRPr="00694387" w14:paraId="674D514F"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6F9638E" w14:textId="77777777" w:rsidR="00BD6C17" w:rsidRPr="00694387" w:rsidRDefault="00BD6C17" w:rsidP="00694387">
            <w:pPr>
              <w:spacing w:line="259" w:lineRule="auto"/>
              <w:ind w:left="90" w:firstLineChars="100" w:firstLine="200"/>
              <w:rPr>
                <w:sz w:val="20"/>
                <w:szCs w:val="20"/>
              </w:rPr>
            </w:pPr>
            <w:r w:rsidRPr="00694387">
              <w:rPr>
                <w:sz w:val="20"/>
                <w:szCs w:val="20"/>
              </w:rPr>
              <w:t>Middle</w:t>
            </w:r>
          </w:p>
        </w:tc>
        <w:tc>
          <w:tcPr>
            <w:tcW w:w="1088" w:type="dxa"/>
            <w:tcBorders>
              <w:top w:val="nil"/>
              <w:bottom w:val="single" w:sz="4" w:space="0" w:color="auto"/>
            </w:tcBorders>
            <w:shd w:val="clear" w:color="auto" w:fill="auto"/>
            <w:vAlign w:val="center"/>
            <w:hideMark/>
          </w:tcPr>
          <w:p w14:paraId="186D211C" w14:textId="0B5271E6"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9BF442" w14:textId="74E83016"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2F64D96" w14:textId="0A89AA4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4E0B4384" w14:textId="5E569AB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129F87F" w14:textId="3B7B5E4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622ED5EF" w14:textId="06DC181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D21BB3" w14:textId="4496005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C7D6EC1" w14:textId="499770A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30EBBF5" w14:textId="51C9A436" w:rsidR="00BD6C17" w:rsidRPr="00694387" w:rsidRDefault="00BD6C17" w:rsidP="00694387">
            <w:pPr>
              <w:spacing w:line="259" w:lineRule="auto"/>
              <w:jc w:val="center"/>
              <w:rPr>
                <w:sz w:val="20"/>
                <w:szCs w:val="20"/>
              </w:rPr>
            </w:pPr>
          </w:p>
        </w:tc>
      </w:tr>
      <w:tr w:rsidR="00BD6C17" w:rsidRPr="00694387" w14:paraId="68A834A5"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C354375" w14:textId="77777777" w:rsidR="00BD6C17" w:rsidRPr="00694387" w:rsidRDefault="00BD6C17" w:rsidP="00694387">
            <w:pPr>
              <w:spacing w:line="259" w:lineRule="auto"/>
              <w:ind w:left="90" w:firstLineChars="100" w:firstLine="200"/>
              <w:rPr>
                <w:sz w:val="20"/>
                <w:szCs w:val="20"/>
              </w:rPr>
            </w:pPr>
            <w:r w:rsidRPr="00694387">
              <w:rPr>
                <w:sz w:val="20"/>
                <w:szCs w:val="20"/>
              </w:rPr>
              <w:t>Second</w:t>
            </w:r>
          </w:p>
        </w:tc>
        <w:tc>
          <w:tcPr>
            <w:tcW w:w="1088" w:type="dxa"/>
            <w:tcBorders>
              <w:top w:val="nil"/>
              <w:bottom w:val="single" w:sz="4" w:space="0" w:color="auto"/>
            </w:tcBorders>
            <w:shd w:val="clear" w:color="auto" w:fill="auto"/>
            <w:vAlign w:val="center"/>
            <w:hideMark/>
          </w:tcPr>
          <w:p w14:paraId="42699E5E" w14:textId="3FAD9AE3"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8ED6532" w14:textId="021BC631"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6502253" w14:textId="7E8F0377"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B41D152" w14:textId="4F84D8E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7082AB4" w14:textId="368108D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7F5B153A" w14:textId="0F3C85B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44A4A1B" w14:textId="1FE3332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109C75A" w14:textId="6A2EE976"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3F317D7F" w14:textId="24BF42D7" w:rsidR="00BD6C17" w:rsidRPr="00694387" w:rsidRDefault="00BD6C17" w:rsidP="00694387">
            <w:pPr>
              <w:spacing w:line="259" w:lineRule="auto"/>
              <w:jc w:val="center"/>
              <w:rPr>
                <w:sz w:val="20"/>
                <w:szCs w:val="20"/>
              </w:rPr>
            </w:pPr>
          </w:p>
        </w:tc>
      </w:tr>
      <w:tr w:rsidR="00BD6C17" w:rsidRPr="00694387" w14:paraId="76D81620"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7F89109" w14:textId="77777777" w:rsidR="00BD6C17" w:rsidRPr="00694387" w:rsidRDefault="00BD6C17" w:rsidP="00694387">
            <w:pPr>
              <w:spacing w:line="259" w:lineRule="auto"/>
              <w:ind w:left="90" w:firstLineChars="100" w:firstLine="200"/>
              <w:rPr>
                <w:sz w:val="20"/>
                <w:szCs w:val="20"/>
              </w:rPr>
            </w:pPr>
            <w:r w:rsidRPr="00694387">
              <w:rPr>
                <w:sz w:val="20"/>
                <w:szCs w:val="20"/>
              </w:rPr>
              <w:t>Lowest (poorest)</w:t>
            </w:r>
          </w:p>
        </w:tc>
        <w:tc>
          <w:tcPr>
            <w:tcW w:w="1088" w:type="dxa"/>
            <w:tcBorders>
              <w:top w:val="nil"/>
              <w:bottom w:val="single" w:sz="4" w:space="0" w:color="auto"/>
            </w:tcBorders>
            <w:shd w:val="clear" w:color="auto" w:fill="auto"/>
            <w:vAlign w:val="center"/>
            <w:hideMark/>
          </w:tcPr>
          <w:p w14:paraId="35E0B9BF" w14:textId="5873E5F4"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942A610" w14:textId="7149B627"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CE966D6" w14:textId="33DDE151"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011B1456" w14:textId="6219B0A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6E7CCA3" w14:textId="0E9BA4E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05A22ED5" w14:textId="04130E4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EB6766" w14:textId="6A16E4F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EA973A" w14:textId="0B5B0CFC"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0B83BBA" w14:textId="3F0DE1EF" w:rsidR="00BD6C17" w:rsidRPr="00694387" w:rsidRDefault="00BD6C17" w:rsidP="00694387">
            <w:pPr>
              <w:spacing w:line="259" w:lineRule="auto"/>
              <w:jc w:val="center"/>
              <w:rPr>
                <w:sz w:val="20"/>
                <w:szCs w:val="20"/>
              </w:rPr>
            </w:pPr>
          </w:p>
        </w:tc>
      </w:tr>
      <w:tr w:rsidR="00BD6C17" w:rsidRPr="00694387" w14:paraId="68BCFD10" w14:textId="77777777" w:rsidTr="005B002B">
        <w:tc>
          <w:tcPr>
            <w:tcW w:w="2789" w:type="dxa"/>
            <w:tcBorders>
              <w:top w:val="single" w:sz="4" w:space="0" w:color="auto"/>
              <w:left w:val="nil"/>
              <w:bottom w:val="nil"/>
            </w:tcBorders>
            <w:shd w:val="clear" w:color="000000" w:fill="DBE5F1"/>
            <w:vAlign w:val="center"/>
            <w:hideMark/>
          </w:tcPr>
          <w:p w14:paraId="5AD5B55F" w14:textId="77777777" w:rsidR="00BD6C17" w:rsidRPr="00694387" w:rsidRDefault="00BD6C17" w:rsidP="00694387">
            <w:pPr>
              <w:spacing w:line="259" w:lineRule="auto"/>
              <w:ind w:left="90"/>
              <w:rPr>
                <w:b/>
                <w:bCs/>
                <w:sz w:val="20"/>
                <w:szCs w:val="20"/>
              </w:rPr>
            </w:pPr>
            <w:r w:rsidRPr="00694387">
              <w:rPr>
                <w:b/>
                <w:bCs/>
                <w:sz w:val="20"/>
                <w:szCs w:val="20"/>
              </w:rPr>
              <w:t>Poverty status</w:t>
            </w:r>
          </w:p>
        </w:tc>
        <w:tc>
          <w:tcPr>
            <w:tcW w:w="1088" w:type="dxa"/>
            <w:tcBorders>
              <w:top w:val="single" w:sz="4" w:space="0" w:color="auto"/>
              <w:bottom w:val="nil"/>
            </w:tcBorders>
            <w:shd w:val="clear" w:color="000000" w:fill="DBE5F1"/>
            <w:vAlign w:val="center"/>
            <w:hideMark/>
          </w:tcPr>
          <w:p w14:paraId="539BDF24" w14:textId="12A1651E"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5F1"/>
            <w:vAlign w:val="center"/>
            <w:hideMark/>
          </w:tcPr>
          <w:p w14:paraId="1DCC5BEB" w14:textId="54B0FAD3"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5F1"/>
            <w:vAlign w:val="center"/>
            <w:hideMark/>
          </w:tcPr>
          <w:p w14:paraId="43EF192B" w14:textId="2493631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46A55572" w14:textId="454C6B07"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4FCBD38D" w14:textId="1FB2BBF1"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5F1"/>
            <w:vAlign w:val="center"/>
            <w:hideMark/>
          </w:tcPr>
          <w:p w14:paraId="597F9998" w14:textId="26E0E29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0F34401A" w14:textId="1C60C299"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628BDDCA" w14:textId="47162CF7"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5F1"/>
            <w:vAlign w:val="center"/>
            <w:hideMark/>
          </w:tcPr>
          <w:p w14:paraId="2AC87F00" w14:textId="38C7E137" w:rsidR="00BD6C17" w:rsidRPr="00694387" w:rsidRDefault="00BD6C17" w:rsidP="00694387">
            <w:pPr>
              <w:spacing w:line="259" w:lineRule="auto"/>
              <w:jc w:val="center"/>
              <w:rPr>
                <w:bCs/>
                <w:sz w:val="20"/>
                <w:szCs w:val="20"/>
              </w:rPr>
            </w:pPr>
          </w:p>
        </w:tc>
      </w:tr>
      <w:tr w:rsidR="00BD6C17" w:rsidRPr="00694387" w14:paraId="1E85442D" w14:textId="77777777" w:rsidTr="005B002B">
        <w:tc>
          <w:tcPr>
            <w:tcW w:w="2789" w:type="dxa"/>
            <w:tcBorders>
              <w:top w:val="single" w:sz="4" w:space="0" w:color="auto"/>
              <w:left w:val="nil"/>
              <w:bottom w:val="single" w:sz="4" w:space="0" w:color="auto"/>
            </w:tcBorders>
            <w:shd w:val="clear" w:color="auto" w:fill="auto"/>
            <w:tcMar>
              <w:top w:w="0" w:type="dxa"/>
              <w:left w:w="180" w:type="dxa"/>
              <w:bottom w:w="0" w:type="dxa"/>
              <w:right w:w="0" w:type="dxa"/>
            </w:tcMar>
            <w:vAlign w:val="center"/>
            <w:hideMark/>
          </w:tcPr>
          <w:p w14:paraId="35453564" w14:textId="77777777" w:rsidR="00BD6C17" w:rsidRPr="00694387" w:rsidRDefault="00BD6C17" w:rsidP="00694387">
            <w:pPr>
              <w:spacing w:line="259" w:lineRule="auto"/>
              <w:ind w:left="90" w:firstLineChars="100" w:firstLine="200"/>
              <w:rPr>
                <w:sz w:val="20"/>
                <w:szCs w:val="20"/>
              </w:rPr>
            </w:pPr>
            <w:r w:rsidRPr="00694387">
              <w:rPr>
                <w:sz w:val="20"/>
                <w:szCs w:val="20"/>
              </w:rPr>
              <w:t>Poor</w:t>
            </w:r>
          </w:p>
        </w:tc>
        <w:tc>
          <w:tcPr>
            <w:tcW w:w="1088" w:type="dxa"/>
            <w:tcBorders>
              <w:top w:val="single" w:sz="4" w:space="0" w:color="auto"/>
              <w:bottom w:val="single" w:sz="4" w:space="0" w:color="auto"/>
            </w:tcBorders>
            <w:shd w:val="clear" w:color="auto" w:fill="auto"/>
            <w:noWrap/>
            <w:vAlign w:val="center"/>
            <w:hideMark/>
          </w:tcPr>
          <w:p w14:paraId="3B1E0A5B" w14:textId="6717BA85"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noWrap/>
            <w:vAlign w:val="center"/>
            <w:hideMark/>
          </w:tcPr>
          <w:p w14:paraId="0A801469" w14:textId="145B5B5B" w:rsidR="00BD6C17" w:rsidRPr="00E96549" w:rsidRDefault="00BD6C17" w:rsidP="00E96549">
            <w:pPr>
              <w:spacing w:line="259" w:lineRule="auto"/>
              <w:ind w:leftChars="-71" w:left="-170"/>
              <w:jc w:val="center"/>
              <w:rPr>
                <w:bCs/>
                <w:sz w:val="20"/>
                <w:szCs w:val="20"/>
              </w:rPr>
            </w:pPr>
          </w:p>
        </w:tc>
        <w:tc>
          <w:tcPr>
            <w:tcW w:w="205" w:type="dxa"/>
            <w:tcBorders>
              <w:top w:val="single" w:sz="4" w:space="0" w:color="auto"/>
              <w:bottom w:val="single" w:sz="4" w:space="0" w:color="auto"/>
            </w:tcBorders>
            <w:shd w:val="clear" w:color="auto" w:fill="auto"/>
            <w:noWrap/>
            <w:vAlign w:val="center"/>
            <w:hideMark/>
          </w:tcPr>
          <w:p w14:paraId="6E9BC154" w14:textId="0FCC802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854B4C4" w14:textId="335C7C88"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14A7A9C8" w14:textId="7E22419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noWrap/>
            <w:vAlign w:val="center"/>
            <w:hideMark/>
          </w:tcPr>
          <w:p w14:paraId="7F292AAE" w14:textId="033C774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9574AEC" w14:textId="41B7FA9D"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54E2275C" w14:textId="4A16387F"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center"/>
            <w:hideMark/>
          </w:tcPr>
          <w:p w14:paraId="030CD648" w14:textId="51823A5A" w:rsidR="00BD6C17" w:rsidRPr="00694387" w:rsidRDefault="00BD6C17" w:rsidP="00694387">
            <w:pPr>
              <w:spacing w:line="259" w:lineRule="auto"/>
              <w:jc w:val="center"/>
              <w:rPr>
                <w:sz w:val="20"/>
                <w:szCs w:val="20"/>
              </w:rPr>
            </w:pPr>
          </w:p>
        </w:tc>
      </w:tr>
      <w:tr w:rsidR="00BD6C17" w:rsidRPr="00694387" w14:paraId="52237C25"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99538C8" w14:textId="77777777" w:rsidR="00BD6C17" w:rsidRPr="00694387" w:rsidRDefault="00BD6C17" w:rsidP="00694387">
            <w:pPr>
              <w:spacing w:line="259" w:lineRule="auto"/>
              <w:ind w:left="90" w:firstLineChars="100" w:firstLine="200"/>
              <w:rPr>
                <w:sz w:val="20"/>
                <w:szCs w:val="20"/>
              </w:rPr>
            </w:pPr>
            <w:r w:rsidRPr="00694387">
              <w:rPr>
                <w:sz w:val="20"/>
                <w:szCs w:val="20"/>
              </w:rPr>
              <w:t>Non-poor</w:t>
            </w:r>
          </w:p>
        </w:tc>
        <w:tc>
          <w:tcPr>
            <w:tcW w:w="1088" w:type="dxa"/>
            <w:tcBorders>
              <w:top w:val="nil"/>
              <w:bottom w:val="single" w:sz="4" w:space="0" w:color="auto"/>
            </w:tcBorders>
            <w:shd w:val="clear" w:color="auto" w:fill="auto"/>
            <w:noWrap/>
            <w:vAlign w:val="center"/>
            <w:hideMark/>
          </w:tcPr>
          <w:p w14:paraId="6CB0379B" w14:textId="0C055CD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noWrap/>
            <w:vAlign w:val="center"/>
            <w:hideMark/>
          </w:tcPr>
          <w:p w14:paraId="3F522554" w14:textId="44C7B59E"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noWrap/>
            <w:vAlign w:val="center"/>
            <w:hideMark/>
          </w:tcPr>
          <w:p w14:paraId="4D6ED045" w14:textId="3C8F3E7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2F38CF38" w14:textId="5E5D6EA5"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31725D41" w14:textId="416A87FB"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noWrap/>
            <w:vAlign w:val="center"/>
            <w:hideMark/>
          </w:tcPr>
          <w:p w14:paraId="0B704C26" w14:textId="2EEF926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E2616DB" w14:textId="37D1758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4647D395" w14:textId="7996A7A3"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noWrap/>
            <w:vAlign w:val="center"/>
            <w:hideMark/>
          </w:tcPr>
          <w:p w14:paraId="4C8CD711" w14:textId="23AA1220" w:rsidR="00BD6C17" w:rsidRPr="00694387" w:rsidRDefault="00BD6C17" w:rsidP="00694387">
            <w:pPr>
              <w:spacing w:line="259" w:lineRule="auto"/>
              <w:jc w:val="center"/>
              <w:rPr>
                <w:sz w:val="20"/>
                <w:szCs w:val="20"/>
              </w:rPr>
            </w:pPr>
          </w:p>
        </w:tc>
      </w:tr>
      <w:tr w:rsidR="00BD6C17" w:rsidRPr="00694387" w14:paraId="20DE1D90" w14:textId="77777777" w:rsidTr="005B002B">
        <w:tc>
          <w:tcPr>
            <w:tcW w:w="2789" w:type="dxa"/>
            <w:tcBorders>
              <w:top w:val="nil"/>
              <w:left w:val="nil"/>
              <w:bottom w:val="single" w:sz="4" w:space="0" w:color="auto"/>
            </w:tcBorders>
            <w:shd w:val="clear" w:color="000000" w:fill="DBE7F3"/>
            <w:noWrap/>
            <w:vAlign w:val="center"/>
            <w:hideMark/>
          </w:tcPr>
          <w:p w14:paraId="365E7088" w14:textId="77777777" w:rsidR="00BD6C17" w:rsidRPr="00694387" w:rsidRDefault="00BD6C17" w:rsidP="00E96549">
            <w:pPr>
              <w:keepNext/>
              <w:spacing w:line="259" w:lineRule="auto"/>
              <w:ind w:left="86"/>
              <w:rPr>
                <w:b/>
                <w:bCs/>
                <w:color w:val="auto"/>
                <w:sz w:val="20"/>
                <w:szCs w:val="20"/>
              </w:rPr>
            </w:pPr>
            <w:r w:rsidRPr="00694387">
              <w:rPr>
                <w:b/>
                <w:bCs/>
                <w:sz w:val="20"/>
                <w:szCs w:val="20"/>
              </w:rPr>
              <w:t>Shock exposure index</w:t>
            </w:r>
          </w:p>
        </w:tc>
        <w:tc>
          <w:tcPr>
            <w:tcW w:w="1088" w:type="dxa"/>
            <w:tcBorders>
              <w:top w:val="nil"/>
              <w:bottom w:val="single" w:sz="4" w:space="0" w:color="auto"/>
            </w:tcBorders>
            <w:shd w:val="clear" w:color="000000" w:fill="DBE7F3"/>
            <w:vAlign w:val="center"/>
            <w:hideMark/>
          </w:tcPr>
          <w:p w14:paraId="600FEA1F" w14:textId="4E861D7B"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5D95837F" w14:textId="0A25D8F2" w:rsidR="00BD6C17" w:rsidRPr="00694387"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000000" w:fill="DBE7F3"/>
            <w:vAlign w:val="center"/>
            <w:hideMark/>
          </w:tcPr>
          <w:p w14:paraId="4BE28FFA" w14:textId="6900668C"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DBA58CA" w14:textId="4F6AF04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00ED179A" w14:textId="549007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vAlign w:val="center"/>
            <w:hideMark/>
          </w:tcPr>
          <w:p w14:paraId="22AF16BC" w14:textId="347490A1"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3207EF15" w14:textId="76DD35CB"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56BD43A" w14:textId="1F65ADA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vAlign w:val="center"/>
            <w:hideMark/>
          </w:tcPr>
          <w:p w14:paraId="44B9A43A" w14:textId="1AC296CA" w:rsidR="00BD6C17" w:rsidRPr="00694387" w:rsidRDefault="00BD6C17" w:rsidP="00694387">
            <w:pPr>
              <w:spacing w:line="259" w:lineRule="auto"/>
              <w:jc w:val="center"/>
              <w:rPr>
                <w:bCs/>
                <w:sz w:val="20"/>
                <w:szCs w:val="20"/>
              </w:rPr>
            </w:pPr>
          </w:p>
        </w:tc>
      </w:tr>
      <w:tr w:rsidR="00BD6C17" w:rsidRPr="00694387" w14:paraId="431FFFAE" w14:textId="77777777" w:rsidTr="005B002B">
        <w:trPr>
          <w:cantSplit/>
        </w:trPr>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4F7E0B6" w14:textId="44747B76" w:rsidR="00E57EB1" w:rsidRDefault="00BD6C17" w:rsidP="00694387">
            <w:pPr>
              <w:spacing w:line="259" w:lineRule="auto"/>
              <w:ind w:left="90" w:firstLineChars="100" w:firstLine="200"/>
              <w:rPr>
                <w:sz w:val="20"/>
                <w:szCs w:val="20"/>
              </w:rPr>
            </w:pPr>
            <w:r w:rsidRPr="00694387">
              <w:rPr>
                <w:sz w:val="20"/>
                <w:szCs w:val="20"/>
              </w:rPr>
              <w:t xml:space="preserve">Did not experience any </w:t>
            </w:r>
            <w:r w:rsidR="00E57EB1">
              <w:rPr>
                <w:sz w:val="20"/>
                <w:szCs w:val="20"/>
              </w:rPr>
              <w:t xml:space="preserve">  </w:t>
            </w:r>
          </w:p>
          <w:p w14:paraId="0420E4A6" w14:textId="77777777" w:rsidR="00BD6C17" w:rsidRPr="00694387" w:rsidRDefault="00BD6C17" w:rsidP="00694387">
            <w:pPr>
              <w:spacing w:line="259" w:lineRule="auto"/>
              <w:ind w:left="90" w:firstLineChars="100" w:firstLine="200"/>
              <w:rPr>
                <w:sz w:val="20"/>
                <w:szCs w:val="20"/>
              </w:rPr>
            </w:pPr>
            <w:r w:rsidRPr="00694387">
              <w:rPr>
                <w:sz w:val="20"/>
                <w:szCs w:val="20"/>
              </w:rPr>
              <w:t>shocks</w:t>
            </w:r>
          </w:p>
        </w:tc>
        <w:tc>
          <w:tcPr>
            <w:tcW w:w="1088" w:type="dxa"/>
            <w:tcBorders>
              <w:top w:val="nil"/>
              <w:bottom w:val="single" w:sz="4" w:space="0" w:color="auto"/>
            </w:tcBorders>
            <w:shd w:val="clear" w:color="auto" w:fill="auto"/>
            <w:vAlign w:val="center"/>
            <w:hideMark/>
          </w:tcPr>
          <w:p w14:paraId="7CF064C8" w14:textId="361F77AF"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573A81" w14:textId="703F462B"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66C256F" w14:textId="4673D86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DE4BA22" w14:textId="6541E02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AC5AE00" w14:textId="2B401D5E"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CB11563" w14:textId="55B36EA5"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08E3335" w14:textId="5FA8A56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7A4F5397" w14:textId="63DF3F9B"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5046B1CE" w14:textId="06980490" w:rsidR="00BD6C17" w:rsidRPr="00694387" w:rsidRDefault="00BD6C17" w:rsidP="00694387">
            <w:pPr>
              <w:spacing w:line="259" w:lineRule="auto"/>
              <w:jc w:val="center"/>
              <w:rPr>
                <w:sz w:val="20"/>
                <w:szCs w:val="20"/>
              </w:rPr>
            </w:pPr>
          </w:p>
        </w:tc>
      </w:tr>
      <w:tr w:rsidR="00BD6C17" w:rsidRPr="00694387" w14:paraId="2B9BF166"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DA099DE" w14:textId="77777777" w:rsidR="00BD6C17" w:rsidRPr="00694387" w:rsidRDefault="00BD6C17" w:rsidP="00694387">
            <w:pPr>
              <w:spacing w:line="259" w:lineRule="auto"/>
              <w:ind w:left="90" w:firstLineChars="100" w:firstLine="200"/>
              <w:rPr>
                <w:sz w:val="20"/>
                <w:szCs w:val="20"/>
              </w:rPr>
            </w:pPr>
            <w:r w:rsidRPr="00694387">
              <w:rPr>
                <w:sz w:val="20"/>
                <w:szCs w:val="20"/>
              </w:rPr>
              <w:t>Low</w:t>
            </w:r>
          </w:p>
        </w:tc>
        <w:tc>
          <w:tcPr>
            <w:tcW w:w="1088" w:type="dxa"/>
            <w:tcBorders>
              <w:top w:val="nil"/>
              <w:bottom w:val="single" w:sz="4" w:space="0" w:color="auto"/>
            </w:tcBorders>
            <w:shd w:val="clear" w:color="auto" w:fill="auto"/>
            <w:vAlign w:val="center"/>
            <w:hideMark/>
          </w:tcPr>
          <w:p w14:paraId="553BA374" w14:textId="10F3C755"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BFA6FC1" w14:textId="7332B223"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19E3E6C" w14:textId="7AE8D3A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2ECD59BA" w14:textId="510BF5D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F7F9A8" w14:textId="52E3536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42317324" w14:textId="7602B05D"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E1B0ABF" w14:textId="6034D0D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6E7841A9" w14:textId="653D18C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167BEF67" w14:textId="73EC8579" w:rsidR="00BD6C17" w:rsidRPr="00694387" w:rsidRDefault="00BD6C17" w:rsidP="00694387">
            <w:pPr>
              <w:spacing w:line="259" w:lineRule="auto"/>
              <w:jc w:val="center"/>
              <w:rPr>
                <w:sz w:val="20"/>
                <w:szCs w:val="20"/>
              </w:rPr>
            </w:pPr>
          </w:p>
        </w:tc>
      </w:tr>
      <w:tr w:rsidR="00BD6C17" w:rsidRPr="00694387" w14:paraId="1438BD2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888ABA0" w14:textId="77777777" w:rsidR="00BD6C17" w:rsidRPr="00694387" w:rsidRDefault="00BD6C17" w:rsidP="00694387">
            <w:pPr>
              <w:spacing w:line="259" w:lineRule="auto"/>
              <w:ind w:left="90" w:firstLineChars="100" w:firstLine="200"/>
              <w:rPr>
                <w:sz w:val="20"/>
                <w:szCs w:val="20"/>
              </w:rPr>
            </w:pPr>
            <w:r w:rsidRPr="00694387">
              <w:rPr>
                <w:sz w:val="20"/>
                <w:szCs w:val="20"/>
              </w:rPr>
              <w:t>Moderate</w:t>
            </w:r>
          </w:p>
        </w:tc>
        <w:tc>
          <w:tcPr>
            <w:tcW w:w="1088" w:type="dxa"/>
            <w:tcBorders>
              <w:top w:val="nil"/>
              <w:bottom w:val="single" w:sz="4" w:space="0" w:color="auto"/>
            </w:tcBorders>
            <w:shd w:val="clear" w:color="auto" w:fill="auto"/>
            <w:vAlign w:val="center"/>
            <w:hideMark/>
          </w:tcPr>
          <w:p w14:paraId="4E2CDD3C" w14:textId="53C9647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A3024E9" w14:textId="702056F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1404B785" w14:textId="23B60A5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40117A0" w14:textId="19B885B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8F41258" w14:textId="56EDFDCA"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6707CCF" w14:textId="032E1F74"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470C592" w14:textId="1B795C4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55870F8" w14:textId="19D650BD"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CF2A88B" w14:textId="4DE42293" w:rsidR="00BD6C17" w:rsidRPr="00694387" w:rsidRDefault="00BD6C17" w:rsidP="00694387">
            <w:pPr>
              <w:spacing w:line="259" w:lineRule="auto"/>
              <w:jc w:val="center"/>
              <w:rPr>
                <w:sz w:val="20"/>
                <w:szCs w:val="20"/>
              </w:rPr>
            </w:pPr>
          </w:p>
        </w:tc>
      </w:tr>
      <w:tr w:rsidR="00BD6C17" w:rsidRPr="00694387" w14:paraId="2968E412"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FBD6725" w14:textId="77777777" w:rsidR="00BD6C17" w:rsidRPr="00694387" w:rsidRDefault="00BD6C17" w:rsidP="00694387">
            <w:pPr>
              <w:spacing w:line="259" w:lineRule="auto"/>
              <w:ind w:left="90" w:firstLineChars="100" w:firstLine="200"/>
              <w:rPr>
                <w:sz w:val="20"/>
                <w:szCs w:val="20"/>
              </w:rPr>
            </w:pPr>
            <w:r w:rsidRPr="00694387">
              <w:rPr>
                <w:sz w:val="20"/>
                <w:szCs w:val="20"/>
              </w:rPr>
              <w:t>High</w:t>
            </w:r>
          </w:p>
        </w:tc>
        <w:tc>
          <w:tcPr>
            <w:tcW w:w="1088" w:type="dxa"/>
            <w:tcBorders>
              <w:top w:val="nil"/>
              <w:bottom w:val="single" w:sz="4" w:space="0" w:color="auto"/>
            </w:tcBorders>
            <w:shd w:val="clear" w:color="auto" w:fill="auto"/>
            <w:vAlign w:val="center"/>
            <w:hideMark/>
          </w:tcPr>
          <w:p w14:paraId="002AD874" w14:textId="440F38E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6BE7DBC" w14:textId="17076F35"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4EA537D" w14:textId="134203F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C91C17C" w14:textId="669E1D86"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3EB88FDC" w14:textId="5ADF89E0"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4973AE48" w14:textId="7777777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75F1E54E" w14:textId="77777777"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5BF6E9C7" w14:textId="4CB93B4E"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bottom"/>
            <w:hideMark/>
          </w:tcPr>
          <w:p w14:paraId="2A736EA8" w14:textId="77777777" w:rsidR="00BD6C17" w:rsidRPr="00694387" w:rsidRDefault="00BD6C17" w:rsidP="00694387">
            <w:pPr>
              <w:spacing w:line="259" w:lineRule="auto"/>
              <w:jc w:val="center"/>
              <w:rPr>
                <w:sz w:val="20"/>
                <w:szCs w:val="20"/>
              </w:rPr>
            </w:pPr>
          </w:p>
        </w:tc>
      </w:tr>
    </w:tbl>
    <w:p w14:paraId="4CF0A3CC" w14:textId="341D7107" w:rsidR="00BD6C17" w:rsidRPr="00BD6C17" w:rsidRDefault="008170B4" w:rsidP="00920C45">
      <w:pPr>
        <w:widowControl/>
        <w:rPr>
          <w:sz w:val="16"/>
          <w:szCs w:val="16"/>
        </w:rPr>
      </w:pPr>
      <w:commentRangeStart w:id="348"/>
      <w:r w:rsidRPr="007472E6">
        <w:rPr>
          <w:color w:val="auto"/>
          <w:sz w:val="16"/>
          <w:szCs w:val="16"/>
        </w:rPr>
        <w:t>^ Results not statistically reliable, n&lt;30  </w:t>
      </w:r>
      <w:commentRangeEnd w:id="348"/>
      <w:r>
        <w:rPr>
          <w:rStyle w:val="CommentReference"/>
        </w:rPr>
        <w:commentReference w:id="348"/>
      </w:r>
    </w:p>
    <w:p w14:paraId="46C89F47" w14:textId="2D02667A" w:rsidR="00BD6C17" w:rsidRPr="00BD6C17" w:rsidRDefault="00BD6C17" w:rsidP="00920C45">
      <w:pPr>
        <w:widowControl/>
        <w:ind w:left="90" w:hanging="90"/>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933C4A" w14:textId="50222F42" w:rsidR="00BD6C17" w:rsidRPr="00BD6C17" w:rsidRDefault="00BD6C17" w:rsidP="00920C45">
      <w:pPr>
        <w:widowControl/>
        <w:ind w:left="90" w:hanging="90"/>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77E4A4AF" w14:textId="5785780C" w:rsidR="00BD6C17" w:rsidRDefault="00BD6C17" w:rsidP="00920C45">
      <w:pPr>
        <w:widowControl/>
        <w:rPr>
          <w:sz w:val="16"/>
          <w:szCs w:val="16"/>
        </w:rPr>
      </w:pPr>
      <w:r w:rsidRPr="00BD6C17">
        <w:rPr>
          <w:sz w:val="16"/>
          <w:szCs w:val="16"/>
        </w:rPr>
        <w:t xml:space="preserve">Note: </w:t>
      </w:r>
      <w:r w:rsidR="004A5072" w:rsidRPr="000C790D">
        <w:rPr>
          <w:sz w:val="16"/>
          <w:szCs w:val="16"/>
        </w:rPr>
        <w:t>Disaggregates based on individual household members (i.e., gendered household type, household education, wealth index, and poverty status) are calculated using de jure household members.</w:t>
      </w:r>
    </w:p>
    <w:p w14:paraId="349A2E7A" w14:textId="0A9E59B8" w:rsidR="005F0A5F" w:rsidRPr="00A14797" w:rsidRDefault="00A14797" w:rsidP="00920C45">
      <w:pPr>
        <w:widowControl/>
        <w:rPr>
          <w:rFonts w:eastAsia="Cabin"/>
          <w:b/>
          <w:caps/>
          <w:color w:val="94A545"/>
          <w:sz w:val="16"/>
          <w:szCs w:val="16"/>
        </w:rPr>
      </w:pPr>
      <w:r w:rsidRPr="00A14797">
        <w:rPr>
          <w:sz w:val="16"/>
          <w:szCs w:val="16"/>
        </w:rPr>
        <w:t>Source: Feed the Future [</w:t>
      </w:r>
      <w:r w:rsidRPr="00A14797">
        <w:rPr>
          <w:sz w:val="16"/>
          <w:szCs w:val="16"/>
          <w:highlight w:val="yellow"/>
        </w:rPr>
        <w:t>COUNTRY</w:t>
      </w:r>
      <w:r w:rsidRPr="00A14797">
        <w:rPr>
          <w:sz w:val="16"/>
          <w:szCs w:val="16"/>
        </w:rPr>
        <w:t xml:space="preserve">] ZOI Survey </w:t>
      </w:r>
      <w:r w:rsidRPr="00A14797">
        <w:rPr>
          <w:sz w:val="16"/>
          <w:szCs w:val="16"/>
          <w:highlight w:val="yellow"/>
        </w:rPr>
        <w:t>[Survey year(s)]</w:t>
      </w:r>
      <w:r w:rsidR="005F0A5F" w:rsidRPr="00A14797">
        <w:rPr>
          <w:sz w:val="16"/>
          <w:szCs w:val="16"/>
        </w:rPr>
        <w:br w:type="page"/>
      </w:r>
    </w:p>
    <w:p w14:paraId="17725262" w14:textId="77777777" w:rsidR="00C865DB" w:rsidRPr="00DF4DE5" w:rsidRDefault="00C865DB" w:rsidP="00C865DB">
      <w:pPr>
        <w:pStyle w:val="Heading1"/>
        <w:ind w:left="720" w:hanging="360"/>
      </w:pPr>
      <w:bookmarkStart w:id="349" w:name="_Toc63673348"/>
      <w:r w:rsidRPr="00DF4DE5">
        <w:lastRenderedPageBreak/>
        <w:t>Women</w:t>
      </w:r>
      <w:r>
        <w:t>’s empowerment in a</w:t>
      </w:r>
      <w:r w:rsidRPr="00DF4DE5">
        <w:t>griculture</w:t>
      </w:r>
      <w:bookmarkEnd w:id="349"/>
    </w:p>
    <w:p w14:paraId="17CF2C68" w14:textId="4A0E5415" w:rsidR="00C865DB" w:rsidRDefault="00C865DB" w:rsidP="00E96549">
      <w:pPr>
        <w:pStyle w:val="BodyText1"/>
      </w:pPr>
      <w:r w:rsidRPr="00DF4DE5">
        <w:t xml:space="preserve">This </w:t>
      </w:r>
      <w:r>
        <w:t>chapter</w:t>
      </w:r>
      <w:r w:rsidRPr="00DF4DE5">
        <w:t xml:space="preserve"> presents findings related to the </w:t>
      </w:r>
      <w:r>
        <w:t>A-WEAI. Although</w:t>
      </w:r>
      <w:r w:rsidRPr="00DF4DE5">
        <w:t xml:space="preserve"> women play a prominent role in agriculture, they face persistent economic </w:t>
      </w:r>
      <w:r>
        <w:t xml:space="preserve">and social </w:t>
      </w:r>
      <w:r w:rsidRPr="00DF4DE5">
        <w:t xml:space="preserve">constraints. </w:t>
      </w:r>
      <w:r w:rsidR="00EC02F5" w:rsidRPr="00EC02F5">
        <w:t xml:space="preserve">Closing the gender gap in agriculture is critical to achieving Feed the Future’s objectives of increasing agricultural productivity and efficiency, reducing hunger and malnutrition, and achieving food security.  </w:t>
      </w:r>
    </w:p>
    <w:p w14:paraId="01E74B1B" w14:textId="38B7A85F" w:rsidR="00C865DB" w:rsidRPr="00DF4DE5" w:rsidRDefault="005D1CE2" w:rsidP="00C865DB">
      <w:pPr>
        <w:pStyle w:val="Heading2"/>
        <w:ind w:left="720" w:firstLine="0"/>
      </w:pPr>
      <w:bookmarkStart w:id="350" w:name="_Toc400542616"/>
      <w:bookmarkStart w:id="351" w:name="_Toc403769565"/>
      <w:bookmarkStart w:id="352" w:name="_Toc414874503"/>
      <w:bookmarkStart w:id="353" w:name="_Toc63673349"/>
      <w:r>
        <w:t>6.1</w:t>
      </w:r>
      <w:r>
        <w:tab/>
      </w:r>
      <w:r w:rsidR="00C865DB" w:rsidRPr="00DF4DE5">
        <w:t>Overview</w:t>
      </w:r>
      <w:bookmarkEnd w:id="350"/>
      <w:bookmarkEnd w:id="351"/>
      <w:bookmarkEnd w:id="352"/>
      <w:bookmarkEnd w:id="353"/>
    </w:p>
    <w:p w14:paraId="28D2A91B" w14:textId="33EE408D" w:rsidR="00EC02F5" w:rsidRDefault="00EC02F5" w:rsidP="00E96549">
      <w:pPr>
        <w:pStyle w:val="BodyText1"/>
      </w:pPr>
      <w:r w:rsidRPr="00DF4DE5">
        <w:t xml:space="preserve">The </w:t>
      </w:r>
      <w:r>
        <w:t>WEAI is the first-ever measure to directly capture women’s empowerment and inclusion in the agriculture sector, and</w:t>
      </w:r>
      <w:r w:rsidR="007169AB">
        <w:t xml:space="preserve"> it</w:t>
      </w:r>
      <w:r>
        <w:t xml:space="preserve"> was</w:t>
      </w:r>
      <w:r w:rsidRPr="00DF4DE5">
        <w:t xml:space="preserve"> </w:t>
      </w:r>
      <w:r>
        <w:t xml:space="preserve">originally </w:t>
      </w:r>
      <w:r w:rsidRPr="00DF4DE5">
        <w:t xml:space="preserve">developed to track </w:t>
      </w:r>
      <w:r>
        <w:t>changes</w:t>
      </w:r>
      <w:r w:rsidRPr="00DF4DE5">
        <w:t xml:space="preserve"> in women</w:t>
      </w:r>
      <w:r>
        <w:t>’</w:t>
      </w:r>
      <w:r w:rsidRPr="00DF4DE5">
        <w:t xml:space="preserve">s empowerment that </w:t>
      </w:r>
      <w:r w:rsidR="007169AB">
        <w:t>occur</w:t>
      </w:r>
      <w:r w:rsidR="007169AB" w:rsidRPr="00DF4DE5">
        <w:t xml:space="preserve"> </w:t>
      </w:r>
      <w:r w:rsidRPr="00DF4DE5">
        <w:t>as a direct or indirect result of Feed the Future</w:t>
      </w:r>
      <w:r>
        <w:t>’s programming.</w:t>
      </w:r>
      <w:r w:rsidR="00236CF2">
        <w:rPr>
          <w:rStyle w:val="FootnoteReference"/>
        </w:rPr>
        <w:footnoteReference w:id="41"/>
      </w:r>
      <w:r w:rsidRPr="00DF4DE5">
        <w:t xml:space="preserve"> </w:t>
      </w:r>
      <w:r>
        <w:t>Following its widespread uptake, the WEAI was improved and streamlined to make it less time-consuming and expensive to collect, resulting in the Abbreviated</w:t>
      </w:r>
      <w:r w:rsidR="00E57EB1">
        <w:t xml:space="preserve"> </w:t>
      </w:r>
      <w:r>
        <w:t>WEAI (A-WEAI).</w:t>
      </w:r>
      <w:r>
        <w:rPr>
          <w:rStyle w:val="FootnoteReference"/>
        </w:rPr>
        <w:footnoteReference w:id="42"/>
      </w:r>
      <w:r>
        <w:t xml:space="preserve"> </w:t>
      </w:r>
      <w:r w:rsidRPr="001A5C43">
        <w:t xml:space="preserve">All </w:t>
      </w:r>
      <w:r w:rsidR="007169AB">
        <w:t>5</w:t>
      </w:r>
      <w:r w:rsidR="007169AB" w:rsidRPr="001A5C43">
        <w:t xml:space="preserve"> </w:t>
      </w:r>
      <w:r w:rsidRPr="001A5C43">
        <w:t xml:space="preserve">domains </w:t>
      </w:r>
      <w:r>
        <w:t xml:space="preserve">of the original WEAI </w:t>
      </w:r>
      <w:r w:rsidRPr="001A5C43">
        <w:t xml:space="preserve">are retained, but the 10 indicators in the original WEAI are reduced to </w:t>
      </w:r>
      <w:r w:rsidR="007169AB">
        <w:t>6</w:t>
      </w:r>
      <w:r w:rsidR="007169AB" w:rsidRPr="001A5C43">
        <w:t xml:space="preserve"> </w:t>
      </w:r>
      <w:r w:rsidRPr="001A5C43">
        <w:t>in the A-WEAI.</w:t>
      </w:r>
    </w:p>
    <w:p w14:paraId="34AE299B" w14:textId="1A45066F" w:rsidR="00EC02F5" w:rsidRDefault="00EC02F5" w:rsidP="00E96549">
      <w:pPr>
        <w:pStyle w:val="BodyText1"/>
      </w:pPr>
      <w:r w:rsidRPr="00DF4DE5">
        <w:t xml:space="preserve">The </w:t>
      </w:r>
      <w:r>
        <w:t>A-</w:t>
      </w:r>
      <w:r w:rsidRPr="00DF4DE5">
        <w:t xml:space="preserve">WEAI </w:t>
      </w:r>
      <w:r>
        <w:t xml:space="preserve">survey module is administered to </w:t>
      </w:r>
      <w:r w:rsidRPr="00DF4DE5">
        <w:t>the primary adult</w:t>
      </w:r>
      <w:r w:rsidR="00587BEF">
        <w:t xml:space="preserve"> male</w:t>
      </w:r>
      <w:r w:rsidRPr="00DF4DE5">
        <w:t xml:space="preserve"> </w:t>
      </w:r>
      <w:r>
        <w:t xml:space="preserve">decisionmaker </w:t>
      </w:r>
      <w:r w:rsidRPr="00DF4DE5">
        <w:t xml:space="preserve">and </w:t>
      </w:r>
      <w:r>
        <w:t xml:space="preserve">the primary adult </w:t>
      </w:r>
      <w:r w:rsidR="00587BEF">
        <w:t xml:space="preserve">female </w:t>
      </w:r>
      <w:r w:rsidRPr="00DF4DE5">
        <w:t>decisionmaker</w:t>
      </w:r>
      <w:r>
        <w:t xml:space="preserve"> (18 </w:t>
      </w:r>
      <w:r w:rsidR="007169AB">
        <w:t xml:space="preserve">years of age </w:t>
      </w:r>
      <w:r>
        <w:t>or older)</w:t>
      </w:r>
      <w:r w:rsidRPr="00DF4DE5">
        <w:t xml:space="preserve"> in each household</w:t>
      </w:r>
      <w:r>
        <w:t xml:space="preserve"> so that the relative empowerment of women and men in the same household can be compared</w:t>
      </w:r>
      <w:r w:rsidRPr="00DF4DE5">
        <w:t xml:space="preserve">. The primary adult </w:t>
      </w:r>
      <w:r w:rsidR="00587BEF">
        <w:t xml:space="preserve">male and female </w:t>
      </w:r>
      <w:r w:rsidRPr="00DF4DE5">
        <w:t xml:space="preserve">decisionmakers </w:t>
      </w:r>
      <w:r>
        <w:t>self-identify</w:t>
      </w:r>
      <w:r w:rsidRPr="00DF4DE5">
        <w:t xml:space="preserve"> as the </w:t>
      </w:r>
      <w:r>
        <w:t>man or woman who make</w:t>
      </w:r>
      <w:r w:rsidR="00D07D5A">
        <w:t>s</w:t>
      </w:r>
      <w:r>
        <w:t xml:space="preserve"> more social and economic decisions than other men or women</w:t>
      </w:r>
      <w:r w:rsidR="00D07D5A">
        <w:t>, respectively,</w:t>
      </w:r>
      <w:r>
        <w:t xml:space="preserve"> in the household; this information is collected as part of</w:t>
      </w:r>
      <w:r w:rsidRPr="00DF4DE5">
        <w:t xml:space="preserve"> the </w:t>
      </w:r>
      <w:r>
        <w:t>h</w:t>
      </w:r>
      <w:r w:rsidRPr="00DF4DE5">
        <w:t>ousehold roster</w:t>
      </w:r>
      <w:r>
        <w:t xml:space="preserve"> information.</w:t>
      </w:r>
      <w:r>
        <w:rPr>
          <w:rStyle w:val="FootnoteReference"/>
        </w:rPr>
        <w:footnoteReference w:id="43"/>
      </w:r>
      <w:r>
        <w:t xml:space="preserve"> Households are excluded from responding to questions in the A-WEAI modules if there is only a self-identified primary adult</w:t>
      </w:r>
      <w:r w:rsidR="00587BEF" w:rsidRPr="00587BEF">
        <w:t xml:space="preserve"> </w:t>
      </w:r>
      <w:r w:rsidR="00587BEF">
        <w:t>male</w:t>
      </w:r>
      <w:r>
        <w:t xml:space="preserve"> decisionmaker and no self-identified primary adult </w:t>
      </w:r>
      <w:r w:rsidR="00587BEF">
        <w:t xml:space="preserve">female </w:t>
      </w:r>
      <w:r>
        <w:t xml:space="preserve">decisionmaker, or if there are no adults 18 </w:t>
      </w:r>
      <w:r w:rsidR="007169AB">
        <w:t xml:space="preserve">years of age </w:t>
      </w:r>
      <w:r>
        <w:t xml:space="preserve">or older. </w:t>
      </w:r>
    </w:p>
    <w:p w14:paraId="187EED03" w14:textId="61A3C708" w:rsidR="00EC02F5" w:rsidRDefault="00EC02F5" w:rsidP="00E96549">
      <w:pPr>
        <w:pStyle w:val="BodyText1"/>
        <w:rPr>
          <w:lang w:val="en-GB"/>
        </w:rPr>
      </w:pPr>
      <w:r w:rsidRPr="00DF4DE5">
        <w:t xml:space="preserve">The </w:t>
      </w:r>
      <w:r>
        <w:t>A-</w:t>
      </w:r>
      <w:r w:rsidRPr="00DF4DE5">
        <w:t xml:space="preserve">WEAI </w:t>
      </w:r>
      <w:r>
        <w:t>comprises</w:t>
      </w:r>
      <w:r w:rsidRPr="00DF4DE5">
        <w:t xml:space="preserve"> two sub</w:t>
      </w:r>
      <w:r>
        <w:t>-</w:t>
      </w:r>
      <w:r w:rsidRPr="00DF4DE5">
        <w:t>indices:</w:t>
      </w:r>
      <w:r>
        <w:t xml:space="preserve"> </w:t>
      </w:r>
      <w:r w:rsidR="007169AB">
        <w:t xml:space="preserve">the </w:t>
      </w:r>
      <w:r w:rsidRPr="00DF4DE5">
        <w:t xml:space="preserve">5DE and </w:t>
      </w:r>
      <w:r w:rsidR="007169AB">
        <w:t xml:space="preserve">the </w:t>
      </w:r>
      <w:r w:rsidRPr="00DF4DE5">
        <w:t>GPI</w:t>
      </w:r>
      <w:r>
        <w:t xml:space="preserve">. </w:t>
      </w:r>
      <w:r>
        <w:rPr>
          <w:lang w:val="en-GB"/>
        </w:rPr>
        <w:t>The A-WEAI applies the same weights to the 5DE and the GPI as the original WEAI. The 5DE is weighted 90 percent, and the GPI is weighted 10</w:t>
      </w:r>
      <w:r w:rsidR="007169AB">
        <w:rPr>
          <w:lang w:val="en-GB"/>
        </w:rPr>
        <w:t> </w:t>
      </w:r>
      <w:r>
        <w:rPr>
          <w:lang w:val="en-GB"/>
        </w:rPr>
        <w:t xml:space="preserve">percent.  </w:t>
      </w:r>
    </w:p>
    <w:p w14:paraId="2842376D" w14:textId="7C24FBF4" w:rsidR="00EC02F5" w:rsidRPr="0020040F" w:rsidRDefault="00EC02F5" w:rsidP="00E96549">
      <w:pPr>
        <w:pStyle w:val="BodyText1"/>
        <w:rPr>
          <w:vertAlign w:val="subscript"/>
          <w:lang w:val="en-GB"/>
        </w:rPr>
      </w:pPr>
      <w:r>
        <w:rPr>
          <w:lang w:val="en-GB"/>
        </w:rPr>
        <w:t>The A-WEAI score is calculated as:</w:t>
      </w:r>
      <w:r w:rsidR="00BE6201">
        <w:rPr>
          <w:lang w:val="en-GB"/>
        </w:rPr>
        <w:t xml:space="preserve"> </w:t>
      </w:r>
      <w:r w:rsidRPr="00BE6201">
        <w:rPr>
          <w:i/>
          <w:lang w:val="en-GB"/>
        </w:rPr>
        <w:t>A-WEAI score = 0.9(5DE) + 0.1(GPI)</w:t>
      </w:r>
    </w:p>
    <w:p w14:paraId="0F55087F" w14:textId="63177172" w:rsidR="00EC02F5" w:rsidRDefault="00EC02F5" w:rsidP="00E96549">
      <w:pPr>
        <w:pStyle w:val="BodyText1"/>
        <w:rPr>
          <w:lang w:val="en-GB"/>
        </w:rPr>
      </w:pPr>
      <w:r>
        <w:t xml:space="preserve">The 5DE score captures two </w:t>
      </w:r>
      <w:r w:rsidR="007169AB">
        <w:t>elements</w:t>
      </w:r>
      <w:r>
        <w:t xml:space="preserve">: (1) the percentage of women who are empowered and (2) the average percentage of indicators that compose the </w:t>
      </w:r>
      <w:r>
        <w:rPr>
          <w:lang w:val="en-GB"/>
        </w:rPr>
        <w:t xml:space="preserve">5DE </w:t>
      </w:r>
      <w:r w:rsidRPr="006D36E7">
        <w:rPr>
          <w:lang w:val="en-GB"/>
        </w:rPr>
        <w:t xml:space="preserve">in which </w:t>
      </w:r>
      <w:r>
        <w:rPr>
          <w:lang w:val="en-GB"/>
        </w:rPr>
        <w:t xml:space="preserve">disempowered </w:t>
      </w:r>
      <w:r w:rsidRPr="006D36E7">
        <w:rPr>
          <w:lang w:val="en-GB"/>
        </w:rPr>
        <w:t xml:space="preserve">women </w:t>
      </w:r>
      <w:r>
        <w:rPr>
          <w:lang w:val="en-GB"/>
        </w:rPr>
        <w:t>have</w:t>
      </w:r>
      <w:r w:rsidRPr="006D36E7">
        <w:rPr>
          <w:lang w:val="en-GB"/>
        </w:rPr>
        <w:t xml:space="preserve"> adequate achievements</w:t>
      </w:r>
      <w:r>
        <w:rPr>
          <w:lang w:val="en-GB"/>
        </w:rPr>
        <w:t xml:space="preserve">.  </w:t>
      </w:r>
    </w:p>
    <w:p w14:paraId="76FE2E57" w14:textId="1567FFB4" w:rsidR="00EC02F5" w:rsidRPr="001C2392" w:rsidRDefault="00EC02F5" w:rsidP="00E96549">
      <w:pPr>
        <w:pStyle w:val="BodyText1"/>
        <w:keepNext/>
        <w:rPr>
          <w:i/>
          <w:lang w:val="en-GB"/>
        </w:rPr>
      </w:pPr>
      <w:r>
        <w:rPr>
          <w:lang w:val="en-GB"/>
        </w:rPr>
        <w:lastRenderedPageBreak/>
        <w:t>The formula to calculate the 5DE score is as follows</w:t>
      </w:r>
      <w:r w:rsidR="007169AB">
        <w:rPr>
          <w:lang w:val="en-GB"/>
        </w:rPr>
        <w:t>:</w:t>
      </w:r>
      <w:r>
        <w:rPr>
          <w:rStyle w:val="FootnoteReference"/>
          <w:lang w:val="en-GB"/>
        </w:rPr>
        <w:footnoteReference w:id="44"/>
      </w:r>
      <w:r w:rsidR="001C2392">
        <w:rPr>
          <w:lang w:val="en-GB"/>
        </w:rPr>
        <w:t xml:space="preserve"> </w:t>
      </w:r>
      <w:r w:rsidRPr="001C2392">
        <w:rPr>
          <w:i/>
          <w:lang w:val="en-GB"/>
        </w:rPr>
        <w:t>5DE score = H</w:t>
      </w:r>
      <w:r w:rsidRPr="001C2392">
        <w:rPr>
          <w:i/>
          <w:vertAlign w:val="subscript"/>
          <w:lang w:val="en-GB"/>
        </w:rPr>
        <w:t>e</w:t>
      </w:r>
      <w:r w:rsidRPr="001C2392">
        <w:rPr>
          <w:i/>
          <w:lang w:val="en-GB"/>
        </w:rPr>
        <w:t xml:space="preserve"> + H</w:t>
      </w:r>
      <w:r w:rsidRPr="001C2392">
        <w:rPr>
          <w:i/>
          <w:vertAlign w:val="subscript"/>
          <w:lang w:val="en-GB"/>
        </w:rPr>
        <w:t>n</w:t>
      </w:r>
      <w:r w:rsidRPr="001C2392">
        <w:rPr>
          <w:i/>
          <w:lang w:val="en-GB"/>
        </w:rPr>
        <w:t xml:space="preserve"> (A</w:t>
      </w:r>
      <w:r w:rsidRPr="001C2392">
        <w:rPr>
          <w:i/>
          <w:vertAlign w:val="subscript"/>
          <w:lang w:val="en-GB"/>
        </w:rPr>
        <w:t>a</w:t>
      </w:r>
      <w:r w:rsidRPr="001C2392">
        <w:rPr>
          <w:i/>
          <w:lang w:val="en-GB"/>
        </w:rPr>
        <w:t>)</w:t>
      </w:r>
    </w:p>
    <w:p w14:paraId="1044A3F0" w14:textId="77777777" w:rsidR="00EC02F5" w:rsidRDefault="00EC02F5" w:rsidP="001C2392">
      <w:pPr>
        <w:pStyle w:val="L1-FlLSp12"/>
        <w:spacing w:before="240" w:after="0"/>
        <w:ind w:left="720"/>
        <w:rPr>
          <w:lang w:val="en-GB"/>
        </w:rPr>
      </w:pPr>
      <w:r>
        <w:rPr>
          <w:lang w:val="en-GB"/>
        </w:rPr>
        <w:t>Where:</w:t>
      </w:r>
    </w:p>
    <w:p w14:paraId="3451EA0E" w14:textId="6D3C930B"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e</w:t>
      </w:r>
      <w:r>
        <w:rPr>
          <w:lang w:val="en-GB"/>
        </w:rPr>
        <w:t xml:space="preserve"> = percentage of </w:t>
      </w:r>
      <w:r w:rsidR="00E57EB1">
        <w:rPr>
          <w:lang w:val="en-GB"/>
        </w:rPr>
        <w:t>women</w:t>
      </w:r>
      <w:r>
        <w:rPr>
          <w:lang w:val="en-GB"/>
        </w:rPr>
        <w:t xml:space="preserve"> who are empowered</w:t>
      </w:r>
    </w:p>
    <w:p w14:paraId="0E79ED42" w14:textId="77777777"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n</w:t>
      </w:r>
      <w:r>
        <w:rPr>
          <w:vertAlign w:val="subscript"/>
          <w:lang w:val="en-GB"/>
        </w:rPr>
        <w:t xml:space="preserve">  </w:t>
      </w:r>
      <w:r>
        <w:rPr>
          <w:lang w:val="en-GB"/>
        </w:rPr>
        <w:t>= percentage of disempowered women</w:t>
      </w:r>
    </w:p>
    <w:p w14:paraId="4C5D911B" w14:textId="1A900598" w:rsidR="00EC02F5" w:rsidRDefault="00EC02F5" w:rsidP="001C2392">
      <w:pPr>
        <w:pStyle w:val="L1-FlLSp12"/>
        <w:tabs>
          <w:tab w:val="clear" w:pos="1152"/>
          <w:tab w:val="left" w:pos="990"/>
        </w:tabs>
        <w:spacing w:after="0"/>
        <w:ind w:left="1980" w:hanging="540"/>
        <w:rPr>
          <w:lang w:val="en-GB"/>
        </w:rPr>
      </w:pPr>
      <w:r w:rsidRPr="001C2392">
        <w:rPr>
          <w:i/>
          <w:lang w:val="en-GB"/>
        </w:rPr>
        <w:t>A</w:t>
      </w:r>
      <w:r w:rsidRPr="001C2392">
        <w:rPr>
          <w:i/>
          <w:vertAlign w:val="subscript"/>
          <w:lang w:val="en-GB"/>
        </w:rPr>
        <w:t>a</w:t>
      </w:r>
      <w:r>
        <w:rPr>
          <w:lang w:val="en-GB"/>
        </w:rPr>
        <w:t xml:space="preserve">  = is the average percentage of indicators in which disempowered women have adequate achievements</w:t>
      </w:r>
    </w:p>
    <w:p w14:paraId="299729D1" w14:textId="52EAB4C8" w:rsidR="00EC02F5" w:rsidRDefault="00EC02F5" w:rsidP="00901D8B">
      <w:pPr>
        <w:pStyle w:val="BodyText1"/>
        <w:spacing w:before="200"/>
        <w:rPr>
          <w:lang w:val="en-GB"/>
        </w:rPr>
      </w:pPr>
      <w:r w:rsidRPr="006B46AD">
        <w:t>The 5DE score can be improved by increasing the percentage of empowered women or, for those women who are</w:t>
      </w:r>
      <w:r>
        <w:t xml:space="preserve"> disempowered, </w:t>
      </w:r>
      <w:r w:rsidRPr="006B46AD">
        <w:t xml:space="preserve">by increasing </w:t>
      </w:r>
      <w:r>
        <w:t>percentage of women among the disempowered who achieve adequacy in the indicators that compose the 5DE.</w:t>
      </w:r>
    </w:p>
    <w:p w14:paraId="272BFCE9" w14:textId="78755A78" w:rsidR="00EC02F5" w:rsidRDefault="00EC02F5" w:rsidP="00E96549">
      <w:pPr>
        <w:pStyle w:val="BodyText1"/>
        <w:rPr>
          <w:lang w:val="en-GB"/>
        </w:rPr>
      </w:pPr>
      <w:r>
        <w:t xml:space="preserve">The 5DE is composed of five domains: </w:t>
      </w:r>
      <w:r w:rsidR="0024362C">
        <w:t>(1) decisions about agricultural production, (2) access to and decision-making power about productive resources, (3) control over use of income, (4) leadership in the community, and (5) time allocation</w:t>
      </w:r>
      <w:r>
        <w:t xml:space="preserve">. </w:t>
      </w:r>
      <w:r>
        <w:rPr>
          <w:lang w:val="en-GB"/>
        </w:rPr>
        <w:t xml:space="preserve">Each domain of the 5DE is equally weighted at one-fifth. The </w:t>
      </w:r>
      <w:r w:rsidR="005E1710">
        <w:t>decisions about agricultural production, control over use of income, leadership in the community, and time allocation</w:t>
      </w:r>
      <w:r w:rsidR="005E1710">
        <w:rPr>
          <w:lang w:val="en-GB"/>
        </w:rPr>
        <w:t xml:space="preserve"> </w:t>
      </w:r>
      <w:r>
        <w:rPr>
          <w:lang w:val="en-GB"/>
        </w:rPr>
        <w:t>domains are composed of a single indicator, and thus these domains and the corresponding indicator carry the same weight</w:t>
      </w:r>
      <w:r w:rsidR="005E1710">
        <w:rPr>
          <w:lang w:val="en-GB"/>
        </w:rPr>
        <w:t>:</w:t>
      </w:r>
      <w:r>
        <w:rPr>
          <w:lang w:val="en-GB"/>
        </w:rPr>
        <w:t xml:space="preserve"> one-fifth. The </w:t>
      </w:r>
      <w:r w:rsidR="005E1710">
        <w:t xml:space="preserve">access to and decision-making power about productive resources </w:t>
      </w:r>
      <w:r>
        <w:rPr>
          <w:lang w:val="en-GB"/>
        </w:rPr>
        <w:t xml:space="preserve">domain </w:t>
      </w:r>
      <w:r w:rsidR="005E1710">
        <w:rPr>
          <w:lang w:val="en-GB"/>
        </w:rPr>
        <w:t xml:space="preserve">also has a weight of </w:t>
      </w:r>
      <w:r>
        <w:rPr>
          <w:lang w:val="en-GB"/>
        </w:rPr>
        <w:t>one-fifth but is composed of two indicators: ownership of assets</w:t>
      </w:r>
      <w:r w:rsidR="005E1710">
        <w:rPr>
          <w:lang w:val="en-GB"/>
        </w:rPr>
        <w:t>,</w:t>
      </w:r>
      <w:r>
        <w:rPr>
          <w:lang w:val="en-GB"/>
        </w:rPr>
        <w:t xml:space="preserve"> with </w:t>
      </w:r>
      <w:r w:rsidR="005E1710">
        <w:rPr>
          <w:lang w:val="en-GB"/>
        </w:rPr>
        <w:t>a</w:t>
      </w:r>
      <w:r>
        <w:rPr>
          <w:lang w:val="en-GB"/>
        </w:rPr>
        <w:t xml:space="preserve"> weight of two-fifteenths, and access to and decisions on credit</w:t>
      </w:r>
      <w:r w:rsidR="005E1710">
        <w:rPr>
          <w:lang w:val="en-GB"/>
        </w:rPr>
        <w:t>,</w:t>
      </w:r>
      <w:r>
        <w:rPr>
          <w:lang w:val="en-GB"/>
        </w:rPr>
        <w:t xml:space="preserve"> with </w:t>
      </w:r>
      <w:r w:rsidR="005E1710">
        <w:rPr>
          <w:lang w:val="en-GB"/>
        </w:rPr>
        <w:t xml:space="preserve">a </w:t>
      </w:r>
      <w:r>
        <w:rPr>
          <w:lang w:val="en-GB"/>
        </w:rPr>
        <w:t xml:space="preserve">weight of one-fifteenth.  </w:t>
      </w:r>
    </w:p>
    <w:p w14:paraId="5D924325" w14:textId="32092AD4" w:rsidR="00EC02F5" w:rsidRPr="00854BD1" w:rsidRDefault="00EC02F5" w:rsidP="00E96549">
      <w:pPr>
        <w:pStyle w:val="BodyText1"/>
      </w:pPr>
      <w:r w:rsidRPr="00854BD1">
        <w:rPr>
          <w:lang w:val="en-GB"/>
        </w:rPr>
        <w:t>The indicators that compose the 5DE measure whether an individual reaches a certain threshold</w:t>
      </w:r>
      <w:r>
        <w:rPr>
          <w:lang w:val="en-GB"/>
        </w:rPr>
        <w:t xml:space="preserve"> </w:t>
      </w:r>
      <w:r w:rsidRPr="00854BD1">
        <w:rPr>
          <w:lang w:val="en-GB"/>
        </w:rPr>
        <w:t>for that indicator</w:t>
      </w:r>
      <w:r>
        <w:rPr>
          <w:lang w:val="en-GB"/>
        </w:rPr>
        <w:t>, defined as achieving adequacy</w:t>
      </w:r>
      <w:r w:rsidRPr="00854BD1">
        <w:rPr>
          <w:lang w:val="en-GB"/>
        </w:rPr>
        <w:t xml:space="preserve">. </w:t>
      </w:r>
      <w:r w:rsidRPr="00854BD1">
        <w:t xml:space="preserve">An individual who has adequate achievements in </w:t>
      </w:r>
      <w:r>
        <w:t>80</w:t>
      </w:r>
      <w:r w:rsidR="00CA76E4">
        <w:t> </w:t>
      </w:r>
      <w:r>
        <w:t>percent of the indicators that compose the 5DE</w:t>
      </w:r>
      <w:r w:rsidRPr="00854BD1">
        <w:t xml:space="preserve"> </w:t>
      </w:r>
      <w:r w:rsidR="00377222">
        <w:t xml:space="preserve">(equivalent to four of the five A-WEAI domains) </w:t>
      </w:r>
      <w:r w:rsidRPr="00854BD1">
        <w:t>is identified as empowered.</w:t>
      </w:r>
      <w:r w:rsidRPr="00854BD1">
        <w:rPr>
          <w:vertAlign w:val="superscript"/>
        </w:rPr>
        <w:footnoteReference w:id="45"/>
      </w:r>
      <w:r w:rsidRPr="00854BD1">
        <w:rPr>
          <w:lang w:val="en-GB"/>
        </w:rPr>
        <w:t xml:space="preserve"> </w:t>
      </w:r>
      <w:r>
        <w:rPr>
          <w:lang w:val="en-GB"/>
        </w:rPr>
        <w:t>These indicators are</w:t>
      </w:r>
      <w:r w:rsidRPr="00854BD1">
        <w:rPr>
          <w:lang w:val="en-GB"/>
        </w:rPr>
        <w:t xml:space="preserve"> also used to compute an </w:t>
      </w:r>
      <w:r>
        <w:rPr>
          <w:lang w:val="en-GB"/>
        </w:rPr>
        <w:t>in</w:t>
      </w:r>
      <w:r w:rsidRPr="00854BD1">
        <w:rPr>
          <w:lang w:val="en-GB"/>
        </w:rPr>
        <w:t>adequacy score for each individual, which is the weighted average of the indicators (</w:t>
      </w:r>
      <w:r>
        <w:rPr>
          <w:lang w:val="en-GB"/>
        </w:rPr>
        <w:t>0</w:t>
      </w:r>
      <w:r w:rsidRPr="00854BD1">
        <w:rPr>
          <w:lang w:val="en-GB"/>
        </w:rPr>
        <w:t xml:space="preserve">=adequate; </w:t>
      </w:r>
      <w:r>
        <w:rPr>
          <w:lang w:val="en-GB"/>
        </w:rPr>
        <w:t>1</w:t>
      </w:r>
      <w:r w:rsidRPr="00854BD1">
        <w:rPr>
          <w:lang w:val="en-GB"/>
        </w:rPr>
        <w:t>=inadequate), and is used in th</w:t>
      </w:r>
      <w:r>
        <w:rPr>
          <w:lang w:val="en-GB"/>
        </w:rPr>
        <w:t>e GPI calculation. Table 6.1</w:t>
      </w:r>
      <w:r w:rsidRPr="00854BD1">
        <w:rPr>
          <w:lang w:val="en-GB"/>
        </w:rPr>
        <w:t xml:space="preserve">.1 presents the 5DE domains, indicators, and adequacy cut-offs. </w:t>
      </w:r>
      <w:r w:rsidRPr="00021BF7">
        <w:t>Appendix 2.3 presents more information, including the survey questions and criteria used to determine</w:t>
      </w:r>
      <w:r w:rsidRPr="00854BD1">
        <w:t xml:space="preserve"> adequacy for each 5DE indicator.</w:t>
      </w:r>
    </w:p>
    <w:p w14:paraId="223DEB2C" w14:textId="53795375" w:rsidR="00C865DB" w:rsidRDefault="00C865DB" w:rsidP="00E96549">
      <w:pPr>
        <w:pStyle w:val="Tabletitle"/>
      </w:pPr>
      <w:bookmarkStart w:id="354" w:name="_Toc63673075"/>
      <w:bookmarkStart w:id="355" w:name="_Toc519695099"/>
      <w:r>
        <w:t xml:space="preserve">Table </w:t>
      </w:r>
      <w:r w:rsidR="00BE6201" w:rsidRPr="00BE6201">
        <w:t>6.1.1: A-WEAI Domains, Indicators, and Definitions of Adequacy</w:t>
      </w:r>
      <w:bookmarkEnd w:id="354"/>
      <w:r>
        <w:t xml:space="preserve"> </w:t>
      </w:r>
      <w:bookmarkEnd w:id="355"/>
    </w:p>
    <w:tbl>
      <w:tblPr>
        <w:tblW w:w="9270" w:type="dxa"/>
        <w:tblCellMar>
          <w:left w:w="0" w:type="dxa"/>
          <w:right w:w="0" w:type="dxa"/>
        </w:tblCellMar>
        <w:tblLook w:val="04A0" w:firstRow="1" w:lastRow="0" w:firstColumn="1" w:lastColumn="0" w:noHBand="0" w:noVBand="1"/>
      </w:tblPr>
      <w:tblGrid>
        <w:gridCol w:w="1180"/>
        <w:gridCol w:w="2240"/>
        <w:gridCol w:w="5850"/>
      </w:tblGrid>
      <w:tr w:rsidR="00BE6201" w14:paraId="0309288B" w14:textId="77777777" w:rsidTr="00E96549">
        <w:trPr>
          <w:tblHeader/>
        </w:trPr>
        <w:tc>
          <w:tcPr>
            <w:tcW w:w="1180" w:type="dxa"/>
            <w:tcBorders>
              <w:top w:val="single" w:sz="4" w:space="0" w:color="auto"/>
              <w:left w:val="nil"/>
              <w:bottom w:val="nil"/>
              <w:right w:val="nil"/>
            </w:tcBorders>
            <w:shd w:val="clear" w:color="000000" w:fill="387990"/>
            <w:vAlign w:val="center"/>
            <w:hideMark/>
          </w:tcPr>
          <w:p w14:paraId="747CDF69" w14:textId="77777777" w:rsidR="00BE6201" w:rsidRDefault="00BE6201" w:rsidP="00E96549">
            <w:pPr>
              <w:widowControl/>
              <w:spacing w:line="259" w:lineRule="auto"/>
              <w:jc w:val="center"/>
              <w:rPr>
                <w:rFonts w:eastAsia="Times New Roman" w:cs="Times New Roman"/>
                <w:b/>
                <w:bCs/>
                <w:color w:val="FFFFFF"/>
                <w:sz w:val="20"/>
                <w:szCs w:val="20"/>
              </w:rPr>
            </w:pPr>
            <w:r>
              <w:rPr>
                <w:b/>
                <w:bCs/>
                <w:color w:val="FFFFFF"/>
                <w:sz w:val="20"/>
                <w:szCs w:val="20"/>
              </w:rPr>
              <w:t>Domain</w:t>
            </w:r>
          </w:p>
        </w:tc>
        <w:tc>
          <w:tcPr>
            <w:tcW w:w="2240" w:type="dxa"/>
            <w:tcBorders>
              <w:top w:val="single" w:sz="4" w:space="0" w:color="auto"/>
              <w:left w:val="nil"/>
              <w:bottom w:val="nil"/>
              <w:right w:val="nil"/>
            </w:tcBorders>
            <w:shd w:val="clear" w:color="000000" w:fill="387990"/>
            <w:vAlign w:val="center"/>
            <w:hideMark/>
          </w:tcPr>
          <w:p w14:paraId="7593A6B1" w14:textId="77777777" w:rsidR="00BE6201" w:rsidRDefault="00BE6201" w:rsidP="00E96549">
            <w:pPr>
              <w:spacing w:line="259" w:lineRule="auto"/>
              <w:jc w:val="center"/>
              <w:rPr>
                <w:b/>
                <w:bCs/>
                <w:color w:val="FFFFFF"/>
                <w:sz w:val="20"/>
                <w:szCs w:val="20"/>
              </w:rPr>
            </w:pPr>
            <w:r>
              <w:rPr>
                <w:b/>
                <w:bCs/>
                <w:color w:val="FFFFFF"/>
                <w:sz w:val="20"/>
                <w:szCs w:val="20"/>
              </w:rPr>
              <w:t>Indicator</w:t>
            </w:r>
          </w:p>
        </w:tc>
        <w:tc>
          <w:tcPr>
            <w:tcW w:w="5850" w:type="dxa"/>
            <w:tcBorders>
              <w:top w:val="single" w:sz="4" w:space="0" w:color="auto"/>
              <w:left w:val="nil"/>
              <w:bottom w:val="nil"/>
              <w:right w:val="nil"/>
            </w:tcBorders>
            <w:shd w:val="clear" w:color="000000" w:fill="387990"/>
            <w:vAlign w:val="center"/>
            <w:hideMark/>
          </w:tcPr>
          <w:p w14:paraId="3C6ED5B4" w14:textId="77777777" w:rsidR="00BE6201" w:rsidRDefault="00BE6201" w:rsidP="00E96549">
            <w:pPr>
              <w:spacing w:line="259" w:lineRule="auto"/>
              <w:jc w:val="center"/>
              <w:rPr>
                <w:b/>
                <w:bCs/>
                <w:color w:val="FFFFFF"/>
                <w:sz w:val="20"/>
                <w:szCs w:val="20"/>
              </w:rPr>
            </w:pPr>
            <w:r>
              <w:rPr>
                <w:b/>
                <w:bCs/>
                <w:color w:val="FFFFFF"/>
                <w:sz w:val="20"/>
                <w:szCs w:val="20"/>
              </w:rPr>
              <w:t>Definition of indicator adequacy</w:t>
            </w:r>
          </w:p>
        </w:tc>
      </w:tr>
      <w:tr w:rsidR="00BE6201" w14:paraId="752AEAAC" w14:textId="77777777" w:rsidTr="00E96549">
        <w:tc>
          <w:tcPr>
            <w:tcW w:w="1180" w:type="dxa"/>
            <w:tcBorders>
              <w:top w:val="single" w:sz="4" w:space="0" w:color="auto"/>
              <w:left w:val="nil"/>
              <w:bottom w:val="single" w:sz="4" w:space="0" w:color="auto"/>
              <w:right w:val="nil"/>
            </w:tcBorders>
            <w:shd w:val="clear" w:color="auto" w:fill="auto"/>
            <w:vAlign w:val="center"/>
            <w:hideMark/>
          </w:tcPr>
          <w:p w14:paraId="11652149" w14:textId="77777777" w:rsidR="00BE6201" w:rsidRDefault="00BE6201" w:rsidP="00E96549">
            <w:pPr>
              <w:spacing w:line="259" w:lineRule="auto"/>
              <w:rPr>
                <w:b/>
                <w:bCs/>
                <w:sz w:val="20"/>
                <w:szCs w:val="20"/>
              </w:rPr>
            </w:pPr>
            <w:r>
              <w:rPr>
                <w:b/>
                <w:bCs/>
                <w:sz w:val="20"/>
                <w:szCs w:val="20"/>
              </w:rPr>
              <w:t>Production</w:t>
            </w:r>
          </w:p>
        </w:tc>
        <w:tc>
          <w:tcPr>
            <w:tcW w:w="2240" w:type="dxa"/>
            <w:tcBorders>
              <w:top w:val="single" w:sz="4" w:space="0" w:color="auto"/>
              <w:left w:val="nil"/>
              <w:bottom w:val="single" w:sz="4" w:space="0" w:color="auto"/>
              <w:right w:val="nil"/>
            </w:tcBorders>
            <w:shd w:val="clear" w:color="auto" w:fill="auto"/>
            <w:vAlign w:val="center"/>
            <w:hideMark/>
          </w:tcPr>
          <w:p w14:paraId="6FBA9741" w14:textId="77777777" w:rsidR="00BE6201" w:rsidRDefault="00BE6201" w:rsidP="00E96549">
            <w:pPr>
              <w:spacing w:line="259" w:lineRule="auto"/>
              <w:rPr>
                <w:sz w:val="20"/>
                <w:szCs w:val="20"/>
              </w:rPr>
            </w:pPr>
            <w:r>
              <w:rPr>
                <w:sz w:val="20"/>
                <w:szCs w:val="20"/>
              </w:rPr>
              <w:t>Input in productive decisions</w:t>
            </w:r>
          </w:p>
        </w:tc>
        <w:tc>
          <w:tcPr>
            <w:tcW w:w="5850" w:type="dxa"/>
            <w:tcBorders>
              <w:top w:val="single" w:sz="4" w:space="0" w:color="auto"/>
              <w:left w:val="nil"/>
              <w:bottom w:val="single" w:sz="4" w:space="0" w:color="auto"/>
              <w:right w:val="nil"/>
            </w:tcBorders>
            <w:shd w:val="clear" w:color="auto" w:fill="auto"/>
            <w:vAlign w:val="center"/>
            <w:hideMark/>
          </w:tcPr>
          <w:p w14:paraId="6449901F" w14:textId="623E9C8B" w:rsidR="00BE6201" w:rsidRDefault="00BE6201" w:rsidP="00E96549">
            <w:pPr>
              <w:spacing w:line="259" w:lineRule="auto"/>
              <w:rPr>
                <w:sz w:val="20"/>
                <w:szCs w:val="20"/>
              </w:rPr>
            </w:pPr>
            <w:r>
              <w:rPr>
                <w:sz w:val="20"/>
                <w:szCs w:val="20"/>
              </w:rPr>
              <w:t>Adequate if</w:t>
            </w:r>
            <w:r w:rsidR="00D07D5A">
              <w:rPr>
                <w:sz w:val="20"/>
                <w:szCs w:val="20"/>
              </w:rPr>
              <w:t>,</w:t>
            </w:r>
            <w:r>
              <w:rPr>
                <w:sz w:val="20"/>
                <w:szCs w:val="20"/>
              </w:rPr>
              <w:t xml:space="preserve"> for at least one activity, an individual decides alone; OR participates and has input into some, or most or all decisions regarding the activity; OR someone else decides but feels she/he could decide to a medium or high extent if she/he wanted to</w:t>
            </w:r>
          </w:p>
        </w:tc>
      </w:tr>
      <w:tr w:rsidR="00BE6201" w14:paraId="459D44A5" w14:textId="77777777" w:rsidTr="00E96549">
        <w:tc>
          <w:tcPr>
            <w:tcW w:w="1180" w:type="dxa"/>
            <w:vMerge w:val="restart"/>
            <w:tcBorders>
              <w:top w:val="nil"/>
              <w:left w:val="nil"/>
              <w:bottom w:val="single" w:sz="4" w:space="0" w:color="auto"/>
              <w:right w:val="nil"/>
            </w:tcBorders>
            <w:shd w:val="clear" w:color="auto" w:fill="auto"/>
            <w:vAlign w:val="center"/>
            <w:hideMark/>
          </w:tcPr>
          <w:p w14:paraId="0A79BA87" w14:textId="77777777" w:rsidR="00BE6201" w:rsidRDefault="00BE6201" w:rsidP="00E96549">
            <w:pPr>
              <w:spacing w:line="259" w:lineRule="auto"/>
              <w:rPr>
                <w:b/>
                <w:bCs/>
                <w:sz w:val="20"/>
                <w:szCs w:val="20"/>
              </w:rPr>
            </w:pPr>
            <w:r>
              <w:rPr>
                <w:b/>
                <w:bCs/>
                <w:sz w:val="20"/>
                <w:szCs w:val="20"/>
              </w:rPr>
              <w:lastRenderedPageBreak/>
              <w:t>Resources</w:t>
            </w:r>
          </w:p>
        </w:tc>
        <w:tc>
          <w:tcPr>
            <w:tcW w:w="2240" w:type="dxa"/>
            <w:tcBorders>
              <w:top w:val="nil"/>
              <w:left w:val="nil"/>
              <w:bottom w:val="single" w:sz="4" w:space="0" w:color="auto"/>
              <w:right w:val="nil"/>
            </w:tcBorders>
            <w:shd w:val="clear" w:color="auto" w:fill="auto"/>
            <w:vAlign w:val="center"/>
            <w:hideMark/>
          </w:tcPr>
          <w:p w14:paraId="7AF59233" w14:textId="77777777" w:rsidR="00BE6201" w:rsidRDefault="00BE6201" w:rsidP="00E96549">
            <w:pPr>
              <w:spacing w:line="259" w:lineRule="auto"/>
              <w:rPr>
                <w:sz w:val="20"/>
                <w:szCs w:val="20"/>
              </w:rPr>
            </w:pPr>
            <w:r>
              <w:rPr>
                <w:sz w:val="20"/>
                <w:szCs w:val="20"/>
              </w:rPr>
              <w:t>Ownership of assets</w:t>
            </w:r>
          </w:p>
        </w:tc>
        <w:tc>
          <w:tcPr>
            <w:tcW w:w="5850" w:type="dxa"/>
            <w:tcBorders>
              <w:top w:val="nil"/>
              <w:left w:val="nil"/>
              <w:bottom w:val="single" w:sz="4" w:space="0" w:color="auto"/>
              <w:right w:val="nil"/>
            </w:tcBorders>
            <w:shd w:val="clear" w:color="auto" w:fill="auto"/>
            <w:vAlign w:val="center"/>
            <w:hideMark/>
          </w:tcPr>
          <w:p w14:paraId="39F6A178" w14:textId="77777777" w:rsidR="00BE6201" w:rsidRDefault="00BE6201" w:rsidP="00E96549">
            <w:pPr>
              <w:spacing w:line="259" w:lineRule="auto"/>
              <w:rPr>
                <w:sz w:val="20"/>
                <w:szCs w:val="20"/>
              </w:rPr>
            </w:pPr>
            <w:r>
              <w:rPr>
                <w:sz w:val="20"/>
                <w:szCs w:val="20"/>
              </w:rPr>
              <w:t>Adequate if individual owns—alone or jointly—at least one large asset or at least two small asset types</w:t>
            </w:r>
          </w:p>
        </w:tc>
      </w:tr>
      <w:tr w:rsidR="00BE6201" w14:paraId="6BB4786C" w14:textId="77777777" w:rsidTr="00E96549">
        <w:tc>
          <w:tcPr>
            <w:tcW w:w="0" w:type="auto"/>
            <w:vMerge/>
            <w:tcBorders>
              <w:top w:val="nil"/>
              <w:left w:val="nil"/>
              <w:bottom w:val="single" w:sz="4" w:space="0" w:color="auto"/>
              <w:right w:val="nil"/>
            </w:tcBorders>
            <w:vAlign w:val="center"/>
            <w:hideMark/>
          </w:tcPr>
          <w:p w14:paraId="3D5F55CB" w14:textId="77777777" w:rsidR="00BE6201" w:rsidRDefault="00BE6201" w:rsidP="00E96549">
            <w:pPr>
              <w:spacing w:line="259" w:lineRule="auto"/>
              <w:rPr>
                <w:b/>
                <w:bCs/>
                <w:sz w:val="20"/>
                <w:szCs w:val="20"/>
              </w:rPr>
            </w:pPr>
          </w:p>
        </w:tc>
        <w:tc>
          <w:tcPr>
            <w:tcW w:w="2240" w:type="dxa"/>
            <w:tcBorders>
              <w:top w:val="nil"/>
              <w:left w:val="nil"/>
              <w:bottom w:val="single" w:sz="4" w:space="0" w:color="auto"/>
              <w:right w:val="nil"/>
            </w:tcBorders>
            <w:shd w:val="clear" w:color="auto" w:fill="auto"/>
            <w:vAlign w:val="center"/>
            <w:hideMark/>
          </w:tcPr>
          <w:p w14:paraId="0D6B1D26" w14:textId="77777777" w:rsidR="00BE6201" w:rsidRDefault="00BE6201" w:rsidP="00E96549">
            <w:pPr>
              <w:spacing w:line="259" w:lineRule="auto"/>
              <w:rPr>
                <w:sz w:val="20"/>
                <w:szCs w:val="20"/>
              </w:rPr>
            </w:pPr>
            <w:r>
              <w:rPr>
                <w:sz w:val="20"/>
                <w:szCs w:val="20"/>
              </w:rPr>
              <w:t>Access to and input into decisions on credit</w:t>
            </w:r>
          </w:p>
        </w:tc>
        <w:tc>
          <w:tcPr>
            <w:tcW w:w="5850" w:type="dxa"/>
            <w:tcBorders>
              <w:top w:val="nil"/>
              <w:left w:val="nil"/>
              <w:bottom w:val="single" w:sz="4" w:space="0" w:color="auto"/>
              <w:right w:val="nil"/>
            </w:tcBorders>
            <w:shd w:val="clear" w:color="auto" w:fill="auto"/>
            <w:vAlign w:val="center"/>
            <w:hideMark/>
          </w:tcPr>
          <w:p w14:paraId="6149EA75" w14:textId="77777777" w:rsidR="00BE6201" w:rsidRDefault="00BE6201" w:rsidP="00E96549">
            <w:pPr>
              <w:spacing w:line="259" w:lineRule="auto"/>
              <w:rPr>
                <w:sz w:val="20"/>
                <w:szCs w:val="20"/>
              </w:rPr>
            </w:pPr>
            <w:r>
              <w:rPr>
                <w:sz w:val="20"/>
                <w:szCs w:val="20"/>
              </w:rPr>
              <w:t>Adequate if individual—alone or jointly—makes decisions about at least one source of credit accessed by her household</w:t>
            </w:r>
            <w:r>
              <w:rPr>
                <w:sz w:val="20"/>
                <w:szCs w:val="20"/>
                <w:vertAlign w:val="superscript"/>
              </w:rPr>
              <w:t>a</w:t>
            </w:r>
          </w:p>
        </w:tc>
      </w:tr>
      <w:tr w:rsidR="00BE6201" w14:paraId="66E7ED36" w14:textId="77777777" w:rsidTr="00E96549">
        <w:trPr>
          <w:cantSplit/>
        </w:trPr>
        <w:tc>
          <w:tcPr>
            <w:tcW w:w="1180" w:type="dxa"/>
            <w:tcBorders>
              <w:top w:val="nil"/>
              <w:left w:val="nil"/>
              <w:bottom w:val="single" w:sz="4" w:space="0" w:color="auto"/>
              <w:right w:val="nil"/>
            </w:tcBorders>
            <w:shd w:val="clear" w:color="auto" w:fill="auto"/>
            <w:vAlign w:val="center"/>
            <w:hideMark/>
          </w:tcPr>
          <w:p w14:paraId="057CB2FC" w14:textId="77777777" w:rsidR="00BE6201" w:rsidRDefault="00BE6201" w:rsidP="00E96549">
            <w:pPr>
              <w:spacing w:line="259" w:lineRule="auto"/>
              <w:rPr>
                <w:b/>
                <w:bCs/>
                <w:sz w:val="20"/>
                <w:szCs w:val="20"/>
              </w:rPr>
            </w:pPr>
            <w:r>
              <w:rPr>
                <w:b/>
                <w:bCs/>
                <w:sz w:val="20"/>
                <w:szCs w:val="20"/>
              </w:rPr>
              <w:t>Income</w:t>
            </w:r>
          </w:p>
        </w:tc>
        <w:tc>
          <w:tcPr>
            <w:tcW w:w="2240" w:type="dxa"/>
            <w:tcBorders>
              <w:top w:val="nil"/>
              <w:left w:val="nil"/>
              <w:bottom w:val="single" w:sz="4" w:space="0" w:color="auto"/>
              <w:right w:val="nil"/>
            </w:tcBorders>
            <w:shd w:val="clear" w:color="auto" w:fill="auto"/>
            <w:vAlign w:val="center"/>
            <w:hideMark/>
          </w:tcPr>
          <w:p w14:paraId="1BEB28D1" w14:textId="77777777" w:rsidR="00BE6201" w:rsidRDefault="00BE6201" w:rsidP="00E96549">
            <w:pPr>
              <w:spacing w:line="259" w:lineRule="auto"/>
              <w:rPr>
                <w:sz w:val="20"/>
                <w:szCs w:val="20"/>
              </w:rPr>
            </w:pPr>
            <w:r>
              <w:rPr>
                <w:sz w:val="20"/>
                <w:szCs w:val="20"/>
              </w:rPr>
              <w:t>Control over use of income</w:t>
            </w:r>
          </w:p>
        </w:tc>
        <w:tc>
          <w:tcPr>
            <w:tcW w:w="5850" w:type="dxa"/>
            <w:tcBorders>
              <w:top w:val="nil"/>
              <w:left w:val="nil"/>
              <w:bottom w:val="single" w:sz="4" w:space="0" w:color="auto"/>
              <w:right w:val="nil"/>
            </w:tcBorders>
            <w:shd w:val="clear" w:color="auto" w:fill="auto"/>
            <w:vAlign w:val="center"/>
            <w:hideMark/>
          </w:tcPr>
          <w:p w14:paraId="2789A767" w14:textId="77777777" w:rsidR="00BE6201" w:rsidRDefault="00BE6201" w:rsidP="00E96549">
            <w:pPr>
              <w:spacing w:line="259" w:lineRule="auto"/>
              <w:rPr>
                <w:sz w:val="20"/>
                <w:szCs w:val="20"/>
              </w:rPr>
            </w:pPr>
            <w:r>
              <w:rPr>
                <w:sz w:val="20"/>
                <w:szCs w:val="20"/>
              </w:rPr>
              <w:t>Adequate if individual participates in and has input in some, most, or all decisions about income generated from an activity; OR she/he makes decisions, has input in decisions, or feels she/he could make decisions (if desired) about employment or major household expenditures (excluding minor expenditures)</w:t>
            </w:r>
          </w:p>
        </w:tc>
      </w:tr>
      <w:tr w:rsidR="00BE6201" w14:paraId="612A31E5" w14:textId="77777777" w:rsidTr="00E96549">
        <w:tc>
          <w:tcPr>
            <w:tcW w:w="1180" w:type="dxa"/>
            <w:tcBorders>
              <w:top w:val="nil"/>
              <w:left w:val="nil"/>
              <w:bottom w:val="single" w:sz="4" w:space="0" w:color="auto"/>
              <w:right w:val="nil"/>
            </w:tcBorders>
            <w:shd w:val="clear" w:color="auto" w:fill="auto"/>
            <w:vAlign w:val="center"/>
            <w:hideMark/>
          </w:tcPr>
          <w:p w14:paraId="6A8425CE" w14:textId="77777777" w:rsidR="00BE6201" w:rsidRDefault="00BE6201" w:rsidP="00E96549">
            <w:pPr>
              <w:spacing w:line="259" w:lineRule="auto"/>
              <w:rPr>
                <w:b/>
                <w:bCs/>
                <w:sz w:val="20"/>
                <w:szCs w:val="20"/>
              </w:rPr>
            </w:pPr>
            <w:r>
              <w:rPr>
                <w:b/>
                <w:bCs/>
                <w:sz w:val="20"/>
                <w:szCs w:val="20"/>
              </w:rPr>
              <w:t>Leadership</w:t>
            </w:r>
          </w:p>
        </w:tc>
        <w:tc>
          <w:tcPr>
            <w:tcW w:w="2240" w:type="dxa"/>
            <w:tcBorders>
              <w:top w:val="nil"/>
              <w:left w:val="nil"/>
              <w:bottom w:val="single" w:sz="4" w:space="0" w:color="auto"/>
              <w:right w:val="nil"/>
            </w:tcBorders>
            <w:shd w:val="clear" w:color="auto" w:fill="auto"/>
            <w:vAlign w:val="center"/>
            <w:hideMark/>
          </w:tcPr>
          <w:p w14:paraId="6AAB2CF8" w14:textId="77777777" w:rsidR="00BE6201" w:rsidRDefault="00BE6201" w:rsidP="00E96549">
            <w:pPr>
              <w:spacing w:line="259" w:lineRule="auto"/>
              <w:rPr>
                <w:sz w:val="20"/>
                <w:szCs w:val="20"/>
              </w:rPr>
            </w:pPr>
            <w:r>
              <w:rPr>
                <w:sz w:val="20"/>
                <w:szCs w:val="20"/>
              </w:rPr>
              <w:t>Group membership</w:t>
            </w:r>
          </w:p>
        </w:tc>
        <w:tc>
          <w:tcPr>
            <w:tcW w:w="5850" w:type="dxa"/>
            <w:tcBorders>
              <w:top w:val="nil"/>
              <w:left w:val="nil"/>
              <w:bottom w:val="single" w:sz="4" w:space="0" w:color="auto"/>
              <w:right w:val="nil"/>
            </w:tcBorders>
            <w:shd w:val="clear" w:color="auto" w:fill="auto"/>
            <w:vAlign w:val="center"/>
            <w:hideMark/>
          </w:tcPr>
          <w:p w14:paraId="43E91DD4" w14:textId="77777777" w:rsidR="00BE6201" w:rsidRDefault="00BE6201" w:rsidP="00E96549">
            <w:pPr>
              <w:spacing w:line="259" w:lineRule="auto"/>
              <w:rPr>
                <w:sz w:val="20"/>
                <w:szCs w:val="20"/>
              </w:rPr>
            </w:pPr>
            <w:r>
              <w:rPr>
                <w:sz w:val="20"/>
                <w:szCs w:val="20"/>
              </w:rPr>
              <w:t>Adequate if individual is an active member of at least one group</w:t>
            </w:r>
            <w:r>
              <w:rPr>
                <w:sz w:val="20"/>
                <w:szCs w:val="20"/>
                <w:vertAlign w:val="superscript"/>
              </w:rPr>
              <w:t>b</w:t>
            </w:r>
          </w:p>
        </w:tc>
      </w:tr>
      <w:tr w:rsidR="00BE6201" w14:paraId="52D8B116" w14:textId="77777777" w:rsidTr="00E96549">
        <w:tc>
          <w:tcPr>
            <w:tcW w:w="1180" w:type="dxa"/>
            <w:tcBorders>
              <w:top w:val="nil"/>
              <w:left w:val="nil"/>
              <w:bottom w:val="single" w:sz="4" w:space="0" w:color="auto"/>
              <w:right w:val="nil"/>
            </w:tcBorders>
            <w:shd w:val="clear" w:color="auto" w:fill="auto"/>
            <w:vAlign w:val="center"/>
            <w:hideMark/>
          </w:tcPr>
          <w:p w14:paraId="2AC8FCE7" w14:textId="77777777" w:rsidR="00BE6201" w:rsidRDefault="00BE6201" w:rsidP="00E96549">
            <w:pPr>
              <w:spacing w:line="259" w:lineRule="auto"/>
              <w:rPr>
                <w:b/>
                <w:bCs/>
                <w:sz w:val="20"/>
                <w:szCs w:val="20"/>
              </w:rPr>
            </w:pPr>
            <w:r>
              <w:rPr>
                <w:b/>
                <w:bCs/>
                <w:sz w:val="20"/>
                <w:szCs w:val="20"/>
              </w:rPr>
              <w:t>Time</w:t>
            </w:r>
          </w:p>
        </w:tc>
        <w:tc>
          <w:tcPr>
            <w:tcW w:w="2240" w:type="dxa"/>
            <w:tcBorders>
              <w:top w:val="nil"/>
              <w:left w:val="nil"/>
              <w:bottom w:val="single" w:sz="4" w:space="0" w:color="auto"/>
              <w:right w:val="nil"/>
            </w:tcBorders>
            <w:shd w:val="clear" w:color="auto" w:fill="auto"/>
            <w:vAlign w:val="center"/>
            <w:hideMark/>
          </w:tcPr>
          <w:p w14:paraId="7B9AF42B" w14:textId="77777777" w:rsidR="00BE6201" w:rsidRDefault="00BE6201" w:rsidP="00E96549">
            <w:pPr>
              <w:spacing w:line="259" w:lineRule="auto"/>
              <w:rPr>
                <w:sz w:val="20"/>
                <w:szCs w:val="20"/>
              </w:rPr>
            </w:pPr>
            <w:r>
              <w:rPr>
                <w:sz w:val="20"/>
                <w:szCs w:val="20"/>
              </w:rPr>
              <w:t>Workload</w:t>
            </w:r>
          </w:p>
        </w:tc>
        <w:tc>
          <w:tcPr>
            <w:tcW w:w="5850" w:type="dxa"/>
            <w:tcBorders>
              <w:top w:val="nil"/>
              <w:left w:val="nil"/>
              <w:bottom w:val="single" w:sz="4" w:space="0" w:color="auto"/>
              <w:right w:val="nil"/>
            </w:tcBorders>
            <w:shd w:val="clear" w:color="auto" w:fill="auto"/>
            <w:vAlign w:val="center"/>
            <w:hideMark/>
          </w:tcPr>
          <w:p w14:paraId="0296160D" w14:textId="77777777" w:rsidR="00BE6201" w:rsidRDefault="00BE6201" w:rsidP="00E96549">
            <w:pPr>
              <w:spacing w:line="259" w:lineRule="auto"/>
              <w:rPr>
                <w:sz w:val="20"/>
                <w:szCs w:val="20"/>
              </w:rPr>
            </w:pPr>
            <w:r>
              <w:rPr>
                <w:sz w:val="20"/>
                <w:szCs w:val="20"/>
              </w:rPr>
              <w:t>Adequate if individual worked less than 10.5 hours during the previous day</w:t>
            </w:r>
            <w:r>
              <w:rPr>
                <w:sz w:val="20"/>
                <w:szCs w:val="20"/>
                <w:vertAlign w:val="superscript"/>
              </w:rPr>
              <w:t>c</w:t>
            </w:r>
          </w:p>
        </w:tc>
      </w:tr>
    </w:tbl>
    <w:p w14:paraId="7F988C5E" w14:textId="12DF942A" w:rsidR="00C865DB" w:rsidRPr="00E96549" w:rsidRDefault="00AC54CB" w:rsidP="00920C45">
      <w:pPr>
        <w:pStyle w:val="TF-TblFN"/>
        <w:spacing w:before="0" w:line="276" w:lineRule="auto"/>
        <w:rPr>
          <w:szCs w:val="16"/>
        </w:rPr>
      </w:pPr>
      <w:r w:rsidRPr="00E96549">
        <w:rPr>
          <w:szCs w:val="16"/>
          <w:vertAlign w:val="superscript"/>
        </w:rPr>
        <w:t>a</w:t>
      </w:r>
      <w:r w:rsidRPr="00E96549">
        <w:rPr>
          <w:szCs w:val="16"/>
        </w:rPr>
        <w:t xml:space="preserve"> </w:t>
      </w:r>
      <w:r w:rsidR="00C865DB" w:rsidRPr="00E96549">
        <w:rPr>
          <w:szCs w:val="16"/>
        </w:rPr>
        <w:t>Respondents who live in households that did not access credit are considered inadequate on access to credit and decisions on credit.</w:t>
      </w:r>
    </w:p>
    <w:p w14:paraId="1A4DFAD2" w14:textId="0E728B01" w:rsidR="00C865DB" w:rsidRPr="00E96549" w:rsidRDefault="00AC54CB" w:rsidP="00920C45">
      <w:pPr>
        <w:pStyle w:val="TF-TblFN"/>
        <w:spacing w:before="0" w:line="276" w:lineRule="auto"/>
        <w:ind w:left="90" w:hanging="90"/>
        <w:rPr>
          <w:szCs w:val="16"/>
        </w:rPr>
      </w:pPr>
      <w:r w:rsidRPr="00E96549">
        <w:rPr>
          <w:szCs w:val="16"/>
          <w:vertAlign w:val="superscript"/>
        </w:rPr>
        <w:t>b</w:t>
      </w:r>
      <w:r w:rsidRPr="00E96549">
        <w:rPr>
          <w:szCs w:val="16"/>
        </w:rPr>
        <w:t xml:space="preserve"> </w:t>
      </w:r>
      <w:r w:rsidR="00C865DB" w:rsidRPr="00E96549">
        <w:rPr>
          <w:szCs w:val="16"/>
        </w:rPr>
        <w:t xml:space="preserve">Respondents who report that no groups exist in their communities or who are not aware of any groups in their community are considered adequate </w:t>
      </w:r>
      <w:r w:rsidR="00CA76E4">
        <w:rPr>
          <w:szCs w:val="16"/>
        </w:rPr>
        <w:t>in</w:t>
      </w:r>
      <w:r w:rsidR="00CA76E4" w:rsidRPr="00E96549">
        <w:rPr>
          <w:szCs w:val="16"/>
        </w:rPr>
        <w:t xml:space="preserve"> </w:t>
      </w:r>
      <w:r w:rsidR="00C865DB" w:rsidRPr="00E96549">
        <w:rPr>
          <w:szCs w:val="16"/>
        </w:rPr>
        <w:t>group membership.</w:t>
      </w:r>
    </w:p>
    <w:p w14:paraId="3C9C09C1" w14:textId="07D5E091" w:rsidR="00C865DB" w:rsidRPr="00E96549" w:rsidRDefault="00AC54CB" w:rsidP="00920C45">
      <w:pPr>
        <w:pStyle w:val="TF-TblFN"/>
        <w:spacing w:before="0" w:line="276" w:lineRule="auto"/>
        <w:rPr>
          <w:szCs w:val="16"/>
        </w:rPr>
      </w:pPr>
      <w:r w:rsidRPr="00E96549">
        <w:rPr>
          <w:szCs w:val="16"/>
          <w:vertAlign w:val="superscript"/>
        </w:rPr>
        <w:t>c</w:t>
      </w:r>
      <w:r w:rsidRPr="00E96549">
        <w:rPr>
          <w:szCs w:val="16"/>
        </w:rPr>
        <w:t xml:space="preserve"> </w:t>
      </w:r>
      <w:r w:rsidR="00C865DB" w:rsidRPr="00E96549">
        <w:rPr>
          <w:szCs w:val="16"/>
        </w:rPr>
        <w:t>Respondents who reported the 24 hours preceding the survey as being an atypical workday are excluded.</w:t>
      </w:r>
    </w:p>
    <w:p w14:paraId="3314D9B1" w14:textId="6EB51C82" w:rsidR="005C2C27" w:rsidRPr="00E96549" w:rsidRDefault="005C2C27" w:rsidP="00920C45">
      <w:pPr>
        <w:pStyle w:val="TF-TblFN"/>
        <w:spacing w:before="0" w:after="240" w:line="276" w:lineRule="auto"/>
        <w:rPr>
          <w:szCs w:val="16"/>
        </w:rPr>
      </w:pPr>
      <w:r w:rsidRPr="00E96549">
        <w:rPr>
          <w:szCs w:val="16"/>
        </w:rPr>
        <w:t>Source: Adapted from Malapit</w:t>
      </w:r>
      <w:r w:rsidR="00CA76E4">
        <w:rPr>
          <w:szCs w:val="16"/>
        </w:rPr>
        <w:t>,</w:t>
      </w:r>
      <w:r w:rsidRPr="00E96549">
        <w:rPr>
          <w:szCs w:val="16"/>
        </w:rPr>
        <w:t xml:space="preserve"> et al., 2015.</w:t>
      </w:r>
    </w:p>
    <w:p w14:paraId="78BE1555" w14:textId="3FFE372D" w:rsidR="00EC02F5" w:rsidRDefault="00EC02F5" w:rsidP="00E96549">
      <w:pPr>
        <w:pStyle w:val="BodyText1"/>
        <w:rPr>
          <w:lang w:val="en-GB"/>
        </w:rPr>
      </w:pPr>
      <w:r>
        <w:rPr>
          <w:lang w:val="en-GB"/>
        </w:rPr>
        <w:t xml:space="preserve">The A-WEAI survey questions that are administered to the primary female decisionmaker and used to determine empowerment status and calculate the inadequacy score are also administered to the primary male decisionmaker in the same household </w:t>
      </w:r>
      <w:r>
        <w:t xml:space="preserve">and used to determine his empowerment status and inadequacy score. </w:t>
      </w:r>
      <w:r>
        <w:rPr>
          <w:lang w:val="en-GB"/>
        </w:rPr>
        <w:t xml:space="preserve">The GPI is the second sub-index of the A-WEAI and is calculated using </w:t>
      </w:r>
      <w:r w:rsidR="00CA76E4">
        <w:rPr>
          <w:lang w:val="en-GB"/>
        </w:rPr>
        <w:t xml:space="preserve">these </w:t>
      </w:r>
      <w:r>
        <w:rPr>
          <w:lang w:val="en-GB"/>
        </w:rPr>
        <w:t>data for the primary female and male decisionmakers in households that have both.</w:t>
      </w:r>
    </w:p>
    <w:p w14:paraId="2F4550BF" w14:textId="326B65DF" w:rsidR="00EC02F5" w:rsidRPr="005D715A" w:rsidRDefault="00EC02F5" w:rsidP="00E96549">
      <w:pPr>
        <w:pStyle w:val="BodyText1"/>
      </w:pPr>
      <w:r w:rsidRPr="005D715A">
        <w:t xml:space="preserve">The GPI measures the extent of inequality in empowerment in a household between the </w:t>
      </w:r>
      <w:r w:rsidR="00CA76E4" w:rsidRPr="005D715A">
        <w:t>primary</w:t>
      </w:r>
      <w:r w:rsidR="00587BEF" w:rsidRPr="00587BEF">
        <w:t xml:space="preserve"> </w:t>
      </w:r>
      <w:r w:rsidR="00587BEF" w:rsidRPr="005D715A">
        <w:t>male</w:t>
      </w:r>
      <w:r w:rsidR="00CA76E4" w:rsidRPr="005D715A">
        <w:t xml:space="preserve"> </w:t>
      </w:r>
      <w:r w:rsidRPr="005D715A">
        <w:t xml:space="preserve">decisionmaker and the </w:t>
      </w:r>
      <w:r w:rsidR="00CA76E4" w:rsidRPr="005D715A">
        <w:t>primary</w:t>
      </w:r>
      <w:r w:rsidRPr="005D715A">
        <w:t xml:space="preserve"> </w:t>
      </w:r>
      <w:r w:rsidR="00587BEF" w:rsidRPr="005D715A">
        <w:t>female</w:t>
      </w:r>
      <w:r w:rsidR="00587BEF" w:rsidRPr="00CA76E4">
        <w:t xml:space="preserve"> </w:t>
      </w:r>
      <w:r w:rsidRPr="005D715A">
        <w:t xml:space="preserve">decisionmaker. The GPI excludes households that lack both a </w:t>
      </w:r>
      <w:r w:rsidR="00CA76E4" w:rsidRPr="005D715A">
        <w:t>primary</w:t>
      </w:r>
      <w:r w:rsidRPr="005D715A">
        <w:t xml:space="preserve"> </w:t>
      </w:r>
      <w:r w:rsidR="00587BEF" w:rsidRPr="005D715A">
        <w:t>male</w:t>
      </w:r>
      <w:r w:rsidR="00587BEF" w:rsidRPr="00CA76E4">
        <w:t xml:space="preserve"> </w:t>
      </w:r>
      <w:r w:rsidRPr="005D715A">
        <w:t xml:space="preserve">decisionmaker and a </w:t>
      </w:r>
      <w:r w:rsidR="00CA76E4" w:rsidRPr="005D715A">
        <w:t>primary</w:t>
      </w:r>
      <w:r w:rsidRPr="005D715A">
        <w:t xml:space="preserve"> </w:t>
      </w:r>
      <w:r w:rsidR="00587BEF" w:rsidRPr="005D715A">
        <w:t>female</w:t>
      </w:r>
      <w:r w:rsidR="00587BEF" w:rsidRPr="00CA76E4">
        <w:t xml:space="preserve"> </w:t>
      </w:r>
      <w:r w:rsidRPr="005D715A">
        <w:t xml:space="preserve">decisionmaker. A household is considered to lack gender parity if the </w:t>
      </w:r>
      <w:r w:rsidR="00CA76E4" w:rsidRPr="005D715A">
        <w:t>primary</w:t>
      </w:r>
      <w:r w:rsidRPr="005D715A">
        <w:t xml:space="preserve"> </w:t>
      </w:r>
      <w:r w:rsidR="00587BEF" w:rsidRPr="005D715A">
        <w:t>female</w:t>
      </w:r>
      <w:r w:rsidR="00587BEF" w:rsidRPr="00CA76E4">
        <w:t xml:space="preserve"> </w:t>
      </w:r>
      <w:r w:rsidRPr="005D715A">
        <w:t xml:space="preserve">decisionmaker is disempowered and her inadequacy score is higher than that of the </w:t>
      </w:r>
      <w:r w:rsidR="00CA76E4" w:rsidRPr="005D715A">
        <w:t xml:space="preserve">primary </w:t>
      </w:r>
      <w:r w:rsidR="00587BEF" w:rsidRPr="005D715A">
        <w:t xml:space="preserve">male </w:t>
      </w:r>
      <w:r w:rsidRPr="005D715A">
        <w:t>decisionmaker. The GPI comprises two components: (1) proportion of gender parity-inadequate households</w:t>
      </w:r>
      <w:r w:rsidR="001D1C7B">
        <w:t>;</w:t>
      </w:r>
      <w:r w:rsidRPr="005D715A">
        <w:t xml:space="preserve"> and (2) </w:t>
      </w:r>
      <w:r>
        <w:t xml:space="preserve">the average empowerment gap, which is the </w:t>
      </w:r>
      <w:r w:rsidRPr="005D715A">
        <w:t xml:space="preserve">average </w:t>
      </w:r>
      <w:r>
        <w:t xml:space="preserve">normalized </w:t>
      </w:r>
      <w:r w:rsidRPr="005D715A">
        <w:t xml:space="preserve">percentage gap in the censored </w:t>
      </w:r>
      <w:r>
        <w:t xml:space="preserve">inadequacy </w:t>
      </w:r>
      <w:r w:rsidRPr="005D715A">
        <w:t xml:space="preserve">score of women and men in households that </w:t>
      </w:r>
      <w:r>
        <w:t>do not have gender parity</w:t>
      </w:r>
      <w:r w:rsidRPr="005D715A">
        <w:t>.</w:t>
      </w:r>
    </w:p>
    <w:p w14:paraId="4E94C9E6" w14:textId="77777777" w:rsidR="008170B4" w:rsidRDefault="00EC02F5" w:rsidP="00E96549">
      <w:pPr>
        <w:pStyle w:val="BodyText1"/>
      </w:pPr>
      <w:r w:rsidRPr="00BD4369">
        <w:t xml:space="preserve">The average </w:t>
      </w:r>
      <w:r>
        <w:t xml:space="preserve">normalized </w:t>
      </w:r>
      <w:r w:rsidRPr="00BD4369">
        <w:t xml:space="preserve">empowerment gap </w:t>
      </w:r>
      <w:r>
        <w:t>(</w:t>
      </w:r>
      <w:r w:rsidRPr="00B07463">
        <w:rPr>
          <w:i/>
        </w:rPr>
        <w:t>I</w:t>
      </w:r>
      <w:r w:rsidRPr="00B07463">
        <w:rPr>
          <w:i/>
          <w:vertAlign w:val="subscript"/>
        </w:rPr>
        <w:t>GPI</w:t>
      </w:r>
      <w:r w:rsidRPr="00B07463">
        <w:rPr>
          <w:i/>
        </w:rPr>
        <w:t xml:space="preserve"> </w:t>
      </w:r>
      <w:r>
        <w:rPr>
          <w:i/>
        </w:rPr>
        <w:t xml:space="preserve">) </w:t>
      </w:r>
      <w:r>
        <w:t>is calculated as:</w:t>
      </w:r>
      <w:r w:rsidR="008170B4">
        <w:t xml:space="preserve"> </w:t>
      </w:r>
    </w:p>
    <w:p w14:paraId="17792BB3" w14:textId="5D2FE7FD" w:rsidR="00EC02F5" w:rsidRPr="008170B4" w:rsidRDefault="008170B4" w:rsidP="00E96549">
      <w:pPr>
        <w:pStyle w:val="L1-FlLSp12"/>
        <w:rPr>
          <w:i/>
        </w:rPr>
      </w:pPr>
      <w:r>
        <w:tab/>
      </w:r>
      <w:r w:rsidR="00EC02F5" w:rsidRPr="008170B4">
        <w:rPr>
          <w:i/>
        </w:rPr>
        <w:t>I</w:t>
      </w:r>
      <w:r w:rsidR="00EC02F5" w:rsidRPr="008170B4">
        <w:rPr>
          <w:i/>
          <w:vertAlign w:val="subscript"/>
        </w:rPr>
        <w:t>GPI</w:t>
      </w:r>
      <w:r w:rsidR="00EC02F5" w:rsidRPr="008170B4">
        <w:rPr>
          <w:i/>
        </w:rPr>
        <w:t xml:space="preserve"> = (inadequacy score</w:t>
      </w:r>
      <w:r w:rsidR="00EC02F5" w:rsidRPr="008170B4">
        <w:rPr>
          <w:i/>
          <w:vertAlign w:val="subscript"/>
        </w:rPr>
        <w:t>woman</w:t>
      </w:r>
      <w:r w:rsidR="00EC02F5" w:rsidRPr="008170B4">
        <w:rPr>
          <w:i/>
        </w:rPr>
        <w:t xml:space="preserve"> – inadequacy score</w:t>
      </w:r>
      <w:r w:rsidR="00EC02F5" w:rsidRPr="008170B4">
        <w:rPr>
          <w:i/>
          <w:vertAlign w:val="subscript"/>
        </w:rPr>
        <w:t>man</w:t>
      </w:r>
      <w:r w:rsidR="00EC02F5" w:rsidRPr="008170B4">
        <w:rPr>
          <w:i/>
        </w:rPr>
        <w:t>)/(1 – inadequacy score</w:t>
      </w:r>
      <w:r w:rsidR="00EC02F5" w:rsidRPr="008170B4">
        <w:rPr>
          <w:i/>
          <w:vertAlign w:val="subscript"/>
        </w:rPr>
        <w:t>man</w:t>
      </w:r>
      <w:r w:rsidR="00EC02F5" w:rsidRPr="008170B4">
        <w:rPr>
          <w:i/>
        </w:rPr>
        <w:t>)</w:t>
      </w:r>
    </w:p>
    <w:p w14:paraId="1E8E1FD0" w14:textId="11E3B5CC" w:rsidR="00EC02F5" w:rsidRDefault="00EC02F5" w:rsidP="00E96549">
      <w:pPr>
        <w:pStyle w:val="BodyText1"/>
      </w:pPr>
      <w:r w:rsidRPr="00BD4369">
        <w:t>Note the empowerment gap is normalized because each household has a different threshold for gender parity that is based on the man’s inadequacy score</w:t>
      </w:r>
      <w:r>
        <w:t xml:space="preserve"> in each household</w:t>
      </w:r>
      <w:r w:rsidRPr="00BD4369">
        <w:t xml:space="preserve">. </w:t>
      </w:r>
      <w:r>
        <w:t>The</w:t>
      </w:r>
      <w:r w:rsidRPr="00BD4369">
        <w:t xml:space="preserve"> </w:t>
      </w:r>
      <w:r>
        <w:t>average empowerment gap</w:t>
      </w:r>
      <w:r w:rsidRPr="00BD4369">
        <w:t xml:space="preserve"> </w:t>
      </w:r>
      <w:r>
        <w:t>is normalized by</w:t>
      </w:r>
      <w:r w:rsidRPr="00BD4369">
        <w:t xml:space="preserve"> dividing each difference in </w:t>
      </w:r>
      <w:r>
        <w:t xml:space="preserve">inadequacy </w:t>
      </w:r>
      <w:r w:rsidRPr="00BD4369">
        <w:t>score</w:t>
      </w:r>
      <w:r>
        <w:t>s</w:t>
      </w:r>
      <w:r w:rsidRPr="00BD4369">
        <w:t xml:space="preserve"> by the maximum possible gap for women</w:t>
      </w:r>
      <w:r>
        <w:t>, which is 1 (i.e. complete inadequacy) minus the male’s inadequacy score</w:t>
      </w:r>
      <w:r w:rsidRPr="00BD4369">
        <w:t xml:space="preserve">.  </w:t>
      </w:r>
    </w:p>
    <w:p w14:paraId="0877CC79" w14:textId="13337203" w:rsidR="00EC02F5" w:rsidRPr="008170B4" w:rsidRDefault="00EC02F5" w:rsidP="00E96549">
      <w:pPr>
        <w:pStyle w:val="BodyText1"/>
        <w:rPr>
          <w:i/>
        </w:rPr>
      </w:pPr>
      <w:r w:rsidRPr="00B07463">
        <w:t xml:space="preserve">The GPI score is calculated as: </w:t>
      </w:r>
      <w:r w:rsidRPr="008170B4">
        <w:rPr>
          <w:i/>
        </w:rPr>
        <w:t>GPI = 1 – (H</w:t>
      </w:r>
      <w:r w:rsidRPr="008170B4">
        <w:rPr>
          <w:i/>
          <w:vertAlign w:val="subscript"/>
        </w:rPr>
        <w:t>GPI</w:t>
      </w:r>
      <w:r w:rsidRPr="008170B4">
        <w:rPr>
          <w:i/>
        </w:rPr>
        <w:t xml:space="preserve"> x I</w:t>
      </w:r>
      <w:r w:rsidRPr="008170B4">
        <w:rPr>
          <w:i/>
          <w:vertAlign w:val="subscript"/>
        </w:rPr>
        <w:t>GPI</w:t>
      </w:r>
      <w:r w:rsidRPr="008170B4">
        <w:rPr>
          <w:i/>
        </w:rPr>
        <w:t xml:space="preserve">) </w:t>
      </w:r>
    </w:p>
    <w:p w14:paraId="76EBEFB5" w14:textId="77777777" w:rsidR="00EC02F5" w:rsidRPr="00B07463" w:rsidRDefault="00EC02F5" w:rsidP="008170B4">
      <w:pPr>
        <w:pStyle w:val="L1-FlLSp12"/>
        <w:spacing w:before="240" w:after="0"/>
      </w:pPr>
      <w:r>
        <w:tab/>
      </w:r>
      <w:r w:rsidRPr="00B07463">
        <w:t>Where:</w:t>
      </w:r>
    </w:p>
    <w:p w14:paraId="5457E3F8" w14:textId="77777777" w:rsidR="00EC02F5" w:rsidRPr="00B07463" w:rsidRDefault="00EC02F5" w:rsidP="008170B4">
      <w:pPr>
        <w:pStyle w:val="L1-FlLSp12"/>
        <w:spacing w:after="0"/>
      </w:pPr>
      <w:r>
        <w:rPr>
          <w:i/>
        </w:rPr>
        <w:tab/>
      </w:r>
      <w:r>
        <w:rPr>
          <w:i/>
        </w:rPr>
        <w:tab/>
      </w:r>
      <w:r w:rsidRPr="00B07463">
        <w:rPr>
          <w:i/>
        </w:rPr>
        <w:t>H</w:t>
      </w:r>
      <w:r w:rsidRPr="00B07463">
        <w:rPr>
          <w:i/>
          <w:vertAlign w:val="subscript"/>
        </w:rPr>
        <w:t>GPI</w:t>
      </w:r>
      <w:r w:rsidRPr="00B07463">
        <w:rPr>
          <w:i/>
        </w:rPr>
        <w:t xml:space="preserve"> </w:t>
      </w:r>
      <w:r w:rsidRPr="00B07463">
        <w:t>= percentage of women without gender parity</w:t>
      </w:r>
    </w:p>
    <w:p w14:paraId="4AD18C9E" w14:textId="77777777" w:rsidR="00EC02F5" w:rsidRDefault="00EC02F5" w:rsidP="00E96549">
      <w:pPr>
        <w:pStyle w:val="L1-FlLSp12"/>
      </w:pPr>
      <w:r>
        <w:rPr>
          <w:i/>
        </w:rPr>
        <w:tab/>
      </w:r>
      <w:r>
        <w:rPr>
          <w:i/>
        </w:rPr>
        <w:tab/>
      </w:r>
      <w:r w:rsidRPr="00B07463">
        <w:rPr>
          <w:i/>
        </w:rPr>
        <w:t>I</w:t>
      </w:r>
      <w:r w:rsidRPr="00B07463">
        <w:rPr>
          <w:i/>
          <w:vertAlign w:val="subscript"/>
        </w:rPr>
        <w:t>GPI</w:t>
      </w:r>
      <w:r w:rsidRPr="00B07463">
        <w:rPr>
          <w:i/>
        </w:rPr>
        <w:t xml:space="preserve"> </w:t>
      </w:r>
      <w:r w:rsidRPr="00B07463">
        <w:t xml:space="preserve">= average </w:t>
      </w:r>
      <w:r>
        <w:t xml:space="preserve">normalized </w:t>
      </w:r>
      <w:r w:rsidRPr="00B07463">
        <w:t>empowerment gap</w:t>
      </w:r>
    </w:p>
    <w:p w14:paraId="640C55F9" w14:textId="4E6B1869" w:rsidR="00EC02F5" w:rsidRPr="006B46AD" w:rsidRDefault="00EC02F5" w:rsidP="00E96549">
      <w:pPr>
        <w:pStyle w:val="BodyText1"/>
        <w:rPr>
          <w:lang w:val="en-GB"/>
        </w:rPr>
      </w:pPr>
      <w:r>
        <w:lastRenderedPageBreak/>
        <w:t xml:space="preserve">The GPI score can be improved by increasing the percentage of women who have gender parity or, for those women who are less empowered than men, by reducing the empowerment gap between the </w:t>
      </w:r>
      <w:r w:rsidR="001D1C7B">
        <w:t xml:space="preserve">primary </w:t>
      </w:r>
      <w:r w:rsidR="00587BEF">
        <w:t xml:space="preserve">male and female </w:t>
      </w:r>
      <w:r>
        <w:t>decisionmakers in the same household.</w:t>
      </w:r>
    </w:p>
    <w:p w14:paraId="484B23B9" w14:textId="77777777" w:rsidR="00EC02F5" w:rsidRDefault="00EC02F5" w:rsidP="00E96549">
      <w:pPr>
        <w:pStyle w:val="BodyText1"/>
      </w:pPr>
      <w:r>
        <w:t>T</w:t>
      </w:r>
      <w:r w:rsidRPr="00DF4DE5">
        <w:t>his chapter present</w:t>
      </w:r>
      <w:r>
        <w:t>s</w:t>
      </w:r>
      <w:r w:rsidRPr="00DF4DE5">
        <w:t xml:space="preserve"> </w:t>
      </w:r>
      <w:r w:rsidRPr="0046790B">
        <w:t xml:space="preserve">findings on </w:t>
      </w:r>
      <w:r>
        <w:t xml:space="preserve">the A-WEAI, and the indices and indicators that compose the </w:t>
      </w:r>
      <w:r w:rsidRPr="00B71FA2">
        <w:rPr>
          <w:szCs w:val="22"/>
        </w:rPr>
        <w:t xml:space="preserve">index. </w:t>
      </w:r>
      <w:r>
        <w:t xml:space="preserve">For additional details on calculating the A-WEAI, please </w:t>
      </w:r>
      <w:r w:rsidRPr="0046790B">
        <w:t xml:space="preserve">refer to the </w:t>
      </w:r>
      <w:r w:rsidRPr="00CC0AEC">
        <w:rPr>
          <w:i/>
        </w:rPr>
        <w:t>Feed the Future Guide to Statistics</w:t>
      </w:r>
      <w:r w:rsidRPr="0046790B">
        <w:t>.</w:t>
      </w:r>
      <w:r w:rsidRPr="0046790B">
        <w:rPr>
          <w:rStyle w:val="FootnoteReference"/>
        </w:rPr>
        <w:footnoteReference w:id="46"/>
      </w:r>
    </w:p>
    <w:p w14:paraId="05A64A20" w14:textId="741771C7" w:rsidR="00EC02F5" w:rsidRDefault="00EC02F5" w:rsidP="00EC02F5">
      <w:pPr>
        <w:pStyle w:val="Heading2"/>
        <w:ind w:left="0" w:firstLine="720"/>
      </w:pPr>
      <w:bookmarkStart w:id="356" w:name="_Toc63673350"/>
      <w:r>
        <w:t>6</w:t>
      </w:r>
      <w:r w:rsidRPr="00EC02F5">
        <w:t>.2</w:t>
      </w:r>
      <w:r>
        <w:tab/>
        <w:t>Summary of A-WEAI results</w:t>
      </w:r>
      <w:bookmarkEnd w:id="356"/>
    </w:p>
    <w:p w14:paraId="57765FE7" w14:textId="1423E2DB" w:rsidR="00EC02F5" w:rsidRDefault="00EC02F5" w:rsidP="00E96549">
      <w:pPr>
        <w:pStyle w:val="BodyText1"/>
      </w:pPr>
      <w:r>
        <w:t xml:space="preserve">This section </w:t>
      </w:r>
      <w:r w:rsidRPr="00B71FA2">
        <w:t>present</w:t>
      </w:r>
      <w:r>
        <w:t xml:space="preserve">s the following A-WEAI results for women and men: (1) </w:t>
      </w:r>
      <w:r w:rsidRPr="00B71FA2">
        <w:t>A-WEAI</w:t>
      </w:r>
      <w:r>
        <w:t xml:space="preserve"> scores, disaggregated by age group and region/subzone, if applicable; (2) 5DE scores, representing the percentage of individuals achieving empowerment; (3) GPI scores, including percentage of women achieving gender parity; and (4) average empowerment gap. </w:t>
      </w:r>
    </w:p>
    <w:p w14:paraId="7349F62F" w14:textId="7D944E21" w:rsidR="00EC02F5" w:rsidRDefault="00EC02F5" w:rsidP="00E96549">
      <w:pPr>
        <w:pStyle w:val="BodyText1"/>
      </w:pPr>
      <w:r w:rsidRPr="00901D8B">
        <w:rPr>
          <w:b/>
        </w:rPr>
        <w:t>Table 6.2.1</w:t>
      </w:r>
      <w:r>
        <w:t xml:space="preserve"> presents an overview of the A-WEAI, 5DE, and GPI scores, disaggregated by age group and region. </w:t>
      </w:r>
      <w:r w:rsidR="00E21CA4" w:rsidRPr="00901D8B">
        <w:rPr>
          <w:b/>
        </w:rPr>
        <w:t>Figure 6.1</w:t>
      </w:r>
      <w:r w:rsidR="00E21CA4">
        <w:t xml:space="preserve"> illustrates the percentage that each of the six A-WEAI indicators contributes to empowerment. </w:t>
      </w:r>
      <w:r w:rsidRPr="00901D8B">
        <w:rPr>
          <w:b/>
        </w:rPr>
        <w:t xml:space="preserve">Table 6.2.2 </w:t>
      </w:r>
      <w:r>
        <w:t>presents the percentage of females and males achieving empowerment disaggregated by age, education, poverty</w:t>
      </w:r>
      <w:r w:rsidR="003E6409">
        <w:t xml:space="preserve"> status</w:t>
      </w:r>
      <w:r>
        <w:t xml:space="preserve">, </w:t>
      </w:r>
      <w:r w:rsidRPr="0087091D">
        <w:t>region</w:t>
      </w:r>
      <w:r>
        <w:t>, and whether a woman’s child is being fed according to recommendations.</w:t>
      </w:r>
      <w:r w:rsidRPr="00AE62FA">
        <w:rPr>
          <w:rStyle w:val="FootnoteReference"/>
        </w:rPr>
        <w:footnoteReference w:id="47"/>
      </w:r>
      <w:r>
        <w:t xml:space="preserve"> </w:t>
      </w:r>
    </w:p>
    <w:p w14:paraId="77765E09" w14:textId="77777777" w:rsidR="00EC02F5" w:rsidRPr="00F05319" w:rsidRDefault="00EC02F5" w:rsidP="00E96549">
      <w:pPr>
        <w:pStyle w:val="BodyText1"/>
      </w:pPr>
      <w:r>
        <w:rPr>
          <w:highlight w:val="yellow"/>
        </w:rPr>
        <w:t>[</w:t>
      </w:r>
      <w:r w:rsidRPr="00B16028">
        <w:rPr>
          <w:highlight w:val="yellow"/>
        </w:rPr>
        <w:t>DESCRI</w:t>
      </w:r>
      <w:r>
        <w:rPr>
          <w:highlight w:val="yellow"/>
        </w:rPr>
        <w:t>BE THE RESULTS IN THE TABLE.]</w:t>
      </w:r>
    </w:p>
    <w:p w14:paraId="46D40D55" w14:textId="3F4C45F8" w:rsidR="00EC02F5" w:rsidRDefault="00EC02F5" w:rsidP="00E96549">
      <w:pPr>
        <w:pStyle w:val="Tabletitle"/>
      </w:pPr>
      <w:bookmarkStart w:id="357" w:name="_Toc63673076"/>
      <w:r w:rsidRPr="00BE6201">
        <w:t>Table 6.2.1</w:t>
      </w:r>
      <w:r w:rsidR="00BE6201" w:rsidRPr="00BE6201">
        <w:t>:</w:t>
      </w:r>
      <w:r w:rsidRPr="00BE6201">
        <w:t xml:space="preserve"> A-WEAI, 5DE, and GPI </w:t>
      </w:r>
      <w:r w:rsidR="00BE6201" w:rsidRPr="00BE6201">
        <w:t>Scores</w:t>
      </w:r>
      <w:r w:rsidRPr="00BE6201">
        <w:t xml:space="preserve">, and </w:t>
      </w:r>
      <w:r w:rsidR="00BE6201" w:rsidRPr="00BE6201">
        <w:t>Average Empowerment Gap</w:t>
      </w:r>
      <w:bookmarkEnd w:id="357"/>
    </w:p>
    <w:tbl>
      <w:tblPr>
        <w:tblW w:w="5000" w:type="pct"/>
        <w:tblLook w:val="04A0" w:firstRow="1" w:lastRow="0" w:firstColumn="1" w:lastColumn="0" w:noHBand="0" w:noVBand="1"/>
      </w:tblPr>
      <w:tblGrid>
        <w:gridCol w:w="6385"/>
        <w:gridCol w:w="1107"/>
        <w:gridCol w:w="1042"/>
        <w:gridCol w:w="1042"/>
      </w:tblGrid>
      <w:tr w:rsidR="00BE6201" w:rsidRPr="00E96549" w14:paraId="4A5BA794" w14:textId="77777777" w:rsidTr="002B3F2C">
        <w:trPr>
          <w:trHeight w:val="323"/>
          <w:tblHeader/>
        </w:trPr>
        <w:tc>
          <w:tcPr>
            <w:tcW w:w="6385" w:type="dxa"/>
            <w:tcBorders>
              <w:top w:val="single" w:sz="4" w:space="0" w:color="auto"/>
              <w:left w:val="nil"/>
              <w:bottom w:val="nil"/>
              <w:right w:val="nil"/>
            </w:tcBorders>
            <w:shd w:val="clear" w:color="000000" w:fill="387990"/>
            <w:vAlign w:val="bottom"/>
            <w:hideMark/>
          </w:tcPr>
          <w:p w14:paraId="319D8A9A"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Statistic</w:t>
            </w:r>
          </w:p>
        </w:tc>
        <w:tc>
          <w:tcPr>
            <w:tcW w:w="1107" w:type="dxa"/>
            <w:tcBorders>
              <w:top w:val="single" w:sz="4" w:space="0" w:color="auto"/>
              <w:left w:val="nil"/>
              <w:bottom w:val="nil"/>
              <w:right w:val="nil"/>
            </w:tcBorders>
            <w:shd w:val="clear" w:color="000000" w:fill="387990"/>
            <w:vAlign w:val="bottom"/>
            <w:hideMark/>
          </w:tcPr>
          <w:p w14:paraId="03DB0BB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1042" w:type="dxa"/>
            <w:tcBorders>
              <w:top w:val="single" w:sz="4" w:space="0" w:color="auto"/>
              <w:left w:val="nil"/>
              <w:bottom w:val="nil"/>
              <w:right w:val="nil"/>
            </w:tcBorders>
            <w:shd w:val="clear" w:color="000000" w:fill="387990"/>
            <w:vAlign w:val="bottom"/>
            <w:hideMark/>
          </w:tcPr>
          <w:p w14:paraId="055E2AA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1042" w:type="dxa"/>
            <w:tcBorders>
              <w:top w:val="single" w:sz="4" w:space="0" w:color="auto"/>
              <w:left w:val="nil"/>
              <w:bottom w:val="single" w:sz="4" w:space="0" w:color="auto"/>
              <w:right w:val="nil"/>
            </w:tcBorders>
            <w:shd w:val="clear" w:color="000000" w:fill="387990"/>
            <w:vAlign w:val="bottom"/>
            <w:hideMark/>
          </w:tcPr>
          <w:p w14:paraId="08980099" w14:textId="77777777" w:rsidR="00BE6201" w:rsidRPr="00E96549" w:rsidRDefault="00BE6201" w:rsidP="002B3F2C">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
        </w:tc>
      </w:tr>
      <w:tr w:rsidR="00BE6201" w:rsidRPr="00E96549" w14:paraId="6069D0E6" w14:textId="77777777" w:rsidTr="00246275">
        <w:tc>
          <w:tcPr>
            <w:tcW w:w="6385" w:type="dxa"/>
            <w:tcBorders>
              <w:top w:val="single" w:sz="4" w:space="0" w:color="auto"/>
              <w:left w:val="nil"/>
              <w:bottom w:val="single" w:sz="4" w:space="0" w:color="auto"/>
              <w:right w:val="nil"/>
            </w:tcBorders>
            <w:shd w:val="clear" w:color="auto" w:fill="auto"/>
            <w:vAlign w:val="center"/>
            <w:hideMark/>
          </w:tcPr>
          <w:p w14:paraId="3938A2DF" w14:textId="18F0353C" w:rsidR="00BE6201" w:rsidRPr="00E96549" w:rsidRDefault="005B002B" w:rsidP="00E96549">
            <w:pPr>
              <w:widowControl/>
              <w:spacing w:line="259" w:lineRule="auto"/>
              <w:rPr>
                <w:rFonts w:eastAsia="Times New Roman" w:cs="Times New Roman"/>
                <w:b/>
                <w:bCs/>
                <w:sz w:val="20"/>
                <w:szCs w:val="20"/>
              </w:rPr>
            </w:pPr>
            <w:r>
              <w:rPr>
                <w:rFonts w:eastAsia="Times New Roman" w:cs="Times New Roman"/>
                <w:b/>
                <w:bCs/>
                <w:sz w:val="20"/>
                <w:szCs w:val="20"/>
              </w:rPr>
              <w:t>A-</w:t>
            </w:r>
            <w:r w:rsidR="00BE6201" w:rsidRPr="00E96549">
              <w:rPr>
                <w:rFonts w:eastAsia="Times New Roman" w:cs="Times New Roman"/>
                <w:b/>
                <w:bCs/>
                <w:sz w:val="20"/>
                <w:szCs w:val="20"/>
              </w:rPr>
              <w:t>WEAI score</w:t>
            </w:r>
          </w:p>
        </w:tc>
        <w:tc>
          <w:tcPr>
            <w:tcW w:w="1107" w:type="dxa"/>
            <w:tcBorders>
              <w:top w:val="single" w:sz="4" w:space="0" w:color="auto"/>
              <w:left w:val="nil"/>
              <w:bottom w:val="single" w:sz="4" w:space="0" w:color="auto"/>
              <w:right w:val="nil"/>
            </w:tcBorders>
            <w:shd w:val="clear" w:color="auto" w:fill="auto"/>
            <w:vAlign w:val="center"/>
            <w:hideMark/>
          </w:tcPr>
          <w:p w14:paraId="4CCD1123" w14:textId="2B5D33E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175A88" w14:textId="319C931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4F9060D" w14:textId="5EC383F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3415C57" w14:textId="77777777" w:rsidTr="00246275">
        <w:tc>
          <w:tcPr>
            <w:tcW w:w="6385" w:type="dxa"/>
            <w:tcBorders>
              <w:top w:val="nil"/>
              <w:left w:val="nil"/>
              <w:bottom w:val="single" w:sz="4" w:space="0" w:color="auto"/>
              <w:right w:val="nil"/>
            </w:tcBorders>
            <w:shd w:val="clear" w:color="000000" w:fill="DBE7F3"/>
            <w:vAlign w:val="center"/>
            <w:hideMark/>
          </w:tcPr>
          <w:p w14:paraId="567FFFE3"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BE7F3"/>
            <w:vAlign w:val="center"/>
            <w:hideMark/>
          </w:tcPr>
          <w:p w14:paraId="07889CBB" w14:textId="0DAB685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EF16FAD" w14:textId="03CD920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2F560D1A" w14:textId="00676BD7"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2EC707D" w14:textId="77777777" w:rsidTr="00246275">
        <w:tc>
          <w:tcPr>
            <w:tcW w:w="6385" w:type="dxa"/>
            <w:tcBorders>
              <w:top w:val="nil"/>
              <w:left w:val="nil"/>
              <w:bottom w:val="single" w:sz="4" w:space="0" w:color="auto"/>
              <w:right w:val="nil"/>
            </w:tcBorders>
            <w:shd w:val="clear" w:color="auto" w:fill="auto"/>
            <w:vAlign w:val="center"/>
            <w:hideMark/>
          </w:tcPr>
          <w:p w14:paraId="4D802A6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48E899F9" w14:textId="1AA0B6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E67C165" w14:textId="2274EB3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D7314AA" w14:textId="7A71552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4323C8F" w14:textId="77777777" w:rsidTr="00246275">
        <w:tc>
          <w:tcPr>
            <w:tcW w:w="6385" w:type="dxa"/>
            <w:tcBorders>
              <w:top w:val="nil"/>
              <w:left w:val="nil"/>
              <w:bottom w:val="single" w:sz="4" w:space="0" w:color="auto"/>
              <w:right w:val="nil"/>
            </w:tcBorders>
            <w:shd w:val="clear" w:color="auto" w:fill="auto"/>
            <w:vAlign w:val="center"/>
            <w:hideMark/>
          </w:tcPr>
          <w:p w14:paraId="13A41D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1A169E14" w14:textId="68DDF02C"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0BB2FBE" w14:textId="2553AAD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58237AFE" w14:textId="15CCDDC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5D64E32E" w14:textId="77777777" w:rsidTr="00246275">
        <w:tc>
          <w:tcPr>
            <w:tcW w:w="6385" w:type="dxa"/>
            <w:tcBorders>
              <w:top w:val="nil"/>
              <w:left w:val="nil"/>
              <w:bottom w:val="single" w:sz="4" w:space="0" w:color="auto"/>
              <w:right w:val="nil"/>
            </w:tcBorders>
            <w:shd w:val="clear" w:color="000000" w:fill="DBE7F3"/>
            <w:vAlign w:val="center"/>
            <w:hideMark/>
          </w:tcPr>
          <w:p w14:paraId="764A356E" w14:textId="47F0D504" w:rsidR="00BE6201" w:rsidRPr="00E96549" w:rsidRDefault="00BE6201" w:rsidP="00E96549">
            <w:pPr>
              <w:widowControl/>
              <w:spacing w:line="259" w:lineRule="auto"/>
              <w:rPr>
                <w:rFonts w:eastAsia="Times New Roman" w:cs="Times New Roman"/>
                <w:b/>
                <w:bCs/>
                <w:sz w:val="20"/>
                <w:szCs w:val="20"/>
              </w:rPr>
            </w:pPr>
            <w:commentRangeStart w:id="358"/>
            <w:r w:rsidRPr="00E96549">
              <w:rPr>
                <w:rFonts w:eastAsia="Times New Roman" w:cs="Times New Roman"/>
                <w:b/>
                <w:bCs/>
                <w:sz w:val="20"/>
                <w:szCs w:val="20"/>
              </w:rPr>
              <w:t>[</w:t>
            </w:r>
            <w:r w:rsidRPr="00E96549">
              <w:rPr>
                <w:rFonts w:eastAsia="Times New Roman" w:cs="Times New Roman"/>
                <w:b/>
                <w:bCs/>
                <w:sz w:val="20"/>
                <w:szCs w:val="20"/>
                <w:highlight w:val="yellow"/>
              </w:rPr>
              <w:t>Region</w:t>
            </w:r>
            <w:r w:rsidRPr="00E96549">
              <w:rPr>
                <w:rFonts w:eastAsia="Times New Roman" w:cs="Times New Roman"/>
                <w:b/>
                <w:bCs/>
                <w:sz w:val="20"/>
                <w:szCs w:val="20"/>
              </w:rPr>
              <w:t>]</w:t>
            </w:r>
            <w:commentRangeEnd w:id="358"/>
            <w:r w:rsidRPr="00E96549">
              <w:rPr>
                <w:rStyle w:val="CommentReference"/>
                <w:sz w:val="20"/>
                <w:szCs w:val="20"/>
              </w:rPr>
              <w:commentReference w:id="358"/>
            </w:r>
          </w:p>
        </w:tc>
        <w:tc>
          <w:tcPr>
            <w:tcW w:w="1107" w:type="dxa"/>
            <w:tcBorders>
              <w:top w:val="nil"/>
              <w:left w:val="nil"/>
              <w:bottom w:val="single" w:sz="4" w:space="0" w:color="auto"/>
              <w:right w:val="nil"/>
            </w:tcBorders>
            <w:shd w:val="clear" w:color="000000" w:fill="DBE7F3"/>
            <w:vAlign w:val="center"/>
            <w:hideMark/>
          </w:tcPr>
          <w:p w14:paraId="17F0A3FD" w14:textId="6F66056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05CFF176" w14:textId="37EAD5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56EF976" w14:textId="46FC453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A3BB4FD" w14:textId="77777777" w:rsidTr="00246275">
        <w:tc>
          <w:tcPr>
            <w:tcW w:w="6385" w:type="dxa"/>
            <w:tcBorders>
              <w:top w:val="nil"/>
              <w:left w:val="nil"/>
              <w:bottom w:val="single" w:sz="4" w:space="0" w:color="auto"/>
              <w:right w:val="nil"/>
            </w:tcBorders>
            <w:shd w:val="clear" w:color="auto" w:fill="auto"/>
            <w:vAlign w:val="center"/>
            <w:hideMark/>
          </w:tcPr>
          <w:p w14:paraId="026C483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1</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0F1AF3B2" w14:textId="56F9161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803B05C" w14:textId="2CD25863"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09188D8" w14:textId="1C959F7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181EE35" w14:textId="77777777" w:rsidTr="00246275">
        <w:tc>
          <w:tcPr>
            <w:tcW w:w="6385" w:type="dxa"/>
            <w:tcBorders>
              <w:top w:val="nil"/>
              <w:left w:val="nil"/>
              <w:bottom w:val="single" w:sz="4" w:space="0" w:color="auto"/>
              <w:right w:val="nil"/>
            </w:tcBorders>
            <w:shd w:val="clear" w:color="auto" w:fill="auto"/>
            <w:vAlign w:val="center"/>
            <w:hideMark/>
          </w:tcPr>
          <w:p w14:paraId="6F9B24A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2DDAE7BA" w14:textId="331449D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41F88D2F" w14:textId="2C6279C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74D09E8" w14:textId="58E5AC1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7823A" w14:textId="77777777" w:rsidTr="00246275">
        <w:tc>
          <w:tcPr>
            <w:tcW w:w="6385" w:type="dxa"/>
            <w:tcBorders>
              <w:top w:val="nil"/>
              <w:left w:val="nil"/>
              <w:bottom w:val="single" w:sz="4" w:space="0" w:color="auto"/>
              <w:right w:val="nil"/>
            </w:tcBorders>
            <w:shd w:val="clear" w:color="auto" w:fill="auto"/>
            <w:vAlign w:val="center"/>
            <w:hideMark/>
          </w:tcPr>
          <w:p w14:paraId="509C5AD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1956DAE8" w14:textId="7E08CDE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418AB1B" w14:textId="32D09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16906D2" w14:textId="06CE7A4C"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76732102" w14:textId="77777777" w:rsidTr="00246275">
        <w:tc>
          <w:tcPr>
            <w:tcW w:w="6385" w:type="dxa"/>
            <w:tcBorders>
              <w:top w:val="nil"/>
              <w:left w:val="nil"/>
              <w:bottom w:val="single" w:sz="4" w:space="0" w:color="auto"/>
              <w:right w:val="nil"/>
            </w:tcBorders>
            <w:shd w:val="clear" w:color="auto" w:fill="auto"/>
            <w:vAlign w:val="center"/>
            <w:hideMark/>
          </w:tcPr>
          <w:p w14:paraId="5D8BC0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555318B9" w14:textId="3A3668B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FE849EB" w14:textId="545BE34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D68BEF9" w14:textId="642C3BB1"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A35F023" w14:textId="77777777" w:rsidTr="00246275">
        <w:tc>
          <w:tcPr>
            <w:tcW w:w="6385" w:type="dxa"/>
            <w:tcBorders>
              <w:top w:val="nil"/>
              <w:left w:val="nil"/>
              <w:bottom w:val="single" w:sz="4" w:space="0" w:color="auto"/>
              <w:right w:val="nil"/>
            </w:tcBorders>
            <w:shd w:val="clear" w:color="auto" w:fill="auto"/>
            <w:vAlign w:val="center"/>
            <w:hideMark/>
          </w:tcPr>
          <w:p w14:paraId="74850EE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5DE score</w:t>
            </w:r>
          </w:p>
        </w:tc>
        <w:tc>
          <w:tcPr>
            <w:tcW w:w="1107" w:type="dxa"/>
            <w:tcBorders>
              <w:top w:val="nil"/>
              <w:left w:val="nil"/>
              <w:bottom w:val="single" w:sz="4" w:space="0" w:color="auto"/>
              <w:right w:val="nil"/>
            </w:tcBorders>
            <w:shd w:val="clear" w:color="auto" w:fill="auto"/>
            <w:vAlign w:val="center"/>
            <w:hideMark/>
          </w:tcPr>
          <w:p w14:paraId="2F995124" w14:textId="498B6A9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7CAA5ED" w14:textId="04863599"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44C3264" w14:textId="2BC2EE46"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C37C2E9" w14:textId="77777777" w:rsidTr="00246275">
        <w:tc>
          <w:tcPr>
            <w:tcW w:w="6385" w:type="dxa"/>
            <w:tcBorders>
              <w:top w:val="nil"/>
              <w:left w:val="nil"/>
              <w:bottom w:val="single" w:sz="4" w:space="0" w:color="auto"/>
              <w:right w:val="nil"/>
            </w:tcBorders>
            <w:shd w:val="clear" w:color="auto" w:fill="auto"/>
            <w:vAlign w:val="center"/>
            <w:hideMark/>
          </w:tcPr>
          <w:p w14:paraId="224A1E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individuals achieving empowerment</w:t>
            </w:r>
          </w:p>
        </w:tc>
        <w:tc>
          <w:tcPr>
            <w:tcW w:w="1107" w:type="dxa"/>
            <w:tcBorders>
              <w:top w:val="nil"/>
              <w:left w:val="nil"/>
              <w:bottom w:val="single" w:sz="4" w:space="0" w:color="auto"/>
              <w:right w:val="nil"/>
            </w:tcBorders>
            <w:shd w:val="clear" w:color="auto" w:fill="auto"/>
            <w:vAlign w:val="center"/>
            <w:hideMark/>
          </w:tcPr>
          <w:p w14:paraId="1092E909" w14:textId="703BB60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F02C90C" w14:textId="3DC389D4"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58E7B5D6" w14:textId="118B6EF2"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38F40911" w14:textId="77777777" w:rsidTr="006D234F">
        <w:tc>
          <w:tcPr>
            <w:tcW w:w="6385" w:type="dxa"/>
            <w:tcBorders>
              <w:top w:val="nil"/>
              <w:left w:val="nil"/>
              <w:bottom w:val="single" w:sz="4" w:space="0" w:color="auto"/>
              <w:right w:val="nil"/>
            </w:tcBorders>
            <w:shd w:val="clear" w:color="auto" w:fill="auto"/>
            <w:vAlign w:val="center"/>
            <w:hideMark/>
          </w:tcPr>
          <w:p w14:paraId="123D3B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weighted indicators in which disempowered individuals have adequate achievements (i.e., average adequacy score)</w:t>
            </w:r>
          </w:p>
        </w:tc>
        <w:tc>
          <w:tcPr>
            <w:tcW w:w="1107" w:type="dxa"/>
            <w:tcBorders>
              <w:top w:val="nil"/>
              <w:left w:val="nil"/>
              <w:bottom w:val="single" w:sz="4" w:space="0" w:color="auto"/>
              <w:right w:val="nil"/>
            </w:tcBorders>
            <w:shd w:val="clear" w:color="auto" w:fill="auto"/>
            <w:vAlign w:val="center"/>
            <w:hideMark/>
          </w:tcPr>
          <w:p w14:paraId="52175247" w14:textId="2D2C071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3BC5EEF" w14:textId="0D18DAA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4C92DB4D" w14:textId="0D88A4E4"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5881EC8" w14:textId="77777777" w:rsidTr="006D234F">
        <w:tc>
          <w:tcPr>
            <w:tcW w:w="6385" w:type="dxa"/>
            <w:tcBorders>
              <w:top w:val="single" w:sz="4" w:space="0" w:color="auto"/>
              <w:left w:val="nil"/>
              <w:bottom w:val="single" w:sz="4" w:space="0" w:color="auto"/>
              <w:right w:val="nil"/>
            </w:tcBorders>
            <w:shd w:val="clear" w:color="auto" w:fill="auto"/>
            <w:noWrap/>
            <w:vAlign w:val="bottom"/>
            <w:hideMark/>
          </w:tcPr>
          <w:p w14:paraId="050CA0D4" w14:textId="6DF6B700"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 xml:space="preserve">Number of individuals </w:t>
            </w:r>
            <w:r w:rsidR="00823DE0">
              <w:rPr>
                <w:rFonts w:eastAsia="Times New Roman" w:cs="Times New Roman"/>
                <w:b/>
                <w:bCs/>
                <w:sz w:val="20"/>
                <w:szCs w:val="20"/>
              </w:rPr>
              <w:t>(</w:t>
            </w:r>
            <w:r w:rsidR="00823DE0" w:rsidRPr="00823DE0">
              <w:rPr>
                <w:rFonts w:eastAsia="Times New Roman" w:cs="Times New Roman"/>
                <w:b/>
                <w:bCs/>
                <w:i/>
                <w:iCs/>
                <w:sz w:val="20"/>
                <w:szCs w:val="20"/>
              </w:rPr>
              <w:t>n</w:t>
            </w:r>
            <w:r w:rsidR="00823DE0">
              <w:rPr>
                <w:rFonts w:eastAsia="Times New Roman" w:cs="Times New Roman"/>
                <w:b/>
                <w:bCs/>
                <w:sz w:val="20"/>
                <w:szCs w:val="20"/>
              </w:rPr>
              <w:t>)</w:t>
            </w:r>
          </w:p>
        </w:tc>
        <w:tc>
          <w:tcPr>
            <w:tcW w:w="1107" w:type="dxa"/>
            <w:tcBorders>
              <w:top w:val="single" w:sz="4" w:space="0" w:color="auto"/>
              <w:left w:val="nil"/>
              <w:bottom w:val="single" w:sz="4" w:space="0" w:color="auto"/>
              <w:right w:val="nil"/>
            </w:tcBorders>
            <w:shd w:val="clear" w:color="auto" w:fill="auto"/>
            <w:vAlign w:val="center"/>
            <w:hideMark/>
          </w:tcPr>
          <w:p w14:paraId="50829BB6" w14:textId="4E2A7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D9C85E2" w14:textId="4DB4E8E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8C9171A" w14:textId="3057CF7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E3F950D" w14:textId="77777777" w:rsidTr="006D234F">
        <w:tc>
          <w:tcPr>
            <w:tcW w:w="6385" w:type="dxa"/>
            <w:tcBorders>
              <w:top w:val="single" w:sz="4" w:space="0" w:color="auto"/>
              <w:left w:val="nil"/>
              <w:bottom w:val="single" w:sz="4" w:space="0" w:color="auto"/>
              <w:right w:val="nil"/>
            </w:tcBorders>
            <w:shd w:val="clear" w:color="auto" w:fill="auto"/>
            <w:vAlign w:val="center"/>
            <w:hideMark/>
          </w:tcPr>
          <w:p w14:paraId="2211AC6F"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lastRenderedPageBreak/>
              <w:t>GPI score</w:t>
            </w:r>
          </w:p>
        </w:tc>
        <w:tc>
          <w:tcPr>
            <w:tcW w:w="1107" w:type="dxa"/>
            <w:tcBorders>
              <w:top w:val="single" w:sz="4" w:space="0" w:color="auto"/>
              <w:left w:val="nil"/>
              <w:bottom w:val="single" w:sz="4" w:space="0" w:color="auto"/>
              <w:right w:val="nil"/>
            </w:tcBorders>
            <w:shd w:val="clear" w:color="auto" w:fill="auto"/>
            <w:vAlign w:val="center"/>
            <w:hideMark/>
          </w:tcPr>
          <w:p w14:paraId="1B10E6A2" w14:textId="33BFEBF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6C9330" w14:textId="64CD333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4A579D6F" w14:textId="2F3354F9"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07D0F" w14:textId="77777777" w:rsidTr="00246275">
        <w:tc>
          <w:tcPr>
            <w:tcW w:w="6385" w:type="dxa"/>
            <w:tcBorders>
              <w:top w:val="nil"/>
              <w:left w:val="nil"/>
              <w:bottom w:val="single" w:sz="4" w:space="0" w:color="auto"/>
              <w:right w:val="nil"/>
            </w:tcBorders>
            <w:shd w:val="clear" w:color="auto" w:fill="auto"/>
            <w:vAlign w:val="center"/>
            <w:hideMark/>
          </w:tcPr>
          <w:p w14:paraId="0845D28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achieving gender parity</w:t>
            </w:r>
          </w:p>
        </w:tc>
        <w:tc>
          <w:tcPr>
            <w:tcW w:w="1107" w:type="dxa"/>
            <w:tcBorders>
              <w:top w:val="nil"/>
              <w:left w:val="nil"/>
              <w:bottom w:val="single" w:sz="4" w:space="0" w:color="auto"/>
              <w:right w:val="nil"/>
            </w:tcBorders>
            <w:shd w:val="clear" w:color="auto" w:fill="auto"/>
            <w:vAlign w:val="center"/>
            <w:hideMark/>
          </w:tcPr>
          <w:p w14:paraId="79A9CDA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244106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836463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E1FCCE" w14:textId="77777777" w:rsidTr="00246275">
        <w:tc>
          <w:tcPr>
            <w:tcW w:w="6385" w:type="dxa"/>
            <w:tcBorders>
              <w:top w:val="nil"/>
              <w:left w:val="nil"/>
              <w:bottom w:val="single" w:sz="4" w:space="0" w:color="auto"/>
              <w:right w:val="nil"/>
            </w:tcBorders>
            <w:shd w:val="clear" w:color="000000" w:fill="DDEBF7"/>
            <w:vAlign w:val="center"/>
            <w:hideMark/>
          </w:tcPr>
          <w:p w14:paraId="503A6116"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DEBF7"/>
            <w:vAlign w:val="center"/>
            <w:hideMark/>
          </w:tcPr>
          <w:p w14:paraId="6AAB5FD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4B89CC1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0068A08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17A37FD7" w14:textId="77777777" w:rsidTr="00246275">
        <w:tc>
          <w:tcPr>
            <w:tcW w:w="6385" w:type="dxa"/>
            <w:tcBorders>
              <w:top w:val="nil"/>
              <w:left w:val="nil"/>
              <w:bottom w:val="single" w:sz="4" w:space="0" w:color="auto"/>
              <w:right w:val="nil"/>
            </w:tcBorders>
            <w:shd w:val="clear" w:color="auto" w:fill="auto"/>
            <w:vAlign w:val="center"/>
            <w:hideMark/>
          </w:tcPr>
          <w:p w14:paraId="20AC4E6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0D49301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BC6DEA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758E05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EC22E06" w14:textId="77777777" w:rsidTr="00246275">
        <w:tc>
          <w:tcPr>
            <w:tcW w:w="6385" w:type="dxa"/>
            <w:tcBorders>
              <w:top w:val="nil"/>
              <w:left w:val="nil"/>
              <w:bottom w:val="single" w:sz="4" w:space="0" w:color="auto"/>
              <w:right w:val="nil"/>
            </w:tcBorders>
            <w:shd w:val="clear" w:color="auto" w:fill="auto"/>
            <w:vAlign w:val="center"/>
            <w:hideMark/>
          </w:tcPr>
          <w:p w14:paraId="766C15D9"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2B8F0F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A49205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26A300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091DEE" w14:textId="77777777" w:rsidTr="00246275">
        <w:tc>
          <w:tcPr>
            <w:tcW w:w="6385" w:type="dxa"/>
            <w:tcBorders>
              <w:top w:val="nil"/>
              <w:left w:val="nil"/>
              <w:bottom w:val="single" w:sz="4" w:space="0" w:color="auto"/>
              <w:right w:val="nil"/>
            </w:tcBorders>
            <w:shd w:val="clear" w:color="auto" w:fill="auto"/>
            <w:vAlign w:val="center"/>
            <w:hideMark/>
          </w:tcPr>
          <w:p w14:paraId="0A6C8B14" w14:textId="77777777" w:rsidR="00BE6201" w:rsidRPr="00E96549" w:rsidRDefault="00BE6201" w:rsidP="00E96549">
            <w:pPr>
              <w:keepNext/>
              <w:widowControl/>
              <w:spacing w:line="259" w:lineRule="auto"/>
              <w:rPr>
                <w:rFonts w:eastAsia="Times New Roman" w:cs="Times New Roman"/>
                <w:sz w:val="20"/>
                <w:szCs w:val="20"/>
              </w:rPr>
            </w:pPr>
            <w:r w:rsidRPr="00E96549">
              <w:rPr>
                <w:rFonts w:eastAsia="Times New Roman" w:cs="Times New Roman"/>
                <w:sz w:val="20"/>
                <w:szCs w:val="20"/>
              </w:rPr>
              <w:t>Average empowerment gap</w:t>
            </w:r>
          </w:p>
        </w:tc>
        <w:tc>
          <w:tcPr>
            <w:tcW w:w="1107" w:type="dxa"/>
            <w:tcBorders>
              <w:top w:val="nil"/>
              <w:left w:val="nil"/>
              <w:bottom w:val="single" w:sz="4" w:space="0" w:color="auto"/>
              <w:right w:val="nil"/>
            </w:tcBorders>
            <w:shd w:val="clear" w:color="auto" w:fill="auto"/>
            <w:vAlign w:val="center"/>
            <w:hideMark/>
          </w:tcPr>
          <w:p w14:paraId="01202B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A2423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67627AA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7F7F5B64" w14:textId="77777777" w:rsidTr="00246275">
        <w:tc>
          <w:tcPr>
            <w:tcW w:w="6385" w:type="dxa"/>
            <w:tcBorders>
              <w:top w:val="nil"/>
              <w:left w:val="nil"/>
              <w:bottom w:val="single" w:sz="4" w:space="0" w:color="auto"/>
              <w:right w:val="nil"/>
            </w:tcBorders>
            <w:shd w:val="clear" w:color="auto" w:fill="auto"/>
            <w:vAlign w:val="center"/>
            <w:hideMark/>
          </w:tcPr>
          <w:p w14:paraId="20CE208F" w14:textId="0486DB1F"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Number of dual-adult households</w:t>
            </w:r>
            <w:r w:rsidR="00823DE0">
              <w:rPr>
                <w:rFonts w:eastAsia="Times New Roman" w:cs="Times New Roman"/>
                <w:b/>
                <w:bCs/>
                <w:sz w:val="20"/>
                <w:szCs w:val="20"/>
              </w:rPr>
              <w:t xml:space="preserve"> (</w:t>
            </w:r>
            <w:r w:rsidR="00823DE0" w:rsidRPr="00823DE0">
              <w:rPr>
                <w:rFonts w:eastAsia="Times New Roman" w:cs="Times New Roman"/>
                <w:b/>
                <w:bCs/>
                <w:i/>
                <w:iCs/>
                <w:sz w:val="20"/>
                <w:szCs w:val="20"/>
              </w:rPr>
              <w:t>n</w:t>
            </w:r>
            <w:r w:rsidR="00823DE0">
              <w:rPr>
                <w:rFonts w:eastAsia="Times New Roman" w:cs="Times New Roman"/>
                <w:b/>
                <w:bCs/>
                <w:sz w:val="20"/>
                <w:szCs w:val="20"/>
              </w:rPr>
              <w:t>)</w:t>
            </w:r>
          </w:p>
        </w:tc>
        <w:tc>
          <w:tcPr>
            <w:tcW w:w="1107" w:type="dxa"/>
            <w:tcBorders>
              <w:top w:val="nil"/>
              <w:left w:val="nil"/>
              <w:bottom w:val="single" w:sz="4" w:space="0" w:color="auto"/>
              <w:right w:val="nil"/>
            </w:tcBorders>
            <w:shd w:val="clear" w:color="auto" w:fill="auto"/>
            <w:vAlign w:val="center"/>
            <w:hideMark/>
          </w:tcPr>
          <w:p w14:paraId="1EC3D36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992253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6AB2A3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bl>
    <w:p w14:paraId="58A85D6C" w14:textId="77777777" w:rsidR="008170B4" w:rsidRDefault="008170B4" w:rsidP="008170B4">
      <w:pPr>
        <w:ind w:left="90" w:right="1800" w:hanging="90"/>
        <w:rPr>
          <w:color w:val="auto"/>
          <w:sz w:val="16"/>
          <w:szCs w:val="16"/>
        </w:rPr>
      </w:pPr>
      <w:commentRangeStart w:id="359"/>
      <w:r w:rsidRPr="007472E6">
        <w:rPr>
          <w:color w:val="auto"/>
          <w:sz w:val="16"/>
          <w:szCs w:val="16"/>
        </w:rPr>
        <w:t>^ Results not statistically reliable, n&lt;30  </w:t>
      </w:r>
      <w:commentRangeEnd w:id="359"/>
      <w:r>
        <w:rPr>
          <w:rStyle w:val="CommentReference"/>
        </w:rPr>
        <w:commentReference w:id="359"/>
      </w:r>
    </w:p>
    <w:p w14:paraId="7CB21B1A" w14:textId="3D864DF6" w:rsidR="00BE6201" w:rsidRPr="00BE6201" w:rsidRDefault="00BE6201" w:rsidP="00866647">
      <w:pPr>
        <w:ind w:left="90" w:right="180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C6ABF4" w14:textId="459A0C66" w:rsidR="00BE6201" w:rsidRPr="00BE6201" w:rsidRDefault="00BE6201" w:rsidP="00BE6201">
      <w:pPr>
        <w:ind w:right="1800"/>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3760D60" w14:textId="3C8A0C2C" w:rsidR="00EC02F5" w:rsidRDefault="00604DD9" w:rsidP="00E96549">
      <w:pPr>
        <w:spacing w:after="240"/>
        <w:ind w:right="180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27A497B7" w14:textId="07093B5F" w:rsidR="00BE3B36" w:rsidRDefault="00BE3B36" w:rsidP="00E96549">
      <w:pPr>
        <w:pStyle w:val="Tabletitle"/>
      </w:pPr>
      <w:bookmarkStart w:id="360" w:name="_Toc63673077"/>
      <w:r w:rsidRPr="00BE6201">
        <w:t xml:space="preserve">Table </w:t>
      </w:r>
      <w:r w:rsidR="00BE6201" w:rsidRPr="00BE6201">
        <w:t>6.2.2: Empowerment by Sex, Age, Poverty Status, Region, and Child Feeding Behavior</w:t>
      </w:r>
      <w:bookmarkEnd w:id="360"/>
    </w:p>
    <w:tbl>
      <w:tblPr>
        <w:tblW w:w="5000" w:type="pct"/>
        <w:tblLook w:val="04A0" w:firstRow="1" w:lastRow="0" w:firstColumn="1" w:lastColumn="0" w:noHBand="0" w:noVBand="1"/>
      </w:tblPr>
      <w:tblGrid>
        <w:gridCol w:w="3512"/>
        <w:gridCol w:w="1605"/>
        <w:gridCol w:w="1060"/>
        <w:gridCol w:w="303"/>
        <w:gridCol w:w="1346"/>
        <w:gridCol w:w="1054"/>
        <w:gridCol w:w="7"/>
        <w:gridCol w:w="689"/>
      </w:tblGrid>
      <w:tr w:rsidR="00BE6201" w:rsidRPr="00E96549" w14:paraId="5E9EBE47" w14:textId="77777777" w:rsidTr="00FE7FE9">
        <w:tc>
          <w:tcPr>
            <w:tcW w:w="3512" w:type="dxa"/>
            <w:vMerge w:val="restart"/>
            <w:tcBorders>
              <w:top w:val="single" w:sz="4" w:space="0" w:color="auto"/>
              <w:left w:val="nil"/>
              <w:bottom w:val="single" w:sz="4" w:space="0" w:color="000000"/>
              <w:right w:val="nil"/>
            </w:tcBorders>
            <w:shd w:val="clear" w:color="000000" w:fill="387990"/>
            <w:vAlign w:val="bottom"/>
            <w:hideMark/>
          </w:tcPr>
          <w:p w14:paraId="070E0E8B"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Characteristic</w:t>
            </w:r>
          </w:p>
        </w:tc>
        <w:tc>
          <w:tcPr>
            <w:tcW w:w="2665" w:type="dxa"/>
            <w:gridSpan w:val="2"/>
            <w:tcBorders>
              <w:top w:val="single" w:sz="4" w:space="0" w:color="auto"/>
              <w:left w:val="nil"/>
              <w:bottom w:val="single" w:sz="4" w:space="0" w:color="FFFFFF"/>
              <w:right w:val="nil"/>
            </w:tcBorders>
            <w:shd w:val="clear" w:color="000000" w:fill="387990"/>
            <w:vAlign w:val="center"/>
            <w:hideMark/>
          </w:tcPr>
          <w:p w14:paraId="41508DCA"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303" w:type="dxa"/>
            <w:vMerge w:val="restart"/>
            <w:tcBorders>
              <w:top w:val="single" w:sz="4" w:space="0" w:color="auto"/>
              <w:left w:val="nil"/>
              <w:bottom w:val="single" w:sz="4" w:space="0" w:color="000000"/>
              <w:right w:val="nil"/>
            </w:tcBorders>
            <w:shd w:val="clear" w:color="000000" w:fill="387990"/>
            <w:vAlign w:val="center"/>
            <w:hideMark/>
          </w:tcPr>
          <w:p w14:paraId="4A5C471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c>
          <w:tcPr>
            <w:tcW w:w="2400" w:type="dxa"/>
            <w:gridSpan w:val="2"/>
            <w:tcBorders>
              <w:top w:val="single" w:sz="4" w:space="0" w:color="auto"/>
              <w:left w:val="nil"/>
              <w:bottom w:val="single" w:sz="4" w:space="0" w:color="FFFFFF"/>
              <w:right w:val="nil"/>
            </w:tcBorders>
            <w:shd w:val="clear" w:color="000000" w:fill="387990"/>
            <w:vAlign w:val="center"/>
            <w:hideMark/>
          </w:tcPr>
          <w:p w14:paraId="511F11F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696" w:type="dxa"/>
            <w:gridSpan w:val="2"/>
            <w:tcBorders>
              <w:top w:val="single" w:sz="4" w:space="0" w:color="auto"/>
              <w:left w:val="nil"/>
              <w:bottom w:val="nil"/>
              <w:right w:val="nil"/>
            </w:tcBorders>
            <w:shd w:val="clear" w:color="000000" w:fill="387990"/>
            <w:vAlign w:val="center"/>
            <w:hideMark/>
          </w:tcPr>
          <w:p w14:paraId="30022DAB"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r>
      <w:tr w:rsidR="00BE6201" w:rsidRPr="00E96549" w14:paraId="4F4B40EF" w14:textId="77777777" w:rsidTr="00FE7FE9">
        <w:tc>
          <w:tcPr>
            <w:tcW w:w="3512" w:type="dxa"/>
            <w:vMerge/>
            <w:tcBorders>
              <w:top w:val="single" w:sz="4" w:space="0" w:color="auto"/>
              <w:left w:val="nil"/>
              <w:bottom w:val="single" w:sz="4" w:space="0" w:color="000000"/>
              <w:right w:val="nil"/>
            </w:tcBorders>
            <w:vAlign w:val="center"/>
            <w:hideMark/>
          </w:tcPr>
          <w:p w14:paraId="0AF69CBD"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605" w:type="dxa"/>
            <w:tcBorders>
              <w:top w:val="nil"/>
              <w:left w:val="nil"/>
              <w:bottom w:val="single" w:sz="4" w:space="0" w:color="auto"/>
              <w:right w:val="nil"/>
            </w:tcBorders>
            <w:shd w:val="clear" w:color="000000" w:fill="387990"/>
            <w:vAlign w:val="center"/>
            <w:hideMark/>
          </w:tcPr>
          <w:p w14:paraId="31E7A43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1060" w:type="dxa"/>
            <w:tcBorders>
              <w:top w:val="nil"/>
              <w:left w:val="nil"/>
              <w:bottom w:val="single" w:sz="4" w:space="0" w:color="auto"/>
              <w:right w:val="nil"/>
            </w:tcBorders>
            <w:shd w:val="clear" w:color="000000" w:fill="387990"/>
            <w:vAlign w:val="center"/>
            <w:hideMark/>
          </w:tcPr>
          <w:p w14:paraId="1E931272"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303" w:type="dxa"/>
            <w:vMerge/>
            <w:tcBorders>
              <w:top w:val="single" w:sz="4" w:space="0" w:color="auto"/>
              <w:left w:val="nil"/>
              <w:bottom w:val="single" w:sz="4" w:space="0" w:color="000000"/>
              <w:right w:val="nil"/>
            </w:tcBorders>
            <w:vAlign w:val="center"/>
            <w:hideMark/>
          </w:tcPr>
          <w:p w14:paraId="0B3751B2"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346" w:type="dxa"/>
            <w:tcBorders>
              <w:top w:val="nil"/>
              <w:left w:val="nil"/>
              <w:bottom w:val="single" w:sz="4" w:space="0" w:color="auto"/>
              <w:right w:val="nil"/>
            </w:tcBorders>
            <w:shd w:val="clear" w:color="000000" w:fill="387990"/>
            <w:vAlign w:val="center"/>
            <w:hideMark/>
          </w:tcPr>
          <w:p w14:paraId="6445C891"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1061" w:type="dxa"/>
            <w:gridSpan w:val="2"/>
            <w:tcBorders>
              <w:top w:val="nil"/>
              <w:left w:val="nil"/>
              <w:bottom w:val="single" w:sz="4" w:space="0" w:color="auto"/>
              <w:right w:val="nil"/>
            </w:tcBorders>
            <w:shd w:val="clear" w:color="000000" w:fill="387990"/>
            <w:vAlign w:val="center"/>
            <w:hideMark/>
          </w:tcPr>
          <w:p w14:paraId="642C57A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689" w:type="dxa"/>
            <w:tcBorders>
              <w:top w:val="nil"/>
              <w:left w:val="nil"/>
              <w:bottom w:val="single" w:sz="4" w:space="0" w:color="auto"/>
              <w:right w:val="nil"/>
            </w:tcBorders>
            <w:shd w:val="clear" w:color="000000" w:fill="387990"/>
            <w:vAlign w:val="center"/>
            <w:hideMark/>
          </w:tcPr>
          <w:p w14:paraId="142AF6D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
        </w:tc>
      </w:tr>
      <w:tr w:rsidR="00BE6201" w:rsidRPr="00E96549" w14:paraId="29354534" w14:textId="77777777" w:rsidTr="00FE7FE9">
        <w:tc>
          <w:tcPr>
            <w:tcW w:w="3512" w:type="dxa"/>
            <w:tcBorders>
              <w:top w:val="nil"/>
              <w:left w:val="nil"/>
              <w:bottom w:val="single" w:sz="4" w:space="0" w:color="auto"/>
              <w:right w:val="nil"/>
            </w:tcBorders>
            <w:shd w:val="clear" w:color="000000" w:fill="DBE7F3"/>
            <w:vAlign w:val="center"/>
            <w:hideMark/>
          </w:tcPr>
          <w:p w14:paraId="1506F39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605" w:type="dxa"/>
            <w:tcBorders>
              <w:top w:val="nil"/>
              <w:left w:val="nil"/>
              <w:bottom w:val="single" w:sz="4" w:space="0" w:color="auto"/>
              <w:right w:val="nil"/>
            </w:tcBorders>
            <w:shd w:val="clear" w:color="000000" w:fill="DBE7F3"/>
            <w:vAlign w:val="center"/>
            <w:hideMark/>
          </w:tcPr>
          <w:p w14:paraId="46BB5E0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1D13875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113BE9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426866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3A2D264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7121653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6EE8BA0" w14:textId="77777777" w:rsidTr="00FE7FE9">
        <w:tc>
          <w:tcPr>
            <w:tcW w:w="3512" w:type="dxa"/>
            <w:tcBorders>
              <w:top w:val="nil"/>
              <w:left w:val="nil"/>
              <w:bottom w:val="single" w:sz="4" w:space="0" w:color="auto"/>
              <w:right w:val="nil"/>
            </w:tcBorders>
            <w:shd w:val="clear" w:color="auto" w:fill="auto"/>
            <w:vAlign w:val="center"/>
            <w:hideMark/>
          </w:tcPr>
          <w:p w14:paraId="7BAC9B5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605" w:type="dxa"/>
            <w:tcBorders>
              <w:top w:val="nil"/>
              <w:left w:val="nil"/>
              <w:bottom w:val="single" w:sz="4" w:space="0" w:color="auto"/>
              <w:right w:val="nil"/>
            </w:tcBorders>
            <w:shd w:val="clear" w:color="auto" w:fill="auto"/>
            <w:vAlign w:val="center"/>
            <w:hideMark/>
          </w:tcPr>
          <w:p w14:paraId="27D0C62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0F4DB25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2BF589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71B79B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2BCC287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52392FE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2AF08A4" w14:textId="77777777" w:rsidTr="00FE7FE9">
        <w:tc>
          <w:tcPr>
            <w:tcW w:w="3512" w:type="dxa"/>
            <w:tcBorders>
              <w:top w:val="nil"/>
              <w:left w:val="nil"/>
              <w:bottom w:val="single" w:sz="4" w:space="0" w:color="auto"/>
              <w:right w:val="nil"/>
            </w:tcBorders>
            <w:shd w:val="clear" w:color="auto" w:fill="auto"/>
            <w:vAlign w:val="center"/>
            <w:hideMark/>
          </w:tcPr>
          <w:p w14:paraId="386F5E81"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605" w:type="dxa"/>
            <w:tcBorders>
              <w:top w:val="nil"/>
              <w:left w:val="nil"/>
              <w:bottom w:val="single" w:sz="4" w:space="0" w:color="auto"/>
              <w:right w:val="nil"/>
            </w:tcBorders>
            <w:shd w:val="clear" w:color="auto" w:fill="auto"/>
            <w:vAlign w:val="center"/>
            <w:hideMark/>
          </w:tcPr>
          <w:p w14:paraId="23894B9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65249E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48EE7B8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0064A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0C603EA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34FAD0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ADF7325" w14:textId="77777777" w:rsidTr="00FE7FE9">
        <w:tc>
          <w:tcPr>
            <w:tcW w:w="3512" w:type="dxa"/>
            <w:tcBorders>
              <w:top w:val="nil"/>
              <w:left w:val="nil"/>
              <w:bottom w:val="single" w:sz="4" w:space="0" w:color="auto"/>
              <w:right w:val="nil"/>
            </w:tcBorders>
            <w:shd w:val="clear" w:color="000000" w:fill="DBE7F3"/>
            <w:vAlign w:val="center"/>
            <w:hideMark/>
          </w:tcPr>
          <w:p w14:paraId="0FEB23F8"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Education</w:t>
            </w:r>
          </w:p>
        </w:tc>
        <w:tc>
          <w:tcPr>
            <w:tcW w:w="1605" w:type="dxa"/>
            <w:tcBorders>
              <w:top w:val="nil"/>
              <w:left w:val="nil"/>
              <w:bottom w:val="single" w:sz="4" w:space="0" w:color="auto"/>
              <w:right w:val="nil"/>
            </w:tcBorders>
            <w:shd w:val="clear" w:color="000000" w:fill="DBE7F3"/>
            <w:vAlign w:val="center"/>
            <w:hideMark/>
          </w:tcPr>
          <w:p w14:paraId="4ACF90E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17F6B4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6E663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6178D4F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738E4D3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3534EFC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7070C0F" w14:textId="77777777" w:rsidTr="00FE7FE9">
        <w:tc>
          <w:tcPr>
            <w:tcW w:w="3512" w:type="dxa"/>
            <w:tcBorders>
              <w:top w:val="nil"/>
              <w:left w:val="nil"/>
              <w:bottom w:val="single" w:sz="4" w:space="0" w:color="auto"/>
              <w:right w:val="nil"/>
            </w:tcBorders>
            <w:shd w:val="clear" w:color="auto" w:fill="auto"/>
            <w:vAlign w:val="center"/>
            <w:hideMark/>
          </w:tcPr>
          <w:p w14:paraId="795121B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 education</w:t>
            </w:r>
          </w:p>
        </w:tc>
        <w:tc>
          <w:tcPr>
            <w:tcW w:w="1605" w:type="dxa"/>
            <w:tcBorders>
              <w:top w:val="nil"/>
              <w:left w:val="nil"/>
              <w:bottom w:val="single" w:sz="4" w:space="0" w:color="auto"/>
              <w:right w:val="nil"/>
            </w:tcBorders>
            <w:shd w:val="clear" w:color="auto" w:fill="auto"/>
            <w:vAlign w:val="center"/>
            <w:hideMark/>
          </w:tcPr>
          <w:p w14:paraId="38874A1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93126E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2DAE0C4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91A385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4DF04A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1655DCD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0C6BF27" w14:textId="77777777" w:rsidTr="00FE7FE9">
        <w:tc>
          <w:tcPr>
            <w:tcW w:w="3512" w:type="dxa"/>
            <w:tcBorders>
              <w:top w:val="nil"/>
              <w:left w:val="nil"/>
              <w:bottom w:val="single" w:sz="4" w:space="0" w:color="auto"/>
              <w:right w:val="nil"/>
            </w:tcBorders>
            <w:shd w:val="clear" w:color="auto" w:fill="auto"/>
            <w:vAlign w:val="center"/>
            <w:hideMark/>
          </w:tcPr>
          <w:p w14:paraId="64668C5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Less than primary</w:t>
            </w:r>
          </w:p>
        </w:tc>
        <w:tc>
          <w:tcPr>
            <w:tcW w:w="1605" w:type="dxa"/>
            <w:tcBorders>
              <w:top w:val="nil"/>
              <w:left w:val="nil"/>
              <w:bottom w:val="single" w:sz="4" w:space="0" w:color="auto"/>
              <w:right w:val="nil"/>
            </w:tcBorders>
            <w:shd w:val="clear" w:color="auto" w:fill="auto"/>
            <w:vAlign w:val="center"/>
            <w:hideMark/>
          </w:tcPr>
          <w:p w14:paraId="4D23C1C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6FCE8C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61E43E6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C3A44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325118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C3678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906CEE7" w14:textId="77777777" w:rsidTr="00FE7FE9">
        <w:tc>
          <w:tcPr>
            <w:tcW w:w="3512" w:type="dxa"/>
            <w:tcBorders>
              <w:top w:val="nil"/>
              <w:left w:val="nil"/>
              <w:bottom w:val="single" w:sz="4" w:space="0" w:color="auto"/>
              <w:right w:val="nil"/>
            </w:tcBorders>
            <w:shd w:val="clear" w:color="auto" w:fill="auto"/>
            <w:vAlign w:val="center"/>
            <w:hideMark/>
          </w:tcPr>
          <w:p w14:paraId="639FF622"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primary</w:t>
            </w:r>
          </w:p>
        </w:tc>
        <w:tc>
          <w:tcPr>
            <w:tcW w:w="1605" w:type="dxa"/>
            <w:tcBorders>
              <w:top w:val="nil"/>
              <w:left w:val="nil"/>
              <w:bottom w:val="single" w:sz="4" w:space="0" w:color="auto"/>
              <w:right w:val="nil"/>
            </w:tcBorders>
            <w:shd w:val="clear" w:color="auto" w:fill="auto"/>
            <w:vAlign w:val="center"/>
            <w:hideMark/>
          </w:tcPr>
          <w:p w14:paraId="0AB274A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B3325F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7443ED4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6CF3F0A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6564015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4895771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6581DEC2" w14:textId="77777777" w:rsidTr="00FE7FE9">
        <w:tc>
          <w:tcPr>
            <w:tcW w:w="3512" w:type="dxa"/>
            <w:tcBorders>
              <w:top w:val="nil"/>
              <w:left w:val="nil"/>
              <w:bottom w:val="single" w:sz="4" w:space="0" w:color="auto"/>
              <w:right w:val="nil"/>
            </w:tcBorders>
            <w:shd w:val="clear" w:color="auto" w:fill="auto"/>
            <w:vAlign w:val="center"/>
            <w:hideMark/>
          </w:tcPr>
          <w:p w14:paraId="053C3F1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secondary</w:t>
            </w:r>
          </w:p>
        </w:tc>
        <w:tc>
          <w:tcPr>
            <w:tcW w:w="1605" w:type="dxa"/>
            <w:tcBorders>
              <w:top w:val="nil"/>
              <w:left w:val="nil"/>
              <w:bottom w:val="single" w:sz="4" w:space="0" w:color="auto"/>
              <w:right w:val="nil"/>
            </w:tcBorders>
            <w:shd w:val="clear" w:color="auto" w:fill="auto"/>
            <w:vAlign w:val="center"/>
            <w:hideMark/>
          </w:tcPr>
          <w:p w14:paraId="734C767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576AC1A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592E8B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5FF6D3A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1B2199D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7317721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112F1F8" w14:textId="77777777" w:rsidTr="00FE7FE9">
        <w:tc>
          <w:tcPr>
            <w:tcW w:w="3512" w:type="dxa"/>
            <w:tcBorders>
              <w:top w:val="nil"/>
              <w:left w:val="nil"/>
              <w:bottom w:val="single" w:sz="4" w:space="0" w:color="auto"/>
              <w:right w:val="nil"/>
            </w:tcBorders>
            <w:shd w:val="clear" w:color="auto" w:fill="auto"/>
            <w:vAlign w:val="center"/>
            <w:hideMark/>
          </w:tcPr>
          <w:p w14:paraId="424BAE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Higher</w:t>
            </w:r>
          </w:p>
        </w:tc>
        <w:tc>
          <w:tcPr>
            <w:tcW w:w="1605" w:type="dxa"/>
            <w:tcBorders>
              <w:top w:val="nil"/>
              <w:left w:val="nil"/>
              <w:bottom w:val="single" w:sz="4" w:space="0" w:color="auto"/>
              <w:right w:val="nil"/>
            </w:tcBorders>
            <w:shd w:val="clear" w:color="auto" w:fill="auto"/>
            <w:vAlign w:val="center"/>
            <w:hideMark/>
          </w:tcPr>
          <w:p w14:paraId="6C608F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4F64470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55054A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46FF80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52E703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03752B8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7A478C7" w14:textId="77777777" w:rsidTr="00FE7FE9">
        <w:tc>
          <w:tcPr>
            <w:tcW w:w="3512" w:type="dxa"/>
            <w:tcBorders>
              <w:top w:val="nil"/>
              <w:left w:val="nil"/>
              <w:bottom w:val="single" w:sz="4" w:space="0" w:color="auto"/>
              <w:right w:val="nil"/>
            </w:tcBorders>
            <w:shd w:val="clear" w:color="000000" w:fill="DBE7F3"/>
            <w:vAlign w:val="center"/>
            <w:hideMark/>
          </w:tcPr>
          <w:p w14:paraId="0ED98579"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Poverty status</w:t>
            </w:r>
          </w:p>
        </w:tc>
        <w:tc>
          <w:tcPr>
            <w:tcW w:w="1605" w:type="dxa"/>
            <w:tcBorders>
              <w:top w:val="nil"/>
              <w:left w:val="nil"/>
              <w:bottom w:val="single" w:sz="4" w:space="0" w:color="auto"/>
              <w:right w:val="nil"/>
            </w:tcBorders>
            <w:shd w:val="clear" w:color="000000" w:fill="DBE7F3"/>
            <w:vAlign w:val="center"/>
            <w:hideMark/>
          </w:tcPr>
          <w:p w14:paraId="49E226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03E3824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4A08D9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5083135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4F8AA99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159887F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9F3E15" w14:textId="77777777" w:rsidTr="00FE7FE9">
        <w:tc>
          <w:tcPr>
            <w:tcW w:w="3512" w:type="dxa"/>
            <w:tcBorders>
              <w:top w:val="nil"/>
              <w:left w:val="nil"/>
              <w:bottom w:val="single" w:sz="4" w:space="0" w:color="auto"/>
              <w:right w:val="nil"/>
            </w:tcBorders>
            <w:shd w:val="clear" w:color="auto" w:fill="auto"/>
            <w:vAlign w:val="center"/>
            <w:hideMark/>
          </w:tcPr>
          <w:p w14:paraId="1BBA3BA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Poor</w:t>
            </w:r>
          </w:p>
        </w:tc>
        <w:tc>
          <w:tcPr>
            <w:tcW w:w="1605" w:type="dxa"/>
            <w:tcBorders>
              <w:top w:val="nil"/>
              <w:left w:val="nil"/>
              <w:bottom w:val="single" w:sz="4" w:space="0" w:color="auto"/>
              <w:right w:val="nil"/>
            </w:tcBorders>
            <w:shd w:val="clear" w:color="auto" w:fill="auto"/>
            <w:vAlign w:val="center"/>
            <w:hideMark/>
          </w:tcPr>
          <w:p w14:paraId="528FCCA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1AA6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161B95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D108BD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4ED15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5026E80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19AEEC8" w14:textId="77777777" w:rsidTr="00FE7FE9">
        <w:tc>
          <w:tcPr>
            <w:tcW w:w="3512" w:type="dxa"/>
            <w:tcBorders>
              <w:top w:val="nil"/>
              <w:left w:val="nil"/>
              <w:bottom w:val="single" w:sz="4" w:space="0" w:color="auto"/>
              <w:right w:val="nil"/>
            </w:tcBorders>
            <w:shd w:val="clear" w:color="auto" w:fill="auto"/>
            <w:vAlign w:val="center"/>
            <w:hideMark/>
          </w:tcPr>
          <w:p w14:paraId="1B1DB60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Non-poor</w:t>
            </w:r>
          </w:p>
        </w:tc>
        <w:tc>
          <w:tcPr>
            <w:tcW w:w="1605" w:type="dxa"/>
            <w:tcBorders>
              <w:top w:val="nil"/>
              <w:left w:val="nil"/>
              <w:bottom w:val="single" w:sz="4" w:space="0" w:color="auto"/>
              <w:right w:val="nil"/>
            </w:tcBorders>
            <w:shd w:val="clear" w:color="auto" w:fill="auto"/>
            <w:vAlign w:val="center"/>
            <w:hideMark/>
          </w:tcPr>
          <w:p w14:paraId="5DDCCA8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A52D9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576004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198F05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1EC1B7B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08B1A1D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11CF20B" w14:textId="77777777" w:rsidTr="00FE7FE9">
        <w:tc>
          <w:tcPr>
            <w:tcW w:w="3512" w:type="dxa"/>
            <w:tcBorders>
              <w:top w:val="nil"/>
              <w:left w:val="nil"/>
              <w:bottom w:val="single" w:sz="4" w:space="0" w:color="auto"/>
              <w:right w:val="nil"/>
            </w:tcBorders>
            <w:shd w:val="clear" w:color="000000" w:fill="DBE7F3"/>
            <w:vAlign w:val="center"/>
            <w:hideMark/>
          </w:tcPr>
          <w:p w14:paraId="4FC7262D" w14:textId="5D01C4D2" w:rsidR="00BE6201" w:rsidRPr="00E96549" w:rsidRDefault="00866647" w:rsidP="00E96549">
            <w:pPr>
              <w:widowControl/>
              <w:spacing w:line="259" w:lineRule="auto"/>
              <w:rPr>
                <w:rFonts w:eastAsia="Times New Roman" w:cs="Times New Roman"/>
                <w:b/>
                <w:bCs/>
                <w:sz w:val="20"/>
                <w:szCs w:val="20"/>
              </w:rPr>
            </w:pPr>
            <w:commentRangeStart w:id="361"/>
            <w:r w:rsidRPr="00E96549">
              <w:rPr>
                <w:rFonts w:eastAsia="Times New Roman" w:cs="Times New Roman"/>
                <w:b/>
                <w:bCs/>
                <w:sz w:val="20"/>
                <w:szCs w:val="20"/>
              </w:rPr>
              <w:t>[</w:t>
            </w:r>
            <w:r w:rsidR="00BE6201" w:rsidRPr="00E96549">
              <w:rPr>
                <w:rFonts w:eastAsia="Times New Roman" w:cs="Times New Roman"/>
                <w:b/>
                <w:bCs/>
                <w:sz w:val="20"/>
                <w:szCs w:val="20"/>
              </w:rPr>
              <w:t>Region</w:t>
            </w:r>
            <w:r w:rsidRPr="00E96549">
              <w:rPr>
                <w:rFonts w:eastAsia="Times New Roman" w:cs="Times New Roman"/>
                <w:b/>
                <w:bCs/>
                <w:sz w:val="20"/>
                <w:szCs w:val="20"/>
              </w:rPr>
              <w:t>]</w:t>
            </w:r>
            <w:commentRangeEnd w:id="361"/>
            <w:r w:rsidRPr="00E96549">
              <w:rPr>
                <w:rStyle w:val="CommentReference"/>
                <w:sz w:val="20"/>
                <w:szCs w:val="20"/>
              </w:rPr>
              <w:commentReference w:id="361"/>
            </w:r>
          </w:p>
        </w:tc>
        <w:tc>
          <w:tcPr>
            <w:tcW w:w="1605" w:type="dxa"/>
            <w:tcBorders>
              <w:top w:val="nil"/>
              <w:left w:val="nil"/>
              <w:bottom w:val="single" w:sz="4" w:space="0" w:color="auto"/>
              <w:right w:val="nil"/>
            </w:tcBorders>
            <w:shd w:val="clear" w:color="000000" w:fill="DBE7F3"/>
            <w:vAlign w:val="center"/>
            <w:hideMark/>
          </w:tcPr>
          <w:p w14:paraId="26107D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6199C9A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63DA613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4BD048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1075A36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0C0B85E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A860871" w14:textId="77777777" w:rsidTr="00FE7FE9">
        <w:tc>
          <w:tcPr>
            <w:tcW w:w="3512" w:type="dxa"/>
            <w:tcBorders>
              <w:top w:val="nil"/>
              <w:left w:val="nil"/>
              <w:bottom w:val="single" w:sz="4" w:space="0" w:color="auto"/>
              <w:right w:val="nil"/>
            </w:tcBorders>
            <w:shd w:val="clear" w:color="auto" w:fill="auto"/>
            <w:vAlign w:val="center"/>
            <w:hideMark/>
          </w:tcPr>
          <w:p w14:paraId="3E7E64E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1]</w:t>
            </w:r>
          </w:p>
        </w:tc>
        <w:tc>
          <w:tcPr>
            <w:tcW w:w="1605" w:type="dxa"/>
            <w:tcBorders>
              <w:top w:val="nil"/>
              <w:left w:val="nil"/>
              <w:bottom w:val="single" w:sz="4" w:space="0" w:color="auto"/>
              <w:right w:val="nil"/>
            </w:tcBorders>
            <w:shd w:val="clear" w:color="auto" w:fill="auto"/>
            <w:vAlign w:val="center"/>
            <w:hideMark/>
          </w:tcPr>
          <w:p w14:paraId="11F150F4"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1BB57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B09CF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2664A3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2939980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218A87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70C6D1" w14:textId="77777777" w:rsidTr="00FE7FE9">
        <w:tc>
          <w:tcPr>
            <w:tcW w:w="3512" w:type="dxa"/>
            <w:tcBorders>
              <w:top w:val="nil"/>
              <w:left w:val="nil"/>
              <w:bottom w:val="single" w:sz="4" w:space="0" w:color="auto"/>
              <w:right w:val="nil"/>
            </w:tcBorders>
            <w:shd w:val="clear" w:color="auto" w:fill="auto"/>
            <w:vAlign w:val="center"/>
            <w:hideMark/>
          </w:tcPr>
          <w:p w14:paraId="62FECC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605" w:type="dxa"/>
            <w:tcBorders>
              <w:top w:val="nil"/>
              <w:left w:val="nil"/>
              <w:bottom w:val="single" w:sz="4" w:space="0" w:color="auto"/>
              <w:right w:val="nil"/>
            </w:tcBorders>
            <w:shd w:val="clear" w:color="auto" w:fill="auto"/>
            <w:vAlign w:val="center"/>
            <w:hideMark/>
          </w:tcPr>
          <w:p w14:paraId="63F3DD0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1D7391C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75ABCA7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5A8335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769F12E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4FA4C6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376AB1C" w14:textId="77777777" w:rsidTr="00FE7FE9">
        <w:tc>
          <w:tcPr>
            <w:tcW w:w="3512" w:type="dxa"/>
            <w:tcBorders>
              <w:top w:val="nil"/>
              <w:left w:val="nil"/>
              <w:bottom w:val="single" w:sz="4" w:space="0" w:color="auto"/>
              <w:right w:val="nil"/>
            </w:tcBorders>
            <w:shd w:val="clear" w:color="auto" w:fill="auto"/>
            <w:vAlign w:val="center"/>
            <w:hideMark/>
          </w:tcPr>
          <w:p w14:paraId="248833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605" w:type="dxa"/>
            <w:tcBorders>
              <w:top w:val="nil"/>
              <w:left w:val="nil"/>
              <w:bottom w:val="single" w:sz="4" w:space="0" w:color="auto"/>
              <w:right w:val="nil"/>
            </w:tcBorders>
            <w:shd w:val="clear" w:color="auto" w:fill="auto"/>
            <w:vAlign w:val="center"/>
            <w:hideMark/>
          </w:tcPr>
          <w:p w14:paraId="1836B9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0669C39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2280669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32EBC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195E1E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4ACDC7C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4360732" w14:textId="77777777" w:rsidTr="00FE7FE9">
        <w:tc>
          <w:tcPr>
            <w:tcW w:w="3512" w:type="dxa"/>
            <w:tcBorders>
              <w:top w:val="nil"/>
              <w:left w:val="nil"/>
              <w:bottom w:val="single" w:sz="4" w:space="0" w:color="auto"/>
              <w:right w:val="nil"/>
            </w:tcBorders>
            <w:shd w:val="clear" w:color="auto" w:fill="auto"/>
            <w:vAlign w:val="center"/>
            <w:hideMark/>
          </w:tcPr>
          <w:p w14:paraId="0A8F2E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605" w:type="dxa"/>
            <w:tcBorders>
              <w:top w:val="nil"/>
              <w:left w:val="nil"/>
              <w:bottom w:val="single" w:sz="4" w:space="0" w:color="auto"/>
              <w:right w:val="nil"/>
            </w:tcBorders>
            <w:shd w:val="clear" w:color="auto" w:fill="auto"/>
            <w:vAlign w:val="center"/>
            <w:hideMark/>
          </w:tcPr>
          <w:p w14:paraId="31F33DF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5B9C264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107683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2DAA7CC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0080BD9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5F5727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FE7FE9" w:rsidRPr="00E96549" w14:paraId="2A14A2D9" w14:textId="77777777" w:rsidTr="00FE7FE9">
        <w:tc>
          <w:tcPr>
            <w:tcW w:w="5117" w:type="dxa"/>
            <w:gridSpan w:val="2"/>
            <w:tcBorders>
              <w:top w:val="nil"/>
              <w:left w:val="nil"/>
              <w:bottom w:val="single" w:sz="4" w:space="0" w:color="auto"/>
              <w:right w:val="nil"/>
            </w:tcBorders>
            <w:shd w:val="clear" w:color="000000" w:fill="DDEBF7"/>
            <w:vAlign w:val="center"/>
            <w:hideMark/>
          </w:tcPr>
          <w:p w14:paraId="6D4BDABF" w14:textId="32385018" w:rsidR="00FE7FE9" w:rsidRPr="00FE7FE9" w:rsidRDefault="00FE7FE9" w:rsidP="00FE7FE9">
            <w:pPr>
              <w:widowControl/>
              <w:spacing w:line="259" w:lineRule="auto"/>
              <w:rPr>
                <w:rFonts w:eastAsia="Times New Roman" w:cs="Times New Roman"/>
                <w:b/>
                <w:bCs/>
                <w:sz w:val="20"/>
                <w:szCs w:val="20"/>
                <w:vertAlign w:val="superscript"/>
              </w:rPr>
            </w:pPr>
            <w:r w:rsidRPr="00E96549">
              <w:rPr>
                <w:rFonts w:eastAsia="Times New Roman" w:cs="Times New Roman"/>
                <w:b/>
                <w:bCs/>
                <w:sz w:val="20"/>
                <w:szCs w:val="20"/>
              </w:rPr>
              <w:t>0-5 month old exclusively breastfed</w:t>
            </w:r>
            <w:r>
              <w:rPr>
                <w:rFonts w:eastAsia="Times New Roman" w:cs="Times New Roman"/>
                <w:b/>
                <w:bCs/>
                <w:sz w:val="20"/>
                <w:szCs w:val="20"/>
                <w:vertAlign w:val="superscript"/>
              </w:rPr>
              <w:t>b</w:t>
            </w:r>
          </w:p>
        </w:tc>
        <w:tc>
          <w:tcPr>
            <w:tcW w:w="1060" w:type="dxa"/>
            <w:tcBorders>
              <w:top w:val="nil"/>
              <w:left w:val="nil"/>
              <w:bottom w:val="single" w:sz="4" w:space="0" w:color="auto"/>
              <w:right w:val="nil"/>
            </w:tcBorders>
            <w:shd w:val="clear" w:color="000000" w:fill="DDEBF7"/>
            <w:vAlign w:val="center"/>
            <w:hideMark/>
          </w:tcPr>
          <w:p w14:paraId="1213B69E"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DEBF7"/>
            <w:vAlign w:val="center"/>
            <w:hideMark/>
          </w:tcPr>
          <w:p w14:paraId="19518E2A"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DEBF7"/>
            <w:vAlign w:val="center"/>
            <w:hideMark/>
          </w:tcPr>
          <w:p w14:paraId="68C78EAA"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DEBF7"/>
            <w:vAlign w:val="center"/>
            <w:hideMark/>
          </w:tcPr>
          <w:p w14:paraId="4AB8EC72"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DEBF7"/>
            <w:vAlign w:val="center"/>
            <w:hideMark/>
          </w:tcPr>
          <w:p w14:paraId="33539F57"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41A8E79" w14:textId="77777777" w:rsidTr="00FE7FE9">
        <w:tc>
          <w:tcPr>
            <w:tcW w:w="3512" w:type="dxa"/>
            <w:tcBorders>
              <w:top w:val="nil"/>
              <w:left w:val="nil"/>
              <w:bottom w:val="single" w:sz="4" w:space="0" w:color="auto"/>
              <w:right w:val="nil"/>
            </w:tcBorders>
            <w:shd w:val="clear" w:color="auto" w:fill="auto"/>
            <w:vAlign w:val="center"/>
            <w:hideMark/>
          </w:tcPr>
          <w:p w14:paraId="74B83B4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605" w:type="dxa"/>
            <w:tcBorders>
              <w:top w:val="nil"/>
              <w:left w:val="nil"/>
              <w:bottom w:val="single" w:sz="4" w:space="0" w:color="auto"/>
              <w:right w:val="nil"/>
            </w:tcBorders>
            <w:shd w:val="clear" w:color="auto" w:fill="auto"/>
            <w:vAlign w:val="center"/>
            <w:hideMark/>
          </w:tcPr>
          <w:p w14:paraId="5AC78BA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4448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43428DE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6B4BA2E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4FB63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1BAF6DF8"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DC30E00" w14:textId="77777777" w:rsidTr="00FE7FE9">
        <w:tc>
          <w:tcPr>
            <w:tcW w:w="3512" w:type="dxa"/>
            <w:tcBorders>
              <w:top w:val="nil"/>
              <w:left w:val="nil"/>
              <w:bottom w:val="single" w:sz="4" w:space="0" w:color="auto"/>
              <w:right w:val="nil"/>
            </w:tcBorders>
            <w:shd w:val="clear" w:color="auto" w:fill="auto"/>
            <w:vAlign w:val="center"/>
            <w:hideMark/>
          </w:tcPr>
          <w:p w14:paraId="79D8877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605" w:type="dxa"/>
            <w:tcBorders>
              <w:top w:val="nil"/>
              <w:left w:val="nil"/>
              <w:bottom w:val="single" w:sz="4" w:space="0" w:color="auto"/>
              <w:right w:val="nil"/>
            </w:tcBorders>
            <w:shd w:val="clear" w:color="auto" w:fill="auto"/>
            <w:vAlign w:val="center"/>
            <w:hideMark/>
          </w:tcPr>
          <w:p w14:paraId="02D162A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5C18D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5D50389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6998685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16E726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3CAC6C4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FE7FE9" w:rsidRPr="00E96549" w14:paraId="2A753692" w14:textId="77777777" w:rsidTr="00EB55D8">
        <w:tc>
          <w:tcPr>
            <w:tcW w:w="6177" w:type="dxa"/>
            <w:gridSpan w:val="3"/>
            <w:tcBorders>
              <w:top w:val="nil"/>
              <w:left w:val="nil"/>
              <w:bottom w:val="single" w:sz="4" w:space="0" w:color="auto"/>
              <w:right w:val="nil"/>
            </w:tcBorders>
            <w:shd w:val="clear" w:color="000000" w:fill="DDEBF7"/>
            <w:vAlign w:val="center"/>
            <w:hideMark/>
          </w:tcPr>
          <w:p w14:paraId="46303027" w14:textId="7101ACCC" w:rsidR="00FE7FE9" w:rsidRPr="00FE7FE9" w:rsidRDefault="00FE7FE9" w:rsidP="00FE7FE9">
            <w:pPr>
              <w:widowControl/>
              <w:spacing w:line="259" w:lineRule="auto"/>
              <w:rPr>
                <w:rFonts w:eastAsia="Times New Roman" w:cs="Times New Roman"/>
                <w:b/>
                <w:bCs/>
                <w:sz w:val="20"/>
                <w:szCs w:val="20"/>
                <w:vertAlign w:val="superscript"/>
              </w:rPr>
            </w:pPr>
            <w:r w:rsidRPr="00E96549">
              <w:rPr>
                <w:rFonts w:eastAsia="Times New Roman" w:cs="Times New Roman"/>
                <w:b/>
                <w:bCs/>
                <w:sz w:val="20"/>
                <w:szCs w:val="20"/>
              </w:rPr>
              <w:t>6-23 month old with minimum acceptable diet</w:t>
            </w:r>
            <w:r>
              <w:rPr>
                <w:rFonts w:eastAsia="Times New Roman" w:cs="Times New Roman"/>
                <w:b/>
                <w:bCs/>
                <w:sz w:val="20"/>
                <w:szCs w:val="20"/>
                <w:vertAlign w:val="superscript"/>
              </w:rPr>
              <w:t>c</w:t>
            </w:r>
          </w:p>
        </w:tc>
        <w:tc>
          <w:tcPr>
            <w:tcW w:w="303" w:type="dxa"/>
            <w:tcBorders>
              <w:top w:val="nil"/>
              <w:left w:val="nil"/>
              <w:bottom w:val="single" w:sz="4" w:space="0" w:color="auto"/>
              <w:right w:val="nil"/>
            </w:tcBorders>
            <w:shd w:val="clear" w:color="000000" w:fill="DDEBF7"/>
            <w:vAlign w:val="center"/>
            <w:hideMark/>
          </w:tcPr>
          <w:p w14:paraId="41B43351"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DEBF7"/>
            <w:vAlign w:val="center"/>
            <w:hideMark/>
          </w:tcPr>
          <w:p w14:paraId="39217A86"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DEBF7"/>
            <w:vAlign w:val="center"/>
            <w:hideMark/>
          </w:tcPr>
          <w:p w14:paraId="54664730"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DEBF7"/>
            <w:vAlign w:val="center"/>
            <w:hideMark/>
          </w:tcPr>
          <w:p w14:paraId="72C5D47A"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38FD198" w14:textId="77777777" w:rsidTr="00FE7FE9">
        <w:tc>
          <w:tcPr>
            <w:tcW w:w="3512" w:type="dxa"/>
            <w:tcBorders>
              <w:top w:val="nil"/>
              <w:left w:val="nil"/>
              <w:bottom w:val="single" w:sz="4" w:space="0" w:color="auto"/>
              <w:right w:val="nil"/>
            </w:tcBorders>
            <w:shd w:val="clear" w:color="auto" w:fill="auto"/>
            <w:vAlign w:val="center"/>
            <w:hideMark/>
          </w:tcPr>
          <w:p w14:paraId="6DBB486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605" w:type="dxa"/>
            <w:tcBorders>
              <w:top w:val="nil"/>
              <w:left w:val="nil"/>
              <w:bottom w:val="single" w:sz="4" w:space="0" w:color="auto"/>
              <w:right w:val="nil"/>
            </w:tcBorders>
            <w:shd w:val="clear" w:color="auto" w:fill="auto"/>
            <w:vAlign w:val="center"/>
            <w:hideMark/>
          </w:tcPr>
          <w:p w14:paraId="44D51DD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EE772B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5029932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65FE23F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61B79A4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5BA712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220AD11" w14:textId="77777777" w:rsidTr="00FE7FE9">
        <w:tc>
          <w:tcPr>
            <w:tcW w:w="3512" w:type="dxa"/>
            <w:tcBorders>
              <w:top w:val="nil"/>
              <w:left w:val="nil"/>
              <w:bottom w:val="single" w:sz="4" w:space="0" w:color="auto"/>
              <w:right w:val="nil"/>
            </w:tcBorders>
            <w:shd w:val="clear" w:color="auto" w:fill="auto"/>
            <w:vAlign w:val="center"/>
            <w:hideMark/>
          </w:tcPr>
          <w:p w14:paraId="2F6886B7"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605" w:type="dxa"/>
            <w:tcBorders>
              <w:top w:val="nil"/>
              <w:left w:val="nil"/>
              <w:bottom w:val="single" w:sz="4" w:space="0" w:color="auto"/>
              <w:right w:val="nil"/>
            </w:tcBorders>
            <w:shd w:val="clear" w:color="auto" w:fill="auto"/>
            <w:vAlign w:val="center"/>
            <w:hideMark/>
          </w:tcPr>
          <w:p w14:paraId="5804F3C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5109A05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795A060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0DA5DF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2F86E0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451687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bl>
    <w:p w14:paraId="49512B74" w14:textId="77777777" w:rsidR="008170B4" w:rsidRDefault="008170B4" w:rsidP="00920C45">
      <w:pPr>
        <w:widowControl/>
        <w:ind w:left="90" w:hanging="90"/>
        <w:rPr>
          <w:color w:val="auto"/>
          <w:sz w:val="16"/>
          <w:szCs w:val="16"/>
        </w:rPr>
      </w:pPr>
      <w:commentRangeStart w:id="362"/>
      <w:r w:rsidRPr="007472E6">
        <w:rPr>
          <w:color w:val="auto"/>
          <w:sz w:val="16"/>
          <w:szCs w:val="16"/>
        </w:rPr>
        <w:t>^ Results not statistically reliable, n&lt;30  </w:t>
      </w:r>
      <w:commentRangeEnd w:id="362"/>
      <w:r>
        <w:rPr>
          <w:rStyle w:val="CommentReference"/>
        </w:rPr>
        <w:commentReference w:id="362"/>
      </w:r>
    </w:p>
    <w:p w14:paraId="2A963E7A" w14:textId="03731BD5" w:rsidR="00BE6201" w:rsidRDefault="00BE6201" w:rsidP="00920C45">
      <w:pPr>
        <w:widowControl/>
        <w:ind w:left="90" w:hanging="90"/>
        <w:rPr>
          <w:color w:val="auto"/>
          <w:sz w:val="16"/>
          <w:szCs w:val="20"/>
        </w:rPr>
      </w:pPr>
      <w:r w:rsidRPr="00BE6201">
        <w:rPr>
          <w:color w:val="auto"/>
          <w:sz w:val="16"/>
          <w:szCs w:val="20"/>
          <w:vertAlign w:val="superscript"/>
        </w:rPr>
        <w:t xml:space="preserve">a </w:t>
      </w:r>
      <w:r w:rsidRPr="00BE6201">
        <w:rPr>
          <w:color w:val="auto"/>
          <w:sz w:val="16"/>
          <w:szCs w:val="20"/>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0BE3800" w14:textId="77777777" w:rsidR="00FE7FE9" w:rsidRPr="000D68B1" w:rsidRDefault="00FE7FE9" w:rsidP="00FE7FE9">
      <w:pPr>
        <w:widowControl/>
        <w:ind w:left="90" w:hanging="90"/>
        <w:rPr>
          <w:color w:val="auto"/>
          <w:sz w:val="16"/>
          <w:szCs w:val="20"/>
        </w:rPr>
      </w:pPr>
      <w:r>
        <w:rPr>
          <w:color w:val="auto"/>
          <w:sz w:val="16"/>
          <w:szCs w:val="20"/>
          <w:vertAlign w:val="superscript"/>
        </w:rPr>
        <w:t>b</w:t>
      </w:r>
      <w:r w:rsidRPr="000D68B1">
        <w:rPr>
          <w:color w:val="auto"/>
          <w:sz w:val="16"/>
          <w:szCs w:val="20"/>
        </w:rPr>
        <w:t xml:space="preserve"> If a woman was the primary caregiver for more than one child 0-5 months of age, she was in the </w:t>
      </w:r>
      <w:r>
        <w:rPr>
          <w:color w:val="auto"/>
          <w:sz w:val="16"/>
          <w:szCs w:val="20"/>
        </w:rPr>
        <w:t>‘</w:t>
      </w:r>
      <w:r w:rsidRPr="000D68B1">
        <w:rPr>
          <w:color w:val="auto"/>
          <w:sz w:val="16"/>
          <w:szCs w:val="20"/>
        </w:rPr>
        <w:t>Yes</w:t>
      </w:r>
      <w:r>
        <w:rPr>
          <w:color w:val="auto"/>
          <w:sz w:val="16"/>
          <w:szCs w:val="20"/>
        </w:rPr>
        <w:t>’</w:t>
      </w:r>
      <w:r w:rsidRPr="000D68B1">
        <w:rPr>
          <w:color w:val="auto"/>
          <w:sz w:val="16"/>
          <w:szCs w:val="20"/>
        </w:rPr>
        <w:t xml:space="preserve"> category if at least one of them was exclusively breastfed the day preceding the survey.</w:t>
      </w:r>
    </w:p>
    <w:p w14:paraId="2C772C25" w14:textId="77777777" w:rsidR="00FE7FE9" w:rsidRPr="00BE6201" w:rsidRDefault="00FE7FE9" w:rsidP="00FE7FE9">
      <w:pPr>
        <w:widowControl/>
        <w:ind w:left="90" w:hanging="90"/>
        <w:rPr>
          <w:color w:val="auto"/>
          <w:sz w:val="16"/>
          <w:szCs w:val="20"/>
        </w:rPr>
      </w:pPr>
      <w:r>
        <w:rPr>
          <w:color w:val="auto"/>
          <w:sz w:val="16"/>
          <w:szCs w:val="20"/>
          <w:vertAlign w:val="superscript"/>
        </w:rPr>
        <w:t>c</w:t>
      </w:r>
      <w:r w:rsidRPr="000D68B1">
        <w:rPr>
          <w:color w:val="auto"/>
          <w:sz w:val="16"/>
          <w:szCs w:val="20"/>
        </w:rPr>
        <w:t xml:space="preserve"> If a woman was the primary caregiver for more than one child 6-23 months of age, she was in the </w:t>
      </w:r>
      <w:r>
        <w:rPr>
          <w:color w:val="auto"/>
          <w:sz w:val="16"/>
          <w:szCs w:val="20"/>
        </w:rPr>
        <w:t>‘</w:t>
      </w:r>
      <w:r w:rsidRPr="000D68B1">
        <w:rPr>
          <w:color w:val="auto"/>
          <w:sz w:val="16"/>
          <w:szCs w:val="20"/>
        </w:rPr>
        <w:t>Yes</w:t>
      </w:r>
      <w:r>
        <w:rPr>
          <w:color w:val="auto"/>
          <w:sz w:val="16"/>
          <w:szCs w:val="20"/>
        </w:rPr>
        <w:t>’</w:t>
      </w:r>
      <w:r w:rsidRPr="000D68B1">
        <w:rPr>
          <w:color w:val="auto"/>
          <w:sz w:val="16"/>
          <w:szCs w:val="20"/>
        </w:rPr>
        <w:t xml:space="preserve"> category if at least one of them received a minimum acceptable diet the day preceding the survey.</w:t>
      </w:r>
    </w:p>
    <w:p w14:paraId="7E600545" w14:textId="1557D22C" w:rsidR="00604DD9" w:rsidRDefault="00BE6201" w:rsidP="00920C45">
      <w:pPr>
        <w:widowControl/>
        <w:rPr>
          <w:color w:val="auto"/>
          <w:sz w:val="16"/>
          <w:szCs w:val="20"/>
        </w:rPr>
      </w:pPr>
      <w:r w:rsidRPr="00BE6201">
        <w:rPr>
          <w:color w:val="auto"/>
          <w:sz w:val="16"/>
          <w:szCs w:val="20"/>
        </w:rPr>
        <w:t xml:space="preserve">Note: Estimates are based on </w:t>
      </w:r>
      <w:r w:rsidR="00916117">
        <w:rPr>
          <w:color w:val="auto"/>
          <w:sz w:val="16"/>
          <w:szCs w:val="20"/>
        </w:rPr>
        <w:t>primary adult decisionmakers who are de jure household members</w:t>
      </w:r>
      <w:r w:rsidRPr="00BE6201">
        <w:rPr>
          <w:color w:val="auto"/>
          <w:sz w:val="16"/>
          <w:szCs w:val="20"/>
        </w:rPr>
        <w:t>.</w:t>
      </w:r>
    </w:p>
    <w:p w14:paraId="60E7986C" w14:textId="64842D35" w:rsidR="00BE6201" w:rsidRPr="00BE6201" w:rsidRDefault="00604DD9" w:rsidP="00920C45">
      <w:pPr>
        <w:widowControl/>
        <w:spacing w:after="240"/>
        <w:rPr>
          <w:color w:val="auto"/>
          <w:sz w:val="16"/>
          <w:szCs w:val="20"/>
        </w:rPr>
      </w:pPr>
      <w:r w:rsidRPr="00564292">
        <w:rPr>
          <w:sz w:val="16"/>
        </w:rPr>
        <w:lastRenderedPageBreak/>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50077368" w14:textId="7A625537" w:rsidR="00BE3B36" w:rsidRDefault="00144CA8" w:rsidP="00144CA8">
      <w:pPr>
        <w:pStyle w:val="Heading2"/>
        <w:keepLines/>
        <w:ind w:left="0" w:firstLine="720"/>
      </w:pPr>
      <w:bookmarkStart w:id="363" w:name="_Toc63673351"/>
      <w:r>
        <w:t>6.3.</w:t>
      </w:r>
      <w:r>
        <w:tab/>
      </w:r>
      <w:r w:rsidR="00BE3B36" w:rsidRPr="00CD4934">
        <w:t>A-WEAI domain and indicator results</w:t>
      </w:r>
      <w:bookmarkEnd w:id="363"/>
      <w:r w:rsidR="00BE3B36" w:rsidRPr="0001399D">
        <w:t xml:space="preserve"> </w:t>
      </w:r>
    </w:p>
    <w:p w14:paraId="48E333FF" w14:textId="3DC72F68" w:rsidR="00BE3B36" w:rsidRDefault="00BE3B36" w:rsidP="00144CA8">
      <w:pPr>
        <w:pStyle w:val="BodyText1"/>
        <w:keepNext/>
        <w:keepLines/>
      </w:pPr>
      <w:r>
        <w:t xml:space="preserve">Empowerment is a complex and multidimensional concept. Aggregating the different dimensions of empowerment into a single index to generate the A-WEAI score provides a simple way to communicate the status of women’s empowerment in agriculture, to compare those scores across countries and over time, and to analyze the relationship of women’s empowerment in agriculture to other outcome of interest, such as hunger and malnutrition. A-WEAI scores also provide incentives for decisionmakers to reduce the prevalence and intensity of disempowerment.  </w:t>
      </w:r>
    </w:p>
    <w:p w14:paraId="4F4EA7F6" w14:textId="1D728ADD" w:rsidR="00BE3B36" w:rsidRDefault="00BE3B36" w:rsidP="00144CA8">
      <w:pPr>
        <w:pStyle w:val="BodyText1"/>
      </w:pPr>
      <w:r>
        <w:rPr>
          <w:szCs w:val="22"/>
        </w:rPr>
        <w:t xml:space="preserve">Based on the A-WEAI methodology, empowerment in agriculture occurs when a woman has adequate achievements across the five domains that compose the index. Therefore, decomposing the A-WEAI and examining the individual indicators </w:t>
      </w:r>
      <w:r w:rsidR="00D153C9">
        <w:rPr>
          <w:szCs w:val="22"/>
        </w:rPr>
        <w:t xml:space="preserve">in </w:t>
      </w:r>
      <w:r>
        <w:rPr>
          <w:szCs w:val="22"/>
        </w:rPr>
        <w:t>each domain is critical for identifying the greatest constraints to empowerment, designing policies and programs to reduce those constraints, and understanding how and why those constraints change over time.</w:t>
      </w:r>
    </w:p>
    <w:p w14:paraId="178E588B" w14:textId="15F439E2" w:rsidR="00BE3B36" w:rsidRDefault="00BE3B36" w:rsidP="00144CA8">
      <w:pPr>
        <w:pStyle w:val="BodyText1"/>
      </w:pPr>
      <w:r>
        <w:t>This section presents A-WEAI results disaggregated by age and decomposed by: (1) average percentage of individuals achieving adequacy across the six A-WEAI indicators; (2) contribution of each indicator to empowerment; and (3) p</w:t>
      </w:r>
      <w:r w:rsidRPr="007B6FE1">
        <w:t xml:space="preserve">ercentage of </w:t>
      </w:r>
      <w:r>
        <w:t>individuals</w:t>
      </w:r>
      <w:r w:rsidRPr="007B6FE1">
        <w:t xml:space="preserve"> with adequate achievements in each A-WEAI indicator, using censored</w:t>
      </w:r>
      <w:r>
        <w:t xml:space="preserve"> headcount ratio</w:t>
      </w:r>
      <w:r w:rsidRPr="007B6FE1">
        <w:t>s</w:t>
      </w:r>
      <w:r>
        <w:t xml:space="preserve">. </w:t>
      </w:r>
      <w:r w:rsidRPr="0037621C">
        <w:t>Examining</w:t>
      </w:r>
      <w:r>
        <w:t xml:space="preserve"> </w:t>
      </w:r>
      <w:r w:rsidRPr="0037621C">
        <w:t>censored headcount</w:t>
      </w:r>
      <w:r>
        <w:t xml:space="preserve"> ratio</w:t>
      </w:r>
      <w:r w:rsidRPr="0037621C">
        <w:t xml:space="preserve">s help focus attention on those indicators that are the biggest constraints to empowerment </w:t>
      </w:r>
      <w:r w:rsidRPr="0037621C">
        <w:rPr>
          <w:i/>
          <w:iCs/>
        </w:rPr>
        <w:t xml:space="preserve">among the </w:t>
      </w:r>
      <w:r w:rsidRPr="0002090E">
        <w:t>disempowered</w:t>
      </w:r>
      <w:r>
        <w:t xml:space="preserve">. Uncensored headcount ratios present indicator results </w:t>
      </w:r>
      <w:r w:rsidRPr="0037621C">
        <w:rPr>
          <w:i/>
          <w:iCs/>
        </w:rPr>
        <w:t>regardless of empowerment status</w:t>
      </w:r>
      <w:r w:rsidRPr="0037621C">
        <w:t xml:space="preserve"> by identifying those indicators that report the lowest percentages achieving adequacy.</w:t>
      </w:r>
      <w:r w:rsidRPr="0002090E">
        <w:rPr>
          <w:rStyle w:val="FootnoteReference"/>
        </w:rPr>
        <w:t xml:space="preserve"> </w:t>
      </w:r>
      <w:r>
        <w:rPr>
          <w:rStyle w:val="FootnoteReference"/>
        </w:rPr>
        <w:footnoteReference w:id="48"/>
      </w:r>
      <w:r>
        <w:t xml:space="preserve">  </w:t>
      </w:r>
    </w:p>
    <w:p w14:paraId="30306D98" w14:textId="36C85ED1" w:rsidR="00BE3B36" w:rsidRPr="00BE3B36" w:rsidRDefault="00BE3B36" w:rsidP="00144CA8">
      <w:pPr>
        <w:pStyle w:val="BodyText1"/>
      </w:pPr>
      <w:r w:rsidRPr="00FC1320">
        <w:rPr>
          <w:rFonts w:eastAsia="Times New Roman"/>
          <w:b/>
          <w:bCs/>
          <w:szCs w:val="20"/>
        </w:rPr>
        <w:t>Table 6.3.1</w:t>
      </w:r>
      <w:r w:rsidRPr="00BE3B36">
        <w:rPr>
          <w:rFonts w:eastAsia="Times New Roman"/>
          <w:szCs w:val="20"/>
        </w:rPr>
        <w:t xml:space="preserve"> presents the average percentage of women and men achieving adequacy </w:t>
      </w:r>
      <w:r w:rsidR="00F6745B">
        <w:rPr>
          <w:rFonts w:eastAsia="Times New Roman"/>
          <w:szCs w:val="20"/>
        </w:rPr>
        <w:t>across</w:t>
      </w:r>
      <w:r w:rsidRPr="00BE3B36">
        <w:rPr>
          <w:rFonts w:eastAsia="Times New Roman"/>
          <w:szCs w:val="20"/>
        </w:rPr>
        <w:t xml:space="preserve"> the six A-WEAI indicators. </w:t>
      </w:r>
      <w:r w:rsidRPr="00BE3B36">
        <w:t>The purpose of reporting on the average percentage of women achieving adequacy across the six A-WEAI indicators overall</w:t>
      </w:r>
      <w:r w:rsidRPr="00BE3B36">
        <w:rPr>
          <w:rFonts w:eastAsia="Times New Roman"/>
          <w:szCs w:val="20"/>
        </w:rPr>
        <w:t>, which is a Feed the Future context indicator,</w:t>
      </w:r>
      <w:r w:rsidRPr="00BE3B36">
        <w:t xml:space="preserve"> and for the individual indicators is two-fold: to bring greater attention to the composition of empowerment and disempowerment, and to identify the individual indicators that present the greatest constraints to empowerment for women and men.  </w:t>
      </w:r>
    </w:p>
    <w:p w14:paraId="2729485E" w14:textId="2261670C" w:rsidR="00BE3B36" w:rsidRPr="00945573" w:rsidRDefault="00BE3B36" w:rsidP="00144CA8">
      <w:pPr>
        <w:pStyle w:val="Tabletitle"/>
      </w:pPr>
      <w:bookmarkStart w:id="364" w:name="_Toc63673078"/>
      <w:r w:rsidRPr="00BE6201">
        <w:lastRenderedPageBreak/>
        <w:t xml:space="preserve">Table 6.3.1: Average Percent of Primary Adult Decisionmakers Achieving Adequacy </w:t>
      </w:r>
      <w:r w:rsidR="00FC5F55">
        <w:t>across</w:t>
      </w:r>
      <w:r w:rsidRPr="00BE6201">
        <w:t xml:space="preserve"> the Six A-WEAI Indicators, by Sex and Age</w:t>
      </w:r>
      <w:bookmarkEnd w:id="364"/>
    </w:p>
    <w:tbl>
      <w:tblPr>
        <w:tblW w:w="5000" w:type="pct"/>
        <w:tblLayout w:type="fixed"/>
        <w:tblLook w:val="04A0" w:firstRow="1" w:lastRow="0" w:firstColumn="1" w:lastColumn="0" w:noHBand="0" w:noVBand="1"/>
      </w:tblPr>
      <w:tblGrid>
        <w:gridCol w:w="4561"/>
        <w:gridCol w:w="1210"/>
        <w:gridCol w:w="838"/>
        <w:gridCol w:w="281"/>
        <w:gridCol w:w="1249"/>
        <w:gridCol w:w="796"/>
        <w:gridCol w:w="641"/>
      </w:tblGrid>
      <w:tr w:rsidR="00BE6201" w:rsidRPr="00BE6201" w14:paraId="5892AB95" w14:textId="77777777" w:rsidTr="00144CA8">
        <w:tc>
          <w:tcPr>
            <w:tcW w:w="4410" w:type="dxa"/>
            <w:vMerge w:val="restart"/>
            <w:tcBorders>
              <w:top w:val="single" w:sz="4" w:space="0" w:color="auto"/>
              <w:left w:val="nil"/>
              <w:bottom w:val="single" w:sz="4" w:space="0" w:color="000000"/>
              <w:right w:val="nil"/>
            </w:tcBorders>
            <w:shd w:val="clear" w:color="000000" w:fill="387990"/>
            <w:vAlign w:val="bottom"/>
            <w:hideMark/>
          </w:tcPr>
          <w:p w14:paraId="1071889E" w14:textId="77777777" w:rsidR="00BE6201" w:rsidRPr="00BE6201" w:rsidRDefault="00BE6201" w:rsidP="00144CA8">
            <w:pPr>
              <w:keepNext/>
              <w:widowControl/>
              <w:spacing w:line="259" w:lineRule="auto"/>
              <w:rPr>
                <w:rFonts w:eastAsia="Times New Roman" w:cs="Times New Roman"/>
                <w:b/>
                <w:bCs/>
                <w:color w:val="FFFFFF"/>
                <w:sz w:val="20"/>
                <w:szCs w:val="20"/>
              </w:rPr>
            </w:pPr>
            <w:r w:rsidRPr="00BE6201">
              <w:rPr>
                <w:rFonts w:eastAsia="Times New Roman" w:cs="Times New Roman"/>
                <w:b/>
                <w:bCs/>
                <w:color w:val="FFFFFF"/>
                <w:sz w:val="20"/>
                <w:szCs w:val="20"/>
              </w:rPr>
              <w:t>A-WEAI indicator</w:t>
            </w:r>
          </w:p>
        </w:tc>
        <w:tc>
          <w:tcPr>
            <w:tcW w:w="1980" w:type="dxa"/>
            <w:gridSpan w:val="2"/>
            <w:tcBorders>
              <w:top w:val="single" w:sz="4" w:space="0" w:color="auto"/>
              <w:left w:val="nil"/>
              <w:bottom w:val="single" w:sz="4" w:space="0" w:color="FFFFFF"/>
              <w:right w:val="nil"/>
            </w:tcBorders>
            <w:shd w:val="clear" w:color="000000" w:fill="387990"/>
            <w:vAlign w:val="center"/>
            <w:hideMark/>
          </w:tcPr>
          <w:p w14:paraId="6E92D888"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1289D00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c>
          <w:tcPr>
            <w:tcW w:w="1978" w:type="dxa"/>
            <w:gridSpan w:val="2"/>
            <w:tcBorders>
              <w:top w:val="single" w:sz="4" w:space="0" w:color="auto"/>
              <w:left w:val="nil"/>
              <w:bottom w:val="single" w:sz="4" w:space="0" w:color="FFFFFF"/>
              <w:right w:val="nil"/>
            </w:tcBorders>
            <w:shd w:val="clear" w:color="000000" w:fill="387990"/>
            <w:vAlign w:val="center"/>
            <w:hideMark/>
          </w:tcPr>
          <w:p w14:paraId="4BFE17F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Male</w:t>
            </w:r>
          </w:p>
        </w:tc>
        <w:tc>
          <w:tcPr>
            <w:tcW w:w="620" w:type="dxa"/>
            <w:tcBorders>
              <w:top w:val="single" w:sz="4" w:space="0" w:color="auto"/>
              <w:left w:val="nil"/>
              <w:bottom w:val="nil"/>
              <w:right w:val="nil"/>
            </w:tcBorders>
            <w:shd w:val="clear" w:color="000000" w:fill="387990"/>
            <w:vAlign w:val="center"/>
            <w:hideMark/>
          </w:tcPr>
          <w:p w14:paraId="6DEA823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r>
      <w:tr w:rsidR="00BE6201" w:rsidRPr="00BE6201" w14:paraId="44E67837" w14:textId="77777777" w:rsidTr="00144CA8">
        <w:tc>
          <w:tcPr>
            <w:tcW w:w="4410" w:type="dxa"/>
            <w:vMerge/>
            <w:tcBorders>
              <w:top w:val="single" w:sz="4" w:space="0" w:color="auto"/>
              <w:left w:val="nil"/>
              <w:bottom w:val="single" w:sz="4" w:space="0" w:color="000000"/>
              <w:right w:val="nil"/>
            </w:tcBorders>
            <w:vAlign w:val="center"/>
            <w:hideMark/>
          </w:tcPr>
          <w:p w14:paraId="0DCD5C1B"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170" w:type="dxa"/>
            <w:tcBorders>
              <w:top w:val="nil"/>
              <w:left w:val="nil"/>
              <w:bottom w:val="single" w:sz="4" w:space="0" w:color="auto"/>
              <w:right w:val="nil"/>
            </w:tcBorders>
            <w:shd w:val="clear" w:color="000000" w:fill="387990"/>
            <w:vAlign w:val="center"/>
            <w:hideMark/>
          </w:tcPr>
          <w:p w14:paraId="1A533DA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810" w:type="dxa"/>
            <w:tcBorders>
              <w:top w:val="nil"/>
              <w:left w:val="nil"/>
              <w:bottom w:val="single" w:sz="4" w:space="0" w:color="auto"/>
              <w:right w:val="nil"/>
            </w:tcBorders>
            <w:shd w:val="clear" w:color="000000" w:fill="387990"/>
            <w:vAlign w:val="center"/>
            <w:hideMark/>
          </w:tcPr>
          <w:p w14:paraId="0670A18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29F0C568"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208" w:type="dxa"/>
            <w:tcBorders>
              <w:top w:val="nil"/>
              <w:left w:val="nil"/>
              <w:bottom w:val="single" w:sz="4" w:space="0" w:color="auto"/>
              <w:right w:val="nil"/>
            </w:tcBorders>
            <w:shd w:val="clear" w:color="000000" w:fill="387990"/>
            <w:vAlign w:val="center"/>
            <w:hideMark/>
          </w:tcPr>
          <w:p w14:paraId="14D1DDB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770" w:type="dxa"/>
            <w:tcBorders>
              <w:top w:val="nil"/>
              <w:left w:val="nil"/>
              <w:bottom w:val="single" w:sz="4" w:space="0" w:color="auto"/>
              <w:right w:val="nil"/>
            </w:tcBorders>
            <w:shd w:val="clear" w:color="000000" w:fill="387990"/>
            <w:vAlign w:val="center"/>
            <w:hideMark/>
          </w:tcPr>
          <w:p w14:paraId="523321B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620" w:type="dxa"/>
            <w:tcBorders>
              <w:top w:val="nil"/>
              <w:left w:val="nil"/>
              <w:bottom w:val="single" w:sz="4" w:space="0" w:color="auto"/>
              <w:right w:val="nil"/>
            </w:tcBorders>
            <w:shd w:val="clear" w:color="000000" w:fill="387990"/>
            <w:vAlign w:val="center"/>
            <w:hideMark/>
          </w:tcPr>
          <w:p w14:paraId="0EA0ABAB"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Sig.</w:t>
            </w:r>
            <w:r w:rsidRPr="00BE6201">
              <w:rPr>
                <w:rFonts w:eastAsia="Times New Roman" w:cs="Times New Roman"/>
                <w:b/>
                <w:bCs/>
                <w:color w:val="FFFFFF"/>
                <w:sz w:val="20"/>
                <w:szCs w:val="20"/>
                <w:vertAlign w:val="superscript"/>
              </w:rPr>
              <w:t>a</w:t>
            </w:r>
          </w:p>
        </w:tc>
      </w:tr>
      <w:tr w:rsidR="00BE6201" w:rsidRPr="00BE6201" w14:paraId="36CA0DB3" w14:textId="77777777" w:rsidTr="00144CA8">
        <w:tc>
          <w:tcPr>
            <w:tcW w:w="4410" w:type="dxa"/>
            <w:tcBorders>
              <w:top w:val="nil"/>
              <w:left w:val="nil"/>
              <w:bottom w:val="single" w:sz="4" w:space="0" w:color="auto"/>
              <w:right w:val="nil"/>
            </w:tcBorders>
            <w:shd w:val="clear" w:color="auto" w:fill="auto"/>
            <w:vAlign w:val="center"/>
            <w:hideMark/>
          </w:tcPr>
          <w:p w14:paraId="589EBF8E"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Average percentage (censored headcount ratio)</w:t>
            </w:r>
          </w:p>
        </w:tc>
        <w:tc>
          <w:tcPr>
            <w:tcW w:w="1170" w:type="dxa"/>
            <w:tcBorders>
              <w:top w:val="nil"/>
              <w:left w:val="nil"/>
              <w:bottom w:val="single" w:sz="4" w:space="0" w:color="auto"/>
              <w:right w:val="nil"/>
            </w:tcBorders>
            <w:shd w:val="clear" w:color="auto" w:fill="auto"/>
            <w:noWrap/>
            <w:vAlign w:val="bottom"/>
            <w:hideMark/>
          </w:tcPr>
          <w:p w14:paraId="5D2781CD"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4FAB7F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01528549"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5D002A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801D4C6"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694C7FA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33B97525" w14:textId="77777777" w:rsidTr="00144CA8">
        <w:tc>
          <w:tcPr>
            <w:tcW w:w="4410" w:type="dxa"/>
            <w:tcBorders>
              <w:top w:val="nil"/>
              <w:left w:val="nil"/>
              <w:bottom w:val="single" w:sz="4" w:space="0" w:color="auto"/>
              <w:right w:val="nil"/>
            </w:tcBorders>
            <w:shd w:val="clear" w:color="000000" w:fill="DBE7F3"/>
            <w:vAlign w:val="center"/>
            <w:hideMark/>
          </w:tcPr>
          <w:p w14:paraId="007C5250" w14:textId="77777777" w:rsidR="00BE6201" w:rsidRPr="00BE6201" w:rsidRDefault="00BE6201" w:rsidP="00144CA8">
            <w:pPr>
              <w:keepNext/>
              <w:widowControl/>
              <w:spacing w:line="259" w:lineRule="auto"/>
              <w:rPr>
                <w:rFonts w:eastAsia="Times New Roman" w:cs="Times New Roman"/>
                <w:b/>
                <w:bCs/>
                <w:sz w:val="20"/>
                <w:szCs w:val="20"/>
              </w:rPr>
            </w:pPr>
            <w:r w:rsidRPr="00BE6201">
              <w:rPr>
                <w:rFonts w:eastAsia="Times New Roman" w:cs="Times New Roman"/>
                <w:b/>
                <w:bCs/>
                <w:sz w:val="20"/>
                <w:szCs w:val="20"/>
              </w:rPr>
              <w:t>Age category</w:t>
            </w:r>
          </w:p>
        </w:tc>
        <w:tc>
          <w:tcPr>
            <w:tcW w:w="1170" w:type="dxa"/>
            <w:tcBorders>
              <w:top w:val="nil"/>
              <w:left w:val="nil"/>
              <w:bottom w:val="single" w:sz="4" w:space="0" w:color="auto"/>
              <w:right w:val="nil"/>
            </w:tcBorders>
            <w:shd w:val="clear" w:color="000000" w:fill="DBE7F3"/>
            <w:vAlign w:val="center"/>
            <w:hideMark/>
          </w:tcPr>
          <w:p w14:paraId="3C6E8913"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810" w:type="dxa"/>
            <w:tcBorders>
              <w:top w:val="nil"/>
              <w:left w:val="nil"/>
              <w:bottom w:val="single" w:sz="4" w:space="0" w:color="auto"/>
              <w:right w:val="nil"/>
            </w:tcBorders>
            <w:shd w:val="clear" w:color="000000" w:fill="DBE7F3"/>
            <w:vAlign w:val="center"/>
            <w:hideMark/>
          </w:tcPr>
          <w:p w14:paraId="778D78B7"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095CEF7B"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1208" w:type="dxa"/>
            <w:tcBorders>
              <w:top w:val="nil"/>
              <w:left w:val="nil"/>
              <w:bottom w:val="single" w:sz="4" w:space="0" w:color="auto"/>
              <w:right w:val="nil"/>
            </w:tcBorders>
            <w:shd w:val="clear" w:color="000000" w:fill="DBE7F3"/>
            <w:vAlign w:val="center"/>
            <w:hideMark/>
          </w:tcPr>
          <w:p w14:paraId="4D5C03D8"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770" w:type="dxa"/>
            <w:tcBorders>
              <w:top w:val="nil"/>
              <w:left w:val="nil"/>
              <w:bottom w:val="single" w:sz="4" w:space="0" w:color="auto"/>
              <w:right w:val="nil"/>
            </w:tcBorders>
            <w:shd w:val="clear" w:color="000000" w:fill="DBE7F3"/>
            <w:vAlign w:val="center"/>
            <w:hideMark/>
          </w:tcPr>
          <w:p w14:paraId="5E0C5E38"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620" w:type="dxa"/>
            <w:tcBorders>
              <w:top w:val="nil"/>
              <w:left w:val="nil"/>
              <w:bottom w:val="single" w:sz="4" w:space="0" w:color="auto"/>
              <w:right w:val="nil"/>
            </w:tcBorders>
            <w:shd w:val="clear" w:color="000000" w:fill="DBE7F3"/>
            <w:vAlign w:val="center"/>
            <w:hideMark/>
          </w:tcPr>
          <w:p w14:paraId="1B8761A3"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r>
      <w:tr w:rsidR="00BE6201" w:rsidRPr="00BE6201" w14:paraId="3F375CA5" w14:textId="77777777" w:rsidTr="00144CA8">
        <w:tc>
          <w:tcPr>
            <w:tcW w:w="4410" w:type="dxa"/>
            <w:tcBorders>
              <w:top w:val="nil"/>
              <w:left w:val="nil"/>
              <w:bottom w:val="single" w:sz="4" w:space="0" w:color="auto"/>
              <w:right w:val="nil"/>
            </w:tcBorders>
            <w:shd w:val="clear" w:color="auto" w:fill="auto"/>
            <w:vAlign w:val="center"/>
            <w:hideMark/>
          </w:tcPr>
          <w:p w14:paraId="6CCFD87E"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18-29</w:t>
            </w:r>
          </w:p>
        </w:tc>
        <w:tc>
          <w:tcPr>
            <w:tcW w:w="1170" w:type="dxa"/>
            <w:tcBorders>
              <w:top w:val="nil"/>
              <w:left w:val="nil"/>
              <w:bottom w:val="single" w:sz="4" w:space="0" w:color="auto"/>
              <w:right w:val="nil"/>
            </w:tcBorders>
            <w:shd w:val="clear" w:color="auto" w:fill="auto"/>
            <w:noWrap/>
            <w:vAlign w:val="bottom"/>
            <w:hideMark/>
          </w:tcPr>
          <w:p w14:paraId="7CB1419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372F67A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30A91584"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61AB2F3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7F3FF92B"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5446E7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4444B3E2" w14:textId="77777777" w:rsidTr="00144CA8">
        <w:tc>
          <w:tcPr>
            <w:tcW w:w="4410" w:type="dxa"/>
            <w:tcBorders>
              <w:top w:val="nil"/>
              <w:left w:val="nil"/>
              <w:bottom w:val="single" w:sz="4" w:space="0" w:color="auto"/>
              <w:right w:val="nil"/>
            </w:tcBorders>
            <w:shd w:val="clear" w:color="auto" w:fill="auto"/>
            <w:vAlign w:val="center"/>
            <w:hideMark/>
          </w:tcPr>
          <w:p w14:paraId="49E9F01F"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30+</w:t>
            </w:r>
          </w:p>
        </w:tc>
        <w:tc>
          <w:tcPr>
            <w:tcW w:w="1170" w:type="dxa"/>
            <w:tcBorders>
              <w:top w:val="nil"/>
              <w:left w:val="nil"/>
              <w:bottom w:val="single" w:sz="4" w:space="0" w:color="auto"/>
              <w:right w:val="nil"/>
            </w:tcBorders>
            <w:shd w:val="clear" w:color="auto" w:fill="auto"/>
            <w:noWrap/>
            <w:vAlign w:val="bottom"/>
            <w:hideMark/>
          </w:tcPr>
          <w:p w14:paraId="2EADA85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572095C1"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181E002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1F7C4D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94801B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4A76A27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bl>
    <w:p w14:paraId="78D194C4" w14:textId="77777777" w:rsidR="008170B4" w:rsidRDefault="008170B4" w:rsidP="00144CA8">
      <w:pPr>
        <w:keepNext/>
        <w:widowControl/>
        <w:rPr>
          <w:color w:val="auto"/>
          <w:sz w:val="16"/>
          <w:szCs w:val="16"/>
        </w:rPr>
      </w:pPr>
      <w:commentRangeStart w:id="365"/>
      <w:r w:rsidRPr="007472E6">
        <w:rPr>
          <w:color w:val="auto"/>
          <w:sz w:val="16"/>
          <w:szCs w:val="16"/>
        </w:rPr>
        <w:t>^ Results not statistically reliable, n&lt;30  </w:t>
      </w:r>
      <w:commentRangeEnd w:id="365"/>
      <w:r>
        <w:rPr>
          <w:rStyle w:val="CommentReference"/>
        </w:rPr>
        <w:commentReference w:id="365"/>
      </w:r>
    </w:p>
    <w:p w14:paraId="63700AF0" w14:textId="21DB763F" w:rsidR="00BE6201" w:rsidRPr="00BE6201" w:rsidRDefault="00BE6201" w:rsidP="00144CA8">
      <w:pPr>
        <w:keepNext/>
        <w:widowControl/>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C607366" w14:textId="7F012B30" w:rsidR="00BE6201" w:rsidRPr="00BE6201" w:rsidRDefault="00BE6201" w:rsidP="00144CA8">
      <w:pPr>
        <w:keepNext/>
        <w:widowControl/>
        <w:rPr>
          <w:sz w:val="16"/>
          <w:szCs w:val="20"/>
        </w:rPr>
      </w:pPr>
      <w:r w:rsidRPr="00BE6201">
        <w:rPr>
          <w:sz w:val="16"/>
          <w:szCs w:val="20"/>
        </w:rPr>
        <w:t xml:space="preserve">Notes: </w:t>
      </w:r>
    </w:p>
    <w:p w14:paraId="7B380491" w14:textId="1582930F" w:rsidR="00BE6201" w:rsidRPr="00BE6201" w:rsidRDefault="00BE6201" w:rsidP="00144CA8">
      <w:pPr>
        <w:keepNext/>
        <w:widowControl/>
        <w:rPr>
          <w:sz w:val="16"/>
          <w:szCs w:val="20"/>
        </w:rPr>
      </w:pPr>
      <w:r w:rsidRPr="00BE6201">
        <w:rPr>
          <w:sz w:val="16"/>
          <w:szCs w:val="20"/>
        </w:rPr>
        <w:t xml:space="preserve">Estimates are based on </w:t>
      </w:r>
      <w:r w:rsidR="00916117">
        <w:rPr>
          <w:sz w:val="16"/>
          <w:szCs w:val="20"/>
        </w:rPr>
        <w:t>primary adult decisionmakers who are de jure household members</w:t>
      </w:r>
      <w:r w:rsidRPr="00BE6201">
        <w:rPr>
          <w:sz w:val="16"/>
          <w:szCs w:val="20"/>
        </w:rPr>
        <w:t>.</w:t>
      </w:r>
    </w:p>
    <w:p w14:paraId="2F1419D3" w14:textId="6F30504F" w:rsidR="00BE6201" w:rsidRPr="00BE6201" w:rsidRDefault="00BE6201" w:rsidP="00144CA8">
      <w:pPr>
        <w:keepNext/>
        <w:widowControl/>
        <w:rPr>
          <w:sz w:val="16"/>
          <w:szCs w:val="20"/>
        </w:rPr>
      </w:pPr>
      <w:r w:rsidRPr="00BE6201">
        <w:rPr>
          <w:sz w:val="16"/>
          <w:szCs w:val="20"/>
        </w:rPr>
        <w:t xml:space="preserve">The Feed the Future ZOI context indicator, “Average percent of women achieving adequacy across the six indicators of the A-WEAI,” is calculated as the sum of the censored headcount ratios for primary adult </w:t>
      </w:r>
      <w:r w:rsidR="00587BEF" w:rsidRPr="00BE6201">
        <w:rPr>
          <w:sz w:val="16"/>
          <w:szCs w:val="20"/>
        </w:rPr>
        <w:t xml:space="preserve">female </w:t>
      </w:r>
      <w:r w:rsidRPr="00BE6201">
        <w:rPr>
          <w:sz w:val="16"/>
          <w:szCs w:val="20"/>
        </w:rPr>
        <w:t xml:space="preserve">decisionmakers for each of the six A-WEAI indicators, divided by six (the number of indicators.) It shows the average across the six indicators of proportion of primary adult </w:t>
      </w:r>
      <w:r w:rsidR="00587BEF" w:rsidRPr="00BE6201">
        <w:rPr>
          <w:sz w:val="16"/>
          <w:szCs w:val="20"/>
        </w:rPr>
        <w:t xml:space="preserve">female </w:t>
      </w:r>
      <w:r w:rsidRPr="00BE6201">
        <w:rPr>
          <w:sz w:val="16"/>
          <w:szCs w:val="20"/>
        </w:rPr>
        <w:t>decisionmakers in the ZOI population who are disempowered but still achieved adequacy in an individual A-WEAI indicator.</w:t>
      </w:r>
    </w:p>
    <w:p w14:paraId="51AC007F" w14:textId="206DA308" w:rsidR="00BE6201" w:rsidRDefault="00604DD9" w:rsidP="00144CA8">
      <w:pPr>
        <w:keepNext/>
        <w:widowControl/>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66FBBDC1" w14:textId="2B87C8CA" w:rsidR="00CA17AC" w:rsidRPr="000735CE" w:rsidRDefault="00EE5611" w:rsidP="00CA17AC">
      <w:pPr>
        <w:pStyle w:val="BodyText1"/>
        <w:rPr>
          <w:szCs w:val="22"/>
        </w:rPr>
      </w:pPr>
      <w:r>
        <w:rPr>
          <w:szCs w:val="22"/>
        </w:rPr>
        <w:t xml:space="preserve">The 5DE is composed of two components: (1) the percentage of empowered individuals and (2) </w:t>
      </w:r>
      <w:r w:rsidRPr="00EE5611">
        <w:rPr>
          <w:szCs w:val="22"/>
        </w:rPr>
        <w:t>the percentage of disempowered individuals multiplied by the mean adequacy score of the disempowered (i.e., the average percentage of indicators that compose the 5DE in which disempowered women have adequate achievements).</w:t>
      </w:r>
      <w:commentRangeStart w:id="366"/>
      <w:r w:rsidR="00CD4934" w:rsidRPr="00CD4934">
        <w:rPr>
          <w:b/>
          <w:bCs/>
          <w:szCs w:val="22"/>
        </w:rPr>
        <w:t xml:space="preserve">Figure </w:t>
      </w:r>
      <w:r w:rsidR="00CD4934">
        <w:rPr>
          <w:b/>
          <w:bCs/>
          <w:szCs w:val="22"/>
        </w:rPr>
        <w:t>6</w:t>
      </w:r>
      <w:r w:rsidR="00CD4934" w:rsidRPr="00CD4934">
        <w:rPr>
          <w:b/>
          <w:bCs/>
          <w:szCs w:val="22"/>
        </w:rPr>
        <w:t>.1</w:t>
      </w:r>
      <w:r w:rsidR="00CD4934" w:rsidRPr="00CD4934">
        <w:rPr>
          <w:szCs w:val="22"/>
        </w:rPr>
        <w:t xml:space="preserve"> </w:t>
      </w:r>
      <w:commentRangeEnd w:id="366"/>
      <w:r w:rsidR="00520902">
        <w:rPr>
          <w:rStyle w:val="CommentReference"/>
          <w:rFonts w:eastAsia="Arial" w:cs="Arial"/>
          <w:color w:val="000000"/>
        </w:rPr>
        <w:commentReference w:id="366"/>
      </w:r>
      <w:r w:rsidR="00CD4934" w:rsidRPr="00CD4934">
        <w:rPr>
          <w:szCs w:val="22"/>
        </w:rPr>
        <w:t xml:space="preserve">presents the comparison of the contribution of each indicator </w:t>
      </w:r>
      <w:r w:rsidR="006E0FA6">
        <w:rPr>
          <w:szCs w:val="22"/>
        </w:rPr>
        <w:t xml:space="preserve">by sex </w:t>
      </w:r>
      <w:r w:rsidR="00CD4934" w:rsidRPr="00CD4934">
        <w:rPr>
          <w:szCs w:val="22"/>
        </w:rPr>
        <w:t xml:space="preserve">to </w:t>
      </w:r>
      <w:r w:rsidR="00CA17AC" w:rsidRPr="00CD4934">
        <w:rPr>
          <w:szCs w:val="22"/>
        </w:rPr>
        <w:t xml:space="preserve">the </w:t>
      </w:r>
      <w:r w:rsidR="00CA17AC">
        <w:rPr>
          <w:szCs w:val="22"/>
        </w:rPr>
        <w:t>second component</w:t>
      </w:r>
      <w:r w:rsidR="009B1BA1">
        <w:rPr>
          <w:szCs w:val="22"/>
        </w:rPr>
        <w:t xml:space="preserve"> of the 5DE</w:t>
      </w:r>
      <w:r w:rsidR="000735CE">
        <w:rPr>
          <w:szCs w:val="22"/>
        </w:rPr>
        <w:t>—</w:t>
      </w:r>
      <w:r w:rsidR="00CA17AC">
        <w:rPr>
          <w:szCs w:val="22"/>
        </w:rPr>
        <w:t>disempowered but adequate</w:t>
      </w:r>
      <w:r w:rsidR="000735CE">
        <w:rPr>
          <w:szCs w:val="22"/>
        </w:rPr>
        <w:t>—</w:t>
      </w:r>
      <w:r w:rsidR="00CA17AC" w:rsidRPr="00D70824">
        <w:rPr>
          <w:szCs w:val="22"/>
        </w:rPr>
        <w:t xml:space="preserve">to illustrate </w:t>
      </w:r>
      <w:r w:rsidR="00CA17AC">
        <w:rPr>
          <w:szCs w:val="22"/>
        </w:rPr>
        <w:t xml:space="preserve">which indicators present the </w:t>
      </w:r>
      <w:r w:rsidR="00CA17AC" w:rsidRPr="00E87F39">
        <w:t>greatest</w:t>
      </w:r>
      <w:r w:rsidR="00CA17AC">
        <w:t xml:space="preserve"> constraints to empowerment</w:t>
      </w:r>
      <w:r w:rsidR="00CA17AC" w:rsidRPr="00E87F39">
        <w:t xml:space="preserve"> </w:t>
      </w:r>
      <w:r w:rsidR="00CA17AC" w:rsidRPr="00E802C7">
        <w:t>among men and women identified as disempowered</w:t>
      </w:r>
      <w:r w:rsidR="00CA17AC" w:rsidRPr="0028463B">
        <w:t>.</w:t>
      </w:r>
    </w:p>
    <w:p w14:paraId="62AB8B0C" w14:textId="09D86FA5" w:rsidR="00CA17AC" w:rsidRDefault="00CA17AC" w:rsidP="00CA17AC">
      <w:pPr>
        <w:pStyle w:val="BodyText1"/>
        <w:rPr>
          <w:szCs w:val="22"/>
        </w:rPr>
      </w:pPr>
      <w:r>
        <w:rPr>
          <w:lang w:val="en-GB"/>
        </w:rPr>
        <w:t xml:space="preserve">The </w:t>
      </w:r>
      <w:r w:rsidR="007F3CC5">
        <w:t>decisions about agricultural production</w:t>
      </w:r>
      <w:r w:rsidR="009948EE">
        <w:t>,</w:t>
      </w:r>
      <w:r w:rsidR="007F3CC5">
        <w:t xml:space="preserve"> control over use of income</w:t>
      </w:r>
      <w:r w:rsidR="009948EE">
        <w:t xml:space="preserve">, </w:t>
      </w:r>
      <w:r w:rsidR="007F3CC5">
        <w:t>leadership in the community</w:t>
      </w:r>
      <w:r w:rsidR="009948EE">
        <w:t xml:space="preserve">, and </w:t>
      </w:r>
      <w:r w:rsidR="007F3CC5">
        <w:t>time allocation</w:t>
      </w:r>
      <w:r w:rsidR="009948EE">
        <w:t xml:space="preserve"> </w:t>
      </w:r>
      <w:r>
        <w:rPr>
          <w:lang w:val="en-GB"/>
        </w:rPr>
        <w:t>domains are composed of a single indicator, and thus these domains and the corresponding indicator carry the same weight</w:t>
      </w:r>
      <w:r w:rsidR="00FC2F2B">
        <w:rPr>
          <w:lang w:val="en-GB"/>
        </w:rPr>
        <w:t>:</w:t>
      </w:r>
      <w:r>
        <w:rPr>
          <w:lang w:val="en-GB"/>
        </w:rPr>
        <w:t xml:space="preserve"> one-fifth. The </w:t>
      </w:r>
      <w:r w:rsidR="009948EE">
        <w:t xml:space="preserve">access to and decision-making power about productive resources </w:t>
      </w:r>
      <w:r>
        <w:rPr>
          <w:lang w:val="en-GB"/>
        </w:rPr>
        <w:t xml:space="preserve">domain also </w:t>
      </w:r>
      <w:r w:rsidR="00FC2F2B">
        <w:rPr>
          <w:lang w:val="en-GB"/>
        </w:rPr>
        <w:t xml:space="preserve">has a </w:t>
      </w:r>
      <w:r>
        <w:rPr>
          <w:lang w:val="en-GB"/>
        </w:rPr>
        <w:t>weigh</w:t>
      </w:r>
      <w:r w:rsidR="00FC2F2B">
        <w:rPr>
          <w:lang w:val="en-GB"/>
        </w:rPr>
        <w:t xml:space="preserve">t of </w:t>
      </w:r>
      <w:r>
        <w:rPr>
          <w:lang w:val="en-GB"/>
        </w:rPr>
        <w:t xml:space="preserve">one-fifth but is composed of two indicators: ownership of assets with </w:t>
      </w:r>
      <w:r w:rsidR="00FC2F2B">
        <w:rPr>
          <w:lang w:val="en-GB"/>
        </w:rPr>
        <w:t xml:space="preserve">a </w:t>
      </w:r>
      <w:r>
        <w:rPr>
          <w:lang w:val="en-GB"/>
        </w:rPr>
        <w:t xml:space="preserve">weight of two-fifteenths and access to and decisions on credit with </w:t>
      </w:r>
      <w:r w:rsidR="00753A33">
        <w:rPr>
          <w:lang w:val="en-GB"/>
        </w:rPr>
        <w:t xml:space="preserve">a </w:t>
      </w:r>
      <w:r>
        <w:rPr>
          <w:lang w:val="en-GB"/>
        </w:rPr>
        <w:t xml:space="preserve">weight of one-fifteenth.  </w:t>
      </w:r>
      <w:r>
        <w:rPr>
          <w:szCs w:val="22"/>
        </w:rPr>
        <w:t xml:space="preserve"> </w:t>
      </w:r>
    </w:p>
    <w:p w14:paraId="2A7C4322" w14:textId="77777777" w:rsidR="00753A33" w:rsidRDefault="00753A33" w:rsidP="00753A33">
      <w:pPr>
        <w:pStyle w:val="BodyText1"/>
        <w:rPr>
          <w:szCs w:val="22"/>
        </w:rPr>
      </w:pPr>
      <w:r>
        <w:rPr>
          <w:szCs w:val="22"/>
        </w:rPr>
        <w:t>The indicator weights are important to consider in the calculation of the 5DE and the overall A-WEAI, which is an aggregated, standardized index score that allows for cross-country comparability. However, the purpose of decomposing the “disempowered but adequate” component of the 5DE is to draw attention to the indicators for which low percentages of disempowered individuals achieve adequacy (censored adequacy headcounts) or contribute proportionally less than the indicator’s weight to the “disempowered but adequate” component of the 5DE. Increasing the percentage of disempowered individuals who achieve adequacy in these indicators will increase the 5DE.</w:t>
      </w:r>
    </w:p>
    <w:p w14:paraId="6F694CFF" w14:textId="3A17BCD9" w:rsidR="00CD4934" w:rsidRPr="00CD4934" w:rsidRDefault="00144CA8" w:rsidP="00144CA8">
      <w:pPr>
        <w:pStyle w:val="BodyText1"/>
      </w:pPr>
      <w:r w:rsidRPr="00CD4934">
        <w:rPr>
          <w:highlight w:val="yellow"/>
        </w:rPr>
        <w:t xml:space="preserve"> </w:t>
      </w:r>
      <w:r w:rsidR="00CD4934" w:rsidRPr="00CD4934">
        <w:rPr>
          <w:highlight w:val="yellow"/>
        </w:rPr>
        <w:t>[</w:t>
      </w:r>
      <w:commentRangeStart w:id="367"/>
      <w:r w:rsidR="00CD4934" w:rsidRPr="00CD4934">
        <w:rPr>
          <w:highlight w:val="yellow"/>
        </w:rPr>
        <w:t>DESCRIBE</w:t>
      </w:r>
      <w:commentRangeEnd w:id="367"/>
      <w:r w:rsidR="00520902">
        <w:rPr>
          <w:rStyle w:val="CommentReference"/>
          <w:rFonts w:eastAsia="Arial" w:cs="Arial"/>
          <w:color w:val="000000"/>
        </w:rPr>
        <w:commentReference w:id="367"/>
      </w:r>
      <w:r w:rsidR="00CD4934" w:rsidRPr="00CD4934">
        <w:rPr>
          <w:highlight w:val="yellow"/>
        </w:rPr>
        <w:t xml:space="preserve"> THE RESULTS IN THE FIGURE.]</w:t>
      </w:r>
    </w:p>
    <w:p w14:paraId="60787883" w14:textId="77777777" w:rsidR="00CD4934" w:rsidRDefault="00CD4934">
      <w:pPr>
        <w:widowControl/>
        <w:spacing w:line="240" w:lineRule="auto"/>
        <w:rPr>
          <w:b/>
          <w:sz w:val="20"/>
          <w:szCs w:val="20"/>
        </w:rPr>
      </w:pPr>
      <w:r>
        <w:rPr>
          <w:b/>
          <w:sz w:val="20"/>
          <w:szCs w:val="20"/>
        </w:rPr>
        <w:br w:type="page"/>
      </w:r>
    </w:p>
    <w:p w14:paraId="59397B73" w14:textId="7BBA97AF" w:rsidR="00CD4934" w:rsidRPr="00B5232B" w:rsidRDefault="00CD4934" w:rsidP="00144CA8">
      <w:pPr>
        <w:pStyle w:val="Figuretitle"/>
      </w:pPr>
      <w:bookmarkStart w:id="368" w:name="_Toc20120192"/>
      <w:bookmarkStart w:id="369" w:name="_Toc63673176"/>
      <w:r w:rsidRPr="00B5232B">
        <w:lastRenderedPageBreak/>
        <w:t xml:space="preserve">Figure 6.1: </w:t>
      </w:r>
      <w:bookmarkEnd w:id="368"/>
      <w:r w:rsidR="00C56A98" w:rsidRPr="00C56A98">
        <w:t>Percent Contribution of the Six A-WEAI Indicators to Adequacy among the Disempowered, by Sex (Censored Adequacy Headcount Ratio)</w:t>
      </w:r>
      <w:bookmarkEnd w:id="369"/>
    </w:p>
    <w:p w14:paraId="0035A3A2" w14:textId="31673D4B" w:rsidR="00CD4934" w:rsidRDefault="00397352" w:rsidP="00CD4934">
      <w:r>
        <w:rPr>
          <w:noProof/>
        </w:rPr>
        <w:drawing>
          <wp:inline distT="0" distB="0" distL="0" distR="0" wp14:anchorId="60A73AD7" wp14:editId="0A8926B8">
            <wp:extent cx="5724525" cy="6043614"/>
            <wp:effectExtent l="0" t="0" r="9525" b="14605"/>
            <wp:docPr id="2" name="Chart 2">
              <a:extLst xmlns:a="http://schemas.openxmlformats.org/drawingml/2006/main">
                <a:ext uri="{FF2B5EF4-FFF2-40B4-BE49-F238E27FC236}">
                  <a16:creationId xmlns:a16="http://schemas.microsoft.com/office/drawing/2014/main" id="{54D398D9-A903-4D39-BAFD-4D761AB7C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8BF2D9A" w14:textId="77777777" w:rsidR="00420EBC" w:rsidRDefault="00420EBC" w:rsidP="00420EBC">
      <w:pPr>
        <w:keepNext/>
        <w:widowControl/>
        <w:rPr>
          <w:ins w:id="370" w:author="ICF" w:date="2020-11-04T13:31:00Z"/>
          <w:sz w:val="16"/>
          <w:szCs w:val="20"/>
        </w:rPr>
      </w:pPr>
      <w:ins w:id="371" w:author="ICF" w:date="2020-11-04T13:31:00Z">
        <w:r>
          <w:rPr>
            <w:sz w:val="16"/>
          </w:rPr>
          <w:t xml:space="preserve">Note: </w:t>
        </w:r>
        <w:r w:rsidRPr="00BE6201">
          <w:rPr>
            <w:sz w:val="16"/>
            <w:szCs w:val="20"/>
          </w:rPr>
          <w:t xml:space="preserve">Estimates are based on </w:t>
        </w:r>
        <w:r>
          <w:rPr>
            <w:sz w:val="16"/>
            <w:szCs w:val="20"/>
          </w:rPr>
          <w:t>primary adult decision-makers who are de jure household members</w:t>
        </w:r>
        <w:r w:rsidRPr="00BE6201">
          <w:rPr>
            <w:sz w:val="16"/>
            <w:szCs w:val="20"/>
          </w:rPr>
          <w:t>.</w:t>
        </w:r>
      </w:ins>
    </w:p>
    <w:p w14:paraId="638CFAC7" w14:textId="37A49301" w:rsidR="00EC02F5" w:rsidRPr="00945573" w:rsidRDefault="00604DD9" w:rsidP="00144CA8">
      <w:pPr>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09FEA447" w14:textId="7F02D915" w:rsidR="00EC02F5" w:rsidRPr="00BE3B36" w:rsidRDefault="00EC02F5" w:rsidP="00144CA8">
      <w:pPr>
        <w:pStyle w:val="BodyText1"/>
      </w:pPr>
      <w:r w:rsidRPr="00901D8B">
        <w:rPr>
          <w:b/>
        </w:rPr>
        <w:t xml:space="preserve">Table </w:t>
      </w:r>
      <w:r w:rsidR="00D7289F" w:rsidRPr="00901D8B">
        <w:rPr>
          <w:b/>
        </w:rPr>
        <w:t>6</w:t>
      </w:r>
      <w:r w:rsidR="00D7289F" w:rsidRPr="00901D8B" w:rsidDel="00CD4934">
        <w:rPr>
          <w:b/>
        </w:rPr>
        <w:t>.</w:t>
      </w:r>
      <w:r w:rsidR="00D7289F" w:rsidRPr="00901D8B">
        <w:rPr>
          <w:b/>
        </w:rPr>
        <w:t>3</w:t>
      </w:r>
      <w:r w:rsidR="00CD4934" w:rsidRPr="00901D8B">
        <w:rPr>
          <w:b/>
        </w:rPr>
        <w:t>.2</w:t>
      </w:r>
      <w:r w:rsidRPr="00BE3B36">
        <w:rPr>
          <w:b/>
        </w:rPr>
        <w:t xml:space="preserve"> </w:t>
      </w:r>
      <w:r w:rsidRPr="00BE3B36">
        <w:t xml:space="preserve">presents the censored headcount ratios of individuals achieving adequacy in each indicator, disaggregated by sex and age. </w:t>
      </w:r>
    </w:p>
    <w:p w14:paraId="1C4AF594" w14:textId="66A14F45" w:rsidR="00EC02F5" w:rsidRPr="00BE3B36" w:rsidRDefault="00144CA8" w:rsidP="00144CA8">
      <w:pPr>
        <w:pStyle w:val="BodyText1"/>
      </w:pPr>
      <w:r w:rsidRPr="00BE3B36">
        <w:rPr>
          <w:highlight w:val="yellow"/>
        </w:rPr>
        <w:t xml:space="preserve"> </w:t>
      </w:r>
      <w:r w:rsidR="00EC02F5" w:rsidRPr="00BE3B36">
        <w:rPr>
          <w:highlight w:val="yellow"/>
        </w:rPr>
        <w:t>[DESCRIBE THE RESULTS IN THE TABLE.</w:t>
      </w:r>
      <w:r w:rsidR="00EC02F5" w:rsidRPr="00BE3B36">
        <w:t xml:space="preserve">] </w:t>
      </w:r>
    </w:p>
    <w:p w14:paraId="1993208D" w14:textId="0D892968" w:rsidR="00EC02F5" w:rsidRPr="00BE6201" w:rsidRDefault="00EC02F5" w:rsidP="00144CA8">
      <w:pPr>
        <w:pStyle w:val="Tabletitle"/>
      </w:pPr>
      <w:bookmarkStart w:id="372" w:name="_Toc63673079"/>
      <w:r w:rsidRPr="00BE6201">
        <w:lastRenderedPageBreak/>
        <w:t xml:space="preserve">Table </w:t>
      </w:r>
      <w:r w:rsidR="004A6FDF">
        <w:t>6.3.2</w:t>
      </w:r>
      <w:r w:rsidR="00BE6201" w:rsidRPr="00BE6201">
        <w:t xml:space="preserve">: Percent of Primary Adult Decisionmakers with Adequate Achievement in Each A-WEAI Indicator Using Censored Headcount Ratios, by Sex and </w:t>
      </w:r>
      <w:commentRangeStart w:id="373"/>
      <w:r w:rsidR="00BE6201" w:rsidRPr="00BE6201">
        <w:t>Age</w:t>
      </w:r>
      <w:commentRangeEnd w:id="373"/>
      <w:r w:rsidR="00BE6201">
        <w:rPr>
          <w:rStyle w:val="CommentReference"/>
          <w:b w:val="0"/>
          <w:i/>
        </w:rPr>
        <w:commentReference w:id="373"/>
      </w:r>
      <w:bookmarkEnd w:id="372"/>
      <w:r w:rsidRPr="00BE6201">
        <w:t xml:space="preserve">  </w:t>
      </w:r>
    </w:p>
    <w:tbl>
      <w:tblPr>
        <w:tblW w:w="5000" w:type="pct"/>
        <w:tblLook w:val="04A0" w:firstRow="1" w:lastRow="0" w:firstColumn="1" w:lastColumn="0" w:noHBand="0" w:noVBand="1"/>
      </w:tblPr>
      <w:tblGrid>
        <w:gridCol w:w="3467"/>
        <w:gridCol w:w="1191"/>
        <w:gridCol w:w="1256"/>
        <w:gridCol w:w="327"/>
        <w:gridCol w:w="1340"/>
        <w:gridCol w:w="1251"/>
        <w:gridCol w:w="744"/>
      </w:tblGrid>
      <w:tr w:rsidR="001C2392" w:rsidRPr="00144CA8" w14:paraId="7C1A4197" w14:textId="77777777" w:rsidTr="00144CA8">
        <w:tc>
          <w:tcPr>
            <w:tcW w:w="2880" w:type="dxa"/>
            <w:vMerge w:val="restart"/>
            <w:tcBorders>
              <w:top w:val="single" w:sz="4" w:space="0" w:color="auto"/>
              <w:left w:val="nil"/>
              <w:bottom w:val="single" w:sz="4" w:space="0" w:color="000000"/>
              <w:right w:val="nil"/>
            </w:tcBorders>
            <w:shd w:val="clear" w:color="000000" w:fill="387990"/>
            <w:vAlign w:val="bottom"/>
            <w:hideMark/>
          </w:tcPr>
          <w:p w14:paraId="1B24F1B4" w14:textId="77777777" w:rsidR="001C2392" w:rsidRPr="00144CA8" w:rsidRDefault="001C2392" w:rsidP="00144CA8">
            <w:pPr>
              <w:keepNext/>
              <w:widowControl/>
              <w:spacing w:line="259" w:lineRule="auto"/>
              <w:rPr>
                <w:rFonts w:eastAsia="Times New Roman" w:cs="Times New Roman"/>
                <w:b/>
                <w:bCs/>
                <w:color w:val="FFFFFF"/>
                <w:sz w:val="20"/>
                <w:szCs w:val="20"/>
              </w:rPr>
            </w:pPr>
            <w:r w:rsidRPr="00144CA8">
              <w:rPr>
                <w:rFonts w:eastAsia="Times New Roman" w:cs="Times New Roman"/>
                <w:b/>
                <w:bCs/>
                <w:color w:val="FFFFFF"/>
                <w:sz w:val="20"/>
                <w:szCs w:val="20"/>
              </w:rPr>
              <w:t>A-WEAI indicator</w:t>
            </w:r>
          </w:p>
        </w:tc>
        <w:tc>
          <w:tcPr>
            <w:tcW w:w="2034" w:type="dxa"/>
            <w:gridSpan w:val="2"/>
            <w:tcBorders>
              <w:top w:val="single" w:sz="4" w:space="0" w:color="auto"/>
              <w:left w:val="nil"/>
              <w:bottom w:val="single" w:sz="4" w:space="0" w:color="FFFFFF"/>
              <w:right w:val="nil"/>
            </w:tcBorders>
            <w:shd w:val="clear" w:color="000000" w:fill="387990"/>
            <w:vAlign w:val="center"/>
            <w:hideMark/>
          </w:tcPr>
          <w:p w14:paraId="73594AD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439A4DF7"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c>
          <w:tcPr>
            <w:tcW w:w="2154" w:type="dxa"/>
            <w:gridSpan w:val="2"/>
            <w:tcBorders>
              <w:top w:val="single" w:sz="4" w:space="0" w:color="auto"/>
              <w:left w:val="nil"/>
              <w:bottom w:val="single" w:sz="4" w:space="0" w:color="FFFFFF"/>
              <w:right w:val="nil"/>
            </w:tcBorders>
            <w:shd w:val="clear" w:color="000000" w:fill="387990"/>
            <w:vAlign w:val="center"/>
            <w:hideMark/>
          </w:tcPr>
          <w:p w14:paraId="11ADC770"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52C8CAD5"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r>
      <w:tr w:rsidR="001C2392" w:rsidRPr="00144CA8" w14:paraId="6BF227C9" w14:textId="77777777" w:rsidTr="00144CA8">
        <w:tc>
          <w:tcPr>
            <w:tcW w:w="2880" w:type="dxa"/>
            <w:vMerge/>
            <w:tcBorders>
              <w:top w:val="single" w:sz="4" w:space="0" w:color="auto"/>
              <w:left w:val="nil"/>
              <w:bottom w:val="single" w:sz="4" w:space="0" w:color="000000"/>
              <w:right w:val="nil"/>
            </w:tcBorders>
            <w:vAlign w:val="center"/>
            <w:hideMark/>
          </w:tcPr>
          <w:p w14:paraId="1653337F"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0EB498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4" w:type="dxa"/>
            <w:tcBorders>
              <w:top w:val="nil"/>
              <w:left w:val="nil"/>
              <w:bottom w:val="single" w:sz="4" w:space="0" w:color="auto"/>
              <w:right w:val="nil"/>
            </w:tcBorders>
            <w:shd w:val="clear" w:color="000000" w:fill="387990"/>
            <w:vAlign w:val="center"/>
            <w:hideMark/>
          </w:tcPr>
          <w:p w14:paraId="2D6FC6C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342AD116"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1114" w:type="dxa"/>
            <w:tcBorders>
              <w:top w:val="nil"/>
              <w:left w:val="nil"/>
              <w:bottom w:val="single" w:sz="4" w:space="0" w:color="auto"/>
              <w:right w:val="nil"/>
            </w:tcBorders>
            <w:shd w:val="clear" w:color="000000" w:fill="387990"/>
            <w:vAlign w:val="center"/>
            <w:hideMark/>
          </w:tcPr>
          <w:p w14:paraId="69A4035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542041D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7489F7BE"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Sig.</w:t>
            </w:r>
            <w:r w:rsidRPr="00144CA8">
              <w:rPr>
                <w:rFonts w:eastAsia="Times New Roman" w:cs="Times New Roman"/>
                <w:b/>
                <w:bCs/>
                <w:color w:val="FFFFFF"/>
                <w:sz w:val="20"/>
                <w:szCs w:val="20"/>
                <w:vertAlign w:val="superscript"/>
              </w:rPr>
              <w:t>a</w:t>
            </w:r>
          </w:p>
        </w:tc>
      </w:tr>
      <w:tr w:rsidR="001C2392" w:rsidRPr="00144CA8" w14:paraId="320FAB31" w14:textId="77777777" w:rsidTr="00144CA8">
        <w:tc>
          <w:tcPr>
            <w:tcW w:w="2880" w:type="dxa"/>
            <w:tcBorders>
              <w:top w:val="nil"/>
              <w:left w:val="nil"/>
              <w:bottom w:val="single" w:sz="4" w:space="0" w:color="auto"/>
              <w:right w:val="nil"/>
            </w:tcBorders>
            <w:shd w:val="clear" w:color="auto" w:fill="auto"/>
            <w:vAlign w:val="center"/>
            <w:hideMark/>
          </w:tcPr>
          <w:p w14:paraId="43ED3C49" w14:textId="77777777" w:rsidR="001C2392" w:rsidRPr="00144CA8" w:rsidRDefault="001C2392" w:rsidP="00144CA8">
            <w:pPr>
              <w:keepNext/>
              <w:widowControl/>
              <w:spacing w:line="259" w:lineRule="auto"/>
              <w:rPr>
                <w:rFonts w:eastAsia="Times New Roman" w:cs="Times New Roman"/>
                <w:sz w:val="20"/>
                <w:szCs w:val="20"/>
              </w:rPr>
            </w:pPr>
            <w:r w:rsidRPr="00144CA8">
              <w:rPr>
                <w:rFonts w:eastAsia="Times New Roman" w:cs="Times New Roman"/>
                <w:sz w:val="20"/>
                <w:szCs w:val="20"/>
              </w:rPr>
              <w:t>Input in productive decisions</w:t>
            </w:r>
          </w:p>
        </w:tc>
        <w:tc>
          <w:tcPr>
            <w:tcW w:w="990" w:type="dxa"/>
            <w:tcBorders>
              <w:top w:val="nil"/>
              <w:left w:val="nil"/>
              <w:bottom w:val="single" w:sz="4" w:space="0" w:color="auto"/>
              <w:right w:val="nil"/>
            </w:tcBorders>
            <w:shd w:val="clear" w:color="auto" w:fill="auto"/>
            <w:noWrap/>
            <w:vAlign w:val="bottom"/>
            <w:hideMark/>
          </w:tcPr>
          <w:p w14:paraId="7F2E9681" w14:textId="404C2383" w:rsidR="001C2392" w:rsidRPr="00144CA8" w:rsidRDefault="001C2392" w:rsidP="00144CA8">
            <w:pPr>
              <w:keepNext/>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950D8D6" w14:textId="43FB235E" w:rsidR="001C2392" w:rsidRPr="00144CA8" w:rsidRDefault="001C2392" w:rsidP="00144CA8">
            <w:pPr>
              <w:keepNext/>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D9B5AE3" w14:textId="1488B1A1" w:rsidR="001C2392" w:rsidRPr="00144CA8" w:rsidRDefault="001C2392" w:rsidP="00144CA8">
            <w:pPr>
              <w:keepNext/>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BFAABCD" w14:textId="5B133737" w:rsidR="001C2392" w:rsidRPr="00144CA8" w:rsidRDefault="001C2392" w:rsidP="00144CA8">
            <w:pPr>
              <w:keepNext/>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A9DC2B2" w14:textId="0B3A2EFF" w:rsidR="001C2392" w:rsidRPr="00144CA8" w:rsidRDefault="001C2392" w:rsidP="00144CA8">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142FDCE" w14:textId="5229A355" w:rsidR="001C2392" w:rsidRPr="00144CA8" w:rsidRDefault="001C2392" w:rsidP="00144CA8">
            <w:pPr>
              <w:keepNext/>
              <w:widowControl/>
              <w:spacing w:line="259" w:lineRule="auto"/>
              <w:jc w:val="center"/>
              <w:rPr>
                <w:rFonts w:eastAsia="Times New Roman" w:cs="Times New Roman"/>
                <w:sz w:val="20"/>
                <w:szCs w:val="20"/>
              </w:rPr>
            </w:pPr>
          </w:p>
        </w:tc>
      </w:tr>
      <w:tr w:rsidR="001C2392" w:rsidRPr="00144CA8" w14:paraId="6EA98422" w14:textId="77777777" w:rsidTr="00144CA8">
        <w:tc>
          <w:tcPr>
            <w:tcW w:w="2880" w:type="dxa"/>
            <w:tcBorders>
              <w:top w:val="nil"/>
              <w:left w:val="nil"/>
              <w:bottom w:val="single" w:sz="4" w:space="0" w:color="auto"/>
              <w:right w:val="nil"/>
            </w:tcBorders>
            <w:shd w:val="clear" w:color="auto" w:fill="auto"/>
            <w:vAlign w:val="center"/>
            <w:hideMark/>
          </w:tcPr>
          <w:p w14:paraId="1E274B3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647E7E8F" w14:textId="226BE4A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63CA2983" w14:textId="202F75F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DA76034" w14:textId="57CC7CE2"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9228E05" w14:textId="5ADFDE3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AF3B92" w14:textId="595DB8D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68D1D4B" w14:textId="7B8881B7"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B9132BB" w14:textId="77777777" w:rsidTr="00144CA8">
        <w:tc>
          <w:tcPr>
            <w:tcW w:w="2880" w:type="dxa"/>
            <w:tcBorders>
              <w:top w:val="nil"/>
              <w:left w:val="nil"/>
              <w:bottom w:val="single" w:sz="4" w:space="0" w:color="auto"/>
              <w:right w:val="nil"/>
            </w:tcBorders>
            <w:shd w:val="clear" w:color="auto" w:fill="auto"/>
            <w:vAlign w:val="center"/>
            <w:hideMark/>
          </w:tcPr>
          <w:p w14:paraId="783F0DE6"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6053302" w14:textId="3EE54E7B"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829058" w14:textId="7E00880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BE857CA" w14:textId="756FF3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B7C8F5D" w14:textId="62CFDB09"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494B85B" w14:textId="5B12C73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713F2B" w14:textId="7A70F50C"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141B71D" w14:textId="77777777" w:rsidTr="00144CA8">
        <w:tc>
          <w:tcPr>
            <w:tcW w:w="2880" w:type="dxa"/>
            <w:tcBorders>
              <w:top w:val="nil"/>
              <w:left w:val="nil"/>
              <w:bottom w:val="single" w:sz="4" w:space="0" w:color="auto"/>
              <w:right w:val="nil"/>
            </w:tcBorders>
            <w:shd w:val="clear" w:color="auto" w:fill="auto"/>
            <w:vAlign w:val="center"/>
            <w:hideMark/>
          </w:tcPr>
          <w:p w14:paraId="4C540F2B"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Ownership of assets</w:t>
            </w:r>
          </w:p>
        </w:tc>
        <w:tc>
          <w:tcPr>
            <w:tcW w:w="990" w:type="dxa"/>
            <w:tcBorders>
              <w:top w:val="nil"/>
              <w:left w:val="nil"/>
              <w:bottom w:val="single" w:sz="4" w:space="0" w:color="auto"/>
              <w:right w:val="nil"/>
            </w:tcBorders>
            <w:shd w:val="clear" w:color="auto" w:fill="auto"/>
            <w:noWrap/>
            <w:vAlign w:val="bottom"/>
            <w:hideMark/>
          </w:tcPr>
          <w:p w14:paraId="4FD6B94A" w14:textId="5A75C16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B8F2F76" w14:textId="728A340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F1CAB11" w14:textId="3AFA208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9DB85EA" w14:textId="28BE687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5AD3A94" w14:textId="2BBA17B0"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1ACE7B3" w14:textId="1D2B83D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DF4A87B" w14:textId="77777777" w:rsidTr="00144CA8">
        <w:tc>
          <w:tcPr>
            <w:tcW w:w="2880" w:type="dxa"/>
            <w:tcBorders>
              <w:top w:val="nil"/>
              <w:left w:val="nil"/>
              <w:bottom w:val="single" w:sz="4" w:space="0" w:color="auto"/>
              <w:right w:val="nil"/>
            </w:tcBorders>
            <w:shd w:val="clear" w:color="auto" w:fill="auto"/>
            <w:vAlign w:val="center"/>
            <w:hideMark/>
          </w:tcPr>
          <w:p w14:paraId="111A9B65"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44C82C96" w14:textId="296DC532"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E63477D" w14:textId="7332CCD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1BA6DCF" w14:textId="7EE8CDA8"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8139183" w14:textId="4426B4E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C23D56" w14:textId="1BF7843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B7D1B4" w14:textId="0197506E"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5A3E3B2" w14:textId="77777777" w:rsidTr="00144CA8">
        <w:tc>
          <w:tcPr>
            <w:tcW w:w="2880" w:type="dxa"/>
            <w:tcBorders>
              <w:top w:val="nil"/>
              <w:left w:val="nil"/>
              <w:bottom w:val="single" w:sz="4" w:space="0" w:color="auto"/>
              <w:right w:val="nil"/>
            </w:tcBorders>
            <w:shd w:val="clear" w:color="auto" w:fill="auto"/>
            <w:vAlign w:val="center"/>
            <w:hideMark/>
          </w:tcPr>
          <w:p w14:paraId="1DF032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2BEEADC" w14:textId="24F52C68"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144C47B" w14:textId="6CB55E35"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6324BE6" w14:textId="04EC0717"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2966649" w14:textId="6DD8A18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EDECD0A" w14:textId="2ABA476F"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46D069F" w14:textId="47534391"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1FA250" w14:textId="77777777" w:rsidTr="00144CA8">
        <w:tc>
          <w:tcPr>
            <w:tcW w:w="2880" w:type="dxa"/>
            <w:tcBorders>
              <w:top w:val="nil"/>
              <w:left w:val="nil"/>
              <w:bottom w:val="single" w:sz="4" w:space="0" w:color="auto"/>
              <w:right w:val="nil"/>
            </w:tcBorders>
            <w:shd w:val="clear" w:color="auto" w:fill="auto"/>
            <w:vAlign w:val="center"/>
            <w:hideMark/>
          </w:tcPr>
          <w:p w14:paraId="1B62E6A7"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Access to and decisions on credit</w:t>
            </w:r>
          </w:p>
        </w:tc>
        <w:tc>
          <w:tcPr>
            <w:tcW w:w="990" w:type="dxa"/>
            <w:tcBorders>
              <w:top w:val="nil"/>
              <w:left w:val="nil"/>
              <w:bottom w:val="single" w:sz="4" w:space="0" w:color="auto"/>
              <w:right w:val="nil"/>
            </w:tcBorders>
            <w:shd w:val="clear" w:color="auto" w:fill="auto"/>
            <w:noWrap/>
            <w:vAlign w:val="bottom"/>
            <w:hideMark/>
          </w:tcPr>
          <w:p w14:paraId="3C3756FB" w14:textId="6053EE23"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210AB82" w14:textId="0EE3941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4906947" w14:textId="4BB565B0"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3239478" w14:textId="090AEC4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703AAF8" w14:textId="0317236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C2AAD0" w14:textId="29B513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1BB282B" w14:textId="77777777" w:rsidTr="00144CA8">
        <w:tc>
          <w:tcPr>
            <w:tcW w:w="2880" w:type="dxa"/>
            <w:tcBorders>
              <w:top w:val="nil"/>
              <w:left w:val="nil"/>
              <w:bottom w:val="single" w:sz="4" w:space="0" w:color="auto"/>
              <w:right w:val="nil"/>
            </w:tcBorders>
            <w:shd w:val="clear" w:color="auto" w:fill="auto"/>
            <w:vAlign w:val="center"/>
            <w:hideMark/>
          </w:tcPr>
          <w:p w14:paraId="55A2AC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5CB167DE" w14:textId="22CA8D8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CEA843F" w14:textId="4FA4F68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E01B22" w14:textId="069325A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F7DD4AD" w14:textId="5618A533"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54A4EC" w14:textId="0A86897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F47D4C9" w14:textId="66538DD0"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9E64EFF" w14:textId="77777777" w:rsidTr="00144CA8">
        <w:tc>
          <w:tcPr>
            <w:tcW w:w="2880" w:type="dxa"/>
            <w:tcBorders>
              <w:top w:val="nil"/>
              <w:left w:val="nil"/>
              <w:bottom w:val="single" w:sz="4" w:space="0" w:color="auto"/>
              <w:right w:val="nil"/>
            </w:tcBorders>
            <w:shd w:val="clear" w:color="auto" w:fill="auto"/>
            <w:vAlign w:val="center"/>
            <w:hideMark/>
          </w:tcPr>
          <w:p w14:paraId="7400CAEA"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D757648" w14:textId="2E7455A1"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E478AFC" w14:textId="4005DF00"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9ABD5CB" w14:textId="3C48D0D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035841E" w14:textId="50810A78"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01A55A7" w14:textId="017B7E2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D54D118" w14:textId="79A4635B"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A12241D" w14:textId="77777777" w:rsidTr="00144CA8">
        <w:tc>
          <w:tcPr>
            <w:tcW w:w="2880" w:type="dxa"/>
            <w:tcBorders>
              <w:top w:val="nil"/>
              <w:left w:val="nil"/>
              <w:bottom w:val="single" w:sz="4" w:space="0" w:color="auto"/>
              <w:right w:val="nil"/>
            </w:tcBorders>
            <w:shd w:val="clear" w:color="auto" w:fill="auto"/>
            <w:vAlign w:val="center"/>
            <w:hideMark/>
          </w:tcPr>
          <w:p w14:paraId="73717F33"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Control over income</w:t>
            </w:r>
          </w:p>
        </w:tc>
        <w:tc>
          <w:tcPr>
            <w:tcW w:w="990" w:type="dxa"/>
            <w:tcBorders>
              <w:top w:val="nil"/>
              <w:left w:val="nil"/>
              <w:bottom w:val="single" w:sz="4" w:space="0" w:color="auto"/>
              <w:right w:val="nil"/>
            </w:tcBorders>
            <w:shd w:val="clear" w:color="auto" w:fill="auto"/>
            <w:noWrap/>
            <w:vAlign w:val="bottom"/>
            <w:hideMark/>
          </w:tcPr>
          <w:p w14:paraId="6429BD50" w14:textId="32848030"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509495" w14:textId="203686A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E60EEE6" w14:textId="66D7BC7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7B9AE12" w14:textId="7D66AD6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957AB12" w14:textId="6716FF6A"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4ADD22" w14:textId="78516B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C042CCA" w14:textId="77777777" w:rsidTr="00144CA8">
        <w:tc>
          <w:tcPr>
            <w:tcW w:w="2880" w:type="dxa"/>
            <w:tcBorders>
              <w:top w:val="nil"/>
              <w:left w:val="nil"/>
              <w:bottom w:val="single" w:sz="4" w:space="0" w:color="auto"/>
              <w:right w:val="nil"/>
            </w:tcBorders>
            <w:shd w:val="clear" w:color="auto" w:fill="auto"/>
            <w:vAlign w:val="center"/>
            <w:hideMark/>
          </w:tcPr>
          <w:p w14:paraId="0500404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75AFCD05" w14:textId="66A6954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4592D1A" w14:textId="1FB99C89"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243B0E" w14:textId="2EB702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4FA3E43" w14:textId="3DDA1F22"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F335053" w14:textId="73E91F1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E9D84FF" w14:textId="515A709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30D214E" w14:textId="77777777" w:rsidTr="00144CA8">
        <w:tc>
          <w:tcPr>
            <w:tcW w:w="2880" w:type="dxa"/>
            <w:tcBorders>
              <w:top w:val="nil"/>
              <w:left w:val="nil"/>
              <w:bottom w:val="single" w:sz="4" w:space="0" w:color="auto"/>
              <w:right w:val="nil"/>
            </w:tcBorders>
            <w:shd w:val="clear" w:color="auto" w:fill="auto"/>
            <w:vAlign w:val="center"/>
            <w:hideMark/>
          </w:tcPr>
          <w:p w14:paraId="3737087E"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54D8BB6" w14:textId="159F77AE"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AF598F7" w14:textId="21BF019D"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AF9F905" w14:textId="37ADAEBD"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2D324FC" w14:textId="1D15662C"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93EAE2A" w14:textId="58FD73D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4AC5A33" w14:textId="0E51A8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627BB295" w14:textId="77777777" w:rsidTr="00144CA8">
        <w:tc>
          <w:tcPr>
            <w:tcW w:w="2880" w:type="dxa"/>
            <w:tcBorders>
              <w:top w:val="nil"/>
              <w:left w:val="nil"/>
              <w:bottom w:val="single" w:sz="4" w:space="0" w:color="auto"/>
              <w:right w:val="nil"/>
            </w:tcBorders>
            <w:shd w:val="clear" w:color="auto" w:fill="auto"/>
            <w:vAlign w:val="center"/>
            <w:hideMark/>
          </w:tcPr>
          <w:p w14:paraId="39C391D1"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Group membership</w:t>
            </w:r>
          </w:p>
        </w:tc>
        <w:tc>
          <w:tcPr>
            <w:tcW w:w="990" w:type="dxa"/>
            <w:tcBorders>
              <w:top w:val="nil"/>
              <w:left w:val="nil"/>
              <w:bottom w:val="single" w:sz="4" w:space="0" w:color="auto"/>
              <w:right w:val="nil"/>
            </w:tcBorders>
            <w:shd w:val="clear" w:color="auto" w:fill="auto"/>
            <w:noWrap/>
            <w:vAlign w:val="bottom"/>
            <w:hideMark/>
          </w:tcPr>
          <w:p w14:paraId="1EBDC8A8" w14:textId="6DA7820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1C7A4AD" w14:textId="4E347247"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058446" w14:textId="4D10F3E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55B03BFB" w14:textId="1E6A6E51"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4FA021E" w14:textId="7416DB2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630355A" w14:textId="2BE1B3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641B69A" w14:textId="77777777" w:rsidTr="00144CA8">
        <w:tc>
          <w:tcPr>
            <w:tcW w:w="2880" w:type="dxa"/>
            <w:tcBorders>
              <w:top w:val="nil"/>
              <w:left w:val="nil"/>
              <w:bottom w:val="single" w:sz="4" w:space="0" w:color="auto"/>
              <w:right w:val="nil"/>
            </w:tcBorders>
            <w:shd w:val="clear" w:color="auto" w:fill="auto"/>
            <w:vAlign w:val="center"/>
            <w:hideMark/>
          </w:tcPr>
          <w:p w14:paraId="3E7EE5C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2540FEF9" w14:textId="0C9D907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9825279" w14:textId="13BC3AA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7A2D8C1" w14:textId="3722606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D623410" w14:textId="3CD8F316"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B741C63" w14:textId="69F25826"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071BBE3" w14:textId="112C9CB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1ED0B5BD" w14:textId="77777777" w:rsidTr="00144CA8">
        <w:tc>
          <w:tcPr>
            <w:tcW w:w="2880" w:type="dxa"/>
            <w:tcBorders>
              <w:top w:val="nil"/>
              <w:left w:val="nil"/>
              <w:bottom w:val="single" w:sz="4" w:space="0" w:color="auto"/>
              <w:right w:val="nil"/>
            </w:tcBorders>
            <w:shd w:val="clear" w:color="auto" w:fill="auto"/>
            <w:vAlign w:val="center"/>
            <w:hideMark/>
          </w:tcPr>
          <w:p w14:paraId="6207023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41EC003F" w14:textId="7786174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D240B0" w14:textId="6E384BCB"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086492" w14:textId="00C0A9C1"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63071D90" w14:textId="7A3D001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3060610" w14:textId="11396E4B"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9236B1B" w14:textId="6348DC8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7CC1DF0D" w14:textId="77777777" w:rsidTr="00144CA8">
        <w:tc>
          <w:tcPr>
            <w:tcW w:w="2880" w:type="dxa"/>
            <w:tcBorders>
              <w:top w:val="nil"/>
              <w:left w:val="nil"/>
              <w:bottom w:val="single" w:sz="4" w:space="0" w:color="auto"/>
              <w:right w:val="nil"/>
            </w:tcBorders>
            <w:shd w:val="clear" w:color="auto" w:fill="auto"/>
            <w:vAlign w:val="center"/>
            <w:hideMark/>
          </w:tcPr>
          <w:p w14:paraId="47D8DFB6"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Workload</w:t>
            </w:r>
          </w:p>
        </w:tc>
        <w:tc>
          <w:tcPr>
            <w:tcW w:w="990" w:type="dxa"/>
            <w:tcBorders>
              <w:top w:val="nil"/>
              <w:left w:val="nil"/>
              <w:bottom w:val="single" w:sz="4" w:space="0" w:color="auto"/>
              <w:right w:val="nil"/>
            </w:tcBorders>
            <w:shd w:val="clear" w:color="auto" w:fill="auto"/>
            <w:noWrap/>
            <w:vAlign w:val="bottom"/>
            <w:hideMark/>
          </w:tcPr>
          <w:p w14:paraId="660B30F7" w14:textId="7D412A77"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56626A7E" w14:textId="480707FF"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89C39CB" w14:textId="50CAA9B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C61E84E" w14:textId="09DD906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319BDB9" w14:textId="13FA48E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D901D53" w14:textId="03CB1B83"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7C60BC5" w14:textId="77777777" w:rsidTr="00144CA8">
        <w:tc>
          <w:tcPr>
            <w:tcW w:w="2880" w:type="dxa"/>
            <w:tcBorders>
              <w:top w:val="nil"/>
              <w:left w:val="nil"/>
              <w:bottom w:val="single" w:sz="4" w:space="0" w:color="auto"/>
              <w:right w:val="nil"/>
            </w:tcBorders>
            <w:shd w:val="clear" w:color="auto" w:fill="auto"/>
            <w:vAlign w:val="center"/>
            <w:hideMark/>
          </w:tcPr>
          <w:p w14:paraId="3496F720"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1E9354C7" w14:textId="21EB2B6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281B15" w14:textId="55ED252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A39E5D" w14:textId="05B7F483"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5FF364B" w14:textId="7D2BEBC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AD2B349" w14:textId="190209B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34E1C5" w14:textId="7E3C71A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331AB7" w14:textId="77777777" w:rsidTr="00144CA8">
        <w:tc>
          <w:tcPr>
            <w:tcW w:w="2880" w:type="dxa"/>
            <w:tcBorders>
              <w:top w:val="nil"/>
              <w:left w:val="nil"/>
              <w:bottom w:val="single" w:sz="4" w:space="0" w:color="auto"/>
              <w:right w:val="nil"/>
            </w:tcBorders>
            <w:shd w:val="clear" w:color="auto" w:fill="auto"/>
            <w:vAlign w:val="center"/>
            <w:hideMark/>
          </w:tcPr>
          <w:p w14:paraId="63BE7029"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1BE1CECE" w14:textId="6FE0CCE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0C77C9E" w14:textId="1E21FE28"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00493B0" w14:textId="1920139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AA29C0F" w14:textId="7E9C06CE"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B49AC1D" w14:textId="42BDF83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45CA501" w14:textId="0CE7EE56" w:rsidR="001C2392" w:rsidRPr="00144CA8" w:rsidRDefault="001C2392" w:rsidP="00144CA8">
            <w:pPr>
              <w:widowControl/>
              <w:spacing w:line="259" w:lineRule="auto"/>
              <w:jc w:val="center"/>
              <w:rPr>
                <w:rFonts w:eastAsia="Times New Roman" w:cs="Times New Roman"/>
                <w:sz w:val="20"/>
                <w:szCs w:val="20"/>
              </w:rPr>
            </w:pPr>
          </w:p>
        </w:tc>
      </w:tr>
    </w:tbl>
    <w:p w14:paraId="514AC9FA" w14:textId="77777777" w:rsidR="008170B4" w:rsidRDefault="008170B4" w:rsidP="008170B4">
      <w:pPr>
        <w:ind w:left="90" w:right="1800" w:hanging="90"/>
        <w:rPr>
          <w:color w:val="auto"/>
          <w:sz w:val="16"/>
          <w:szCs w:val="16"/>
        </w:rPr>
      </w:pPr>
      <w:commentRangeStart w:id="374"/>
      <w:r w:rsidRPr="007472E6">
        <w:rPr>
          <w:color w:val="auto"/>
          <w:sz w:val="16"/>
          <w:szCs w:val="16"/>
        </w:rPr>
        <w:t>^ Results not statistically reliable, n&lt;30  </w:t>
      </w:r>
      <w:commentRangeEnd w:id="374"/>
      <w:r>
        <w:rPr>
          <w:rStyle w:val="CommentReference"/>
        </w:rPr>
        <w:commentReference w:id="374"/>
      </w:r>
    </w:p>
    <w:p w14:paraId="077616A0" w14:textId="5A523B77" w:rsidR="00BE6201" w:rsidRPr="00BE6201" w:rsidRDefault="00BE6201" w:rsidP="00DF6FD0">
      <w:pPr>
        <w:tabs>
          <w:tab w:val="left" w:pos="630"/>
        </w:tabs>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84E9FD6" w14:textId="1E576D9E" w:rsidR="00BE6201" w:rsidRPr="00BE6201" w:rsidRDefault="00BE6201" w:rsidP="00BE6201">
      <w:pPr>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BB1CCD1" w14:textId="57A5E069" w:rsidR="00EC02F5" w:rsidRDefault="00604DD9" w:rsidP="00144CA8">
      <w:pPr>
        <w:spacing w:after="24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3F0B1B7C" w14:textId="4BF35762" w:rsidR="00EC02F5" w:rsidRPr="005D1CE2" w:rsidRDefault="005D1CE2" w:rsidP="005D1CE2">
      <w:pPr>
        <w:pStyle w:val="Heading2"/>
        <w:ind w:left="0" w:firstLine="720"/>
      </w:pPr>
      <w:bookmarkStart w:id="375" w:name="_Toc63673352"/>
      <w:r>
        <w:t>6</w:t>
      </w:r>
      <w:r w:rsidR="00EC02F5" w:rsidRPr="005D1CE2">
        <w:t>.</w:t>
      </w:r>
      <w:r w:rsidR="00BE3B36">
        <w:t>4</w:t>
      </w:r>
      <w:r>
        <w:tab/>
      </w:r>
      <w:r w:rsidR="00EC02F5" w:rsidRPr="005D1CE2">
        <w:t>Descriptive statistics for A-WEAI domains and indicators</w:t>
      </w:r>
      <w:bookmarkEnd w:id="375"/>
    </w:p>
    <w:p w14:paraId="282A284F" w14:textId="4DB8F7FB" w:rsidR="00EC02F5" w:rsidRDefault="00EC02F5" w:rsidP="00144CA8">
      <w:pPr>
        <w:pStyle w:val="BodyText1"/>
        <w:rPr>
          <w:b/>
        </w:rPr>
      </w:pPr>
      <w:r>
        <w:t>The following section presents more granular information and statistics on data</w:t>
      </w:r>
      <w:r w:rsidR="005D1CE2">
        <w:t xml:space="preserve"> collected in the A-WEAI module</w:t>
      </w:r>
      <w:r>
        <w:t xml:space="preserve">. The sub-sections are organized by A-WEAI domains.  </w:t>
      </w:r>
    </w:p>
    <w:p w14:paraId="74592461" w14:textId="297FEE31" w:rsidR="00EC02F5" w:rsidRPr="00DF4DE5" w:rsidRDefault="00C3516D" w:rsidP="005D1CE2">
      <w:pPr>
        <w:pStyle w:val="Heading3"/>
      </w:pPr>
      <w:bookmarkStart w:id="376" w:name="_Toc527139443"/>
      <w:bookmarkStart w:id="377" w:name="_Toc63673353"/>
      <w:r>
        <w:t>6.</w:t>
      </w:r>
      <w:r w:rsidR="00BE3B36">
        <w:t>4</w:t>
      </w:r>
      <w:r>
        <w:t>.1</w:t>
      </w:r>
      <w:r w:rsidR="004A6FDF">
        <w:tab/>
      </w:r>
      <w:r w:rsidR="00EC02F5">
        <w:t>Production</w:t>
      </w:r>
      <w:bookmarkEnd w:id="376"/>
      <w:bookmarkEnd w:id="377"/>
    </w:p>
    <w:p w14:paraId="1AD59A99" w14:textId="119EF084" w:rsidR="00EC02F5" w:rsidRDefault="00EC02F5" w:rsidP="00144CA8">
      <w:pPr>
        <w:pStyle w:val="BodyText1"/>
        <w:rPr>
          <w:rFonts w:ascii="Times New Roman" w:hAnsi="Times New Roman"/>
          <w:szCs w:val="22"/>
        </w:rPr>
      </w:pPr>
      <w:r>
        <w:t xml:space="preserve">Adequacy </w:t>
      </w:r>
      <w:r w:rsidRPr="009562EF">
        <w:t xml:space="preserve">in </w:t>
      </w:r>
      <w:r w:rsidR="00E3336C">
        <w:rPr>
          <w:i/>
        </w:rPr>
        <w:t>p</w:t>
      </w:r>
      <w:r w:rsidRPr="009379BF">
        <w:rPr>
          <w:i/>
        </w:rPr>
        <w:t>roduction</w:t>
      </w:r>
      <w:r w:rsidRPr="009562EF">
        <w:t xml:space="preserve"> is measured by input in</w:t>
      </w:r>
      <w:r>
        <w:t>to</w:t>
      </w:r>
      <w:r w:rsidRPr="009562EF">
        <w:t xml:space="preserve"> decisions </w:t>
      </w:r>
      <w:r>
        <w:t xml:space="preserve">about agricultural </w:t>
      </w:r>
      <w:r w:rsidRPr="009562EF">
        <w:t>activities in which a</w:t>
      </w:r>
      <w:r>
        <w:t>n</w:t>
      </w:r>
      <w:r w:rsidRPr="009562EF">
        <w:t xml:space="preserve"> individual participates.</w:t>
      </w:r>
      <w:r w:rsidRPr="00ED2B26">
        <w:rPr>
          <w:rFonts w:ascii="Times New Roman" w:hAnsi="Times New Roman"/>
          <w:szCs w:val="22"/>
        </w:rPr>
        <w:t xml:space="preserve"> </w:t>
      </w:r>
      <w:r w:rsidRPr="00ED3B36">
        <w:t xml:space="preserve">Respondents </w:t>
      </w:r>
      <w:r>
        <w:t>are considered adequate in production if they make</w:t>
      </w:r>
      <w:r w:rsidRPr="00ED3B36">
        <w:t xml:space="preserve"> decisions alone, have input into most or all decisions, or feel that they could make decisions if they wanted to for at least </w:t>
      </w:r>
      <w:r>
        <w:t>one</w:t>
      </w:r>
      <w:r w:rsidRPr="00ED3B36">
        <w:t xml:space="preserve"> agricultural activit</w:t>
      </w:r>
      <w:r>
        <w:t>y</w:t>
      </w:r>
      <w:r w:rsidRPr="00ED3B36">
        <w:t>.</w:t>
      </w:r>
    </w:p>
    <w:p w14:paraId="0F988EB7" w14:textId="5657D085" w:rsidR="00EC02F5" w:rsidRPr="00DF4DE5" w:rsidRDefault="00EC02F5" w:rsidP="00144CA8">
      <w:pPr>
        <w:pStyle w:val="BodyText1"/>
      </w:pPr>
      <w:r>
        <w:rPr>
          <w:b/>
        </w:rPr>
        <w:t xml:space="preserve">Table </w:t>
      </w:r>
      <w:r w:rsidR="005D1CE2">
        <w:rPr>
          <w:b/>
        </w:rPr>
        <w:t>6</w:t>
      </w:r>
      <w:r>
        <w:rPr>
          <w:b/>
        </w:rPr>
        <w:t>.</w:t>
      </w:r>
      <w:r w:rsidR="00BE3B36">
        <w:rPr>
          <w:b/>
        </w:rPr>
        <w:t>4</w:t>
      </w:r>
      <w:r w:rsidR="005D1CE2">
        <w:rPr>
          <w:b/>
        </w:rPr>
        <w:t>.1</w:t>
      </w:r>
      <w:r>
        <w:t xml:space="preserve"> presents </w:t>
      </w:r>
      <w:r w:rsidRPr="00DF4DE5">
        <w:t>th</w:t>
      </w:r>
      <w:r>
        <w:t>e</w:t>
      </w:r>
      <w:r w:rsidRPr="00DF4DE5">
        <w:t xml:space="preserve"> percentage</w:t>
      </w:r>
      <w:r>
        <w:t>s</w:t>
      </w:r>
      <w:r w:rsidRPr="00DF4DE5">
        <w:t xml:space="preserve"> of </w:t>
      </w:r>
      <w:r>
        <w:t xml:space="preserve">women and men </w:t>
      </w:r>
      <w:r w:rsidRPr="00DF4DE5">
        <w:t>who are involved in agricultur</w:t>
      </w:r>
      <w:r>
        <w:t>e-related</w:t>
      </w:r>
      <w:r w:rsidRPr="00DF4DE5">
        <w:t xml:space="preserve"> activities (</w:t>
      </w:r>
      <w:r>
        <w:t xml:space="preserve">i.e., </w:t>
      </w:r>
      <w:r w:rsidRPr="00DF4DE5">
        <w:t>food crop farming, cash crop farming, livestock raising, or fishing), non-farm economic activities, and wage or salaried employment</w:t>
      </w:r>
      <w:r>
        <w:t xml:space="preserve"> to capture the breadth of economic activities in which individuals are engaged. The </w:t>
      </w:r>
      <w:r w:rsidRPr="00DF4DE5">
        <w:t>table also presents the percentage</w:t>
      </w:r>
      <w:r>
        <w:t>s</w:t>
      </w:r>
      <w:r w:rsidRPr="00DF4DE5">
        <w:t xml:space="preserve"> of </w:t>
      </w:r>
      <w:r>
        <w:t xml:space="preserve">women and men </w:t>
      </w:r>
      <w:r w:rsidRPr="00DF4DE5">
        <w:t xml:space="preserve">who have input into the decisions made </w:t>
      </w:r>
      <w:r>
        <w:t>about specific activities</w:t>
      </w:r>
      <w:r w:rsidRPr="00DF4DE5">
        <w:t>.</w:t>
      </w:r>
    </w:p>
    <w:p w14:paraId="6AA7BF9F" w14:textId="77777777" w:rsidR="00EC02F5" w:rsidRPr="00DF4DE5" w:rsidRDefault="00EC02F5" w:rsidP="00144CA8">
      <w:pPr>
        <w:pStyle w:val="BodyText1"/>
        <w:rPr>
          <w:highlight w:val="yellow"/>
        </w:rPr>
      </w:pPr>
      <w:r w:rsidRPr="00DF4DE5">
        <w:rPr>
          <w:highlight w:val="yellow"/>
        </w:rPr>
        <w:t xml:space="preserve"> [</w:t>
      </w:r>
      <w:r>
        <w:rPr>
          <w:highlight w:val="yellow"/>
        </w:rPr>
        <w:t xml:space="preserve">DESCRIBE THE RESULTS IN THE </w:t>
      </w:r>
      <w:commentRangeStart w:id="378"/>
      <w:r>
        <w:rPr>
          <w:highlight w:val="yellow"/>
        </w:rPr>
        <w:t>TABLE</w:t>
      </w:r>
      <w:commentRangeEnd w:id="378"/>
      <w:r w:rsidR="00BE6201">
        <w:rPr>
          <w:rStyle w:val="CommentReference"/>
          <w:rFonts w:eastAsia="Arial" w:cs="Arial"/>
          <w:color w:val="000000"/>
        </w:rPr>
        <w:commentReference w:id="378"/>
      </w:r>
      <w:r w:rsidRPr="00DF4DE5">
        <w:rPr>
          <w:highlight w:val="yellow"/>
        </w:rPr>
        <w:t>.]</w:t>
      </w:r>
    </w:p>
    <w:p w14:paraId="406F18FE" w14:textId="22C11704" w:rsidR="00EC02F5" w:rsidRPr="00564292" w:rsidRDefault="005D1CE2" w:rsidP="00144CA8">
      <w:pPr>
        <w:pStyle w:val="Tabletitle"/>
      </w:pPr>
      <w:bookmarkStart w:id="379" w:name="_Toc527139505"/>
      <w:bookmarkStart w:id="380" w:name="_Toc63673080"/>
      <w:r w:rsidRPr="00564292">
        <w:lastRenderedPageBreak/>
        <w:t xml:space="preserve">Table </w:t>
      </w:r>
      <w:bookmarkEnd w:id="379"/>
      <w:r w:rsidR="00564292" w:rsidRPr="00564292">
        <w:t>6.4.1: Participation in Economic Activities and Input in Decisionmaking on Production, by Sex</w:t>
      </w:r>
      <w:bookmarkEnd w:id="380"/>
    </w:p>
    <w:tbl>
      <w:tblPr>
        <w:tblW w:w="9609" w:type="dxa"/>
        <w:tblLayout w:type="fixed"/>
        <w:tblLook w:val="04A0" w:firstRow="1" w:lastRow="0" w:firstColumn="1" w:lastColumn="0" w:noHBand="0" w:noVBand="1"/>
      </w:tblPr>
      <w:tblGrid>
        <w:gridCol w:w="2718"/>
        <w:gridCol w:w="1440"/>
        <w:gridCol w:w="724"/>
        <w:gridCol w:w="624"/>
        <w:gridCol w:w="260"/>
        <w:gridCol w:w="990"/>
        <w:gridCol w:w="630"/>
        <w:gridCol w:w="270"/>
        <w:gridCol w:w="712"/>
        <w:gridCol w:w="613"/>
        <w:gridCol w:w="628"/>
      </w:tblGrid>
      <w:tr w:rsidR="00396D05" w:rsidRPr="00396D05" w14:paraId="01972DD6" w14:textId="77777777" w:rsidTr="00214FFB">
        <w:trPr>
          <w:trHeight w:val="360"/>
        </w:trPr>
        <w:tc>
          <w:tcPr>
            <w:tcW w:w="2718" w:type="dxa"/>
            <w:vMerge w:val="restart"/>
            <w:tcBorders>
              <w:top w:val="single" w:sz="4" w:space="0" w:color="auto"/>
              <w:left w:val="nil"/>
              <w:bottom w:val="nil"/>
              <w:right w:val="nil"/>
            </w:tcBorders>
            <w:shd w:val="clear" w:color="000000" w:fill="387990"/>
            <w:vAlign w:val="bottom"/>
            <w:hideMark/>
          </w:tcPr>
          <w:p w14:paraId="7ED0B63B" w14:textId="77777777"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Economic activity</w:t>
            </w:r>
          </w:p>
        </w:tc>
        <w:tc>
          <w:tcPr>
            <w:tcW w:w="2788" w:type="dxa"/>
            <w:gridSpan w:val="3"/>
            <w:tcBorders>
              <w:top w:val="single" w:sz="4" w:space="0" w:color="auto"/>
              <w:left w:val="nil"/>
              <w:bottom w:val="single" w:sz="4" w:space="0" w:color="FFFFFF"/>
              <w:right w:val="nil"/>
            </w:tcBorders>
            <w:shd w:val="clear" w:color="000000" w:fill="387990"/>
            <w:vAlign w:val="bottom"/>
            <w:hideMark/>
          </w:tcPr>
          <w:p w14:paraId="27EBE1C8" w14:textId="25F2F55B"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Participates in activity</w:t>
            </w:r>
          </w:p>
        </w:tc>
        <w:tc>
          <w:tcPr>
            <w:tcW w:w="260" w:type="dxa"/>
            <w:tcBorders>
              <w:top w:val="single" w:sz="4" w:space="0" w:color="auto"/>
              <w:left w:val="nil"/>
              <w:bottom w:val="nil"/>
              <w:right w:val="nil"/>
            </w:tcBorders>
            <w:shd w:val="clear" w:color="000000" w:fill="387990"/>
            <w:vAlign w:val="bottom"/>
            <w:hideMark/>
          </w:tcPr>
          <w:p w14:paraId="1F41824F" w14:textId="74BB5FC6" w:rsidR="00396D05" w:rsidRPr="00396D05" w:rsidRDefault="00396D05" w:rsidP="00214FFB">
            <w:pPr>
              <w:widowControl/>
              <w:spacing w:line="240" w:lineRule="auto"/>
              <w:jc w:val="center"/>
              <w:rPr>
                <w:rFonts w:eastAsia="Times New Roman" w:cs="Times New Roman"/>
                <w:b/>
                <w:bCs/>
                <w:color w:val="FFFFFF"/>
                <w:sz w:val="20"/>
                <w:szCs w:val="20"/>
              </w:rPr>
            </w:pPr>
          </w:p>
        </w:tc>
        <w:tc>
          <w:tcPr>
            <w:tcW w:w="3843" w:type="dxa"/>
            <w:gridSpan w:val="6"/>
            <w:tcBorders>
              <w:top w:val="single" w:sz="4" w:space="0" w:color="auto"/>
              <w:left w:val="nil"/>
              <w:bottom w:val="single" w:sz="4" w:space="0" w:color="FFFFFF"/>
              <w:right w:val="nil"/>
            </w:tcBorders>
            <w:shd w:val="clear" w:color="000000" w:fill="387990"/>
            <w:vAlign w:val="bottom"/>
            <w:hideMark/>
          </w:tcPr>
          <w:p w14:paraId="2F30E392" w14:textId="5356263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Has input into decisions about activity</w:t>
            </w:r>
            <w:r w:rsidRPr="00396D05">
              <w:rPr>
                <w:rFonts w:eastAsia="Times New Roman" w:cs="Times New Roman"/>
                <w:b/>
                <w:bCs/>
                <w:color w:val="FFFFFF"/>
                <w:sz w:val="20"/>
                <w:szCs w:val="20"/>
                <w:vertAlign w:val="superscript"/>
              </w:rPr>
              <w:t>a</w:t>
            </w:r>
          </w:p>
        </w:tc>
      </w:tr>
      <w:tr w:rsidR="00396D05" w:rsidRPr="00396D05" w14:paraId="664220D8" w14:textId="77777777" w:rsidTr="00214FFB">
        <w:trPr>
          <w:trHeight w:val="360"/>
        </w:trPr>
        <w:tc>
          <w:tcPr>
            <w:tcW w:w="2718" w:type="dxa"/>
            <w:vMerge/>
            <w:tcBorders>
              <w:top w:val="single" w:sz="4" w:space="0" w:color="auto"/>
              <w:left w:val="nil"/>
              <w:bottom w:val="nil"/>
              <w:right w:val="nil"/>
            </w:tcBorders>
            <w:vAlign w:val="center"/>
            <w:hideMark/>
          </w:tcPr>
          <w:p w14:paraId="1FC61D65"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nil"/>
              <w:right w:val="nil"/>
            </w:tcBorders>
            <w:shd w:val="clear" w:color="000000" w:fill="387990"/>
            <w:vAlign w:val="bottom"/>
            <w:hideMark/>
          </w:tcPr>
          <w:p w14:paraId="0E627D71"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Pr="00396D05">
              <w:rPr>
                <w:rFonts w:eastAsia="Times New Roman" w:cs="Times New Roman"/>
                <w:b/>
                <w:bCs/>
                <w:color w:val="FFFFFF"/>
                <w:sz w:val="20"/>
                <w:szCs w:val="20"/>
                <w:vertAlign w:val="superscript"/>
              </w:rPr>
              <w:t>b</w:t>
            </w:r>
          </w:p>
        </w:tc>
        <w:tc>
          <w:tcPr>
            <w:tcW w:w="724" w:type="dxa"/>
            <w:tcBorders>
              <w:top w:val="nil"/>
              <w:left w:val="nil"/>
              <w:bottom w:val="nil"/>
              <w:right w:val="nil"/>
            </w:tcBorders>
            <w:shd w:val="clear" w:color="000000" w:fill="387990"/>
            <w:vAlign w:val="bottom"/>
            <w:hideMark/>
          </w:tcPr>
          <w:p w14:paraId="73731D8B"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Pr="00396D05">
              <w:rPr>
                <w:rFonts w:eastAsia="Times New Roman" w:cs="Times New Roman"/>
                <w:b/>
                <w:bCs/>
                <w:color w:val="FFFFFF"/>
                <w:sz w:val="20"/>
                <w:szCs w:val="20"/>
                <w:vertAlign w:val="superscript"/>
              </w:rPr>
              <w:t>c</w:t>
            </w:r>
          </w:p>
        </w:tc>
        <w:tc>
          <w:tcPr>
            <w:tcW w:w="624" w:type="dxa"/>
            <w:tcBorders>
              <w:top w:val="nil"/>
              <w:left w:val="nil"/>
              <w:bottom w:val="nil"/>
              <w:right w:val="nil"/>
            </w:tcBorders>
            <w:shd w:val="clear" w:color="000000" w:fill="387990"/>
            <w:vAlign w:val="bottom"/>
            <w:hideMark/>
          </w:tcPr>
          <w:p w14:paraId="22415C9D" w14:textId="2B04EC6A" w:rsidR="00396D05" w:rsidRPr="00396D05" w:rsidRDefault="00396D05" w:rsidP="00214FFB">
            <w:pPr>
              <w:widowControl/>
              <w:spacing w:line="240" w:lineRule="auto"/>
              <w:jc w:val="center"/>
              <w:rPr>
                <w:rFonts w:eastAsia="Times New Roman" w:cs="Times New Roman"/>
                <w:b/>
                <w:bCs/>
                <w:color w:val="FFFFFF"/>
                <w:sz w:val="20"/>
                <w:szCs w:val="20"/>
              </w:rPr>
            </w:pPr>
          </w:p>
        </w:tc>
        <w:tc>
          <w:tcPr>
            <w:tcW w:w="260" w:type="dxa"/>
            <w:tcBorders>
              <w:top w:val="nil"/>
              <w:left w:val="nil"/>
              <w:bottom w:val="nil"/>
              <w:right w:val="nil"/>
            </w:tcBorders>
            <w:shd w:val="clear" w:color="000000" w:fill="387990"/>
            <w:vAlign w:val="bottom"/>
            <w:hideMark/>
          </w:tcPr>
          <w:p w14:paraId="408ABFB0" w14:textId="76EE6F94" w:rsidR="00396D05" w:rsidRPr="00396D05" w:rsidRDefault="00396D05" w:rsidP="00214FFB">
            <w:pPr>
              <w:widowControl/>
              <w:spacing w:line="240" w:lineRule="auto"/>
              <w:jc w:val="center"/>
              <w:rPr>
                <w:rFonts w:eastAsia="Times New Roman" w:cs="Times New Roman"/>
                <w:b/>
                <w:bCs/>
                <w:color w:val="FFFFFF"/>
                <w:sz w:val="20"/>
                <w:szCs w:val="20"/>
              </w:rPr>
            </w:pPr>
          </w:p>
        </w:tc>
        <w:tc>
          <w:tcPr>
            <w:tcW w:w="1620" w:type="dxa"/>
            <w:gridSpan w:val="2"/>
            <w:tcBorders>
              <w:top w:val="single" w:sz="4" w:space="0" w:color="FFFFFF"/>
              <w:left w:val="nil"/>
              <w:bottom w:val="single" w:sz="4" w:space="0" w:color="FFFFFF"/>
              <w:right w:val="nil"/>
            </w:tcBorders>
            <w:shd w:val="clear" w:color="000000" w:fill="387990"/>
            <w:vAlign w:val="bottom"/>
            <w:hideMark/>
          </w:tcPr>
          <w:p w14:paraId="25E895CF" w14:textId="51490704"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00276607">
              <w:rPr>
                <w:rFonts w:eastAsia="Times New Roman" w:cs="Times New Roman"/>
                <w:b/>
                <w:bCs/>
                <w:color w:val="FFFFFF"/>
                <w:sz w:val="20"/>
                <w:szCs w:val="20"/>
                <w:vertAlign w:val="superscript"/>
              </w:rPr>
              <w:t>b,d</w:t>
            </w:r>
          </w:p>
        </w:tc>
        <w:tc>
          <w:tcPr>
            <w:tcW w:w="270" w:type="dxa"/>
            <w:tcBorders>
              <w:top w:val="nil"/>
              <w:left w:val="nil"/>
              <w:bottom w:val="nil"/>
              <w:right w:val="nil"/>
            </w:tcBorders>
            <w:shd w:val="clear" w:color="000000" w:fill="387990"/>
            <w:vAlign w:val="bottom"/>
            <w:hideMark/>
          </w:tcPr>
          <w:p w14:paraId="66C7FBFD" w14:textId="343B6F23" w:rsidR="00396D05" w:rsidRPr="00396D05" w:rsidRDefault="00396D05" w:rsidP="00214FFB">
            <w:pPr>
              <w:widowControl/>
              <w:spacing w:line="240" w:lineRule="auto"/>
              <w:jc w:val="center"/>
              <w:rPr>
                <w:rFonts w:eastAsia="Times New Roman" w:cs="Times New Roman"/>
                <w:b/>
                <w:bCs/>
                <w:color w:val="FFFFFF"/>
                <w:sz w:val="20"/>
                <w:szCs w:val="20"/>
              </w:rPr>
            </w:pPr>
          </w:p>
        </w:tc>
        <w:tc>
          <w:tcPr>
            <w:tcW w:w="1325" w:type="dxa"/>
            <w:gridSpan w:val="2"/>
            <w:tcBorders>
              <w:top w:val="single" w:sz="4" w:space="0" w:color="FFFFFF"/>
              <w:left w:val="nil"/>
              <w:bottom w:val="single" w:sz="4" w:space="0" w:color="FFFFFF"/>
              <w:right w:val="nil"/>
            </w:tcBorders>
            <w:shd w:val="clear" w:color="000000" w:fill="387990"/>
            <w:vAlign w:val="bottom"/>
            <w:hideMark/>
          </w:tcPr>
          <w:p w14:paraId="211B184A" w14:textId="64AD07DE"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00276607">
              <w:rPr>
                <w:rFonts w:eastAsia="Times New Roman" w:cs="Times New Roman"/>
                <w:b/>
                <w:bCs/>
                <w:color w:val="FFFFFF"/>
                <w:sz w:val="20"/>
                <w:szCs w:val="20"/>
                <w:vertAlign w:val="superscript"/>
              </w:rPr>
              <w:t>c,d</w:t>
            </w:r>
          </w:p>
        </w:tc>
        <w:tc>
          <w:tcPr>
            <w:tcW w:w="628" w:type="dxa"/>
            <w:tcBorders>
              <w:top w:val="nil"/>
              <w:left w:val="nil"/>
              <w:bottom w:val="nil"/>
              <w:right w:val="nil"/>
            </w:tcBorders>
            <w:shd w:val="clear" w:color="000000" w:fill="387990"/>
            <w:vAlign w:val="bottom"/>
            <w:hideMark/>
          </w:tcPr>
          <w:p w14:paraId="277FA0A2" w14:textId="67235A9E" w:rsidR="00396D05" w:rsidRPr="00396D05" w:rsidRDefault="00396D05" w:rsidP="00214FFB">
            <w:pPr>
              <w:widowControl/>
              <w:spacing w:line="240" w:lineRule="auto"/>
              <w:jc w:val="center"/>
              <w:rPr>
                <w:rFonts w:eastAsia="Times New Roman" w:cs="Times New Roman"/>
                <w:b/>
                <w:bCs/>
                <w:color w:val="FFFFFF"/>
                <w:sz w:val="20"/>
                <w:szCs w:val="20"/>
              </w:rPr>
            </w:pPr>
          </w:p>
        </w:tc>
      </w:tr>
      <w:tr w:rsidR="00396D05" w:rsidRPr="00396D05" w14:paraId="5E6C7195" w14:textId="77777777" w:rsidTr="00214FFB">
        <w:trPr>
          <w:trHeight w:val="360"/>
        </w:trPr>
        <w:tc>
          <w:tcPr>
            <w:tcW w:w="2718" w:type="dxa"/>
            <w:vMerge/>
            <w:tcBorders>
              <w:top w:val="single" w:sz="4" w:space="0" w:color="auto"/>
              <w:left w:val="nil"/>
              <w:bottom w:val="nil"/>
              <w:right w:val="nil"/>
            </w:tcBorders>
            <w:vAlign w:val="center"/>
            <w:hideMark/>
          </w:tcPr>
          <w:p w14:paraId="11F2EEF0"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single" w:sz="4" w:space="0" w:color="FFFFFF"/>
              <w:right w:val="nil"/>
            </w:tcBorders>
            <w:shd w:val="clear" w:color="000000" w:fill="387990"/>
            <w:vAlign w:val="bottom"/>
            <w:hideMark/>
          </w:tcPr>
          <w:p w14:paraId="2FC53951"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724" w:type="dxa"/>
            <w:tcBorders>
              <w:top w:val="nil"/>
              <w:left w:val="nil"/>
              <w:bottom w:val="single" w:sz="4" w:space="0" w:color="FFFFFF"/>
              <w:right w:val="nil"/>
            </w:tcBorders>
            <w:shd w:val="clear" w:color="000000" w:fill="387990"/>
            <w:vAlign w:val="bottom"/>
            <w:hideMark/>
          </w:tcPr>
          <w:p w14:paraId="3C34A0E2"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624" w:type="dxa"/>
            <w:tcBorders>
              <w:top w:val="nil"/>
              <w:left w:val="nil"/>
              <w:bottom w:val="single" w:sz="4" w:space="0" w:color="auto"/>
              <w:right w:val="nil"/>
            </w:tcBorders>
            <w:shd w:val="clear" w:color="000000" w:fill="387990"/>
            <w:vAlign w:val="bottom"/>
            <w:hideMark/>
          </w:tcPr>
          <w:p w14:paraId="4A0CCA61"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Pr="00396D05">
              <w:rPr>
                <w:rFonts w:eastAsia="Times New Roman" w:cs="Times New Roman"/>
                <w:b/>
                <w:bCs/>
                <w:color w:val="FFFFFF"/>
                <w:sz w:val="20"/>
                <w:szCs w:val="20"/>
                <w:vertAlign w:val="superscript"/>
              </w:rPr>
              <w:t>d</w:t>
            </w:r>
          </w:p>
        </w:tc>
        <w:tc>
          <w:tcPr>
            <w:tcW w:w="260" w:type="dxa"/>
            <w:tcBorders>
              <w:top w:val="nil"/>
              <w:left w:val="nil"/>
              <w:bottom w:val="nil"/>
              <w:right w:val="nil"/>
            </w:tcBorders>
            <w:shd w:val="clear" w:color="000000" w:fill="387990"/>
            <w:vAlign w:val="bottom"/>
            <w:hideMark/>
          </w:tcPr>
          <w:p w14:paraId="67BCC1A1" w14:textId="5258557C" w:rsidR="00396D05" w:rsidRPr="00396D05" w:rsidRDefault="00396D05" w:rsidP="00214FFB">
            <w:pPr>
              <w:widowControl/>
              <w:spacing w:line="240" w:lineRule="auto"/>
              <w:jc w:val="center"/>
              <w:rPr>
                <w:rFonts w:eastAsia="Times New Roman" w:cs="Times New Roman"/>
                <w:b/>
                <w:bCs/>
                <w:color w:val="FFFFFF"/>
                <w:sz w:val="20"/>
                <w:szCs w:val="20"/>
              </w:rPr>
            </w:pPr>
          </w:p>
        </w:tc>
        <w:tc>
          <w:tcPr>
            <w:tcW w:w="990" w:type="dxa"/>
            <w:tcBorders>
              <w:top w:val="nil"/>
              <w:left w:val="nil"/>
              <w:bottom w:val="single" w:sz="4" w:space="0" w:color="FFFFFF"/>
              <w:right w:val="nil"/>
            </w:tcBorders>
            <w:shd w:val="clear" w:color="000000" w:fill="387990"/>
            <w:vAlign w:val="bottom"/>
            <w:hideMark/>
          </w:tcPr>
          <w:p w14:paraId="4F5D27E3" w14:textId="61A72CF3" w:rsidR="00396D05" w:rsidRPr="00396D05" w:rsidRDefault="00396D05" w:rsidP="00214FFB">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30" w:type="dxa"/>
            <w:tcBorders>
              <w:top w:val="nil"/>
              <w:left w:val="nil"/>
              <w:bottom w:val="single" w:sz="4" w:space="0" w:color="FFFFFF"/>
              <w:right w:val="nil"/>
            </w:tcBorders>
            <w:shd w:val="clear" w:color="000000" w:fill="387990"/>
            <w:vAlign w:val="bottom"/>
            <w:hideMark/>
          </w:tcPr>
          <w:p w14:paraId="43D0069B"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270" w:type="dxa"/>
            <w:tcBorders>
              <w:top w:val="nil"/>
              <w:left w:val="nil"/>
              <w:bottom w:val="single" w:sz="4" w:space="0" w:color="FFFFFF"/>
              <w:right w:val="nil"/>
            </w:tcBorders>
            <w:shd w:val="clear" w:color="000000" w:fill="387990"/>
            <w:vAlign w:val="bottom"/>
            <w:hideMark/>
          </w:tcPr>
          <w:p w14:paraId="1E9A4BAA" w14:textId="21D45A14" w:rsidR="00396D05" w:rsidRPr="00396D05" w:rsidRDefault="00396D05" w:rsidP="00214FFB">
            <w:pPr>
              <w:widowControl/>
              <w:spacing w:line="240" w:lineRule="auto"/>
              <w:jc w:val="center"/>
              <w:rPr>
                <w:rFonts w:eastAsia="Times New Roman" w:cs="Times New Roman"/>
                <w:b/>
                <w:bCs/>
                <w:color w:val="FFFFFF"/>
                <w:sz w:val="20"/>
                <w:szCs w:val="20"/>
              </w:rPr>
            </w:pPr>
          </w:p>
        </w:tc>
        <w:tc>
          <w:tcPr>
            <w:tcW w:w="712" w:type="dxa"/>
            <w:tcBorders>
              <w:top w:val="nil"/>
              <w:left w:val="nil"/>
              <w:bottom w:val="single" w:sz="4" w:space="0" w:color="FFFFFF"/>
              <w:right w:val="nil"/>
            </w:tcBorders>
            <w:shd w:val="clear" w:color="000000" w:fill="387990"/>
            <w:vAlign w:val="bottom"/>
            <w:hideMark/>
          </w:tcPr>
          <w:p w14:paraId="20558D0E" w14:textId="3D8E96B4" w:rsidR="00396D05" w:rsidRPr="00396D05" w:rsidRDefault="00396D05" w:rsidP="00214FFB">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13" w:type="dxa"/>
            <w:tcBorders>
              <w:top w:val="nil"/>
              <w:left w:val="nil"/>
              <w:bottom w:val="nil"/>
              <w:right w:val="nil"/>
            </w:tcBorders>
            <w:shd w:val="clear" w:color="000000" w:fill="387990"/>
            <w:vAlign w:val="bottom"/>
            <w:hideMark/>
          </w:tcPr>
          <w:p w14:paraId="0D1112D4"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628" w:type="dxa"/>
            <w:tcBorders>
              <w:top w:val="nil"/>
              <w:left w:val="nil"/>
              <w:bottom w:val="single" w:sz="4" w:space="0" w:color="auto"/>
              <w:right w:val="nil"/>
            </w:tcBorders>
            <w:shd w:val="clear" w:color="000000" w:fill="387990"/>
            <w:vAlign w:val="bottom"/>
            <w:hideMark/>
          </w:tcPr>
          <w:p w14:paraId="630C0018" w14:textId="4DD943FC"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00276607">
              <w:rPr>
                <w:rFonts w:eastAsia="Times New Roman" w:cs="Times New Roman"/>
                <w:b/>
                <w:bCs/>
                <w:color w:val="FFFFFF"/>
                <w:sz w:val="20"/>
                <w:szCs w:val="20"/>
                <w:vertAlign w:val="superscript"/>
              </w:rPr>
              <w:t>e</w:t>
            </w:r>
          </w:p>
        </w:tc>
      </w:tr>
      <w:tr w:rsidR="00396D05" w:rsidRPr="00396D05" w14:paraId="73094137" w14:textId="77777777" w:rsidTr="006D234F">
        <w:trPr>
          <w:trHeight w:val="360"/>
        </w:trPr>
        <w:tc>
          <w:tcPr>
            <w:tcW w:w="2718" w:type="dxa"/>
            <w:tcBorders>
              <w:top w:val="single" w:sz="4" w:space="0" w:color="auto"/>
              <w:left w:val="nil"/>
              <w:bottom w:val="single" w:sz="4" w:space="0" w:color="auto"/>
              <w:right w:val="nil"/>
            </w:tcBorders>
            <w:shd w:val="clear" w:color="auto" w:fill="auto"/>
            <w:vAlign w:val="center"/>
            <w:hideMark/>
          </w:tcPr>
          <w:p w14:paraId="014E4B4E"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1440" w:type="dxa"/>
            <w:tcBorders>
              <w:top w:val="single" w:sz="4" w:space="0" w:color="auto"/>
              <w:left w:val="nil"/>
              <w:bottom w:val="single" w:sz="4" w:space="0" w:color="auto"/>
              <w:right w:val="nil"/>
            </w:tcBorders>
            <w:shd w:val="clear" w:color="auto" w:fill="auto"/>
            <w:vAlign w:val="center"/>
            <w:hideMark/>
          </w:tcPr>
          <w:p w14:paraId="33ABB19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24" w:type="dxa"/>
            <w:tcBorders>
              <w:top w:val="single" w:sz="4" w:space="0" w:color="auto"/>
              <w:left w:val="nil"/>
              <w:bottom w:val="single" w:sz="4" w:space="0" w:color="auto"/>
              <w:right w:val="nil"/>
            </w:tcBorders>
            <w:shd w:val="clear" w:color="auto" w:fill="auto"/>
            <w:vAlign w:val="center"/>
            <w:hideMark/>
          </w:tcPr>
          <w:p w14:paraId="5CC81DC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4" w:type="dxa"/>
            <w:tcBorders>
              <w:top w:val="nil"/>
              <w:left w:val="nil"/>
              <w:bottom w:val="single" w:sz="4" w:space="0" w:color="auto"/>
              <w:right w:val="nil"/>
            </w:tcBorders>
            <w:shd w:val="clear" w:color="auto" w:fill="auto"/>
            <w:vAlign w:val="center"/>
            <w:hideMark/>
          </w:tcPr>
          <w:p w14:paraId="042A7A2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60" w:type="dxa"/>
            <w:tcBorders>
              <w:top w:val="single" w:sz="4" w:space="0" w:color="auto"/>
              <w:left w:val="nil"/>
              <w:bottom w:val="single" w:sz="4" w:space="0" w:color="auto"/>
              <w:right w:val="nil"/>
            </w:tcBorders>
            <w:shd w:val="clear" w:color="auto" w:fill="auto"/>
            <w:vAlign w:val="center"/>
            <w:hideMark/>
          </w:tcPr>
          <w:p w14:paraId="6C9CDDB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990" w:type="dxa"/>
            <w:tcBorders>
              <w:top w:val="single" w:sz="4" w:space="0" w:color="auto"/>
              <w:left w:val="nil"/>
              <w:bottom w:val="single" w:sz="4" w:space="0" w:color="auto"/>
              <w:right w:val="nil"/>
            </w:tcBorders>
            <w:shd w:val="clear" w:color="auto" w:fill="auto"/>
            <w:vAlign w:val="center"/>
            <w:hideMark/>
          </w:tcPr>
          <w:p w14:paraId="58F2B4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30" w:type="dxa"/>
            <w:tcBorders>
              <w:top w:val="single" w:sz="4" w:space="0" w:color="auto"/>
              <w:left w:val="nil"/>
              <w:bottom w:val="single" w:sz="4" w:space="0" w:color="auto"/>
              <w:right w:val="nil"/>
            </w:tcBorders>
            <w:shd w:val="clear" w:color="auto" w:fill="auto"/>
            <w:vAlign w:val="center"/>
            <w:hideMark/>
          </w:tcPr>
          <w:p w14:paraId="7202CE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70" w:type="dxa"/>
            <w:tcBorders>
              <w:top w:val="single" w:sz="4" w:space="0" w:color="auto"/>
              <w:left w:val="nil"/>
              <w:bottom w:val="single" w:sz="4" w:space="0" w:color="auto"/>
              <w:right w:val="nil"/>
            </w:tcBorders>
            <w:shd w:val="clear" w:color="auto" w:fill="auto"/>
            <w:vAlign w:val="center"/>
            <w:hideMark/>
          </w:tcPr>
          <w:p w14:paraId="70B4A7E5"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12" w:type="dxa"/>
            <w:tcBorders>
              <w:top w:val="single" w:sz="4" w:space="0" w:color="auto"/>
              <w:left w:val="nil"/>
              <w:bottom w:val="single" w:sz="4" w:space="0" w:color="auto"/>
              <w:right w:val="nil"/>
            </w:tcBorders>
            <w:shd w:val="clear" w:color="auto" w:fill="auto"/>
            <w:vAlign w:val="center"/>
            <w:hideMark/>
          </w:tcPr>
          <w:p w14:paraId="5D99E6D0"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13" w:type="dxa"/>
            <w:tcBorders>
              <w:top w:val="single" w:sz="4" w:space="0" w:color="auto"/>
              <w:left w:val="nil"/>
              <w:bottom w:val="single" w:sz="4" w:space="0" w:color="auto"/>
              <w:right w:val="nil"/>
            </w:tcBorders>
            <w:shd w:val="clear" w:color="auto" w:fill="auto"/>
            <w:vAlign w:val="center"/>
            <w:hideMark/>
          </w:tcPr>
          <w:p w14:paraId="7438A5AE"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8" w:type="dxa"/>
            <w:tcBorders>
              <w:top w:val="nil"/>
              <w:left w:val="nil"/>
              <w:bottom w:val="single" w:sz="4" w:space="0" w:color="auto"/>
              <w:right w:val="nil"/>
            </w:tcBorders>
            <w:shd w:val="clear" w:color="auto" w:fill="auto"/>
            <w:vAlign w:val="center"/>
            <w:hideMark/>
          </w:tcPr>
          <w:p w14:paraId="3C390889"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4FE8F8BC"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517C5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1440" w:type="dxa"/>
            <w:tcBorders>
              <w:top w:val="nil"/>
              <w:left w:val="nil"/>
              <w:bottom w:val="single" w:sz="4" w:space="0" w:color="auto"/>
              <w:right w:val="nil"/>
            </w:tcBorders>
            <w:shd w:val="clear" w:color="auto" w:fill="auto"/>
            <w:noWrap/>
            <w:vAlign w:val="center"/>
            <w:hideMark/>
          </w:tcPr>
          <w:p w14:paraId="3C0D30C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611434A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F35C58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2CE7055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5C395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2B5B39A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65BEA67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E05CA7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1F346A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8EF50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2D1AFB3"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379B1ED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1440" w:type="dxa"/>
            <w:tcBorders>
              <w:top w:val="nil"/>
              <w:left w:val="nil"/>
              <w:bottom w:val="single" w:sz="4" w:space="0" w:color="auto"/>
              <w:right w:val="nil"/>
            </w:tcBorders>
            <w:shd w:val="clear" w:color="auto" w:fill="auto"/>
            <w:noWrap/>
            <w:vAlign w:val="center"/>
            <w:hideMark/>
          </w:tcPr>
          <w:p w14:paraId="54F9D53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0F75C66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3447FC1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489F909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2C7AE99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025F2B0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803879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A75549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23C1B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6E6798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FE62F4B"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014E3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1440" w:type="dxa"/>
            <w:tcBorders>
              <w:top w:val="nil"/>
              <w:left w:val="nil"/>
              <w:bottom w:val="single" w:sz="4" w:space="0" w:color="auto"/>
              <w:right w:val="nil"/>
            </w:tcBorders>
            <w:shd w:val="clear" w:color="auto" w:fill="auto"/>
            <w:noWrap/>
            <w:vAlign w:val="center"/>
            <w:hideMark/>
          </w:tcPr>
          <w:p w14:paraId="3090895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3F24DB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19D1D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3379AF5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5E4833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2EAF8B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5B53EC2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D9686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52B4C3E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7BCBAE2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0DDA4B71"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CB131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1440" w:type="dxa"/>
            <w:tcBorders>
              <w:top w:val="nil"/>
              <w:left w:val="nil"/>
              <w:bottom w:val="single" w:sz="4" w:space="0" w:color="auto"/>
              <w:right w:val="nil"/>
            </w:tcBorders>
            <w:shd w:val="clear" w:color="auto" w:fill="auto"/>
            <w:noWrap/>
            <w:vAlign w:val="center"/>
            <w:hideMark/>
          </w:tcPr>
          <w:p w14:paraId="44C7D2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0EC333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4075924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797AA5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12E360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4DB13F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339AB75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17843B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0DC9DB4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3ED336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56F8521F"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A8CF10A"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1440" w:type="dxa"/>
            <w:tcBorders>
              <w:top w:val="nil"/>
              <w:left w:val="nil"/>
              <w:bottom w:val="single" w:sz="4" w:space="0" w:color="auto"/>
              <w:right w:val="nil"/>
            </w:tcBorders>
            <w:shd w:val="clear" w:color="auto" w:fill="auto"/>
            <w:noWrap/>
            <w:vAlign w:val="center"/>
            <w:hideMark/>
          </w:tcPr>
          <w:p w14:paraId="5C07CEF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29AEA3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C18F53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6483E4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2D9FCC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6FC2DE2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21D0FD5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6993F2F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BDC809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053ED83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70A20B95"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F73614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1440" w:type="dxa"/>
            <w:tcBorders>
              <w:top w:val="nil"/>
              <w:left w:val="nil"/>
              <w:bottom w:val="single" w:sz="4" w:space="0" w:color="auto"/>
              <w:right w:val="nil"/>
            </w:tcBorders>
            <w:shd w:val="clear" w:color="auto" w:fill="auto"/>
            <w:noWrap/>
            <w:vAlign w:val="center"/>
            <w:hideMark/>
          </w:tcPr>
          <w:p w14:paraId="5868B2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38EBEF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6412A9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1D0C2F1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77824D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572ABDA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DBB60B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8799E7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2CC173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489417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D21D3F3"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13A355A8" w14:textId="0E9B5DEA" w:rsidR="00396D05" w:rsidRPr="00396D05" w:rsidRDefault="00396D05" w:rsidP="00396D05">
            <w:pPr>
              <w:widowControl/>
              <w:spacing w:line="240" w:lineRule="auto"/>
              <w:rPr>
                <w:rFonts w:eastAsia="Times New Roman" w:cs="Times New Roman"/>
                <w:b/>
                <w:bCs/>
                <w:sz w:val="20"/>
                <w:szCs w:val="20"/>
              </w:rPr>
            </w:pPr>
            <w:r w:rsidRPr="00396D05">
              <w:rPr>
                <w:rFonts w:eastAsia="Times New Roman" w:cs="Times New Roman"/>
                <w:b/>
                <w:bCs/>
                <w:sz w:val="20"/>
                <w:szCs w:val="20"/>
              </w:rPr>
              <w:t>Number of individuals</w:t>
            </w:r>
            <w:r w:rsidR="00246275">
              <w:rPr>
                <w:rFonts w:eastAsia="Times New Roman" w:cs="Times New Roman"/>
                <w:b/>
                <w:bCs/>
                <w:sz w:val="20"/>
                <w:szCs w:val="20"/>
              </w:rPr>
              <w:t xml:space="preserve"> (</w:t>
            </w:r>
            <w:r w:rsidR="00246275" w:rsidRPr="00246275">
              <w:rPr>
                <w:rFonts w:eastAsia="Times New Roman" w:cs="Times New Roman"/>
                <w:b/>
                <w:bCs/>
                <w:i/>
                <w:sz w:val="20"/>
                <w:szCs w:val="20"/>
              </w:rPr>
              <w:t>n</w:t>
            </w:r>
            <w:r w:rsidR="00246275">
              <w:rPr>
                <w:rFonts w:eastAsia="Times New Roman" w:cs="Times New Roman"/>
                <w:b/>
                <w:bCs/>
                <w:sz w:val="20"/>
                <w:szCs w:val="20"/>
              </w:rPr>
              <w:t>)</w:t>
            </w:r>
          </w:p>
        </w:tc>
        <w:tc>
          <w:tcPr>
            <w:tcW w:w="1440" w:type="dxa"/>
            <w:tcBorders>
              <w:top w:val="nil"/>
              <w:left w:val="nil"/>
              <w:bottom w:val="single" w:sz="4" w:space="0" w:color="auto"/>
              <w:right w:val="nil"/>
            </w:tcBorders>
            <w:shd w:val="clear" w:color="auto" w:fill="auto"/>
            <w:noWrap/>
            <w:vAlign w:val="bottom"/>
            <w:hideMark/>
          </w:tcPr>
          <w:p w14:paraId="7C19D1B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24" w:type="dxa"/>
            <w:tcBorders>
              <w:top w:val="nil"/>
              <w:left w:val="nil"/>
              <w:bottom w:val="single" w:sz="4" w:space="0" w:color="auto"/>
              <w:right w:val="nil"/>
            </w:tcBorders>
            <w:shd w:val="clear" w:color="auto" w:fill="auto"/>
            <w:noWrap/>
            <w:vAlign w:val="bottom"/>
            <w:hideMark/>
          </w:tcPr>
          <w:p w14:paraId="058E4DF8"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4" w:type="dxa"/>
            <w:tcBorders>
              <w:top w:val="nil"/>
              <w:left w:val="nil"/>
              <w:bottom w:val="single" w:sz="4" w:space="0" w:color="auto"/>
              <w:right w:val="nil"/>
            </w:tcBorders>
            <w:shd w:val="clear" w:color="000000" w:fill="D9D9D9"/>
            <w:noWrap/>
            <w:vAlign w:val="bottom"/>
            <w:hideMark/>
          </w:tcPr>
          <w:p w14:paraId="3F51CE7A"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60" w:type="dxa"/>
            <w:tcBorders>
              <w:top w:val="nil"/>
              <w:left w:val="nil"/>
              <w:bottom w:val="single" w:sz="4" w:space="0" w:color="auto"/>
              <w:right w:val="nil"/>
            </w:tcBorders>
            <w:shd w:val="clear" w:color="000000" w:fill="D9D9D9"/>
            <w:noWrap/>
            <w:vAlign w:val="bottom"/>
            <w:hideMark/>
          </w:tcPr>
          <w:p w14:paraId="406AFEAE"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990" w:type="dxa"/>
            <w:tcBorders>
              <w:top w:val="nil"/>
              <w:left w:val="nil"/>
              <w:bottom w:val="single" w:sz="4" w:space="0" w:color="auto"/>
              <w:right w:val="nil"/>
            </w:tcBorders>
            <w:shd w:val="clear" w:color="000000" w:fill="D9D9D9"/>
            <w:noWrap/>
            <w:vAlign w:val="bottom"/>
            <w:hideMark/>
          </w:tcPr>
          <w:p w14:paraId="63B9235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30" w:type="dxa"/>
            <w:tcBorders>
              <w:top w:val="nil"/>
              <w:left w:val="nil"/>
              <w:bottom w:val="single" w:sz="4" w:space="0" w:color="auto"/>
              <w:right w:val="nil"/>
            </w:tcBorders>
            <w:shd w:val="clear" w:color="000000" w:fill="D9D9D9"/>
            <w:noWrap/>
            <w:vAlign w:val="bottom"/>
            <w:hideMark/>
          </w:tcPr>
          <w:p w14:paraId="508CA68D"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70" w:type="dxa"/>
            <w:tcBorders>
              <w:top w:val="nil"/>
              <w:left w:val="nil"/>
              <w:bottom w:val="single" w:sz="4" w:space="0" w:color="auto"/>
              <w:right w:val="nil"/>
            </w:tcBorders>
            <w:shd w:val="clear" w:color="000000" w:fill="D9D9D9"/>
            <w:noWrap/>
            <w:vAlign w:val="bottom"/>
            <w:hideMark/>
          </w:tcPr>
          <w:p w14:paraId="3EDE5E0B"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12" w:type="dxa"/>
            <w:tcBorders>
              <w:top w:val="nil"/>
              <w:left w:val="nil"/>
              <w:bottom w:val="single" w:sz="4" w:space="0" w:color="auto"/>
              <w:right w:val="nil"/>
            </w:tcBorders>
            <w:shd w:val="clear" w:color="000000" w:fill="D9D9D9"/>
            <w:noWrap/>
            <w:vAlign w:val="bottom"/>
            <w:hideMark/>
          </w:tcPr>
          <w:p w14:paraId="73CA9845"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13" w:type="dxa"/>
            <w:tcBorders>
              <w:top w:val="nil"/>
              <w:left w:val="nil"/>
              <w:bottom w:val="single" w:sz="4" w:space="0" w:color="auto"/>
              <w:right w:val="nil"/>
            </w:tcBorders>
            <w:shd w:val="clear" w:color="000000" w:fill="D9D9D9"/>
            <w:noWrap/>
            <w:vAlign w:val="bottom"/>
            <w:hideMark/>
          </w:tcPr>
          <w:p w14:paraId="3E408BD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8" w:type="dxa"/>
            <w:tcBorders>
              <w:top w:val="nil"/>
              <w:left w:val="nil"/>
              <w:bottom w:val="single" w:sz="4" w:space="0" w:color="auto"/>
              <w:right w:val="nil"/>
            </w:tcBorders>
            <w:shd w:val="clear" w:color="000000" w:fill="D9D9D9"/>
            <w:noWrap/>
            <w:vAlign w:val="bottom"/>
            <w:hideMark/>
          </w:tcPr>
          <w:p w14:paraId="4D40E1C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r>
    </w:tbl>
    <w:p w14:paraId="5FA08235" w14:textId="109F2CA2" w:rsidR="00564292" w:rsidRPr="00144CA8" w:rsidRDefault="008170B4" w:rsidP="00144CA8">
      <w:pPr>
        <w:ind w:left="90" w:right="1800" w:hanging="90"/>
        <w:rPr>
          <w:color w:val="auto"/>
          <w:sz w:val="16"/>
          <w:szCs w:val="16"/>
        </w:rPr>
      </w:pPr>
      <w:commentRangeStart w:id="381"/>
      <w:r w:rsidRPr="007472E6">
        <w:rPr>
          <w:color w:val="auto"/>
          <w:sz w:val="16"/>
          <w:szCs w:val="16"/>
        </w:rPr>
        <w:t>^ Results not statistically reliable, n&lt;30  </w:t>
      </w:r>
      <w:commentRangeEnd w:id="381"/>
      <w:r>
        <w:rPr>
          <w:rStyle w:val="CommentReference"/>
        </w:rPr>
        <w:commentReference w:id="381"/>
      </w:r>
    </w:p>
    <w:p w14:paraId="2BB0259D" w14:textId="197DBFAA" w:rsidR="00564292" w:rsidRPr="00564292" w:rsidRDefault="00564292" w:rsidP="00DF6FD0">
      <w:pPr>
        <w:ind w:left="90" w:hanging="90"/>
        <w:rPr>
          <w:sz w:val="16"/>
        </w:rPr>
      </w:pPr>
      <w:r w:rsidRPr="00564292">
        <w:rPr>
          <w:sz w:val="16"/>
          <w:vertAlign w:val="superscript"/>
        </w:rPr>
        <w:t>a</w:t>
      </w:r>
      <w:r w:rsidRPr="00564292">
        <w:rPr>
          <w:sz w:val="16"/>
        </w:rPr>
        <w:t xml:space="preserve"> Having input means that the individual reported having input into most or all decisions regarding the activity.</w:t>
      </w:r>
    </w:p>
    <w:p w14:paraId="1F9FC344" w14:textId="55D394D5" w:rsidR="00564292" w:rsidRPr="00564292" w:rsidRDefault="00564292" w:rsidP="00DF6FD0">
      <w:pPr>
        <w:ind w:left="90" w:hanging="90"/>
        <w:rPr>
          <w:sz w:val="16"/>
        </w:rPr>
      </w:pPr>
      <w:r w:rsidRPr="00564292">
        <w:rPr>
          <w:sz w:val="16"/>
          <w:vertAlign w:val="superscript"/>
        </w:rPr>
        <w:t>b</w:t>
      </w:r>
      <w:r w:rsidRPr="00564292">
        <w:rPr>
          <w:sz w:val="16"/>
        </w:rPr>
        <w:t xml:space="preserve"> Estimates exclude households that do not have a primary adult female decisionmaker</w:t>
      </w:r>
      <w:r w:rsidR="00470DBD">
        <w:rPr>
          <w:sz w:val="16"/>
        </w:rPr>
        <w:t xml:space="preserve"> who is a de jure household member</w:t>
      </w:r>
      <w:r w:rsidRPr="00564292">
        <w:rPr>
          <w:sz w:val="16"/>
        </w:rPr>
        <w:t xml:space="preserve"> or that have missing or incomplete indicator data.</w:t>
      </w:r>
    </w:p>
    <w:p w14:paraId="4F12C944" w14:textId="2A6720C7" w:rsidR="00564292" w:rsidRPr="00564292" w:rsidRDefault="00564292" w:rsidP="00DF6FD0">
      <w:pPr>
        <w:ind w:left="90" w:hanging="90"/>
        <w:rPr>
          <w:sz w:val="16"/>
        </w:rPr>
      </w:pPr>
      <w:r w:rsidRPr="00564292">
        <w:rPr>
          <w:sz w:val="16"/>
          <w:vertAlign w:val="superscript"/>
        </w:rPr>
        <w:t>c</w:t>
      </w:r>
      <w:r w:rsidRPr="00564292">
        <w:rPr>
          <w:sz w:val="16"/>
        </w:rPr>
        <w:t xml:space="preserve"> Estimates exclude households that do not have a primary adult male decisionmaker </w:t>
      </w:r>
      <w:r w:rsidR="00470DBD">
        <w:rPr>
          <w:sz w:val="16"/>
        </w:rPr>
        <w:t xml:space="preserve">who is a de jure household member </w:t>
      </w:r>
      <w:r w:rsidRPr="00564292">
        <w:rPr>
          <w:sz w:val="16"/>
        </w:rPr>
        <w:t>or that have missing or incomplete indicator data.</w:t>
      </w:r>
    </w:p>
    <w:p w14:paraId="48C23D6F" w14:textId="225182C6" w:rsidR="00564292" w:rsidRPr="00564292" w:rsidRDefault="00276607" w:rsidP="00DF6FD0">
      <w:pPr>
        <w:ind w:left="90" w:hanging="90"/>
        <w:rPr>
          <w:sz w:val="16"/>
        </w:rPr>
      </w:pPr>
      <w:r>
        <w:rPr>
          <w:sz w:val="16"/>
          <w:vertAlign w:val="superscript"/>
        </w:rPr>
        <w:t>d</w:t>
      </w:r>
      <w:r w:rsidR="00564292" w:rsidRPr="00564292">
        <w:rPr>
          <w:sz w:val="16"/>
        </w:rPr>
        <w:t xml:space="preserve"> Estimates exclude individuals who do not participate in an activity or report that no decision was made.</w:t>
      </w:r>
    </w:p>
    <w:p w14:paraId="587FB654" w14:textId="59985D1D" w:rsidR="00276607" w:rsidRPr="00564292" w:rsidRDefault="00276607" w:rsidP="00276607">
      <w:pPr>
        <w:ind w:left="90" w:hanging="90"/>
        <w:rPr>
          <w:sz w:val="16"/>
        </w:rPr>
      </w:pPr>
      <w:r>
        <w:rPr>
          <w:sz w:val="16"/>
          <w:vertAlign w:val="superscript"/>
        </w:rPr>
        <w:t>e</w:t>
      </w:r>
      <w:r w:rsidRPr="00564292">
        <w:rPr>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5FE845C" w14:textId="1AC52ADA" w:rsidR="00EC02F5" w:rsidRPr="00901D8B" w:rsidRDefault="00564292" w:rsidP="00920C45">
      <w:pPr>
        <w:spacing w:after="240"/>
        <w:rPr>
          <w:rFonts w:eastAsia="Cabin" w:cs="Cabin"/>
          <w:b/>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5056B5FA" w14:textId="575D1527" w:rsidR="00EC02F5" w:rsidRPr="00DF4DE5" w:rsidRDefault="005D1CE2" w:rsidP="005D1CE2">
      <w:pPr>
        <w:pStyle w:val="Heading3"/>
        <w:ind w:left="1440"/>
      </w:pPr>
      <w:bookmarkStart w:id="382" w:name="_Toc527139444"/>
      <w:bookmarkStart w:id="383" w:name="_Toc63673354"/>
      <w:r>
        <w:t>6.</w:t>
      </w:r>
      <w:r w:rsidR="00BE3B36">
        <w:t>4</w:t>
      </w:r>
      <w:r>
        <w:t>.2</w:t>
      </w:r>
      <w:r>
        <w:tab/>
      </w:r>
      <w:r w:rsidR="00EC02F5">
        <w:t>Resources</w:t>
      </w:r>
      <w:bookmarkEnd w:id="382"/>
      <w:bookmarkEnd w:id="383"/>
    </w:p>
    <w:p w14:paraId="2990169B" w14:textId="6387818F" w:rsidR="00EC02F5" w:rsidRPr="00DF4DE5" w:rsidRDefault="00EC02F5" w:rsidP="00BB0C1C">
      <w:pPr>
        <w:pStyle w:val="BodyText1"/>
      </w:pPr>
      <w:r>
        <w:t xml:space="preserve">Adequacy in </w:t>
      </w:r>
      <w:r w:rsidR="00E223C9">
        <w:rPr>
          <w:i/>
        </w:rPr>
        <w:t>r</w:t>
      </w:r>
      <w:r w:rsidRPr="009379BF">
        <w:rPr>
          <w:i/>
        </w:rPr>
        <w:t>esources</w:t>
      </w:r>
      <w:r w:rsidRPr="009562EF">
        <w:t xml:space="preserve"> is measured by </w:t>
      </w:r>
      <w:r>
        <w:t xml:space="preserve">two </w:t>
      </w:r>
      <w:r w:rsidRPr="009562EF">
        <w:t>indicator</w:t>
      </w:r>
      <w:r>
        <w:t xml:space="preserve">s: (1) ownership of </w:t>
      </w:r>
      <w:r w:rsidRPr="00C253D4">
        <w:t>assets,</w:t>
      </w:r>
      <w:r>
        <w:t xml:space="preserve"> and (2) </w:t>
      </w:r>
      <w:r w:rsidRPr="009562EF">
        <w:t xml:space="preserve">access to and decisions related to credit. </w:t>
      </w:r>
      <w:r w:rsidRPr="00D33060">
        <w:t xml:space="preserve">Respondents </w:t>
      </w:r>
      <w:r>
        <w:t xml:space="preserve">are considered adequate in asset ownership if they </w:t>
      </w:r>
      <w:r w:rsidRPr="00D33060">
        <w:t>own</w:t>
      </w:r>
      <w:r w:rsidR="006B40C6">
        <w:t>,</w:t>
      </w:r>
      <w:r w:rsidRPr="00D33060">
        <w:t xml:space="preserve"> alone or jointly</w:t>
      </w:r>
      <w:r w:rsidR="006B40C6">
        <w:t>,</w:t>
      </w:r>
      <w:r w:rsidRPr="00D33060">
        <w:t xml:space="preserve"> at least two small asset</w:t>
      </w:r>
      <w:r>
        <w:t xml:space="preserve"> type</w:t>
      </w:r>
      <w:r w:rsidRPr="00D33060">
        <w:t>s or one large asset.</w:t>
      </w:r>
      <w:r>
        <w:t xml:space="preserve"> </w:t>
      </w:r>
      <w:r w:rsidRPr="00D33060">
        <w:t xml:space="preserve">Respondents </w:t>
      </w:r>
      <w:r>
        <w:t xml:space="preserve">are considered adequate to access to credit if they </w:t>
      </w:r>
      <w:r w:rsidRPr="00D33060">
        <w:t xml:space="preserve">decide alone or jointly whether to borrow </w:t>
      </w:r>
      <w:r>
        <w:t xml:space="preserve">cash or in-kind </w:t>
      </w:r>
      <w:r w:rsidRPr="00D33060">
        <w:t>or what to do with the money or item borrowed.</w:t>
      </w:r>
      <w:r>
        <w:t xml:space="preserve"> </w:t>
      </w:r>
      <w:r w:rsidR="005D1CE2">
        <w:rPr>
          <w:b/>
        </w:rPr>
        <w:t>Table 6.</w:t>
      </w:r>
      <w:r w:rsidR="00BE3B36">
        <w:rPr>
          <w:b/>
        </w:rPr>
        <w:t>4</w:t>
      </w:r>
      <w:r w:rsidR="005D1CE2">
        <w:rPr>
          <w:b/>
        </w:rPr>
        <w:t>.2</w:t>
      </w:r>
      <w:r w:rsidRPr="00DF4DE5">
        <w:t xml:space="preserve"> presents </w:t>
      </w:r>
      <w:r>
        <w:t xml:space="preserve">the findings for </w:t>
      </w:r>
      <w:r w:rsidRPr="00DF4DE5">
        <w:t xml:space="preserve">ownership of </w:t>
      </w:r>
      <w:r>
        <w:t>assets.</w:t>
      </w:r>
      <w:r w:rsidRPr="00DF4DE5">
        <w:t xml:space="preserve"> </w:t>
      </w:r>
    </w:p>
    <w:p w14:paraId="17C00989" w14:textId="77777777" w:rsidR="00EC02F5" w:rsidRPr="00DF4DE5" w:rsidRDefault="00EC02F5" w:rsidP="00BB0C1C">
      <w:pPr>
        <w:pStyle w:val="BodyText1"/>
      </w:pPr>
      <w:r w:rsidRPr="00DF4DE5">
        <w:rPr>
          <w:highlight w:val="yellow"/>
        </w:rPr>
        <w:t xml:space="preserve"> [</w:t>
      </w:r>
      <w:r>
        <w:rPr>
          <w:highlight w:val="yellow"/>
        </w:rPr>
        <w:t xml:space="preserve">DESCRIBE THE RESULTS IN THE </w:t>
      </w:r>
      <w:commentRangeStart w:id="384"/>
      <w:r>
        <w:rPr>
          <w:highlight w:val="yellow"/>
        </w:rPr>
        <w:t>TABLE</w:t>
      </w:r>
      <w:r w:rsidRPr="00DF4DE5">
        <w:rPr>
          <w:highlight w:val="yellow"/>
        </w:rPr>
        <w:t>.</w:t>
      </w:r>
      <w:r>
        <w:rPr>
          <w:highlight w:val="yellow"/>
        </w:rPr>
        <w:t>]</w:t>
      </w:r>
      <w:r w:rsidRPr="00DF4DE5">
        <w:rPr>
          <w:highlight w:val="yellow"/>
        </w:rPr>
        <w:t xml:space="preserve"> </w:t>
      </w:r>
      <w:commentRangeEnd w:id="384"/>
      <w:r w:rsidR="00604DD9">
        <w:rPr>
          <w:rStyle w:val="CommentReference"/>
          <w:rFonts w:eastAsia="Arial" w:cs="Arial"/>
          <w:color w:val="000000"/>
        </w:rPr>
        <w:commentReference w:id="384"/>
      </w:r>
    </w:p>
    <w:p w14:paraId="3D3A7C59" w14:textId="48F42491" w:rsidR="00EC02F5" w:rsidRDefault="00C3516D" w:rsidP="00BB0C1C">
      <w:pPr>
        <w:pStyle w:val="Tabletitle"/>
      </w:pPr>
      <w:bookmarkStart w:id="385" w:name="_Toc527139506"/>
      <w:bookmarkStart w:id="386" w:name="_Toc63673081"/>
      <w:r w:rsidRPr="00604DD9">
        <w:t>Table 6.</w:t>
      </w:r>
      <w:r w:rsidR="00BE3B36" w:rsidRPr="00604DD9">
        <w:t>4</w:t>
      </w:r>
      <w:r w:rsidRPr="00604DD9">
        <w:t>.2</w:t>
      </w:r>
      <w:bookmarkEnd w:id="385"/>
      <w:r w:rsidR="00604DD9" w:rsidRPr="00604DD9">
        <w:t>: Ownership of Productive Resources, Any Household Member and by Sex of Primary Adult Decisionmaker</w:t>
      </w:r>
      <w:bookmarkEnd w:id="386"/>
    </w:p>
    <w:tbl>
      <w:tblPr>
        <w:tblW w:w="5134" w:type="pct"/>
        <w:tblLook w:val="04A0" w:firstRow="1" w:lastRow="0" w:firstColumn="1" w:lastColumn="0" w:noHBand="0" w:noVBand="1"/>
      </w:tblPr>
      <w:tblGrid>
        <w:gridCol w:w="2898"/>
        <w:gridCol w:w="2151"/>
        <w:gridCol w:w="2053"/>
        <w:gridCol w:w="2053"/>
        <w:gridCol w:w="678"/>
      </w:tblGrid>
      <w:tr w:rsidR="00604DD9" w:rsidRPr="00BB0C1C" w14:paraId="7D7D0434" w14:textId="77777777" w:rsidTr="006D234F">
        <w:trPr>
          <w:tblHeader/>
        </w:trPr>
        <w:tc>
          <w:tcPr>
            <w:tcW w:w="2898" w:type="dxa"/>
            <w:tcBorders>
              <w:top w:val="nil"/>
              <w:left w:val="nil"/>
              <w:bottom w:val="nil"/>
              <w:right w:val="nil"/>
            </w:tcBorders>
            <w:shd w:val="clear" w:color="000000" w:fill="387990"/>
            <w:vAlign w:val="bottom"/>
            <w:hideMark/>
          </w:tcPr>
          <w:p w14:paraId="4AF8CEF3" w14:textId="77777777" w:rsidR="00604DD9" w:rsidRPr="00BB0C1C" w:rsidRDefault="00604DD9" w:rsidP="00BB0C1C">
            <w:pPr>
              <w:widowControl/>
              <w:spacing w:line="259" w:lineRule="auto"/>
              <w:rPr>
                <w:rFonts w:eastAsia="Times New Roman" w:cs="Times New Roman"/>
                <w:b/>
                <w:bCs/>
                <w:color w:val="FFFFFF"/>
                <w:sz w:val="20"/>
                <w:szCs w:val="20"/>
              </w:rPr>
            </w:pPr>
            <w:r w:rsidRPr="00BB0C1C">
              <w:rPr>
                <w:rFonts w:eastAsia="Times New Roman" w:cs="Times New Roman"/>
                <w:b/>
                <w:bCs/>
                <w:color w:val="FFFFFF"/>
                <w:sz w:val="20"/>
                <w:szCs w:val="20"/>
              </w:rPr>
              <w:t>Productive resource</w:t>
            </w:r>
          </w:p>
        </w:tc>
        <w:tc>
          <w:tcPr>
            <w:tcW w:w="2151" w:type="dxa"/>
            <w:tcBorders>
              <w:top w:val="nil"/>
              <w:left w:val="nil"/>
              <w:bottom w:val="nil"/>
              <w:right w:val="nil"/>
            </w:tcBorders>
            <w:shd w:val="clear" w:color="000000" w:fill="387990"/>
            <w:vAlign w:val="center"/>
            <w:hideMark/>
          </w:tcPr>
          <w:p w14:paraId="4628153F"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Someone in the household owns item</w:t>
            </w:r>
            <w:r w:rsidRPr="00BB0C1C">
              <w:rPr>
                <w:rFonts w:eastAsia="Times New Roman" w:cs="Times New Roman"/>
                <w:b/>
                <w:bCs/>
                <w:color w:val="FFFFFF"/>
                <w:sz w:val="20"/>
                <w:szCs w:val="20"/>
                <w:vertAlign w:val="superscript"/>
              </w:rPr>
              <w:t>a</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0AC3EAFB"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Female owns solely or jointly</w:t>
            </w:r>
            <w:r w:rsidRPr="00BB0C1C">
              <w:rPr>
                <w:rFonts w:eastAsia="Times New Roman" w:cs="Times New Roman"/>
                <w:b/>
                <w:bCs/>
                <w:color w:val="FFFFFF"/>
                <w:sz w:val="20"/>
                <w:szCs w:val="20"/>
                <w:vertAlign w:val="superscript"/>
              </w:rPr>
              <w:t>a,b</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191A518A"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Male owns solely or jointly</w:t>
            </w:r>
            <w:r w:rsidRPr="00BB0C1C">
              <w:rPr>
                <w:rFonts w:eastAsia="Times New Roman" w:cs="Times New Roman"/>
                <w:b/>
                <w:bCs/>
                <w:color w:val="FFFFFF"/>
                <w:sz w:val="20"/>
                <w:szCs w:val="20"/>
                <w:vertAlign w:val="superscript"/>
              </w:rPr>
              <w:t>a,c</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678" w:type="dxa"/>
            <w:tcBorders>
              <w:top w:val="nil"/>
              <w:left w:val="nil"/>
              <w:bottom w:val="nil"/>
              <w:right w:val="nil"/>
            </w:tcBorders>
            <w:shd w:val="clear" w:color="000000" w:fill="387990"/>
            <w:vAlign w:val="bottom"/>
            <w:hideMark/>
          </w:tcPr>
          <w:p w14:paraId="21B6D102"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Sig.</w:t>
            </w:r>
            <w:r w:rsidRPr="00BB0C1C">
              <w:rPr>
                <w:rFonts w:eastAsia="Times New Roman" w:cs="Times New Roman"/>
                <w:b/>
                <w:bCs/>
                <w:color w:val="FFFFFF"/>
                <w:sz w:val="20"/>
                <w:szCs w:val="20"/>
                <w:vertAlign w:val="superscript"/>
              </w:rPr>
              <w:t>d</w:t>
            </w:r>
          </w:p>
        </w:tc>
      </w:tr>
      <w:tr w:rsidR="00604DD9" w:rsidRPr="00BB0C1C" w14:paraId="3A47B91D"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0172DDC"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Agricultural land</w:t>
            </w:r>
          </w:p>
        </w:tc>
        <w:tc>
          <w:tcPr>
            <w:tcW w:w="2151" w:type="dxa"/>
            <w:tcBorders>
              <w:top w:val="single" w:sz="4" w:space="0" w:color="auto"/>
              <w:left w:val="nil"/>
              <w:bottom w:val="single" w:sz="4" w:space="0" w:color="auto"/>
              <w:right w:val="nil"/>
            </w:tcBorders>
            <w:shd w:val="clear" w:color="auto" w:fill="auto"/>
            <w:vAlign w:val="center"/>
            <w:hideMark/>
          </w:tcPr>
          <w:p w14:paraId="54472B36" w14:textId="22764E4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49518BBC" w14:textId="2FA56D5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586A9252" w14:textId="7861100D"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single" w:sz="4" w:space="0" w:color="auto"/>
              <w:left w:val="nil"/>
              <w:bottom w:val="single" w:sz="4" w:space="0" w:color="auto"/>
              <w:right w:val="nil"/>
            </w:tcBorders>
            <w:shd w:val="clear" w:color="auto" w:fill="auto"/>
            <w:noWrap/>
            <w:vAlign w:val="center"/>
            <w:hideMark/>
          </w:tcPr>
          <w:p w14:paraId="0B7C4AA1" w14:textId="3EB1B450"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2B3540F" w14:textId="77777777" w:rsidTr="006D234F">
        <w:tc>
          <w:tcPr>
            <w:tcW w:w="2898" w:type="dxa"/>
            <w:tcBorders>
              <w:top w:val="nil"/>
              <w:left w:val="nil"/>
              <w:bottom w:val="single" w:sz="4" w:space="0" w:color="auto"/>
              <w:right w:val="nil"/>
            </w:tcBorders>
            <w:shd w:val="clear" w:color="auto" w:fill="auto"/>
            <w:vAlign w:val="center"/>
            <w:hideMark/>
          </w:tcPr>
          <w:p w14:paraId="6C9550F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livestock</w:t>
            </w:r>
          </w:p>
        </w:tc>
        <w:tc>
          <w:tcPr>
            <w:tcW w:w="2151" w:type="dxa"/>
            <w:tcBorders>
              <w:top w:val="nil"/>
              <w:left w:val="nil"/>
              <w:bottom w:val="single" w:sz="4" w:space="0" w:color="auto"/>
              <w:right w:val="nil"/>
            </w:tcBorders>
            <w:shd w:val="clear" w:color="auto" w:fill="auto"/>
            <w:vAlign w:val="center"/>
            <w:hideMark/>
          </w:tcPr>
          <w:p w14:paraId="37502637" w14:textId="425F48F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8D6EA05" w14:textId="5C7FE9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7DC73B9" w14:textId="32251AB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F5032A3" w14:textId="547DC0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1BF6D7" w14:textId="77777777" w:rsidTr="006D234F">
        <w:tc>
          <w:tcPr>
            <w:tcW w:w="2898" w:type="dxa"/>
            <w:tcBorders>
              <w:top w:val="nil"/>
              <w:left w:val="nil"/>
              <w:bottom w:val="single" w:sz="4" w:space="0" w:color="auto"/>
              <w:right w:val="nil"/>
            </w:tcBorders>
            <w:shd w:val="clear" w:color="auto" w:fill="auto"/>
            <w:vAlign w:val="center"/>
            <w:hideMark/>
          </w:tcPr>
          <w:p w14:paraId="24AC89CF"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livestock</w:t>
            </w:r>
          </w:p>
        </w:tc>
        <w:tc>
          <w:tcPr>
            <w:tcW w:w="2151" w:type="dxa"/>
            <w:tcBorders>
              <w:top w:val="nil"/>
              <w:left w:val="nil"/>
              <w:bottom w:val="single" w:sz="4" w:space="0" w:color="auto"/>
              <w:right w:val="nil"/>
            </w:tcBorders>
            <w:shd w:val="clear" w:color="auto" w:fill="auto"/>
            <w:vAlign w:val="center"/>
            <w:hideMark/>
          </w:tcPr>
          <w:p w14:paraId="0A2F932F" w14:textId="77447FA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E2E2267" w14:textId="19E243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EAA954" w14:textId="183B95F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76EC22D" w14:textId="40F608A4"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AB1D68E" w14:textId="77777777" w:rsidTr="006D234F">
        <w:tc>
          <w:tcPr>
            <w:tcW w:w="2898" w:type="dxa"/>
            <w:tcBorders>
              <w:top w:val="nil"/>
              <w:left w:val="nil"/>
              <w:bottom w:val="single" w:sz="4" w:space="0" w:color="auto"/>
              <w:right w:val="nil"/>
            </w:tcBorders>
            <w:shd w:val="clear" w:color="auto" w:fill="auto"/>
            <w:vAlign w:val="center"/>
            <w:hideMark/>
          </w:tcPr>
          <w:p w14:paraId="2ED95C51"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Chickens, ducks, turkeys, and pigeons</w:t>
            </w:r>
          </w:p>
        </w:tc>
        <w:tc>
          <w:tcPr>
            <w:tcW w:w="2151" w:type="dxa"/>
            <w:tcBorders>
              <w:top w:val="nil"/>
              <w:left w:val="nil"/>
              <w:bottom w:val="single" w:sz="4" w:space="0" w:color="auto"/>
              <w:right w:val="nil"/>
            </w:tcBorders>
            <w:shd w:val="clear" w:color="auto" w:fill="auto"/>
            <w:vAlign w:val="center"/>
            <w:hideMark/>
          </w:tcPr>
          <w:p w14:paraId="63B74A78" w14:textId="39B64D7A"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9B0BC88" w14:textId="21C7094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C3D6633" w14:textId="6BBAC47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A86A698" w14:textId="77104932"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F51BE9D" w14:textId="77777777" w:rsidTr="006D234F">
        <w:tc>
          <w:tcPr>
            <w:tcW w:w="2898" w:type="dxa"/>
            <w:tcBorders>
              <w:top w:val="nil"/>
              <w:left w:val="nil"/>
              <w:bottom w:val="single" w:sz="4" w:space="0" w:color="auto"/>
              <w:right w:val="nil"/>
            </w:tcBorders>
            <w:shd w:val="clear" w:color="auto" w:fill="auto"/>
            <w:vAlign w:val="center"/>
            <w:hideMark/>
          </w:tcPr>
          <w:p w14:paraId="7380EE6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lastRenderedPageBreak/>
              <w:t>Fishpond or fishing equipment</w:t>
            </w:r>
          </w:p>
        </w:tc>
        <w:tc>
          <w:tcPr>
            <w:tcW w:w="2151" w:type="dxa"/>
            <w:tcBorders>
              <w:top w:val="nil"/>
              <w:left w:val="nil"/>
              <w:bottom w:val="single" w:sz="4" w:space="0" w:color="auto"/>
              <w:right w:val="nil"/>
            </w:tcBorders>
            <w:shd w:val="clear" w:color="auto" w:fill="auto"/>
            <w:vAlign w:val="center"/>
            <w:hideMark/>
          </w:tcPr>
          <w:p w14:paraId="34471068" w14:textId="46D4EB17"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54D2CBE" w14:textId="714BA8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CBA2907" w14:textId="7E9772F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CC4A745" w14:textId="1322A4C9"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E9AEF66" w14:textId="77777777" w:rsidTr="006D234F">
        <w:tc>
          <w:tcPr>
            <w:tcW w:w="2898" w:type="dxa"/>
            <w:tcBorders>
              <w:top w:val="nil"/>
              <w:left w:val="nil"/>
              <w:bottom w:val="single" w:sz="4" w:space="0" w:color="auto"/>
              <w:right w:val="nil"/>
            </w:tcBorders>
            <w:shd w:val="clear" w:color="auto" w:fill="auto"/>
            <w:vAlign w:val="center"/>
            <w:hideMark/>
          </w:tcPr>
          <w:p w14:paraId="4E0A378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Non-mechanized farm equipment</w:t>
            </w:r>
          </w:p>
        </w:tc>
        <w:tc>
          <w:tcPr>
            <w:tcW w:w="2151" w:type="dxa"/>
            <w:tcBorders>
              <w:top w:val="nil"/>
              <w:left w:val="nil"/>
              <w:bottom w:val="single" w:sz="4" w:space="0" w:color="auto"/>
              <w:right w:val="nil"/>
            </w:tcBorders>
            <w:shd w:val="clear" w:color="auto" w:fill="auto"/>
            <w:vAlign w:val="center"/>
            <w:hideMark/>
          </w:tcPr>
          <w:p w14:paraId="7900C2C7" w14:textId="33185CE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3D47DA" w14:textId="48B0F85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2FA3DE7" w14:textId="4834D795"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5259A3C" w14:textId="2E3F5A21"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9FB23CF" w14:textId="77777777" w:rsidTr="006D234F">
        <w:tc>
          <w:tcPr>
            <w:tcW w:w="2898" w:type="dxa"/>
            <w:tcBorders>
              <w:top w:val="nil"/>
              <w:left w:val="nil"/>
              <w:bottom w:val="single" w:sz="4" w:space="0" w:color="auto"/>
              <w:right w:val="nil"/>
            </w:tcBorders>
            <w:shd w:val="clear" w:color="auto" w:fill="auto"/>
            <w:vAlign w:val="center"/>
            <w:hideMark/>
          </w:tcPr>
          <w:p w14:paraId="58DF02C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Mechanized farm equipment</w:t>
            </w:r>
          </w:p>
        </w:tc>
        <w:tc>
          <w:tcPr>
            <w:tcW w:w="2151" w:type="dxa"/>
            <w:tcBorders>
              <w:top w:val="nil"/>
              <w:left w:val="nil"/>
              <w:bottom w:val="single" w:sz="4" w:space="0" w:color="auto"/>
              <w:right w:val="nil"/>
            </w:tcBorders>
            <w:shd w:val="clear" w:color="auto" w:fill="auto"/>
            <w:vAlign w:val="center"/>
            <w:hideMark/>
          </w:tcPr>
          <w:p w14:paraId="7E7A8D9E" w14:textId="4F71662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97D3DE" w14:textId="4C68A88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1A7D406" w14:textId="661726E0"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E7DC4FD" w14:textId="213B50A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78097820" w14:textId="77777777" w:rsidTr="006D234F">
        <w:tc>
          <w:tcPr>
            <w:tcW w:w="2898" w:type="dxa"/>
            <w:tcBorders>
              <w:top w:val="nil"/>
              <w:left w:val="nil"/>
              <w:bottom w:val="single" w:sz="4" w:space="0" w:color="auto"/>
              <w:right w:val="nil"/>
            </w:tcBorders>
            <w:shd w:val="clear" w:color="auto" w:fill="auto"/>
            <w:vAlign w:val="center"/>
            <w:hideMark/>
          </w:tcPr>
          <w:p w14:paraId="7299867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Non-farm business equipment</w:t>
            </w:r>
          </w:p>
        </w:tc>
        <w:tc>
          <w:tcPr>
            <w:tcW w:w="2151" w:type="dxa"/>
            <w:tcBorders>
              <w:top w:val="nil"/>
              <w:left w:val="nil"/>
              <w:bottom w:val="single" w:sz="4" w:space="0" w:color="auto"/>
              <w:right w:val="nil"/>
            </w:tcBorders>
            <w:shd w:val="clear" w:color="auto" w:fill="auto"/>
            <w:vAlign w:val="center"/>
            <w:hideMark/>
          </w:tcPr>
          <w:p w14:paraId="06C7EA35" w14:textId="7B927C2C"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70B39E" w14:textId="3DB28BD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4A78F5E" w14:textId="05AB614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B33A9E5" w14:textId="1AC037D7"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5B5FF21" w14:textId="77777777" w:rsidTr="006D234F">
        <w:tc>
          <w:tcPr>
            <w:tcW w:w="2898" w:type="dxa"/>
            <w:tcBorders>
              <w:top w:val="nil"/>
              <w:left w:val="nil"/>
              <w:bottom w:val="single" w:sz="4" w:space="0" w:color="auto"/>
              <w:right w:val="nil"/>
            </w:tcBorders>
            <w:shd w:val="clear" w:color="auto" w:fill="auto"/>
            <w:vAlign w:val="center"/>
            <w:hideMark/>
          </w:tcPr>
          <w:p w14:paraId="1E525DD6"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House or other structures</w:t>
            </w:r>
          </w:p>
        </w:tc>
        <w:tc>
          <w:tcPr>
            <w:tcW w:w="2151" w:type="dxa"/>
            <w:tcBorders>
              <w:top w:val="nil"/>
              <w:left w:val="nil"/>
              <w:bottom w:val="single" w:sz="4" w:space="0" w:color="auto"/>
              <w:right w:val="nil"/>
            </w:tcBorders>
            <w:shd w:val="clear" w:color="auto" w:fill="auto"/>
            <w:vAlign w:val="center"/>
            <w:hideMark/>
          </w:tcPr>
          <w:p w14:paraId="58E6981B" w14:textId="5B2AF26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1663AF2" w14:textId="19A2DF5F"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9F02868" w14:textId="185FF397"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D4B1D76" w14:textId="3410A48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BECAC9D" w14:textId="77777777" w:rsidTr="006D234F">
        <w:tc>
          <w:tcPr>
            <w:tcW w:w="2898" w:type="dxa"/>
            <w:tcBorders>
              <w:top w:val="nil"/>
              <w:left w:val="nil"/>
              <w:bottom w:val="single" w:sz="4" w:space="0" w:color="auto"/>
              <w:right w:val="nil"/>
            </w:tcBorders>
            <w:shd w:val="clear" w:color="auto" w:fill="auto"/>
            <w:vAlign w:val="center"/>
            <w:hideMark/>
          </w:tcPr>
          <w:p w14:paraId="32093E80"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consumer durables</w:t>
            </w:r>
          </w:p>
        </w:tc>
        <w:tc>
          <w:tcPr>
            <w:tcW w:w="2151" w:type="dxa"/>
            <w:tcBorders>
              <w:top w:val="nil"/>
              <w:left w:val="nil"/>
              <w:bottom w:val="single" w:sz="4" w:space="0" w:color="auto"/>
              <w:right w:val="nil"/>
            </w:tcBorders>
            <w:shd w:val="clear" w:color="auto" w:fill="auto"/>
            <w:vAlign w:val="center"/>
            <w:hideMark/>
          </w:tcPr>
          <w:p w14:paraId="27AF801B" w14:textId="7D856DA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2D249DA" w14:textId="02CC242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867F2F5" w14:textId="6C94353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6E074C6" w14:textId="0CC9CC7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44D325A" w14:textId="77777777" w:rsidTr="006D234F">
        <w:tc>
          <w:tcPr>
            <w:tcW w:w="2898" w:type="dxa"/>
            <w:tcBorders>
              <w:top w:val="nil"/>
              <w:left w:val="nil"/>
              <w:bottom w:val="single" w:sz="4" w:space="0" w:color="auto"/>
              <w:right w:val="nil"/>
            </w:tcBorders>
            <w:shd w:val="clear" w:color="auto" w:fill="auto"/>
            <w:vAlign w:val="center"/>
            <w:hideMark/>
          </w:tcPr>
          <w:p w14:paraId="21A6F75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consumer durables</w:t>
            </w:r>
          </w:p>
        </w:tc>
        <w:tc>
          <w:tcPr>
            <w:tcW w:w="2151" w:type="dxa"/>
            <w:tcBorders>
              <w:top w:val="nil"/>
              <w:left w:val="nil"/>
              <w:bottom w:val="single" w:sz="4" w:space="0" w:color="auto"/>
              <w:right w:val="nil"/>
            </w:tcBorders>
            <w:shd w:val="clear" w:color="auto" w:fill="auto"/>
            <w:vAlign w:val="center"/>
            <w:hideMark/>
          </w:tcPr>
          <w:p w14:paraId="1D6B0166" w14:textId="34B66B4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215C28" w14:textId="553DEEB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73D9238D" w14:textId="43FBA23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C35BAD3" w14:textId="278C1478"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7D20AE" w14:textId="77777777" w:rsidTr="006D234F">
        <w:tc>
          <w:tcPr>
            <w:tcW w:w="2898" w:type="dxa"/>
            <w:tcBorders>
              <w:top w:val="nil"/>
              <w:left w:val="nil"/>
              <w:bottom w:val="single" w:sz="4" w:space="0" w:color="auto"/>
              <w:right w:val="nil"/>
            </w:tcBorders>
            <w:shd w:val="clear" w:color="auto" w:fill="auto"/>
            <w:vAlign w:val="center"/>
            <w:hideMark/>
          </w:tcPr>
          <w:p w14:paraId="009190B9"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Cell phone</w:t>
            </w:r>
          </w:p>
        </w:tc>
        <w:tc>
          <w:tcPr>
            <w:tcW w:w="2151" w:type="dxa"/>
            <w:tcBorders>
              <w:top w:val="nil"/>
              <w:left w:val="nil"/>
              <w:bottom w:val="single" w:sz="4" w:space="0" w:color="auto"/>
              <w:right w:val="nil"/>
            </w:tcBorders>
            <w:shd w:val="clear" w:color="auto" w:fill="auto"/>
            <w:vAlign w:val="center"/>
            <w:hideMark/>
          </w:tcPr>
          <w:p w14:paraId="6B69BD81" w14:textId="43FA014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297F5D3" w14:textId="6910F2A3"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BE7DB0" w14:textId="4A39473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8E8A133" w14:textId="126E917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977C158" w14:textId="77777777" w:rsidTr="006D234F">
        <w:tc>
          <w:tcPr>
            <w:tcW w:w="2898" w:type="dxa"/>
            <w:tcBorders>
              <w:top w:val="nil"/>
              <w:left w:val="nil"/>
              <w:bottom w:val="single" w:sz="4" w:space="0" w:color="auto"/>
              <w:right w:val="nil"/>
            </w:tcBorders>
            <w:shd w:val="clear" w:color="auto" w:fill="auto"/>
            <w:vAlign w:val="center"/>
            <w:hideMark/>
          </w:tcPr>
          <w:p w14:paraId="3E5B966B"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Non-agricultural land</w:t>
            </w:r>
          </w:p>
        </w:tc>
        <w:tc>
          <w:tcPr>
            <w:tcW w:w="2151" w:type="dxa"/>
            <w:tcBorders>
              <w:top w:val="nil"/>
              <w:left w:val="nil"/>
              <w:bottom w:val="single" w:sz="4" w:space="0" w:color="auto"/>
              <w:right w:val="nil"/>
            </w:tcBorders>
            <w:shd w:val="clear" w:color="auto" w:fill="auto"/>
            <w:vAlign w:val="center"/>
            <w:hideMark/>
          </w:tcPr>
          <w:p w14:paraId="5AA64D3A" w14:textId="36CFD68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8ED996A" w14:textId="5E64DCE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E234E34" w14:textId="5E7B025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B7BDA6F" w14:textId="30160346"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543FEAF" w14:textId="77777777" w:rsidTr="006D234F">
        <w:tc>
          <w:tcPr>
            <w:tcW w:w="2898" w:type="dxa"/>
            <w:tcBorders>
              <w:top w:val="nil"/>
              <w:left w:val="nil"/>
              <w:bottom w:val="single" w:sz="4" w:space="0" w:color="auto"/>
              <w:right w:val="nil"/>
            </w:tcBorders>
            <w:shd w:val="clear" w:color="auto" w:fill="auto"/>
            <w:vAlign w:val="center"/>
            <w:hideMark/>
          </w:tcPr>
          <w:p w14:paraId="624131E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Means of transportation</w:t>
            </w:r>
          </w:p>
        </w:tc>
        <w:tc>
          <w:tcPr>
            <w:tcW w:w="2151" w:type="dxa"/>
            <w:tcBorders>
              <w:top w:val="nil"/>
              <w:left w:val="nil"/>
              <w:bottom w:val="single" w:sz="4" w:space="0" w:color="auto"/>
              <w:right w:val="nil"/>
            </w:tcBorders>
            <w:shd w:val="clear" w:color="auto" w:fill="auto"/>
            <w:vAlign w:val="center"/>
            <w:hideMark/>
          </w:tcPr>
          <w:p w14:paraId="7A2411BA" w14:textId="5788605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4C91038" w14:textId="25E476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408013BA" w14:textId="48AE226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C81A92E" w14:textId="5B6A05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264F7F1E" w14:textId="77777777" w:rsidTr="006D234F">
        <w:tc>
          <w:tcPr>
            <w:tcW w:w="2898" w:type="dxa"/>
            <w:tcBorders>
              <w:top w:val="nil"/>
              <w:left w:val="nil"/>
              <w:bottom w:val="single" w:sz="4" w:space="0" w:color="auto"/>
              <w:right w:val="nil"/>
            </w:tcBorders>
            <w:shd w:val="clear" w:color="auto" w:fill="auto"/>
            <w:vAlign w:val="center"/>
            <w:hideMark/>
          </w:tcPr>
          <w:p w14:paraId="7C8E6985" w14:textId="11C670D4" w:rsidR="00604DD9" w:rsidRPr="00BB0C1C" w:rsidRDefault="00604DD9" w:rsidP="006D234F">
            <w:pPr>
              <w:widowControl/>
              <w:spacing w:line="259" w:lineRule="auto"/>
              <w:rPr>
                <w:rFonts w:eastAsia="Times New Roman" w:cs="Times New Roman"/>
                <w:b/>
                <w:bCs/>
                <w:sz w:val="20"/>
                <w:szCs w:val="20"/>
              </w:rPr>
            </w:pPr>
            <w:r w:rsidRPr="00BB0C1C">
              <w:rPr>
                <w:rFonts w:eastAsia="Times New Roman" w:cs="Times New Roman"/>
                <w:b/>
                <w:bCs/>
                <w:sz w:val="20"/>
                <w:szCs w:val="20"/>
              </w:rPr>
              <w:t>Number of households</w:t>
            </w:r>
            <w:r w:rsidR="006D234F">
              <w:rPr>
                <w:rFonts w:eastAsia="Times New Roman" w:cs="Times New Roman"/>
                <w:b/>
                <w:bCs/>
                <w:sz w:val="20"/>
                <w:szCs w:val="20"/>
              </w:rPr>
              <w:t xml:space="preserve"> (</w:t>
            </w:r>
            <w:r w:rsidR="006D234F" w:rsidRPr="006D234F">
              <w:rPr>
                <w:rFonts w:eastAsia="Times New Roman" w:cs="Times New Roman"/>
                <w:b/>
                <w:bCs/>
                <w:i/>
                <w:sz w:val="20"/>
                <w:szCs w:val="20"/>
              </w:rPr>
              <w:t>n</w:t>
            </w:r>
            <w:r w:rsidR="006D234F">
              <w:rPr>
                <w:rFonts w:eastAsia="Times New Roman" w:cs="Times New Roman"/>
                <w:b/>
                <w:bCs/>
                <w:sz w:val="20"/>
                <w:szCs w:val="20"/>
              </w:rPr>
              <w:t>)</w:t>
            </w:r>
          </w:p>
        </w:tc>
        <w:tc>
          <w:tcPr>
            <w:tcW w:w="2151" w:type="dxa"/>
            <w:tcBorders>
              <w:top w:val="nil"/>
              <w:left w:val="nil"/>
              <w:bottom w:val="single" w:sz="4" w:space="0" w:color="auto"/>
              <w:right w:val="nil"/>
            </w:tcBorders>
            <w:shd w:val="clear" w:color="auto" w:fill="auto"/>
            <w:noWrap/>
            <w:vAlign w:val="bottom"/>
            <w:hideMark/>
          </w:tcPr>
          <w:p w14:paraId="7E730D5F" w14:textId="0D579D6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1ED4F1AC" w14:textId="753E1A4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6A480635" w14:textId="6A83404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000000" w:fill="D9D9D9"/>
            <w:noWrap/>
            <w:vAlign w:val="bottom"/>
            <w:hideMark/>
          </w:tcPr>
          <w:p w14:paraId="68231E55" w14:textId="4844E072" w:rsidR="00604DD9" w:rsidRPr="00BB0C1C" w:rsidRDefault="00604DD9" w:rsidP="00BB0C1C">
            <w:pPr>
              <w:widowControl/>
              <w:spacing w:line="259" w:lineRule="auto"/>
              <w:jc w:val="center"/>
              <w:rPr>
                <w:rFonts w:eastAsia="Times New Roman" w:cs="Times New Roman"/>
                <w:sz w:val="20"/>
                <w:szCs w:val="20"/>
              </w:rPr>
            </w:pPr>
          </w:p>
        </w:tc>
      </w:tr>
    </w:tbl>
    <w:p w14:paraId="63F6C531" w14:textId="23907F33" w:rsidR="00604DD9" w:rsidRPr="00D06829" w:rsidRDefault="008170B4" w:rsidP="00920C45">
      <w:pPr>
        <w:ind w:left="90" w:right="1800" w:hanging="90"/>
        <w:rPr>
          <w:color w:val="auto"/>
          <w:sz w:val="16"/>
        </w:rPr>
      </w:pPr>
      <w:commentRangeStart w:id="387"/>
      <w:r w:rsidRPr="00D06829">
        <w:rPr>
          <w:color w:val="auto"/>
          <w:sz w:val="16"/>
        </w:rPr>
        <w:t>^ Results not statistically reliable, n&lt;30  </w:t>
      </w:r>
      <w:commentRangeEnd w:id="387"/>
      <w:r>
        <w:rPr>
          <w:rStyle w:val="CommentReference"/>
        </w:rPr>
        <w:commentReference w:id="387"/>
      </w:r>
    </w:p>
    <w:p w14:paraId="0CF7E004" w14:textId="796C84D1" w:rsidR="00604DD9" w:rsidRPr="00D06829" w:rsidRDefault="00604DD9" w:rsidP="00920C45">
      <w:pPr>
        <w:widowControl/>
        <w:ind w:left="90" w:hanging="90"/>
        <w:rPr>
          <w:color w:val="auto"/>
          <w:sz w:val="16"/>
        </w:rPr>
      </w:pPr>
      <w:r w:rsidRPr="00D06829">
        <w:rPr>
          <w:color w:val="auto"/>
          <w:sz w:val="16"/>
          <w:vertAlign w:val="superscript"/>
        </w:rPr>
        <w:t>a</w:t>
      </w:r>
      <w:r w:rsidRPr="00D06829">
        <w:rPr>
          <w:color w:val="auto"/>
          <w:sz w:val="16"/>
        </w:rPr>
        <w:t xml:space="preserve"> Estimates exclude households that have no primary adult decisionmaker or that have missing or incomplete indicator data. Respondents who indicated “not applicable” are also excluded.</w:t>
      </w:r>
    </w:p>
    <w:p w14:paraId="1C59AC8F" w14:textId="1019681E" w:rsidR="00604DD9" w:rsidRPr="00D06829" w:rsidRDefault="00604DD9" w:rsidP="00920C45">
      <w:pPr>
        <w:widowControl/>
        <w:ind w:left="90" w:hanging="90"/>
        <w:rPr>
          <w:color w:val="auto"/>
          <w:sz w:val="16"/>
        </w:rPr>
      </w:pPr>
      <w:r w:rsidRPr="00D06829">
        <w:rPr>
          <w:color w:val="auto"/>
          <w:sz w:val="16"/>
          <w:vertAlign w:val="superscript"/>
        </w:rPr>
        <w:t>b</w:t>
      </w:r>
      <w:r w:rsidRPr="00D06829">
        <w:rPr>
          <w:color w:val="auto"/>
          <w:sz w:val="16"/>
        </w:rPr>
        <w:t xml:space="preserve"> Estimates exclude households that do not have a primary adult female decisionmaker </w:t>
      </w:r>
      <w:r w:rsidR="0066599B">
        <w:rPr>
          <w:color w:val="auto"/>
          <w:sz w:val="16"/>
        </w:rPr>
        <w:t xml:space="preserve">who is a de jure household member </w:t>
      </w:r>
      <w:r w:rsidRPr="00D06829">
        <w:rPr>
          <w:color w:val="auto"/>
          <w:sz w:val="16"/>
        </w:rPr>
        <w:t>or that have missing or incomplete indicator data.</w:t>
      </w:r>
    </w:p>
    <w:p w14:paraId="373D98C8" w14:textId="1CB7589E" w:rsidR="00604DD9" w:rsidRPr="00D06829" w:rsidRDefault="00604DD9" w:rsidP="00920C45">
      <w:pPr>
        <w:widowControl/>
        <w:ind w:left="90" w:hanging="90"/>
        <w:rPr>
          <w:color w:val="auto"/>
          <w:sz w:val="16"/>
        </w:rPr>
      </w:pPr>
      <w:r w:rsidRPr="00D06829">
        <w:rPr>
          <w:color w:val="auto"/>
          <w:sz w:val="16"/>
          <w:vertAlign w:val="superscript"/>
        </w:rPr>
        <w:t>c</w:t>
      </w:r>
      <w:r w:rsidRPr="00D06829">
        <w:rPr>
          <w:color w:val="auto"/>
          <w:sz w:val="16"/>
        </w:rPr>
        <w:t xml:space="preserve"> Estimates exclude households that do not have a primary adult male decisionmaker </w:t>
      </w:r>
      <w:r w:rsidR="0066599B">
        <w:rPr>
          <w:color w:val="auto"/>
          <w:sz w:val="16"/>
        </w:rPr>
        <w:t xml:space="preserve">who is a de jure household member </w:t>
      </w:r>
      <w:r w:rsidRPr="00D06829">
        <w:rPr>
          <w:color w:val="auto"/>
          <w:sz w:val="16"/>
        </w:rPr>
        <w:t>or that have missing or incomplete indicator data.</w:t>
      </w:r>
    </w:p>
    <w:p w14:paraId="511AF849" w14:textId="5C6D1DE0" w:rsidR="00604DD9" w:rsidRPr="00D06829" w:rsidRDefault="00604DD9" w:rsidP="00920C45">
      <w:pPr>
        <w:widowControl/>
        <w:ind w:left="90" w:hanging="90"/>
        <w:rPr>
          <w:color w:val="auto"/>
          <w:sz w:val="16"/>
        </w:rPr>
      </w:pPr>
      <w:r w:rsidRPr="00D06829">
        <w:rPr>
          <w:color w:val="auto"/>
          <w:sz w:val="16"/>
          <w:vertAlign w:val="superscript"/>
        </w:rPr>
        <w:t>d</w:t>
      </w:r>
      <w:r w:rsidRPr="00D06829">
        <w:rPr>
          <w:color w:val="auto"/>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32FBB749" w14:textId="2DFBE23A" w:rsidR="00D06829" w:rsidRDefault="00D06829" w:rsidP="00920C45">
      <w:pPr>
        <w:widowControl/>
        <w:rPr>
          <w:color w:val="auto"/>
          <w:sz w:val="16"/>
        </w:rPr>
      </w:pPr>
    </w:p>
    <w:p w14:paraId="630E2122" w14:textId="28044FBA" w:rsidR="00604DD9"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6978AE3" w14:textId="7EFBEA61" w:rsidR="00EC02F5" w:rsidRPr="00DF4DE5" w:rsidRDefault="00EC02F5" w:rsidP="00BB0C1C">
      <w:pPr>
        <w:pStyle w:val="BodyText1"/>
      </w:pPr>
      <w:r>
        <w:rPr>
          <w:b/>
        </w:rPr>
        <w:t xml:space="preserve">Table </w:t>
      </w:r>
      <w:r w:rsidR="00C3516D">
        <w:rPr>
          <w:b/>
        </w:rPr>
        <w:t>6.</w:t>
      </w:r>
      <w:r w:rsidR="00BE3B36">
        <w:rPr>
          <w:b/>
        </w:rPr>
        <w:t>4</w:t>
      </w:r>
      <w:r w:rsidR="00C3516D">
        <w:rPr>
          <w:b/>
        </w:rPr>
        <w:t>.3</w:t>
      </w:r>
      <w:r>
        <w:rPr>
          <w:b/>
        </w:rPr>
        <w:t xml:space="preserve"> </w:t>
      </w:r>
      <w:r w:rsidRPr="00901D8B">
        <w:t>and</w:t>
      </w:r>
      <w:r>
        <w:rPr>
          <w:b/>
        </w:rPr>
        <w:t xml:space="preserve"> </w:t>
      </w:r>
      <w:r w:rsidR="00E223C9">
        <w:rPr>
          <w:b/>
        </w:rPr>
        <w:t xml:space="preserve">Table </w:t>
      </w:r>
      <w:r w:rsidR="00C3516D">
        <w:rPr>
          <w:b/>
        </w:rPr>
        <w:t>6.</w:t>
      </w:r>
      <w:r w:rsidR="00BE3B36">
        <w:rPr>
          <w:b/>
        </w:rPr>
        <w:t>4</w:t>
      </w:r>
      <w:r w:rsidR="00C3516D">
        <w:rPr>
          <w:b/>
        </w:rPr>
        <w:t>.4</w:t>
      </w:r>
      <w:r>
        <w:t xml:space="preserve"> show</w:t>
      </w:r>
      <w:r w:rsidRPr="00DF4DE5">
        <w:t xml:space="preserve"> the </w:t>
      </w:r>
      <w:r>
        <w:t xml:space="preserve">second </w:t>
      </w:r>
      <w:r w:rsidRPr="00DF4DE5">
        <w:t>ind</w:t>
      </w:r>
      <w:r>
        <w:t xml:space="preserve">icator of the </w:t>
      </w:r>
      <w:r w:rsidR="00E223C9">
        <w:rPr>
          <w:i/>
        </w:rPr>
        <w:t>r</w:t>
      </w:r>
      <w:r w:rsidRPr="00172C6A">
        <w:rPr>
          <w:i/>
        </w:rPr>
        <w:t>esources</w:t>
      </w:r>
      <w:r>
        <w:t xml:space="preserve"> domain—a</w:t>
      </w:r>
      <w:r w:rsidRPr="00DF4DE5">
        <w:t>ccess</w:t>
      </w:r>
      <w:r>
        <w:t xml:space="preserve"> to and decision</w:t>
      </w:r>
      <w:r w:rsidRPr="00DF4DE5">
        <w:t xml:space="preserve">making on credit. </w:t>
      </w:r>
      <w:r>
        <w:t xml:space="preserve">Table </w:t>
      </w:r>
      <w:r w:rsidR="00C3516D">
        <w:t>6.3.3</w:t>
      </w:r>
      <w:r>
        <w:t xml:space="preserve"> presents </w:t>
      </w:r>
      <w:r w:rsidRPr="00DF4DE5">
        <w:t>the percent</w:t>
      </w:r>
      <w:r>
        <w:t>age</w:t>
      </w:r>
      <w:r w:rsidRPr="00DF4DE5">
        <w:t xml:space="preserve"> of </w:t>
      </w:r>
      <w:r>
        <w:t xml:space="preserve">women who </w:t>
      </w:r>
      <w:r w:rsidRPr="00DF4DE5">
        <w:t>report</w:t>
      </w:r>
      <w:r>
        <w:t xml:space="preserve"> that a member of </w:t>
      </w:r>
      <w:r w:rsidR="00C3516D">
        <w:t xml:space="preserve">their </w:t>
      </w:r>
      <w:r>
        <w:t xml:space="preserve">household received any loan in the 12 months </w:t>
      </w:r>
      <w:r w:rsidR="00C3516D">
        <w:t>preceding the survey</w:t>
      </w:r>
      <w:r>
        <w:t xml:space="preserve">—overall and disaggregated by source. The percentages of households </w:t>
      </w:r>
      <w:r w:rsidR="00C3516D">
        <w:t xml:space="preserve">with primary adult female decisionmakers </w:t>
      </w:r>
      <w:r w:rsidR="00E223C9">
        <w:t xml:space="preserve">who </w:t>
      </w:r>
      <w:r>
        <w:t>received an in</w:t>
      </w:r>
      <w:r w:rsidR="00E223C9">
        <w:noBreakHyphen/>
      </w:r>
      <w:r>
        <w:t>kind</w:t>
      </w:r>
      <w:r w:rsidRPr="00DF4DE5">
        <w:t xml:space="preserve"> loan</w:t>
      </w:r>
      <w:r w:rsidR="00C3516D">
        <w:t xml:space="preserve"> or </w:t>
      </w:r>
      <w:r>
        <w:t>credit</w:t>
      </w:r>
      <w:r w:rsidRPr="00DF4DE5">
        <w:t xml:space="preserve"> (</w:t>
      </w:r>
      <w:r>
        <w:t xml:space="preserve">e.g., </w:t>
      </w:r>
      <w:r w:rsidRPr="00DF4DE5">
        <w:t>food items or raw materials) or a cash loan</w:t>
      </w:r>
      <w:r>
        <w:t xml:space="preserve"> are also presented</w:t>
      </w:r>
      <w:r w:rsidRPr="00DF4DE5">
        <w:t xml:space="preserve">. </w:t>
      </w:r>
      <w:r>
        <w:t xml:space="preserve">The in-kind and cash loan categories </w:t>
      </w:r>
      <w:r w:rsidRPr="00DF4DE5">
        <w:t>are not mutually exclusive</w:t>
      </w:r>
      <w:r>
        <w:t>; a household could have received both types of loans</w:t>
      </w:r>
      <w:r w:rsidRPr="00DF4DE5">
        <w:t xml:space="preserve">. </w:t>
      </w:r>
      <w:r>
        <w:t>F</w:t>
      </w:r>
      <w:r w:rsidRPr="00DF4DE5">
        <w:t xml:space="preserve">or </w:t>
      </w:r>
      <w:r>
        <w:t xml:space="preserve">women living in households that </w:t>
      </w:r>
      <w:r w:rsidRPr="00A345C0">
        <w:t>received a loan</w:t>
      </w:r>
      <w:r w:rsidRPr="00DF4DE5">
        <w:t>, the table</w:t>
      </w:r>
      <w:r>
        <w:t xml:space="preserve"> also presents</w:t>
      </w:r>
      <w:r w:rsidRPr="00DF4DE5">
        <w:t xml:space="preserve"> the percentage</w:t>
      </w:r>
      <w:r>
        <w:t>s</w:t>
      </w:r>
      <w:r w:rsidRPr="00DF4DE5">
        <w:t xml:space="preserve"> who report having contributed to the decision to take the loan </w:t>
      </w:r>
      <w:r>
        <w:t>or</w:t>
      </w:r>
      <w:r w:rsidRPr="00DF4DE5">
        <w:t xml:space="preserve"> the decisions on how to use the loan. </w:t>
      </w:r>
      <w:r>
        <w:t xml:space="preserve">Table </w:t>
      </w:r>
      <w:r w:rsidR="00C3516D">
        <w:t>6.3.4</w:t>
      </w:r>
      <w:r>
        <w:t xml:space="preserve"> presents the same information for men.</w:t>
      </w:r>
    </w:p>
    <w:p w14:paraId="1EB7FEE2" w14:textId="77777777" w:rsidR="00EC02F5" w:rsidRDefault="00EC02F5" w:rsidP="00BB0C1C">
      <w:pPr>
        <w:pStyle w:val="BodyText1"/>
      </w:pPr>
      <w:r w:rsidRPr="00DF4DE5">
        <w:t>[</w:t>
      </w:r>
      <w:r w:rsidRPr="00D06829">
        <w:rPr>
          <w:highlight w:val="yellow"/>
        </w:rPr>
        <w:t xml:space="preserve">DESCRIBE THE RESULTS IN THESE </w:t>
      </w:r>
      <w:commentRangeStart w:id="388"/>
      <w:r w:rsidRPr="00D06829">
        <w:rPr>
          <w:highlight w:val="yellow"/>
        </w:rPr>
        <w:t>TABLES</w:t>
      </w:r>
      <w:commentRangeEnd w:id="388"/>
      <w:r w:rsidR="00D06829">
        <w:rPr>
          <w:rStyle w:val="CommentReference"/>
          <w:rFonts w:eastAsia="Arial" w:cs="Arial"/>
          <w:color w:val="000000"/>
        </w:rPr>
        <w:commentReference w:id="388"/>
      </w:r>
      <w:r>
        <w:t>]</w:t>
      </w:r>
    </w:p>
    <w:p w14:paraId="13B9E478" w14:textId="7A392103" w:rsidR="00EC02F5" w:rsidRPr="00D06829" w:rsidRDefault="00EC02F5" w:rsidP="00BB0C1C">
      <w:pPr>
        <w:pStyle w:val="Tabletitle"/>
      </w:pPr>
      <w:bookmarkStart w:id="389" w:name="_Toc63673082"/>
      <w:r w:rsidRPr="00D06829">
        <w:t xml:space="preserve">Table </w:t>
      </w:r>
      <w:r w:rsidR="00C3516D" w:rsidRPr="00D06829">
        <w:t>6.</w:t>
      </w:r>
      <w:r w:rsidR="00D06829" w:rsidRPr="00D06829">
        <w:t>4</w:t>
      </w:r>
      <w:r w:rsidR="00C3516D" w:rsidRPr="00D06829">
        <w:t>.3</w:t>
      </w:r>
      <w:r w:rsidR="00D06829" w:rsidRPr="00D06829">
        <w:t xml:space="preserve">: </w:t>
      </w:r>
      <w:r w:rsidRPr="00D06829">
        <w:t xml:space="preserve">Credit </w:t>
      </w:r>
      <w:r w:rsidR="00D06829" w:rsidRPr="00D06829">
        <w:t>Access</w:t>
      </w:r>
      <w:r w:rsidRPr="00D06829">
        <w:t xml:space="preserve"> among </w:t>
      </w:r>
      <w:r w:rsidR="00D06829" w:rsidRPr="00D06829">
        <w:t>Women, by Source</w:t>
      </w:r>
      <w:bookmarkEnd w:id="389"/>
    </w:p>
    <w:tbl>
      <w:tblPr>
        <w:tblW w:w="5000" w:type="pct"/>
        <w:tblLayout w:type="fixed"/>
        <w:tblCellMar>
          <w:left w:w="72" w:type="dxa"/>
          <w:right w:w="72" w:type="dxa"/>
        </w:tblCellMar>
        <w:tblLook w:val="04A0" w:firstRow="1" w:lastRow="0" w:firstColumn="1" w:lastColumn="0" w:noHBand="0" w:noVBand="1"/>
      </w:tblPr>
      <w:tblGrid>
        <w:gridCol w:w="2093"/>
        <w:gridCol w:w="784"/>
        <w:gridCol w:w="67"/>
        <w:gridCol w:w="668"/>
        <w:gridCol w:w="98"/>
        <w:gridCol w:w="787"/>
        <w:gridCol w:w="208"/>
        <w:gridCol w:w="701"/>
        <w:gridCol w:w="140"/>
        <w:gridCol w:w="787"/>
        <w:gridCol w:w="203"/>
        <w:gridCol w:w="787"/>
        <w:gridCol w:w="140"/>
        <w:gridCol w:w="1016"/>
        <w:gridCol w:w="1025"/>
      </w:tblGrid>
      <w:tr w:rsidR="00D06829" w:rsidRPr="00920C45" w14:paraId="1BF06EE6" w14:textId="77777777" w:rsidTr="00845301">
        <w:trPr>
          <w:tblHeader/>
        </w:trPr>
        <w:tc>
          <w:tcPr>
            <w:tcW w:w="2076" w:type="dxa"/>
            <w:vMerge w:val="restart"/>
            <w:tcBorders>
              <w:top w:val="nil"/>
              <w:left w:val="nil"/>
              <w:bottom w:val="nil"/>
            </w:tcBorders>
            <w:shd w:val="clear" w:color="000000" w:fill="387990"/>
            <w:vAlign w:val="bottom"/>
            <w:hideMark/>
          </w:tcPr>
          <w:p w14:paraId="2AB1F8EC" w14:textId="36E5235D" w:rsidR="00D06829" w:rsidRPr="00920C45"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44" w:type="dxa"/>
            <w:gridSpan w:val="2"/>
            <w:tcBorders>
              <w:top w:val="nil"/>
              <w:bottom w:val="nil"/>
            </w:tcBorders>
            <w:shd w:val="clear" w:color="000000" w:fill="387990"/>
            <w:vAlign w:val="bottom"/>
            <w:hideMark/>
          </w:tcPr>
          <w:p w14:paraId="08A7484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6502" w:type="dxa"/>
            <w:gridSpan w:val="12"/>
            <w:tcBorders>
              <w:top w:val="nil"/>
              <w:bottom w:val="single" w:sz="4" w:space="0" w:color="FFFFFF"/>
              <w:right w:val="nil"/>
            </w:tcBorders>
            <w:shd w:val="clear" w:color="000000" w:fill="387990"/>
            <w:vAlign w:val="bottom"/>
            <w:hideMark/>
          </w:tcPr>
          <w:p w14:paraId="148DB89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Credit source</w:t>
            </w:r>
            <w:r w:rsidRPr="00920C45">
              <w:rPr>
                <w:rFonts w:eastAsia="Times New Roman" w:cs="Times New Roman"/>
                <w:b/>
                <w:bCs/>
                <w:color w:val="FFFFFF"/>
                <w:sz w:val="20"/>
                <w:szCs w:val="20"/>
                <w:vertAlign w:val="superscript"/>
              </w:rPr>
              <w:t>a</w:t>
            </w:r>
          </w:p>
        </w:tc>
      </w:tr>
      <w:tr w:rsidR="00BB0C1C" w:rsidRPr="00920C45" w14:paraId="10D2D278" w14:textId="77777777" w:rsidTr="00845301">
        <w:trPr>
          <w:tblHeader/>
        </w:trPr>
        <w:tc>
          <w:tcPr>
            <w:tcW w:w="2076" w:type="dxa"/>
            <w:vMerge/>
            <w:tcBorders>
              <w:top w:val="nil"/>
              <w:left w:val="nil"/>
              <w:bottom w:val="nil"/>
            </w:tcBorders>
            <w:vAlign w:val="center"/>
            <w:hideMark/>
          </w:tcPr>
          <w:p w14:paraId="71DB3DCD" w14:textId="77777777" w:rsidR="00D06829" w:rsidRPr="00920C45" w:rsidRDefault="00D06829" w:rsidP="00BB0C1C">
            <w:pPr>
              <w:widowControl/>
              <w:spacing w:line="259" w:lineRule="auto"/>
              <w:rPr>
                <w:rFonts w:eastAsia="Times New Roman" w:cs="Times New Roman"/>
                <w:b/>
                <w:bCs/>
                <w:color w:val="FFFFFF"/>
                <w:sz w:val="20"/>
                <w:szCs w:val="20"/>
              </w:rPr>
            </w:pPr>
          </w:p>
        </w:tc>
        <w:tc>
          <w:tcPr>
            <w:tcW w:w="844" w:type="dxa"/>
            <w:gridSpan w:val="2"/>
            <w:tcBorders>
              <w:top w:val="nil"/>
              <w:bottom w:val="nil"/>
            </w:tcBorders>
            <w:shd w:val="clear" w:color="000000" w:fill="387990"/>
            <w:vAlign w:val="bottom"/>
            <w:hideMark/>
          </w:tcPr>
          <w:p w14:paraId="02DECFEC"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Any source</w:t>
            </w:r>
            <w:r w:rsidRPr="00920C45">
              <w:rPr>
                <w:rFonts w:eastAsia="Times New Roman" w:cs="Times New Roman"/>
                <w:b/>
                <w:bCs/>
                <w:color w:val="FFFFFF"/>
                <w:sz w:val="20"/>
                <w:szCs w:val="20"/>
              </w:rPr>
              <w:br/>
              <w:t>(%)</w:t>
            </w:r>
          </w:p>
        </w:tc>
        <w:tc>
          <w:tcPr>
            <w:tcW w:w="759" w:type="dxa"/>
            <w:gridSpan w:val="2"/>
            <w:tcBorders>
              <w:top w:val="nil"/>
              <w:bottom w:val="nil"/>
            </w:tcBorders>
            <w:shd w:val="clear" w:color="000000" w:fill="387990"/>
            <w:vAlign w:val="bottom"/>
            <w:hideMark/>
          </w:tcPr>
          <w:p w14:paraId="38DB3A5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NGO</w:t>
            </w:r>
            <w:r w:rsidRPr="00920C45">
              <w:rPr>
                <w:rFonts w:eastAsia="Times New Roman" w:cs="Times New Roman"/>
                <w:b/>
                <w:bCs/>
                <w:color w:val="FFFFFF"/>
                <w:sz w:val="20"/>
                <w:szCs w:val="20"/>
              </w:rPr>
              <w:br/>
              <w:t>(%)</w:t>
            </w:r>
          </w:p>
        </w:tc>
        <w:tc>
          <w:tcPr>
            <w:tcW w:w="986" w:type="dxa"/>
            <w:gridSpan w:val="2"/>
            <w:tcBorders>
              <w:top w:val="nil"/>
              <w:bottom w:val="nil"/>
            </w:tcBorders>
            <w:shd w:val="clear" w:color="000000" w:fill="387990"/>
            <w:vAlign w:val="bottom"/>
            <w:hideMark/>
          </w:tcPr>
          <w:p w14:paraId="4D592E5D"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lender</w:t>
            </w:r>
            <w:r w:rsidRPr="00920C45">
              <w:rPr>
                <w:rFonts w:eastAsia="Times New Roman" w:cs="Times New Roman"/>
                <w:b/>
                <w:bCs/>
                <w:color w:val="FFFFFF"/>
                <w:sz w:val="20"/>
                <w:szCs w:val="20"/>
              </w:rPr>
              <w:br/>
              <w:t>(%)</w:t>
            </w:r>
          </w:p>
        </w:tc>
        <w:tc>
          <w:tcPr>
            <w:tcW w:w="834" w:type="dxa"/>
            <w:gridSpan w:val="2"/>
            <w:tcBorders>
              <w:top w:val="nil"/>
              <w:bottom w:val="nil"/>
            </w:tcBorders>
            <w:shd w:val="clear" w:color="000000" w:fill="387990"/>
            <w:vAlign w:val="bottom"/>
            <w:hideMark/>
          </w:tcPr>
          <w:p w14:paraId="715476B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Formal lender</w:t>
            </w:r>
            <w:r w:rsidRPr="00920C45">
              <w:rPr>
                <w:rFonts w:eastAsia="Times New Roman" w:cs="Times New Roman"/>
                <w:b/>
                <w:bCs/>
                <w:color w:val="FFFFFF"/>
                <w:sz w:val="20"/>
                <w:szCs w:val="20"/>
              </w:rPr>
              <w:br/>
              <w:t>(%)</w:t>
            </w:r>
          </w:p>
        </w:tc>
        <w:tc>
          <w:tcPr>
            <w:tcW w:w="981" w:type="dxa"/>
            <w:gridSpan w:val="2"/>
            <w:tcBorders>
              <w:top w:val="nil"/>
              <w:bottom w:val="nil"/>
            </w:tcBorders>
            <w:shd w:val="clear" w:color="000000" w:fill="387990"/>
            <w:vAlign w:val="bottom"/>
            <w:hideMark/>
          </w:tcPr>
          <w:p w14:paraId="505ADE30"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Friends or relatives</w:t>
            </w:r>
            <w:r w:rsidRPr="00920C45">
              <w:rPr>
                <w:rFonts w:eastAsia="Times New Roman" w:cs="Times New Roman"/>
                <w:b/>
                <w:bCs/>
                <w:color w:val="FFFFFF"/>
                <w:sz w:val="20"/>
                <w:szCs w:val="20"/>
              </w:rPr>
              <w:br/>
              <w:t>(%)</w:t>
            </w:r>
          </w:p>
        </w:tc>
        <w:tc>
          <w:tcPr>
            <w:tcW w:w="919" w:type="dxa"/>
            <w:gridSpan w:val="2"/>
            <w:tcBorders>
              <w:top w:val="nil"/>
              <w:bottom w:val="nil"/>
            </w:tcBorders>
            <w:shd w:val="clear" w:color="000000" w:fill="387990"/>
            <w:vAlign w:val="bottom"/>
            <w:hideMark/>
          </w:tcPr>
          <w:p w14:paraId="490AA896"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Group-based micro-finance</w:t>
            </w:r>
            <w:r w:rsidRPr="00920C45">
              <w:rPr>
                <w:rFonts w:eastAsia="Times New Roman" w:cs="Times New Roman"/>
                <w:b/>
                <w:bCs/>
                <w:color w:val="FFFFFF"/>
                <w:sz w:val="20"/>
                <w:szCs w:val="20"/>
              </w:rPr>
              <w:br/>
              <w:t>(%)</w:t>
            </w:r>
          </w:p>
        </w:tc>
        <w:tc>
          <w:tcPr>
            <w:tcW w:w="1007" w:type="dxa"/>
            <w:tcBorders>
              <w:top w:val="nil"/>
              <w:bottom w:val="nil"/>
            </w:tcBorders>
            <w:shd w:val="clear" w:color="000000" w:fill="387990"/>
            <w:vAlign w:val="bottom"/>
            <w:hideMark/>
          </w:tcPr>
          <w:p w14:paraId="38F2517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credit/ savings groups</w:t>
            </w:r>
            <w:r w:rsidRPr="00920C45">
              <w:rPr>
                <w:rFonts w:eastAsia="Times New Roman" w:cs="Times New Roman"/>
                <w:b/>
                <w:bCs/>
                <w:color w:val="FFFFFF"/>
                <w:sz w:val="20"/>
                <w:szCs w:val="20"/>
              </w:rPr>
              <w:br/>
              <w:t>(%)</w:t>
            </w:r>
          </w:p>
        </w:tc>
        <w:tc>
          <w:tcPr>
            <w:tcW w:w="1016" w:type="dxa"/>
            <w:tcBorders>
              <w:top w:val="nil"/>
              <w:bottom w:val="nil"/>
              <w:right w:val="nil"/>
            </w:tcBorders>
            <w:shd w:val="clear" w:color="000000" w:fill="387990"/>
            <w:vAlign w:val="bottom"/>
            <w:hideMark/>
          </w:tcPr>
          <w:p w14:paraId="432C2D4E"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No credit needed</w:t>
            </w:r>
            <w:r w:rsidRPr="00920C45">
              <w:rPr>
                <w:rFonts w:eastAsia="Times New Roman" w:cs="Times New Roman"/>
                <w:b/>
                <w:bCs/>
                <w:color w:val="FFFFFF"/>
                <w:sz w:val="20"/>
                <w:szCs w:val="20"/>
              </w:rPr>
              <w:br/>
              <w:t>(%)</w:t>
            </w:r>
          </w:p>
        </w:tc>
      </w:tr>
      <w:tr w:rsidR="00BB0C1C" w:rsidRPr="00920C45" w14:paraId="5BD417E8" w14:textId="77777777" w:rsidTr="00845301">
        <w:tc>
          <w:tcPr>
            <w:tcW w:w="2854" w:type="dxa"/>
            <w:gridSpan w:val="2"/>
            <w:tcBorders>
              <w:top w:val="single" w:sz="4" w:space="0" w:color="auto"/>
              <w:left w:val="nil"/>
              <w:bottom w:val="single" w:sz="4" w:space="0" w:color="auto"/>
            </w:tcBorders>
            <w:shd w:val="clear" w:color="000000" w:fill="DDEBF7"/>
            <w:noWrap/>
            <w:vAlign w:val="bottom"/>
            <w:hideMark/>
          </w:tcPr>
          <w:p w14:paraId="02E103DD" w14:textId="77777777"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Household received a loan</w:t>
            </w:r>
          </w:p>
        </w:tc>
        <w:tc>
          <w:tcPr>
            <w:tcW w:w="728" w:type="dxa"/>
            <w:gridSpan w:val="2"/>
            <w:tcBorders>
              <w:top w:val="single" w:sz="4" w:space="0" w:color="auto"/>
              <w:bottom w:val="single" w:sz="4" w:space="0" w:color="auto"/>
            </w:tcBorders>
            <w:shd w:val="clear" w:color="000000" w:fill="DDEBF7"/>
            <w:vAlign w:val="bottom"/>
            <w:hideMark/>
          </w:tcPr>
          <w:p w14:paraId="0D5DE697"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877" w:type="dxa"/>
            <w:gridSpan w:val="2"/>
            <w:tcBorders>
              <w:top w:val="single" w:sz="4" w:space="0" w:color="auto"/>
              <w:bottom w:val="single" w:sz="4" w:space="0" w:color="auto"/>
            </w:tcBorders>
            <w:shd w:val="clear" w:color="000000" w:fill="DDEBF7"/>
            <w:vAlign w:val="bottom"/>
            <w:hideMark/>
          </w:tcPr>
          <w:p w14:paraId="6663F643"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01" w:type="dxa"/>
            <w:gridSpan w:val="2"/>
            <w:tcBorders>
              <w:top w:val="single" w:sz="4" w:space="0" w:color="auto"/>
              <w:bottom w:val="single" w:sz="4" w:space="0" w:color="auto"/>
            </w:tcBorders>
            <w:shd w:val="clear" w:color="000000" w:fill="DDEBF7"/>
            <w:vAlign w:val="bottom"/>
            <w:hideMark/>
          </w:tcPr>
          <w:p w14:paraId="23EB5D2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19" w:type="dxa"/>
            <w:gridSpan w:val="2"/>
            <w:tcBorders>
              <w:top w:val="single" w:sz="4" w:space="0" w:color="auto"/>
              <w:bottom w:val="single" w:sz="4" w:space="0" w:color="auto"/>
            </w:tcBorders>
            <w:shd w:val="clear" w:color="000000" w:fill="DDEBF7"/>
            <w:vAlign w:val="bottom"/>
            <w:hideMark/>
          </w:tcPr>
          <w:p w14:paraId="176181D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81" w:type="dxa"/>
            <w:gridSpan w:val="2"/>
            <w:tcBorders>
              <w:top w:val="single" w:sz="4" w:space="0" w:color="auto"/>
              <w:bottom w:val="single" w:sz="4" w:space="0" w:color="auto"/>
            </w:tcBorders>
            <w:shd w:val="clear" w:color="000000" w:fill="DDEBF7"/>
            <w:vAlign w:val="bottom"/>
            <w:hideMark/>
          </w:tcPr>
          <w:p w14:paraId="12BE61A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146" w:type="dxa"/>
            <w:gridSpan w:val="2"/>
            <w:tcBorders>
              <w:top w:val="single" w:sz="4" w:space="0" w:color="auto"/>
              <w:bottom w:val="single" w:sz="4" w:space="0" w:color="auto"/>
            </w:tcBorders>
            <w:shd w:val="clear" w:color="000000" w:fill="DDEBF7"/>
            <w:vAlign w:val="bottom"/>
            <w:hideMark/>
          </w:tcPr>
          <w:p w14:paraId="2CB43F7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016" w:type="dxa"/>
            <w:tcBorders>
              <w:top w:val="single" w:sz="4" w:space="0" w:color="auto"/>
              <w:bottom w:val="single" w:sz="4" w:space="0" w:color="auto"/>
              <w:right w:val="nil"/>
            </w:tcBorders>
            <w:shd w:val="clear" w:color="000000" w:fill="DDEBF7"/>
            <w:vAlign w:val="bottom"/>
            <w:hideMark/>
          </w:tcPr>
          <w:p w14:paraId="19F4B51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r>
      <w:tr w:rsidR="00BB0C1C" w:rsidRPr="00920C45" w14:paraId="4881E239" w14:textId="77777777" w:rsidTr="00845301">
        <w:tc>
          <w:tcPr>
            <w:tcW w:w="2076" w:type="dxa"/>
            <w:tcBorders>
              <w:top w:val="nil"/>
              <w:left w:val="nil"/>
              <w:bottom w:val="single" w:sz="4" w:space="0" w:color="auto"/>
            </w:tcBorders>
            <w:shd w:val="clear" w:color="auto" w:fill="auto"/>
            <w:vAlign w:val="center"/>
            <w:hideMark/>
          </w:tcPr>
          <w:p w14:paraId="72A61657" w14:textId="77777777" w:rsidR="00D06829" w:rsidRPr="00920C45" w:rsidRDefault="00D06829" w:rsidP="00BB0C1C">
            <w:pPr>
              <w:widowControl/>
              <w:spacing w:line="259" w:lineRule="auto"/>
              <w:rPr>
                <w:rFonts w:eastAsia="Times New Roman" w:cs="Times New Roman"/>
                <w:sz w:val="20"/>
                <w:szCs w:val="20"/>
              </w:rPr>
            </w:pPr>
            <w:r w:rsidRPr="00920C45">
              <w:rPr>
                <w:rFonts w:eastAsia="Times New Roman" w:cs="Times New Roman"/>
                <w:sz w:val="20"/>
                <w:szCs w:val="20"/>
              </w:rPr>
              <w:t>Any loan</w:t>
            </w:r>
          </w:p>
        </w:tc>
        <w:tc>
          <w:tcPr>
            <w:tcW w:w="844" w:type="dxa"/>
            <w:gridSpan w:val="2"/>
            <w:tcBorders>
              <w:top w:val="nil"/>
              <w:bottom w:val="single" w:sz="4" w:space="0" w:color="auto"/>
            </w:tcBorders>
            <w:shd w:val="clear" w:color="auto" w:fill="auto"/>
            <w:vAlign w:val="bottom"/>
            <w:hideMark/>
          </w:tcPr>
          <w:p w14:paraId="68B3F97F" w14:textId="7EBD63D6"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B775A92" w14:textId="42ABF9A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CDA804A" w14:textId="5A95980B"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57843EA" w14:textId="37F6BB0F"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61D24837" w14:textId="0F72F8DB"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5B294883" w14:textId="48C1AB3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9CF9DF5" w14:textId="48D17B8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CEBAE14" w14:textId="277BAB47"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A34DB3C" w14:textId="77777777" w:rsidTr="00845301">
        <w:tc>
          <w:tcPr>
            <w:tcW w:w="2076" w:type="dxa"/>
            <w:tcBorders>
              <w:top w:val="nil"/>
              <w:left w:val="nil"/>
              <w:bottom w:val="single" w:sz="4" w:space="0" w:color="auto"/>
            </w:tcBorders>
            <w:shd w:val="clear" w:color="auto" w:fill="auto"/>
            <w:vAlign w:val="center"/>
            <w:hideMark/>
          </w:tcPr>
          <w:p w14:paraId="39D07DF3"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lastRenderedPageBreak/>
              <w:t>In-kind loan</w:t>
            </w:r>
          </w:p>
        </w:tc>
        <w:tc>
          <w:tcPr>
            <w:tcW w:w="844" w:type="dxa"/>
            <w:gridSpan w:val="2"/>
            <w:tcBorders>
              <w:top w:val="nil"/>
              <w:bottom w:val="single" w:sz="4" w:space="0" w:color="auto"/>
            </w:tcBorders>
            <w:shd w:val="clear" w:color="auto" w:fill="auto"/>
            <w:vAlign w:val="bottom"/>
            <w:hideMark/>
          </w:tcPr>
          <w:p w14:paraId="0E7C9392" w14:textId="4E668B19"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C35F5AB" w14:textId="4EF322C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1D1E92B7" w14:textId="608A57A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8EF380B" w14:textId="36518B51"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4C45D55D" w14:textId="715A809C"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2E1722AF" w14:textId="3804C6E0"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489A5B81" w14:textId="2A4E4FED"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4B54C16" w14:textId="195CF4B1"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72BAD747" w14:textId="77777777" w:rsidTr="00845301">
        <w:tc>
          <w:tcPr>
            <w:tcW w:w="2076" w:type="dxa"/>
            <w:tcBorders>
              <w:top w:val="nil"/>
              <w:left w:val="nil"/>
              <w:bottom w:val="single" w:sz="4" w:space="0" w:color="auto"/>
            </w:tcBorders>
            <w:shd w:val="clear" w:color="auto" w:fill="auto"/>
            <w:vAlign w:val="center"/>
            <w:hideMark/>
          </w:tcPr>
          <w:p w14:paraId="78CB4E35"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Cash loan</w:t>
            </w:r>
          </w:p>
        </w:tc>
        <w:tc>
          <w:tcPr>
            <w:tcW w:w="844" w:type="dxa"/>
            <w:gridSpan w:val="2"/>
            <w:tcBorders>
              <w:top w:val="nil"/>
              <w:bottom w:val="single" w:sz="4" w:space="0" w:color="auto"/>
            </w:tcBorders>
            <w:shd w:val="clear" w:color="auto" w:fill="auto"/>
            <w:vAlign w:val="bottom"/>
            <w:hideMark/>
          </w:tcPr>
          <w:p w14:paraId="2A84370C" w14:textId="1E23E99E"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2D40A180" w14:textId="62C6188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238072AF" w14:textId="64A7F3D8"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11BC6C7C" w14:textId="1A42888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049A7A69" w14:textId="057C5B7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3556CBD0" w14:textId="0ECDB575"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DD5B0D8" w14:textId="04B6F916"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9EE36D7" w14:textId="7A7E8194"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292991F" w14:textId="77777777" w:rsidTr="00845301">
        <w:tc>
          <w:tcPr>
            <w:tcW w:w="2076" w:type="dxa"/>
            <w:tcBorders>
              <w:top w:val="nil"/>
              <w:left w:val="nil"/>
              <w:bottom w:val="single" w:sz="4" w:space="0" w:color="auto"/>
            </w:tcBorders>
            <w:shd w:val="clear" w:color="auto" w:fill="auto"/>
            <w:vAlign w:val="center"/>
            <w:hideMark/>
          </w:tcPr>
          <w:p w14:paraId="04E1C4B2" w14:textId="2484A01B"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b</w:t>
            </w:r>
          </w:p>
        </w:tc>
        <w:tc>
          <w:tcPr>
            <w:tcW w:w="844" w:type="dxa"/>
            <w:gridSpan w:val="2"/>
            <w:tcBorders>
              <w:top w:val="nil"/>
              <w:bottom w:val="single" w:sz="4" w:space="0" w:color="auto"/>
            </w:tcBorders>
            <w:shd w:val="clear" w:color="auto" w:fill="auto"/>
            <w:vAlign w:val="bottom"/>
            <w:hideMark/>
          </w:tcPr>
          <w:p w14:paraId="6443848E" w14:textId="623DFAA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0D4115A7" w14:textId="7EC4FA0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14E867E2" w14:textId="65B8F54C"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32E61621" w14:textId="03A75023"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3FEBBF56" w14:textId="44B9F4E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52182DCB" w14:textId="2CF61A5D"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04A19FA3" w14:textId="785E3BB2"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4775F05A" w14:textId="52251AAB" w:rsidR="00D06829" w:rsidRPr="00920C45" w:rsidRDefault="00D06829" w:rsidP="00BB0C1C">
            <w:pPr>
              <w:widowControl/>
              <w:spacing w:line="259" w:lineRule="auto"/>
              <w:jc w:val="center"/>
              <w:rPr>
                <w:rFonts w:eastAsia="Times New Roman" w:cs="Times New Roman"/>
                <w:sz w:val="20"/>
                <w:szCs w:val="20"/>
              </w:rPr>
            </w:pPr>
          </w:p>
        </w:tc>
      </w:tr>
      <w:tr w:rsidR="00D06829" w:rsidRPr="00920C45" w14:paraId="56B8A1EE" w14:textId="77777777" w:rsidTr="00BB0C1C">
        <w:tc>
          <w:tcPr>
            <w:tcW w:w="9422" w:type="dxa"/>
            <w:gridSpan w:val="15"/>
            <w:tcBorders>
              <w:top w:val="single" w:sz="4" w:space="0" w:color="auto"/>
              <w:left w:val="nil"/>
              <w:bottom w:val="single" w:sz="4" w:space="0" w:color="auto"/>
              <w:right w:val="nil"/>
            </w:tcBorders>
            <w:shd w:val="clear" w:color="000000" w:fill="DBE7F3"/>
            <w:noWrap/>
            <w:vAlign w:val="center"/>
            <w:hideMark/>
          </w:tcPr>
          <w:p w14:paraId="06FDEEA3" w14:textId="0F8A67AD" w:rsidR="00D06829" w:rsidRPr="00920C45" w:rsidRDefault="00D00096" w:rsidP="00BB0C1C">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D06829" w:rsidRPr="00920C45">
              <w:rPr>
                <w:rFonts w:eastAsia="Times New Roman" w:cs="Times New Roman"/>
                <w:b/>
                <w:bCs/>
                <w:color w:val="auto"/>
                <w:sz w:val="20"/>
                <w:szCs w:val="20"/>
              </w:rPr>
              <w:t xml:space="preserve"> contributed to credit decision</w:t>
            </w:r>
          </w:p>
        </w:tc>
      </w:tr>
      <w:tr w:rsidR="00BB0C1C" w:rsidRPr="00920C45" w14:paraId="20DD938F" w14:textId="77777777" w:rsidTr="00845301">
        <w:tc>
          <w:tcPr>
            <w:tcW w:w="2076" w:type="dxa"/>
            <w:tcBorders>
              <w:top w:val="nil"/>
              <w:left w:val="nil"/>
              <w:bottom w:val="single" w:sz="4" w:space="0" w:color="auto"/>
            </w:tcBorders>
            <w:shd w:val="clear" w:color="auto" w:fill="auto"/>
            <w:vAlign w:val="center"/>
            <w:hideMark/>
          </w:tcPr>
          <w:p w14:paraId="04290294" w14:textId="77777777" w:rsidR="00D06829" w:rsidRPr="00920C45" w:rsidRDefault="00D06829" w:rsidP="00BB0C1C">
            <w:pPr>
              <w:widowControl/>
              <w:spacing w:line="259" w:lineRule="auto"/>
              <w:rPr>
                <w:rFonts w:eastAsia="Times New Roman" w:cs="Times New Roman"/>
                <w:color w:val="auto"/>
                <w:sz w:val="20"/>
                <w:szCs w:val="20"/>
              </w:rPr>
            </w:pPr>
            <w:r w:rsidRPr="00920C45">
              <w:rPr>
                <w:rFonts w:eastAsia="Times New Roman" w:cs="Times New Roman"/>
                <w:color w:val="auto"/>
                <w:sz w:val="20"/>
                <w:szCs w:val="20"/>
              </w:rPr>
              <w:t>Any decision</w:t>
            </w:r>
          </w:p>
        </w:tc>
        <w:tc>
          <w:tcPr>
            <w:tcW w:w="844" w:type="dxa"/>
            <w:gridSpan w:val="2"/>
            <w:tcBorders>
              <w:top w:val="nil"/>
              <w:bottom w:val="single" w:sz="4" w:space="0" w:color="auto"/>
            </w:tcBorders>
            <w:shd w:val="clear" w:color="auto" w:fill="auto"/>
            <w:vAlign w:val="center"/>
            <w:hideMark/>
          </w:tcPr>
          <w:p w14:paraId="34549672" w14:textId="747CE776" w:rsidR="00D06829" w:rsidRPr="00920C45" w:rsidRDefault="00D06829" w:rsidP="00BB0C1C">
            <w:pPr>
              <w:widowControl/>
              <w:spacing w:line="259" w:lineRule="auto"/>
              <w:jc w:val="center"/>
              <w:rPr>
                <w:rFonts w:eastAsia="Times New Roman" w:cs="Times New Roman"/>
                <w:b/>
                <w:bCs/>
                <w:color w:val="auto"/>
                <w:sz w:val="20"/>
                <w:szCs w:val="20"/>
              </w:rPr>
            </w:pPr>
          </w:p>
        </w:tc>
        <w:tc>
          <w:tcPr>
            <w:tcW w:w="759" w:type="dxa"/>
            <w:gridSpan w:val="2"/>
            <w:tcBorders>
              <w:top w:val="nil"/>
              <w:bottom w:val="single" w:sz="4" w:space="0" w:color="auto"/>
            </w:tcBorders>
            <w:shd w:val="clear" w:color="auto" w:fill="auto"/>
            <w:vAlign w:val="center"/>
            <w:hideMark/>
          </w:tcPr>
          <w:p w14:paraId="2C1C7379" w14:textId="76C895CC" w:rsidR="00D06829" w:rsidRPr="00920C45" w:rsidRDefault="00D06829" w:rsidP="00BB0C1C">
            <w:pPr>
              <w:widowControl/>
              <w:spacing w:line="259" w:lineRule="auto"/>
              <w:jc w:val="center"/>
              <w:rPr>
                <w:rFonts w:eastAsia="Times New Roman" w:cs="Times New Roman"/>
                <w:b/>
                <w:bCs/>
                <w:color w:val="auto"/>
                <w:sz w:val="20"/>
                <w:szCs w:val="20"/>
              </w:rPr>
            </w:pPr>
          </w:p>
        </w:tc>
        <w:tc>
          <w:tcPr>
            <w:tcW w:w="986" w:type="dxa"/>
            <w:gridSpan w:val="2"/>
            <w:tcBorders>
              <w:top w:val="nil"/>
              <w:bottom w:val="single" w:sz="4" w:space="0" w:color="auto"/>
            </w:tcBorders>
            <w:shd w:val="clear" w:color="auto" w:fill="auto"/>
            <w:vAlign w:val="center"/>
            <w:hideMark/>
          </w:tcPr>
          <w:p w14:paraId="5A86BD8D" w14:textId="08279DBC" w:rsidR="00D06829" w:rsidRPr="00920C45" w:rsidRDefault="00D06829" w:rsidP="00BB0C1C">
            <w:pPr>
              <w:widowControl/>
              <w:spacing w:line="259" w:lineRule="auto"/>
              <w:jc w:val="center"/>
              <w:rPr>
                <w:rFonts w:eastAsia="Times New Roman" w:cs="Times New Roman"/>
                <w:b/>
                <w:bCs/>
                <w:color w:val="auto"/>
                <w:sz w:val="20"/>
                <w:szCs w:val="20"/>
              </w:rPr>
            </w:pPr>
          </w:p>
        </w:tc>
        <w:tc>
          <w:tcPr>
            <w:tcW w:w="834" w:type="dxa"/>
            <w:gridSpan w:val="2"/>
            <w:tcBorders>
              <w:top w:val="nil"/>
              <w:bottom w:val="single" w:sz="4" w:space="0" w:color="auto"/>
            </w:tcBorders>
            <w:shd w:val="clear" w:color="auto" w:fill="auto"/>
            <w:vAlign w:val="center"/>
            <w:hideMark/>
          </w:tcPr>
          <w:p w14:paraId="7E22A6D5" w14:textId="72DAFB0D" w:rsidR="00D06829" w:rsidRPr="00920C45" w:rsidRDefault="00D06829" w:rsidP="00BB0C1C">
            <w:pPr>
              <w:widowControl/>
              <w:spacing w:line="259" w:lineRule="auto"/>
              <w:jc w:val="center"/>
              <w:rPr>
                <w:rFonts w:eastAsia="Times New Roman" w:cs="Times New Roman"/>
                <w:b/>
                <w:bCs/>
                <w:color w:val="auto"/>
                <w:sz w:val="20"/>
                <w:szCs w:val="20"/>
              </w:rPr>
            </w:pPr>
          </w:p>
        </w:tc>
        <w:tc>
          <w:tcPr>
            <w:tcW w:w="981" w:type="dxa"/>
            <w:gridSpan w:val="2"/>
            <w:tcBorders>
              <w:top w:val="nil"/>
              <w:bottom w:val="single" w:sz="4" w:space="0" w:color="auto"/>
            </w:tcBorders>
            <w:shd w:val="clear" w:color="auto" w:fill="auto"/>
            <w:vAlign w:val="center"/>
            <w:hideMark/>
          </w:tcPr>
          <w:p w14:paraId="126726B4" w14:textId="55DE260C" w:rsidR="00D06829" w:rsidRPr="00920C45" w:rsidRDefault="00D06829" w:rsidP="00BB0C1C">
            <w:pPr>
              <w:widowControl/>
              <w:spacing w:line="259" w:lineRule="auto"/>
              <w:jc w:val="center"/>
              <w:rPr>
                <w:rFonts w:eastAsia="Times New Roman" w:cs="Times New Roman"/>
                <w:b/>
                <w:bCs/>
                <w:color w:val="auto"/>
                <w:sz w:val="20"/>
                <w:szCs w:val="20"/>
              </w:rPr>
            </w:pPr>
          </w:p>
        </w:tc>
        <w:tc>
          <w:tcPr>
            <w:tcW w:w="919" w:type="dxa"/>
            <w:gridSpan w:val="2"/>
            <w:tcBorders>
              <w:top w:val="nil"/>
              <w:bottom w:val="single" w:sz="4" w:space="0" w:color="auto"/>
            </w:tcBorders>
            <w:shd w:val="clear" w:color="auto" w:fill="auto"/>
            <w:vAlign w:val="center"/>
            <w:hideMark/>
          </w:tcPr>
          <w:p w14:paraId="1A447B78" w14:textId="46666BCE" w:rsidR="00D06829" w:rsidRPr="00920C45" w:rsidRDefault="00D06829" w:rsidP="00BB0C1C">
            <w:pPr>
              <w:widowControl/>
              <w:spacing w:line="259" w:lineRule="auto"/>
              <w:jc w:val="center"/>
              <w:rPr>
                <w:rFonts w:eastAsia="Times New Roman" w:cs="Times New Roman"/>
                <w:b/>
                <w:bCs/>
                <w:color w:val="auto"/>
                <w:sz w:val="20"/>
                <w:szCs w:val="20"/>
              </w:rPr>
            </w:pPr>
          </w:p>
        </w:tc>
        <w:tc>
          <w:tcPr>
            <w:tcW w:w="1007" w:type="dxa"/>
            <w:tcBorders>
              <w:top w:val="nil"/>
              <w:bottom w:val="single" w:sz="4" w:space="0" w:color="auto"/>
            </w:tcBorders>
            <w:shd w:val="clear" w:color="auto" w:fill="auto"/>
            <w:vAlign w:val="center"/>
            <w:hideMark/>
          </w:tcPr>
          <w:p w14:paraId="50416749" w14:textId="6242A8AF" w:rsidR="00D06829" w:rsidRPr="00920C45" w:rsidRDefault="00D06829" w:rsidP="00BB0C1C">
            <w:pPr>
              <w:widowControl/>
              <w:spacing w:line="259" w:lineRule="auto"/>
              <w:jc w:val="center"/>
              <w:rPr>
                <w:rFonts w:eastAsia="Times New Roman" w:cs="Times New Roman"/>
                <w:b/>
                <w:bCs/>
                <w:color w:val="auto"/>
                <w:sz w:val="20"/>
                <w:szCs w:val="20"/>
              </w:rPr>
            </w:pPr>
          </w:p>
        </w:tc>
        <w:tc>
          <w:tcPr>
            <w:tcW w:w="1016" w:type="dxa"/>
            <w:tcBorders>
              <w:top w:val="nil"/>
              <w:bottom w:val="single" w:sz="4" w:space="0" w:color="auto"/>
              <w:right w:val="nil"/>
            </w:tcBorders>
            <w:shd w:val="clear" w:color="auto" w:fill="auto"/>
            <w:vAlign w:val="center"/>
            <w:hideMark/>
          </w:tcPr>
          <w:p w14:paraId="78243A4D" w14:textId="324E1C2A" w:rsidR="00D06829" w:rsidRPr="00920C45" w:rsidRDefault="00D06829" w:rsidP="00BB0C1C">
            <w:pPr>
              <w:widowControl/>
              <w:spacing w:line="259" w:lineRule="auto"/>
              <w:jc w:val="center"/>
              <w:rPr>
                <w:rFonts w:eastAsia="Times New Roman" w:cs="Times New Roman"/>
                <w:b/>
                <w:bCs/>
                <w:color w:val="auto"/>
                <w:sz w:val="20"/>
                <w:szCs w:val="20"/>
              </w:rPr>
            </w:pPr>
          </w:p>
        </w:tc>
      </w:tr>
      <w:tr w:rsidR="00BB0C1C" w:rsidRPr="00920C45" w14:paraId="2D4CDB90" w14:textId="77777777" w:rsidTr="00845301">
        <w:tc>
          <w:tcPr>
            <w:tcW w:w="2076" w:type="dxa"/>
            <w:tcBorders>
              <w:top w:val="nil"/>
              <w:left w:val="nil"/>
              <w:bottom w:val="single" w:sz="4" w:space="0" w:color="auto"/>
            </w:tcBorders>
            <w:shd w:val="clear" w:color="auto" w:fill="auto"/>
            <w:vAlign w:val="center"/>
            <w:hideMark/>
          </w:tcPr>
          <w:p w14:paraId="6F72AAE4" w14:textId="77777777" w:rsidR="00D06829" w:rsidRPr="00920C45" w:rsidRDefault="00D06829" w:rsidP="0004454B">
            <w:pPr>
              <w:widowControl/>
              <w:spacing w:line="259" w:lineRule="auto"/>
              <w:ind w:left="202"/>
              <w:rPr>
                <w:rFonts w:eastAsia="Times New Roman" w:cs="Times New Roman"/>
                <w:sz w:val="20"/>
                <w:szCs w:val="20"/>
              </w:rPr>
            </w:pPr>
            <w:r w:rsidRPr="00920C45">
              <w:rPr>
                <w:rFonts w:eastAsia="Times New Roman" w:cs="Times New Roman"/>
                <w:sz w:val="20"/>
                <w:szCs w:val="20"/>
              </w:rPr>
              <w:t>On whether to borrow</w:t>
            </w:r>
          </w:p>
        </w:tc>
        <w:tc>
          <w:tcPr>
            <w:tcW w:w="844" w:type="dxa"/>
            <w:gridSpan w:val="2"/>
            <w:tcBorders>
              <w:top w:val="nil"/>
              <w:bottom w:val="single" w:sz="4" w:space="0" w:color="auto"/>
            </w:tcBorders>
            <w:shd w:val="clear" w:color="auto" w:fill="auto"/>
            <w:vAlign w:val="bottom"/>
            <w:hideMark/>
          </w:tcPr>
          <w:p w14:paraId="1D12D3C8" w14:textId="799B41E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653694F" w14:textId="543B7802"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78FBEABD" w14:textId="0877B6C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73695C5A" w14:textId="73AB9FCB"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C08E71A" w14:textId="1A1E351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6C969467" w14:textId="13E7A76C"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67C829F4" w14:textId="390E9B93"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4FE5D45" w14:textId="007318D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48BDB951" w14:textId="77777777" w:rsidTr="00845301">
        <w:tc>
          <w:tcPr>
            <w:tcW w:w="2076" w:type="dxa"/>
            <w:tcBorders>
              <w:top w:val="nil"/>
              <w:left w:val="nil"/>
              <w:bottom w:val="single" w:sz="4" w:space="0" w:color="auto"/>
            </w:tcBorders>
            <w:shd w:val="clear" w:color="auto" w:fill="auto"/>
            <w:vAlign w:val="center"/>
            <w:hideMark/>
          </w:tcPr>
          <w:p w14:paraId="788FDF54"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On how to use loan</w:t>
            </w:r>
          </w:p>
        </w:tc>
        <w:tc>
          <w:tcPr>
            <w:tcW w:w="844" w:type="dxa"/>
            <w:gridSpan w:val="2"/>
            <w:tcBorders>
              <w:top w:val="nil"/>
              <w:bottom w:val="single" w:sz="4" w:space="0" w:color="auto"/>
            </w:tcBorders>
            <w:shd w:val="clear" w:color="auto" w:fill="auto"/>
            <w:vAlign w:val="bottom"/>
            <w:hideMark/>
          </w:tcPr>
          <w:p w14:paraId="42778650" w14:textId="5A8DB48B"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E687B02" w14:textId="095425AC"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943F4AA" w14:textId="7C35E902"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0F0DD7D5" w14:textId="3B38F46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11DB117" w14:textId="1304E4D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0B1F875D" w14:textId="3DCCDD2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398C39D" w14:textId="774C3BF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26954D28" w14:textId="42A4572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030D42A6" w14:textId="77777777" w:rsidTr="00845301">
        <w:tc>
          <w:tcPr>
            <w:tcW w:w="2076" w:type="dxa"/>
            <w:tcBorders>
              <w:top w:val="nil"/>
              <w:left w:val="nil"/>
              <w:bottom w:val="single" w:sz="4" w:space="0" w:color="auto"/>
            </w:tcBorders>
            <w:shd w:val="clear" w:color="auto" w:fill="auto"/>
            <w:vAlign w:val="center"/>
            <w:hideMark/>
          </w:tcPr>
          <w:p w14:paraId="317B44B3" w14:textId="1A0AAD14"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c</w:t>
            </w:r>
          </w:p>
        </w:tc>
        <w:tc>
          <w:tcPr>
            <w:tcW w:w="844" w:type="dxa"/>
            <w:gridSpan w:val="2"/>
            <w:tcBorders>
              <w:top w:val="nil"/>
              <w:bottom w:val="single" w:sz="4" w:space="0" w:color="auto"/>
            </w:tcBorders>
            <w:shd w:val="clear" w:color="auto" w:fill="auto"/>
            <w:vAlign w:val="bottom"/>
            <w:hideMark/>
          </w:tcPr>
          <w:p w14:paraId="61074C8F" w14:textId="35B15641"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7010F95D" w14:textId="6F46CD95"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563B68CF" w14:textId="0A49C265"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4030A923" w14:textId="4AB35A82"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25D578AF" w14:textId="5DA40172"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0983AAAB" w14:textId="77D8528B"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1B37147A" w14:textId="40E3A06C"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2B194232" w14:textId="778E27DF" w:rsidR="00D06829" w:rsidRPr="00920C45" w:rsidRDefault="00D06829" w:rsidP="00BB0C1C">
            <w:pPr>
              <w:widowControl/>
              <w:spacing w:line="259" w:lineRule="auto"/>
              <w:jc w:val="center"/>
              <w:rPr>
                <w:rFonts w:eastAsia="Times New Roman" w:cs="Times New Roman"/>
                <w:sz w:val="20"/>
                <w:szCs w:val="20"/>
              </w:rPr>
            </w:pPr>
          </w:p>
        </w:tc>
      </w:tr>
    </w:tbl>
    <w:p w14:paraId="3DEF70EF" w14:textId="215B95EF" w:rsidR="00D06829" w:rsidRPr="008170B4" w:rsidRDefault="008170B4" w:rsidP="00920C45">
      <w:pPr>
        <w:ind w:left="90" w:right="1800" w:hanging="90"/>
        <w:rPr>
          <w:color w:val="auto"/>
          <w:sz w:val="16"/>
          <w:szCs w:val="16"/>
        </w:rPr>
      </w:pPr>
      <w:commentRangeStart w:id="390"/>
      <w:r w:rsidRPr="007472E6">
        <w:rPr>
          <w:color w:val="auto"/>
          <w:sz w:val="16"/>
          <w:szCs w:val="16"/>
        </w:rPr>
        <w:t>^ Results not statistically reliable, n&lt;30  </w:t>
      </w:r>
      <w:commentRangeEnd w:id="390"/>
      <w:r>
        <w:rPr>
          <w:rStyle w:val="CommentReference"/>
        </w:rPr>
        <w:commentReference w:id="390"/>
      </w:r>
    </w:p>
    <w:p w14:paraId="25CC61DC" w14:textId="780C8315" w:rsidR="00D06829" w:rsidRDefault="00D06829" w:rsidP="00920C45">
      <w:pPr>
        <w:pStyle w:val="TF-TblFN"/>
        <w:spacing w:before="0" w:line="276" w:lineRule="auto"/>
      </w:pPr>
      <w:r>
        <w:t>NGO=nongovernmental organization</w:t>
      </w:r>
    </w:p>
    <w:p w14:paraId="2CD2F104" w14:textId="130DB4D1"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374F3DB" w14:textId="6F598460" w:rsidR="00D06829" w:rsidRDefault="00D06829" w:rsidP="00920C45">
      <w:pPr>
        <w:pStyle w:val="TF-TblFN"/>
        <w:spacing w:before="0" w:line="276" w:lineRule="auto"/>
        <w:ind w:left="90" w:hanging="90"/>
      </w:pPr>
      <w:r w:rsidRPr="00D06829">
        <w:rPr>
          <w:vertAlign w:val="superscript"/>
        </w:rPr>
        <w:t>b</w:t>
      </w:r>
      <w:r>
        <w:t xml:space="preserve"> Estimates exclude households that do not have a primary adult female decisionmaker </w:t>
      </w:r>
      <w:r w:rsidR="00C86E83">
        <w:t xml:space="preserve">who is a de jure household member </w:t>
      </w:r>
      <w:r>
        <w:t>or that have missing or incomplete indicator data.</w:t>
      </w:r>
    </w:p>
    <w:p w14:paraId="28BBE463" w14:textId="7545ED7D"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female decisionmaker</w:t>
      </w:r>
      <w:r w:rsidR="00C86E83" w:rsidRPr="00C86E83">
        <w:t xml:space="preserve"> </w:t>
      </w:r>
      <w:r w:rsidR="00C86E83">
        <w:t>who is a de jure household member</w:t>
      </w:r>
      <w:r>
        <w:t>, that did not receive a loan, or that have missing or incomplete indicator data.</w:t>
      </w:r>
    </w:p>
    <w:p w14:paraId="4283E9A9" w14:textId="42C83B35" w:rsidR="00EC02F5"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9C047B1" w14:textId="26C11842" w:rsidR="00D06829" w:rsidRPr="00D06829" w:rsidRDefault="00D06829" w:rsidP="00BB0C1C">
      <w:pPr>
        <w:pStyle w:val="Tabletitle"/>
      </w:pPr>
      <w:bookmarkStart w:id="391" w:name="_Toc63673083"/>
      <w:r w:rsidRPr="00D06829">
        <w:t>Table 6.4</w:t>
      </w:r>
      <w:r>
        <w:t>.4:</w:t>
      </w:r>
      <w:r w:rsidRPr="00D06829">
        <w:t xml:space="preserve"> Credit Access among </w:t>
      </w:r>
      <w:r>
        <w:t>M</w:t>
      </w:r>
      <w:r w:rsidRPr="00D06829">
        <w:t>en, by Source</w:t>
      </w:r>
      <w:bookmarkEnd w:id="391"/>
    </w:p>
    <w:tbl>
      <w:tblPr>
        <w:tblW w:w="5000" w:type="pct"/>
        <w:tblCellMar>
          <w:left w:w="72" w:type="dxa"/>
          <w:right w:w="72" w:type="dxa"/>
        </w:tblCellMar>
        <w:tblLook w:val="04A0" w:firstRow="1" w:lastRow="0" w:firstColumn="1" w:lastColumn="0" w:noHBand="0" w:noVBand="1"/>
      </w:tblPr>
      <w:tblGrid>
        <w:gridCol w:w="2085"/>
        <w:gridCol w:w="836"/>
        <w:gridCol w:w="93"/>
        <w:gridCol w:w="758"/>
        <w:gridCol w:w="967"/>
        <w:gridCol w:w="877"/>
        <w:gridCol w:w="968"/>
        <w:gridCol w:w="968"/>
        <w:gridCol w:w="968"/>
        <w:gridCol w:w="984"/>
      </w:tblGrid>
      <w:tr w:rsidR="00D06829" w:rsidRPr="00BB0C1C" w14:paraId="3C13C296" w14:textId="77777777" w:rsidTr="00845301">
        <w:tc>
          <w:tcPr>
            <w:tcW w:w="2054" w:type="dxa"/>
            <w:vMerge w:val="restart"/>
            <w:tcBorders>
              <w:top w:val="nil"/>
              <w:left w:val="nil"/>
              <w:bottom w:val="nil"/>
            </w:tcBorders>
            <w:shd w:val="clear" w:color="000000" w:fill="387990"/>
            <w:vAlign w:val="bottom"/>
            <w:hideMark/>
          </w:tcPr>
          <w:p w14:paraId="508B0766" w14:textId="4BB816DD" w:rsidR="00D06829" w:rsidRPr="00BB0C1C"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23" w:type="dxa"/>
            <w:tcBorders>
              <w:top w:val="nil"/>
              <w:bottom w:val="nil"/>
            </w:tcBorders>
            <w:shd w:val="clear" w:color="000000" w:fill="387990"/>
            <w:vAlign w:val="bottom"/>
            <w:hideMark/>
          </w:tcPr>
          <w:p w14:paraId="00A7B37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6483" w:type="dxa"/>
            <w:gridSpan w:val="8"/>
            <w:tcBorders>
              <w:top w:val="nil"/>
              <w:bottom w:val="single" w:sz="4" w:space="0" w:color="FFFFFF"/>
              <w:right w:val="nil"/>
            </w:tcBorders>
            <w:shd w:val="clear" w:color="000000" w:fill="387990"/>
            <w:vAlign w:val="bottom"/>
            <w:hideMark/>
          </w:tcPr>
          <w:p w14:paraId="3C9BB24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Credit source</w:t>
            </w:r>
            <w:r w:rsidRPr="00BB0C1C">
              <w:rPr>
                <w:rFonts w:eastAsia="Times New Roman" w:cs="Times New Roman"/>
                <w:b/>
                <w:bCs/>
                <w:color w:val="FFFFFF"/>
                <w:sz w:val="20"/>
                <w:szCs w:val="20"/>
                <w:vertAlign w:val="superscript"/>
              </w:rPr>
              <w:t>a</w:t>
            </w:r>
          </w:p>
        </w:tc>
      </w:tr>
      <w:tr w:rsidR="00BB0C1C" w:rsidRPr="00BB0C1C" w14:paraId="250E2834" w14:textId="77777777" w:rsidTr="00845301">
        <w:tc>
          <w:tcPr>
            <w:tcW w:w="2054" w:type="dxa"/>
            <w:vMerge/>
            <w:tcBorders>
              <w:top w:val="nil"/>
              <w:left w:val="nil"/>
              <w:bottom w:val="nil"/>
            </w:tcBorders>
            <w:vAlign w:val="center"/>
            <w:hideMark/>
          </w:tcPr>
          <w:p w14:paraId="5D1CC38A" w14:textId="77777777" w:rsidR="00D06829" w:rsidRPr="00BB0C1C" w:rsidRDefault="00D06829" w:rsidP="00BB0C1C">
            <w:pPr>
              <w:widowControl/>
              <w:spacing w:line="259" w:lineRule="auto"/>
              <w:rPr>
                <w:rFonts w:eastAsia="Times New Roman" w:cs="Times New Roman"/>
                <w:b/>
                <w:bCs/>
                <w:color w:val="FFFFFF"/>
                <w:sz w:val="20"/>
                <w:szCs w:val="20"/>
              </w:rPr>
            </w:pPr>
          </w:p>
        </w:tc>
        <w:tc>
          <w:tcPr>
            <w:tcW w:w="823" w:type="dxa"/>
            <w:tcBorders>
              <w:top w:val="nil"/>
              <w:bottom w:val="nil"/>
            </w:tcBorders>
            <w:shd w:val="clear" w:color="000000" w:fill="387990"/>
            <w:vAlign w:val="bottom"/>
            <w:hideMark/>
          </w:tcPr>
          <w:p w14:paraId="3386772D"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Any source</w:t>
            </w:r>
            <w:r w:rsidRPr="00BB0C1C">
              <w:rPr>
                <w:rFonts w:eastAsia="Times New Roman" w:cs="Times New Roman"/>
                <w:b/>
                <w:bCs/>
                <w:color w:val="FFFFFF"/>
                <w:sz w:val="20"/>
                <w:szCs w:val="20"/>
              </w:rPr>
              <w:br/>
              <w:t>(%)</w:t>
            </w:r>
          </w:p>
        </w:tc>
        <w:tc>
          <w:tcPr>
            <w:tcW w:w="839" w:type="dxa"/>
            <w:gridSpan w:val="2"/>
            <w:tcBorders>
              <w:top w:val="nil"/>
              <w:bottom w:val="nil"/>
            </w:tcBorders>
            <w:shd w:val="clear" w:color="000000" w:fill="387990"/>
            <w:vAlign w:val="bottom"/>
            <w:hideMark/>
          </w:tcPr>
          <w:p w14:paraId="4896BE5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NGO</w:t>
            </w:r>
            <w:r w:rsidRPr="00BB0C1C">
              <w:rPr>
                <w:rFonts w:eastAsia="Times New Roman" w:cs="Times New Roman"/>
                <w:b/>
                <w:bCs/>
                <w:color w:val="FFFFFF"/>
                <w:sz w:val="20"/>
                <w:szCs w:val="20"/>
              </w:rPr>
              <w:br/>
              <w:t>(%)</w:t>
            </w:r>
          </w:p>
        </w:tc>
        <w:tc>
          <w:tcPr>
            <w:tcW w:w="952" w:type="dxa"/>
            <w:tcBorders>
              <w:top w:val="nil"/>
              <w:bottom w:val="nil"/>
            </w:tcBorders>
            <w:shd w:val="clear" w:color="000000" w:fill="387990"/>
            <w:vAlign w:val="bottom"/>
            <w:hideMark/>
          </w:tcPr>
          <w:p w14:paraId="5A118E10"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lender</w:t>
            </w:r>
            <w:r w:rsidRPr="00BB0C1C">
              <w:rPr>
                <w:rFonts w:eastAsia="Times New Roman" w:cs="Times New Roman"/>
                <w:b/>
                <w:bCs/>
                <w:color w:val="FFFFFF"/>
                <w:sz w:val="20"/>
                <w:szCs w:val="20"/>
              </w:rPr>
              <w:br/>
              <w:t>(%)</w:t>
            </w:r>
          </w:p>
        </w:tc>
        <w:tc>
          <w:tcPr>
            <w:tcW w:w="864" w:type="dxa"/>
            <w:tcBorders>
              <w:top w:val="nil"/>
              <w:bottom w:val="nil"/>
            </w:tcBorders>
            <w:shd w:val="clear" w:color="000000" w:fill="387990"/>
            <w:vAlign w:val="bottom"/>
            <w:hideMark/>
          </w:tcPr>
          <w:p w14:paraId="6E83CFF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Formal lender</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1CDC32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Friends or relatives</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DC5287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Group-based micro-finance</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6FADD03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credit/ savings groups</w:t>
            </w:r>
            <w:r w:rsidRPr="00BB0C1C">
              <w:rPr>
                <w:rFonts w:eastAsia="Times New Roman" w:cs="Times New Roman"/>
                <w:b/>
                <w:bCs/>
                <w:color w:val="FFFFFF"/>
                <w:sz w:val="20"/>
                <w:szCs w:val="20"/>
              </w:rPr>
              <w:br/>
              <w:t>(%)</w:t>
            </w:r>
          </w:p>
        </w:tc>
        <w:tc>
          <w:tcPr>
            <w:tcW w:w="969" w:type="dxa"/>
            <w:tcBorders>
              <w:top w:val="nil"/>
              <w:bottom w:val="nil"/>
              <w:right w:val="nil"/>
            </w:tcBorders>
            <w:shd w:val="clear" w:color="000000" w:fill="387990"/>
            <w:vAlign w:val="bottom"/>
            <w:hideMark/>
          </w:tcPr>
          <w:p w14:paraId="7A18D0C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No credit needed</w:t>
            </w:r>
            <w:r w:rsidRPr="00BB0C1C">
              <w:rPr>
                <w:rFonts w:eastAsia="Times New Roman" w:cs="Times New Roman"/>
                <w:b/>
                <w:bCs/>
                <w:color w:val="FFFFFF"/>
                <w:sz w:val="20"/>
                <w:szCs w:val="20"/>
              </w:rPr>
              <w:br/>
              <w:t>(%)</w:t>
            </w:r>
          </w:p>
        </w:tc>
      </w:tr>
      <w:tr w:rsidR="00D06829" w:rsidRPr="00BB0C1C" w14:paraId="271203C8" w14:textId="77777777" w:rsidTr="00845301">
        <w:tc>
          <w:tcPr>
            <w:tcW w:w="2969" w:type="dxa"/>
            <w:gridSpan w:val="3"/>
            <w:tcBorders>
              <w:top w:val="single" w:sz="4" w:space="0" w:color="auto"/>
              <w:left w:val="nil"/>
              <w:bottom w:val="single" w:sz="4" w:space="0" w:color="auto"/>
            </w:tcBorders>
            <w:shd w:val="clear" w:color="000000" w:fill="DDEBF7"/>
            <w:noWrap/>
            <w:vAlign w:val="bottom"/>
            <w:hideMark/>
          </w:tcPr>
          <w:p w14:paraId="2B291880" w14:textId="77777777"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Household received a loan</w:t>
            </w:r>
          </w:p>
        </w:tc>
        <w:tc>
          <w:tcPr>
            <w:tcW w:w="747" w:type="dxa"/>
            <w:tcBorders>
              <w:top w:val="single" w:sz="4" w:space="0" w:color="auto"/>
              <w:bottom w:val="single" w:sz="4" w:space="0" w:color="auto"/>
            </w:tcBorders>
            <w:shd w:val="clear" w:color="000000" w:fill="DDEBF7"/>
            <w:vAlign w:val="bottom"/>
            <w:hideMark/>
          </w:tcPr>
          <w:p w14:paraId="629DB68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2" w:type="dxa"/>
            <w:tcBorders>
              <w:top w:val="single" w:sz="4" w:space="0" w:color="auto"/>
              <w:bottom w:val="single" w:sz="4" w:space="0" w:color="auto"/>
            </w:tcBorders>
            <w:shd w:val="clear" w:color="000000" w:fill="DDEBF7"/>
            <w:vAlign w:val="bottom"/>
            <w:hideMark/>
          </w:tcPr>
          <w:p w14:paraId="57700C3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864" w:type="dxa"/>
            <w:tcBorders>
              <w:top w:val="single" w:sz="4" w:space="0" w:color="auto"/>
              <w:bottom w:val="single" w:sz="4" w:space="0" w:color="auto"/>
            </w:tcBorders>
            <w:shd w:val="clear" w:color="000000" w:fill="DDEBF7"/>
            <w:vAlign w:val="bottom"/>
            <w:hideMark/>
          </w:tcPr>
          <w:p w14:paraId="00919C82"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6D2DEABC"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1593216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4874B85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69" w:type="dxa"/>
            <w:tcBorders>
              <w:top w:val="single" w:sz="4" w:space="0" w:color="auto"/>
              <w:bottom w:val="single" w:sz="4" w:space="0" w:color="auto"/>
              <w:right w:val="nil"/>
            </w:tcBorders>
            <w:shd w:val="clear" w:color="000000" w:fill="DDEBF7"/>
            <w:vAlign w:val="bottom"/>
            <w:hideMark/>
          </w:tcPr>
          <w:p w14:paraId="40D0D89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r>
      <w:tr w:rsidR="00BB0C1C" w:rsidRPr="00BB0C1C" w14:paraId="78D9BE2A" w14:textId="77777777" w:rsidTr="00845301">
        <w:tc>
          <w:tcPr>
            <w:tcW w:w="2054" w:type="dxa"/>
            <w:tcBorders>
              <w:top w:val="nil"/>
              <w:left w:val="nil"/>
              <w:bottom w:val="single" w:sz="4" w:space="0" w:color="auto"/>
            </w:tcBorders>
            <w:shd w:val="clear" w:color="auto" w:fill="auto"/>
            <w:vAlign w:val="center"/>
            <w:hideMark/>
          </w:tcPr>
          <w:p w14:paraId="7927CAD9" w14:textId="77777777" w:rsidR="00D06829" w:rsidRPr="00BB0C1C" w:rsidRDefault="00D06829" w:rsidP="00BB0C1C">
            <w:pPr>
              <w:widowControl/>
              <w:spacing w:line="259" w:lineRule="auto"/>
              <w:rPr>
                <w:rFonts w:eastAsia="Times New Roman" w:cs="Times New Roman"/>
                <w:sz w:val="20"/>
                <w:szCs w:val="20"/>
              </w:rPr>
            </w:pPr>
            <w:r w:rsidRPr="00BB0C1C">
              <w:rPr>
                <w:rFonts w:eastAsia="Times New Roman" w:cs="Times New Roman"/>
                <w:sz w:val="20"/>
                <w:szCs w:val="20"/>
              </w:rPr>
              <w:t>Any loan</w:t>
            </w:r>
          </w:p>
        </w:tc>
        <w:tc>
          <w:tcPr>
            <w:tcW w:w="823" w:type="dxa"/>
            <w:tcBorders>
              <w:top w:val="nil"/>
              <w:bottom w:val="single" w:sz="4" w:space="0" w:color="auto"/>
            </w:tcBorders>
            <w:shd w:val="clear" w:color="auto" w:fill="auto"/>
            <w:vAlign w:val="bottom"/>
            <w:hideMark/>
          </w:tcPr>
          <w:p w14:paraId="069DD3B5" w14:textId="711C024D"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6FCF7761" w14:textId="5A913BB5"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0523C006" w14:textId="10AC72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478A5C5A" w14:textId="42BC4F4D"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205CF0D" w14:textId="4D3B255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3E4DDD8" w14:textId="7114A224"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E1F832F" w14:textId="3F9D44FA"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69F86223" w14:textId="0F6BF51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6D2E1AD3" w14:textId="77777777" w:rsidTr="00845301">
        <w:tc>
          <w:tcPr>
            <w:tcW w:w="2054" w:type="dxa"/>
            <w:tcBorders>
              <w:top w:val="nil"/>
              <w:left w:val="nil"/>
              <w:bottom w:val="single" w:sz="4" w:space="0" w:color="auto"/>
            </w:tcBorders>
            <w:shd w:val="clear" w:color="auto" w:fill="auto"/>
            <w:vAlign w:val="center"/>
            <w:hideMark/>
          </w:tcPr>
          <w:p w14:paraId="54614F36"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In-kind loan</w:t>
            </w:r>
          </w:p>
        </w:tc>
        <w:tc>
          <w:tcPr>
            <w:tcW w:w="823" w:type="dxa"/>
            <w:tcBorders>
              <w:top w:val="nil"/>
              <w:bottom w:val="single" w:sz="4" w:space="0" w:color="auto"/>
            </w:tcBorders>
            <w:shd w:val="clear" w:color="auto" w:fill="auto"/>
            <w:vAlign w:val="bottom"/>
            <w:hideMark/>
          </w:tcPr>
          <w:p w14:paraId="3428B17F" w14:textId="3BA5B3F7"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82E17AD" w14:textId="5EF5F1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3B4F06B7" w14:textId="1C3730BA"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61C15D2A" w14:textId="0C551E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20076C" w14:textId="389004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1C99B0B" w14:textId="0819ACA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E4DC28D" w14:textId="5C003643"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282D4EA0" w14:textId="0F2E94C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06D80B1C" w14:textId="77777777" w:rsidTr="00845301">
        <w:tc>
          <w:tcPr>
            <w:tcW w:w="2054" w:type="dxa"/>
            <w:tcBorders>
              <w:top w:val="nil"/>
              <w:left w:val="nil"/>
              <w:bottom w:val="single" w:sz="4" w:space="0" w:color="auto"/>
            </w:tcBorders>
            <w:shd w:val="clear" w:color="auto" w:fill="auto"/>
            <w:vAlign w:val="center"/>
            <w:hideMark/>
          </w:tcPr>
          <w:p w14:paraId="1CC8148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Cash loan</w:t>
            </w:r>
          </w:p>
        </w:tc>
        <w:tc>
          <w:tcPr>
            <w:tcW w:w="823" w:type="dxa"/>
            <w:tcBorders>
              <w:top w:val="nil"/>
              <w:bottom w:val="single" w:sz="4" w:space="0" w:color="auto"/>
            </w:tcBorders>
            <w:shd w:val="clear" w:color="auto" w:fill="auto"/>
            <w:vAlign w:val="bottom"/>
            <w:hideMark/>
          </w:tcPr>
          <w:p w14:paraId="42C84CE5" w14:textId="090DD050"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93ABC78" w14:textId="71FD4DDF"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7D5D01CF" w14:textId="1DA168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41B6792" w14:textId="543DBBC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A61322A" w14:textId="5F59126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DCE6546" w14:textId="7723450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101D79" w14:textId="1F1C921C"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4F478C23" w14:textId="261E1138"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60909ED" w14:textId="77777777" w:rsidTr="00845301">
        <w:tc>
          <w:tcPr>
            <w:tcW w:w="2054" w:type="dxa"/>
            <w:tcBorders>
              <w:top w:val="nil"/>
              <w:left w:val="nil"/>
              <w:bottom w:val="single" w:sz="4" w:space="0" w:color="auto"/>
            </w:tcBorders>
            <w:shd w:val="clear" w:color="auto" w:fill="auto"/>
            <w:vAlign w:val="center"/>
            <w:hideMark/>
          </w:tcPr>
          <w:p w14:paraId="292EF655" w14:textId="269EA884"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b</w:t>
            </w:r>
          </w:p>
        </w:tc>
        <w:tc>
          <w:tcPr>
            <w:tcW w:w="823" w:type="dxa"/>
            <w:tcBorders>
              <w:top w:val="nil"/>
              <w:bottom w:val="single" w:sz="4" w:space="0" w:color="auto"/>
            </w:tcBorders>
            <w:shd w:val="clear" w:color="auto" w:fill="auto"/>
            <w:vAlign w:val="bottom"/>
            <w:hideMark/>
          </w:tcPr>
          <w:p w14:paraId="09ACE776" w14:textId="6A874B09"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49383F68" w14:textId="6356933A"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0DE552B3" w14:textId="0B5AF4AF"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31A24F4E" w14:textId="3B69A48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3AC9389B" w14:textId="5ED9CFC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48D60E8" w14:textId="650494A7"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4ECB92E0" w14:textId="7BC7AD92"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72CE791C" w14:textId="365AB140" w:rsidR="00D06829" w:rsidRPr="00BB0C1C" w:rsidRDefault="00D06829" w:rsidP="00BB0C1C">
            <w:pPr>
              <w:widowControl/>
              <w:spacing w:line="259" w:lineRule="auto"/>
              <w:jc w:val="center"/>
              <w:rPr>
                <w:rFonts w:eastAsia="Times New Roman" w:cs="Times New Roman"/>
                <w:sz w:val="20"/>
                <w:szCs w:val="20"/>
              </w:rPr>
            </w:pPr>
          </w:p>
        </w:tc>
      </w:tr>
      <w:tr w:rsidR="00D06829" w:rsidRPr="00BB0C1C" w14:paraId="3C28411A" w14:textId="77777777" w:rsidTr="00845301">
        <w:tc>
          <w:tcPr>
            <w:tcW w:w="9360" w:type="dxa"/>
            <w:gridSpan w:val="10"/>
            <w:tcBorders>
              <w:top w:val="single" w:sz="4" w:space="0" w:color="auto"/>
              <w:left w:val="nil"/>
              <w:bottom w:val="single" w:sz="4" w:space="0" w:color="auto"/>
              <w:right w:val="nil"/>
            </w:tcBorders>
            <w:shd w:val="clear" w:color="000000" w:fill="DBE7F3"/>
            <w:noWrap/>
            <w:vAlign w:val="center"/>
            <w:hideMark/>
          </w:tcPr>
          <w:p w14:paraId="6B913196" w14:textId="7051ECE8" w:rsidR="00D06829" w:rsidRPr="00BB0C1C" w:rsidRDefault="00D00096" w:rsidP="00D00096">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 xml:space="preserve">Man </w:t>
            </w:r>
            <w:r w:rsidR="00D06829" w:rsidRPr="00BB0C1C">
              <w:rPr>
                <w:rFonts w:eastAsia="Times New Roman" w:cs="Times New Roman"/>
                <w:b/>
                <w:bCs/>
                <w:color w:val="auto"/>
                <w:sz w:val="20"/>
                <w:szCs w:val="20"/>
              </w:rPr>
              <w:t>contributed to credit decision</w:t>
            </w:r>
            <w:r w:rsidR="00D06829" w:rsidRPr="00BB0C1C">
              <w:rPr>
                <w:rFonts w:eastAsia="Times New Roman" w:cs="Times New Roman"/>
                <w:sz w:val="20"/>
                <w:szCs w:val="20"/>
              </w:rPr>
              <w:t> </w:t>
            </w:r>
          </w:p>
        </w:tc>
      </w:tr>
      <w:tr w:rsidR="00BB0C1C" w:rsidRPr="00BB0C1C" w14:paraId="553B36A0" w14:textId="77777777" w:rsidTr="00845301">
        <w:tc>
          <w:tcPr>
            <w:tcW w:w="2054" w:type="dxa"/>
            <w:tcBorders>
              <w:top w:val="nil"/>
              <w:left w:val="nil"/>
              <w:bottom w:val="single" w:sz="4" w:space="0" w:color="auto"/>
            </w:tcBorders>
            <w:shd w:val="clear" w:color="auto" w:fill="auto"/>
            <w:vAlign w:val="center"/>
            <w:hideMark/>
          </w:tcPr>
          <w:p w14:paraId="6F5654CA" w14:textId="77777777" w:rsidR="00D06829" w:rsidRPr="00BB0C1C" w:rsidRDefault="00D06829" w:rsidP="00BB0C1C">
            <w:pPr>
              <w:widowControl/>
              <w:spacing w:line="259" w:lineRule="auto"/>
              <w:rPr>
                <w:rFonts w:eastAsia="Times New Roman" w:cs="Times New Roman"/>
                <w:color w:val="auto"/>
                <w:sz w:val="20"/>
                <w:szCs w:val="20"/>
              </w:rPr>
            </w:pPr>
            <w:r w:rsidRPr="00BB0C1C">
              <w:rPr>
                <w:rFonts w:eastAsia="Times New Roman" w:cs="Times New Roman"/>
                <w:color w:val="auto"/>
                <w:sz w:val="20"/>
                <w:szCs w:val="20"/>
              </w:rPr>
              <w:t>Any decision</w:t>
            </w:r>
          </w:p>
        </w:tc>
        <w:tc>
          <w:tcPr>
            <w:tcW w:w="823" w:type="dxa"/>
            <w:tcBorders>
              <w:top w:val="nil"/>
              <w:bottom w:val="single" w:sz="4" w:space="0" w:color="auto"/>
            </w:tcBorders>
            <w:shd w:val="clear" w:color="auto" w:fill="auto"/>
            <w:vAlign w:val="center"/>
            <w:hideMark/>
          </w:tcPr>
          <w:p w14:paraId="5DFFBB1F" w14:textId="504EBDCA" w:rsidR="00D06829" w:rsidRPr="00BB0C1C" w:rsidRDefault="00D06829" w:rsidP="00BB0C1C">
            <w:pPr>
              <w:widowControl/>
              <w:spacing w:line="259" w:lineRule="auto"/>
              <w:jc w:val="center"/>
              <w:rPr>
                <w:rFonts w:eastAsia="Times New Roman" w:cs="Times New Roman"/>
                <w:b/>
                <w:bCs/>
                <w:color w:val="auto"/>
                <w:sz w:val="20"/>
                <w:szCs w:val="20"/>
              </w:rPr>
            </w:pPr>
          </w:p>
        </w:tc>
        <w:tc>
          <w:tcPr>
            <w:tcW w:w="839" w:type="dxa"/>
            <w:gridSpan w:val="2"/>
            <w:tcBorders>
              <w:top w:val="nil"/>
              <w:bottom w:val="single" w:sz="4" w:space="0" w:color="auto"/>
            </w:tcBorders>
            <w:shd w:val="clear" w:color="auto" w:fill="auto"/>
            <w:vAlign w:val="center"/>
            <w:hideMark/>
          </w:tcPr>
          <w:p w14:paraId="36BA8A46" w14:textId="77D3CA8B" w:rsidR="00D06829" w:rsidRPr="00BB0C1C" w:rsidRDefault="00D06829" w:rsidP="00BB0C1C">
            <w:pPr>
              <w:widowControl/>
              <w:spacing w:line="259" w:lineRule="auto"/>
              <w:jc w:val="center"/>
              <w:rPr>
                <w:rFonts w:eastAsia="Times New Roman" w:cs="Times New Roman"/>
                <w:b/>
                <w:bCs/>
                <w:color w:val="auto"/>
                <w:sz w:val="20"/>
                <w:szCs w:val="20"/>
              </w:rPr>
            </w:pPr>
          </w:p>
        </w:tc>
        <w:tc>
          <w:tcPr>
            <w:tcW w:w="952" w:type="dxa"/>
            <w:tcBorders>
              <w:top w:val="nil"/>
              <w:bottom w:val="single" w:sz="4" w:space="0" w:color="auto"/>
            </w:tcBorders>
            <w:shd w:val="clear" w:color="auto" w:fill="auto"/>
            <w:vAlign w:val="center"/>
            <w:hideMark/>
          </w:tcPr>
          <w:p w14:paraId="2D577C7E" w14:textId="130E205F" w:rsidR="00D06829" w:rsidRPr="00BB0C1C" w:rsidRDefault="00D06829" w:rsidP="00BB0C1C">
            <w:pPr>
              <w:widowControl/>
              <w:spacing w:line="259" w:lineRule="auto"/>
              <w:jc w:val="center"/>
              <w:rPr>
                <w:rFonts w:eastAsia="Times New Roman" w:cs="Times New Roman"/>
                <w:b/>
                <w:bCs/>
                <w:color w:val="auto"/>
                <w:sz w:val="20"/>
                <w:szCs w:val="20"/>
              </w:rPr>
            </w:pPr>
          </w:p>
        </w:tc>
        <w:tc>
          <w:tcPr>
            <w:tcW w:w="864" w:type="dxa"/>
            <w:tcBorders>
              <w:top w:val="nil"/>
              <w:bottom w:val="single" w:sz="4" w:space="0" w:color="auto"/>
            </w:tcBorders>
            <w:shd w:val="clear" w:color="auto" w:fill="auto"/>
            <w:vAlign w:val="center"/>
            <w:hideMark/>
          </w:tcPr>
          <w:p w14:paraId="104FB82E" w14:textId="1FFCA951"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5D597E59" w14:textId="3AF842DF"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4D50FAAB" w14:textId="612A3290"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36AD3FE6" w14:textId="2AE29814" w:rsidR="00D06829" w:rsidRPr="00BB0C1C" w:rsidRDefault="00D06829" w:rsidP="00BB0C1C">
            <w:pPr>
              <w:widowControl/>
              <w:spacing w:line="259" w:lineRule="auto"/>
              <w:jc w:val="center"/>
              <w:rPr>
                <w:rFonts w:eastAsia="Times New Roman" w:cs="Times New Roman"/>
                <w:b/>
                <w:bCs/>
                <w:color w:val="auto"/>
                <w:sz w:val="20"/>
                <w:szCs w:val="20"/>
              </w:rPr>
            </w:pPr>
          </w:p>
        </w:tc>
        <w:tc>
          <w:tcPr>
            <w:tcW w:w="969" w:type="dxa"/>
            <w:tcBorders>
              <w:top w:val="nil"/>
              <w:bottom w:val="single" w:sz="4" w:space="0" w:color="auto"/>
              <w:right w:val="nil"/>
            </w:tcBorders>
            <w:shd w:val="clear" w:color="auto" w:fill="auto"/>
            <w:vAlign w:val="center"/>
            <w:hideMark/>
          </w:tcPr>
          <w:p w14:paraId="2F7922DD" w14:textId="51F101F8" w:rsidR="00D06829" w:rsidRPr="00BB0C1C" w:rsidRDefault="00D06829" w:rsidP="00BB0C1C">
            <w:pPr>
              <w:widowControl/>
              <w:spacing w:line="259" w:lineRule="auto"/>
              <w:jc w:val="center"/>
              <w:rPr>
                <w:rFonts w:eastAsia="Times New Roman" w:cs="Times New Roman"/>
                <w:b/>
                <w:bCs/>
                <w:color w:val="auto"/>
                <w:sz w:val="20"/>
                <w:szCs w:val="20"/>
              </w:rPr>
            </w:pPr>
          </w:p>
        </w:tc>
      </w:tr>
      <w:tr w:rsidR="00BB0C1C" w:rsidRPr="00BB0C1C" w14:paraId="17E8611E" w14:textId="77777777" w:rsidTr="00845301">
        <w:tc>
          <w:tcPr>
            <w:tcW w:w="2054" w:type="dxa"/>
            <w:tcBorders>
              <w:top w:val="nil"/>
              <w:left w:val="nil"/>
              <w:bottom w:val="single" w:sz="4" w:space="0" w:color="auto"/>
            </w:tcBorders>
            <w:shd w:val="clear" w:color="auto" w:fill="auto"/>
            <w:vAlign w:val="center"/>
            <w:hideMark/>
          </w:tcPr>
          <w:p w14:paraId="5BAB76C2" w14:textId="77777777" w:rsidR="00D06829" w:rsidRPr="00BB0C1C" w:rsidRDefault="00D06829" w:rsidP="0004454B">
            <w:pPr>
              <w:widowControl/>
              <w:spacing w:line="259" w:lineRule="auto"/>
              <w:ind w:left="202"/>
              <w:rPr>
                <w:rFonts w:eastAsia="Times New Roman" w:cs="Times New Roman"/>
                <w:sz w:val="20"/>
                <w:szCs w:val="20"/>
              </w:rPr>
            </w:pPr>
            <w:r w:rsidRPr="00BB0C1C">
              <w:rPr>
                <w:rFonts w:eastAsia="Times New Roman" w:cs="Times New Roman"/>
                <w:sz w:val="20"/>
                <w:szCs w:val="20"/>
              </w:rPr>
              <w:t>On whether to borrow</w:t>
            </w:r>
          </w:p>
        </w:tc>
        <w:tc>
          <w:tcPr>
            <w:tcW w:w="823" w:type="dxa"/>
            <w:tcBorders>
              <w:top w:val="nil"/>
              <w:bottom w:val="single" w:sz="4" w:space="0" w:color="auto"/>
            </w:tcBorders>
            <w:shd w:val="clear" w:color="auto" w:fill="auto"/>
            <w:vAlign w:val="bottom"/>
            <w:hideMark/>
          </w:tcPr>
          <w:p w14:paraId="5BF7DA20" w14:textId="25E5649B"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4E77DBCF" w14:textId="6C515C28"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67387A66" w14:textId="0849602C"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CBC91F6" w14:textId="01FB325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693894AF" w14:textId="1CC793A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AACE367" w14:textId="2F77D87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59CBA7E" w14:textId="23B82E90"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38AB1F9B" w14:textId="6BDF2247"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BE5593C" w14:textId="77777777" w:rsidTr="00845301">
        <w:tc>
          <w:tcPr>
            <w:tcW w:w="2054" w:type="dxa"/>
            <w:tcBorders>
              <w:top w:val="nil"/>
              <w:left w:val="nil"/>
              <w:bottom w:val="single" w:sz="4" w:space="0" w:color="auto"/>
            </w:tcBorders>
            <w:shd w:val="clear" w:color="auto" w:fill="auto"/>
            <w:vAlign w:val="center"/>
            <w:hideMark/>
          </w:tcPr>
          <w:p w14:paraId="48E26D4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On how to use loan</w:t>
            </w:r>
          </w:p>
        </w:tc>
        <w:tc>
          <w:tcPr>
            <w:tcW w:w="823" w:type="dxa"/>
            <w:tcBorders>
              <w:top w:val="nil"/>
              <w:bottom w:val="single" w:sz="4" w:space="0" w:color="auto"/>
            </w:tcBorders>
            <w:shd w:val="clear" w:color="auto" w:fill="auto"/>
            <w:vAlign w:val="bottom"/>
            <w:hideMark/>
          </w:tcPr>
          <w:p w14:paraId="31870B2B" w14:textId="6A32E112"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24C44A50" w14:textId="3CF163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1963A2CD" w14:textId="137B732B"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1E694DBE" w14:textId="01FDE53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48D83F80" w14:textId="044ED8A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B08E44C" w14:textId="5FDA539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F2B0670" w14:textId="55C4A46D"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00A2AD77" w14:textId="73E4D471"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45D0563F" w14:textId="77777777" w:rsidTr="00845301">
        <w:tc>
          <w:tcPr>
            <w:tcW w:w="2054" w:type="dxa"/>
            <w:tcBorders>
              <w:top w:val="nil"/>
              <w:left w:val="nil"/>
              <w:bottom w:val="single" w:sz="4" w:space="0" w:color="auto"/>
            </w:tcBorders>
            <w:shd w:val="clear" w:color="auto" w:fill="auto"/>
            <w:vAlign w:val="center"/>
            <w:hideMark/>
          </w:tcPr>
          <w:p w14:paraId="289D5D0B" w14:textId="2FB39809"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c</w:t>
            </w:r>
          </w:p>
        </w:tc>
        <w:tc>
          <w:tcPr>
            <w:tcW w:w="823" w:type="dxa"/>
            <w:tcBorders>
              <w:top w:val="nil"/>
              <w:bottom w:val="single" w:sz="4" w:space="0" w:color="auto"/>
            </w:tcBorders>
            <w:shd w:val="clear" w:color="auto" w:fill="auto"/>
            <w:vAlign w:val="bottom"/>
            <w:hideMark/>
          </w:tcPr>
          <w:p w14:paraId="380732F5" w14:textId="2CB6F401"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073AB12E" w14:textId="01BB9512"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71ABF2D2" w14:textId="14528AB0"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6C8F5C92" w14:textId="3D9F4FC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2DF37A9" w14:textId="23C4DEA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8673A84" w14:textId="529ED0E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0B3CB7EB" w14:textId="31C15A7B"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33685D4E" w14:textId="61B8E05F" w:rsidR="00D06829" w:rsidRPr="00BB0C1C" w:rsidRDefault="00D06829" w:rsidP="00BB0C1C">
            <w:pPr>
              <w:widowControl/>
              <w:spacing w:line="259" w:lineRule="auto"/>
              <w:jc w:val="center"/>
              <w:rPr>
                <w:rFonts w:eastAsia="Times New Roman" w:cs="Times New Roman"/>
                <w:sz w:val="20"/>
                <w:szCs w:val="20"/>
              </w:rPr>
            </w:pPr>
          </w:p>
        </w:tc>
      </w:tr>
    </w:tbl>
    <w:p w14:paraId="648991B7" w14:textId="16943899" w:rsidR="00D06829" w:rsidRPr="008170B4" w:rsidRDefault="008170B4" w:rsidP="00920C45">
      <w:pPr>
        <w:ind w:left="90" w:right="1800" w:hanging="90"/>
        <w:rPr>
          <w:color w:val="auto"/>
          <w:sz w:val="16"/>
          <w:szCs w:val="16"/>
        </w:rPr>
      </w:pPr>
      <w:commentRangeStart w:id="392"/>
      <w:r w:rsidRPr="007472E6">
        <w:rPr>
          <w:color w:val="auto"/>
          <w:sz w:val="16"/>
          <w:szCs w:val="16"/>
        </w:rPr>
        <w:t>^ Results not statistically reliable, n&lt;30  </w:t>
      </w:r>
      <w:commentRangeEnd w:id="392"/>
      <w:r>
        <w:rPr>
          <w:rStyle w:val="CommentReference"/>
        </w:rPr>
        <w:commentReference w:id="392"/>
      </w:r>
    </w:p>
    <w:p w14:paraId="0CA809BA" w14:textId="4F4BFEFA" w:rsidR="00D06829" w:rsidRDefault="00D06829" w:rsidP="00920C45">
      <w:pPr>
        <w:pStyle w:val="TF-TblFN"/>
        <w:spacing w:before="0" w:line="276" w:lineRule="auto"/>
      </w:pPr>
      <w:r>
        <w:t>NGO=non-governmental organization</w:t>
      </w:r>
    </w:p>
    <w:p w14:paraId="2589DBCB" w14:textId="31819BE8"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4C1CF91" w14:textId="28B6EFB6" w:rsidR="00D06829" w:rsidRDefault="00D06829" w:rsidP="00920C45">
      <w:pPr>
        <w:pStyle w:val="TF-TblFN"/>
        <w:spacing w:before="0" w:line="276" w:lineRule="auto"/>
        <w:ind w:left="90" w:hanging="90"/>
      </w:pPr>
      <w:r w:rsidRPr="00D06829">
        <w:rPr>
          <w:vertAlign w:val="superscript"/>
        </w:rPr>
        <w:lastRenderedPageBreak/>
        <w:t>b</w:t>
      </w:r>
      <w:r>
        <w:t xml:space="preserve"> Estimates exclude households that do not have a primary adult male decisionmaker </w:t>
      </w:r>
      <w:r w:rsidR="00C86E83">
        <w:t xml:space="preserve">who is a de jure household member </w:t>
      </w:r>
      <w:r>
        <w:t>or that have missing or incomplete indicator data.</w:t>
      </w:r>
    </w:p>
    <w:p w14:paraId="0A44B8D5" w14:textId="541EFD67"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male decisionmaker</w:t>
      </w:r>
      <w:r w:rsidR="00C86E83">
        <w:t xml:space="preserve"> who is a de jure household membe</w:t>
      </w:r>
      <w:r w:rsidR="00480F11">
        <w:t>r</w:t>
      </w:r>
      <w:r>
        <w:t xml:space="preserve"> that did not receive a loan, or that have missing or incomplete indicator data.</w:t>
      </w:r>
    </w:p>
    <w:p w14:paraId="17360E17" w14:textId="1C77F4C8" w:rsidR="00EC02F5" w:rsidRPr="00D06829" w:rsidRDefault="00D06829" w:rsidP="00845301">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ab/>
      </w:r>
    </w:p>
    <w:p w14:paraId="679FB110" w14:textId="3556C4A4" w:rsidR="00EC02F5" w:rsidRDefault="00C3516D" w:rsidP="00A936DA">
      <w:pPr>
        <w:pStyle w:val="Heading3"/>
      </w:pPr>
      <w:bookmarkStart w:id="393" w:name="_Toc63673355"/>
      <w:r>
        <w:t>6.4</w:t>
      </w:r>
      <w:r w:rsidR="00EC02F5">
        <w:t>.</w:t>
      </w:r>
      <w:bookmarkStart w:id="394" w:name="_Toc527139445"/>
      <w:r w:rsidR="00A936DA">
        <w:t>3</w:t>
      </w:r>
      <w:r w:rsidR="00A936DA">
        <w:tab/>
      </w:r>
      <w:r w:rsidR="00EC02F5">
        <w:t>Income</w:t>
      </w:r>
      <w:bookmarkEnd w:id="393"/>
      <w:bookmarkEnd w:id="394"/>
    </w:p>
    <w:p w14:paraId="7458A41A" w14:textId="00593181" w:rsidR="00EC02F5" w:rsidRPr="0097187A" w:rsidRDefault="00EC02F5" w:rsidP="00EC02F5">
      <w:pPr>
        <w:pStyle w:val="BodyText1"/>
        <w:rPr>
          <w:highlight w:val="yellow"/>
        </w:rPr>
      </w:pPr>
      <w:r w:rsidRPr="00847DCD">
        <w:t xml:space="preserve">Adequacy </w:t>
      </w:r>
      <w:r>
        <w:t xml:space="preserve">in </w:t>
      </w:r>
      <w:r w:rsidR="00A91C6E">
        <w:rPr>
          <w:i/>
        </w:rPr>
        <w:t>i</w:t>
      </w:r>
      <w:r w:rsidRPr="00CD357E">
        <w:rPr>
          <w:i/>
        </w:rPr>
        <w:t>ncome</w:t>
      </w:r>
      <w:r w:rsidRPr="00847DCD">
        <w:t xml:space="preserve"> is measured </w:t>
      </w:r>
      <w:r>
        <w:t xml:space="preserve">by </w:t>
      </w:r>
      <w:r w:rsidRPr="00847DCD">
        <w:t xml:space="preserve">input into decisions related </w:t>
      </w:r>
      <w:r>
        <w:t xml:space="preserve">to </w:t>
      </w:r>
      <w:r w:rsidRPr="00847DCD">
        <w:t>income</w:t>
      </w:r>
      <w:r>
        <w:t xml:space="preserve"> and expenditures</w:t>
      </w:r>
      <w:r w:rsidRPr="00847DCD">
        <w:t>.</w:t>
      </w:r>
      <w:r>
        <w:t xml:space="preserve"> </w:t>
      </w:r>
      <w:r w:rsidRPr="00CD357E">
        <w:t xml:space="preserve">Respondents </w:t>
      </w:r>
      <w:r>
        <w:t xml:space="preserve">are considered adequate if they </w:t>
      </w:r>
      <w:r w:rsidRPr="00CD357E">
        <w:t xml:space="preserve">have substantial input into most or all decisions or feel </w:t>
      </w:r>
      <w:r w:rsidR="00A91C6E">
        <w:t xml:space="preserve">that </w:t>
      </w:r>
      <w:r w:rsidRPr="00CD357E">
        <w:t xml:space="preserve">they can make a decision for at least one </w:t>
      </w:r>
      <w:r>
        <w:t xml:space="preserve">economic </w:t>
      </w:r>
      <w:r w:rsidRPr="00CD357E">
        <w:t>activity</w:t>
      </w:r>
      <w:r>
        <w:t xml:space="preserve"> or major household expenditures</w:t>
      </w:r>
      <w:r w:rsidRPr="00CD357E">
        <w:t>.</w:t>
      </w:r>
      <w:r>
        <w:t xml:space="preserve"> </w:t>
      </w:r>
      <w:r w:rsidR="00845301">
        <w:rPr>
          <w:b/>
        </w:rPr>
        <w:t>Table </w:t>
      </w:r>
      <w:r w:rsidR="00A936DA">
        <w:rPr>
          <w:b/>
        </w:rPr>
        <w:t>6.</w:t>
      </w:r>
      <w:r w:rsidR="00BE3B36">
        <w:rPr>
          <w:b/>
        </w:rPr>
        <w:t>4</w:t>
      </w:r>
      <w:r w:rsidR="00A936DA">
        <w:rPr>
          <w:b/>
        </w:rPr>
        <w:t>.5</w:t>
      </w:r>
      <w:r w:rsidRPr="000833E9">
        <w:t xml:space="preserve"> shows the percentages of </w:t>
      </w:r>
      <w:r>
        <w:t xml:space="preserve">women and men </w:t>
      </w:r>
      <w:r w:rsidRPr="000833E9">
        <w:t xml:space="preserve">who have input into the decisions made regarding the use of income derived from an activity. </w:t>
      </w:r>
    </w:p>
    <w:p w14:paraId="079C6BDD" w14:textId="77777777" w:rsidR="00EC02F5" w:rsidRDefault="00EC02F5" w:rsidP="00845301">
      <w:pPr>
        <w:pStyle w:val="BodyText1"/>
      </w:pPr>
      <w:r w:rsidRPr="00DF4DE5">
        <w:t>[</w:t>
      </w:r>
      <w:commentRangeStart w:id="395"/>
      <w:r w:rsidRPr="00D06829">
        <w:rPr>
          <w:highlight w:val="yellow"/>
        </w:rPr>
        <w:t>DESCRIBE</w:t>
      </w:r>
      <w:commentRangeEnd w:id="395"/>
      <w:r w:rsidR="00D06829">
        <w:rPr>
          <w:rStyle w:val="CommentReference"/>
          <w:rFonts w:eastAsia="Arial" w:cs="Arial"/>
          <w:color w:val="000000"/>
        </w:rPr>
        <w:commentReference w:id="395"/>
      </w:r>
      <w:r w:rsidRPr="00D06829">
        <w:rPr>
          <w:highlight w:val="yellow"/>
        </w:rPr>
        <w:t xml:space="preserve"> THE RESULTS IN THE TABLE.]</w:t>
      </w:r>
    </w:p>
    <w:p w14:paraId="13C06234" w14:textId="55627D45" w:rsidR="00EC02F5" w:rsidRPr="00D06829" w:rsidRDefault="00A936DA" w:rsidP="00845301">
      <w:pPr>
        <w:pStyle w:val="Tabletitle"/>
      </w:pPr>
      <w:bookmarkStart w:id="396" w:name="_Toc527139509"/>
      <w:bookmarkStart w:id="397" w:name="_Toc63673084"/>
      <w:r w:rsidRPr="00D06829">
        <w:t xml:space="preserve">Table </w:t>
      </w:r>
      <w:r w:rsidR="00EC02F5" w:rsidRPr="00D06829">
        <w:t>6.</w:t>
      </w:r>
      <w:r w:rsidR="00D06829" w:rsidRPr="00D06829">
        <w:t>4</w:t>
      </w:r>
      <w:r w:rsidRPr="00D06829">
        <w:t>.5</w:t>
      </w:r>
      <w:r w:rsidR="00D06829" w:rsidRPr="00D06829">
        <w:t>:</w:t>
      </w:r>
      <w:r w:rsidRPr="00D06829">
        <w:t xml:space="preserve"> </w:t>
      </w:r>
      <w:r w:rsidR="00EC02F5" w:rsidRPr="00D06829">
        <w:t xml:space="preserve">Input into </w:t>
      </w:r>
      <w:r w:rsidR="00D06829" w:rsidRPr="00D06829">
        <w:t>Decisionmaking</w:t>
      </w:r>
      <w:r w:rsidR="00EC02F5" w:rsidRPr="00D06829">
        <w:t xml:space="preserve"> on </w:t>
      </w:r>
      <w:r w:rsidR="00D06829" w:rsidRPr="00D06829">
        <w:t>Use</w:t>
      </w:r>
      <w:r w:rsidR="00EC02F5" w:rsidRPr="00D06829">
        <w:t xml:space="preserve"> of </w:t>
      </w:r>
      <w:r w:rsidR="00D06829" w:rsidRPr="00D06829">
        <w:t>Income</w:t>
      </w:r>
      <w:r w:rsidR="00EC02F5" w:rsidRPr="00D06829">
        <w:t xml:space="preserve"> and </w:t>
      </w:r>
      <w:r w:rsidR="00D06829" w:rsidRPr="00D06829">
        <w:t>Major Household Expenditures</w:t>
      </w:r>
      <w:r w:rsidR="00EC02F5" w:rsidRPr="00D06829">
        <w:t xml:space="preserve">, by </w:t>
      </w:r>
      <w:bookmarkEnd w:id="396"/>
      <w:r w:rsidR="00D06829" w:rsidRPr="00D06829">
        <w:t>Sex</w:t>
      </w:r>
      <w:bookmarkEnd w:id="397"/>
    </w:p>
    <w:tbl>
      <w:tblPr>
        <w:tblW w:w="4776" w:type="pct"/>
        <w:tblLook w:val="04A0" w:firstRow="1" w:lastRow="0" w:firstColumn="1" w:lastColumn="0" w:noHBand="0" w:noVBand="1"/>
      </w:tblPr>
      <w:tblGrid>
        <w:gridCol w:w="3479"/>
        <w:gridCol w:w="1586"/>
        <w:gridCol w:w="818"/>
        <w:gridCol w:w="284"/>
        <w:gridCol w:w="1471"/>
        <w:gridCol w:w="882"/>
        <w:gridCol w:w="627"/>
      </w:tblGrid>
      <w:tr w:rsidR="00396D05" w:rsidRPr="00396D05" w14:paraId="42AD5307" w14:textId="77777777" w:rsidTr="002C40C1">
        <w:trPr>
          <w:trHeight w:val="259"/>
        </w:trPr>
        <w:tc>
          <w:tcPr>
            <w:tcW w:w="1902" w:type="pct"/>
            <w:vMerge w:val="restart"/>
            <w:tcBorders>
              <w:top w:val="single" w:sz="8" w:space="0" w:color="auto"/>
              <w:left w:val="nil"/>
              <w:bottom w:val="single" w:sz="4" w:space="0" w:color="auto"/>
              <w:right w:val="nil"/>
            </w:tcBorders>
            <w:shd w:val="clear" w:color="000000" w:fill="387990"/>
            <w:vAlign w:val="bottom"/>
            <w:hideMark/>
          </w:tcPr>
          <w:p w14:paraId="5AD999EE" w14:textId="1A17C152"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 </w:t>
            </w:r>
            <w:r w:rsidR="00D00096">
              <w:rPr>
                <w:rFonts w:eastAsia="Times New Roman" w:cs="Times New Roman"/>
                <w:b/>
                <w:bCs/>
                <w:color w:val="FFFFFF"/>
                <w:sz w:val="20"/>
                <w:szCs w:val="20"/>
              </w:rPr>
              <w:t>Economic activity</w:t>
            </w:r>
          </w:p>
        </w:tc>
        <w:tc>
          <w:tcPr>
            <w:tcW w:w="1314" w:type="pct"/>
            <w:gridSpan w:val="2"/>
            <w:tcBorders>
              <w:top w:val="single" w:sz="8" w:space="0" w:color="auto"/>
              <w:left w:val="nil"/>
              <w:bottom w:val="single" w:sz="4" w:space="0" w:color="FFFFFF"/>
              <w:right w:val="nil"/>
            </w:tcBorders>
            <w:shd w:val="clear" w:color="000000" w:fill="387990"/>
            <w:vAlign w:val="center"/>
            <w:hideMark/>
          </w:tcPr>
          <w:p w14:paraId="68F3182D" w14:textId="5DCEA572"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002C40C1">
              <w:rPr>
                <w:rFonts w:eastAsia="Times New Roman" w:cs="Times New Roman"/>
                <w:b/>
                <w:bCs/>
                <w:color w:val="FFFFFF"/>
                <w:sz w:val="20"/>
                <w:szCs w:val="20"/>
                <w:vertAlign w:val="superscript"/>
              </w:rPr>
              <w:t>a</w:t>
            </w:r>
          </w:p>
        </w:tc>
        <w:tc>
          <w:tcPr>
            <w:tcW w:w="155" w:type="pct"/>
            <w:vMerge w:val="restart"/>
            <w:tcBorders>
              <w:top w:val="single" w:sz="8" w:space="0" w:color="auto"/>
              <w:left w:val="nil"/>
              <w:bottom w:val="single" w:sz="4" w:space="0" w:color="000000"/>
              <w:right w:val="nil"/>
            </w:tcBorders>
            <w:shd w:val="clear" w:color="000000" w:fill="387990"/>
            <w:vAlign w:val="center"/>
            <w:hideMark/>
          </w:tcPr>
          <w:p w14:paraId="50F35295"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286" w:type="pct"/>
            <w:gridSpan w:val="2"/>
            <w:tcBorders>
              <w:top w:val="single" w:sz="8" w:space="0" w:color="auto"/>
              <w:left w:val="nil"/>
              <w:bottom w:val="single" w:sz="4" w:space="0" w:color="FFFFFF"/>
              <w:right w:val="nil"/>
            </w:tcBorders>
            <w:shd w:val="clear" w:color="000000" w:fill="387990"/>
            <w:vAlign w:val="center"/>
            <w:hideMark/>
          </w:tcPr>
          <w:p w14:paraId="21B40EF9" w14:textId="73CE33E2"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002C40C1">
              <w:rPr>
                <w:rFonts w:eastAsia="Times New Roman" w:cs="Times New Roman"/>
                <w:b/>
                <w:bCs/>
                <w:color w:val="FFFFFF"/>
                <w:sz w:val="20"/>
                <w:szCs w:val="20"/>
                <w:vertAlign w:val="superscript"/>
              </w:rPr>
              <w:t>b</w:t>
            </w:r>
          </w:p>
        </w:tc>
        <w:tc>
          <w:tcPr>
            <w:tcW w:w="343" w:type="pct"/>
            <w:tcBorders>
              <w:top w:val="single" w:sz="8" w:space="0" w:color="auto"/>
              <w:left w:val="nil"/>
              <w:bottom w:val="nil"/>
              <w:right w:val="nil"/>
            </w:tcBorders>
            <w:shd w:val="clear" w:color="000000" w:fill="387990"/>
            <w:vAlign w:val="center"/>
            <w:hideMark/>
          </w:tcPr>
          <w:p w14:paraId="13AF2F1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r>
      <w:tr w:rsidR="00396D05" w:rsidRPr="00396D05" w14:paraId="09A82485" w14:textId="77777777" w:rsidTr="002C40C1">
        <w:trPr>
          <w:trHeight w:val="260"/>
        </w:trPr>
        <w:tc>
          <w:tcPr>
            <w:tcW w:w="1902" w:type="pct"/>
            <w:vMerge/>
            <w:tcBorders>
              <w:top w:val="nil"/>
              <w:left w:val="nil"/>
              <w:bottom w:val="single" w:sz="4" w:space="0" w:color="auto"/>
              <w:right w:val="nil"/>
            </w:tcBorders>
            <w:vAlign w:val="center"/>
            <w:hideMark/>
          </w:tcPr>
          <w:p w14:paraId="0E5701B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67" w:type="pct"/>
            <w:tcBorders>
              <w:top w:val="nil"/>
              <w:left w:val="nil"/>
              <w:bottom w:val="single" w:sz="4" w:space="0" w:color="FFFFFF"/>
              <w:right w:val="nil"/>
            </w:tcBorders>
            <w:shd w:val="clear" w:color="000000" w:fill="387990"/>
            <w:vAlign w:val="center"/>
            <w:hideMark/>
          </w:tcPr>
          <w:p w14:paraId="3AE8CE7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47" w:type="pct"/>
            <w:tcBorders>
              <w:top w:val="nil"/>
              <w:left w:val="nil"/>
              <w:bottom w:val="single" w:sz="4" w:space="0" w:color="FFFFFF"/>
              <w:right w:val="nil"/>
            </w:tcBorders>
            <w:shd w:val="clear" w:color="000000" w:fill="387990"/>
            <w:vAlign w:val="center"/>
            <w:hideMark/>
          </w:tcPr>
          <w:p w14:paraId="1044E1E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155" w:type="pct"/>
            <w:vMerge/>
            <w:tcBorders>
              <w:top w:val="single" w:sz="4" w:space="0" w:color="FFFFFF"/>
              <w:left w:val="nil"/>
              <w:bottom w:val="single" w:sz="4" w:space="0" w:color="000000"/>
              <w:right w:val="nil"/>
            </w:tcBorders>
            <w:vAlign w:val="center"/>
            <w:hideMark/>
          </w:tcPr>
          <w:p w14:paraId="3D9A2EE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04" w:type="pct"/>
            <w:tcBorders>
              <w:top w:val="nil"/>
              <w:left w:val="nil"/>
              <w:bottom w:val="single" w:sz="4" w:space="0" w:color="FFFFFF"/>
              <w:right w:val="nil"/>
            </w:tcBorders>
            <w:shd w:val="clear" w:color="000000" w:fill="387990"/>
            <w:vAlign w:val="center"/>
            <w:hideMark/>
          </w:tcPr>
          <w:p w14:paraId="5F056C24"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82" w:type="pct"/>
            <w:tcBorders>
              <w:top w:val="nil"/>
              <w:left w:val="nil"/>
              <w:bottom w:val="nil"/>
              <w:right w:val="nil"/>
            </w:tcBorders>
            <w:shd w:val="clear" w:color="000000" w:fill="387990"/>
            <w:vAlign w:val="center"/>
            <w:hideMark/>
          </w:tcPr>
          <w:p w14:paraId="6E128B5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343" w:type="pct"/>
            <w:tcBorders>
              <w:top w:val="nil"/>
              <w:left w:val="nil"/>
              <w:bottom w:val="nil"/>
              <w:right w:val="nil"/>
            </w:tcBorders>
            <w:shd w:val="clear" w:color="000000" w:fill="387990"/>
            <w:vAlign w:val="bottom"/>
            <w:hideMark/>
          </w:tcPr>
          <w:p w14:paraId="5877DEB8" w14:textId="481ECC3E"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002C40C1">
              <w:rPr>
                <w:rFonts w:eastAsia="Times New Roman" w:cs="Times New Roman"/>
                <w:b/>
                <w:bCs/>
                <w:color w:val="FFFFFF"/>
                <w:sz w:val="20"/>
                <w:szCs w:val="20"/>
                <w:vertAlign w:val="superscript"/>
              </w:rPr>
              <w:t>c</w:t>
            </w:r>
          </w:p>
        </w:tc>
      </w:tr>
      <w:tr w:rsidR="00396D05" w:rsidRPr="00396D05" w14:paraId="5B863B5F" w14:textId="77777777" w:rsidTr="002C40C1">
        <w:trPr>
          <w:trHeight w:val="360"/>
        </w:trPr>
        <w:tc>
          <w:tcPr>
            <w:tcW w:w="1902" w:type="pct"/>
            <w:tcBorders>
              <w:top w:val="single" w:sz="4" w:space="0" w:color="auto"/>
              <w:left w:val="nil"/>
              <w:bottom w:val="single" w:sz="4" w:space="0" w:color="auto"/>
              <w:right w:val="nil"/>
            </w:tcBorders>
            <w:shd w:val="clear" w:color="auto" w:fill="auto"/>
            <w:vAlign w:val="center"/>
            <w:hideMark/>
          </w:tcPr>
          <w:p w14:paraId="128DB678"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867" w:type="pct"/>
            <w:tcBorders>
              <w:top w:val="single" w:sz="4" w:space="0" w:color="auto"/>
              <w:left w:val="nil"/>
              <w:bottom w:val="single" w:sz="4" w:space="0" w:color="auto"/>
              <w:right w:val="nil"/>
            </w:tcBorders>
            <w:shd w:val="clear" w:color="auto" w:fill="auto"/>
            <w:vAlign w:val="center"/>
            <w:hideMark/>
          </w:tcPr>
          <w:p w14:paraId="619DDD4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47" w:type="pct"/>
            <w:tcBorders>
              <w:top w:val="single" w:sz="4" w:space="0" w:color="auto"/>
              <w:left w:val="nil"/>
              <w:bottom w:val="single" w:sz="4" w:space="0" w:color="auto"/>
              <w:right w:val="nil"/>
            </w:tcBorders>
            <w:shd w:val="clear" w:color="auto" w:fill="auto"/>
            <w:vAlign w:val="center"/>
            <w:hideMark/>
          </w:tcPr>
          <w:p w14:paraId="003DE148"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155" w:type="pct"/>
            <w:tcBorders>
              <w:top w:val="nil"/>
              <w:left w:val="nil"/>
              <w:bottom w:val="single" w:sz="4" w:space="0" w:color="auto"/>
              <w:right w:val="nil"/>
            </w:tcBorders>
            <w:shd w:val="clear" w:color="auto" w:fill="auto"/>
            <w:vAlign w:val="center"/>
            <w:hideMark/>
          </w:tcPr>
          <w:p w14:paraId="60F832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804" w:type="pct"/>
            <w:tcBorders>
              <w:top w:val="single" w:sz="4" w:space="0" w:color="auto"/>
              <w:left w:val="nil"/>
              <w:bottom w:val="single" w:sz="4" w:space="0" w:color="auto"/>
              <w:right w:val="nil"/>
            </w:tcBorders>
            <w:shd w:val="clear" w:color="auto" w:fill="auto"/>
            <w:vAlign w:val="center"/>
            <w:hideMark/>
          </w:tcPr>
          <w:p w14:paraId="2CB1F8C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82" w:type="pct"/>
            <w:tcBorders>
              <w:top w:val="single" w:sz="4" w:space="0" w:color="auto"/>
              <w:left w:val="nil"/>
              <w:bottom w:val="single" w:sz="4" w:space="0" w:color="auto"/>
              <w:right w:val="nil"/>
            </w:tcBorders>
            <w:shd w:val="clear" w:color="auto" w:fill="auto"/>
            <w:vAlign w:val="center"/>
            <w:hideMark/>
          </w:tcPr>
          <w:p w14:paraId="42A0BE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343" w:type="pct"/>
            <w:tcBorders>
              <w:top w:val="single" w:sz="4" w:space="0" w:color="auto"/>
              <w:left w:val="nil"/>
              <w:bottom w:val="single" w:sz="4" w:space="0" w:color="auto"/>
              <w:right w:val="nil"/>
            </w:tcBorders>
            <w:shd w:val="clear" w:color="auto" w:fill="auto"/>
            <w:vAlign w:val="center"/>
            <w:hideMark/>
          </w:tcPr>
          <w:p w14:paraId="2BB861A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55309812"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7A09C3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867" w:type="pct"/>
            <w:tcBorders>
              <w:top w:val="nil"/>
              <w:left w:val="nil"/>
              <w:bottom w:val="single" w:sz="4" w:space="0" w:color="auto"/>
              <w:right w:val="nil"/>
            </w:tcBorders>
            <w:shd w:val="clear" w:color="auto" w:fill="auto"/>
            <w:noWrap/>
            <w:vAlign w:val="center"/>
            <w:hideMark/>
          </w:tcPr>
          <w:p w14:paraId="779557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75ADB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3397B45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5DEEBA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A740B9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40ECBD8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4B8FD2D5"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446E02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867" w:type="pct"/>
            <w:tcBorders>
              <w:top w:val="nil"/>
              <w:left w:val="nil"/>
              <w:bottom w:val="single" w:sz="4" w:space="0" w:color="auto"/>
              <w:right w:val="nil"/>
            </w:tcBorders>
            <w:shd w:val="clear" w:color="auto" w:fill="auto"/>
            <w:noWrap/>
            <w:vAlign w:val="center"/>
            <w:hideMark/>
          </w:tcPr>
          <w:p w14:paraId="6E12FE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69CACF7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248614B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46D5C6C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237F51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7C27F07"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30FF91E4"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6798246C"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867" w:type="pct"/>
            <w:tcBorders>
              <w:top w:val="nil"/>
              <w:left w:val="nil"/>
              <w:bottom w:val="single" w:sz="4" w:space="0" w:color="auto"/>
              <w:right w:val="nil"/>
            </w:tcBorders>
            <w:shd w:val="clear" w:color="auto" w:fill="auto"/>
            <w:noWrap/>
            <w:vAlign w:val="center"/>
            <w:hideMark/>
          </w:tcPr>
          <w:p w14:paraId="52BA246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4A13E6E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8DF11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86658D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96B228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E18303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2D70456F"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578CA9E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867" w:type="pct"/>
            <w:tcBorders>
              <w:top w:val="nil"/>
              <w:left w:val="nil"/>
              <w:bottom w:val="single" w:sz="4" w:space="0" w:color="auto"/>
              <w:right w:val="nil"/>
            </w:tcBorders>
            <w:shd w:val="clear" w:color="auto" w:fill="auto"/>
            <w:noWrap/>
            <w:vAlign w:val="center"/>
            <w:hideMark/>
          </w:tcPr>
          <w:p w14:paraId="4A5DCC3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B71468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3AAB6D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735A9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0C4D6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A5441E2"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6AB9C615"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4724797F"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867" w:type="pct"/>
            <w:tcBorders>
              <w:top w:val="nil"/>
              <w:left w:val="nil"/>
              <w:bottom w:val="single" w:sz="4" w:space="0" w:color="auto"/>
              <w:right w:val="nil"/>
            </w:tcBorders>
            <w:shd w:val="clear" w:color="auto" w:fill="auto"/>
            <w:noWrap/>
            <w:vAlign w:val="center"/>
            <w:hideMark/>
          </w:tcPr>
          <w:p w14:paraId="5D55C7E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EE1D08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09204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12768A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FE7B9D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7D17D1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5A1D3ED6"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73F0F9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867" w:type="pct"/>
            <w:tcBorders>
              <w:top w:val="nil"/>
              <w:left w:val="nil"/>
              <w:bottom w:val="single" w:sz="4" w:space="0" w:color="auto"/>
              <w:right w:val="nil"/>
            </w:tcBorders>
            <w:shd w:val="clear" w:color="auto" w:fill="auto"/>
            <w:noWrap/>
            <w:vAlign w:val="center"/>
            <w:hideMark/>
          </w:tcPr>
          <w:p w14:paraId="7EAD30E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553AD82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4D8230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6858F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CD7C6C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CF0BA06"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1989A533"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2F007C99"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Major household expenditures</w:t>
            </w:r>
          </w:p>
        </w:tc>
        <w:tc>
          <w:tcPr>
            <w:tcW w:w="867" w:type="pct"/>
            <w:tcBorders>
              <w:top w:val="nil"/>
              <w:left w:val="nil"/>
              <w:bottom w:val="single" w:sz="4" w:space="0" w:color="auto"/>
              <w:right w:val="nil"/>
            </w:tcBorders>
            <w:shd w:val="clear" w:color="auto" w:fill="auto"/>
            <w:noWrap/>
            <w:vAlign w:val="center"/>
            <w:hideMark/>
          </w:tcPr>
          <w:p w14:paraId="40B8BFC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AA289C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88CE95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0DFA79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4F2CF3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A7A8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bl>
    <w:p w14:paraId="50EE8D6C" w14:textId="78CCD6E9" w:rsidR="00D06829" w:rsidRPr="008170B4" w:rsidRDefault="008170B4" w:rsidP="00A91C6E">
      <w:pPr>
        <w:ind w:left="90" w:right="900" w:hanging="90"/>
        <w:rPr>
          <w:color w:val="auto"/>
          <w:sz w:val="16"/>
          <w:szCs w:val="16"/>
        </w:rPr>
      </w:pPr>
      <w:commentRangeStart w:id="398"/>
      <w:r w:rsidRPr="007472E6">
        <w:rPr>
          <w:color w:val="auto"/>
          <w:sz w:val="16"/>
          <w:szCs w:val="16"/>
        </w:rPr>
        <w:t>^ Results not statistically reliable, n&lt;30  </w:t>
      </w:r>
      <w:commentRangeEnd w:id="398"/>
      <w:r>
        <w:rPr>
          <w:rStyle w:val="CommentReference"/>
        </w:rPr>
        <w:commentReference w:id="398"/>
      </w:r>
    </w:p>
    <w:p w14:paraId="20ADE0B2" w14:textId="075CEB74" w:rsidR="00D06829" w:rsidRPr="00D06829" w:rsidRDefault="002C40C1" w:rsidP="00A91C6E">
      <w:pPr>
        <w:pStyle w:val="BodyText1"/>
        <w:spacing w:after="0"/>
        <w:ind w:left="90" w:right="900" w:hanging="90"/>
        <w:rPr>
          <w:sz w:val="16"/>
        </w:rPr>
      </w:pPr>
      <w:r>
        <w:rPr>
          <w:sz w:val="16"/>
          <w:vertAlign w:val="superscript"/>
        </w:rPr>
        <w:t>a</w:t>
      </w:r>
      <w:r w:rsidR="00D06829" w:rsidRPr="00D06829">
        <w:rPr>
          <w:sz w:val="16"/>
        </w:rPr>
        <w:t xml:space="preserve"> Estimates exclude households that do not have a primary adult female decisionmaker </w:t>
      </w:r>
      <w:r w:rsidR="00BB6EF9">
        <w:rPr>
          <w:sz w:val="16"/>
        </w:rPr>
        <w:t xml:space="preserve">who is a de jure household member </w:t>
      </w:r>
      <w:r w:rsidR="00D06829" w:rsidRPr="00D06829">
        <w:rPr>
          <w:sz w:val="16"/>
        </w:rPr>
        <w:t>or that have missing or incomplete data. Estimates also exclude respondents who do not participate in the activity or who report that no decision was made regarding the activity.</w:t>
      </w:r>
    </w:p>
    <w:p w14:paraId="4991DD83" w14:textId="1202E820" w:rsidR="00D06829" w:rsidRPr="00D06829" w:rsidRDefault="002C40C1" w:rsidP="00A91C6E">
      <w:pPr>
        <w:pStyle w:val="BodyText1"/>
        <w:spacing w:after="0"/>
        <w:ind w:left="90" w:right="900" w:hanging="90"/>
        <w:rPr>
          <w:sz w:val="16"/>
        </w:rPr>
      </w:pPr>
      <w:r>
        <w:rPr>
          <w:sz w:val="16"/>
          <w:vertAlign w:val="superscript"/>
        </w:rPr>
        <w:t>b</w:t>
      </w:r>
      <w:r w:rsidR="00D06829" w:rsidRPr="00D06829">
        <w:rPr>
          <w:sz w:val="16"/>
        </w:rPr>
        <w:t xml:space="preserve"> Estimates exclude households that do not have a primary adult male decisionmaker </w:t>
      </w:r>
      <w:r w:rsidR="00BB6EF9">
        <w:rPr>
          <w:sz w:val="16"/>
        </w:rPr>
        <w:t xml:space="preserve">who is a de jure household member </w:t>
      </w:r>
      <w:r w:rsidR="00D06829" w:rsidRPr="00D06829">
        <w:rPr>
          <w:sz w:val="16"/>
        </w:rPr>
        <w:t>or that have missing or incomplete data. Estimates also exclude respondents who do not participate in the activity or who report that no decision was made regarding the activity.</w:t>
      </w:r>
    </w:p>
    <w:p w14:paraId="7BEBC40D" w14:textId="7C4C5ECB" w:rsidR="00D06829" w:rsidRDefault="002C40C1" w:rsidP="00A91C6E">
      <w:pPr>
        <w:pStyle w:val="BodyText1"/>
        <w:spacing w:after="0"/>
        <w:ind w:left="90" w:right="900" w:hanging="90"/>
        <w:rPr>
          <w:sz w:val="16"/>
        </w:rPr>
      </w:pPr>
      <w:r w:rsidRPr="002C40C1">
        <w:rPr>
          <w:sz w:val="16"/>
          <w:vertAlign w:val="superscript"/>
        </w:rPr>
        <w:t xml:space="preserve">c </w:t>
      </w:r>
      <w:r w:rsidR="00D06829" w:rsidRPr="00D06829">
        <w:rPr>
          <w:sz w:val="16"/>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4AE0D602" w14:textId="52E42474" w:rsidR="002C40C1" w:rsidRPr="00D06829" w:rsidRDefault="00D06829" w:rsidP="00A91C6E">
      <w:pPr>
        <w:pStyle w:val="BodyText1"/>
        <w:spacing w:after="0"/>
        <w:ind w:right="900"/>
        <w:rPr>
          <w:sz w:val="16"/>
        </w:rPr>
      </w:pPr>
      <w:r w:rsidRPr="00D06829">
        <w:rPr>
          <w:sz w:val="16"/>
        </w:rPr>
        <w:t>Note:</w:t>
      </w:r>
      <w:r w:rsidR="00BB6EF9">
        <w:rPr>
          <w:sz w:val="16"/>
        </w:rPr>
        <w:t xml:space="preserve"> “</w:t>
      </w:r>
      <w:r w:rsidR="002C40C1" w:rsidRPr="00D06829">
        <w:rPr>
          <w:sz w:val="16"/>
        </w:rPr>
        <w:t>Having input</w:t>
      </w:r>
      <w:r w:rsidR="00BB6EF9">
        <w:rPr>
          <w:sz w:val="16"/>
        </w:rPr>
        <w:t>”</w:t>
      </w:r>
      <w:r w:rsidR="002C40C1" w:rsidRPr="00D06829">
        <w:rPr>
          <w:sz w:val="16"/>
        </w:rPr>
        <w:t xml:space="preserve"> means that the individual reported having input into most or all decisions regarding the use of income generated from the activity</w:t>
      </w:r>
      <w:r w:rsidR="002C40C1">
        <w:rPr>
          <w:sz w:val="16"/>
        </w:rPr>
        <w:t>.</w:t>
      </w:r>
    </w:p>
    <w:p w14:paraId="093B9489" w14:textId="624523AB" w:rsidR="00EC02F5" w:rsidRDefault="00D06829" w:rsidP="00A91C6E">
      <w:pPr>
        <w:pStyle w:val="BodyText1"/>
        <w:spacing w:after="240"/>
        <w:ind w:right="900"/>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w:t>
      </w:r>
    </w:p>
    <w:p w14:paraId="4DBDFCD9" w14:textId="56E28409" w:rsidR="00EC02F5" w:rsidRPr="00DF4DE5" w:rsidRDefault="00845301" w:rsidP="00A936DA">
      <w:pPr>
        <w:pStyle w:val="Heading3"/>
        <w:ind w:left="1440"/>
      </w:pPr>
      <w:bookmarkStart w:id="399" w:name="_Toc527139446"/>
      <w:bookmarkStart w:id="400" w:name="_Toc63673356"/>
      <w:r>
        <w:t>6.4</w:t>
      </w:r>
      <w:r w:rsidR="00A936DA">
        <w:t>.4</w:t>
      </w:r>
      <w:r w:rsidR="00A936DA">
        <w:tab/>
      </w:r>
      <w:r w:rsidR="00EC02F5">
        <w:t>Leadership</w:t>
      </w:r>
      <w:bookmarkEnd w:id="399"/>
      <w:bookmarkEnd w:id="400"/>
      <w:r w:rsidR="00EC02F5">
        <w:t xml:space="preserve"> </w:t>
      </w:r>
    </w:p>
    <w:p w14:paraId="0C99E9B3" w14:textId="11762F8A" w:rsidR="00EC02F5" w:rsidRPr="00DF4DE5" w:rsidRDefault="00EC02F5" w:rsidP="00845301">
      <w:pPr>
        <w:pStyle w:val="BodyText1"/>
      </w:pPr>
      <w:r>
        <w:t>Adequacy in</w:t>
      </w:r>
      <w:r w:rsidRPr="00DF4DE5">
        <w:t xml:space="preserve"> </w:t>
      </w:r>
      <w:r w:rsidR="00A91C6E">
        <w:rPr>
          <w:i/>
        </w:rPr>
        <w:t>l</w:t>
      </w:r>
      <w:r>
        <w:rPr>
          <w:i/>
        </w:rPr>
        <w:t xml:space="preserve">eadership </w:t>
      </w:r>
      <w:r w:rsidRPr="00CD357E">
        <w:t>is measured through an</w:t>
      </w:r>
      <w:r>
        <w:rPr>
          <w:i/>
        </w:rPr>
        <w:t xml:space="preserve"> </w:t>
      </w:r>
      <w:r w:rsidRPr="00DF4DE5">
        <w:t>individual</w:t>
      </w:r>
      <w:r>
        <w:t>’</w:t>
      </w:r>
      <w:r w:rsidRPr="00DF4DE5">
        <w:t xml:space="preserve">s </w:t>
      </w:r>
      <w:r>
        <w:t xml:space="preserve">active </w:t>
      </w:r>
      <w:r w:rsidRPr="00DF4DE5">
        <w:t xml:space="preserve">involvement with community </w:t>
      </w:r>
      <w:r>
        <w:t>group</w:t>
      </w:r>
      <w:r w:rsidRPr="00DF4DE5">
        <w:t xml:space="preserve">s. </w:t>
      </w:r>
      <w:r>
        <w:t xml:space="preserve">Respondents are considered adequate if they are active members of at least one community group. </w:t>
      </w:r>
      <w:r>
        <w:rPr>
          <w:b/>
        </w:rPr>
        <w:t xml:space="preserve">Table </w:t>
      </w:r>
      <w:r w:rsidR="00A936DA">
        <w:rPr>
          <w:b/>
        </w:rPr>
        <w:t>6.</w:t>
      </w:r>
      <w:r w:rsidR="00BE3B36">
        <w:rPr>
          <w:b/>
        </w:rPr>
        <w:t>4</w:t>
      </w:r>
      <w:r w:rsidR="00B94D3E">
        <w:rPr>
          <w:b/>
        </w:rPr>
        <w:t>.6</w:t>
      </w:r>
      <w:r w:rsidRPr="00DF4DE5">
        <w:rPr>
          <w:b/>
        </w:rPr>
        <w:t xml:space="preserve"> </w:t>
      </w:r>
      <w:r w:rsidRPr="00DF4DE5">
        <w:t>shows the percentage</w:t>
      </w:r>
      <w:r>
        <w:t>s</w:t>
      </w:r>
      <w:r w:rsidRPr="00DF4DE5">
        <w:t xml:space="preserve"> of </w:t>
      </w:r>
      <w:r>
        <w:t xml:space="preserve">women and men </w:t>
      </w:r>
      <w:r w:rsidRPr="00DF4DE5">
        <w:t xml:space="preserve">who are </w:t>
      </w:r>
      <w:r>
        <w:t xml:space="preserve">active </w:t>
      </w:r>
      <w:r w:rsidRPr="00DF4DE5">
        <w:t xml:space="preserve">members of </w:t>
      </w:r>
      <w:r>
        <w:t>groups in their community</w:t>
      </w:r>
      <w:r w:rsidRPr="00DF4DE5">
        <w:t>.</w:t>
      </w:r>
    </w:p>
    <w:p w14:paraId="07A73BD7" w14:textId="36A48374" w:rsidR="00EC02F5" w:rsidRDefault="00EC02F5" w:rsidP="00845301">
      <w:pPr>
        <w:pStyle w:val="BodyText1"/>
      </w:pPr>
      <w:r w:rsidRPr="00DF4DE5">
        <w:lastRenderedPageBreak/>
        <w:t>[</w:t>
      </w:r>
      <w:commentRangeStart w:id="401"/>
      <w:r w:rsidRPr="00D06829">
        <w:rPr>
          <w:highlight w:val="yellow"/>
        </w:rPr>
        <w:t>DESCRIBE</w:t>
      </w:r>
      <w:commentRangeEnd w:id="401"/>
      <w:r w:rsidR="00D06829">
        <w:rPr>
          <w:rStyle w:val="CommentReference"/>
          <w:rFonts w:eastAsia="Arial" w:cs="Arial"/>
          <w:color w:val="000000"/>
        </w:rPr>
        <w:commentReference w:id="401"/>
      </w:r>
      <w:r w:rsidRPr="00D06829">
        <w:rPr>
          <w:highlight w:val="yellow"/>
        </w:rPr>
        <w:t xml:space="preserve"> THE RESULTS IN THE TABLE.]</w:t>
      </w:r>
    </w:p>
    <w:p w14:paraId="4CBD2953" w14:textId="36A48374" w:rsidR="00EC02F5" w:rsidRPr="00D06829" w:rsidRDefault="00EC02F5" w:rsidP="00845301">
      <w:pPr>
        <w:pStyle w:val="Tabletitle"/>
      </w:pPr>
      <w:bookmarkStart w:id="402" w:name="_Toc63673085"/>
      <w:r w:rsidRPr="00D06829">
        <w:t xml:space="preserve">Table </w:t>
      </w:r>
      <w:r w:rsidR="00A936DA" w:rsidRPr="00D06829">
        <w:t>6</w:t>
      </w:r>
      <w:r w:rsidRPr="00D06829">
        <w:t>.</w:t>
      </w:r>
      <w:r w:rsidR="00D06829" w:rsidRPr="00D06829">
        <w:t>4</w:t>
      </w:r>
      <w:r w:rsidR="00A936DA" w:rsidRPr="00D06829">
        <w:t>.</w:t>
      </w:r>
      <w:r w:rsidR="00B94D3E" w:rsidRPr="00D06829">
        <w:t>6</w:t>
      </w:r>
      <w:r w:rsidR="00D06829" w:rsidRPr="00D06829">
        <w:t>:</w:t>
      </w:r>
      <w:r w:rsidR="00A936DA" w:rsidRPr="00D06829">
        <w:t xml:space="preserve"> </w:t>
      </w:r>
      <w:r w:rsidRPr="00D06829">
        <w:t xml:space="preserve">Group </w:t>
      </w:r>
      <w:r w:rsidR="00D06829" w:rsidRPr="00D06829">
        <w:t>Membership</w:t>
      </w:r>
      <w:r w:rsidRPr="00D06829">
        <w:t xml:space="preserve">, by </w:t>
      </w:r>
      <w:r w:rsidR="00D06829" w:rsidRPr="00D06829">
        <w:t>Sex</w:t>
      </w:r>
      <w:bookmarkEnd w:id="402"/>
    </w:p>
    <w:tbl>
      <w:tblPr>
        <w:tblW w:w="8366" w:type="dxa"/>
        <w:tblLook w:val="04A0" w:firstRow="1" w:lastRow="0" w:firstColumn="1" w:lastColumn="0" w:noHBand="0" w:noVBand="1"/>
      </w:tblPr>
      <w:tblGrid>
        <w:gridCol w:w="4140"/>
        <w:gridCol w:w="1866"/>
        <w:gridCol w:w="1866"/>
        <w:gridCol w:w="737"/>
      </w:tblGrid>
      <w:tr w:rsidR="00D06829" w:rsidRPr="00845301" w14:paraId="0A1BF004" w14:textId="77777777" w:rsidTr="00845301">
        <w:tc>
          <w:tcPr>
            <w:tcW w:w="4140" w:type="dxa"/>
            <w:vMerge w:val="restart"/>
            <w:tcBorders>
              <w:top w:val="single" w:sz="4" w:space="0" w:color="auto"/>
              <w:left w:val="nil"/>
              <w:bottom w:val="nil"/>
              <w:right w:val="nil"/>
            </w:tcBorders>
            <w:shd w:val="clear" w:color="000000" w:fill="387990"/>
            <w:vAlign w:val="bottom"/>
            <w:hideMark/>
          </w:tcPr>
          <w:p w14:paraId="72DB11E3" w14:textId="77777777" w:rsidR="00D06829" w:rsidRPr="00845301" w:rsidRDefault="00D06829" w:rsidP="00845301">
            <w:pPr>
              <w:keepNext/>
              <w:widowControl/>
              <w:spacing w:line="259" w:lineRule="auto"/>
              <w:rPr>
                <w:rFonts w:eastAsia="Times New Roman" w:cs="Times New Roman"/>
                <w:b/>
                <w:bCs/>
                <w:color w:val="FFFFFF"/>
                <w:sz w:val="20"/>
                <w:szCs w:val="20"/>
              </w:rPr>
            </w:pPr>
            <w:r w:rsidRPr="00845301">
              <w:rPr>
                <w:rFonts w:eastAsia="Times New Roman" w:cs="Times New Roman"/>
                <w:b/>
                <w:bCs/>
                <w:color w:val="FFFFFF"/>
                <w:sz w:val="20"/>
                <w:szCs w:val="20"/>
              </w:rPr>
              <w:t>Type of group</w:t>
            </w:r>
          </w:p>
        </w:tc>
        <w:tc>
          <w:tcPr>
            <w:tcW w:w="4469" w:type="dxa"/>
            <w:gridSpan w:val="3"/>
            <w:tcBorders>
              <w:top w:val="single" w:sz="4" w:space="0" w:color="auto"/>
              <w:left w:val="nil"/>
              <w:bottom w:val="single" w:sz="4" w:space="0" w:color="FFFFFF"/>
              <w:right w:val="nil"/>
            </w:tcBorders>
            <w:shd w:val="clear" w:color="000000" w:fill="387990"/>
            <w:vAlign w:val="center"/>
            <w:hideMark/>
          </w:tcPr>
          <w:p w14:paraId="594A1531"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Is an active group member</w:t>
            </w:r>
          </w:p>
        </w:tc>
      </w:tr>
      <w:tr w:rsidR="00D06829" w:rsidRPr="00845301" w14:paraId="4223440C" w14:textId="77777777" w:rsidTr="00845301">
        <w:tc>
          <w:tcPr>
            <w:tcW w:w="4140" w:type="dxa"/>
            <w:vMerge/>
            <w:tcBorders>
              <w:top w:val="single" w:sz="4" w:space="0" w:color="auto"/>
              <w:left w:val="nil"/>
              <w:bottom w:val="nil"/>
              <w:right w:val="nil"/>
            </w:tcBorders>
            <w:vAlign w:val="center"/>
            <w:hideMark/>
          </w:tcPr>
          <w:p w14:paraId="6CD37C8D" w14:textId="77777777" w:rsidR="00D06829" w:rsidRPr="00845301" w:rsidRDefault="00D06829" w:rsidP="00845301">
            <w:pPr>
              <w:keepNext/>
              <w:widowControl/>
              <w:spacing w:line="259" w:lineRule="auto"/>
              <w:rPr>
                <w:rFonts w:eastAsia="Times New Roman" w:cs="Times New Roman"/>
                <w:b/>
                <w:bCs/>
                <w:color w:val="FFFFFF"/>
                <w:sz w:val="20"/>
                <w:szCs w:val="20"/>
              </w:rPr>
            </w:pPr>
          </w:p>
        </w:tc>
        <w:tc>
          <w:tcPr>
            <w:tcW w:w="1866" w:type="dxa"/>
            <w:tcBorders>
              <w:top w:val="nil"/>
              <w:left w:val="nil"/>
              <w:bottom w:val="nil"/>
              <w:right w:val="nil"/>
            </w:tcBorders>
            <w:shd w:val="clear" w:color="000000" w:fill="387990"/>
            <w:vAlign w:val="center"/>
            <w:hideMark/>
          </w:tcPr>
          <w:p w14:paraId="085E28C8"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Female</w:t>
            </w:r>
            <w:r w:rsidRPr="00845301">
              <w:rPr>
                <w:rFonts w:eastAsia="Times New Roman" w:cs="Times New Roman"/>
                <w:b/>
                <w:bCs/>
                <w:color w:val="FFFFFF"/>
                <w:sz w:val="20"/>
                <w:szCs w:val="20"/>
                <w:vertAlign w:val="superscript"/>
              </w:rPr>
              <w:t>a,b</w:t>
            </w:r>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1866" w:type="dxa"/>
            <w:tcBorders>
              <w:top w:val="nil"/>
              <w:left w:val="nil"/>
              <w:bottom w:val="nil"/>
              <w:right w:val="nil"/>
            </w:tcBorders>
            <w:shd w:val="clear" w:color="000000" w:fill="387990"/>
            <w:vAlign w:val="center"/>
            <w:hideMark/>
          </w:tcPr>
          <w:p w14:paraId="1F4F485D"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Male</w:t>
            </w:r>
            <w:r w:rsidRPr="00845301">
              <w:rPr>
                <w:rFonts w:eastAsia="Times New Roman" w:cs="Times New Roman"/>
                <w:b/>
                <w:bCs/>
                <w:color w:val="FFFFFF"/>
                <w:sz w:val="20"/>
                <w:szCs w:val="20"/>
                <w:vertAlign w:val="superscript"/>
              </w:rPr>
              <w:t>a,c</w:t>
            </w:r>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737" w:type="dxa"/>
            <w:tcBorders>
              <w:top w:val="nil"/>
              <w:left w:val="nil"/>
              <w:bottom w:val="nil"/>
              <w:right w:val="nil"/>
            </w:tcBorders>
            <w:shd w:val="clear" w:color="000000" w:fill="387990"/>
            <w:vAlign w:val="bottom"/>
            <w:hideMark/>
          </w:tcPr>
          <w:p w14:paraId="3F97EB1B"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Sig.</w:t>
            </w:r>
            <w:r w:rsidRPr="00845301">
              <w:rPr>
                <w:rFonts w:eastAsia="Times New Roman" w:cs="Times New Roman"/>
                <w:b/>
                <w:bCs/>
                <w:color w:val="FFFFFF"/>
                <w:sz w:val="20"/>
                <w:szCs w:val="20"/>
                <w:vertAlign w:val="superscript"/>
              </w:rPr>
              <w:t>d</w:t>
            </w:r>
          </w:p>
        </w:tc>
      </w:tr>
      <w:tr w:rsidR="00D06829" w:rsidRPr="00845301" w14:paraId="0A0E5383" w14:textId="77777777" w:rsidTr="00845301">
        <w:tc>
          <w:tcPr>
            <w:tcW w:w="4140" w:type="dxa"/>
            <w:tcBorders>
              <w:top w:val="single" w:sz="4" w:space="0" w:color="auto"/>
              <w:left w:val="nil"/>
              <w:bottom w:val="single" w:sz="4" w:space="0" w:color="auto"/>
              <w:right w:val="nil"/>
            </w:tcBorders>
            <w:shd w:val="clear" w:color="auto" w:fill="auto"/>
            <w:hideMark/>
          </w:tcPr>
          <w:p w14:paraId="5DF66702" w14:textId="11FA6B35" w:rsidR="00D06829" w:rsidRPr="00845301" w:rsidRDefault="00D00096" w:rsidP="00845301">
            <w:pPr>
              <w:keepNext/>
              <w:widowControl/>
              <w:spacing w:line="259" w:lineRule="auto"/>
              <w:rPr>
                <w:rFonts w:eastAsia="Times New Roman" w:cs="Times New Roman"/>
                <w:b/>
                <w:bCs/>
                <w:color w:val="auto"/>
                <w:sz w:val="20"/>
                <w:szCs w:val="20"/>
              </w:rPr>
            </w:pPr>
            <w:r>
              <w:rPr>
                <w:rFonts w:eastAsia="Times New Roman" w:cs="Times New Roman"/>
                <w:b/>
                <w:bCs/>
                <w:color w:val="auto"/>
                <w:sz w:val="20"/>
                <w:szCs w:val="20"/>
              </w:rPr>
              <w:t>Any group</w:t>
            </w:r>
          </w:p>
        </w:tc>
        <w:tc>
          <w:tcPr>
            <w:tcW w:w="1866" w:type="dxa"/>
            <w:tcBorders>
              <w:top w:val="single" w:sz="4" w:space="0" w:color="auto"/>
              <w:left w:val="nil"/>
              <w:bottom w:val="single" w:sz="4" w:space="0" w:color="auto"/>
              <w:right w:val="nil"/>
            </w:tcBorders>
            <w:shd w:val="clear" w:color="auto" w:fill="auto"/>
            <w:vAlign w:val="center"/>
            <w:hideMark/>
          </w:tcPr>
          <w:p w14:paraId="50DAB215" w14:textId="0FFD71BC"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1866" w:type="dxa"/>
            <w:tcBorders>
              <w:top w:val="single" w:sz="4" w:space="0" w:color="auto"/>
              <w:left w:val="nil"/>
              <w:bottom w:val="single" w:sz="4" w:space="0" w:color="auto"/>
              <w:right w:val="nil"/>
            </w:tcBorders>
            <w:shd w:val="clear" w:color="auto" w:fill="auto"/>
            <w:vAlign w:val="center"/>
            <w:hideMark/>
          </w:tcPr>
          <w:p w14:paraId="70EEC138" w14:textId="0900EC1A"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737" w:type="dxa"/>
            <w:tcBorders>
              <w:top w:val="single" w:sz="4" w:space="0" w:color="auto"/>
              <w:left w:val="nil"/>
              <w:bottom w:val="single" w:sz="4" w:space="0" w:color="auto"/>
              <w:right w:val="nil"/>
            </w:tcBorders>
            <w:shd w:val="clear" w:color="auto" w:fill="auto"/>
            <w:vAlign w:val="center"/>
            <w:hideMark/>
          </w:tcPr>
          <w:p w14:paraId="12776946" w14:textId="036E5AC5" w:rsidR="00D06829" w:rsidRPr="00845301" w:rsidRDefault="00D06829" w:rsidP="00845301">
            <w:pPr>
              <w:keepNext/>
              <w:widowControl/>
              <w:spacing w:line="259" w:lineRule="auto"/>
              <w:jc w:val="center"/>
              <w:rPr>
                <w:rFonts w:eastAsia="Times New Roman" w:cs="Times New Roman"/>
                <w:b/>
                <w:bCs/>
                <w:color w:val="auto"/>
                <w:sz w:val="20"/>
                <w:szCs w:val="20"/>
              </w:rPr>
            </w:pPr>
          </w:p>
        </w:tc>
      </w:tr>
      <w:tr w:rsidR="00D06829" w:rsidRPr="00845301" w14:paraId="729F7FC7" w14:textId="77777777" w:rsidTr="00845301">
        <w:tc>
          <w:tcPr>
            <w:tcW w:w="4140" w:type="dxa"/>
            <w:tcBorders>
              <w:top w:val="nil"/>
              <w:left w:val="nil"/>
              <w:bottom w:val="single" w:sz="4" w:space="0" w:color="auto"/>
              <w:right w:val="nil"/>
            </w:tcBorders>
            <w:shd w:val="clear" w:color="auto" w:fill="auto"/>
            <w:noWrap/>
            <w:vAlign w:val="center"/>
            <w:hideMark/>
          </w:tcPr>
          <w:p w14:paraId="62A67B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Agricultural producer’s group</w:t>
            </w:r>
          </w:p>
        </w:tc>
        <w:tc>
          <w:tcPr>
            <w:tcW w:w="1866" w:type="dxa"/>
            <w:tcBorders>
              <w:top w:val="nil"/>
              <w:left w:val="nil"/>
              <w:bottom w:val="single" w:sz="4" w:space="0" w:color="auto"/>
              <w:right w:val="nil"/>
            </w:tcBorders>
            <w:shd w:val="clear" w:color="auto" w:fill="auto"/>
            <w:noWrap/>
            <w:vAlign w:val="center"/>
            <w:hideMark/>
          </w:tcPr>
          <w:p w14:paraId="27CD0B88" w14:textId="3B9CE952"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04022A6" w14:textId="0DAFB9A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77DDD4C" w14:textId="2971B40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7598DFBC" w14:textId="77777777" w:rsidTr="00845301">
        <w:tc>
          <w:tcPr>
            <w:tcW w:w="4140" w:type="dxa"/>
            <w:tcBorders>
              <w:top w:val="nil"/>
              <w:left w:val="nil"/>
              <w:bottom w:val="single" w:sz="4" w:space="0" w:color="auto"/>
              <w:right w:val="nil"/>
            </w:tcBorders>
            <w:shd w:val="clear" w:color="auto" w:fill="auto"/>
            <w:noWrap/>
            <w:vAlign w:val="center"/>
            <w:hideMark/>
          </w:tcPr>
          <w:p w14:paraId="6BF5F558"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Water users’ group</w:t>
            </w:r>
          </w:p>
        </w:tc>
        <w:tc>
          <w:tcPr>
            <w:tcW w:w="1866" w:type="dxa"/>
            <w:tcBorders>
              <w:top w:val="nil"/>
              <w:left w:val="nil"/>
              <w:bottom w:val="single" w:sz="4" w:space="0" w:color="auto"/>
              <w:right w:val="nil"/>
            </w:tcBorders>
            <w:shd w:val="clear" w:color="auto" w:fill="auto"/>
            <w:noWrap/>
            <w:vAlign w:val="center"/>
            <w:hideMark/>
          </w:tcPr>
          <w:p w14:paraId="55D21B24" w14:textId="0A143628"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78681CC0" w14:textId="446E4631"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4D23E870" w14:textId="55879F5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3FD35DE" w14:textId="77777777" w:rsidTr="00845301">
        <w:tc>
          <w:tcPr>
            <w:tcW w:w="4140" w:type="dxa"/>
            <w:tcBorders>
              <w:top w:val="nil"/>
              <w:left w:val="nil"/>
              <w:bottom w:val="single" w:sz="4" w:space="0" w:color="auto"/>
              <w:right w:val="nil"/>
            </w:tcBorders>
            <w:shd w:val="clear" w:color="auto" w:fill="auto"/>
            <w:noWrap/>
            <w:vAlign w:val="center"/>
            <w:hideMark/>
          </w:tcPr>
          <w:p w14:paraId="04CC215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Forest users’ group</w:t>
            </w:r>
          </w:p>
        </w:tc>
        <w:tc>
          <w:tcPr>
            <w:tcW w:w="1866" w:type="dxa"/>
            <w:tcBorders>
              <w:top w:val="nil"/>
              <w:left w:val="nil"/>
              <w:bottom w:val="single" w:sz="4" w:space="0" w:color="auto"/>
              <w:right w:val="nil"/>
            </w:tcBorders>
            <w:shd w:val="clear" w:color="auto" w:fill="auto"/>
            <w:noWrap/>
            <w:vAlign w:val="center"/>
            <w:hideMark/>
          </w:tcPr>
          <w:p w14:paraId="2627CBC4" w14:textId="4EF8A8C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FC0EAC7" w14:textId="346F5114"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06FBC690" w14:textId="2D8638FE"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23F95BEC" w14:textId="77777777" w:rsidTr="00845301">
        <w:tc>
          <w:tcPr>
            <w:tcW w:w="4140" w:type="dxa"/>
            <w:tcBorders>
              <w:top w:val="nil"/>
              <w:left w:val="nil"/>
              <w:bottom w:val="single" w:sz="4" w:space="0" w:color="auto"/>
              <w:right w:val="nil"/>
            </w:tcBorders>
            <w:shd w:val="clear" w:color="auto" w:fill="auto"/>
            <w:noWrap/>
            <w:vAlign w:val="center"/>
            <w:hideMark/>
          </w:tcPr>
          <w:p w14:paraId="240837E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Credit or micro-finance group</w:t>
            </w:r>
          </w:p>
        </w:tc>
        <w:tc>
          <w:tcPr>
            <w:tcW w:w="1866" w:type="dxa"/>
            <w:tcBorders>
              <w:top w:val="nil"/>
              <w:left w:val="nil"/>
              <w:bottom w:val="single" w:sz="4" w:space="0" w:color="auto"/>
              <w:right w:val="nil"/>
            </w:tcBorders>
            <w:shd w:val="clear" w:color="auto" w:fill="auto"/>
            <w:noWrap/>
            <w:vAlign w:val="center"/>
            <w:hideMark/>
          </w:tcPr>
          <w:p w14:paraId="6A56545D" w14:textId="1145421E"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CEF68C0" w14:textId="2906243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579255FB" w14:textId="6BA7DEA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6B071B1" w14:textId="77777777" w:rsidTr="00845301">
        <w:tc>
          <w:tcPr>
            <w:tcW w:w="4140" w:type="dxa"/>
            <w:tcBorders>
              <w:top w:val="nil"/>
              <w:left w:val="nil"/>
              <w:bottom w:val="single" w:sz="4" w:space="0" w:color="auto"/>
              <w:right w:val="nil"/>
            </w:tcBorders>
            <w:shd w:val="clear" w:color="auto" w:fill="auto"/>
            <w:noWrap/>
            <w:vAlign w:val="center"/>
            <w:hideMark/>
          </w:tcPr>
          <w:p w14:paraId="30482921"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Mutual help or insurance group</w:t>
            </w:r>
          </w:p>
        </w:tc>
        <w:tc>
          <w:tcPr>
            <w:tcW w:w="1866" w:type="dxa"/>
            <w:tcBorders>
              <w:top w:val="nil"/>
              <w:left w:val="nil"/>
              <w:bottom w:val="single" w:sz="4" w:space="0" w:color="auto"/>
              <w:right w:val="nil"/>
            </w:tcBorders>
            <w:shd w:val="clear" w:color="auto" w:fill="auto"/>
            <w:noWrap/>
            <w:vAlign w:val="center"/>
            <w:hideMark/>
          </w:tcPr>
          <w:p w14:paraId="5B5E99E6" w14:textId="22152E2B"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742EE43" w14:textId="2198F360"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DBB54C9" w14:textId="03BD75D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0770B7D" w14:textId="77777777" w:rsidTr="00845301">
        <w:tc>
          <w:tcPr>
            <w:tcW w:w="4140" w:type="dxa"/>
            <w:tcBorders>
              <w:top w:val="nil"/>
              <w:left w:val="nil"/>
              <w:bottom w:val="single" w:sz="4" w:space="0" w:color="auto"/>
              <w:right w:val="nil"/>
            </w:tcBorders>
            <w:shd w:val="clear" w:color="auto" w:fill="auto"/>
            <w:noWrap/>
            <w:vAlign w:val="center"/>
            <w:hideMark/>
          </w:tcPr>
          <w:p w14:paraId="4A0688D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Trade and business association </w:t>
            </w:r>
          </w:p>
        </w:tc>
        <w:tc>
          <w:tcPr>
            <w:tcW w:w="1866" w:type="dxa"/>
            <w:tcBorders>
              <w:top w:val="nil"/>
              <w:left w:val="nil"/>
              <w:bottom w:val="single" w:sz="4" w:space="0" w:color="auto"/>
              <w:right w:val="nil"/>
            </w:tcBorders>
            <w:shd w:val="clear" w:color="auto" w:fill="auto"/>
            <w:noWrap/>
            <w:vAlign w:val="center"/>
            <w:hideMark/>
          </w:tcPr>
          <w:p w14:paraId="77BD5FE5" w14:textId="165F0D15"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3714DDB0" w14:textId="57858CC9"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6896867" w14:textId="3976D0AA"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5CFBF9C" w14:textId="77777777" w:rsidTr="00845301">
        <w:tc>
          <w:tcPr>
            <w:tcW w:w="4140" w:type="dxa"/>
            <w:tcBorders>
              <w:top w:val="nil"/>
              <w:left w:val="nil"/>
              <w:bottom w:val="single" w:sz="4" w:space="0" w:color="auto"/>
              <w:right w:val="nil"/>
            </w:tcBorders>
            <w:shd w:val="clear" w:color="auto" w:fill="auto"/>
            <w:noWrap/>
            <w:vAlign w:val="center"/>
            <w:hideMark/>
          </w:tcPr>
          <w:p w14:paraId="02008C9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Civic or charitable group </w:t>
            </w:r>
          </w:p>
        </w:tc>
        <w:tc>
          <w:tcPr>
            <w:tcW w:w="1866" w:type="dxa"/>
            <w:tcBorders>
              <w:top w:val="nil"/>
              <w:left w:val="nil"/>
              <w:bottom w:val="single" w:sz="4" w:space="0" w:color="auto"/>
              <w:right w:val="nil"/>
            </w:tcBorders>
            <w:shd w:val="clear" w:color="auto" w:fill="auto"/>
            <w:noWrap/>
            <w:vAlign w:val="center"/>
            <w:hideMark/>
          </w:tcPr>
          <w:p w14:paraId="6A1EFA1C" w14:textId="1E2FD4D7"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416E0247" w14:textId="2C04EFB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45A432C" w14:textId="546DB88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F7BAEDB" w14:textId="77777777" w:rsidTr="00845301">
        <w:tc>
          <w:tcPr>
            <w:tcW w:w="4140" w:type="dxa"/>
            <w:tcBorders>
              <w:top w:val="nil"/>
              <w:left w:val="nil"/>
              <w:bottom w:val="single" w:sz="4" w:space="0" w:color="auto"/>
              <w:right w:val="nil"/>
            </w:tcBorders>
            <w:shd w:val="clear" w:color="auto" w:fill="auto"/>
            <w:noWrap/>
            <w:vAlign w:val="center"/>
            <w:hideMark/>
          </w:tcPr>
          <w:p w14:paraId="0DF6883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Local government</w:t>
            </w:r>
          </w:p>
        </w:tc>
        <w:tc>
          <w:tcPr>
            <w:tcW w:w="1866" w:type="dxa"/>
            <w:tcBorders>
              <w:top w:val="nil"/>
              <w:left w:val="nil"/>
              <w:bottom w:val="single" w:sz="4" w:space="0" w:color="auto"/>
              <w:right w:val="nil"/>
            </w:tcBorders>
            <w:shd w:val="clear" w:color="auto" w:fill="auto"/>
            <w:noWrap/>
            <w:vAlign w:val="center"/>
            <w:hideMark/>
          </w:tcPr>
          <w:p w14:paraId="45D520FD" w14:textId="104D7DA6"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C5F76C9" w14:textId="07D9F1E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155CAD93" w14:textId="4F22891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37192EA0" w14:textId="77777777" w:rsidTr="00845301">
        <w:tc>
          <w:tcPr>
            <w:tcW w:w="4140" w:type="dxa"/>
            <w:tcBorders>
              <w:top w:val="nil"/>
              <w:left w:val="nil"/>
              <w:bottom w:val="single" w:sz="4" w:space="0" w:color="auto"/>
              <w:right w:val="nil"/>
            </w:tcBorders>
            <w:shd w:val="clear" w:color="auto" w:fill="auto"/>
            <w:noWrap/>
            <w:vAlign w:val="center"/>
            <w:hideMark/>
          </w:tcPr>
          <w:p w14:paraId="66EFC1DA"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Religious group</w:t>
            </w:r>
          </w:p>
        </w:tc>
        <w:tc>
          <w:tcPr>
            <w:tcW w:w="1866" w:type="dxa"/>
            <w:tcBorders>
              <w:top w:val="nil"/>
              <w:left w:val="nil"/>
              <w:bottom w:val="single" w:sz="4" w:space="0" w:color="auto"/>
              <w:right w:val="nil"/>
            </w:tcBorders>
            <w:shd w:val="clear" w:color="auto" w:fill="auto"/>
            <w:noWrap/>
            <w:vAlign w:val="center"/>
            <w:hideMark/>
          </w:tcPr>
          <w:p w14:paraId="16ECAE2D" w14:textId="7AF1B3C1"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0E2AFFE" w14:textId="2589FE1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3866D3A" w14:textId="39E6298D"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87EAF55" w14:textId="77777777" w:rsidTr="00845301">
        <w:tc>
          <w:tcPr>
            <w:tcW w:w="4140" w:type="dxa"/>
            <w:tcBorders>
              <w:top w:val="nil"/>
              <w:left w:val="nil"/>
              <w:bottom w:val="single" w:sz="4" w:space="0" w:color="auto"/>
              <w:right w:val="nil"/>
            </w:tcBorders>
            <w:shd w:val="clear" w:color="auto" w:fill="auto"/>
            <w:noWrap/>
            <w:vAlign w:val="center"/>
            <w:hideMark/>
          </w:tcPr>
          <w:p w14:paraId="5C1E80D2"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 women’s group</w:t>
            </w:r>
          </w:p>
        </w:tc>
        <w:tc>
          <w:tcPr>
            <w:tcW w:w="1866" w:type="dxa"/>
            <w:tcBorders>
              <w:top w:val="nil"/>
              <w:left w:val="nil"/>
              <w:bottom w:val="single" w:sz="4" w:space="0" w:color="auto"/>
              <w:right w:val="nil"/>
            </w:tcBorders>
            <w:shd w:val="clear" w:color="auto" w:fill="auto"/>
            <w:noWrap/>
            <w:vAlign w:val="center"/>
            <w:hideMark/>
          </w:tcPr>
          <w:p w14:paraId="1940EA2F" w14:textId="4DD4D499"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000000" w:fill="D9D9D9"/>
            <w:vAlign w:val="center"/>
            <w:hideMark/>
          </w:tcPr>
          <w:p w14:paraId="6A64C425" w14:textId="78ECCB4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vAlign w:val="center"/>
            <w:hideMark/>
          </w:tcPr>
          <w:p w14:paraId="36C5ACB0" w14:textId="2F3F002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A0FE849" w14:textId="77777777" w:rsidTr="00845301">
        <w:tc>
          <w:tcPr>
            <w:tcW w:w="4140" w:type="dxa"/>
            <w:tcBorders>
              <w:top w:val="nil"/>
              <w:left w:val="nil"/>
              <w:bottom w:val="single" w:sz="4" w:space="0" w:color="auto"/>
              <w:right w:val="nil"/>
            </w:tcBorders>
            <w:shd w:val="clear" w:color="auto" w:fill="auto"/>
            <w:noWrap/>
            <w:vAlign w:val="center"/>
            <w:hideMark/>
          </w:tcPr>
          <w:p w14:paraId="0F1930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w:t>
            </w:r>
          </w:p>
        </w:tc>
        <w:tc>
          <w:tcPr>
            <w:tcW w:w="1866" w:type="dxa"/>
            <w:tcBorders>
              <w:top w:val="nil"/>
              <w:left w:val="nil"/>
              <w:bottom w:val="single" w:sz="4" w:space="0" w:color="auto"/>
              <w:right w:val="nil"/>
            </w:tcBorders>
            <w:shd w:val="clear" w:color="auto" w:fill="auto"/>
            <w:noWrap/>
            <w:vAlign w:val="center"/>
            <w:hideMark/>
          </w:tcPr>
          <w:p w14:paraId="54569E86" w14:textId="1EF62CE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A0C4F0D" w14:textId="6524F44D"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5416D6D" w14:textId="55BD2721"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4F9CABB6" w14:textId="77777777" w:rsidTr="00845301">
        <w:tc>
          <w:tcPr>
            <w:tcW w:w="4140" w:type="dxa"/>
            <w:tcBorders>
              <w:top w:val="nil"/>
              <w:left w:val="nil"/>
              <w:bottom w:val="single" w:sz="4" w:space="0" w:color="auto"/>
              <w:right w:val="nil"/>
            </w:tcBorders>
            <w:shd w:val="clear" w:color="auto" w:fill="auto"/>
            <w:vAlign w:val="bottom"/>
            <w:hideMark/>
          </w:tcPr>
          <w:p w14:paraId="6F4EEB65" w14:textId="17DC6112" w:rsidR="00D06829" w:rsidRPr="00845301" w:rsidRDefault="00D06829" w:rsidP="00D00096">
            <w:pPr>
              <w:widowControl/>
              <w:spacing w:line="259" w:lineRule="auto"/>
              <w:rPr>
                <w:rFonts w:eastAsia="Times New Roman" w:cs="Times New Roman"/>
                <w:b/>
                <w:bCs/>
                <w:sz w:val="20"/>
                <w:szCs w:val="20"/>
              </w:rPr>
            </w:pPr>
            <w:r w:rsidRPr="00845301">
              <w:rPr>
                <w:rFonts w:eastAsia="Times New Roman" w:cs="Times New Roman"/>
                <w:b/>
                <w:bCs/>
                <w:sz w:val="20"/>
                <w:szCs w:val="20"/>
              </w:rPr>
              <w:t xml:space="preserve">Number of </w:t>
            </w:r>
            <w:r w:rsidR="00D00096">
              <w:rPr>
                <w:rFonts w:eastAsia="Times New Roman" w:cs="Times New Roman"/>
                <w:b/>
                <w:bCs/>
                <w:sz w:val="20"/>
                <w:szCs w:val="20"/>
              </w:rPr>
              <w:t>individuals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866" w:type="dxa"/>
            <w:tcBorders>
              <w:top w:val="nil"/>
              <w:left w:val="nil"/>
              <w:bottom w:val="single" w:sz="4" w:space="0" w:color="auto"/>
              <w:right w:val="nil"/>
            </w:tcBorders>
            <w:shd w:val="clear" w:color="auto" w:fill="auto"/>
            <w:noWrap/>
            <w:vAlign w:val="bottom"/>
            <w:hideMark/>
          </w:tcPr>
          <w:p w14:paraId="41A96858" w14:textId="5493122D"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bottom"/>
            <w:hideMark/>
          </w:tcPr>
          <w:p w14:paraId="1B14CC1E" w14:textId="292D257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noWrap/>
            <w:vAlign w:val="bottom"/>
            <w:hideMark/>
          </w:tcPr>
          <w:p w14:paraId="07E74DB4" w14:textId="4403D76B" w:rsidR="00D06829" w:rsidRPr="00845301" w:rsidRDefault="00D06829" w:rsidP="00845301">
            <w:pPr>
              <w:widowControl/>
              <w:spacing w:line="259" w:lineRule="auto"/>
              <w:jc w:val="center"/>
              <w:rPr>
                <w:rFonts w:eastAsia="Times New Roman" w:cs="Times New Roman"/>
                <w:sz w:val="20"/>
                <w:szCs w:val="20"/>
              </w:rPr>
            </w:pPr>
          </w:p>
        </w:tc>
      </w:tr>
    </w:tbl>
    <w:p w14:paraId="1C51C341" w14:textId="7E0A817E" w:rsidR="00D06829" w:rsidRPr="008170B4" w:rsidRDefault="008170B4" w:rsidP="00A91C6E">
      <w:pPr>
        <w:ind w:left="90" w:right="720" w:hanging="90"/>
        <w:rPr>
          <w:color w:val="auto"/>
          <w:sz w:val="16"/>
          <w:szCs w:val="16"/>
        </w:rPr>
      </w:pPr>
      <w:commentRangeStart w:id="403"/>
      <w:r w:rsidRPr="007472E6">
        <w:rPr>
          <w:color w:val="auto"/>
          <w:sz w:val="16"/>
          <w:szCs w:val="16"/>
        </w:rPr>
        <w:t>^ Results not statistically reliable, n&lt;30  </w:t>
      </w:r>
      <w:commentRangeEnd w:id="403"/>
      <w:r>
        <w:rPr>
          <w:rStyle w:val="CommentReference"/>
        </w:rPr>
        <w:commentReference w:id="403"/>
      </w:r>
    </w:p>
    <w:p w14:paraId="07BC5A3A" w14:textId="7416C019" w:rsidR="00D06829" w:rsidRDefault="00D06829" w:rsidP="00A91C6E">
      <w:pPr>
        <w:pStyle w:val="TF-TblFN"/>
        <w:spacing w:before="0" w:line="276" w:lineRule="auto"/>
        <w:ind w:left="90" w:right="720" w:hanging="90"/>
      </w:pPr>
      <w:r w:rsidRPr="0061122E">
        <w:rPr>
          <w:vertAlign w:val="superscript"/>
        </w:rPr>
        <w:t>a</w:t>
      </w:r>
      <w:r>
        <w:t xml:space="preserve"> The denominator for these percentages include</w:t>
      </w:r>
      <w:r w:rsidR="00A91C6E">
        <w:t>s</w:t>
      </w:r>
      <w:r>
        <w:t xml:space="preserv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of this empowerment indicator.</w:t>
      </w:r>
    </w:p>
    <w:p w14:paraId="5FDE0CBB" w14:textId="0B96A96E" w:rsidR="00D06829" w:rsidRDefault="00D06829" w:rsidP="00A91C6E">
      <w:pPr>
        <w:pStyle w:val="TF-TblFN"/>
        <w:spacing w:before="0" w:line="276" w:lineRule="auto"/>
        <w:ind w:left="90" w:right="720" w:hanging="90"/>
      </w:pPr>
      <w:r w:rsidRPr="00D06829">
        <w:rPr>
          <w:vertAlign w:val="superscript"/>
        </w:rPr>
        <w:t>b</w:t>
      </w:r>
      <w:r>
        <w:t xml:space="preserve"> Estimates exclude households that do not have a primary adult female decisionmaker </w:t>
      </w:r>
      <w:r w:rsidR="007E504B">
        <w:t xml:space="preserve">who is a de jure household member </w:t>
      </w:r>
      <w:r>
        <w:t>or that have missing or incomplete data.</w:t>
      </w:r>
    </w:p>
    <w:p w14:paraId="649B3B79" w14:textId="2E7A8B24" w:rsidR="00D06829" w:rsidRDefault="00D06829" w:rsidP="00A91C6E">
      <w:pPr>
        <w:pStyle w:val="TF-TblFN"/>
        <w:spacing w:before="0" w:line="276" w:lineRule="auto"/>
        <w:ind w:left="90" w:right="720" w:hanging="90"/>
      </w:pPr>
      <w:r w:rsidRPr="0061122E">
        <w:rPr>
          <w:vertAlign w:val="superscript"/>
        </w:rPr>
        <w:t>c</w:t>
      </w:r>
      <w:r>
        <w:t xml:space="preserve"> Estimates exclude households that do not have a primary adult male decisionmaker </w:t>
      </w:r>
      <w:r w:rsidR="007E504B">
        <w:t xml:space="preserve">who is a de jure household member </w:t>
      </w:r>
      <w:r>
        <w:t>or that have missing or incomplete data.</w:t>
      </w:r>
    </w:p>
    <w:p w14:paraId="756A4C45" w14:textId="212244FD" w:rsidR="00D06829" w:rsidRDefault="00D06829" w:rsidP="00A91C6E">
      <w:pPr>
        <w:pStyle w:val="TF-TblFN"/>
        <w:spacing w:before="0" w:line="276" w:lineRule="auto"/>
        <w:ind w:left="90" w:right="720" w:hanging="90"/>
      </w:pPr>
      <w:r w:rsidRPr="0061122E">
        <w:rPr>
          <w:vertAlign w:val="superscript"/>
        </w:rPr>
        <w:t>d</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DC4C04D" w14:textId="1037E2FB" w:rsidR="00EC02F5" w:rsidRDefault="00D06829" w:rsidP="00A91C6E">
      <w:pPr>
        <w:pStyle w:val="TF-TblFN"/>
        <w:spacing w:before="0" w:after="240" w:line="276" w:lineRule="auto"/>
        <w:ind w:left="86" w:right="720" w:hanging="86"/>
      </w:pPr>
      <w:r>
        <w:t>Source: Feed the Future [</w:t>
      </w:r>
      <w:r w:rsidRPr="00D66798">
        <w:rPr>
          <w:highlight w:val="yellow"/>
        </w:rPr>
        <w:t>Country</w:t>
      </w:r>
      <w:r>
        <w:t>] ZOI Survey [</w:t>
      </w:r>
      <w:r w:rsidRPr="00D66798">
        <w:rPr>
          <w:highlight w:val="yellow"/>
        </w:rPr>
        <w:t>Survey year(s)</w:t>
      </w:r>
      <w:r>
        <w:t>]</w:t>
      </w:r>
    </w:p>
    <w:p w14:paraId="5F629D5C" w14:textId="3A225ECF" w:rsidR="00EC02F5" w:rsidRPr="00DF4DE5" w:rsidRDefault="00A936DA" w:rsidP="00A936DA">
      <w:pPr>
        <w:pStyle w:val="Heading3"/>
        <w:ind w:left="1440"/>
      </w:pPr>
      <w:bookmarkStart w:id="404" w:name="_Toc527139447"/>
      <w:bookmarkStart w:id="405" w:name="_Toc63673357"/>
      <w:r>
        <w:t>6.</w:t>
      </w:r>
      <w:r w:rsidR="00BE3B36">
        <w:t>4</w:t>
      </w:r>
      <w:r>
        <w:t>.5</w:t>
      </w:r>
      <w:r>
        <w:tab/>
      </w:r>
      <w:r w:rsidR="00EC02F5" w:rsidRPr="00DF4DE5">
        <w:t>Time</w:t>
      </w:r>
      <w:bookmarkEnd w:id="404"/>
      <w:bookmarkEnd w:id="405"/>
      <w:r w:rsidR="00EC02F5" w:rsidRPr="00DF4DE5">
        <w:t xml:space="preserve"> </w:t>
      </w:r>
    </w:p>
    <w:p w14:paraId="653BB1F4" w14:textId="4B0B609E" w:rsidR="00EC02F5" w:rsidRDefault="00EC02F5" w:rsidP="00845301">
      <w:pPr>
        <w:pStyle w:val="BodyText1"/>
      </w:pPr>
      <w:r>
        <w:t xml:space="preserve">Adequacy in the last domain, </w:t>
      </w:r>
      <w:r w:rsidR="00A91C6E">
        <w:rPr>
          <w:i/>
        </w:rPr>
        <w:t>t</w:t>
      </w:r>
      <w:r w:rsidRPr="00111756">
        <w:rPr>
          <w:i/>
        </w:rPr>
        <w:t>ime</w:t>
      </w:r>
      <w:r>
        <w:t xml:space="preserve">, </w:t>
      </w:r>
      <w:r w:rsidRPr="00DF4DE5">
        <w:t xml:space="preserve">assesses </w:t>
      </w:r>
      <w:r>
        <w:t xml:space="preserve">the </w:t>
      </w:r>
      <w:r w:rsidRPr="00DF4DE5">
        <w:t>workload</w:t>
      </w:r>
      <w:r>
        <w:t>s</w:t>
      </w:r>
      <w:r w:rsidRPr="00DF4DE5">
        <w:t xml:space="preserve"> </w:t>
      </w:r>
      <w:r>
        <w:t>of women and men, a</w:t>
      </w:r>
      <w:r w:rsidRPr="00DF4DE5">
        <w:t xml:space="preserve">s </w:t>
      </w:r>
      <w:r>
        <w:t>measured</w:t>
      </w:r>
      <w:r w:rsidRPr="00DF4DE5">
        <w:t xml:space="preserve"> </w:t>
      </w:r>
      <w:r>
        <w:t xml:space="preserve">using </w:t>
      </w:r>
      <w:r w:rsidRPr="00DF4DE5">
        <w:t>a time allocation log</w:t>
      </w:r>
      <w:r>
        <w:t xml:space="preserve">. Respondents are considered adequate if they </w:t>
      </w:r>
      <w:r w:rsidRPr="00EF0E40">
        <w:t>spend 10.5 hours or less performing work activities in a 24-hour period.</w:t>
      </w:r>
      <w:r>
        <w:t xml:space="preserve"> </w:t>
      </w:r>
      <w:r w:rsidRPr="00DF4DE5">
        <w:rPr>
          <w:b/>
        </w:rPr>
        <w:t xml:space="preserve">Table </w:t>
      </w:r>
      <w:r w:rsidR="00A936DA">
        <w:rPr>
          <w:b/>
        </w:rPr>
        <w:t>6.</w:t>
      </w:r>
      <w:r w:rsidR="00550C71">
        <w:rPr>
          <w:b/>
        </w:rPr>
        <w:t>4</w:t>
      </w:r>
      <w:r w:rsidR="00A936DA">
        <w:rPr>
          <w:b/>
        </w:rPr>
        <w:t>.</w:t>
      </w:r>
      <w:r w:rsidR="00B94D3E">
        <w:rPr>
          <w:b/>
        </w:rPr>
        <w:t>7</w:t>
      </w:r>
      <w:r>
        <w:rPr>
          <w:b/>
        </w:rPr>
        <w:t xml:space="preserve"> </w:t>
      </w:r>
      <w:r>
        <w:t>shows</w:t>
      </w:r>
      <w:r w:rsidRPr="00DF4DE5">
        <w:t xml:space="preserve"> the percentage</w:t>
      </w:r>
      <w:r>
        <w:t xml:space="preserve">s of women </w:t>
      </w:r>
      <w:r w:rsidR="00430647">
        <w:t>and men who</w:t>
      </w:r>
      <w:r>
        <w:t xml:space="preserve"> performed the listed activities the day prior to the survey </w:t>
      </w:r>
      <w:r w:rsidRPr="00DF4DE5">
        <w:t xml:space="preserve">and </w:t>
      </w:r>
      <w:r>
        <w:t xml:space="preserve">the </w:t>
      </w:r>
      <w:r w:rsidRPr="00DF4DE5">
        <w:t xml:space="preserve">average </w:t>
      </w:r>
      <w:r>
        <w:t xml:space="preserve">number of </w:t>
      </w:r>
      <w:r w:rsidRPr="00DF4DE5">
        <w:t xml:space="preserve">hours </w:t>
      </w:r>
      <w:r>
        <w:t>that they spent performing each activity</w:t>
      </w:r>
      <w:r w:rsidRPr="00DF4DE5">
        <w:t xml:space="preserve">. </w:t>
      </w:r>
      <w:r w:rsidRPr="00111756">
        <w:t>The</w:t>
      </w:r>
      <w:r w:rsidRPr="00DF4DE5">
        <w:t xml:space="preserve"> percentage</w:t>
      </w:r>
      <w:r>
        <w:t>s</w:t>
      </w:r>
      <w:r w:rsidRPr="00DF4DE5">
        <w:t xml:space="preserve"> </w:t>
      </w:r>
      <w:r>
        <w:t>indicate</w:t>
      </w:r>
      <w:r w:rsidRPr="00DF4DE5">
        <w:t xml:space="preserve"> </w:t>
      </w:r>
      <w:r>
        <w:t>those individuals</w:t>
      </w:r>
      <w:r w:rsidRPr="00DF4DE5">
        <w:t xml:space="preserve"> who reported </w:t>
      </w:r>
      <w:r>
        <w:t>performing the</w:t>
      </w:r>
      <w:r w:rsidRPr="00DF4DE5">
        <w:t xml:space="preserve"> activity, irrespective of the length of time </w:t>
      </w:r>
      <w:r>
        <w:t xml:space="preserve">that they </w:t>
      </w:r>
      <w:r w:rsidRPr="00DF4DE5">
        <w:t xml:space="preserve">spent performing the activity. The average hours spent performing an activity is the average across all </w:t>
      </w:r>
      <w:r>
        <w:t>individuals</w:t>
      </w:r>
      <w:r w:rsidRPr="00DF4DE5">
        <w:t xml:space="preserve">, </w:t>
      </w:r>
      <w:r>
        <w:t>assigning zero hours to individuals</w:t>
      </w:r>
      <w:r w:rsidRPr="00DF4DE5">
        <w:t xml:space="preserve"> who did not perform an activity.</w:t>
      </w:r>
      <w:r>
        <w:t xml:space="preserve"> </w:t>
      </w:r>
      <w:r w:rsidR="00430647">
        <w:t>Note that individuals who reported that the hours worked the day prior to the ZOI Survey were not normal are excluded from the results.</w:t>
      </w:r>
    </w:p>
    <w:p w14:paraId="3E26CE2F" w14:textId="77777777" w:rsidR="00EC02F5" w:rsidRDefault="00EC02F5" w:rsidP="00845301">
      <w:pPr>
        <w:pStyle w:val="BodyText1"/>
      </w:pPr>
      <w:r w:rsidRPr="00DF4DE5">
        <w:t>[</w:t>
      </w:r>
      <w:commentRangeStart w:id="406"/>
      <w:r w:rsidRPr="00550C71">
        <w:rPr>
          <w:highlight w:val="yellow"/>
        </w:rPr>
        <w:t>DESCRIBE THE RESULTS IN THESE TABLES.]</w:t>
      </w:r>
      <w:commentRangeEnd w:id="406"/>
      <w:r w:rsidR="00550C71">
        <w:rPr>
          <w:rStyle w:val="CommentReference"/>
          <w:rFonts w:eastAsia="Arial" w:cs="Arial"/>
          <w:color w:val="000000"/>
        </w:rPr>
        <w:commentReference w:id="406"/>
      </w:r>
    </w:p>
    <w:p w14:paraId="08CCC053" w14:textId="120719F7" w:rsidR="00EC02F5" w:rsidRPr="00550C71" w:rsidRDefault="00EC02F5" w:rsidP="00F36509">
      <w:pPr>
        <w:pStyle w:val="Tabletitle"/>
      </w:pPr>
      <w:bookmarkStart w:id="407" w:name="_Toc527139511"/>
      <w:bookmarkStart w:id="408" w:name="_Toc63673086"/>
      <w:r w:rsidRPr="00550C71">
        <w:t xml:space="preserve">Table </w:t>
      </w:r>
      <w:r w:rsidR="00A936DA" w:rsidRPr="00550C71">
        <w:t>6.</w:t>
      </w:r>
      <w:r w:rsidR="00550C71" w:rsidRPr="00550C71">
        <w:t>4</w:t>
      </w:r>
      <w:r w:rsidR="00A936DA" w:rsidRPr="00550C71">
        <w:t>.</w:t>
      </w:r>
      <w:r w:rsidR="00B94D3E" w:rsidRPr="00550C71">
        <w:t>7</w:t>
      </w:r>
      <w:r w:rsidR="00550C71" w:rsidRPr="00550C71">
        <w:t xml:space="preserve">: </w:t>
      </w:r>
      <w:r w:rsidRPr="00550C71">
        <w:t xml:space="preserve">Time </w:t>
      </w:r>
      <w:bookmarkEnd w:id="407"/>
      <w:r w:rsidR="00550C71" w:rsidRPr="00550C71">
        <w:t>Allocation, by Sex</w:t>
      </w:r>
      <w:bookmarkEnd w:id="408"/>
    </w:p>
    <w:tbl>
      <w:tblPr>
        <w:tblW w:w="5000" w:type="pct"/>
        <w:tblLayout w:type="fixed"/>
        <w:tblCellMar>
          <w:left w:w="0" w:type="dxa"/>
          <w:right w:w="0" w:type="dxa"/>
        </w:tblCellMar>
        <w:tblLook w:val="04A0" w:firstRow="1" w:lastRow="0" w:firstColumn="1" w:lastColumn="0" w:noHBand="0" w:noVBand="1"/>
      </w:tblPr>
      <w:tblGrid>
        <w:gridCol w:w="3850"/>
        <w:gridCol w:w="977"/>
        <w:gridCol w:w="1011"/>
        <w:gridCol w:w="492"/>
        <w:gridCol w:w="267"/>
        <w:gridCol w:w="1099"/>
        <w:gridCol w:w="896"/>
        <w:gridCol w:w="768"/>
      </w:tblGrid>
      <w:tr w:rsidR="00F25C8C" w:rsidRPr="00431794" w14:paraId="2EC1B393" w14:textId="77777777" w:rsidTr="00AC2AD8">
        <w:trPr>
          <w:tblHeader/>
        </w:trPr>
        <w:tc>
          <w:tcPr>
            <w:tcW w:w="3870" w:type="dxa"/>
            <w:vMerge w:val="restart"/>
            <w:tcBorders>
              <w:top w:val="single" w:sz="4" w:space="0" w:color="auto"/>
              <w:left w:val="nil"/>
              <w:bottom w:val="single" w:sz="4" w:space="0" w:color="000000"/>
              <w:right w:val="nil"/>
            </w:tcBorders>
            <w:shd w:val="clear" w:color="000000" w:fill="387990"/>
            <w:noWrap/>
            <w:vAlign w:val="bottom"/>
            <w:hideMark/>
          </w:tcPr>
          <w:p w14:paraId="1DC31A65" w14:textId="77777777" w:rsidR="00F25C8C" w:rsidRPr="00431794" w:rsidRDefault="00F25C8C" w:rsidP="00AC2AD8">
            <w:pPr>
              <w:widowControl/>
              <w:spacing w:line="259" w:lineRule="auto"/>
              <w:ind w:left="90"/>
              <w:rPr>
                <w:rFonts w:eastAsia="Segoe UI" w:cs="Gill Sans MT"/>
                <w:b/>
                <w:color w:val="FFFFFF"/>
                <w:sz w:val="20"/>
                <w:szCs w:val="20"/>
              </w:rPr>
            </w:pPr>
            <w:r w:rsidRPr="00431794">
              <w:rPr>
                <w:rFonts w:cs="Gill Sans MT"/>
                <w:b/>
                <w:color w:val="FFFFFF"/>
                <w:sz w:val="20"/>
                <w:szCs w:val="20"/>
              </w:rPr>
              <w:t>Activity</w:t>
            </w:r>
          </w:p>
        </w:tc>
        <w:tc>
          <w:tcPr>
            <w:tcW w:w="2492" w:type="dxa"/>
            <w:gridSpan w:val="3"/>
            <w:tcBorders>
              <w:top w:val="single" w:sz="4" w:space="0" w:color="auto"/>
              <w:left w:val="nil"/>
              <w:bottom w:val="single" w:sz="4" w:space="0" w:color="FFFFFF"/>
              <w:right w:val="nil"/>
            </w:tcBorders>
            <w:shd w:val="clear" w:color="000000" w:fill="387990"/>
            <w:noWrap/>
            <w:vAlign w:val="center"/>
            <w:hideMark/>
          </w:tcPr>
          <w:p w14:paraId="60D856A0"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Participated in activity (%)</w:t>
            </w:r>
            <w:r w:rsidRPr="00431794">
              <w:rPr>
                <w:rFonts w:cs="Gill Sans MT"/>
                <w:b/>
                <w:color w:val="FFFFFF"/>
                <w:sz w:val="20"/>
                <w:szCs w:val="20"/>
                <w:vertAlign w:val="superscript"/>
              </w:rPr>
              <w:t>a</w:t>
            </w:r>
          </w:p>
        </w:tc>
        <w:tc>
          <w:tcPr>
            <w:tcW w:w="268" w:type="dxa"/>
            <w:vMerge w:val="restart"/>
            <w:tcBorders>
              <w:top w:val="single" w:sz="4" w:space="0" w:color="auto"/>
              <w:left w:val="nil"/>
              <w:bottom w:val="single" w:sz="4" w:space="0" w:color="000000"/>
              <w:right w:val="nil"/>
            </w:tcBorders>
            <w:shd w:val="clear" w:color="000000" w:fill="387990"/>
            <w:noWrap/>
            <w:vAlign w:val="center"/>
            <w:hideMark/>
          </w:tcPr>
          <w:p w14:paraId="66803255"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 </w:t>
            </w:r>
          </w:p>
        </w:tc>
        <w:tc>
          <w:tcPr>
            <w:tcW w:w="2776" w:type="dxa"/>
            <w:gridSpan w:val="3"/>
            <w:tcBorders>
              <w:top w:val="single" w:sz="4" w:space="0" w:color="auto"/>
              <w:left w:val="nil"/>
              <w:bottom w:val="single" w:sz="4" w:space="0" w:color="FFFFFF"/>
              <w:right w:val="nil"/>
            </w:tcBorders>
            <w:shd w:val="clear" w:color="000000" w:fill="387990"/>
            <w:vAlign w:val="center"/>
            <w:hideMark/>
          </w:tcPr>
          <w:p w14:paraId="5F17CA88"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Mean hours devoted (hh:mm)</w:t>
            </w:r>
            <w:r w:rsidRPr="00431794">
              <w:rPr>
                <w:rFonts w:cs="Gill Sans MT"/>
                <w:b/>
                <w:color w:val="FFFFFF"/>
                <w:sz w:val="20"/>
                <w:szCs w:val="20"/>
                <w:vertAlign w:val="superscript"/>
              </w:rPr>
              <w:t>b</w:t>
            </w:r>
          </w:p>
        </w:tc>
      </w:tr>
      <w:tr w:rsidR="00F25C8C" w:rsidRPr="00431794" w14:paraId="5C1CF400" w14:textId="77777777" w:rsidTr="00AC2AD8">
        <w:trPr>
          <w:tblHeader/>
        </w:trPr>
        <w:tc>
          <w:tcPr>
            <w:tcW w:w="3870" w:type="dxa"/>
            <w:vMerge/>
            <w:tcBorders>
              <w:top w:val="single" w:sz="4" w:space="0" w:color="auto"/>
              <w:left w:val="nil"/>
              <w:bottom w:val="single" w:sz="4" w:space="0" w:color="000000"/>
              <w:right w:val="nil"/>
            </w:tcBorders>
            <w:vAlign w:val="center"/>
            <w:hideMark/>
          </w:tcPr>
          <w:p w14:paraId="5812E505" w14:textId="77777777" w:rsidR="00F25C8C" w:rsidRPr="00431794" w:rsidRDefault="00F25C8C" w:rsidP="00AC2AD8">
            <w:pPr>
              <w:spacing w:line="259" w:lineRule="auto"/>
              <w:ind w:left="90"/>
              <w:rPr>
                <w:rFonts w:cs="Gill Sans MT"/>
                <w:b/>
                <w:color w:val="FFFFFF"/>
                <w:sz w:val="20"/>
                <w:szCs w:val="20"/>
              </w:rPr>
            </w:pPr>
          </w:p>
        </w:tc>
        <w:tc>
          <w:tcPr>
            <w:tcW w:w="982" w:type="dxa"/>
            <w:tcBorders>
              <w:top w:val="nil"/>
              <w:left w:val="nil"/>
              <w:bottom w:val="single" w:sz="4" w:space="0" w:color="auto"/>
              <w:right w:val="nil"/>
            </w:tcBorders>
            <w:shd w:val="clear" w:color="000000" w:fill="387990"/>
            <w:vAlign w:val="center"/>
            <w:hideMark/>
          </w:tcPr>
          <w:p w14:paraId="67E8C9C1" w14:textId="77777777" w:rsidR="00F25C8C" w:rsidRPr="00431794" w:rsidRDefault="00F25C8C" w:rsidP="00AC2AD8">
            <w:pPr>
              <w:spacing w:line="259" w:lineRule="auto"/>
              <w:jc w:val="center"/>
              <w:rPr>
                <w:rFonts w:cs="Gill Sans MT"/>
                <w:b/>
                <w:color w:val="FFFFFF"/>
                <w:sz w:val="20"/>
                <w:szCs w:val="20"/>
                <w:vertAlign w:val="superscript"/>
              </w:rPr>
            </w:pPr>
            <w:r w:rsidRPr="00431794">
              <w:rPr>
                <w:rFonts w:cs="Gill Sans MT"/>
                <w:b/>
                <w:color w:val="FFFFFF"/>
                <w:sz w:val="20"/>
                <w:szCs w:val="20"/>
              </w:rPr>
              <w:t>Female</w:t>
            </w:r>
            <w:r w:rsidRPr="00431794">
              <w:rPr>
                <w:rFonts w:cs="Gill Sans MT"/>
                <w:b/>
                <w:color w:val="FFFFFF"/>
                <w:sz w:val="20"/>
                <w:szCs w:val="20"/>
                <w:vertAlign w:val="superscript"/>
              </w:rPr>
              <w:t>c</w:t>
            </w:r>
          </w:p>
        </w:tc>
        <w:tc>
          <w:tcPr>
            <w:tcW w:w="1016" w:type="dxa"/>
            <w:tcBorders>
              <w:top w:val="nil"/>
              <w:left w:val="nil"/>
              <w:bottom w:val="single" w:sz="4" w:space="0" w:color="auto"/>
              <w:right w:val="nil"/>
            </w:tcBorders>
            <w:shd w:val="clear" w:color="000000" w:fill="387990"/>
            <w:vAlign w:val="center"/>
            <w:hideMark/>
          </w:tcPr>
          <w:p w14:paraId="6890E241" w14:textId="77777777" w:rsidR="00F25C8C" w:rsidRPr="00431794" w:rsidRDefault="00F25C8C" w:rsidP="00AC2AD8">
            <w:pPr>
              <w:spacing w:line="259" w:lineRule="auto"/>
              <w:jc w:val="center"/>
              <w:rPr>
                <w:rFonts w:cs="Gill Sans MT"/>
                <w:b/>
                <w:color w:val="FFFFFF"/>
                <w:sz w:val="20"/>
                <w:szCs w:val="20"/>
                <w:vertAlign w:val="superscript"/>
              </w:rPr>
            </w:pPr>
            <w:r w:rsidRPr="00431794">
              <w:rPr>
                <w:rFonts w:cs="Gill Sans MT"/>
                <w:b/>
                <w:color w:val="FFFFFF"/>
                <w:sz w:val="20"/>
                <w:szCs w:val="20"/>
              </w:rPr>
              <w:t>Male</w:t>
            </w:r>
            <w:r w:rsidRPr="00431794">
              <w:rPr>
                <w:rFonts w:cs="Gill Sans MT"/>
                <w:b/>
                <w:color w:val="FFFFFF"/>
                <w:sz w:val="20"/>
                <w:szCs w:val="20"/>
                <w:vertAlign w:val="superscript"/>
              </w:rPr>
              <w:t>d</w:t>
            </w:r>
          </w:p>
        </w:tc>
        <w:tc>
          <w:tcPr>
            <w:tcW w:w="494" w:type="dxa"/>
            <w:tcBorders>
              <w:top w:val="nil"/>
              <w:left w:val="nil"/>
              <w:bottom w:val="single" w:sz="4" w:space="0" w:color="auto"/>
              <w:right w:val="nil"/>
            </w:tcBorders>
            <w:shd w:val="clear" w:color="000000" w:fill="387990"/>
            <w:vAlign w:val="center"/>
            <w:hideMark/>
          </w:tcPr>
          <w:p w14:paraId="1944BC18"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Sig.</w:t>
            </w:r>
            <w:r w:rsidRPr="00431794">
              <w:rPr>
                <w:rFonts w:cs="Gill Sans MT"/>
                <w:b/>
                <w:color w:val="FFFFFF"/>
                <w:sz w:val="20"/>
                <w:szCs w:val="20"/>
                <w:vertAlign w:val="superscript"/>
              </w:rPr>
              <w:t>e</w:t>
            </w:r>
          </w:p>
        </w:tc>
        <w:tc>
          <w:tcPr>
            <w:tcW w:w="268" w:type="dxa"/>
            <w:vMerge/>
            <w:tcBorders>
              <w:top w:val="single" w:sz="4" w:space="0" w:color="auto"/>
              <w:left w:val="nil"/>
              <w:bottom w:val="single" w:sz="4" w:space="0" w:color="000000"/>
              <w:right w:val="nil"/>
            </w:tcBorders>
            <w:vAlign w:val="center"/>
            <w:hideMark/>
          </w:tcPr>
          <w:p w14:paraId="7CF0AE72" w14:textId="77777777" w:rsidR="00F25C8C" w:rsidRPr="00431794" w:rsidRDefault="00F25C8C" w:rsidP="00AC2AD8">
            <w:pPr>
              <w:spacing w:line="259" w:lineRule="auto"/>
              <w:rPr>
                <w:rFonts w:cs="Gill Sans MT"/>
                <w:b/>
                <w:color w:val="FFFFFF"/>
                <w:sz w:val="20"/>
                <w:szCs w:val="20"/>
              </w:rPr>
            </w:pPr>
          </w:p>
        </w:tc>
        <w:tc>
          <w:tcPr>
            <w:tcW w:w="1104" w:type="dxa"/>
            <w:tcBorders>
              <w:top w:val="nil"/>
              <w:left w:val="nil"/>
              <w:bottom w:val="single" w:sz="4" w:space="0" w:color="auto"/>
              <w:right w:val="nil"/>
            </w:tcBorders>
            <w:shd w:val="clear" w:color="000000" w:fill="387990"/>
            <w:vAlign w:val="center"/>
            <w:hideMark/>
          </w:tcPr>
          <w:p w14:paraId="3861416D" w14:textId="77777777" w:rsidR="00F25C8C" w:rsidRPr="00431794" w:rsidRDefault="00F25C8C" w:rsidP="00AC2AD8">
            <w:pPr>
              <w:spacing w:line="259" w:lineRule="auto"/>
              <w:jc w:val="center"/>
              <w:rPr>
                <w:rFonts w:cs="Gill Sans MT"/>
                <w:b/>
                <w:color w:val="FFFFFF"/>
                <w:sz w:val="20"/>
                <w:szCs w:val="20"/>
                <w:vertAlign w:val="superscript"/>
              </w:rPr>
            </w:pPr>
            <w:r w:rsidRPr="00431794">
              <w:rPr>
                <w:rFonts w:cs="Gill Sans MT"/>
                <w:b/>
                <w:color w:val="FFFFFF"/>
                <w:sz w:val="20"/>
                <w:szCs w:val="20"/>
              </w:rPr>
              <w:t>Female</w:t>
            </w:r>
            <w:r w:rsidRPr="00431794">
              <w:rPr>
                <w:rFonts w:cs="Gill Sans MT"/>
                <w:b/>
                <w:color w:val="FFFFFF"/>
                <w:sz w:val="20"/>
                <w:szCs w:val="20"/>
                <w:vertAlign w:val="superscript"/>
              </w:rPr>
              <w:t>c</w:t>
            </w:r>
          </w:p>
        </w:tc>
        <w:tc>
          <w:tcPr>
            <w:tcW w:w="900" w:type="dxa"/>
            <w:tcBorders>
              <w:top w:val="nil"/>
              <w:left w:val="nil"/>
              <w:bottom w:val="single" w:sz="4" w:space="0" w:color="auto"/>
              <w:right w:val="nil"/>
            </w:tcBorders>
            <w:shd w:val="clear" w:color="000000" w:fill="387990"/>
            <w:vAlign w:val="center"/>
            <w:hideMark/>
          </w:tcPr>
          <w:p w14:paraId="0617CFBD" w14:textId="77777777" w:rsidR="00F25C8C" w:rsidRPr="00431794" w:rsidRDefault="00F25C8C" w:rsidP="00AC2AD8">
            <w:pPr>
              <w:spacing w:line="259" w:lineRule="auto"/>
              <w:jc w:val="center"/>
              <w:rPr>
                <w:rFonts w:cs="Gill Sans MT"/>
                <w:b/>
                <w:color w:val="FFFFFF"/>
                <w:sz w:val="20"/>
                <w:szCs w:val="20"/>
                <w:vertAlign w:val="superscript"/>
              </w:rPr>
            </w:pPr>
            <w:r w:rsidRPr="00431794">
              <w:rPr>
                <w:rFonts w:cs="Gill Sans MT"/>
                <w:b/>
                <w:color w:val="FFFFFF"/>
                <w:sz w:val="20"/>
                <w:szCs w:val="20"/>
              </w:rPr>
              <w:t>Male</w:t>
            </w:r>
            <w:r w:rsidRPr="00431794">
              <w:rPr>
                <w:rFonts w:cs="Gill Sans MT"/>
                <w:b/>
                <w:color w:val="FFFFFF"/>
                <w:sz w:val="20"/>
                <w:szCs w:val="20"/>
                <w:vertAlign w:val="superscript"/>
              </w:rPr>
              <w:t>d</w:t>
            </w:r>
          </w:p>
        </w:tc>
        <w:tc>
          <w:tcPr>
            <w:tcW w:w="772" w:type="dxa"/>
            <w:tcBorders>
              <w:top w:val="nil"/>
              <w:left w:val="nil"/>
              <w:bottom w:val="single" w:sz="4" w:space="0" w:color="auto"/>
              <w:right w:val="nil"/>
            </w:tcBorders>
            <w:shd w:val="clear" w:color="000000" w:fill="387990"/>
            <w:vAlign w:val="center"/>
            <w:hideMark/>
          </w:tcPr>
          <w:p w14:paraId="5A8930AB"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Sig.</w:t>
            </w:r>
            <w:r w:rsidRPr="00431794">
              <w:rPr>
                <w:rFonts w:cs="Gill Sans MT"/>
                <w:b/>
                <w:color w:val="FFFFFF"/>
                <w:sz w:val="20"/>
                <w:szCs w:val="20"/>
                <w:vertAlign w:val="superscript"/>
              </w:rPr>
              <w:t>e</w:t>
            </w:r>
          </w:p>
        </w:tc>
      </w:tr>
      <w:tr w:rsidR="00F25C8C" w:rsidRPr="00431794" w14:paraId="6445A992" w14:textId="77777777" w:rsidTr="00F25C8C">
        <w:tc>
          <w:tcPr>
            <w:tcW w:w="3870" w:type="dxa"/>
            <w:tcBorders>
              <w:top w:val="nil"/>
              <w:left w:val="nil"/>
              <w:bottom w:val="single" w:sz="4" w:space="0" w:color="auto"/>
              <w:right w:val="nil"/>
            </w:tcBorders>
            <w:shd w:val="clear" w:color="auto" w:fill="auto"/>
            <w:vAlign w:val="center"/>
            <w:hideMark/>
          </w:tcPr>
          <w:p w14:paraId="5DC982B5"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lastRenderedPageBreak/>
              <w:t>Sleeping and resting</w:t>
            </w:r>
          </w:p>
        </w:tc>
        <w:tc>
          <w:tcPr>
            <w:tcW w:w="982" w:type="dxa"/>
            <w:tcBorders>
              <w:top w:val="nil"/>
              <w:left w:val="nil"/>
              <w:bottom w:val="single" w:sz="4" w:space="0" w:color="auto"/>
              <w:right w:val="nil"/>
            </w:tcBorders>
            <w:shd w:val="clear" w:color="auto" w:fill="auto"/>
            <w:noWrap/>
            <w:vAlign w:val="bottom"/>
          </w:tcPr>
          <w:p w14:paraId="16A84A60" w14:textId="3EBC1BA7"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5139F893" w14:textId="3916E781"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80205FB" w14:textId="18F2E3B9"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0AC3B36" w14:textId="2FA646B2"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2A6855F8" w14:textId="0B72013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7FB6CC47" w14:textId="55ED4B63"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2C7C10C" w14:textId="6ADDB172" w:rsidR="00F25C8C" w:rsidRPr="00431794" w:rsidRDefault="00F25C8C" w:rsidP="00AC2AD8">
            <w:pPr>
              <w:spacing w:line="259" w:lineRule="auto"/>
              <w:jc w:val="center"/>
              <w:rPr>
                <w:rFonts w:cs="Gill Sans MT"/>
                <w:sz w:val="20"/>
                <w:szCs w:val="20"/>
              </w:rPr>
            </w:pPr>
          </w:p>
        </w:tc>
      </w:tr>
      <w:tr w:rsidR="00F25C8C" w:rsidRPr="00431794" w14:paraId="4CE2C1FD" w14:textId="77777777" w:rsidTr="00F25C8C">
        <w:tc>
          <w:tcPr>
            <w:tcW w:w="3870" w:type="dxa"/>
            <w:tcBorders>
              <w:top w:val="nil"/>
              <w:left w:val="nil"/>
              <w:bottom w:val="single" w:sz="4" w:space="0" w:color="auto"/>
              <w:right w:val="nil"/>
            </w:tcBorders>
            <w:shd w:val="clear" w:color="auto" w:fill="auto"/>
            <w:vAlign w:val="center"/>
            <w:hideMark/>
          </w:tcPr>
          <w:p w14:paraId="5F87396D"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Eating and drinking</w:t>
            </w:r>
          </w:p>
        </w:tc>
        <w:tc>
          <w:tcPr>
            <w:tcW w:w="982" w:type="dxa"/>
            <w:tcBorders>
              <w:top w:val="nil"/>
              <w:left w:val="nil"/>
              <w:bottom w:val="nil"/>
              <w:right w:val="nil"/>
            </w:tcBorders>
            <w:shd w:val="clear" w:color="auto" w:fill="auto"/>
            <w:noWrap/>
            <w:vAlign w:val="bottom"/>
          </w:tcPr>
          <w:p w14:paraId="61B3004F" w14:textId="6BB62EB5"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B1FBE40" w14:textId="1B1ABC4A"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BD27822" w14:textId="2312963F" w:rsidR="00F25C8C" w:rsidRPr="00431794" w:rsidRDefault="00F25C8C" w:rsidP="00AC2AD8">
            <w:pPr>
              <w:spacing w:line="259" w:lineRule="auto"/>
              <w:jc w:val="center"/>
              <w:rPr>
                <w:rFonts w:cs="Gill Sans MT"/>
                <w:sz w:val="20"/>
                <w:szCs w:val="20"/>
              </w:rPr>
            </w:pPr>
          </w:p>
        </w:tc>
        <w:tc>
          <w:tcPr>
            <w:tcW w:w="268" w:type="dxa"/>
            <w:tcBorders>
              <w:top w:val="nil"/>
              <w:left w:val="nil"/>
              <w:bottom w:val="nil"/>
              <w:right w:val="nil"/>
            </w:tcBorders>
            <w:shd w:val="clear" w:color="auto" w:fill="auto"/>
            <w:noWrap/>
            <w:vAlign w:val="bottom"/>
          </w:tcPr>
          <w:p w14:paraId="5457BD37" w14:textId="77777777" w:rsidR="00F25C8C" w:rsidRPr="00431794" w:rsidRDefault="00F25C8C" w:rsidP="00AC2AD8">
            <w:pPr>
              <w:spacing w:line="259" w:lineRule="auto"/>
              <w:jc w:val="center"/>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4502D367" w14:textId="790A8162"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1874E9E4" w14:textId="5AF1605C"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83D90A4" w14:textId="517D9CB3" w:rsidR="00F25C8C" w:rsidRPr="00431794" w:rsidRDefault="00F25C8C" w:rsidP="00AC2AD8">
            <w:pPr>
              <w:spacing w:line="259" w:lineRule="auto"/>
              <w:jc w:val="center"/>
              <w:rPr>
                <w:rFonts w:cs="Gill Sans MT"/>
                <w:sz w:val="20"/>
                <w:szCs w:val="20"/>
              </w:rPr>
            </w:pPr>
          </w:p>
        </w:tc>
      </w:tr>
      <w:tr w:rsidR="00F25C8C" w:rsidRPr="00431794" w14:paraId="6B8512EB" w14:textId="77777777" w:rsidTr="00F25C8C">
        <w:tc>
          <w:tcPr>
            <w:tcW w:w="3870" w:type="dxa"/>
            <w:tcBorders>
              <w:top w:val="nil"/>
              <w:left w:val="nil"/>
              <w:bottom w:val="single" w:sz="4" w:space="0" w:color="auto"/>
              <w:right w:val="nil"/>
            </w:tcBorders>
            <w:shd w:val="clear" w:color="auto" w:fill="auto"/>
            <w:vAlign w:val="center"/>
            <w:hideMark/>
          </w:tcPr>
          <w:p w14:paraId="3238DBA8"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Personal care</w:t>
            </w:r>
          </w:p>
        </w:tc>
        <w:tc>
          <w:tcPr>
            <w:tcW w:w="982" w:type="dxa"/>
            <w:tcBorders>
              <w:top w:val="single" w:sz="4" w:space="0" w:color="auto"/>
              <w:left w:val="nil"/>
              <w:bottom w:val="single" w:sz="4" w:space="0" w:color="auto"/>
              <w:right w:val="nil"/>
            </w:tcBorders>
            <w:shd w:val="clear" w:color="auto" w:fill="auto"/>
            <w:noWrap/>
            <w:vAlign w:val="bottom"/>
          </w:tcPr>
          <w:p w14:paraId="4A4F8037" w14:textId="5E1331D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6F6A30F" w14:textId="588AC0CC"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EDA5190" w14:textId="490178F9" w:rsidR="00F25C8C" w:rsidRPr="00431794" w:rsidRDefault="00F25C8C" w:rsidP="00AC2AD8">
            <w:pPr>
              <w:spacing w:line="259" w:lineRule="auto"/>
              <w:jc w:val="center"/>
              <w:rPr>
                <w:rFonts w:cs="Gill Sans MT"/>
                <w:sz w:val="20"/>
                <w:szCs w:val="20"/>
              </w:rPr>
            </w:pPr>
          </w:p>
        </w:tc>
        <w:tc>
          <w:tcPr>
            <w:tcW w:w="268" w:type="dxa"/>
            <w:tcBorders>
              <w:top w:val="single" w:sz="4" w:space="0" w:color="auto"/>
              <w:left w:val="nil"/>
              <w:bottom w:val="single" w:sz="4" w:space="0" w:color="auto"/>
              <w:right w:val="nil"/>
            </w:tcBorders>
            <w:shd w:val="clear" w:color="auto" w:fill="auto"/>
            <w:noWrap/>
            <w:vAlign w:val="bottom"/>
          </w:tcPr>
          <w:p w14:paraId="3877D65B" w14:textId="44F3689F"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6867411D" w14:textId="1FEC3D2B"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C39F07E" w14:textId="505675A6"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5CBEE63" w14:textId="472ACF10" w:rsidR="00F25C8C" w:rsidRPr="00431794" w:rsidRDefault="00F25C8C" w:rsidP="00AC2AD8">
            <w:pPr>
              <w:spacing w:line="259" w:lineRule="auto"/>
              <w:jc w:val="center"/>
              <w:rPr>
                <w:rFonts w:cs="Gill Sans MT"/>
                <w:sz w:val="20"/>
                <w:szCs w:val="20"/>
              </w:rPr>
            </w:pPr>
          </w:p>
        </w:tc>
      </w:tr>
      <w:tr w:rsidR="00F25C8C" w:rsidRPr="00431794" w14:paraId="59C4EC75" w14:textId="77777777" w:rsidTr="00F25C8C">
        <w:tc>
          <w:tcPr>
            <w:tcW w:w="3870" w:type="dxa"/>
            <w:tcBorders>
              <w:top w:val="nil"/>
              <w:left w:val="nil"/>
              <w:bottom w:val="single" w:sz="4" w:space="0" w:color="auto"/>
              <w:right w:val="nil"/>
            </w:tcBorders>
            <w:shd w:val="clear" w:color="auto" w:fill="auto"/>
            <w:vAlign w:val="center"/>
            <w:hideMark/>
          </w:tcPr>
          <w:p w14:paraId="6B33C218"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School, including homework</w:t>
            </w:r>
          </w:p>
        </w:tc>
        <w:tc>
          <w:tcPr>
            <w:tcW w:w="982" w:type="dxa"/>
            <w:tcBorders>
              <w:top w:val="nil"/>
              <w:left w:val="nil"/>
              <w:bottom w:val="single" w:sz="4" w:space="0" w:color="auto"/>
              <w:right w:val="nil"/>
            </w:tcBorders>
            <w:shd w:val="clear" w:color="auto" w:fill="auto"/>
            <w:vAlign w:val="center"/>
          </w:tcPr>
          <w:p w14:paraId="3BAA1552" w14:textId="0DBB3249"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vAlign w:val="center"/>
          </w:tcPr>
          <w:p w14:paraId="0700B559" w14:textId="52547938"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4139C08B" w14:textId="731D9E72"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vAlign w:val="center"/>
          </w:tcPr>
          <w:p w14:paraId="5F9C6A96" w14:textId="702C6B4F"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EB1F162" w14:textId="48B8AF5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B85FDDD" w14:textId="6B5C2307"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E68E924" w14:textId="216CF0BC" w:rsidR="00F25C8C" w:rsidRPr="00431794" w:rsidRDefault="00F25C8C" w:rsidP="00AC2AD8">
            <w:pPr>
              <w:spacing w:line="259" w:lineRule="auto"/>
              <w:jc w:val="center"/>
              <w:rPr>
                <w:rFonts w:cs="Gill Sans MT"/>
                <w:sz w:val="20"/>
                <w:szCs w:val="20"/>
              </w:rPr>
            </w:pPr>
          </w:p>
        </w:tc>
      </w:tr>
      <w:tr w:rsidR="00F25C8C" w:rsidRPr="00431794" w14:paraId="344A37AE" w14:textId="77777777" w:rsidTr="00F25C8C">
        <w:tc>
          <w:tcPr>
            <w:tcW w:w="3870" w:type="dxa"/>
            <w:tcBorders>
              <w:top w:val="nil"/>
              <w:left w:val="nil"/>
              <w:bottom w:val="single" w:sz="4" w:space="0" w:color="auto"/>
              <w:right w:val="nil"/>
            </w:tcBorders>
            <w:shd w:val="clear" w:color="auto" w:fill="auto"/>
            <w:vAlign w:val="center"/>
            <w:hideMark/>
          </w:tcPr>
          <w:p w14:paraId="72B0314C"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Work as employed</w:t>
            </w:r>
          </w:p>
        </w:tc>
        <w:tc>
          <w:tcPr>
            <w:tcW w:w="982" w:type="dxa"/>
            <w:tcBorders>
              <w:top w:val="nil"/>
              <w:left w:val="nil"/>
              <w:bottom w:val="single" w:sz="4" w:space="0" w:color="auto"/>
              <w:right w:val="nil"/>
            </w:tcBorders>
            <w:shd w:val="clear" w:color="auto" w:fill="auto"/>
            <w:noWrap/>
            <w:vAlign w:val="bottom"/>
          </w:tcPr>
          <w:p w14:paraId="6C6026EB" w14:textId="58DAC62F"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3FC1FE61" w14:textId="632335FB"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048B691" w14:textId="6167B8A3"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50909EA8" w14:textId="3D96E8A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572385E5" w14:textId="16FB3116"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8D48D7E" w14:textId="425D7917"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D44D272" w14:textId="6184E54C" w:rsidR="00F25C8C" w:rsidRPr="00431794" w:rsidRDefault="00F25C8C" w:rsidP="00AC2AD8">
            <w:pPr>
              <w:spacing w:line="259" w:lineRule="auto"/>
              <w:jc w:val="center"/>
              <w:rPr>
                <w:rFonts w:cs="Gill Sans MT"/>
                <w:sz w:val="20"/>
                <w:szCs w:val="20"/>
              </w:rPr>
            </w:pPr>
          </w:p>
        </w:tc>
      </w:tr>
      <w:tr w:rsidR="00F25C8C" w:rsidRPr="00431794" w14:paraId="36DE1B95" w14:textId="77777777" w:rsidTr="00F25C8C">
        <w:tc>
          <w:tcPr>
            <w:tcW w:w="3870" w:type="dxa"/>
            <w:tcBorders>
              <w:top w:val="nil"/>
              <w:left w:val="nil"/>
              <w:bottom w:val="single" w:sz="4" w:space="0" w:color="auto"/>
              <w:right w:val="nil"/>
            </w:tcBorders>
            <w:shd w:val="clear" w:color="auto" w:fill="auto"/>
            <w:vAlign w:val="center"/>
            <w:hideMark/>
          </w:tcPr>
          <w:p w14:paraId="1E46E701"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Own business work</w:t>
            </w:r>
          </w:p>
        </w:tc>
        <w:tc>
          <w:tcPr>
            <w:tcW w:w="982" w:type="dxa"/>
            <w:tcBorders>
              <w:top w:val="nil"/>
              <w:left w:val="nil"/>
              <w:bottom w:val="single" w:sz="4" w:space="0" w:color="auto"/>
              <w:right w:val="nil"/>
            </w:tcBorders>
            <w:shd w:val="clear" w:color="auto" w:fill="auto"/>
            <w:noWrap/>
            <w:vAlign w:val="bottom"/>
          </w:tcPr>
          <w:p w14:paraId="2118CE35" w14:textId="063DCA5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4FAB8D9C" w14:textId="5023BE06"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3648905" w14:textId="4C901FE0"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2E93525" w14:textId="236DF657"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7A8AC5A" w14:textId="5680BA0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6CE8BF5A" w14:textId="67E1A4EB"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801C48D" w14:textId="5BF1D768" w:rsidR="00F25C8C" w:rsidRPr="00431794" w:rsidRDefault="00F25C8C" w:rsidP="00AC2AD8">
            <w:pPr>
              <w:spacing w:line="259" w:lineRule="auto"/>
              <w:jc w:val="center"/>
              <w:rPr>
                <w:rFonts w:cs="Gill Sans MT"/>
                <w:sz w:val="20"/>
                <w:szCs w:val="20"/>
              </w:rPr>
            </w:pPr>
          </w:p>
        </w:tc>
      </w:tr>
      <w:tr w:rsidR="00F25C8C" w:rsidRPr="00431794" w14:paraId="30EFB05D" w14:textId="77777777" w:rsidTr="00F25C8C">
        <w:tc>
          <w:tcPr>
            <w:tcW w:w="3870" w:type="dxa"/>
            <w:tcBorders>
              <w:top w:val="nil"/>
              <w:left w:val="nil"/>
              <w:bottom w:val="single" w:sz="4" w:space="0" w:color="auto"/>
              <w:right w:val="nil"/>
            </w:tcBorders>
            <w:shd w:val="clear" w:color="auto" w:fill="auto"/>
            <w:vAlign w:val="center"/>
            <w:hideMark/>
          </w:tcPr>
          <w:p w14:paraId="01D4EC1D"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Food crop farming</w:t>
            </w:r>
          </w:p>
        </w:tc>
        <w:tc>
          <w:tcPr>
            <w:tcW w:w="982" w:type="dxa"/>
            <w:tcBorders>
              <w:top w:val="nil"/>
              <w:left w:val="nil"/>
              <w:bottom w:val="single" w:sz="4" w:space="0" w:color="auto"/>
              <w:right w:val="nil"/>
            </w:tcBorders>
            <w:shd w:val="clear" w:color="auto" w:fill="auto"/>
            <w:noWrap/>
            <w:vAlign w:val="bottom"/>
          </w:tcPr>
          <w:p w14:paraId="6072C4DD" w14:textId="3E2A245B"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DF73232" w14:textId="380BF7B1"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F4D85D2" w14:textId="45891C3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5C13CB70" w14:textId="4EFFC72E"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7E707527" w14:textId="697F2D75"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3B4B67D5" w14:textId="2A35B576"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6DB2A39" w14:textId="0B8937FE" w:rsidR="00F25C8C" w:rsidRPr="00431794" w:rsidRDefault="00F25C8C" w:rsidP="00AC2AD8">
            <w:pPr>
              <w:spacing w:line="259" w:lineRule="auto"/>
              <w:jc w:val="center"/>
              <w:rPr>
                <w:rFonts w:cs="Gill Sans MT"/>
                <w:sz w:val="20"/>
                <w:szCs w:val="20"/>
              </w:rPr>
            </w:pPr>
          </w:p>
        </w:tc>
      </w:tr>
      <w:tr w:rsidR="00F25C8C" w:rsidRPr="00431794" w14:paraId="74836976" w14:textId="77777777" w:rsidTr="00F25C8C">
        <w:tc>
          <w:tcPr>
            <w:tcW w:w="3870" w:type="dxa"/>
            <w:tcBorders>
              <w:top w:val="nil"/>
              <w:left w:val="nil"/>
              <w:bottom w:val="single" w:sz="4" w:space="0" w:color="auto"/>
              <w:right w:val="nil"/>
            </w:tcBorders>
            <w:shd w:val="clear" w:color="auto" w:fill="auto"/>
            <w:vAlign w:val="center"/>
            <w:hideMark/>
          </w:tcPr>
          <w:p w14:paraId="764DA996"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Cash crop farming</w:t>
            </w:r>
          </w:p>
        </w:tc>
        <w:tc>
          <w:tcPr>
            <w:tcW w:w="982" w:type="dxa"/>
            <w:tcBorders>
              <w:top w:val="nil"/>
              <w:left w:val="nil"/>
              <w:bottom w:val="single" w:sz="4" w:space="0" w:color="auto"/>
              <w:right w:val="nil"/>
            </w:tcBorders>
            <w:shd w:val="clear" w:color="auto" w:fill="auto"/>
            <w:noWrap/>
            <w:vAlign w:val="bottom"/>
          </w:tcPr>
          <w:p w14:paraId="1C6FDC7A" w14:textId="584C98E6"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0A69E6E7" w14:textId="60A941C2"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BCBD056" w14:textId="35DFAAD3"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504315B" w14:textId="57676D79"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3CE66027" w14:textId="168A6C3F"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6D0387D0" w14:textId="2A9E50B1"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B7E39FD" w14:textId="71C195D7" w:rsidR="00F25C8C" w:rsidRPr="00431794" w:rsidRDefault="00F25C8C" w:rsidP="00AC2AD8">
            <w:pPr>
              <w:spacing w:line="259" w:lineRule="auto"/>
              <w:jc w:val="center"/>
              <w:rPr>
                <w:rFonts w:cs="Gill Sans MT"/>
                <w:sz w:val="20"/>
                <w:szCs w:val="20"/>
              </w:rPr>
            </w:pPr>
          </w:p>
        </w:tc>
      </w:tr>
      <w:tr w:rsidR="00F25C8C" w:rsidRPr="00431794" w14:paraId="204F7372" w14:textId="77777777" w:rsidTr="00F25C8C">
        <w:tc>
          <w:tcPr>
            <w:tcW w:w="3870" w:type="dxa"/>
            <w:tcBorders>
              <w:top w:val="nil"/>
              <w:left w:val="nil"/>
              <w:bottom w:val="single" w:sz="4" w:space="0" w:color="auto"/>
              <w:right w:val="nil"/>
            </w:tcBorders>
            <w:shd w:val="clear" w:color="auto" w:fill="auto"/>
            <w:vAlign w:val="center"/>
            <w:hideMark/>
          </w:tcPr>
          <w:p w14:paraId="7071C9CD"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Livestock raising</w:t>
            </w:r>
          </w:p>
        </w:tc>
        <w:tc>
          <w:tcPr>
            <w:tcW w:w="982" w:type="dxa"/>
            <w:tcBorders>
              <w:top w:val="nil"/>
              <w:left w:val="nil"/>
              <w:bottom w:val="single" w:sz="4" w:space="0" w:color="auto"/>
              <w:right w:val="nil"/>
            </w:tcBorders>
            <w:shd w:val="clear" w:color="auto" w:fill="auto"/>
            <w:noWrap/>
            <w:vAlign w:val="bottom"/>
          </w:tcPr>
          <w:p w14:paraId="5857BA14" w14:textId="5846685A"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388A6DCE" w14:textId="5ECF7849"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1A337D3" w14:textId="0A32ED8A"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5DA17823" w14:textId="4F5EFD9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168AB26E" w14:textId="02B75C5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61EBE606" w14:textId="4CF233BB"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1E459A2" w14:textId="0D929F34" w:rsidR="00F25C8C" w:rsidRPr="00431794" w:rsidRDefault="00F25C8C" w:rsidP="00AC2AD8">
            <w:pPr>
              <w:spacing w:line="259" w:lineRule="auto"/>
              <w:jc w:val="center"/>
              <w:rPr>
                <w:rFonts w:cs="Gill Sans MT"/>
                <w:sz w:val="20"/>
                <w:szCs w:val="20"/>
              </w:rPr>
            </w:pPr>
          </w:p>
        </w:tc>
      </w:tr>
      <w:tr w:rsidR="00F25C8C" w:rsidRPr="00431794" w14:paraId="3205C536" w14:textId="77777777" w:rsidTr="00F25C8C">
        <w:tc>
          <w:tcPr>
            <w:tcW w:w="3870" w:type="dxa"/>
            <w:tcBorders>
              <w:top w:val="nil"/>
              <w:left w:val="nil"/>
              <w:bottom w:val="single" w:sz="4" w:space="0" w:color="auto"/>
              <w:right w:val="nil"/>
            </w:tcBorders>
            <w:shd w:val="clear" w:color="auto" w:fill="auto"/>
            <w:vAlign w:val="center"/>
            <w:hideMark/>
          </w:tcPr>
          <w:p w14:paraId="230C9CDB"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Fishing or fishpond culture</w:t>
            </w:r>
          </w:p>
        </w:tc>
        <w:tc>
          <w:tcPr>
            <w:tcW w:w="982" w:type="dxa"/>
            <w:tcBorders>
              <w:top w:val="nil"/>
              <w:left w:val="nil"/>
              <w:bottom w:val="single" w:sz="4" w:space="0" w:color="auto"/>
              <w:right w:val="nil"/>
            </w:tcBorders>
            <w:shd w:val="clear" w:color="auto" w:fill="auto"/>
            <w:vAlign w:val="center"/>
          </w:tcPr>
          <w:p w14:paraId="35EA3921" w14:textId="1D3D16B2"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759E69F9" w14:textId="5AE84F75"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59545E21" w14:textId="1D3D7CC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vAlign w:val="center"/>
          </w:tcPr>
          <w:p w14:paraId="14AC0EC1" w14:textId="2F20ED5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27BEB1C5" w14:textId="7612179E"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9B69A1F" w14:textId="405ACA5D"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4D438302" w14:textId="201E2AC0" w:rsidR="00F25C8C" w:rsidRPr="00431794" w:rsidRDefault="00F25C8C" w:rsidP="00AC2AD8">
            <w:pPr>
              <w:spacing w:line="259" w:lineRule="auto"/>
              <w:jc w:val="center"/>
              <w:rPr>
                <w:rFonts w:cs="Gill Sans MT"/>
                <w:sz w:val="20"/>
                <w:szCs w:val="20"/>
              </w:rPr>
            </w:pPr>
          </w:p>
        </w:tc>
      </w:tr>
      <w:tr w:rsidR="00F25C8C" w:rsidRPr="00431794" w14:paraId="680874F7" w14:textId="77777777" w:rsidTr="00F25C8C">
        <w:tc>
          <w:tcPr>
            <w:tcW w:w="3870" w:type="dxa"/>
            <w:tcBorders>
              <w:top w:val="nil"/>
              <w:left w:val="nil"/>
              <w:bottom w:val="single" w:sz="4" w:space="0" w:color="auto"/>
              <w:right w:val="nil"/>
            </w:tcBorders>
            <w:shd w:val="clear" w:color="auto" w:fill="auto"/>
            <w:vAlign w:val="center"/>
            <w:hideMark/>
          </w:tcPr>
          <w:p w14:paraId="226B6829"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Commuting to or from work or school</w:t>
            </w:r>
          </w:p>
        </w:tc>
        <w:tc>
          <w:tcPr>
            <w:tcW w:w="982" w:type="dxa"/>
            <w:tcBorders>
              <w:top w:val="nil"/>
              <w:left w:val="nil"/>
              <w:bottom w:val="single" w:sz="4" w:space="0" w:color="auto"/>
              <w:right w:val="nil"/>
            </w:tcBorders>
            <w:shd w:val="clear" w:color="auto" w:fill="auto"/>
            <w:noWrap/>
            <w:vAlign w:val="bottom"/>
          </w:tcPr>
          <w:p w14:paraId="0D87A193" w14:textId="24A33E3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74E2C1E" w14:textId="064F20A0"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CFF38B6" w14:textId="3B960BCA"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662F98B3" w14:textId="21184830"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4B01EB29" w14:textId="13F109F9"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3A75F75" w14:textId="4927B900"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6705E3FE" w14:textId="4B9C6050" w:rsidR="00F25C8C" w:rsidRPr="00431794" w:rsidRDefault="00F25C8C" w:rsidP="00AC2AD8">
            <w:pPr>
              <w:spacing w:line="259" w:lineRule="auto"/>
              <w:jc w:val="center"/>
              <w:rPr>
                <w:rFonts w:cs="Gill Sans MT"/>
                <w:sz w:val="20"/>
                <w:szCs w:val="20"/>
              </w:rPr>
            </w:pPr>
          </w:p>
        </w:tc>
      </w:tr>
      <w:tr w:rsidR="00F25C8C" w:rsidRPr="00431794" w14:paraId="0964A1D3" w14:textId="77777777" w:rsidTr="00F25C8C">
        <w:tc>
          <w:tcPr>
            <w:tcW w:w="3870" w:type="dxa"/>
            <w:tcBorders>
              <w:top w:val="nil"/>
              <w:left w:val="nil"/>
              <w:bottom w:val="single" w:sz="4" w:space="0" w:color="auto"/>
              <w:right w:val="nil"/>
            </w:tcBorders>
            <w:shd w:val="clear" w:color="auto" w:fill="auto"/>
            <w:vAlign w:val="center"/>
            <w:hideMark/>
          </w:tcPr>
          <w:p w14:paraId="277C24F0"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Shopping or accessing services</w:t>
            </w:r>
          </w:p>
        </w:tc>
        <w:tc>
          <w:tcPr>
            <w:tcW w:w="982" w:type="dxa"/>
            <w:tcBorders>
              <w:top w:val="nil"/>
              <w:left w:val="nil"/>
              <w:bottom w:val="single" w:sz="4" w:space="0" w:color="auto"/>
              <w:right w:val="nil"/>
            </w:tcBorders>
            <w:shd w:val="clear" w:color="auto" w:fill="auto"/>
            <w:noWrap/>
            <w:vAlign w:val="bottom"/>
          </w:tcPr>
          <w:p w14:paraId="60A1D2AB" w14:textId="1BBA97C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3B1BCEE6" w14:textId="6836DC9E"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4DD3329" w14:textId="145050C2"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25006B10" w14:textId="5F5328C7"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1C17FD03" w14:textId="2BCFD60B"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F521868" w14:textId="43DA6134"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6B7F3016" w14:textId="25979922" w:rsidR="00F25C8C" w:rsidRPr="00431794" w:rsidRDefault="00F25C8C" w:rsidP="00AC2AD8">
            <w:pPr>
              <w:spacing w:line="259" w:lineRule="auto"/>
              <w:jc w:val="center"/>
              <w:rPr>
                <w:rFonts w:cs="Gill Sans MT"/>
                <w:sz w:val="20"/>
                <w:szCs w:val="20"/>
              </w:rPr>
            </w:pPr>
          </w:p>
        </w:tc>
      </w:tr>
      <w:tr w:rsidR="00F25C8C" w:rsidRPr="00431794" w14:paraId="31FF27DA" w14:textId="77777777" w:rsidTr="00F25C8C">
        <w:tc>
          <w:tcPr>
            <w:tcW w:w="3870" w:type="dxa"/>
            <w:tcBorders>
              <w:top w:val="nil"/>
              <w:left w:val="nil"/>
              <w:bottom w:val="single" w:sz="4" w:space="0" w:color="auto"/>
              <w:right w:val="nil"/>
            </w:tcBorders>
            <w:shd w:val="clear" w:color="auto" w:fill="auto"/>
            <w:vAlign w:val="center"/>
            <w:hideMark/>
          </w:tcPr>
          <w:p w14:paraId="74A0C96E"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Weaving, sewing, textile care</w:t>
            </w:r>
          </w:p>
        </w:tc>
        <w:tc>
          <w:tcPr>
            <w:tcW w:w="982" w:type="dxa"/>
            <w:tcBorders>
              <w:top w:val="nil"/>
              <w:left w:val="nil"/>
              <w:bottom w:val="single" w:sz="4" w:space="0" w:color="auto"/>
              <w:right w:val="nil"/>
            </w:tcBorders>
            <w:shd w:val="clear" w:color="auto" w:fill="auto"/>
            <w:noWrap/>
            <w:vAlign w:val="bottom"/>
          </w:tcPr>
          <w:p w14:paraId="575C807D" w14:textId="232D16E3"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2BA1B3F" w14:textId="78E92493"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8B3FF94" w14:textId="48FEFAD2"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C609360" w14:textId="28A47A92"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2002B613" w14:textId="2B9906BE"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30FB578" w14:textId="2409EB6A"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CB189C5" w14:textId="605E7DB8" w:rsidR="00F25C8C" w:rsidRPr="00431794" w:rsidRDefault="00F25C8C" w:rsidP="00AC2AD8">
            <w:pPr>
              <w:spacing w:line="259" w:lineRule="auto"/>
              <w:jc w:val="center"/>
              <w:rPr>
                <w:rFonts w:cs="Gill Sans MT"/>
                <w:sz w:val="20"/>
                <w:szCs w:val="20"/>
              </w:rPr>
            </w:pPr>
          </w:p>
        </w:tc>
      </w:tr>
      <w:tr w:rsidR="00F25C8C" w:rsidRPr="00431794" w14:paraId="1E141F24" w14:textId="77777777" w:rsidTr="00F25C8C">
        <w:tc>
          <w:tcPr>
            <w:tcW w:w="3870" w:type="dxa"/>
            <w:tcBorders>
              <w:top w:val="nil"/>
              <w:left w:val="nil"/>
              <w:bottom w:val="single" w:sz="4" w:space="0" w:color="auto"/>
              <w:right w:val="nil"/>
            </w:tcBorders>
            <w:shd w:val="clear" w:color="auto" w:fill="auto"/>
            <w:vAlign w:val="center"/>
            <w:hideMark/>
          </w:tcPr>
          <w:p w14:paraId="24A8B582"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Cooking</w:t>
            </w:r>
          </w:p>
        </w:tc>
        <w:tc>
          <w:tcPr>
            <w:tcW w:w="982" w:type="dxa"/>
            <w:tcBorders>
              <w:top w:val="nil"/>
              <w:left w:val="nil"/>
              <w:bottom w:val="single" w:sz="4" w:space="0" w:color="auto"/>
              <w:right w:val="nil"/>
            </w:tcBorders>
            <w:shd w:val="clear" w:color="auto" w:fill="auto"/>
            <w:noWrap/>
            <w:vAlign w:val="bottom"/>
          </w:tcPr>
          <w:p w14:paraId="7747F17F" w14:textId="4FCCB7F7"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E089AF6" w14:textId="531460A7"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4B2D92BA" w14:textId="5B93E06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2E62CEBA" w14:textId="258E34FF"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1FA1714A" w14:textId="789920D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F83F4CF" w14:textId="3DF19976"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4536345" w14:textId="13D3C322" w:rsidR="00F25C8C" w:rsidRPr="00431794" w:rsidRDefault="00F25C8C" w:rsidP="00AC2AD8">
            <w:pPr>
              <w:spacing w:line="259" w:lineRule="auto"/>
              <w:jc w:val="center"/>
              <w:rPr>
                <w:rFonts w:cs="Gill Sans MT"/>
                <w:sz w:val="20"/>
                <w:szCs w:val="20"/>
              </w:rPr>
            </w:pPr>
          </w:p>
        </w:tc>
      </w:tr>
      <w:tr w:rsidR="00F25C8C" w:rsidRPr="00431794" w14:paraId="3DFF862A" w14:textId="77777777" w:rsidTr="00F25C8C">
        <w:tc>
          <w:tcPr>
            <w:tcW w:w="3870" w:type="dxa"/>
            <w:tcBorders>
              <w:top w:val="nil"/>
              <w:left w:val="nil"/>
              <w:bottom w:val="single" w:sz="4" w:space="0" w:color="auto"/>
              <w:right w:val="nil"/>
            </w:tcBorders>
            <w:shd w:val="clear" w:color="auto" w:fill="auto"/>
            <w:vAlign w:val="center"/>
            <w:hideMark/>
          </w:tcPr>
          <w:p w14:paraId="04FB7017"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Domestic work, including fetching water and collecting fuel</w:t>
            </w:r>
          </w:p>
        </w:tc>
        <w:tc>
          <w:tcPr>
            <w:tcW w:w="982" w:type="dxa"/>
            <w:tcBorders>
              <w:top w:val="nil"/>
              <w:left w:val="nil"/>
              <w:bottom w:val="single" w:sz="4" w:space="0" w:color="auto"/>
              <w:right w:val="nil"/>
            </w:tcBorders>
            <w:shd w:val="clear" w:color="auto" w:fill="auto"/>
            <w:noWrap/>
            <w:vAlign w:val="center"/>
          </w:tcPr>
          <w:p w14:paraId="3D07C4D3" w14:textId="41C9EC35"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center"/>
          </w:tcPr>
          <w:p w14:paraId="6E169B68" w14:textId="22D4338A"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454CCEE" w14:textId="266243EA"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center"/>
          </w:tcPr>
          <w:p w14:paraId="7446B2E1" w14:textId="3594BEA3"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center"/>
          </w:tcPr>
          <w:p w14:paraId="57495BA5" w14:textId="26BCD71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center"/>
          </w:tcPr>
          <w:p w14:paraId="344DB729" w14:textId="375A8569"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4788127" w14:textId="7BBA5BA3" w:rsidR="00F25C8C" w:rsidRPr="00431794" w:rsidRDefault="00F25C8C" w:rsidP="00AC2AD8">
            <w:pPr>
              <w:spacing w:line="259" w:lineRule="auto"/>
              <w:jc w:val="center"/>
              <w:rPr>
                <w:rFonts w:cs="Gill Sans MT"/>
                <w:sz w:val="20"/>
                <w:szCs w:val="20"/>
              </w:rPr>
            </w:pPr>
          </w:p>
        </w:tc>
      </w:tr>
      <w:tr w:rsidR="00F25C8C" w:rsidRPr="00431794" w14:paraId="0216188F" w14:textId="77777777" w:rsidTr="00F25C8C">
        <w:tc>
          <w:tcPr>
            <w:tcW w:w="3870" w:type="dxa"/>
            <w:tcBorders>
              <w:top w:val="nil"/>
              <w:left w:val="nil"/>
              <w:bottom w:val="single" w:sz="4" w:space="0" w:color="auto"/>
              <w:right w:val="nil"/>
            </w:tcBorders>
            <w:shd w:val="clear" w:color="auto" w:fill="auto"/>
            <w:vAlign w:val="center"/>
            <w:hideMark/>
          </w:tcPr>
          <w:p w14:paraId="0ECAE0AA"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Caring for children</w:t>
            </w:r>
          </w:p>
        </w:tc>
        <w:tc>
          <w:tcPr>
            <w:tcW w:w="982" w:type="dxa"/>
            <w:tcBorders>
              <w:top w:val="nil"/>
              <w:left w:val="nil"/>
              <w:bottom w:val="single" w:sz="4" w:space="0" w:color="auto"/>
              <w:right w:val="nil"/>
            </w:tcBorders>
            <w:shd w:val="clear" w:color="auto" w:fill="auto"/>
            <w:noWrap/>
            <w:vAlign w:val="bottom"/>
          </w:tcPr>
          <w:p w14:paraId="18198059" w14:textId="71D9A9E1"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55D9EB7" w14:textId="65C5D718"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39E97CB" w14:textId="4395D2D4"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631FAE5" w14:textId="526D3BA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6730D38" w14:textId="03BBB075"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6CED1A6" w14:textId="53AF361C"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474D788A" w14:textId="7A777422" w:rsidR="00F25C8C" w:rsidRPr="00431794" w:rsidRDefault="00F25C8C" w:rsidP="00AC2AD8">
            <w:pPr>
              <w:spacing w:line="259" w:lineRule="auto"/>
              <w:jc w:val="center"/>
              <w:rPr>
                <w:rFonts w:cs="Gill Sans MT"/>
                <w:sz w:val="20"/>
                <w:szCs w:val="20"/>
              </w:rPr>
            </w:pPr>
          </w:p>
        </w:tc>
      </w:tr>
      <w:tr w:rsidR="00F25C8C" w:rsidRPr="00431794" w14:paraId="1BAE220C" w14:textId="77777777" w:rsidTr="00F25C8C">
        <w:tc>
          <w:tcPr>
            <w:tcW w:w="3870" w:type="dxa"/>
            <w:tcBorders>
              <w:top w:val="nil"/>
              <w:left w:val="nil"/>
              <w:bottom w:val="single" w:sz="4" w:space="0" w:color="auto"/>
              <w:right w:val="nil"/>
            </w:tcBorders>
            <w:shd w:val="clear" w:color="auto" w:fill="auto"/>
            <w:vAlign w:val="center"/>
            <w:hideMark/>
          </w:tcPr>
          <w:p w14:paraId="24B8D1EF"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Caring for adults (sick, elderly)</w:t>
            </w:r>
          </w:p>
        </w:tc>
        <w:tc>
          <w:tcPr>
            <w:tcW w:w="982" w:type="dxa"/>
            <w:tcBorders>
              <w:top w:val="nil"/>
              <w:left w:val="nil"/>
              <w:bottom w:val="single" w:sz="4" w:space="0" w:color="auto"/>
              <w:right w:val="nil"/>
            </w:tcBorders>
            <w:shd w:val="clear" w:color="auto" w:fill="auto"/>
            <w:noWrap/>
            <w:vAlign w:val="bottom"/>
          </w:tcPr>
          <w:p w14:paraId="615A8934" w14:textId="571D4025"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94E7664" w14:textId="4904C598"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220C6C1" w14:textId="74E9D106"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3E758738" w14:textId="45C36AED"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3DD15686" w14:textId="4590240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2F121BB" w14:textId="13D09FD3"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17A7CE9D" w14:textId="465707BC" w:rsidR="00F25C8C" w:rsidRPr="00431794" w:rsidRDefault="00F25C8C" w:rsidP="00AC2AD8">
            <w:pPr>
              <w:spacing w:line="259" w:lineRule="auto"/>
              <w:jc w:val="center"/>
              <w:rPr>
                <w:rFonts w:cs="Gill Sans MT"/>
                <w:sz w:val="20"/>
                <w:szCs w:val="20"/>
              </w:rPr>
            </w:pPr>
          </w:p>
        </w:tc>
      </w:tr>
      <w:tr w:rsidR="00F25C8C" w:rsidRPr="00431794" w14:paraId="59E90A42" w14:textId="77777777" w:rsidTr="00F25C8C">
        <w:tc>
          <w:tcPr>
            <w:tcW w:w="3870" w:type="dxa"/>
            <w:tcBorders>
              <w:top w:val="nil"/>
              <w:left w:val="nil"/>
              <w:bottom w:val="single" w:sz="4" w:space="0" w:color="auto"/>
              <w:right w:val="nil"/>
            </w:tcBorders>
            <w:shd w:val="clear" w:color="auto" w:fill="auto"/>
            <w:vAlign w:val="center"/>
            <w:hideMark/>
          </w:tcPr>
          <w:p w14:paraId="025CE501"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Traveling (not for work or school)</w:t>
            </w:r>
          </w:p>
        </w:tc>
        <w:tc>
          <w:tcPr>
            <w:tcW w:w="982" w:type="dxa"/>
            <w:tcBorders>
              <w:top w:val="nil"/>
              <w:left w:val="nil"/>
              <w:bottom w:val="single" w:sz="4" w:space="0" w:color="auto"/>
              <w:right w:val="nil"/>
            </w:tcBorders>
            <w:shd w:val="clear" w:color="auto" w:fill="auto"/>
            <w:noWrap/>
            <w:vAlign w:val="bottom"/>
          </w:tcPr>
          <w:p w14:paraId="40CA0525" w14:textId="0FCAE742"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134359C" w14:textId="3F6138C0"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6AF971FE" w14:textId="7471734D"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E9712AF" w14:textId="0DCC5F52"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4B4B5B2" w14:textId="3B42D404"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3AB135B" w14:textId="699CB118"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75124B8B" w14:textId="1832A2D0" w:rsidR="00F25C8C" w:rsidRPr="00431794" w:rsidRDefault="00F25C8C" w:rsidP="00AC2AD8">
            <w:pPr>
              <w:spacing w:line="259" w:lineRule="auto"/>
              <w:jc w:val="center"/>
              <w:rPr>
                <w:rFonts w:cs="Gill Sans MT"/>
                <w:sz w:val="20"/>
                <w:szCs w:val="20"/>
              </w:rPr>
            </w:pPr>
          </w:p>
        </w:tc>
      </w:tr>
      <w:tr w:rsidR="00F25C8C" w:rsidRPr="00431794" w14:paraId="1B6B29C6" w14:textId="77777777" w:rsidTr="00F25C8C">
        <w:tc>
          <w:tcPr>
            <w:tcW w:w="3870" w:type="dxa"/>
            <w:tcBorders>
              <w:top w:val="nil"/>
              <w:left w:val="nil"/>
              <w:bottom w:val="single" w:sz="4" w:space="0" w:color="auto"/>
              <w:right w:val="nil"/>
            </w:tcBorders>
            <w:shd w:val="clear" w:color="auto" w:fill="auto"/>
            <w:vAlign w:val="center"/>
            <w:hideMark/>
          </w:tcPr>
          <w:p w14:paraId="5C3B5C11"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Watching TV, listening to radio, reading</w:t>
            </w:r>
          </w:p>
        </w:tc>
        <w:tc>
          <w:tcPr>
            <w:tcW w:w="982" w:type="dxa"/>
            <w:tcBorders>
              <w:top w:val="nil"/>
              <w:left w:val="nil"/>
              <w:bottom w:val="single" w:sz="4" w:space="0" w:color="auto"/>
              <w:right w:val="nil"/>
            </w:tcBorders>
            <w:shd w:val="clear" w:color="auto" w:fill="auto"/>
            <w:noWrap/>
            <w:vAlign w:val="bottom"/>
          </w:tcPr>
          <w:p w14:paraId="6C47ED10" w14:textId="5DC88BD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E5E6671" w14:textId="48E39499"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268CB89F" w14:textId="70E9801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F936EBE" w14:textId="7011AB67"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560C7E0F" w14:textId="0D0ABD6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384CFC36" w14:textId="59AE4144"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7C7479A2" w14:textId="761689B8" w:rsidR="00F25C8C" w:rsidRPr="00431794" w:rsidRDefault="00F25C8C" w:rsidP="00AC2AD8">
            <w:pPr>
              <w:spacing w:line="259" w:lineRule="auto"/>
              <w:jc w:val="center"/>
              <w:rPr>
                <w:rFonts w:cs="Gill Sans MT"/>
                <w:sz w:val="20"/>
                <w:szCs w:val="20"/>
              </w:rPr>
            </w:pPr>
          </w:p>
        </w:tc>
      </w:tr>
      <w:tr w:rsidR="00F25C8C" w:rsidRPr="00431794" w14:paraId="4E26BFE6" w14:textId="77777777" w:rsidTr="00F25C8C">
        <w:tc>
          <w:tcPr>
            <w:tcW w:w="3870" w:type="dxa"/>
            <w:tcBorders>
              <w:top w:val="nil"/>
              <w:left w:val="nil"/>
              <w:bottom w:val="single" w:sz="4" w:space="0" w:color="auto"/>
              <w:right w:val="nil"/>
            </w:tcBorders>
            <w:shd w:val="clear" w:color="auto" w:fill="auto"/>
            <w:vAlign w:val="center"/>
            <w:hideMark/>
          </w:tcPr>
          <w:p w14:paraId="792E5663"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Exercising</w:t>
            </w:r>
          </w:p>
        </w:tc>
        <w:tc>
          <w:tcPr>
            <w:tcW w:w="982" w:type="dxa"/>
            <w:tcBorders>
              <w:top w:val="nil"/>
              <w:left w:val="nil"/>
              <w:bottom w:val="single" w:sz="4" w:space="0" w:color="auto"/>
              <w:right w:val="nil"/>
            </w:tcBorders>
            <w:shd w:val="clear" w:color="auto" w:fill="auto"/>
            <w:noWrap/>
            <w:vAlign w:val="bottom"/>
          </w:tcPr>
          <w:p w14:paraId="01B4FC6B" w14:textId="3968D62C"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7445071" w14:textId="2A9536EC"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2CEC20A" w14:textId="467C5351"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0F6D2F3" w14:textId="4C6E81F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58077B88" w14:textId="65D23600"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321B06A5" w14:textId="3E733C04"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1DAB38B" w14:textId="71AABF21" w:rsidR="00F25C8C" w:rsidRPr="00431794" w:rsidRDefault="00F25C8C" w:rsidP="00AC2AD8">
            <w:pPr>
              <w:spacing w:line="259" w:lineRule="auto"/>
              <w:jc w:val="center"/>
              <w:rPr>
                <w:rFonts w:cs="Gill Sans MT"/>
                <w:sz w:val="20"/>
                <w:szCs w:val="20"/>
              </w:rPr>
            </w:pPr>
          </w:p>
        </w:tc>
      </w:tr>
      <w:tr w:rsidR="00F25C8C" w:rsidRPr="00431794" w14:paraId="4C57D19C" w14:textId="77777777" w:rsidTr="00F25C8C">
        <w:tc>
          <w:tcPr>
            <w:tcW w:w="3870" w:type="dxa"/>
            <w:tcBorders>
              <w:top w:val="nil"/>
              <w:left w:val="nil"/>
              <w:bottom w:val="single" w:sz="4" w:space="0" w:color="auto"/>
              <w:right w:val="nil"/>
            </w:tcBorders>
            <w:shd w:val="clear" w:color="auto" w:fill="auto"/>
            <w:vAlign w:val="center"/>
            <w:hideMark/>
          </w:tcPr>
          <w:p w14:paraId="3F9CC3AE" w14:textId="77777777" w:rsidR="00F25C8C" w:rsidRPr="00431794" w:rsidRDefault="00F25C8C" w:rsidP="00AC2AD8">
            <w:pPr>
              <w:keepNext/>
              <w:widowControl/>
              <w:spacing w:line="259" w:lineRule="auto"/>
              <w:ind w:left="90"/>
              <w:rPr>
                <w:rFonts w:cs="Gill Sans MT"/>
                <w:sz w:val="20"/>
                <w:szCs w:val="20"/>
              </w:rPr>
            </w:pPr>
            <w:r w:rsidRPr="00431794">
              <w:rPr>
                <w:rFonts w:cs="Gill Sans MT"/>
                <w:sz w:val="20"/>
                <w:szCs w:val="20"/>
              </w:rPr>
              <w:t>Social activities and hobbies</w:t>
            </w:r>
          </w:p>
        </w:tc>
        <w:tc>
          <w:tcPr>
            <w:tcW w:w="982" w:type="dxa"/>
            <w:tcBorders>
              <w:top w:val="nil"/>
              <w:left w:val="nil"/>
              <w:bottom w:val="single" w:sz="4" w:space="0" w:color="auto"/>
              <w:right w:val="nil"/>
            </w:tcBorders>
            <w:shd w:val="clear" w:color="auto" w:fill="auto"/>
            <w:noWrap/>
            <w:vAlign w:val="bottom"/>
          </w:tcPr>
          <w:p w14:paraId="7C0BBDFA" w14:textId="166F76DA" w:rsidR="00F25C8C" w:rsidRPr="00431794" w:rsidRDefault="00F25C8C" w:rsidP="00AC2AD8">
            <w:pPr>
              <w:keepNext/>
              <w:widowControl/>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98422DE" w14:textId="669C54D6" w:rsidR="00F25C8C" w:rsidRPr="00431794" w:rsidRDefault="00F25C8C" w:rsidP="00AC2AD8">
            <w:pPr>
              <w:keepNext/>
              <w:widowControl/>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D3A9304" w14:textId="405DB959" w:rsidR="00F25C8C" w:rsidRPr="00431794" w:rsidRDefault="00F25C8C" w:rsidP="00AC2AD8">
            <w:pPr>
              <w:keepNext/>
              <w:widowControl/>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1B26B74E" w14:textId="25BF8BAA" w:rsidR="00F25C8C" w:rsidRPr="00431794" w:rsidRDefault="00F25C8C" w:rsidP="00AC2AD8">
            <w:pPr>
              <w:keepNext/>
              <w:widowControl/>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3752DD50" w14:textId="629FC117" w:rsidR="00F25C8C" w:rsidRPr="00431794" w:rsidRDefault="00F25C8C" w:rsidP="00AC2AD8">
            <w:pPr>
              <w:keepNext/>
              <w:widowControl/>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10125D3" w14:textId="78B2136A" w:rsidR="00F25C8C" w:rsidRPr="00431794" w:rsidRDefault="00F25C8C" w:rsidP="00AC2AD8">
            <w:pPr>
              <w:keepNext/>
              <w:widowControl/>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414C860" w14:textId="05ED390B" w:rsidR="00F25C8C" w:rsidRPr="00431794" w:rsidRDefault="00F25C8C" w:rsidP="00AC2AD8">
            <w:pPr>
              <w:keepNext/>
              <w:widowControl/>
              <w:spacing w:line="259" w:lineRule="auto"/>
              <w:jc w:val="center"/>
              <w:rPr>
                <w:rFonts w:cs="Gill Sans MT"/>
                <w:sz w:val="20"/>
                <w:szCs w:val="20"/>
              </w:rPr>
            </w:pPr>
          </w:p>
        </w:tc>
      </w:tr>
      <w:tr w:rsidR="00F25C8C" w:rsidRPr="00431794" w14:paraId="0A3D9D3C" w14:textId="77777777" w:rsidTr="00F25C8C">
        <w:tc>
          <w:tcPr>
            <w:tcW w:w="3870" w:type="dxa"/>
            <w:tcBorders>
              <w:top w:val="nil"/>
              <w:left w:val="nil"/>
              <w:bottom w:val="single" w:sz="4" w:space="0" w:color="auto"/>
              <w:right w:val="nil"/>
            </w:tcBorders>
            <w:shd w:val="clear" w:color="auto" w:fill="auto"/>
            <w:vAlign w:val="center"/>
            <w:hideMark/>
          </w:tcPr>
          <w:p w14:paraId="60111EA1" w14:textId="77777777" w:rsidR="00F25C8C" w:rsidRPr="00431794" w:rsidRDefault="00F25C8C" w:rsidP="00AC2AD8">
            <w:pPr>
              <w:keepNext/>
              <w:widowControl/>
              <w:spacing w:line="259" w:lineRule="auto"/>
              <w:ind w:left="90"/>
              <w:rPr>
                <w:rFonts w:cs="Gill Sans MT"/>
                <w:sz w:val="20"/>
                <w:szCs w:val="20"/>
              </w:rPr>
            </w:pPr>
            <w:r w:rsidRPr="00431794">
              <w:rPr>
                <w:rFonts w:cs="Gill Sans MT"/>
                <w:sz w:val="20"/>
                <w:szCs w:val="20"/>
              </w:rPr>
              <w:t>Religious activities</w:t>
            </w:r>
          </w:p>
        </w:tc>
        <w:tc>
          <w:tcPr>
            <w:tcW w:w="982" w:type="dxa"/>
            <w:tcBorders>
              <w:top w:val="nil"/>
              <w:left w:val="nil"/>
              <w:bottom w:val="single" w:sz="4" w:space="0" w:color="auto"/>
              <w:right w:val="nil"/>
            </w:tcBorders>
            <w:shd w:val="clear" w:color="auto" w:fill="auto"/>
            <w:noWrap/>
            <w:vAlign w:val="bottom"/>
          </w:tcPr>
          <w:p w14:paraId="0BD0FDA1" w14:textId="2CF6B50B" w:rsidR="00F25C8C" w:rsidRPr="00431794" w:rsidRDefault="00F25C8C" w:rsidP="00AC2AD8">
            <w:pPr>
              <w:keepNext/>
              <w:widowControl/>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B9EB59E" w14:textId="3EA3CCDB" w:rsidR="00F25C8C" w:rsidRPr="00431794" w:rsidRDefault="00F25C8C" w:rsidP="00AC2AD8">
            <w:pPr>
              <w:keepNext/>
              <w:widowControl/>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42AA6E14" w14:textId="137D07E0" w:rsidR="00F25C8C" w:rsidRPr="00431794" w:rsidRDefault="00F25C8C" w:rsidP="00AC2AD8">
            <w:pPr>
              <w:keepNext/>
              <w:widowControl/>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1F4DBC86" w14:textId="7F44F522" w:rsidR="00F25C8C" w:rsidRPr="00431794" w:rsidRDefault="00F25C8C" w:rsidP="00AC2AD8">
            <w:pPr>
              <w:keepNext/>
              <w:widowControl/>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446308F" w14:textId="0940352F" w:rsidR="00F25C8C" w:rsidRPr="00431794" w:rsidRDefault="00F25C8C" w:rsidP="00AC2AD8">
            <w:pPr>
              <w:keepNext/>
              <w:widowControl/>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13C18331" w14:textId="2A8D4942" w:rsidR="00F25C8C" w:rsidRPr="00431794" w:rsidRDefault="00F25C8C" w:rsidP="00AC2AD8">
            <w:pPr>
              <w:keepNext/>
              <w:widowControl/>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01D2ACD8" w14:textId="4D2F4C41" w:rsidR="00F25C8C" w:rsidRPr="00431794" w:rsidRDefault="00F25C8C" w:rsidP="00AC2AD8">
            <w:pPr>
              <w:keepNext/>
              <w:widowControl/>
              <w:spacing w:line="259" w:lineRule="auto"/>
              <w:jc w:val="center"/>
              <w:rPr>
                <w:rFonts w:cs="Gill Sans MT"/>
                <w:sz w:val="20"/>
                <w:szCs w:val="20"/>
              </w:rPr>
            </w:pPr>
          </w:p>
        </w:tc>
      </w:tr>
      <w:tr w:rsidR="00F25C8C" w:rsidRPr="00431794" w14:paraId="545FB124" w14:textId="77777777" w:rsidTr="00F25C8C">
        <w:tc>
          <w:tcPr>
            <w:tcW w:w="3870" w:type="dxa"/>
            <w:tcBorders>
              <w:top w:val="nil"/>
              <w:left w:val="nil"/>
              <w:bottom w:val="single" w:sz="4" w:space="0" w:color="auto"/>
              <w:right w:val="nil"/>
            </w:tcBorders>
            <w:shd w:val="clear" w:color="auto" w:fill="auto"/>
            <w:vAlign w:val="center"/>
            <w:hideMark/>
          </w:tcPr>
          <w:p w14:paraId="78C5B434" w14:textId="77777777" w:rsidR="00F25C8C" w:rsidRPr="00431794" w:rsidRDefault="00F25C8C" w:rsidP="00AC2AD8">
            <w:pPr>
              <w:keepNext/>
              <w:widowControl/>
              <w:spacing w:line="259" w:lineRule="auto"/>
              <w:ind w:left="90"/>
              <w:rPr>
                <w:rFonts w:cs="Gill Sans MT"/>
                <w:sz w:val="20"/>
                <w:szCs w:val="20"/>
              </w:rPr>
            </w:pPr>
            <w:r w:rsidRPr="00431794">
              <w:rPr>
                <w:rFonts w:cs="Gill Sans MT"/>
                <w:sz w:val="20"/>
                <w:szCs w:val="20"/>
              </w:rPr>
              <w:t>Other</w:t>
            </w:r>
          </w:p>
        </w:tc>
        <w:tc>
          <w:tcPr>
            <w:tcW w:w="982" w:type="dxa"/>
            <w:tcBorders>
              <w:top w:val="nil"/>
              <w:left w:val="nil"/>
              <w:bottom w:val="single" w:sz="4" w:space="0" w:color="auto"/>
              <w:right w:val="nil"/>
            </w:tcBorders>
            <w:shd w:val="clear" w:color="auto" w:fill="auto"/>
            <w:noWrap/>
            <w:vAlign w:val="bottom"/>
          </w:tcPr>
          <w:p w14:paraId="539F2292" w14:textId="41463844" w:rsidR="00F25C8C" w:rsidRPr="00431794" w:rsidRDefault="00F25C8C" w:rsidP="00AC2AD8">
            <w:pPr>
              <w:keepNext/>
              <w:widowControl/>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AFE1721" w14:textId="27173B2F" w:rsidR="00F25C8C" w:rsidRPr="00431794" w:rsidRDefault="00F25C8C" w:rsidP="00AC2AD8">
            <w:pPr>
              <w:keepNext/>
              <w:widowControl/>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20CA0988" w14:textId="5BB76E81" w:rsidR="00F25C8C" w:rsidRPr="00431794" w:rsidRDefault="00F25C8C" w:rsidP="00AC2AD8">
            <w:pPr>
              <w:keepNext/>
              <w:widowControl/>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01DC7742" w14:textId="77D90590" w:rsidR="00F25C8C" w:rsidRPr="00431794" w:rsidRDefault="00F25C8C" w:rsidP="00AC2AD8">
            <w:pPr>
              <w:keepNext/>
              <w:widowControl/>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1D7D215" w14:textId="7BD00EE9" w:rsidR="00F25C8C" w:rsidRPr="00431794" w:rsidRDefault="00F25C8C" w:rsidP="00AC2AD8">
            <w:pPr>
              <w:keepNext/>
              <w:widowControl/>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4FA31E76" w14:textId="0E8412C0" w:rsidR="00F25C8C" w:rsidRPr="00431794" w:rsidRDefault="00F25C8C" w:rsidP="00AC2AD8">
            <w:pPr>
              <w:keepNext/>
              <w:widowControl/>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FD4737F" w14:textId="0F8C256A" w:rsidR="00F25C8C" w:rsidRPr="00431794" w:rsidRDefault="00F25C8C" w:rsidP="00AC2AD8">
            <w:pPr>
              <w:keepNext/>
              <w:widowControl/>
              <w:spacing w:line="259" w:lineRule="auto"/>
              <w:jc w:val="center"/>
              <w:rPr>
                <w:rFonts w:cs="Gill Sans MT"/>
                <w:sz w:val="20"/>
                <w:szCs w:val="20"/>
              </w:rPr>
            </w:pPr>
          </w:p>
        </w:tc>
      </w:tr>
      <w:tr w:rsidR="00F25C8C" w:rsidRPr="00431794" w14:paraId="1025D6E1" w14:textId="77777777" w:rsidTr="00F25C8C">
        <w:tc>
          <w:tcPr>
            <w:tcW w:w="3870" w:type="dxa"/>
            <w:tcBorders>
              <w:top w:val="nil"/>
              <w:left w:val="nil"/>
              <w:bottom w:val="single" w:sz="4" w:space="0" w:color="auto"/>
              <w:right w:val="nil"/>
            </w:tcBorders>
            <w:shd w:val="clear" w:color="auto" w:fill="auto"/>
            <w:vAlign w:val="center"/>
            <w:hideMark/>
          </w:tcPr>
          <w:p w14:paraId="761BA265" w14:textId="749234B4" w:rsidR="00F25C8C" w:rsidRPr="00431794" w:rsidRDefault="00F25C8C" w:rsidP="00AC2AD8">
            <w:pPr>
              <w:keepNext/>
              <w:widowControl/>
              <w:spacing w:line="259" w:lineRule="auto"/>
              <w:ind w:left="90"/>
              <w:rPr>
                <w:rFonts w:cs="Gill Sans MT"/>
                <w:b/>
                <w:color w:val="auto"/>
                <w:sz w:val="20"/>
                <w:szCs w:val="20"/>
              </w:rPr>
            </w:pPr>
            <w:r w:rsidRPr="00431794">
              <w:rPr>
                <w:rFonts w:cs="Gill Sans MT"/>
                <w:b/>
                <w:sz w:val="20"/>
                <w:szCs w:val="20"/>
              </w:rPr>
              <w:t>Number of individuals</w:t>
            </w:r>
            <w:r>
              <w:rPr>
                <w:rFonts w:cs="Gill Sans MT"/>
                <w:b/>
                <w:sz w:val="20"/>
                <w:szCs w:val="20"/>
              </w:rPr>
              <w:t xml:space="preserve"> (</w:t>
            </w:r>
            <w:r w:rsidRPr="00F25C8C">
              <w:rPr>
                <w:rFonts w:cs="Gill Sans MT"/>
                <w:b/>
                <w:i/>
                <w:iCs/>
                <w:sz w:val="20"/>
                <w:szCs w:val="20"/>
              </w:rPr>
              <w:t>n</w:t>
            </w:r>
            <w:r>
              <w:rPr>
                <w:rFonts w:cs="Gill Sans MT"/>
                <w:b/>
                <w:sz w:val="20"/>
                <w:szCs w:val="20"/>
              </w:rPr>
              <w:t>)</w:t>
            </w:r>
          </w:p>
        </w:tc>
        <w:tc>
          <w:tcPr>
            <w:tcW w:w="982" w:type="dxa"/>
            <w:tcBorders>
              <w:top w:val="nil"/>
              <w:left w:val="nil"/>
              <w:bottom w:val="single" w:sz="4" w:space="0" w:color="auto"/>
              <w:right w:val="nil"/>
            </w:tcBorders>
            <w:shd w:val="clear" w:color="auto" w:fill="auto"/>
            <w:vAlign w:val="center"/>
          </w:tcPr>
          <w:p w14:paraId="1D31E13F" w14:textId="028ED8C3" w:rsidR="00F25C8C" w:rsidRPr="00431794" w:rsidRDefault="00F25C8C" w:rsidP="00AC2AD8">
            <w:pPr>
              <w:keepNext/>
              <w:widowControl/>
              <w:spacing w:line="259" w:lineRule="auto"/>
              <w:jc w:val="center"/>
              <w:rPr>
                <w:rFonts w:cs="Gill Sans MT"/>
                <w:b/>
                <w:sz w:val="20"/>
                <w:szCs w:val="20"/>
              </w:rPr>
            </w:pPr>
          </w:p>
        </w:tc>
        <w:tc>
          <w:tcPr>
            <w:tcW w:w="1016" w:type="dxa"/>
            <w:tcBorders>
              <w:top w:val="nil"/>
              <w:left w:val="nil"/>
              <w:bottom w:val="single" w:sz="4" w:space="0" w:color="auto"/>
              <w:right w:val="nil"/>
            </w:tcBorders>
            <w:shd w:val="clear" w:color="auto" w:fill="auto"/>
            <w:vAlign w:val="center"/>
          </w:tcPr>
          <w:p w14:paraId="1D9AFEBD" w14:textId="578E20D8" w:rsidR="00F25C8C" w:rsidRPr="00431794" w:rsidRDefault="00F25C8C" w:rsidP="00AC2AD8">
            <w:pPr>
              <w:keepNext/>
              <w:widowControl/>
              <w:spacing w:line="259" w:lineRule="auto"/>
              <w:jc w:val="center"/>
              <w:rPr>
                <w:rFonts w:cs="Gill Sans MT"/>
                <w:b/>
                <w:sz w:val="20"/>
                <w:szCs w:val="20"/>
              </w:rPr>
            </w:pPr>
          </w:p>
        </w:tc>
        <w:tc>
          <w:tcPr>
            <w:tcW w:w="494" w:type="dxa"/>
            <w:tcBorders>
              <w:top w:val="nil"/>
              <w:left w:val="nil"/>
              <w:bottom w:val="single" w:sz="4" w:space="0" w:color="auto"/>
              <w:right w:val="nil"/>
            </w:tcBorders>
            <w:shd w:val="clear" w:color="000000" w:fill="D9D9D9"/>
            <w:noWrap/>
            <w:vAlign w:val="bottom"/>
          </w:tcPr>
          <w:p w14:paraId="5E2B4BC2" w14:textId="08BD0C50" w:rsidR="00F25C8C" w:rsidRPr="00431794" w:rsidRDefault="00F25C8C" w:rsidP="00AC2AD8">
            <w:pPr>
              <w:keepNext/>
              <w:widowControl/>
              <w:spacing w:line="259" w:lineRule="auto"/>
              <w:rPr>
                <w:rFonts w:cs="Gill Sans MT"/>
                <w:sz w:val="20"/>
                <w:szCs w:val="20"/>
              </w:rPr>
            </w:pPr>
          </w:p>
        </w:tc>
        <w:tc>
          <w:tcPr>
            <w:tcW w:w="268" w:type="dxa"/>
            <w:tcBorders>
              <w:top w:val="nil"/>
              <w:left w:val="nil"/>
              <w:bottom w:val="single" w:sz="4" w:space="0" w:color="auto"/>
              <w:right w:val="nil"/>
            </w:tcBorders>
            <w:shd w:val="clear" w:color="auto" w:fill="auto"/>
            <w:vAlign w:val="center"/>
          </w:tcPr>
          <w:p w14:paraId="3E064D09" w14:textId="0AEB8795" w:rsidR="00F25C8C" w:rsidRPr="00431794" w:rsidRDefault="00F25C8C" w:rsidP="00AC2AD8">
            <w:pPr>
              <w:keepNext/>
              <w:widowControl/>
              <w:spacing w:line="259" w:lineRule="auto"/>
              <w:jc w:val="center"/>
              <w:rPr>
                <w:rFonts w:cs="Gill Sans MT"/>
                <w:color w:val="auto"/>
                <w:sz w:val="20"/>
                <w:szCs w:val="20"/>
              </w:rPr>
            </w:pPr>
          </w:p>
        </w:tc>
        <w:tc>
          <w:tcPr>
            <w:tcW w:w="1104" w:type="dxa"/>
            <w:tcBorders>
              <w:top w:val="nil"/>
              <w:left w:val="nil"/>
              <w:bottom w:val="single" w:sz="4" w:space="0" w:color="auto"/>
              <w:right w:val="nil"/>
            </w:tcBorders>
            <w:shd w:val="clear" w:color="auto" w:fill="auto"/>
            <w:vAlign w:val="center"/>
          </w:tcPr>
          <w:p w14:paraId="12C619E7" w14:textId="6EFA1459" w:rsidR="00F25C8C" w:rsidRPr="00431794" w:rsidRDefault="00F25C8C" w:rsidP="00AC2AD8">
            <w:pPr>
              <w:keepNext/>
              <w:widowControl/>
              <w:spacing w:line="259" w:lineRule="auto"/>
              <w:jc w:val="center"/>
              <w:rPr>
                <w:rFonts w:cs="Gill Sans MT"/>
                <w:b/>
                <w:sz w:val="20"/>
                <w:szCs w:val="20"/>
              </w:rPr>
            </w:pPr>
          </w:p>
        </w:tc>
        <w:tc>
          <w:tcPr>
            <w:tcW w:w="900" w:type="dxa"/>
            <w:tcBorders>
              <w:top w:val="nil"/>
              <w:left w:val="nil"/>
              <w:bottom w:val="single" w:sz="4" w:space="0" w:color="auto"/>
              <w:right w:val="nil"/>
            </w:tcBorders>
            <w:shd w:val="clear" w:color="auto" w:fill="auto"/>
            <w:vAlign w:val="center"/>
          </w:tcPr>
          <w:p w14:paraId="54DC7F45" w14:textId="3C178FF2" w:rsidR="00F25C8C" w:rsidRPr="00431794" w:rsidRDefault="00F25C8C" w:rsidP="00AC2AD8">
            <w:pPr>
              <w:keepNext/>
              <w:widowControl/>
              <w:spacing w:line="259" w:lineRule="auto"/>
              <w:jc w:val="center"/>
              <w:rPr>
                <w:rFonts w:cs="Gill Sans MT"/>
                <w:b/>
                <w:sz w:val="20"/>
                <w:szCs w:val="20"/>
              </w:rPr>
            </w:pPr>
          </w:p>
        </w:tc>
        <w:tc>
          <w:tcPr>
            <w:tcW w:w="772" w:type="dxa"/>
            <w:tcBorders>
              <w:top w:val="nil"/>
              <w:left w:val="nil"/>
              <w:bottom w:val="single" w:sz="4" w:space="0" w:color="auto"/>
              <w:right w:val="nil"/>
            </w:tcBorders>
            <w:shd w:val="clear" w:color="000000" w:fill="D9D9D9"/>
            <w:noWrap/>
            <w:vAlign w:val="bottom"/>
          </w:tcPr>
          <w:p w14:paraId="2A0B576E" w14:textId="3DE95967" w:rsidR="00F25C8C" w:rsidRPr="00431794" w:rsidRDefault="00F25C8C" w:rsidP="00AC2AD8">
            <w:pPr>
              <w:keepNext/>
              <w:widowControl/>
              <w:spacing w:line="259" w:lineRule="auto"/>
              <w:rPr>
                <w:rFonts w:cs="Gill Sans MT"/>
                <w:sz w:val="20"/>
                <w:szCs w:val="20"/>
              </w:rPr>
            </w:pPr>
          </w:p>
        </w:tc>
      </w:tr>
    </w:tbl>
    <w:p w14:paraId="20B55F2D" w14:textId="455B3E26" w:rsidR="00550C71" w:rsidRDefault="008170B4" w:rsidP="00F36509">
      <w:pPr>
        <w:ind w:left="90" w:right="1800" w:hanging="90"/>
        <w:rPr>
          <w:sz w:val="16"/>
          <w:szCs w:val="20"/>
        </w:rPr>
      </w:pPr>
      <w:commentRangeStart w:id="409"/>
      <w:r w:rsidRPr="007472E6">
        <w:rPr>
          <w:color w:val="auto"/>
          <w:sz w:val="16"/>
          <w:szCs w:val="16"/>
        </w:rPr>
        <w:t>^ Results not statistically reliable, n&lt;30  </w:t>
      </w:r>
      <w:commentRangeEnd w:id="409"/>
      <w:r>
        <w:rPr>
          <w:rStyle w:val="CommentReference"/>
        </w:rPr>
        <w:commentReference w:id="409"/>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p>
    <w:p w14:paraId="44C58BDB" w14:textId="77777777" w:rsidR="007E1C5D" w:rsidRDefault="007E1C5D" w:rsidP="007E1C5D">
      <w:pPr>
        <w:keepNext/>
        <w:widowControl/>
        <w:tabs>
          <w:tab w:val="left" w:pos="90"/>
        </w:tabs>
        <w:ind w:left="90" w:hanging="90"/>
        <w:rPr>
          <w:sz w:val="16"/>
          <w:szCs w:val="20"/>
        </w:rPr>
      </w:pPr>
      <w:r w:rsidRPr="005324C0">
        <w:rPr>
          <w:sz w:val="16"/>
          <w:szCs w:val="20"/>
          <w:vertAlign w:val="superscript"/>
        </w:rPr>
        <w:t>a</w:t>
      </w:r>
      <w:r>
        <w:rPr>
          <w:sz w:val="16"/>
          <w:szCs w:val="20"/>
        </w:rPr>
        <w:t xml:space="preserve"> </w:t>
      </w:r>
      <w:r w:rsidRPr="00A570EA">
        <w:rPr>
          <w:sz w:val="16"/>
          <w:szCs w:val="20"/>
        </w:rPr>
        <w:t xml:space="preserve">The percentages indicate those individuals who reported performing the activity, irrespective of the length of time that they spent performing the activity. </w:t>
      </w:r>
    </w:p>
    <w:p w14:paraId="6993211B" w14:textId="77777777" w:rsidR="007E1C5D" w:rsidRDefault="007E1C5D" w:rsidP="007E1C5D">
      <w:pPr>
        <w:keepNext/>
        <w:widowControl/>
        <w:tabs>
          <w:tab w:val="left" w:pos="90"/>
        </w:tabs>
        <w:ind w:left="90" w:hanging="90"/>
        <w:rPr>
          <w:sz w:val="16"/>
          <w:szCs w:val="20"/>
        </w:rPr>
      </w:pPr>
      <w:r w:rsidRPr="005324C0">
        <w:rPr>
          <w:sz w:val="16"/>
          <w:szCs w:val="20"/>
          <w:vertAlign w:val="superscript"/>
        </w:rPr>
        <w:t>b</w:t>
      </w:r>
      <w:r>
        <w:rPr>
          <w:sz w:val="16"/>
          <w:szCs w:val="20"/>
        </w:rPr>
        <w:t xml:space="preserve"> </w:t>
      </w:r>
      <w:r w:rsidRPr="00A570EA">
        <w:rPr>
          <w:sz w:val="16"/>
          <w:szCs w:val="20"/>
        </w:rPr>
        <w:t>The average hours spent performing an activity is the average across all individuals, assigning zero hours to individuals who did not perform an activity.</w:t>
      </w:r>
    </w:p>
    <w:p w14:paraId="4C69ECC3" w14:textId="77777777" w:rsidR="007E1C5D" w:rsidRDefault="007E1C5D" w:rsidP="007E1C5D">
      <w:pPr>
        <w:pStyle w:val="TF-TblFN"/>
        <w:keepNext/>
        <w:spacing w:before="0" w:line="276" w:lineRule="auto"/>
        <w:ind w:left="90" w:right="720" w:hanging="90"/>
      </w:pPr>
      <w:r>
        <w:rPr>
          <w:vertAlign w:val="superscript"/>
        </w:rPr>
        <w:t>c</w:t>
      </w:r>
      <w:r>
        <w:t xml:space="preserve"> Estimates exclude primary adult female decision-makers who are not de jure household members or who have missing or incomplete data.</w:t>
      </w:r>
    </w:p>
    <w:p w14:paraId="16ACDA85" w14:textId="77777777" w:rsidR="007E1C5D" w:rsidRDefault="007E1C5D" w:rsidP="007E1C5D">
      <w:pPr>
        <w:pStyle w:val="TF-TblFN"/>
        <w:keepNext/>
        <w:spacing w:before="0" w:line="276" w:lineRule="auto"/>
        <w:ind w:left="90" w:right="720" w:hanging="90"/>
      </w:pPr>
      <w:r>
        <w:rPr>
          <w:vertAlign w:val="superscript"/>
        </w:rPr>
        <w:t>d</w:t>
      </w:r>
      <w:r>
        <w:t xml:space="preserve"> Estimates exclude primary adult male decision-makers who are not de jure household members or who have missing or incomplete data.</w:t>
      </w:r>
    </w:p>
    <w:p w14:paraId="69111710" w14:textId="1F2A6CD3" w:rsidR="00550C71" w:rsidRPr="00550C71" w:rsidRDefault="00F25C8C" w:rsidP="00F36509">
      <w:pPr>
        <w:ind w:left="90" w:hanging="90"/>
        <w:rPr>
          <w:sz w:val="16"/>
          <w:szCs w:val="20"/>
        </w:rPr>
      </w:pPr>
      <w:r>
        <w:rPr>
          <w:sz w:val="16"/>
          <w:szCs w:val="20"/>
          <w:vertAlign w:val="superscript"/>
        </w:rPr>
        <w:t>e</w:t>
      </w:r>
      <w:r w:rsidR="00550C71" w:rsidRPr="00550C71">
        <w:rPr>
          <w:sz w:val="16"/>
          <w:szCs w:val="20"/>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5E72AD5F" w14:textId="23159093" w:rsidR="00EC02F5" w:rsidRPr="005718A6" w:rsidRDefault="00550C71" w:rsidP="00F36509">
      <w:pPr>
        <w:rPr>
          <w:b/>
          <w:sz w:val="20"/>
          <w:szCs w:val="20"/>
        </w:rPr>
      </w:pPr>
      <w:r w:rsidRPr="00550C71">
        <w:rPr>
          <w:sz w:val="16"/>
          <w:szCs w:val="20"/>
        </w:rPr>
        <w:t>Source: Feed the Future [</w:t>
      </w:r>
      <w:r w:rsidRPr="00D66798">
        <w:rPr>
          <w:sz w:val="16"/>
          <w:szCs w:val="20"/>
          <w:highlight w:val="yellow"/>
        </w:rPr>
        <w:t>Country</w:t>
      </w:r>
      <w:r w:rsidRPr="00550C71">
        <w:rPr>
          <w:sz w:val="16"/>
          <w:szCs w:val="20"/>
        </w:rPr>
        <w:t>] ZOI Survey [</w:t>
      </w:r>
      <w:r w:rsidRPr="00D66798">
        <w:rPr>
          <w:sz w:val="16"/>
          <w:szCs w:val="20"/>
          <w:highlight w:val="yellow"/>
        </w:rPr>
        <w:t>Survey year(s)</w:t>
      </w:r>
      <w:r w:rsidRPr="00550C71">
        <w:rPr>
          <w:sz w:val="16"/>
          <w:szCs w:val="20"/>
        </w:rPr>
        <w:t>]</w:t>
      </w:r>
    </w:p>
    <w:p w14:paraId="7071F8CA" w14:textId="2E91EE7D" w:rsidR="00EC02F5" w:rsidRDefault="00EC02F5" w:rsidP="00EC02F5">
      <w:pPr>
        <w:rPr>
          <w:sz w:val="20"/>
          <w:szCs w:val="20"/>
        </w:rPr>
      </w:pPr>
      <w:r>
        <w:rPr>
          <w:sz w:val="20"/>
          <w:szCs w:val="20"/>
        </w:rPr>
        <w:br w:type="page"/>
      </w:r>
    </w:p>
    <w:p w14:paraId="1D842717" w14:textId="77777777" w:rsidR="00C95140" w:rsidRDefault="00C95140" w:rsidP="004C6618">
      <w:pPr>
        <w:pStyle w:val="Heading1"/>
        <w:ind w:left="720" w:hanging="360"/>
      </w:pPr>
      <w:bookmarkStart w:id="410" w:name="_Toc20297294"/>
      <w:bookmarkStart w:id="411" w:name="_Toc20297994"/>
      <w:bookmarkStart w:id="412" w:name="_Toc20479553"/>
      <w:bookmarkStart w:id="413" w:name="_Toc20297295"/>
      <w:bookmarkStart w:id="414" w:name="_Toc20297995"/>
      <w:bookmarkStart w:id="415" w:name="_Toc20479554"/>
      <w:bookmarkStart w:id="416" w:name="_Toc20297296"/>
      <w:bookmarkStart w:id="417" w:name="_Toc20297996"/>
      <w:bookmarkStart w:id="418" w:name="_Toc20479555"/>
      <w:bookmarkStart w:id="419" w:name="_Toc20297312"/>
      <w:bookmarkStart w:id="420" w:name="_Toc20298012"/>
      <w:bookmarkStart w:id="421" w:name="_Toc20479571"/>
      <w:bookmarkStart w:id="422" w:name="_Toc20297314"/>
      <w:bookmarkStart w:id="423" w:name="_Toc20298014"/>
      <w:bookmarkStart w:id="424" w:name="_Toc20479573"/>
      <w:bookmarkStart w:id="425" w:name="_Toc20297320"/>
      <w:bookmarkStart w:id="426" w:name="_Toc20298020"/>
      <w:bookmarkStart w:id="427" w:name="_Toc20479579"/>
      <w:bookmarkStart w:id="428" w:name="_Toc20297341"/>
      <w:bookmarkStart w:id="429" w:name="_Toc20298041"/>
      <w:bookmarkStart w:id="430" w:name="_Toc20479600"/>
      <w:bookmarkStart w:id="431" w:name="_Toc20297342"/>
      <w:bookmarkStart w:id="432" w:name="_Toc20298042"/>
      <w:bookmarkStart w:id="433" w:name="_Toc20479601"/>
      <w:bookmarkStart w:id="434" w:name="_Toc20297343"/>
      <w:bookmarkStart w:id="435" w:name="_Toc20298043"/>
      <w:bookmarkStart w:id="436" w:name="_Toc20479602"/>
      <w:bookmarkStart w:id="437" w:name="_Toc20297347"/>
      <w:bookmarkStart w:id="438" w:name="_Toc20298047"/>
      <w:bookmarkStart w:id="439" w:name="_Toc20479606"/>
      <w:bookmarkStart w:id="440" w:name="_Toc20297354"/>
      <w:bookmarkStart w:id="441" w:name="_Toc20298054"/>
      <w:bookmarkStart w:id="442" w:name="_Toc20479613"/>
      <w:bookmarkStart w:id="443" w:name="_Toc20297453"/>
      <w:bookmarkStart w:id="444" w:name="_Toc20298153"/>
      <w:bookmarkStart w:id="445" w:name="_Toc20479712"/>
      <w:bookmarkStart w:id="446" w:name="_Toc20297457"/>
      <w:bookmarkStart w:id="447" w:name="_Toc20298157"/>
      <w:bookmarkStart w:id="448" w:name="_Toc20479716"/>
      <w:bookmarkStart w:id="449" w:name="_Toc20297459"/>
      <w:bookmarkStart w:id="450" w:name="_Toc20298159"/>
      <w:bookmarkStart w:id="451" w:name="_Toc20479718"/>
      <w:bookmarkStart w:id="452" w:name="_Toc20297460"/>
      <w:bookmarkStart w:id="453" w:name="_Toc20298160"/>
      <w:bookmarkStart w:id="454" w:name="_Toc20479719"/>
      <w:bookmarkStart w:id="455" w:name="_Toc20297462"/>
      <w:bookmarkStart w:id="456" w:name="_Toc20298162"/>
      <w:bookmarkStart w:id="457" w:name="_Toc20479721"/>
      <w:bookmarkStart w:id="458" w:name="_Toc20297465"/>
      <w:bookmarkStart w:id="459" w:name="_Toc20298165"/>
      <w:bookmarkStart w:id="460" w:name="_Toc20479724"/>
      <w:bookmarkStart w:id="461" w:name="_Toc20297467"/>
      <w:bookmarkStart w:id="462" w:name="_Toc20298167"/>
      <w:bookmarkStart w:id="463" w:name="_Toc20479726"/>
      <w:bookmarkStart w:id="464" w:name="_Toc20297469"/>
      <w:bookmarkStart w:id="465" w:name="_Toc20298169"/>
      <w:bookmarkStart w:id="466" w:name="_Toc20479728"/>
      <w:bookmarkStart w:id="467" w:name="_Toc20297473"/>
      <w:bookmarkStart w:id="468" w:name="_Toc20298173"/>
      <w:bookmarkStart w:id="469" w:name="_Toc20479732"/>
      <w:bookmarkStart w:id="470" w:name="_Toc20297474"/>
      <w:bookmarkStart w:id="471" w:name="_Toc20298174"/>
      <w:bookmarkStart w:id="472" w:name="_Toc20479733"/>
      <w:bookmarkStart w:id="473" w:name="_Toc20297476"/>
      <w:bookmarkStart w:id="474" w:name="_Toc20298176"/>
      <w:bookmarkStart w:id="475" w:name="_Toc20479735"/>
      <w:bookmarkStart w:id="476" w:name="_Toc20297479"/>
      <w:bookmarkStart w:id="477" w:name="_Toc20298179"/>
      <w:bookmarkStart w:id="478" w:name="_Toc20479738"/>
      <w:bookmarkStart w:id="479" w:name="_Toc20297480"/>
      <w:bookmarkStart w:id="480" w:name="_Toc20298180"/>
      <w:bookmarkStart w:id="481" w:name="_Toc20479739"/>
      <w:bookmarkStart w:id="482" w:name="_Toc20297482"/>
      <w:bookmarkStart w:id="483" w:name="_Toc20298182"/>
      <w:bookmarkStart w:id="484" w:name="_Toc20479741"/>
      <w:bookmarkStart w:id="485" w:name="_Toc20297483"/>
      <w:bookmarkStart w:id="486" w:name="_Toc20298183"/>
      <w:bookmarkStart w:id="487" w:name="_Toc20479742"/>
      <w:bookmarkStart w:id="488" w:name="_Toc20297484"/>
      <w:bookmarkStart w:id="489" w:name="_Toc20298184"/>
      <w:bookmarkStart w:id="490" w:name="_Toc20479743"/>
      <w:bookmarkStart w:id="491" w:name="_Toc20297485"/>
      <w:bookmarkStart w:id="492" w:name="_Toc20298185"/>
      <w:bookmarkStart w:id="493" w:name="_Toc20479744"/>
      <w:bookmarkStart w:id="494" w:name="_Toc20297486"/>
      <w:bookmarkStart w:id="495" w:name="_Toc20298186"/>
      <w:bookmarkStart w:id="496" w:name="_Toc20479745"/>
      <w:bookmarkStart w:id="497" w:name="_Toc20297487"/>
      <w:bookmarkStart w:id="498" w:name="_Toc20298187"/>
      <w:bookmarkStart w:id="499" w:name="_Toc20479746"/>
      <w:bookmarkStart w:id="500" w:name="_Toc20297488"/>
      <w:bookmarkStart w:id="501" w:name="_Toc20298188"/>
      <w:bookmarkStart w:id="502" w:name="_Toc20479747"/>
      <w:bookmarkStart w:id="503" w:name="_Toc20297491"/>
      <w:bookmarkStart w:id="504" w:name="_Toc20298191"/>
      <w:bookmarkStart w:id="505" w:name="_Toc20479750"/>
      <w:bookmarkStart w:id="506" w:name="_Toc20297493"/>
      <w:bookmarkStart w:id="507" w:name="_Toc20298193"/>
      <w:bookmarkStart w:id="508" w:name="_Toc20479752"/>
      <w:bookmarkStart w:id="509" w:name="_Toc20297494"/>
      <w:bookmarkStart w:id="510" w:name="_Toc20298194"/>
      <w:bookmarkStart w:id="511" w:name="_Toc20479753"/>
      <w:bookmarkStart w:id="512" w:name="_Toc20297496"/>
      <w:bookmarkStart w:id="513" w:name="_Toc20298196"/>
      <w:bookmarkStart w:id="514" w:name="_Toc20479755"/>
      <w:bookmarkStart w:id="515" w:name="_Toc20297498"/>
      <w:bookmarkStart w:id="516" w:name="_Toc20298198"/>
      <w:bookmarkStart w:id="517" w:name="_Toc20479757"/>
      <w:bookmarkStart w:id="518" w:name="_Toc20297499"/>
      <w:bookmarkStart w:id="519" w:name="_Toc20298199"/>
      <w:bookmarkStart w:id="520" w:name="_Toc20479758"/>
      <w:bookmarkStart w:id="521" w:name="_Toc20297501"/>
      <w:bookmarkStart w:id="522" w:name="_Toc20298201"/>
      <w:bookmarkStart w:id="523" w:name="_Toc20479760"/>
      <w:bookmarkStart w:id="524" w:name="_Toc20297502"/>
      <w:bookmarkStart w:id="525" w:name="_Toc20298202"/>
      <w:bookmarkStart w:id="526" w:name="_Toc20479761"/>
      <w:bookmarkStart w:id="527" w:name="_Toc20297503"/>
      <w:bookmarkStart w:id="528" w:name="_Toc20298203"/>
      <w:bookmarkStart w:id="529" w:name="_Toc20479762"/>
      <w:bookmarkStart w:id="530" w:name="_Toc20297506"/>
      <w:bookmarkStart w:id="531" w:name="_Toc20298206"/>
      <w:bookmarkStart w:id="532" w:name="_Toc20479765"/>
      <w:bookmarkStart w:id="533" w:name="_Toc20297507"/>
      <w:bookmarkStart w:id="534" w:name="_Toc20298207"/>
      <w:bookmarkStart w:id="535" w:name="_Toc20479766"/>
      <w:bookmarkStart w:id="536" w:name="_Toc20297508"/>
      <w:bookmarkStart w:id="537" w:name="_Toc20298208"/>
      <w:bookmarkStart w:id="538" w:name="_Toc20479767"/>
      <w:bookmarkStart w:id="539" w:name="_Toc20297509"/>
      <w:bookmarkStart w:id="540" w:name="_Toc20298209"/>
      <w:bookmarkStart w:id="541" w:name="_Toc20479768"/>
      <w:bookmarkStart w:id="542" w:name="_Toc20297510"/>
      <w:bookmarkStart w:id="543" w:name="_Toc20298210"/>
      <w:bookmarkStart w:id="544" w:name="_Toc20479769"/>
      <w:bookmarkStart w:id="545" w:name="_Toc20297511"/>
      <w:bookmarkStart w:id="546" w:name="_Toc20298211"/>
      <w:bookmarkStart w:id="547" w:name="_Toc20479770"/>
      <w:bookmarkStart w:id="548" w:name="_Toc20297512"/>
      <w:bookmarkStart w:id="549" w:name="_Toc20298212"/>
      <w:bookmarkStart w:id="550" w:name="_Toc20479771"/>
      <w:bookmarkStart w:id="551" w:name="_Toc20297513"/>
      <w:bookmarkStart w:id="552" w:name="_Toc20298213"/>
      <w:bookmarkStart w:id="553" w:name="_Toc20479772"/>
      <w:bookmarkStart w:id="554" w:name="_Toc20297514"/>
      <w:bookmarkStart w:id="555" w:name="_Toc20298214"/>
      <w:bookmarkStart w:id="556" w:name="_Toc20479773"/>
      <w:bookmarkStart w:id="557" w:name="_Toc20297515"/>
      <w:bookmarkStart w:id="558" w:name="_Toc20298215"/>
      <w:bookmarkStart w:id="559" w:name="_Toc20479774"/>
      <w:bookmarkStart w:id="560" w:name="_Toc20297516"/>
      <w:bookmarkStart w:id="561" w:name="_Toc20298216"/>
      <w:bookmarkStart w:id="562" w:name="_Toc20479775"/>
      <w:bookmarkStart w:id="563" w:name="_Toc20297517"/>
      <w:bookmarkStart w:id="564" w:name="_Toc20298217"/>
      <w:bookmarkStart w:id="565" w:name="_Toc20479776"/>
      <w:bookmarkStart w:id="566" w:name="_Toc20297518"/>
      <w:bookmarkStart w:id="567" w:name="_Toc20298218"/>
      <w:bookmarkStart w:id="568" w:name="_Toc20479777"/>
      <w:bookmarkStart w:id="569" w:name="_Toc20297519"/>
      <w:bookmarkStart w:id="570" w:name="_Toc20298219"/>
      <w:bookmarkStart w:id="571" w:name="_Toc20479778"/>
      <w:bookmarkStart w:id="572" w:name="_Toc20297520"/>
      <w:bookmarkStart w:id="573" w:name="_Toc20298220"/>
      <w:bookmarkStart w:id="574" w:name="_Toc20479779"/>
      <w:bookmarkStart w:id="575" w:name="_Toc20297521"/>
      <w:bookmarkStart w:id="576" w:name="_Toc20298221"/>
      <w:bookmarkStart w:id="577" w:name="_Toc20479780"/>
      <w:bookmarkStart w:id="578" w:name="_Toc20297522"/>
      <w:bookmarkStart w:id="579" w:name="_Toc20298222"/>
      <w:bookmarkStart w:id="580" w:name="_Toc20479781"/>
      <w:bookmarkStart w:id="581" w:name="_Toc20297523"/>
      <w:bookmarkStart w:id="582" w:name="_Toc20298223"/>
      <w:bookmarkStart w:id="583" w:name="_Toc20479782"/>
      <w:bookmarkStart w:id="584" w:name="_Toc20297525"/>
      <w:bookmarkStart w:id="585" w:name="_Toc20298225"/>
      <w:bookmarkStart w:id="586" w:name="_Toc20479784"/>
      <w:bookmarkStart w:id="587" w:name="_Toc20297526"/>
      <w:bookmarkStart w:id="588" w:name="_Toc20298226"/>
      <w:bookmarkStart w:id="589" w:name="_Toc20479785"/>
      <w:bookmarkStart w:id="590" w:name="_Toc20297527"/>
      <w:bookmarkStart w:id="591" w:name="_Toc20298227"/>
      <w:bookmarkStart w:id="592" w:name="_Toc20479786"/>
      <w:bookmarkStart w:id="593" w:name="_Toc20297528"/>
      <w:bookmarkStart w:id="594" w:name="_Toc20298228"/>
      <w:bookmarkStart w:id="595" w:name="_Toc20479787"/>
      <w:bookmarkStart w:id="596" w:name="_Toc20297529"/>
      <w:bookmarkStart w:id="597" w:name="_Toc20298229"/>
      <w:bookmarkStart w:id="598" w:name="_Toc20479788"/>
      <w:bookmarkStart w:id="599" w:name="_Toc20297530"/>
      <w:bookmarkStart w:id="600" w:name="_Toc20298230"/>
      <w:bookmarkStart w:id="601" w:name="_Toc20479789"/>
      <w:bookmarkStart w:id="602" w:name="_Toc20297531"/>
      <w:bookmarkStart w:id="603" w:name="_Toc20298231"/>
      <w:bookmarkStart w:id="604" w:name="_Toc20479790"/>
      <w:bookmarkStart w:id="605" w:name="_Toc20297532"/>
      <w:bookmarkStart w:id="606" w:name="_Toc20298232"/>
      <w:bookmarkStart w:id="607" w:name="_Toc20479791"/>
      <w:bookmarkStart w:id="608" w:name="_Toc20297533"/>
      <w:bookmarkStart w:id="609" w:name="_Toc20298233"/>
      <w:bookmarkStart w:id="610" w:name="_Toc20479792"/>
      <w:bookmarkStart w:id="611" w:name="_Toc20297534"/>
      <w:bookmarkStart w:id="612" w:name="_Toc20298234"/>
      <w:bookmarkStart w:id="613" w:name="_Toc20479793"/>
      <w:bookmarkStart w:id="614" w:name="_Toc20297535"/>
      <w:bookmarkStart w:id="615" w:name="_Toc20298235"/>
      <w:bookmarkStart w:id="616" w:name="_Toc20479794"/>
      <w:bookmarkStart w:id="617" w:name="_Toc20297536"/>
      <w:bookmarkStart w:id="618" w:name="_Toc20298236"/>
      <w:bookmarkStart w:id="619" w:name="_Toc20479795"/>
      <w:bookmarkStart w:id="620" w:name="_Toc20297537"/>
      <w:bookmarkStart w:id="621" w:name="_Toc20298237"/>
      <w:bookmarkStart w:id="622" w:name="_Toc20479796"/>
      <w:bookmarkStart w:id="623" w:name="_Toc20297538"/>
      <w:bookmarkStart w:id="624" w:name="_Toc20298238"/>
      <w:bookmarkStart w:id="625" w:name="_Toc20479797"/>
      <w:bookmarkStart w:id="626" w:name="_Toc20297539"/>
      <w:bookmarkStart w:id="627" w:name="_Toc20298239"/>
      <w:bookmarkStart w:id="628" w:name="_Toc20479798"/>
      <w:bookmarkStart w:id="629" w:name="_Toc20297540"/>
      <w:bookmarkStart w:id="630" w:name="_Toc20298240"/>
      <w:bookmarkStart w:id="631" w:name="_Toc20479799"/>
      <w:bookmarkStart w:id="632" w:name="_Toc20297541"/>
      <w:bookmarkStart w:id="633" w:name="_Toc20298241"/>
      <w:bookmarkStart w:id="634" w:name="_Toc20479800"/>
      <w:bookmarkStart w:id="635" w:name="_Toc20297543"/>
      <w:bookmarkStart w:id="636" w:name="_Toc20298243"/>
      <w:bookmarkStart w:id="637" w:name="_Toc20479802"/>
      <w:bookmarkStart w:id="638" w:name="_Toc20297545"/>
      <w:bookmarkStart w:id="639" w:name="_Toc20298245"/>
      <w:bookmarkStart w:id="640" w:name="_Toc20479804"/>
      <w:bookmarkStart w:id="641" w:name="_Toc20297546"/>
      <w:bookmarkStart w:id="642" w:name="_Toc20298246"/>
      <w:bookmarkStart w:id="643" w:name="_Toc20479805"/>
      <w:bookmarkStart w:id="644" w:name="_Toc20297547"/>
      <w:bookmarkStart w:id="645" w:name="_Toc20298247"/>
      <w:bookmarkStart w:id="646" w:name="_Toc20479806"/>
      <w:bookmarkStart w:id="647" w:name="_Toc20297548"/>
      <w:bookmarkStart w:id="648" w:name="_Toc20298248"/>
      <w:bookmarkStart w:id="649" w:name="_Toc20479807"/>
      <w:bookmarkStart w:id="650" w:name="_Toc20297549"/>
      <w:bookmarkStart w:id="651" w:name="_Toc20298249"/>
      <w:bookmarkStart w:id="652" w:name="_Toc20479808"/>
      <w:bookmarkStart w:id="653" w:name="_Toc20297550"/>
      <w:bookmarkStart w:id="654" w:name="_Toc20298250"/>
      <w:bookmarkStart w:id="655" w:name="_Toc20479809"/>
      <w:bookmarkStart w:id="656" w:name="_Toc20297551"/>
      <w:bookmarkStart w:id="657" w:name="_Toc20298251"/>
      <w:bookmarkStart w:id="658" w:name="_Toc20479810"/>
      <w:bookmarkStart w:id="659" w:name="_Toc20297552"/>
      <w:bookmarkStart w:id="660" w:name="_Toc20298252"/>
      <w:bookmarkStart w:id="661" w:name="_Toc20479811"/>
      <w:bookmarkStart w:id="662" w:name="_Toc20297553"/>
      <w:bookmarkStart w:id="663" w:name="_Toc20298253"/>
      <w:bookmarkStart w:id="664" w:name="_Toc20479812"/>
      <w:bookmarkStart w:id="665" w:name="_Toc20297554"/>
      <w:bookmarkStart w:id="666" w:name="_Toc20298254"/>
      <w:bookmarkStart w:id="667" w:name="_Toc20479813"/>
      <w:bookmarkStart w:id="668" w:name="_Toc20297555"/>
      <w:bookmarkStart w:id="669" w:name="_Toc20298255"/>
      <w:bookmarkStart w:id="670" w:name="_Toc20479814"/>
      <w:bookmarkStart w:id="671" w:name="_Toc20297556"/>
      <w:bookmarkStart w:id="672" w:name="_Toc20298256"/>
      <w:bookmarkStart w:id="673" w:name="_Toc20479815"/>
      <w:bookmarkStart w:id="674" w:name="_Toc20297557"/>
      <w:bookmarkStart w:id="675" w:name="_Toc20298257"/>
      <w:bookmarkStart w:id="676" w:name="_Toc20479816"/>
      <w:bookmarkStart w:id="677" w:name="_Toc20297558"/>
      <w:bookmarkStart w:id="678" w:name="_Toc20298258"/>
      <w:bookmarkStart w:id="679" w:name="_Toc20479817"/>
      <w:bookmarkStart w:id="680" w:name="_Toc20297559"/>
      <w:bookmarkStart w:id="681" w:name="_Toc20298259"/>
      <w:bookmarkStart w:id="682" w:name="_Toc20479818"/>
      <w:bookmarkStart w:id="683" w:name="_Toc20297560"/>
      <w:bookmarkStart w:id="684" w:name="_Toc20298260"/>
      <w:bookmarkStart w:id="685" w:name="_Toc20479819"/>
      <w:bookmarkStart w:id="686" w:name="_Toc20297561"/>
      <w:bookmarkStart w:id="687" w:name="_Toc20298261"/>
      <w:bookmarkStart w:id="688" w:name="_Toc20479820"/>
      <w:bookmarkStart w:id="689" w:name="_Toc20297562"/>
      <w:bookmarkStart w:id="690" w:name="_Toc20298262"/>
      <w:bookmarkStart w:id="691" w:name="_Toc20479821"/>
      <w:bookmarkStart w:id="692" w:name="_Toc20297563"/>
      <w:bookmarkStart w:id="693" w:name="_Toc20298263"/>
      <w:bookmarkStart w:id="694" w:name="_Toc20479822"/>
      <w:bookmarkStart w:id="695" w:name="_Toc20297571"/>
      <w:bookmarkStart w:id="696" w:name="_Toc20298271"/>
      <w:bookmarkStart w:id="697" w:name="_Toc20479830"/>
      <w:bookmarkStart w:id="698" w:name="_Toc20297581"/>
      <w:bookmarkStart w:id="699" w:name="_Toc20298281"/>
      <w:bookmarkStart w:id="700" w:name="_Toc20479840"/>
      <w:bookmarkStart w:id="701" w:name="_Toc63673358"/>
      <w:bookmarkStart w:id="702" w:name="_Toc1252818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commentRangeStart w:id="703"/>
      <w:r>
        <w:lastRenderedPageBreak/>
        <w:t>Targeted</w:t>
      </w:r>
      <w:commentRangeEnd w:id="703"/>
      <w:r w:rsidR="00C64EF1">
        <w:rPr>
          <w:rStyle w:val="CommentReference"/>
          <w:rFonts w:eastAsia="Arial"/>
          <w:b w:val="0"/>
          <w:caps w:val="0"/>
          <w:color w:val="000000"/>
        </w:rPr>
        <w:commentReference w:id="703"/>
      </w:r>
      <w:r>
        <w:t xml:space="preserve"> agriculture value chains</w:t>
      </w:r>
      <w:bookmarkEnd w:id="701"/>
    </w:p>
    <w:p w14:paraId="71DC5912" w14:textId="1E758CD2" w:rsidR="00C95140" w:rsidRDefault="00C95140" w:rsidP="004C6618">
      <w:pPr>
        <w:pStyle w:val="BodyText1"/>
        <w:rPr>
          <w:highlight w:val="green"/>
        </w:rPr>
      </w:pPr>
      <w:r w:rsidRPr="00606501">
        <w:t xml:space="preserve">This chapter presents the results for </w:t>
      </w:r>
      <w:r>
        <w:t>the targeted value chains—</w:t>
      </w:r>
      <w:r w:rsidRPr="009A1AC5">
        <w:rPr>
          <w:highlight w:val="yellow"/>
        </w:rPr>
        <w:t xml:space="preserve">maize, </w:t>
      </w:r>
      <w:r>
        <w:rPr>
          <w:highlight w:val="yellow"/>
        </w:rPr>
        <w:t>fishpond aquaculture</w:t>
      </w:r>
      <w:r w:rsidRPr="009A1AC5">
        <w:rPr>
          <w:highlight w:val="yellow"/>
        </w:rPr>
        <w:t>, and</w:t>
      </w:r>
      <w:r w:rsidRPr="004B358D">
        <w:rPr>
          <w:highlight w:val="yellow"/>
        </w:rPr>
        <w:t xml:space="preserve"> dairy </w:t>
      </w:r>
      <w:r w:rsidRPr="00BE7C43">
        <w:rPr>
          <w:highlight w:val="yellow"/>
        </w:rPr>
        <w:t>farming</w:t>
      </w:r>
      <w:r>
        <w:t>—</w:t>
      </w:r>
      <w:r w:rsidRPr="00606501">
        <w:t xml:space="preserve">included in the Feed the Future ZOI Survey in </w:t>
      </w:r>
      <w:r w:rsidRPr="00606501">
        <w:rPr>
          <w:highlight w:val="yellow"/>
        </w:rPr>
        <w:t>[Country]</w:t>
      </w:r>
      <w:r w:rsidRPr="00606501">
        <w:t xml:space="preserve">, including </w:t>
      </w:r>
      <w:r>
        <w:t xml:space="preserve">background information about each value chain and its farmers, </w:t>
      </w:r>
      <w:r w:rsidRPr="00606501">
        <w:t xml:space="preserve">the </w:t>
      </w:r>
      <w:r>
        <w:t xml:space="preserve">use </w:t>
      </w:r>
      <w:r w:rsidRPr="00606501">
        <w:t xml:space="preserve">of </w:t>
      </w:r>
      <w:r>
        <w:t xml:space="preserve">agriculture </w:t>
      </w:r>
      <w:r w:rsidRPr="00606501">
        <w:t>technologies and management practices</w:t>
      </w:r>
      <w:r>
        <w:t xml:space="preserve">, </w:t>
      </w:r>
      <w:r w:rsidRPr="00606501">
        <w:t>and the yield</w:t>
      </w:r>
      <w:r>
        <w:t xml:space="preserve">. Individuals responsible for making management decisions about one or more maize plot, one or more fishpond, or one or more herd of dairy cows during the year preceding the ZOI Survey were eligible to respond to the corresponding survey modules. Throughout this chapter, these interviewed individuals are referred to as farmers. </w:t>
      </w:r>
      <w:r w:rsidRPr="00DB6E9C">
        <w:t xml:space="preserve">There may be more than one farmer of a </w:t>
      </w:r>
      <w:r>
        <w:t xml:space="preserve">specific value chain </w:t>
      </w:r>
      <w:r w:rsidRPr="00DB6E9C">
        <w:t xml:space="preserve">in the same household if the farmers </w:t>
      </w:r>
      <w:r>
        <w:t>we</w:t>
      </w:r>
      <w:r w:rsidRPr="00DB6E9C">
        <w:t xml:space="preserve">re responsible for different plots of </w:t>
      </w:r>
      <w:r>
        <w:t>maize, different fishponds, or different herds of dairy cows</w:t>
      </w:r>
      <w:r w:rsidRPr="00DB6E9C">
        <w:t>.</w:t>
      </w:r>
      <w:r>
        <w:t xml:space="preserve"> Multiple farmers in the same household, therefore, may have been interviewed about the same value chains. In addition, </w:t>
      </w:r>
      <w:r w:rsidRPr="00DB6E9C">
        <w:t xml:space="preserve">the same farmer may have been responsible for </w:t>
      </w:r>
      <w:r>
        <w:t>more than one targeted value chain; in which case, the same farmer may have been interviewed about multiple value chains</w:t>
      </w:r>
      <w:r w:rsidRPr="00DB6E9C">
        <w:t>.</w:t>
      </w:r>
      <w:r>
        <w:t xml:space="preserve"> </w:t>
      </w:r>
      <w:r w:rsidRPr="00DB6E9C">
        <w:rPr>
          <w:highlight w:val="green"/>
        </w:rPr>
        <w:t xml:space="preserve"> </w:t>
      </w:r>
    </w:p>
    <w:p w14:paraId="2D51FED4" w14:textId="77777777" w:rsidR="00C95140" w:rsidRPr="00D63E7F" w:rsidRDefault="00C95140" w:rsidP="004C6618">
      <w:pPr>
        <w:pStyle w:val="BodyText1"/>
      </w:pPr>
      <w:r>
        <w:t>Results</w:t>
      </w:r>
      <w:r w:rsidRPr="00606501">
        <w:t xml:space="preserve"> for </w:t>
      </w:r>
      <w:r>
        <w:t>each targeted value chain</w:t>
      </w:r>
      <w:r w:rsidRPr="00606501">
        <w:t xml:space="preserve"> are presented </w:t>
      </w:r>
      <w:r>
        <w:t xml:space="preserve">across all farmers of that value chain and disaggregated by </w:t>
      </w:r>
      <w:r w:rsidRPr="00606501">
        <w:t>sex</w:t>
      </w:r>
      <w:r>
        <w:t xml:space="preserve"> and</w:t>
      </w:r>
      <w:r w:rsidRPr="00606501">
        <w:t xml:space="preserve"> age </w:t>
      </w:r>
      <w:r>
        <w:t>(15-29 years and 30 years or older)</w:t>
      </w:r>
      <w:r w:rsidRPr="00606501">
        <w:t>.</w:t>
      </w:r>
      <w:r>
        <w:t xml:space="preserve"> G</w:t>
      </w:r>
      <w:r w:rsidRPr="00D63E7F">
        <w:t xml:space="preserve">roup-wise tests of differences were run to compare </w:t>
      </w:r>
      <w:r>
        <w:t xml:space="preserve">the use of practices and </w:t>
      </w:r>
      <w:r w:rsidRPr="00D63E7F">
        <w:t>technologies between male and female farmers and youth and non-youth farmers. Statistically significant results are indicated in the tables and discussed in the narrative.</w:t>
      </w:r>
    </w:p>
    <w:p w14:paraId="3DA9C516" w14:textId="7FE17939" w:rsidR="00C95140" w:rsidRPr="00606501" w:rsidRDefault="00C95140" w:rsidP="004C6618">
      <w:pPr>
        <w:pStyle w:val="BodyText1"/>
      </w:pPr>
      <w:r>
        <w:rPr>
          <w:szCs w:val="22"/>
        </w:rPr>
        <w:t>K</w:t>
      </w:r>
      <w:r w:rsidRPr="00F21DB7">
        <w:rPr>
          <w:szCs w:val="22"/>
        </w:rPr>
        <w:t xml:space="preserve">nowing what management practices </w:t>
      </w:r>
      <w:r>
        <w:rPr>
          <w:szCs w:val="22"/>
        </w:rPr>
        <w:t xml:space="preserve">and technologies </w:t>
      </w:r>
      <w:r w:rsidRPr="00F21DB7">
        <w:rPr>
          <w:szCs w:val="22"/>
        </w:rPr>
        <w:t xml:space="preserve">farmers </w:t>
      </w:r>
      <w:r>
        <w:rPr>
          <w:szCs w:val="22"/>
        </w:rPr>
        <w:t xml:space="preserve">use </w:t>
      </w:r>
      <w:r w:rsidRPr="00F21DB7">
        <w:rPr>
          <w:szCs w:val="22"/>
        </w:rPr>
        <w:t xml:space="preserve">to </w:t>
      </w:r>
      <w:r>
        <w:rPr>
          <w:szCs w:val="22"/>
        </w:rPr>
        <w:t>cultivate their crops and raise their fish or livestock fosters a better u</w:t>
      </w:r>
      <w:r w:rsidRPr="00F21DB7">
        <w:rPr>
          <w:szCs w:val="22"/>
        </w:rPr>
        <w:t xml:space="preserve">nderstanding </w:t>
      </w:r>
      <w:r w:rsidR="000F6701">
        <w:rPr>
          <w:szCs w:val="22"/>
        </w:rPr>
        <w:t xml:space="preserve">of </w:t>
      </w:r>
      <w:r>
        <w:rPr>
          <w:szCs w:val="22"/>
        </w:rPr>
        <w:t>what farmers are already doing well and what they could do better to increase their productivity.</w:t>
      </w:r>
      <w:r w:rsidRPr="00565CA2">
        <w:t xml:space="preserve"> </w:t>
      </w:r>
      <w:r w:rsidRPr="00003650">
        <w:t>Collecting information about</w:t>
      </w:r>
      <w:r w:rsidRPr="004B358D">
        <w:rPr>
          <w:szCs w:val="22"/>
        </w:rPr>
        <w:t xml:space="preserve"> management practices </w:t>
      </w:r>
      <w:r>
        <w:t xml:space="preserve">and technologies that farmers use </w:t>
      </w:r>
      <w:r w:rsidRPr="00003650">
        <w:t xml:space="preserve">through the ZOI Survey enables an examination of </w:t>
      </w:r>
      <w:r>
        <w:t xml:space="preserve">practices and technologies </w:t>
      </w:r>
      <w:r w:rsidRPr="00003650">
        <w:t xml:space="preserve">beyond those who have directly participated in Feed the Future programming. </w:t>
      </w:r>
      <w:r>
        <w:t>Promoted i</w:t>
      </w:r>
      <w:r w:rsidRPr="004B358D">
        <w:rPr>
          <w:szCs w:val="22"/>
        </w:rPr>
        <w:t>mproved management practices or tec</w:t>
      </w:r>
      <w:r>
        <w:rPr>
          <w:szCs w:val="22"/>
        </w:rPr>
        <w:t xml:space="preserve">hnologies are those supported through Feed the Future </w:t>
      </w:r>
      <w:r w:rsidRPr="004B358D">
        <w:rPr>
          <w:szCs w:val="22"/>
        </w:rPr>
        <w:t>as a way to increase agriculture productivity</w:t>
      </w:r>
      <w:r w:rsidR="00FB7BC6">
        <w:rPr>
          <w:szCs w:val="22"/>
        </w:rPr>
        <w:t xml:space="preserve"> or support stronger and better-</w:t>
      </w:r>
      <w:r w:rsidRPr="004B358D">
        <w:rPr>
          <w:szCs w:val="22"/>
        </w:rPr>
        <w:t>functioning systems.</w:t>
      </w:r>
      <w:r>
        <w:rPr>
          <w:szCs w:val="22"/>
        </w:rPr>
        <w:t xml:space="preserve"> </w:t>
      </w:r>
      <w:commentRangeStart w:id="704"/>
      <w:r>
        <w:rPr>
          <w:szCs w:val="22"/>
        </w:rPr>
        <w:t>Although the Feed the Future team in [</w:t>
      </w:r>
      <w:r w:rsidRPr="00BE7C43">
        <w:rPr>
          <w:szCs w:val="22"/>
          <w:highlight w:val="yellow"/>
        </w:rPr>
        <w:t>Country</w:t>
      </w:r>
      <w:r>
        <w:rPr>
          <w:szCs w:val="22"/>
        </w:rPr>
        <w:t xml:space="preserve">] had not identified any improved management practices or technologies to promote in the ZOI at the time of the ZOI Survey, the ZOI Survey results will help identify practices and technologies that it </w:t>
      </w:r>
      <w:r w:rsidR="00FB7BC6">
        <w:rPr>
          <w:szCs w:val="22"/>
        </w:rPr>
        <w:t>may</w:t>
      </w:r>
      <w:r>
        <w:rPr>
          <w:szCs w:val="22"/>
        </w:rPr>
        <w:t xml:space="preserve"> promote</w:t>
      </w:r>
      <w:r w:rsidR="00FB7BC6">
        <w:rPr>
          <w:szCs w:val="22"/>
        </w:rPr>
        <w:t xml:space="preserve"> in the future</w:t>
      </w:r>
      <w:r>
        <w:rPr>
          <w:szCs w:val="22"/>
        </w:rPr>
        <w:t>.</w:t>
      </w:r>
      <w:r>
        <w:t xml:space="preserve"> </w:t>
      </w:r>
      <w:commentRangeEnd w:id="704"/>
      <w:r>
        <w:rPr>
          <w:rStyle w:val="CommentReference"/>
        </w:rPr>
        <w:commentReference w:id="704"/>
      </w:r>
      <w:r w:rsidRPr="00DB6E9C">
        <w:rPr>
          <w:szCs w:val="22"/>
        </w:rPr>
        <w:t xml:space="preserve">In all tables in this </w:t>
      </w:r>
      <w:r>
        <w:rPr>
          <w:szCs w:val="22"/>
        </w:rPr>
        <w:t>chapter</w:t>
      </w:r>
      <w:r w:rsidRPr="00DB6E9C">
        <w:rPr>
          <w:szCs w:val="22"/>
        </w:rPr>
        <w:t>, improved technologies promoted by Feed the Future in [</w:t>
      </w:r>
      <w:r w:rsidRPr="00DB6E9C">
        <w:rPr>
          <w:szCs w:val="22"/>
          <w:highlight w:val="yellow"/>
        </w:rPr>
        <w:t>Country</w:t>
      </w:r>
      <w:r w:rsidRPr="00DB6E9C">
        <w:rPr>
          <w:szCs w:val="22"/>
        </w:rPr>
        <w:t xml:space="preserve">] are </w:t>
      </w:r>
      <w:r w:rsidR="001B44F1">
        <w:rPr>
          <w:szCs w:val="22"/>
        </w:rPr>
        <w:t>indic</w:t>
      </w:r>
      <w:r w:rsidRPr="00DB6E9C">
        <w:rPr>
          <w:szCs w:val="22"/>
        </w:rPr>
        <w:t>ated with a superscript (</w:t>
      </w:r>
      <w:r w:rsidRPr="005552A6">
        <w:rPr>
          <w:szCs w:val="22"/>
          <w:vertAlign w:val="superscript"/>
        </w:rPr>
        <w:t>‡</w:t>
      </w:r>
      <w:r w:rsidRPr="00DB6E9C">
        <w:rPr>
          <w:szCs w:val="22"/>
        </w:rPr>
        <w:t>).</w:t>
      </w:r>
    </w:p>
    <w:p w14:paraId="34FAAE11" w14:textId="77777777" w:rsidR="00C95140" w:rsidRDefault="00C95140" w:rsidP="004C6618">
      <w:pPr>
        <w:pStyle w:val="BodyText1"/>
      </w:pPr>
      <w:r>
        <w:t>Y</w:t>
      </w:r>
      <w:r w:rsidRPr="00D90F68">
        <w:t>ield</w:t>
      </w:r>
      <w:r>
        <w:t>s</w:t>
      </w:r>
      <w:r w:rsidRPr="00D90F68">
        <w:t xml:space="preserve"> of </w:t>
      </w:r>
      <w:r>
        <w:t>products from targeted agricultural value chains are</w:t>
      </w:r>
      <w:r w:rsidRPr="00D90F68">
        <w:t xml:space="preserve"> a key driver of agricultural productivity</w:t>
      </w:r>
      <w:r>
        <w:t xml:space="preserve">. Yield </w:t>
      </w:r>
      <w:r w:rsidRPr="00D90F68">
        <w:t xml:space="preserve">can serve as a proxy </w:t>
      </w:r>
      <w:r>
        <w:t>for</w:t>
      </w:r>
      <w:r w:rsidRPr="00D90F68">
        <w:t xml:space="preserve"> the productivity of these value chains and the impacts of interventions when </w:t>
      </w:r>
      <w:r>
        <w:t xml:space="preserve">its </w:t>
      </w:r>
      <w:r w:rsidRPr="00D90F68">
        <w:t xml:space="preserve">trend is evaluated over </w:t>
      </w:r>
      <w:r>
        <w:t xml:space="preserve">time. </w:t>
      </w:r>
      <w:r w:rsidRPr="00D90F68">
        <w:t xml:space="preserve">Improving </w:t>
      </w:r>
      <w:r>
        <w:t>smallholders’</w:t>
      </w:r>
      <w:r>
        <w:rPr>
          <w:rStyle w:val="FootnoteReference"/>
        </w:rPr>
        <w:footnoteReference w:id="49"/>
      </w:r>
      <w:r>
        <w:t xml:space="preserve"> </w:t>
      </w:r>
      <w:r w:rsidRPr="00D90F68">
        <w:t xml:space="preserve">yield </w:t>
      </w:r>
      <w:r>
        <w:t xml:space="preserve">of agricultural </w:t>
      </w:r>
      <w:r w:rsidRPr="00D90F68">
        <w:t xml:space="preserve">commodities contributes to increasing agricultural </w:t>
      </w:r>
      <w:r>
        <w:t>gross domestic product</w:t>
      </w:r>
      <w:r w:rsidRPr="00D90F68">
        <w:t>, can increase income when other components of agricultural productivity (e.g., post-harvest storage, value addition and processing, markets)</w:t>
      </w:r>
      <w:r w:rsidRPr="006F4F8F">
        <w:t xml:space="preserve"> </w:t>
      </w:r>
      <w:r w:rsidRPr="00D90F68">
        <w:t xml:space="preserve">are in place, and can therefore contribute to increasing sustainable productivity and reducing poverty. Collecting </w:t>
      </w:r>
      <w:r>
        <w:t xml:space="preserve">information about </w:t>
      </w:r>
      <w:r w:rsidRPr="00D90F68">
        <w:t xml:space="preserve">yield </w:t>
      </w:r>
      <w:r>
        <w:t xml:space="preserve">through the ZOI Survey </w:t>
      </w:r>
      <w:r w:rsidRPr="00D90F68">
        <w:t>enable</w:t>
      </w:r>
      <w:r>
        <w:t>s</w:t>
      </w:r>
      <w:r w:rsidRPr="00D90F68">
        <w:t xml:space="preserve"> an examination of </w:t>
      </w:r>
      <w:r w:rsidRPr="00D90F68">
        <w:lastRenderedPageBreak/>
        <w:t xml:space="preserve">outcomes that have scaled beyond </w:t>
      </w:r>
      <w:r>
        <w:t xml:space="preserve">those who have directly participated in Feed the Future programming </w:t>
      </w:r>
      <w:r w:rsidRPr="00D90F68">
        <w:t>to have an effect at the ZOI level.</w:t>
      </w:r>
    </w:p>
    <w:p w14:paraId="0FF48A2F" w14:textId="597A4680" w:rsidR="00C95140" w:rsidRPr="00775362" w:rsidRDefault="00C95140" w:rsidP="004C6618">
      <w:pPr>
        <w:pStyle w:val="BodyText1"/>
      </w:pPr>
      <w:r>
        <w:t xml:space="preserve">Not only did the ZOI Survey enable the collection </w:t>
      </w:r>
      <w:r w:rsidR="00907A3A">
        <w:t xml:space="preserve">of </w:t>
      </w:r>
      <w:r>
        <w:t xml:space="preserve">information about management practices, technologies, and yields in the ZOI, it also enabled the collection of information about the land that farmers used to cultivate targeted value chain crops in the ZOI. </w:t>
      </w:r>
      <w:r w:rsidRPr="00775362">
        <w:t>Assessment of the soil</w:t>
      </w:r>
      <w:r>
        <w:t xml:space="preserve"> </w:t>
      </w:r>
      <w:r w:rsidRPr="00775362">
        <w:t>in agricultural plots can provide information about the land’s potential. Land potential is the long-term potential of the land to sustainably generate ecosystem services, which fall into four general categories: (1) provisioning, such as the production of food and water; (2) regulating, such as the control of climate and disease; (3)</w:t>
      </w:r>
      <w:r w:rsidR="00D21F75">
        <w:t> </w:t>
      </w:r>
      <w:r w:rsidRPr="00775362">
        <w:t xml:space="preserve">supporting, such as nutrient cycles and crop pollination; and (4) cultural, such as spiritual and recreational benefits. Soil characteristics, along with topography and climate, feed into land potential. Understanding land potential is important for human uses, such as agriculture and livestock keeping, </w:t>
      </w:r>
      <w:r w:rsidR="00907A3A">
        <w:t xml:space="preserve">and </w:t>
      </w:r>
      <w:r w:rsidRPr="00775362">
        <w:t>also for conserving biodiversity and natural resources. Understanding land potential is also important for land-use planning; it can help farming households decide what activities are best suited for a piece of land. For example, with information about land potential, a farmer can choose to plant one part of the farm with drought-tolerant crops and leave another plot with lower-potential soil fallow for livestock grazing.</w:t>
      </w:r>
    </w:p>
    <w:p w14:paraId="69978E09" w14:textId="3202F837" w:rsidR="00C95140" w:rsidRPr="00775362" w:rsidRDefault="00C95140" w:rsidP="004C6618">
      <w:pPr>
        <w:pStyle w:val="BodyText1"/>
      </w:pPr>
      <w:r w:rsidRPr="00775362">
        <w:t>Farmer</w:t>
      </w:r>
      <w:r w:rsidR="00D009D9">
        <w:t>s’ understanding of their land’s</w:t>
      </w:r>
      <w:r w:rsidRPr="00775362">
        <w:t xml:space="preserve"> potential can increase the household’s resilience by providing information about which land is at risk of irreversible degradation and where crop failure risk due to drought is high. A household’s economic well-being can be better managed by matching the household’s land use with the sustainable potential of that land. In the ZOI Survey, survey </w:t>
      </w:r>
      <w:r>
        <w:t xml:space="preserve">field </w:t>
      </w:r>
      <w:r w:rsidRPr="00775362">
        <w:t xml:space="preserve">teams </w:t>
      </w:r>
      <w:r>
        <w:t>collected information to identify</w:t>
      </w:r>
      <w:r w:rsidRPr="00775362">
        <w:t xml:space="preserve"> the soil type and soil characteristics of all agricultural plots </w:t>
      </w:r>
      <w:r>
        <w:t xml:space="preserve">where farmers in surveyed households cultivated targeted value chain crops during </w:t>
      </w:r>
      <w:r w:rsidRPr="00775362">
        <w:t xml:space="preserve">the year preceding the survey. This information is important because map-based soil prediction varies widely, and soil maps are often not very accurate at predicting the soil type at a specific point. </w:t>
      </w:r>
    </w:p>
    <w:p w14:paraId="4018C63A" w14:textId="0B834866" w:rsidR="00C95140" w:rsidRPr="00D32D23" w:rsidRDefault="00C95140" w:rsidP="004C6618">
      <w:pPr>
        <w:pStyle w:val="Heading2"/>
        <w:numPr>
          <w:ilvl w:val="1"/>
          <w:numId w:val="62"/>
        </w:numPr>
        <w:ind w:left="1440" w:hanging="720"/>
      </w:pPr>
      <w:bookmarkStart w:id="705" w:name="_Toc63673359"/>
      <w:r w:rsidRPr="00D32D23">
        <w:t>Maize</w:t>
      </w:r>
      <w:r>
        <w:t xml:space="preserve"> cultivation</w:t>
      </w:r>
      <w:bookmarkEnd w:id="705"/>
    </w:p>
    <w:p w14:paraId="787C813C" w14:textId="66BFC073" w:rsidR="00C95140" w:rsidRDefault="00C95140" w:rsidP="004C6618">
      <w:pPr>
        <w:pStyle w:val="Heading3"/>
        <w:numPr>
          <w:ilvl w:val="2"/>
          <w:numId w:val="63"/>
        </w:numPr>
      </w:pPr>
      <w:bookmarkStart w:id="706" w:name="_Toc63673360"/>
      <w:commentRangeStart w:id="707"/>
      <w:r>
        <w:t>C</w:t>
      </w:r>
      <w:commentRangeEnd w:id="707"/>
      <w:r>
        <w:rPr>
          <w:rStyle w:val="CommentReference"/>
          <w:rFonts w:eastAsia="Arial" w:cs="Arial"/>
          <w:b w:val="0"/>
        </w:rPr>
        <w:commentReference w:id="707"/>
      </w:r>
      <w:r>
        <w:t>ultivation of maize</w:t>
      </w:r>
      <w:bookmarkEnd w:id="702"/>
      <w:r>
        <w:t xml:space="preserve"> in </w:t>
      </w:r>
      <w:r w:rsidRPr="00E44089">
        <w:rPr>
          <w:highlight w:val="yellow"/>
        </w:rPr>
        <w:t>[C</w:t>
      </w:r>
      <w:r w:rsidR="00237FE0">
        <w:rPr>
          <w:highlight w:val="yellow"/>
        </w:rPr>
        <w:t>ountry</w:t>
      </w:r>
      <w:r w:rsidRPr="00E44089">
        <w:rPr>
          <w:highlight w:val="yellow"/>
        </w:rPr>
        <w:t>]</w:t>
      </w:r>
      <w:bookmarkEnd w:id="706"/>
    </w:p>
    <w:p w14:paraId="5B76C502" w14:textId="166274D8" w:rsidR="00C95140" w:rsidRDefault="00C95140" w:rsidP="004C6618">
      <w:pPr>
        <w:pStyle w:val="BodyText1"/>
      </w:pPr>
      <w:r w:rsidRPr="00E06261">
        <w:t xml:space="preserve">Feed the Future </w:t>
      </w:r>
      <w:r>
        <w:t xml:space="preserve">targets </w:t>
      </w:r>
      <w:r w:rsidR="00C760A3">
        <w:t xml:space="preserve">the </w:t>
      </w:r>
      <w:r>
        <w:t>maize</w:t>
      </w:r>
      <w:r w:rsidR="00C760A3">
        <w:t xml:space="preserve"> value chain in </w:t>
      </w:r>
      <w:r w:rsidR="00C760A3" w:rsidRPr="00E06261">
        <w:rPr>
          <w:highlight w:val="yellow"/>
        </w:rPr>
        <w:t>[C</w:t>
      </w:r>
      <w:r w:rsidR="00C760A3">
        <w:rPr>
          <w:highlight w:val="yellow"/>
        </w:rPr>
        <w:t>ountry</w:t>
      </w:r>
      <w:r w:rsidR="00C760A3" w:rsidRPr="00E06261">
        <w:rPr>
          <w:highlight w:val="yellow"/>
        </w:rPr>
        <w:t>]</w:t>
      </w:r>
      <w:r>
        <w:t>.  [</w:t>
      </w:r>
      <w:r w:rsidRPr="009F6BA8">
        <w:rPr>
          <w:highlight w:val="yellow"/>
        </w:rPr>
        <w:t xml:space="preserve">Insert maize background information according </w:t>
      </w:r>
      <w:commentRangeStart w:id="708"/>
      <w:r w:rsidRPr="009F6BA8">
        <w:rPr>
          <w:highlight w:val="yellow"/>
        </w:rPr>
        <w:t>to inst</w:t>
      </w:r>
      <w:r>
        <w:rPr>
          <w:highlight w:val="yellow"/>
        </w:rPr>
        <w:t>r</w:t>
      </w:r>
      <w:r w:rsidRPr="009F6BA8">
        <w:rPr>
          <w:highlight w:val="yellow"/>
        </w:rPr>
        <w:t>uctions</w:t>
      </w:r>
      <w:commentRangeEnd w:id="708"/>
      <w:r>
        <w:rPr>
          <w:rStyle w:val="CommentReference"/>
          <w:rFonts w:eastAsia="Arial" w:cs="Arial"/>
          <w:color w:val="000000"/>
        </w:rPr>
        <w:commentReference w:id="708"/>
      </w:r>
      <w:r w:rsidRPr="009F6BA8">
        <w:rPr>
          <w:highlight w:val="yellow"/>
        </w:rPr>
        <w:t>.</w:t>
      </w:r>
      <w:r>
        <w:t>]</w:t>
      </w:r>
    </w:p>
    <w:p w14:paraId="7670B6AA" w14:textId="2C2E216D" w:rsidR="00C95140" w:rsidRDefault="004A6FDF" w:rsidP="004C6618">
      <w:pPr>
        <w:pStyle w:val="Heading3"/>
        <w:numPr>
          <w:ilvl w:val="2"/>
          <w:numId w:val="63"/>
        </w:numPr>
      </w:pPr>
      <w:bookmarkStart w:id="709" w:name="_Toc63673361"/>
      <w:r>
        <w:t>Farmers’ b</w:t>
      </w:r>
      <w:r w:rsidR="00C95140">
        <w:t>ackground</w:t>
      </w:r>
      <w:bookmarkEnd w:id="709"/>
    </w:p>
    <w:p w14:paraId="5D1C88E6" w14:textId="77777777" w:rsidR="00C95140" w:rsidRDefault="00C95140" w:rsidP="004C6618">
      <w:pPr>
        <w:pStyle w:val="BodyText1"/>
      </w:pPr>
      <w:r w:rsidRPr="002E0C57">
        <w:rPr>
          <w:b/>
        </w:rPr>
        <w:t xml:space="preserve">Table </w:t>
      </w:r>
      <w:r>
        <w:rPr>
          <w:b/>
        </w:rPr>
        <w:t>7.1</w:t>
      </w:r>
      <w:r w:rsidRPr="002E0C57">
        <w:rPr>
          <w:b/>
        </w:rPr>
        <w:t>.</w:t>
      </w:r>
      <w:r>
        <w:rPr>
          <w:b/>
        </w:rPr>
        <w:t>1</w:t>
      </w:r>
      <w:r>
        <w:t xml:space="preserve"> presents the age and education characteristics of maize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2ABCC42F" w14:textId="77777777" w:rsidR="00C95140" w:rsidRPr="00FF0AF5" w:rsidRDefault="00C95140" w:rsidP="004C6618">
      <w:pPr>
        <w:pStyle w:val="Tabletitle"/>
      </w:pPr>
      <w:bookmarkStart w:id="710" w:name="_Toc12528026"/>
      <w:bookmarkStart w:id="711" w:name="_Toc63673087"/>
      <w:r w:rsidRPr="00FF0AF5">
        <w:t xml:space="preserve">Table </w:t>
      </w:r>
      <w:r>
        <w:t>7</w:t>
      </w:r>
      <w:r w:rsidRPr="00FF0AF5">
        <w:t>.1.1</w:t>
      </w:r>
      <w:r>
        <w:t>:</w:t>
      </w:r>
      <w:r w:rsidRPr="00FF0AF5">
        <w:t xml:space="preserve"> Age and Education of Maize Farmers </w:t>
      </w:r>
      <w:bookmarkEnd w:id="710"/>
      <w:r w:rsidRPr="00FF0AF5">
        <w:t xml:space="preserve">in the ZOI, </w:t>
      </w:r>
      <w:r>
        <w:t xml:space="preserve">in </w:t>
      </w:r>
      <w:r w:rsidRPr="00FF0AF5">
        <w:t>Total and by Farmers’ Sex</w:t>
      </w:r>
      <w:bookmarkEnd w:id="711"/>
    </w:p>
    <w:tbl>
      <w:tblPr>
        <w:tblW w:w="5000" w:type="pct"/>
        <w:tblLook w:val="04A0" w:firstRow="1" w:lastRow="0" w:firstColumn="1" w:lastColumn="0" w:noHBand="0" w:noVBand="1"/>
      </w:tblPr>
      <w:tblGrid>
        <w:gridCol w:w="3418"/>
        <w:gridCol w:w="1227"/>
        <w:gridCol w:w="1227"/>
        <w:gridCol w:w="1227"/>
        <w:gridCol w:w="744"/>
        <w:gridCol w:w="1733"/>
      </w:tblGrid>
      <w:tr w:rsidR="00C95140" w:rsidRPr="00CB68AF" w14:paraId="67656609" w14:textId="77777777" w:rsidTr="00CB68AF">
        <w:trPr>
          <w:tblHeader/>
        </w:trPr>
        <w:tc>
          <w:tcPr>
            <w:tcW w:w="2840" w:type="dxa"/>
            <w:vMerge w:val="restart"/>
            <w:tcBorders>
              <w:top w:val="single" w:sz="4" w:space="0" w:color="auto"/>
              <w:left w:val="nil"/>
              <w:bottom w:val="single" w:sz="4" w:space="0" w:color="000000"/>
              <w:right w:val="nil"/>
            </w:tcBorders>
            <w:shd w:val="clear" w:color="000000" w:fill="387990"/>
            <w:vAlign w:val="bottom"/>
            <w:hideMark/>
          </w:tcPr>
          <w:p w14:paraId="26BF16BE"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Background characteristic</w:t>
            </w:r>
          </w:p>
        </w:tc>
        <w:tc>
          <w:tcPr>
            <w:tcW w:w="1020" w:type="dxa"/>
            <w:vMerge w:val="restart"/>
            <w:tcBorders>
              <w:top w:val="single" w:sz="4" w:space="0" w:color="auto"/>
              <w:left w:val="nil"/>
              <w:bottom w:val="single" w:sz="4" w:space="0" w:color="000000"/>
              <w:right w:val="nil"/>
            </w:tcBorders>
            <w:shd w:val="clear" w:color="000000" w:fill="387990"/>
            <w:vAlign w:val="bottom"/>
            <w:hideMark/>
          </w:tcPr>
          <w:p w14:paraId="0BD83E6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580" w:type="dxa"/>
            <w:gridSpan w:val="3"/>
            <w:tcBorders>
              <w:top w:val="single" w:sz="4" w:space="0" w:color="auto"/>
              <w:left w:val="nil"/>
              <w:bottom w:val="single" w:sz="4" w:space="0" w:color="FFFFFF"/>
              <w:right w:val="nil"/>
            </w:tcBorders>
            <w:shd w:val="clear" w:color="000000" w:fill="387990"/>
            <w:vAlign w:val="center"/>
            <w:hideMark/>
          </w:tcPr>
          <w:p w14:paraId="01DFDFC6"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1440" w:type="dxa"/>
            <w:vMerge w:val="restart"/>
            <w:tcBorders>
              <w:top w:val="single" w:sz="4" w:space="0" w:color="auto"/>
              <w:left w:val="nil"/>
              <w:bottom w:val="single" w:sz="4" w:space="0" w:color="000000"/>
              <w:right w:val="nil"/>
            </w:tcBorders>
            <w:shd w:val="clear" w:color="000000" w:fill="387990"/>
            <w:vAlign w:val="bottom"/>
            <w:hideMark/>
          </w:tcPr>
          <w:p w14:paraId="0498724B" w14:textId="0A00E483"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Number of maize farmers</w:t>
            </w:r>
            <w:r w:rsidR="006D234F">
              <w:rPr>
                <w:rFonts w:eastAsia="Times New Roman" w:cs="Times New Roman"/>
                <w:b/>
                <w:bCs/>
                <w:color w:val="FFFFFF"/>
                <w:sz w:val="20"/>
                <w:szCs w:val="20"/>
              </w:rPr>
              <w:t xml:space="preserve"> (</w:t>
            </w:r>
            <w:r w:rsidR="006D234F" w:rsidRPr="006D234F">
              <w:rPr>
                <w:rFonts w:eastAsia="Times New Roman" w:cs="Times New Roman"/>
                <w:b/>
                <w:bCs/>
                <w:i/>
                <w:color w:val="FFFFFF"/>
                <w:sz w:val="20"/>
                <w:szCs w:val="20"/>
              </w:rPr>
              <w:t>n</w:t>
            </w:r>
            <w:r w:rsidR="006D234F">
              <w:rPr>
                <w:rFonts w:eastAsia="Times New Roman" w:cs="Times New Roman"/>
                <w:b/>
                <w:bCs/>
                <w:color w:val="FFFFFF"/>
                <w:sz w:val="20"/>
                <w:szCs w:val="20"/>
              </w:rPr>
              <w:t>)</w:t>
            </w:r>
          </w:p>
        </w:tc>
      </w:tr>
      <w:tr w:rsidR="00C95140" w:rsidRPr="00CB68AF" w14:paraId="2F58335B" w14:textId="77777777" w:rsidTr="00CB68AF">
        <w:trPr>
          <w:tblHeader/>
        </w:trPr>
        <w:tc>
          <w:tcPr>
            <w:tcW w:w="2840" w:type="dxa"/>
            <w:vMerge/>
            <w:tcBorders>
              <w:top w:val="single" w:sz="4" w:space="0" w:color="auto"/>
              <w:left w:val="nil"/>
              <w:bottom w:val="single" w:sz="4" w:space="0" w:color="000000"/>
              <w:right w:val="nil"/>
            </w:tcBorders>
            <w:vAlign w:val="center"/>
            <w:hideMark/>
          </w:tcPr>
          <w:p w14:paraId="3808605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vMerge/>
            <w:tcBorders>
              <w:top w:val="single" w:sz="4" w:space="0" w:color="auto"/>
              <w:left w:val="nil"/>
              <w:bottom w:val="single" w:sz="4" w:space="0" w:color="000000"/>
              <w:right w:val="nil"/>
            </w:tcBorders>
            <w:vAlign w:val="center"/>
            <w:hideMark/>
          </w:tcPr>
          <w:p w14:paraId="3464EEE7"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tcBorders>
              <w:top w:val="nil"/>
              <w:left w:val="nil"/>
              <w:bottom w:val="single" w:sz="4" w:space="0" w:color="auto"/>
              <w:right w:val="nil"/>
            </w:tcBorders>
            <w:shd w:val="clear" w:color="000000" w:fill="387990"/>
            <w:vAlign w:val="bottom"/>
            <w:hideMark/>
          </w:tcPr>
          <w:p w14:paraId="1F2DF3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r w:rsidRPr="00CB68AF">
              <w:rPr>
                <w:rFonts w:eastAsia="Times New Roman" w:cs="Times New Roman"/>
                <w:b/>
                <w:bCs/>
                <w:color w:val="FFFFFF"/>
                <w:sz w:val="20"/>
                <w:szCs w:val="20"/>
              </w:rPr>
              <w:br/>
              <w:t>(%)</w:t>
            </w:r>
          </w:p>
        </w:tc>
        <w:tc>
          <w:tcPr>
            <w:tcW w:w="1020" w:type="dxa"/>
            <w:tcBorders>
              <w:top w:val="nil"/>
              <w:left w:val="nil"/>
              <w:bottom w:val="single" w:sz="4" w:space="0" w:color="auto"/>
              <w:right w:val="nil"/>
            </w:tcBorders>
            <w:shd w:val="clear" w:color="000000" w:fill="387990"/>
            <w:vAlign w:val="bottom"/>
            <w:hideMark/>
          </w:tcPr>
          <w:p w14:paraId="40D313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r w:rsidRPr="00CB68AF">
              <w:rPr>
                <w:rFonts w:eastAsia="Times New Roman" w:cs="Times New Roman"/>
                <w:b/>
                <w:bCs/>
                <w:color w:val="FFFFFF"/>
                <w:sz w:val="20"/>
                <w:szCs w:val="20"/>
              </w:rPr>
              <w:br/>
              <w:t>(%)</w:t>
            </w:r>
          </w:p>
        </w:tc>
        <w:tc>
          <w:tcPr>
            <w:tcW w:w="540" w:type="dxa"/>
            <w:tcBorders>
              <w:top w:val="nil"/>
              <w:left w:val="nil"/>
              <w:bottom w:val="single" w:sz="4" w:space="0" w:color="auto"/>
              <w:right w:val="nil"/>
            </w:tcBorders>
            <w:shd w:val="clear" w:color="000000" w:fill="387990"/>
            <w:vAlign w:val="bottom"/>
            <w:hideMark/>
          </w:tcPr>
          <w:p w14:paraId="7CB1D26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1440" w:type="dxa"/>
            <w:vMerge/>
            <w:tcBorders>
              <w:top w:val="single" w:sz="4" w:space="0" w:color="auto"/>
              <w:left w:val="nil"/>
              <w:bottom w:val="single" w:sz="4" w:space="0" w:color="000000"/>
              <w:right w:val="nil"/>
            </w:tcBorders>
            <w:vAlign w:val="center"/>
            <w:hideMark/>
          </w:tcPr>
          <w:p w14:paraId="4CE2AEC9" w14:textId="77777777" w:rsidR="00C95140" w:rsidRPr="00CB68AF" w:rsidRDefault="00C95140" w:rsidP="00CB68AF">
            <w:pPr>
              <w:widowControl/>
              <w:spacing w:line="259" w:lineRule="auto"/>
              <w:rPr>
                <w:rFonts w:eastAsia="Times New Roman" w:cs="Times New Roman"/>
                <w:b/>
                <w:bCs/>
                <w:color w:val="FFFFFF"/>
                <w:sz w:val="20"/>
                <w:szCs w:val="20"/>
              </w:rPr>
            </w:pPr>
          </w:p>
        </w:tc>
      </w:tr>
      <w:tr w:rsidR="00C95140" w:rsidRPr="00CB68AF" w14:paraId="344E70D7" w14:textId="77777777" w:rsidTr="00CB68AF">
        <w:tc>
          <w:tcPr>
            <w:tcW w:w="2840" w:type="dxa"/>
            <w:tcBorders>
              <w:top w:val="nil"/>
              <w:left w:val="nil"/>
              <w:bottom w:val="nil"/>
              <w:right w:val="nil"/>
            </w:tcBorders>
            <w:shd w:val="clear" w:color="auto" w:fill="auto"/>
            <w:vAlign w:val="center"/>
            <w:hideMark/>
          </w:tcPr>
          <w:p w14:paraId="65B6F7D5"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Total</w:t>
            </w:r>
          </w:p>
        </w:tc>
        <w:tc>
          <w:tcPr>
            <w:tcW w:w="1020" w:type="dxa"/>
            <w:tcBorders>
              <w:top w:val="nil"/>
              <w:left w:val="nil"/>
              <w:bottom w:val="nil"/>
              <w:right w:val="nil"/>
            </w:tcBorders>
            <w:shd w:val="clear" w:color="auto" w:fill="auto"/>
            <w:vAlign w:val="center"/>
            <w:hideMark/>
          </w:tcPr>
          <w:p w14:paraId="374E950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100</w:t>
            </w:r>
          </w:p>
        </w:tc>
        <w:tc>
          <w:tcPr>
            <w:tcW w:w="1020" w:type="dxa"/>
            <w:tcBorders>
              <w:top w:val="nil"/>
              <w:left w:val="nil"/>
              <w:bottom w:val="nil"/>
              <w:right w:val="nil"/>
            </w:tcBorders>
            <w:shd w:val="clear" w:color="auto" w:fill="auto"/>
            <w:vAlign w:val="center"/>
            <w:hideMark/>
          </w:tcPr>
          <w:p w14:paraId="5CB8D210" w14:textId="59440AC5" w:rsidR="00C95140" w:rsidRPr="00CB68AF" w:rsidRDefault="00C95140" w:rsidP="00CB68AF">
            <w:pPr>
              <w:widowControl/>
              <w:spacing w:line="259" w:lineRule="auto"/>
              <w:jc w:val="center"/>
              <w:rPr>
                <w:rFonts w:eastAsia="Times New Roman" w:cs="Calibri"/>
                <w:sz w:val="20"/>
                <w:szCs w:val="20"/>
              </w:rPr>
            </w:pPr>
          </w:p>
        </w:tc>
        <w:tc>
          <w:tcPr>
            <w:tcW w:w="1020" w:type="dxa"/>
            <w:tcBorders>
              <w:top w:val="nil"/>
              <w:left w:val="nil"/>
              <w:bottom w:val="nil"/>
              <w:right w:val="nil"/>
            </w:tcBorders>
            <w:shd w:val="clear" w:color="auto" w:fill="auto"/>
            <w:vAlign w:val="center"/>
            <w:hideMark/>
          </w:tcPr>
          <w:p w14:paraId="395F8E73" w14:textId="225E0D65" w:rsidR="00C95140" w:rsidRPr="00CB68AF" w:rsidRDefault="00C95140" w:rsidP="00CB68AF">
            <w:pPr>
              <w:widowControl/>
              <w:spacing w:line="259" w:lineRule="auto"/>
              <w:jc w:val="center"/>
              <w:rPr>
                <w:rFonts w:eastAsia="Times New Roman" w:cs="Calibri"/>
                <w:sz w:val="20"/>
                <w:szCs w:val="20"/>
              </w:rPr>
            </w:pPr>
          </w:p>
        </w:tc>
        <w:tc>
          <w:tcPr>
            <w:tcW w:w="540" w:type="dxa"/>
            <w:tcBorders>
              <w:top w:val="nil"/>
              <w:left w:val="nil"/>
              <w:bottom w:val="nil"/>
              <w:right w:val="nil"/>
            </w:tcBorders>
            <w:shd w:val="clear" w:color="000000" w:fill="D9D9D9"/>
            <w:vAlign w:val="center"/>
            <w:hideMark/>
          </w:tcPr>
          <w:p w14:paraId="21E89511" w14:textId="0D34AFC4" w:rsidR="00C95140" w:rsidRPr="00CB68AF" w:rsidRDefault="00C95140" w:rsidP="00CB68AF">
            <w:pPr>
              <w:widowControl/>
              <w:spacing w:line="259" w:lineRule="auto"/>
              <w:jc w:val="center"/>
              <w:rPr>
                <w:rFonts w:eastAsia="Times New Roman" w:cs="Calibri"/>
                <w:sz w:val="20"/>
                <w:szCs w:val="20"/>
              </w:rPr>
            </w:pPr>
          </w:p>
        </w:tc>
        <w:tc>
          <w:tcPr>
            <w:tcW w:w="1440" w:type="dxa"/>
            <w:tcBorders>
              <w:top w:val="nil"/>
              <w:left w:val="nil"/>
              <w:bottom w:val="nil"/>
              <w:right w:val="nil"/>
            </w:tcBorders>
            <w:shd w:val="clear" w:color="auto" w:fill="auto"/>
            <w:vAlign w:val="center"/>
            <w:hideMark/>
          </w:tcPr>
          <w:p w14:paraId="72AB64FF" w14:textId="39479E09" w:rsidR="00C95140" w:rsidRPr="00CB68AF" w:rsidRDefault="00C95140" w:rsidP="00CB68AF">
            <w:pPr>
              <w:widowControl/>
              <w:spacing w:line="259" w:lineRule="auto"/>
              <w:jc w:val="center"/>
              <w:rPr>
                <w:rFonts w:eastAsia="Times New Roman" w:cs="Calibri"/>
                <w:sz w:val="20"/>
                <w:szCs w:val="20"/>
              </w:rPr>
            </w:pPr>
          </w:p>
        </w:tc>
      </w:tr>
      <w:tr w:rsidR="00C95140" w:rsidRPr="00CB68AF" w14:paraId="7D7A85B9" w14:textId="77777777" w:rsidTr="00CB68AF">
        <w:tc>
          <w:tcPr>
            <w:tcW w:w="2840" w:type="dxa"/>
            <w:tcBorders>
              <w:top w:val="single" w:sz="4" w:space="0" w:color="auto"/>
              <w:left w:val="nil"/>
              <w:bottom w:val="single" w:sz="4" w:space="0" w:color="auto"/>
              <w:right w:val="nil"/>
            </w:tcBorders>
            <w:shd w:val="clear" w:color="000000" w:fill="D9E2F3"/>
            <w:vAlign w:val="center"/>
            <w:hideMark/>
          </w:tcPr>
          <w:p w14:paraId="404BB8A7"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Age</w:t>
            </w:r>
          </w:p>
        </w:tc>
        <w:tc>
          <w:tcPr>
            <w:tcW w:w="1020" w:type="dxa"/>
            <w:tcBorders>
              <w:top w:val="single" w:sz="4" w:space="0" w:color="auto"/>
              <w:left w:val="nil"/>
              <w:bottom w:val="single" w:sz="4" w:space="0" w:color="auto"/>
              <w:right w:val="nil"/>
            </w:tcBorders>
            <w:shd w:val="clear" w:color="000000" w:fill="D9E2F3"/>
            <w:vAlign w:val="center"/>
            <w:hideMark/>
          </w:tcPr>
          <w:p w14:paraId="33F7C2A0"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020" w:type="dxa"/>
            <w:tcBorders>
              <w:top w:val="single" w:sz="4" w:space="0" w:color="auto"/>
              <w:left w:val="nil"/>
              <w:bottom w:val="single" w:sz="4" w:space="0" w:color="auto"/>
              <w:right w:val="nil"/>
            </w:tcBorders>
            <w:shd w:val="clear" w:color="000000" w:fill="D9E2F3"/>
            <w:vAlign w:val="center"/>
            <w:hideMark/>
          </w:tcPr>
          <w:p w14:paraId="42F23371" w14:textId="0B86A314"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single" w:sz="4" w:space="0" w:color="auto"/>
              <w:left w:val="nil"/>
              <w:bottom w:val="single" w:sz="4" w:space="0" w:color="auto"/>
              <w:right w:val="nil"/>
            </w:tcBorders>
            <w:shd w:val="clear" w:color="000000" w:fill="D9E2F3"/>
            <w:vAlign w:val="center"/>
            <w:hideMark/>
          </w:tcPr>
          <w:p w14:paraId="60AC3C2F" w14:textId="472AE7A5"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single" w:sz="4" w:space="0" w:color="auto"/>
              <w:left w:val="nil"/>
              <w:bottom w:val="single" w:sz="4" w:space="0" w:color="auto"/>
              <w:right w:val="nil"/>
            </w:tcBorders>
            <w:shd w:val="clear" w:color="000000" w:fill="D9E2F3"/>
            <w:vAlign w:val="center"/>
            <w:hideMark/>
          </w:tcPr>
          <w:p w14:paraId="4A8DB183" w14:textId="54057351"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single" w:sz="4" w:space="0" w:color="auto"/>
              <w:left w:val="nil"/>
              <w:bottom w:val="single" w:sz="4" w:space="0" w:color="auto"/>
              <w:right w:val="nil"/>
            </w:tcBorders>
            <w:shd w:val="clear" w:color="000000" w:fill="D9E2F3"/>
            <w:vAlign w:val="center"/>
            <w:hideMark/>
          </w:tcPr>
          <w:p w14:paraId="38DFD1A5" w14:textId="7025C41D"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38C50AD0" w14:textId="77777777" w:rsidTr="00CB68AF">
        <w:tc>
          <w:tcPr>
            <w:tcW w:w="2840" w:type="dxa"/>
            <w:tcBorders>
              <w:top w:val="nil"/>
              <w:left w:val="nil"/>
              <w:bottom w:val="nil"/>
              <w:right w:val="nil"/>
            </w:tcBorders>
            <w:shd w:val="clear" w:color="auto" w:fill="auto"/>
            <w:vAlign w:val="center"/>
            <w:hideMark/>
          </w:tcPr>
          <w:p w14:paraId="606901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15-19</w:t>
            </w:r>
          </w:p>
        </w:tc>
        <w:tc>
          <w:tcPr>
            <w:tcW w:w="1020" w:type="dxa"/>
            <w:tcBorders>
              <w:top w:val="nil"/>
              <w:left w:val="nil"/>
              <w:bottom w:val="nil"/>
              <w:right w:val="nil"/>
            </w:tcBorders>
            <w:shd w:val="clear" w:color="auto" w:fill="auto"/>
            <w:vAlign w:val="center"/>
            <w:hideMark/>
          </w:tcPr>
          <w:p w14:paraId="37769EB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CB2ACE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4D9F705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A54DFC" w14:textId="73E176A1"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8ADA5F8"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D6AEE2"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7A3CA0C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20-24</w:t>
            </w:r>
          </w:p>
        </w:tc>
        <w:tc>
          <w:tcPr>
            <w:tcW w:w="1020" w:type="dxa"/>
            <w:tcBorders>
              <w:top w:val="single" w:sz="4" w:space="0" w:color="auto"/>
              <w:left w:val="nil"/>
              <w:bottom w:val="single" w:sz="4" w:space="0" w:color="auto"/>
              <w:right w:val="nil"/>
            </w:tcBorders>
            <w:shd w:val="clear" w:color="auto" w:fill="auto"/>
            <w:vAlign w:val="center"/>
            <w:hideMark/>
          </w:tcPr>
          <w:p w14:paraId="02F1F779" w14:textId="5499994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17AFA185" w14:textId="2B91067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42683" w14:textId="75B2909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0D64D1A" w14:textId="5E621758"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858AC4C" w14:textId="74267C2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49013D7" w14:textId="77777777" w:rsidTr="00CB68AF">
        <w:tc>
          <w:tcPr>
            <w:tcW w:w="2840" w:type="dxa"/>
            <w:tcBorders>
              <w:top w:val="nil"/>
              <w:left w:val="nil"/>
              <w:bottom w:val="nil"/>
              <w:right w:val="nil"/>
            </w:tcBorders>
            <w:shd w:val="clear" w:color="auto" w:fill="auto"/>
            <w:vAlign w:val="center"/>
            <w:hideMark/>
          </w:tcPr>
          <w:p w14:paraId="02FFF4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lastRenderedPageBreak/>
              <w:t>25-29</w:t>
            </w:r>
          </w:p>
        </w:tc>
        <w:tc>
          <w:tcPr>
            <w:tcW w:w="1020" w:type="dxa"/>
            <w:tcBorders>
              <w:top w:val="nil"/>
              <w:left w:val="nil"/>
              <w:bottom w:val="nil"/>
              <w:right w:val="nil"/>
            </w:tcBorders>
            <w:shd w:val="clear" w:color="auto" w:fill="auto"/>
            <w:vAlign w:val="center"/>
            <w:hideMark/>
          </w:tcPr>
          <w:p w14:paraId="305ABCA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404662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57CEDC7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5EC0729" w14:textId="0377028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3ADB9280"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DC4E15F"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7655E2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30-34</w:t>
            </w:r>
          </w:p>
        </w:tc>
        <w:tc>
          <w:tcPr>
            <w:tcW w:w="1020" w:type="dxa"/>
            <w:tcBorders>
              <w:top w:val="single" w:sz="4" w:space="0" w:color="auto"/>
              <w:left w:val="nil"/>
              <w:bottom w:val="single" w:sz="4" w:space="0" w:color="auto"/>
              <w:right w:val="nil"/>
            </w:tcBorders>
            <w:shd w:val="clear" w:color="auto" w:fill="auto"/>
            <w:vAlign w:val="center"/>
            <w:hideMark/>
          </w:tcPr>
          <w:p w14:paraId="57E673FF" w14:textId="239A43B6"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EFCD36E" w14:textId="07A89471"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447FBFB" w14:textId="69536AA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89A7791" w14:textId="402F339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8E9D609" w14:textId="6DDB77DB"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D85A904"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0506EC0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35-39</w:t>
            </w:r>
          </w:p>
        </w:tc>
        <w:tc>
          <w:tcPr>
            <w:tcW w:w="1020" w:type="dxa"/>
            <w:tcBorders>
              <w:top w:val="single" w:sz="4" w:space="0" w:color="auto"/>
              <w:left w:val="nil"/>
              <w:bottom w:val="single" w:sz="4" w:space="0" w:color="auto"/>
              <w:right w:val="nil"/>
            </w:tcBorders>
            <w:shd w:val="clear" w:color="auto" w:fill="auto"/>
            <w:vAlign w:val="center"/>
            <w:hideMark/>
          </w:tcPr>
          <w:p w14:paraId="7598AAD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CDE06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CAEBF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6EA9965" w14:textId="1791EF6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10B674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027D3E6"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6BB1EE7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40-44</w:t>
            </w:r>
          </w:p>
        </w:tc>
        <w:tc>
          <w:tcPr>
            <w:tcW w:w="1020" w:type="dxa"/>
            <w:tcBorders>
              <w:top w:val="single" w:sz="4" w:space="0" w:color="auto"/>
              <w:left w:val="nil"/>
              <w:bottom w:val="single" w:sz="4" w:space="0" w:color="auto"/>
              <w:right w:val="nil"/>
            </w:tcBorders>
            <w:shd w:val="clear" w:color="auto" w:fill="auto"/>
            <w:vAlign w:val="center"/>
            <w:hideMark/>
          </w:tcPr>
          <w:p w14:paraId="241660A4" w14:textId="026F5C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9862E8D" w14:textId="05441F50"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BB488D2" w14:textId="217203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7F1E9EE" w14:textId="2DF1A2C5"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A84339" w14:textId="29FE35B3"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17D7A27" w14:textId="77777777" w:rsidTr="00CB68AF">
        <w:tc>
          <w:tcPr>
            <w:tcW w:w="2840" w:type="dxa"/>
            <w:tcBorders>
              <w:top w:val="nil"/>
              <w:left w:val="nil"/>
              <w:bottom w:val="nil"/>
              <w:right w:val="nil"/>
            </w:tcBorders>
            <w:shd w:val="clear" w:color="auto" w:fill="auto"/>
            <w:vAlign w:val="center"/>
            <w:hideMark/>
          </w:tcPr>
          <w:p w14:paraId="02F8F18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45-49</w:t>
            </w:r>
          </w:p>
        </w:tc>
        <w:tc>
          <w:tcPr>
            <w:tcW w:w="1020" w:type="dxa"/>
            <w:tcBorders>
              <w:top w:val="nil"/>
              <w:left w:val="nil"/>
              <w:bottom w:val="nil"/>
              <w:right w:val="nil"/>
            </w:tcBorders>
            <w:shd w:val="clear" w:color="auto" w:fill="auto"/>
            <w:vAlign w:val="center"/>
            <w:hideMark/>
          </w:tcPr>
          <w:p w14:paraId="2355984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5BF173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EEB41E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124CCE82" w14:textId="185ED2DC"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79B078D"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FF6D67"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5C3DA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50-54</w:t>
            </w:r>
          </w:p>
        </w:tc>
        <w:tc>
          <w:tcPr>
            <w:tcW w:w="1020" w:type="dxa"/>
            <w:tcBorders>
              <w:top w:val="single" w:sz="4" w:space="0" w:color="auto"/>
              <w:left w:val="nil"/>
              <w:bottom w:val="single" w:sz="4" w:space="0" w:color="auto"/>
              <w:right w:val="nil"/>
            </w:tcBorders>
            <w:shd w:val="clear" w:color="auto" w:fill="auto"/>
            <w:vAlign w:val="center"/>
            <w:hideMark/>
          </w:tcPr>
          <w:p w14:paraId="0590DAD3" w14:textId="08CBED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21279524" w14:textId="12741899"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6913A4F" w14:textId="0AE05FD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C768CF8" w14:textId="5CC98A6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B0AB646" w14:textId="3ACFFBC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E272A24" w14:textId="77777777" w:rsidTr="00CB68AF">
        <w:tc>
          <w:tcPr>
            <w:tcW w:w="2840" w:type="dxa"/>
            <w:tcBorders>
              <w:top w:val="nil"/>
              <w:left w:val="nil"/>
              <w:bottom w:val="nil"/>
              <w:right w:val="nil"/>
            </w:tcBorders>
            <w:shd w:val="clear" w:color="auto" w:fill="auto"/>
            <w:vAlign w:val="center"/>
            <w:hideMark/>
          </w:tcPr>
          <w:p w14:paraId="7614D75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55-59</w:t>
            </w:r>
          </w:p>
        </w:tc>
        <w:tc>
          <w:tcPr>
            <w:tcW w:w="1020" w:type="dxa"/>
            <w:tcBorders>
              <w:top w:val="nil"/>
              <w:left w:val="nil"/>
              <w:bottom w:val="nil"/>
              <w:right w:val="nil"/>
            </w:tcBorders>
            <w:shd w:val="clear" w:color="auto" w:fill="auto"/>
            <w:vAlign w:val="center"/>
            <w:hideMark/>
          </w:tcPr>
          <w:p w14:paraId="18952288"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C5A88A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839794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FEEC0B5" w14:textId="57FA0B3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4563BBC4"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6B8C53A"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5F887C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60+</w:t>
            </w:r>
          </w:p>
        </w:tc>
        <w:tc>
          <w:tcPr>
            <w:tcW w:w="1020" w:type="dxa"/>
            <w:tcBorders>
              <w:top w:val="single" w:sz="4" w:space="0" w:color="auto"/>
              <w:left w:val="nil"/>
              <w:bottom w:val="single" w:sz="4" w:space="0" w:color="auto"/>
              <w:right w:val="nil"/>
            </w:tcBorders>
            <w:shd w:val="clear" w:color="auto" w:fill="auto"/>
            <w:vAlign w:val="center"/>
            <w:hideMark/>
          </w:tcPr>
          <w:p w14:paraId="120BB174" w14:textId="2E8CBFE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5A3617E" w14:textId="68AADDFA"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FFB03" w14:textId="7E12B09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76AD6C91" w14:textId="2E0D527E"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2AE5A4" w14:textId="50228A1C"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44D781" w14:textId="77777777" w:rsidTr="00CB68AF">
        <w:tc>
          <w:tcPr>
            <w:tcW w:w="2840" w:type="dxa"/>
            <w:tcBorders>
              <w:top w:val="nil"/>
              <w:left w:val="nil"/>
              <w:bottom w:val="nil"/>
              <w:right w:val="nil"/>
            </w:tcBorders>
            <w:shd w:val="clear" w:color="000000" w:fill="D9E2F3"/>
            <w:vAlign w:val="center"/>
            <w:hideMark/>
          </w:tcPr>
          <w:p w14:paraId="59733DA0"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Education</w:t>
            </w:r>
          </w:p>
        </w:tc>
        <w:tc>
          <w:tcPr>
            <w:tcW w:w="1020" w:type="dxa"/>
            <w:tcBorders>
              <w:top w:val="nil"/>
              <w:left w:val="nil"/>
              <w:bottom w:val="nil"/>
              <w:right w:val="nil"/>
            </w:tcBorders>
            <w:shd w:val="clear" w:color="000000" w:fill="D9E2F3"/>
            <w:vAlign w:val="center"/>
            <w:hideMark/>
          </w:tcPr>
          <w:p w14:paraId="3510111F" w14:textId="581921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000000" w:fill="D9E2F3"/>
            <w:vAlign w:val="center"/>
            <w:hideMark/>
          </w:tcPr>
          <w:p w14:paraId="446D9E9D" w14:textId="57382F95"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nil"/>
              <w:left w:val="nil"/>
              <w:bottom w:val="nil"/>
              <w:right w:val="nil"/>
            </w:tcBorders>
            <w:shd w:val="clear" w:color="000000" w:fill="D9E2F3"/>
            <w:vAlign w:val="center"/>
            <w:hideMark/>
          </w:tcPr>
          <w:p w14:paraId="3C6ACA65" w14:textId="21864BD6"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nil"/>
              <w:left w:val="nil"/>
              <w:bottom w:val="nil"/>
              <w:right w:val="nil"/>
            </w:tcBorders>
            <w:shd w:val="clear" w:color="000000" w:fill="D9E2F3"/>
            <w:vAlign w:val="center"/>
            <w:hideMark/>
          </w:tcPr>
          <w:p w14:paraId="67E36AF7" w14:textId="38180904"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nil"/>
              <w:left w:val="nil"/>
              <w:bottom w:val="nil"/>
              <w:right w:val="nil"/>
            </w:tcBorders>
            <w:shd w:val="clear" w:color="000000" w:fill="D9E2F3"/>
            <w:vAlign w:val="center"/>
            <w:hideMark/>
          </w:tcPr>
          <w:p w14:paraId="1A8B839D" w14:textId="0D1EA1BE"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7E10312E"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6D0C55E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education</w:t>
            </w:r>
          </w:p>
        </w:tc>
        <w:tc>
          <w:tcPr>
            <w:tcW w:w="1020" w:type="dxa"/>
            <w:tcBorders>
              <w:top w:val="single" w:sz="4" w:space="0" w:color="auto"/>
              <w:left w:val="nil"/>
              <w:bottom w:val="single" w:sz="4" w:space="0" w:color="auto"/>
              <w:right w:val="nil"/>
            </w:tcBorders>
            <w:shd w:val="clear" w:color="auto" w:fill="auto"/>
            <w:vAlign w:val="center"/>
            <w:hideMark/>
          </w:tcPr>
          <w:p w14:paraId="0D48DB23" w14:textId="6B2FADD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F0B7B32" w14:textId="1F2D1DA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68210D2" w14:textId="20D82009"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6CC1218" w14:textId="1E51B6DD"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4DDEF956" w14:textId="3FE0FB9A"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492EF1" w14:textId="77777777" w:rsidTr="00CB68AF">
        <w:tc>
          <w:tcPr>
            <w:tcW w:w="2840" w:type="dxa"/>
            <w:tcBorders>
              <w:top w:val="nil"/>
              <w:left w:val="nil"/>
              <w:bottom w:val="nil"/>
              <w:right w:val="nil"/>
            </w:tcBorders>
            <w:shd w:val="clear" w:color="auto" w:fill="auto"/>
            <w:vAlign w:val="center"/>
            <w:hideMark/>
          </w:tcPr>
          <w:p w14:paraId="4E3BA2D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Less than primary</w:t>
            </w:r>
          </w:p>
        </w:tc>
        <w:tc>
          <w:tcPr>
            <w:tcW w:w="1020" w:type="dxa"/>
            <w:tcBorders>
              <w:top w:val="nil"/>
              <w:left w:val="nil"/>
              <w:bottom w:val="nil"/>
              <w:right w:val="nil"/>
            </w:tcBorders>
            <w:shd w:val="clear" w:color="auto" w:fill="auto"/>
            <w:vAlign w:val="center"/>
            <w:hideMark/>
          </w:tcPr>
          <w:p w14:paraId="60E369D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0F5F9B5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61D6603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353BF9" w14:textId="3521091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D4AA92F"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2B74748"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269A963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primary</w:t>
            </w:r>
          </w:p>
        </w:tc>
        <w:tc>
          <w:tcPr>
            <w:tcW w:w="1020" w:type="dxa"/>
            <w:tcBorders>
              <w:top w:val="single" w:sz="4" w:space="0" w:color="auto"/>
              <w:left w:val="nil"/>
              <w:bottom w:val="single" w:sz="4" w:space="0" w:color="auto"/>
              <w:right w:val="nil"/>
            </w:tcBorders>
            <w:shd w:val="clear" w:color="auto" w:fill="auto"/>
            <w:vAlign w:val="center"/>
            <w:hideMark/>
          </w:tcPr>
          <w:p w14:paraId="13826EF7" w14:textId="4F661E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DE7B42E" w14:textId="1BB4C273"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CF7EFE7" w14:textId="00946E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1EBB2452" w14:textId="59546BC0"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0C6D287F" w14:textId="16B67AB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2564585" w14:textId="77777777" w:rsidTr="00CB68AF">
        <w:tc>
          <w:tcPr>
            <w:tcW w:w="2840" w:type="dxa"/>
            <w:tcBorders>
              <w:top w:val="nil"/>
              <w:left w:val="nil"/>
              <w:bottom w:val="nil"/>
              <w:right w:val="nil"/>
            </w:tcBorders>
            <w:shd w:val="clear" w:color="auto" w:fill="auto"/>
            <w:vAlign w:val="center"/>
            <w:hideMark/>
          </w:tcPr>
          <w:p w14:paraId="5C36895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secondary</w:t>
            </w:r>
          </w:p>
        </w:tc>
        <w:tc>
          <w:tcPr>
            <w:tcW w:w="1020" w:type="dxa"/>
            <w:tcBorders>
              <w:top w:val="nil"/>
              <w:left w:val="nil"/>
              <w:bottom w:val="nil"/>
              <w:right w:val="nil"/>
            </w:tcBorders>
            <w:shd w:val="clear" w:color="auto" w:fill="auto"/>
            <w:vAlign w:val="center"/>
            <w:hideMark/>
          </w:tcPr>
          <w:p w14:paraId="3340D0C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8968F9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30FE5F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3F5A7C5" w14:textId="718DCAB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231FA2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AB4C23"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2B5BE5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Higher</w:t>
            </w:r>
          </w:p>
        </w:tc>
        <w:tc>
          <w:tcPr>
            <w:tcW w:w="1020" w:type="dxa"/>
            <w:tcBorders>
              <w:top w:val="single" w:sz="4" w:space="0" w:color="auto"/>
              <w:left w:val="nil"/>
              <w:bottom w:val="single" w:sz="4" w:space="0" w:color="auto"/>
              <w:right w:val="nil"/>
            </w:tcBorders>
            <w:shd w:val="clear" w:color="auto" w:fill="auto"/>
            <w:vAlign w:val="center"/>
            <w:hideMark/>
          </w:tcPr>
          <w:p w14:paraId="51539381" w14:textId="67A6B65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E4E976E" w14:textId="01ADAB6E"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8140916" w14:textId="7E96588C"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3AD7EB0" w14:textId="68CFFEE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1E1FCC8" w14:textId="0E72C10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0DE391" w14:textId="77777777" w:rsidTr="00CB68AF">
        <w:tc>
          <w:tcPr>
            <w:tcW w:w="2840" w:type="dxa"/>
            <w:tcBorders>
              <w:top w:val="nil"/>
              <w:left w:val="nil"/>
              <w:bottom w:val="single" w:sz="4" w:space="0" w:color="auto"/>
              <w:right w:val="nil"/>
            </w:tcBorders>
            <w:shd w:val="clear" w:color="auto" w:fill="auto"/>
            <w:vAlign w:val="center"/>
            <w:hideMark/>
          </w:tcPr>
          <w:p w14:paraId="4794BF7E" w14:textId="5F4B380D"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020" w:type="dxa"/>
            <w:tcBorders>
              <w:top w:val="nil"/>
              <w:left w:val="nil"/>
              <w:bottom w:val="single" w:sz="4" w:space="0" w:color="auto"/>
              <w:right w:val="nil"/>
            </w:tcBorders>
            <w:shd w:val="clear" w:color="auto" w:fill="auto"/>
            <w:vAlign w:val="center"/>
            <w:hideMark/>
          </w:tcPr>
          <w:p w14:paraId="30832A74" w14:textId="63650775"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3006A46" w14:textId="35DBF76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1F9D9DF" w14:textId="52AE494F"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000000" w:fill="D9D9D9"/>
            <w:vAlign w:val="center"/>
            <w:hideMark/>
          </w:tcPr>
          <w:p w14:paraId="5927FCB4" w14:textId="033F4C52"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single" w:sz="4" w:space="0" w:color="auto"/>
              <w:right w:val="nil"/>
            </w:tcBorders>
            <w:shd w:val="clear" w:color="auto" w:fill="auto"/>
            <w:vAlign w:val="center"/>
            <w:hideMark/>
          </w:tcPr>
          <w:p w14:paraId="6E16642C" w14:textId="2E5F997E" w:rsidR="00C95140" w:rsidRPr="00CB68AF" w:rsidRDefault="00C95140" w:rsidP="00CB68AF">
            <w:pPr>
              <w:widowControl/>
              <w:spacing w:line="259" w:lineRule="auto"/>
              <w:jc w:val="center"/>
              <w:rPr>
                <w:rFonts w:eastAsia="Times New Roman" w:cs="Times New Roman"/>
                <w:sz w:val="20"/>
                <w:szCs w:val="20"/>
              </w:rPr>
            </w:pPr>
          </w:p>
        </w:tc>
      </w:tr>
    </w:tbl>
    <w:p w14:paraId="6BE02DFB" w14:textId="00C52D7D" w:rsidR="00C95140" w:rsidRPr="0087225D" w:rsidRDefault="00C95140" w:rsidP="00E00051">
      <w:pPr>
        <w:pStyle w:val="BodyText1"/>
        <w:spacing w:after="0"/>
        <w:ind w:left="86" w:hanging="86"/>
        <w:rPr>
          <w:sz w:val="16"/>
        </w:rPr>
      </w:pPr>
      <w:commentRangeStart w:id="712"/>
      <w:r w:rsidRPr="0087225D">
        <w:rPr>
          <w:sz w:val="16"/>
        </w:rPr>
        <w:t>^ Results not statistically reliable, n&lt;30  </w:t>
      </w:r>
      <w:commentRangeEnd w:id="712"/>
      <w:r>
        <w:rPr>
          <w:rStyle w:val="CommentReference"/>
          <w:rFonts w:eastAsia="Arial" w:cs="Arial"/>
          <w:color w:val="000000"/>
        </w:rPr>
        <w:commentReference w:id="712"/>
      </w:r>
    </w:p>
    <w:p w14:paraId="1250DD37" w14:textId="61DCEB48"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343312A" w14:textId="60440E53"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03C1FC37" w14:textId="77777777" w:rsidR="00C95140"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DA0EEBE" w14:textId="733B0820" w:rsidR="00C95140" w:rsidRDefault="00C95140" w:rsidP="00CB68AF">
      <w:pPr>
        <w:pStyle w:val="BodyText1"/>
      </w:pPr>
      <w:r w:rsidRPr="00E06261">
        <w:rPr>
          <w:highlight w:val="yellow"/>
        </w:rPr>
        <w:t>[Discuss relevant findings from other studies</w:t>
      </w:r>
      <w:r>
        <w:rPr>
          <w:highlight w:val="yellow"/>
        </w:rPr>
        <w:t>, if available</w:t>
      </w:r>
      <w:r w:rsidRPr="00E06261">
        <w:rPr>
          <w:highlight w:val="yellow"/>
        </w:rPr>
        <w:t>.]</w:t>
      </w:r>
    </w:p>
    <w:p w14:paraId="61F3C976" w14:textId="77777777" w:rsidR="00C95140" w:rsidRDefault="00C95140" w:rsidP="00CB68AF">
      <w:pPr>
        <w:pStyle w:val="BodyText1"/>
      </w:pPr>
      <w:r w:rsidRPr="002E0C57">
        <w:rPr>
          <w:b/>
        </w:rPr>
        <w:t xml:space="preserve">Table </w:t>
      </w:r>
      <w:r>
        <w:rPr>
          <w:b/>
        </w:rPr>
        <w:t>7.1</w:t>
      </w:r>
      <w:r w:rsidRPr="002E0C57">
        <w:rPr>
          <w:b/>
        </w:rPr>
        <w:t>.</w:t>
      </w:r>
      <w:r>
        <w:rPr>
          <w:b/>
        </w:rPr>
        <w:t>2</w:t>
      </w:r>
      <w:r w:rsidRPr="00E06261">
        <w:t xml:space="preserve"> </w:t>
      </w:r>
      <w:r>
        <w:t>presents</w:t>
      </w:r>
      <w:r w:rsidRPr="00E06261">
        <w:t xml:space="preserve"> information about </w:t>
      </w:r>
      <w:r>
        <w:t>why farmers cultivated maize—that is, for consumption, for market, or for both.</w:t>
      </w:r>
      <w:r w:rsidRPr="00E06261">
        <w:t xml:space="preserve"> </w:t>
      </w:r>
      <w:r>
        <w:t>[</w:t>
      </w:r>
      <w:r w:rsidRPr="00E06261">
        <w:rPr>
          <w:highlight w:val="yellow"/>
        </w:rPr>
        <w:t>Discuss findings.</w:t>
      </w:r>
      <w:r>
        <w:rPr>
          <w:highlight w:val="yellow"/>
        </w:rPr>
        <w:t xml:space="preserve"> Were any differences found between disaggregate categories?] </w:t>
      </w:r>
      <w:bookmarkStart w:id="713" w:name="_Toc12528027"/>
    </w:p>
    <w:p w14:paraId="608496EC" w14:textId="77777777" w:rsidR="00C95140" w:rsidRPr="00FF0AF5" w:rsidRDefault="00C95140" w:rsidP="00CB68AF">
      <w:pPr>
        <w:pStyle w:val="Tabletitle"/>
      </w:pPr>
      <w:bookmarkStart w:id="714" w:name="_Toc63673088"/>
      <w:r w:rsidRPr="00FF0AF5">
        <w:t xml:space="preserve">Table </w:t>
      </w:r>
      <w:r>
        <w:t>7</w:t>
      </w:r>
      <w:r w:rsidRPr="00FF0AF5">
        <w:t>.1.2</w:t>
      </w:r>
      <w:r>
        <w:t>:</w:t>
      </w:r>
      <w:r w:rsidRPr="00FF0AF5">
        <w:t xml:space="preserve"> Reasons for </w:t>
      </w:r>
      <w:r>
        <w:t>C</w:t>
      </w:r>
      <w:r w:rsidRPr="00FF0AF5">
        <w:t xml:space="preserve">ultivating </w:t>
      </w:r>
      <w:r>
        <w:t>M</w:t>
      </w:r>
      <w:r w:rsidRPr="00FF0AF5">
        <w:t xml:space="preserve">aize in </w:t>
      </w:r>
      <w:bookmarkEnd w:id="713"/>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14"/>
    </w:p>
    <w:tbl>
      <w:tblPr>
        <w:tblW w:w="4829" w:type="pct"/>
        <w:tblLook w:val="04A0" w:firstRow="1" w:lastRow="0" w:firstColumn="1" w:lastColumn="0" w:noHBand="0" w:noVBand="1"/>
      </w:tblPr>
      <w:tblGrid>
        <w:gridCol w:w="3081"/>
        <w:gridCol w:w="898"/>
        <w:gridCol w:w="990"/>
        <w:gridCol w:w="989"/>
        <w:gridCol w:w="628"/>
        <w:gridCol w:w="283"/>
        <w:gridCol w:w="852"/>
        <w:gridCol w:w="898"/>
        <w:gridCol w:w="630"/>
      </w:tblGrid>
      <w:tr w:rsidR="00C95140" w:rsidRPr="00CB68AF" w14:paraId="49E941FF" w14:textId="77777777" w:rsidTr="00B00425">
        <w:trPr>
          <w:cantSplit/>
        </w:trPr>
        <w:tc>
          <w:tcPr>
            <w:tcW w:w="3081" w:type="dxa"/>
            <w:vMerge w:val="restart"/>
            <w:tcBorders>
              <w:top w:val="single" w:sz="4" w:space="0" w:color="auto"/>
              <w:left w:val="nil"/>
              <w:bottom w:val="single" w:sz="4" w:space="0" w:color="000000"/>
              <w:right w:val="nil"/>
            </w:tcBorders>
            <w:shd w:val="clear" w:color="000000" w:fill="387990"/>
            <w:vAlign w:val="bottom"/>
            <w:hideMark/>
          </w:tcPr>
          <w:p w14:paraId="599EBA84" w14:textId="77777777" w:rsidR="00C95140" w:rsidRPr="00CB68AF" w:rsidRDefault="00C95140" w:rsidP="00CB68AF">
            <w:pPr>
              <w:widowControl/>
              <w:spacing w:line="259" w:lineRule="auto"/>
              <w:rPr>
                <w:rFonts w:eastAsia="Times New Roman" w:cs="Times New Roman"/>
                <w:b/>
                <w:bCs/>
                <w:color w:val="FFFFFF"/>
                <w:sz w:val="20"/>
                <w:szCs w:val="20"/>
              </w:rPr>
            </w:pPr>
            <w:bookmarkStart w:id="715" w:name="_Hlk14085657"/>
            <w:r w:rsidRPr="00CB68AF">
              <w:rPr>
                <w:rFonts w:eastAsia="Times New Roman" w:cs="Times New Roman"/>
                <w:b/>
                <w:bCs/>
                <w:color w:val="FFFFFF"/>
                <w:sz w:val="20"/>
                <w:szCs w:val="20"/>
              </w:rPr>
              <w:t>Reason for maize cultivation</w:t>
            </w:r>
          </w:p>
        </w:tc>
        <w:tc>
          <w:tcPr>
            <w:tcW w:w="898" w:type="dxa"/>
            <w:vMerge w:val="restart"/>
            <w:tcBorders>
              <w:top w:val="single" w:sz="4" w:space="0" w:color="auto"/>
              <w:left w:val="nil"/>
              <w:bottom w:val="nil"/>
              <w:right w:val="nil"/>
            </w:tcBorders>
            <w:shd w:val="clear" w:color="000000" w:fill="387990"/>
            <w:vAlign w:val="bottom"/>
            <w:hideMark/>
          </w:tcPr>
          <w:p w14:paraId="3966518A"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p>
        </w:tc>
        <w:tc>
          <w:tcPr>
            <w:tcW w:w="2606" w:type="dxa"/>
            <w:gridSpan w:val="3"/>
            <w:tcBorders>
              <w:top w:val="single" w:sz="4" w:space="0" w:color="auto"/>
              <w:left w:val="nil"/>
              <w:bottom w:val="single" w:sz="4" w:space="0" w:color="FFFFFF"/>
              <w:right w:val="nil"/>
            </w:tcBorders>
            <w:shd w:val="clear" w:color="000000" w:fill="387990"/>
            <w:vAlign w:val="center"/>
            <w:hideMark/>
          </w:tcPr>
          <w:p w14:paraId="2552F1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83" w:type="dxa"/>
            <w:tcBorders>
              <w:top w:val="single" w:sz="4" w:space="0" w:color="auto"/>
              <w:left w:val="nil"/>
              <w:bottom w:val="nil"/>
              <w:right w:val="nil"/>
            </w:tcBorders>
            <w:shd w:val="clear" w:color="000000" w:fill="387990"/>
            <w:vAlign w:val="center"/>
            <w:hideMark/>
          </w:tcPr>
          <w:p w14:paraId="79F74CDA"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2380" w:type="dxa"/>
            <w:gridSpan w:val="3"/>
            <w:tcBorders>
              <w:top w:val="single" w:sz="4" w:space="0" w:color="auto"/>
              <w:left w:val="nil"/>
              <w:bottom w:val="single" w:sz="4" w:space="0" w:color="FFFFFF"/>
              <w:right w:val="nil"/>
            </w:tcBorders>
            <w:shd w:val="clear" w:color="000000" w:fill="387990"/>
            <w:vAlign w:val="center"/>
            <w:hideMark/>
          </w:tcPr>
          <w:p w14:paraId="1F4C3711" w14:textId="6D56D59E"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C95140" w:rsidRPr="00CB68AF" w14:paraId="0E2F33D8" w14:textId="77777777" w:rsidTr="00B00425">
        <w:trPr>
          <w:cantSplit/>
        </w:trPr>
        <w:tc>
          <w:tcPr>
            <w:tcW w:w="3081" w:type="dxa"/>
            <w:vMerge/>
            <w:tcBorders>
              <w:top w:val="single" w:sz="4" w:space="0" w:color="auto"/>
              <w:left w:val="nil"/>
              <w:bottom w:val="single" w:sz="4" w:space="0" w:color="000000"/>
              <w:right w:val="nil"/>
            </w:tcBorders>
            <w:vAlign w:val="center"/>
            <w:hideMark/>
          </w:tcPr>
          <w:p w14:paraId="14959DAB"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898" w:type="dxa"/>
            <w:vMerge/>
            <w:tcBorders>
              <w:top w:val="single" w:sz="4" w:space="0" w:color="auto"/>
              <w:left w:val="nil"/>
              <w:bottom w:val="nil"/>
              <w:right w:val="nil"/>
            </w:tcBorders>
            <w:vAlign w:val="center"/>
            <w:hideMark/>
          </w:tcPr>
          <w:p w14:paraId="4ACE6E4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6C698CBB"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989" w:type="dxa"/>
            <w:tcBorders>
              <w:top w:val="nil"/>
              <w:left w:val="nil"/>
              <w:bottom w:val="nil"/>
              <w:right w:val="nil"/>
            </w:tcBorders>
            <w:shd w:val="clear" w:color="000000" w:fill="387990"/>
            <w:vAlign w:val="center"/>
            <w:hideMark/>
          </w:tcPr>
          <w:p w14:paraId="2848D43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28" w:type="dxa"/>
            <w:tcBorders>
              <w:top w:val="nil"/>
              <w:left w:val="nil"/>
              <w:bottom w:val="nil"/>
              <w:right w:val="nil"/>
            </w:tcBorders>
            <w:shd w:val="clear" w:color="000000" w:fill="387990"/>
            <w:vAlign w:val="center"/>
            <w:hideMark/>
          </w:tcPr>
          <w:p w14:paraId="0D01828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c>
          <w:tcPr>
            <w:tcW w:w="283" w:type="dxa"/>
            <w:tcBorders>
              <w:top w:val="nil"/>
              <w:left w:val="nil"/>
              <w:bottom w:val="nil"/>
              <w:right w:val="nil"/>
            </w:tcBorders>
            <w:shd w:val="clear" w:color="000000" w:fill="387990"/>
            <w:vAlign w:val="center"/>
            <w:hideMark/>
          </w:tcPr>
          <w:p w14:paraId="0DF8E191"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852" w:type="dxa"/>
            <w:tcBorders>
              <w:top w:val="nil"/>
              <w:left w:val="nil"/>
              <w:bottom w:val="nil"/>
              <w:right w:val="nil"/>
            </w:tcBorders>
            <w:shd w:val="clear" w:color="000000" w:fill="387990"/>
            <w:vAlign w:val="center"/>
            <w:hideMark/>
          </w:tcPr>
          <w:p w14:paraId="1FF22276" w14:textId="374DF8B9"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898" w:type="dxa"/>
            <w:tcBorders>
              <w:top w:val="nil"/>
              <w:left w:val="nil"/>
              <w:bottom w:val="nil"/>
              <w:right w:val="nil"/>
            </w:tcBorders>
            <w:shd w:val="clear" w:color="000000" w:fill="387990"/>
            <w:vAlign w:val="center"/>
            <w:hideMark/>
          </w:tcPr>
          <w:p w14:paraId="2720D7D8" w14:textId="454BA175"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30" w:type="dxa"/>
            <w:tcBorders>
              <w:top w:val="nil"/>
              <w:left w:val="nil"/>
              <w:bottom w:val="nil"/>
              <w:right w:val="nil"/>
            </w:tcBorders>
            <w:shd w:val="clear" w:color="000000" w:fill="387990"/>
            <w:vAlign w:val="center"/>
            <w:hideMark/>
          </w:tcPr>
          <w:p w14:paraId="32053E2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r>
      <w:tr w:rsidR="00C95140" w:rsidRPr="00CB68AF" w14:paraId="6515B74C" w14:textId="77777777" w:rsidTr="00B00425">
        <w:trPr>
          <w:cantSplit/>
        </w:trPr>
        <w:tc>
          <w:tcPr>
            <w:tcW w:w="3081" w:type="dxa"/>
            <w:vMerge/>
            <w:tcBorders>
              <w:top w:val="single" w:sz="4" w:space="0" w:color="auto"/>
              <w:left w:val="nil"/>
              <w:bottom w:val="single" w:sz="4" w:space="0" w:color="000000"/>
              <w:right w:val="nil"/>
            </w:tcBorders>
            <w:vAlign w:val="center"/>
            <w:hideMark/>
          </w:tcPr>
          <w:p w14:paraId="43E4A3BC"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898" w:type="dxa"/>
            <w:tcBorders>
              <w:top w:val="nil"/>
              <w:left w:val="nil"/>
              <w:bottom w:val="single" w:sz="4" w:space="0" w:color="auto"/>
              <w:right w:val="nil"/>
            </w:tcBorders>
            <w:shd w:val="clear" w:color="000000" w:fill="387990"/>
            <w:vAlign w:val="center"/>
            <w:hideMark/>
          </w:tcPr>
          <w:p w14:paraId="356A3A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4764DD2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989" w:type="dxa"/>
            <w:tcBorders>
              <w:top w:val="nil"/>
              <w:left w:val="nil"/>
              <w:bottom w:val="single" w:sz="4" w:space="0" w:color="auto"/>
              <w:right w:val="nil"/>
            </w:tcBorders>
            <w:shd w:val="clear" w:color="000000" w:fill="387990"/>
            <w:vAlign w:val="center"/>
            <w:hideMark/>
          </w:tcPr>
          <w:p w14:paraId="0384658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28" w:type="dxa"/>
            <w:tcBorders>
              <w:top w:val="nil"/>
              <w:left w:val="nil"/>
              <w:bottom w:val="single" w:sz="4" w:space="0" w:color="auto"/>
              <w:right w:val="nil"/>
            </w:tcBorders>
            <w:shd w:val="clear" w:color="000000" w:fill="387990"/>
            <w:vAlign w:val="center"/>
            <w:hideMark/>
          </w:tcPr>
          <w:p w14:paraId="0937AF68"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283" w:type="dxa"/>
            <w:tcBorders>
              <w:top w:val="nil"/>
              <w:left w:val="nil"/>
              <w:bottom w:val="single" w:sz="4" w:space="0" w:color="auto"/>
              <w:right w:val="nil"/>
            </w:tcBorders>
            <w:shd w:val="clear" w:color="000000" w:fill="387990"/>
            <w:vAlign w:val="center"/>
            <w:hideMark/>
          </w:tcPr>
          <w:p w14:paraId="3850E792"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852" w:type="dxa"/>
            <w:tcBorders>
              <w:top w:val="nil"/>
              <w:left w:val="nil"/>
              <w:bottom w:val="single" w:sz="4" w:space="0" w:color="auto"/>
              <w:right w:val="nil"/>
            </w:tcBorders>
            <w:shd w:val="clear" w:color="000000" w:fill="387990"/>
            <w:vAlign w:val="center"/>
            <w:hideMark/>
          </w:tcPr>
          <w:p w14:paraId="12D0AE20"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vAlign w:val="center"/>
            <w:hideMark/>
          </w:tcPr>
          <w:p w14:paraId="6AB4AC2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tcBorders>
              <w:top w:val="nil"/>
              <w:left w:val="nil"/>
              <w:bottom w:val="single" w:sz="4" w:space="0" w:color="auto"/>
              <w:right w:val="nil"/>
            </w:tcBorders>
            <w:shd w:val="clear" w:color="000000" w:fill="387990"/>
            <w:vAlign w:val="center"/>
            <w:hideMark/>
          </w:tcPr>
          <w:p w14:paraId="303E6782"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r>
      <w:tr w:rsidR="00C95140" w:rsidRPr="00CB68AF" w14:paraId="2E18757F" w14:textId="77777777" w:rsidTr="00B00425">
        <w:trPr>
          <w:cantSplit/>
        </w:trPr>
        <w:tc>
          <w:tcPr>
            <w:tcW w:w="3081" w:type="dxa"/>
            <w:tcBorders>
              <w:top w:val="nil"/>
              <w:left w:val="nil"/>
              <w:bottom w:val="nil"/>
              <w:right w:val="nil"/>
            </w:tcBorders>
            <w:shd w:val="clear" w:color="000000" w:fill="DDEBF7"/>
            <w:vAlign w:val="bottom"/>
            <w:hideMark/>
          </w:tcPr>
          <w:p w14:paraId="0D25CCFB" w14:textId="77777777" w:rsidR="00C95140" w:rsidRPr="00CB68AF" w:rsidRDefault="00C95140" w:rsidP="00CB68AF">
            <w:pPr>
              <w:widowControl/>
              <w:spacing w:line="259" w:lineRule="auto"/>
              <w:rPr>
                <w:rFonts w:eastAsia="Times New Roman" w:cs="Times New Roman"/>
                <w:b/>
                <w:bCs/>
                <w:color w:val="auto"/>
                <w:sz w:val="20"/>
                <w:szCs w:val="20"/>
              </w:rPr>
            </w:pPr>
            <w:r w:rsidRPr="00CB68AF">
              <w:rPr>
                <w:rFonts w:eastAsia="Times New Roman" w:cs="Times New Roman"/>
                <w:b/>
                <w:bCs/>
                <w:color w:val="auto"/>
                <w:sz w:val="20"/>
                <w:szCs w:val="20"/>
              </w:rPr>
              <w:t>Reason</w:t>
            </w:r>
          </w:p>
        </w:tc>
        <w:tc>
          <w:tcPr>
            <w:tcW w:w="898" w:type="dxa"/>
            <w:tcBorders>
              <w:top w:val="nil"/>
              <w:left w:val="nil"/>
              <w:bottom w:val="nil"/>
              <w:right w:val="nil"/>
            </w:tcBorders>
            <w:shd w:val="clear" w:color="000000" w:fill="DDEBF7"/>
            <w:vAlign w:val="center"/>
            <w:hideMark/>
          </w:tcPr>
          <w:p w14:paraId="7E358203" w14:textId="1427A694" w:rsidR="00C95140" w:rsidRPr="00CB68AF" w:rsidRDefault="00C95140" w:rsidP="00CB68AF">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DEBF7"/>
            <w:vAlign w:val="center"/>
            <w:hideMark/>
          </w:tcPr>
          <w:p w14:paraId="65C99C35" w14:textId="502E48CB" w:rsidR="00C95140" w:rsidRPr="00CB68AF" w:rsidRDefault="00C95140" w:rsidP="00CB68AF">
            <w:pPr>
              <w:widowControl/>
              <w:spacing w:line="259" w:lineRule="auto"/>
              <w:jc w:val="center"/>
              <w:rPr>
                <w:rFonts w:eastAsia="Times New Roman" w:cs="Times New Roman"/>
                <w:b/>
                <w:bCs/>
                <w:color w:val="auto"/>
                <w:sz w:val="20"/>
                <w:szCs w:val="20"/>
              </w:rPr>
            </w:pPr>
          </w:p>
        </w:tc>
        <w:tc>
          <w:tcPr>
            <w:tcW w:w="989" w:type="dxa"/>
            <w:tcBorders>
              <w:top w:val="nil"/>
              <w:left w:val="nil"/>
              <w:bottom w:val="single" w:sz="4" w:space="0" w:color="auto"/>
              <w:right w:val="nil"/>
            </w:tcBorders>
            <w:shd w:val="clear" w:color="000000" w:fill="DDEBF7"/>
            <w:vAlign w:val="center"/>
            <w:hideMark/>
          </w:tcPr>
          <w:p w14:paraId="027A857C" w14:textId="1AAB6319" w:rsidR="00C95140" w:rsidRPr="00CB68AF" w:rsidRDefault="00C95140" w:rsidP="00CB68AF">
            <w:pPr>
              <w:widowControl/>
              <w:spacing w:line="259" w:lineRule="auto"/>
              <w:jc w:val="center"/>
              <w:rPr>
                <w:rFonts w:eastAsia="Times New Roman" w:cs="Times New Roman"/>
                <w:b/>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315F8C90" w14:textId="3C057745" w:rsidR="00C95140" w:rsidRPr="00CB68AF" w:rsidRDefault="00C95140" w:rsidP="00CB68AF">
            <w:pPr>
              <w:widowControl/>
              <w:spacing w:line="259" w:lineRule="auto"/>
              <w:jc w:val="center"/>
              <w:rPr>
                <w:rFonts w:eastAsia="Times New Roman" w:cs="Times New Roman"/>
                <w:b/>
                <w:bCs/>
                <w:color w:val="auto"/>
                <w:sz w:val="20"/>
                <w:szCs w:val="20"/>
              </w:rPr>
            </w:pPr>
          </w:p>
        </w:tc>
        <w:tc>
          <w:tcPr>
            <w:tcW w:w="283" w:type="dxa"/>
            <w:tcBorders>
              <w:top w:val="nil"/>
              <w:left w:val="nil"/>
              <w:bottom w:val="single" w:sz="4" w:space="0" w:color="auto"/>
              <w:right w:val="nil"/>
            </w:tcBorders>
            <w:shd w:val="clear" w:color="000000" w:fill="DDEBF7"/>
            <w:vAlign w:val="center"/>
            <w:hideMark/>
          </w:tcPr>
          <w:p w14:paraId="39A031BA" w14:textId="38BD6CF5" w:rsidR="00C95140" w:rsidRPr="00CB68AF" w:rsidRDefault="00C95140" w:rsidP="00CB68AF">
            <w:pPr>
              <w:widowControl/>
              <w:spacing w:line="259" w:lineRule="auto"/>
              <w:jc w:val="center"/>
              <w:rPr>
                <w:rFonts w:eastAsia="Times New Roman" w:cs="Times New Roman"/>
                <w:b/>
                <w:bCs/>
                <w:color w:val="auto"/>
                <w:sz w:val="20"/>
                <w:szCs w:val="20"/>
              </w:rPr>
            </w:pPr>
          </w:p>
        </w:tc>
        <w:tc>
          <w:tcPr>
            <w:tcW w:w="852" w:type="dxa"/>
            <w:tcBorders>
              <w:top w:val="nil"/>
              <w:left w:val="nil"/>
              <w:bottom w:val="single" w:sz="4" w:space="0" w:color="auto"/>
              <w:right w:val="nil"/>
            </w:tcBorders>
            <w:shd w:val="clear" w:color="000000" w:fill="DDEBF7"/>
            <w:vAlign w:val="center"/>
            <w:hideMark/>
          </w:tcPr>
          <w:p w14:paraId="51A08D01" w14:textId="5609B324" w:rsidR="00C95140" w:rsidRPr="00CB68AF" w:rsidRDefault="00C95140" w:rsidP="00CB68AF">
            <w:pPr>
              <w:widowControl/>
              <w:spacing w:line="259" w:lineRule="auto"/>
              <w:jc w:val="center"/>
              <w:rPr>
                <w:rFonts w:eastAsia="Times New Roman" w:cs="Times New Roman"/>
                <w:b/>
                <w:bCs/>
                <w:color w:val="auto"/>
                <w:sz w:val="20"/>
                <w:szCs w:val="20"/>
              </w:rPr>
            </w:pPr>
          </w:p>
        </w:tc>
        <w:tc>
          <w:tcPr>
            <w:tcW w:w="898" w:type="dxa"/>
            <w:tcBorders>
              <w:top w:val="nil"/>
              <w:left w:val="nil"/>
              <w:bottom w:val="single" w:sz="4" w:space="0" w:color="auto"/>
              <w:right w:val="nil"/>
            </w:tcBorders>
            <w:shd w:val="clear" w:color="000000" w:fill="DDEBF7"/>
            <w:vAlign w:val="center"/>
            <w:hideMark/>
          </w:tcPr>
          <w:p w14:paraId="174E3070" w14:textId="4D2A5880" w:rsidR="00C95140" w:rsidRPr="00CB68AF" w:rsidRDefault="00C95140" w:rsidP="00CB68AF">
            <w:pPr>
              <w:widowControl/>
              <w:spacing w:line="259" w:lineRule="auto"/>
              <w:jc w:val="center"/>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DA500B2" w14:textId="77777777" w:rsidR="00C95140" w:rsidRPr="00CB68AF" w:rsidRDefault="00C95140" w:rsidP="00CB68AF">
            <w:pPr>
              <w:widowControl/>
              <w:spacing w:line="259" w:lineRule="auto"/>
              <w:jc w:val="center"/>
              <w:rPr>
                <w:rFonts w:eastAsia="Times New Roman" w:cs="Times New Roman"/>
                <w:b/>
                <w:bCs/>
                <w:color w:val="auto"/>
                <w:sz w:val="20"/>
                <w:szCs w:val="20"/>
              </w:rPr>
            </w:pPr>
            <w:r w:rsidRPr="00CB68AF">
              <w:rPr>
                <w:rFonts w:eastAsia="Times New Roman" w:cs="Times New Roman"/>
                <w:b/>
                <w:bCs/>
                <w:color w:val="auto"/>
                <w:sz w:val="20"/>
                <w:szCs w:val="20"/>
              </w:rPr>
              <w:t> </w:t>
            </w:r>
          </w:p>
        </w:tc>
      </w:tr>
      <w:tr w:rsidR="00C95140" w:rsidRPr="00CB68AF" w14:paraId="738E5645" w14:textId="77777777" w:rsidTr="00B00425">
        <w:trPr>
          <w:cantSplit/>
        </w:trPr>
        <w:tc>
          <w:tcPr>
            <w:tcW w:w="3081" w:type="dxa"/>
            <w:tcBorders>
              <w:top w:val="single" w:sz="4" w:space="0" w:color="auto"/>
              <w:left w:val="nil"/>
              <w:bottom w:val="single" w:sz="4" w:space="0" w:color="auto"/>
              <w:right w:val="nil"/>
            </w:tcBorders>
            <w:shd w:val="clear" w:color="auto" w:fill="auto"/>
            <w:vAlign w:val="center"/>
            <w:hideMark/>
          </w:tcPr>
          <w:p w14:paraId="7B6051E4"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only</w:t>
            </w:r>
          </w:p>
        </w:tc>
        <w:tc>
          <w:tcPr>
            <w:tcW w:w="898" w:type="dxa"/>
            <w:tcBorders>
              <w:top w:val="single" w:sz="4" w:space="0" w:color="auto"/>
              <w:left w:val="nil"/>
              <w:bottom w:val="single" w:sz="4" w:space="0" w:color="auto"/>
              <w:right w:val="nil"/>
            </w:tcBorders>
            <w:shd w:val="clear" w:color="auto" w:fill="auto"/>
            <w:vAlign w:val="center"/>
            <w:hideMark/>
          </w:tcPr>
          <w:p w14:paraId="39327FFB" w14:textId="6C91F9F8"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bottom"/>
            <w:hideMark/>
          </w:tcPr>
          <w:p w14:paraId="6164863D" w14:textId="372F8645" w:rsidR="00C95140" w:rsidRPr="00CB68AF" w:rsidRDefault="00C95140" w:rsidP="00CB68AF">
            <w:pPr>
              <w:widowControl/>
              <w:spacing w:line="259" w:lineRule="auto"/>
              <w:jc w:val="center"/>
              <w:rPr>
                <w:rFonts w:eastAsia="Times New Roman" w:cs="Calibri"/>
                <w:sz w:val="20"/>
                <w:szCs w:val="20"/>
              </w:rPr>
            </w:pPr>
          </w:p>
        </w:tc>
        <w:tc>
          <w:tcPr>
            <w:tcW w:w="989" w:type="dxa"/>
            <w:tcBorders>
              <w:top w:val="nil"/>
              <w:left w:val="nil"/>
              <w:bottom w:val="single" w:sz="4" w:space="0" w:color="auto"/>
              <w:right w:val="nil"/>
            </w:tcBorders>
            <w:shd w:val="clear" w:color="auto" w:fill="auto"/>
            <w:vAlign w:val="bottom"/>
            <w:hideMark/>
          </w:tcPr>
          <w:p w14:paraId="687ECBFE" w14:textId="353EE38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6364B673" w14:textId="48AC73EF"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single" w:sz="4" w:space="0" w:color="auto"/>
              <w:right w:val="nil"/>
            </w:tcBorders>
            <w:shd w:val="clear" w:color="auto" w:fill="auto"/>
            <w:vAlign w:val="bottom"/>
            <w:hideMark/>
          </w:tcPr>
          <w:p w14:paraId="29B83830" w14:textId="1AE87E41" w:rsidR="00C95140" w:rsidRPr="00CB68AF" w:rsidRDefault="00C95140" w:rsidP="00CB68AF">
            <w:pPr>
              <w:widowControl/>
              <w:spacing w:line="259" w:lineRule="auto"/>
              <w:jc w:val="center"/>
              <w:rPr>
                <w:rFonts w:eastAsia="Times New Roman" w:cs="Calibri"/>
                <w:sz w:val="20"/>
                <w:szCs w:val="20"/>
              </w:rPr>
            </w:pPr>
          </w:p>
        </w:tc>
        <w:tc>
          <w:tcPr>
            <w:tcW w:w="852" w:type="dxa"/>
            <w:tcBorders>
              <w:top w:val="nil"/>
              <w:left w:val="nil"/>
              <w:bottom w:val="single" w:sz="4" w:space="0" w:color="auto"/>
              <w:right w:val="nil"/>
            </w:tcBorders>
            <w:shd w:val="clear" w:color="auto" w:fill="auto"/>
            <w:vAlign w:val="bottom"/>
            <w:hideMark/>
          </w:tcPr>
          <w:p w14:paraId="1B505E2F" w14:textId="644042B3" w:rsidR="00C95140" w:rsidRPr="00CB68AF" w:rsidRDefault="00C95140" w:rsidP="00CB68A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539F542" w14:textId="104BCAFC"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000000" w:fill="D9D9D9"/>
            <w:vAlign w:val="center"/>
            <w:hideMark/>
          </w:tcPr>
          <w:p w14:paraId="4B82CA0E"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75F83906" w14:textId="77777777" w:rsidTr="00B00425">
        <w:trPr>
          <w:cantSplit/>
        </w:trPr>
        <w:tc>
          <w:tcPr>
            <w:tcW w:w="3081" w:type="dxa"/>
            <w:tcBorders>
              <w:top w:val="nil"/>
              <w:left w:val="nil"/>
              <w:bottom w:val="nil"/>
              <w:right w:val="nil"/>
            </w:tcBorders>
            <w:shd w:val="clear" w:color="auto" w:fill="auto"/>
            <w:vAlign w:val="center"/>
            <w:hideMark/>
          </w:tcPr>
          <w:p w14:paraId="3690977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Market only</w:t>
            </w:r>
          </w:p>
        </w:tc>
        <w:tc>
          <w:tcPr>
            <w:tcW w:w="898" w:type="dxa"/>
            <w:tcBorders>
              <w:top w:val="nil"/>
              <w:left w:val="nil"/>
              <w:bottom w:val="nil"/>
              <w:right w:val="nil"/>
            </w:tcBorders>
            <w:shd w:val="clear" w:color="auto" w:fill="auto"/>
            <w:vAlign w:val="center"/>
            <w:hideMark/>
          </w:tcPr>
          <w:p w14:paraId="640EA5FC"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bottom"/>
            <w:hideMark/>
          </w:tcPr>
          <w:p w14:paraId="2102AFE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989" w:type="dxa"/>
            <w:tcBorders>
              <w:top w:val="nil"/>
              <w:left w:val="nil"/>
              <w:bottom w:val="nil"/>
              <w:right w:val="nil"/>
            </w:tcBorders>
            <w:shd w:val="clear" w:color="auto" w:fill="auto"/>
            <w:vAlign w:val="bottom"/>
            <w:hideMark/>
          </w:tcPr>
          <w:p w14:paraId="7F2223D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28" w:type="dxa"/>
            <w:tcBorders>
              <w:top w:val="nil"/>
              <w:left w:val="nil"/>
              <w:bottom w:val="nil"/>
              <w:right w:val="nil"/>
            </w:tcBorders>
            <w:shd w:val="clear" w:color="000000" w:fill="D9D9D9"/>
            <w:vAlign w:val="center"/>
            <w:hideMark/>
          </w:tcPr>
          <w:p w14:paraId="5BC554BB" w14:textId="46B6E5FC"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nil"/>
              <w:right w:val="nil"/>
            </w:tcBorders>
            <w:shd w:val="clear" w:color="auto" w:fill="auto"/>
            <w:vAlign w:val="bottom"/>
            <w:hideMark/>
          </w:tcPr>
          <w:p w14:paraId="3C50662C" w14:textId="77777777" w:rsidR="00C95140" w:rsidRPr="00CB68AF" w:rsidRDefault="00C95140" w:rsidP="00CB68AF">
            <w:pPr>
              <w:widowControl/>
              <w:spacing w:line="259" w:lineRule="auto"/>
              <w:jc w:val="center"/>
              <w:rPr>
                <w:rFonts w:eastAsia="Times New Roman" w:cs="Times New Roman"/>
                <w:sz w:val="20"/>
                <w:szCs w:val="20"/>
              </w:rPr>
            </w:pPr>
          </w:p>
        </w:tc>
        <w:tc>
          <w:tcPr>
            <w:tcW w:w="852" w:type="dxa"/>
            <w:tcBorders>
              <w:top w:val="nil"/>
              <w:left w:val="nil"/>
              <w:bottom w:val="nil"/>
              <w:right w:val="nil"/>
            </w:tcBorders>
            <w:shd w:val="clear" w:color="auto" w:fill="auto"/>
            <w:vAlign w:val="bottom"/>
            <w:hideMark/>
          </w:tcPr>
          <w:p w14:paraId="736C707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898" w:type="dxa"/>
            <w:tcBorders>
              <w:top w:val="nil"/>
              <w:left w:val="nil"/>
              <w:bottom w:val="nil"/>
              <w:right w:val="nil"/>
            </w:tcBorders>
            <w:shd w:val="clear" w:color="auto" w:fill="auto"/>
            <w:vAlign w:val="center"/>
            <w:hideMark/>
          </w:tcPr>
          <w:p w14:paraId="22234DD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3F6DE50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0732E997" w14:textId="77777777" w:rsidTr="00B00425">
        <w:trPr>
          <w:cantSplit/>
        </w:trPr>
        <w:tc>
          <w:tcPr>
            <w:tcW w:w="3081" w:type="dxa"/>
            <w:tcBorders>
              <w:top w:val="single" w:sz="4" w:space="0" w:color="auto"/>
              <w:left w:val="nil"/>
              <w:bottom w:val="single" w:sz="4" w:space="0" w:color="auto"/>
              <w:right w:val="nil"/>
            </w:tcBorders>
            <w:shd w:val="clear" w:color="auto" w:fill="auto"/>
            <w:vAlign w:val="center"/>
            <w:hideMark/>
          </w:tcPr>
          <w:p w14:paraId="4EB0823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and market</w:t>
            </w:r>
          </w:p>
        </w:tc>
        <w:tc>
          <w:tcPr>
            <w:tcW w:w="898" w:type="dxa"/>
            <w:tcBorders>
              <w:top w:val="single" w:sz="4" w:space="0" w:color="auto"/>
              <w:left w:val="nil"/>
              <w:bottom w:val="single" w:sz="4" w:space="0" w:color="auto"/>
              <w:right w:val="nil"/>
            </w:tcBorders>
            <w:shd w:val="clear" w:color="auto" w:fill="auto"/>
            <w:vAlign w:val="center"/>
            <w:hideMark/>
          </w:tcPr>
          <w:p w14:paraId="647FFBCD" w14:textId="71A1D67A"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bottom"/>
            <w:hideMark/>
          </w:tcPr>
          <w:p w14:paraId="1CEBCB6E" w14:textId="68ADEFAB" w:rsidR="00C95140" w:rsidRPr="00CB68AF" w:rsidRDefault="00C95140" w:rsidP="00CB68AF">
            <w:pPr>
              <w:widowControl/>
              <w:spacing w:line="259" w:lineRule="auto"/>
              <w:jc w:val="center"/>
              <w:rPr>
                <w:rFonts w:eastAsia="Times New Roman" w:cs="Calibri"/>
                <w:sz w:val="20"/>
                <w:szCs w:val="20"/>
              </w:rPr>
            </w:pPr>
          </w:p>
        </w:tc>
        <w:tc>
          <w:tcPr>
            <w:tcW w:w="989" w:type="dxa"/>
            <w:tcBorders>
              <w:top w:val="single" w:sz="4" w:space="0" w:color="auto"/>
              <w:left w:val="nil"/>
              <w:bottom w:val="single" w:sz="4" w:space="0" w:color="auto"/>
              <w:right w:val="nil"/>
            </w:tcBorders>
            <w:shd w:val="clear" w:color="auto" w:fill="auto"/>
            <w:vAlign w:val="bottom"/>
            <w:hideMark/>
          </w:tcPr>
          <w:p w14:paraId="1CE7FA47" w14:textId="73D05BF1" w:rsidR="00C95140" w:rsidRPr="00CB68AF" w:rsidRDefault="00C95140" w:rsidP="00CB68AF">
            <w:pPr>
              <w:widowControl/>
              <w:spacing w:line="259" w:lineRule="auto"/>
              <w:jc w:val="center"/>
              <w:rPr>
                <w:rFonts w:eastAsia="Times New Roman" w:cs="Calibri"/>
                <w:sz w:val="20"/>
                <w:szCs w:val="20"/>
              </w:rPr>
            </w:pPr>
          </w:p>
        </w:tc>
        <w:tc>
          <w:tcPr>
            <w:tcW w:w="628" w:type="dxa"/>
            <w:tcBorders>
              <w:top w:val="single" w:sz="4" w:space="0" w:color="auto"/>
              <w:left w:val="nil"/>
              <w:bottom w:val="single" w:sz="4" w:space="0" w:color="auto"/>
              <w:right w:val="nil"/>
            </w:tcBorders>
            <w:shd w:val="clear" w:color="000000" w:fill="D9D9D9"/>
            <w:vAlign w:val="center"/>
            <w:hideMark/>
          </w:tcPr>
          <w:p w14:paraId="0A793BEE" w14:textId="1B64312D"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single" w:sz="4" w:space="0" w:color="auto"/>
              <w:left w:val="nil"/>
              <w:bottom w:val="single" w:sz="4" w:space="0" w:color="auto"/>
              <w:right w:val="nil"/>
            </w:tcBorders>
            <w:shd w:val="clear" w:color="auto" w:fill="auto"/>
            <w:vAlign w:val="bottom"/>
            <w:hideMark/>
          </w:tcPr>
          <w:p w14:paraId="67FCCD89" w14:textId="6DBF524D" w:rsidR="00C95140" w:rsidRPr="00CB68AF" w:rsidRDefault="00C95140" w:rsidP="00CB68AF">
            <w:pPr>
              <w:widowControl/>
              <w:spacing w:line="259" w:lineRule="auto"/>
              <w:jc w:val="center"/>
              <w:rPr>
                <w:rFonts w:eastAsia="Times New Roman" w:cs="Calibri"/>
                <w:sz w:val="20"/>
                <w:szCs w:val="20"/>
              </w:rPr>
            </w:pPr>
          </w:p>
        </w:tc>
        <w:tc>
          <w:tcPr>
            <w:tcW w:w="852" w:type="dxa"/>
            <w:tcBorders>
              <w:top w:val="single" w:sz="4" w:space="0" w:color="auto"/>
              <w:left w:val="nil"/>
              <w:bottom w:val="single" w:sz="4" w:space="0" w:color="auto"/>
              <w:right w:val="nil"/>
            </w:tcBorders>
            <w:shd w:val="clear" w:color="auto" w:fill="auto"/>
            <w:vAlign w:val="bottom"/>
            <w:hideMark/>
          </w:tcPr>
          <w:p w14:paraId="6865E3D3" w14:textId="5FC554B3" w:rsidR="00C95140" w:rsidRPr="00CB68AF" w:rsidRDefault="00C95140" w:rsidP="00CB68A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7E1F470" w14:textId="304F3344"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226B3DE9"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57256961" w14:textId="77777777" w:rsidTr="00B00425">
        <w:trPr>
          <w:cantSplit/>
        </w:trPr>
        <w:tc>
          <w:tcPr>
            <w:tcW w:w="3081" w:type="dxa"/>
            <w:tcBorders>
              <w:top w:val="nil"/>
              <w:left w:val="nil"/>
              <w:bottom w:val="single" w:sz="4" w:space="0" w:color="auto"/>
              <w:right w:val="nil"/>
            </w:tcBorders>
            <w:shd w:val="clear" w:color="auto" w:fill="auto"/>
            <w:noWrap/>
            <w:vAlign w:val="center"/>
            <w:hideMark/>
          </w:tcPr>
          <w:p w14:paraId="47380672" w14:textId="63B228FB" w:rsidR="00C95140" w:rsidRPr="00CB68AF" w:rsidRDefault="00C95140" w:rsidP="00CB68AF">
            <w:pPr>
              <w:widowControl/>
              <w:spacing w:line="259" w:lineRule="auto"/>
              <w:rPr>
                <w:rFonts w:eastAsia="Times New Roman" w:cs="Calibri"/>
                <w:b/>
                <w:bCs/>
                <w:sz w:val="20"/>
                <w:szCs w:val="20"/>
              </w:rPr>
            </w:pPr>
            <w:r w:rsidRPr="00CB68AF">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898" w:type="dxa"/>
            <w:tcBorders>
              <w:top w:val="nil"/>
              <w:left w:val="nil"/>
              <w:bottom w:val="single" w:sz="4" w:space="0" w:color="auto"/>
              <w:right w:val="nil"/>
            </w:tcBorders>
            <w:shd w:val="clear" w:color="auto" w:fill="auto"/>
            <w:vAlign w:val="center"/>
            <w:hideMark/>
          </w:tcPr>
          <w:p w14:paraId="4B5C0CEB" w14:textId="696E822E"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2568747B" w14:textId="4F850DAE" w:rsidR="00C95140" w:rsidRPr="00CB68AF" w:rsidRDefault="00C95140" w:rsidP="00CB68AF">
            <w:pPr>
              <w:widowControl/>
              <w:spacing w:line="259" w:lineRule="auto"/>
              <w:jc w:val="center"/>
              <w:rPr>
                <w:rFonts w:eastAsia="Times New Roman" w:cs="Calibri"/>
                <w:sz w:val="20"/>
                <w:szCs w:val="20"/>
              </w:rPr>
            </w:pPr>
          </w:p>
        </w:tc>
        <w:tc>
          <w:tcPr>
            <w:tcW w:w="989" w:type="dxa"/>
            <w:tcBorders>
              <w:top w:val="nil"/>
              <w:left w:val="nil"/>
              <w:bottom w:val="single" w:sz="4" w:space="0" w:color="auto"/>
              <w:right w:val="nil"/>
            </w:tcBorders>
            <w:shd w:val="clear" w:color="auto" w:fill="auto"/>
            <w:noWrap/>
            <w:vAlign w:val="bottom"/>
            <w:hideMark/>
          </w:tcPr>
          <w:p w14:paraId="334955BF" w14:textId="3E6AA66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1F6B49AB" w14:textId="1C7F71C0" w:rsidR="00C95140" w:rsidRPr="00CB68AF" w:rsidRDefault="00C95140" w:rsidP="00CB68AF">
            <w:pPr>
              <w:widowControl/>
              <w:spacing w:line="259" w:lineRule="auto"/>
              <w:jc w:val="center"/>
              <w:rPr>
                <w:rFonts w:eastAsia="Times New Roman" w:cs="Calibri"/>
                <w:sz w:val="20"/>
                <w:szCs w:val="20"/>
              </w:rPr>
            </w:pPr>
          </w:p>
        </w:tc>
        <w:tc>
          <w:tcPr>
            <w:tcW w:w="283" w:type="dxa"/>
            <w:tcBorders>
              <w:top w:val="nil"/>
              <w:left w:val="nil"/>
              <w:bottom w:val="single" w:sz="4" w:space="0" w:color="auto"/>
              <w:right w:val="nil"/>
            </w:tcBorders>
            <w:shd w:val="clear" w:color="auto" w:fill="auto"/>
            <w:noWrap/>
            <w:vAlign w:val="bottom"/>
            <w:hideMark/>
          </w:tcPr>
          <w:p w14:paraId="71F5F152" w14:textId="603B9788" w:rsidR="00C95140" w:rsidRPr="00CB68AF" w:rsidRDefault="00C95140" w:rsidP="00CB68AF">
            <w:pPr>
              <w:widowControl/>
              <w:spacing w:line="259" w:lineRule="auto"/>
              <w:jc w:val="center"/>
              <w:rPr>
                <w:rFonts w:eastAsia="Times New Roman" w:cs="Calibri"/>
                <w:sz w:val="20"/>
                <w:szCs w:val="20"/>
              </w:rPr>
            </w:pPr>
          </w:p>
        </w:tc>
        <w:tc>
          <w:tcPr>
            <w:tcW w:w="852" w:type="dxa"/>
            <w:tcBorders>
              <w:top w:val="nil"/>
              <w:left w:val="nil"/>
              <w:bottom w:val="single" w:sz="4" w:space="0" w:color="auto"/>
              <w:right w:val="nil"/>
            </w:tcBorders>
            <w:shd w:val="clear" w:color="auto" w:fill="auto"/>
            <w:noWrap/>
            <w:vAlign w:val="bottom"/>
            <w:hideMark/>
          </w:tcPr>
          <w:p w14:paraId="0337CC95" w14:textId="693132DE" w:rsidR="00C95140" w:rsidRPr="00CB68AF" w:rsidRDefault="00C95140" w:rsidP="00CB68A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B011ED" w14:textId="1F794F29" w:rsidR="00C95140" w:rsidRPr="00CB68AF" w:rsidRDefault="00C95140" w:rsidP="00CB68AF">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000000" w:fill="D9D9D9"/>
            <w:vAlign w:val="center"/>
            <w:hideMark/>
          </w:tcPr>
          <w:p w14:paraId="13AC6182" w14:textId="77777777" w:rsidR="00C95140" w:rsidRPr="00CB68AF" w:rsidRDefault="00C95140" w:rsidP="00CB68AF">
            <w:pPr>
              <w:widowControl/>
              <w:spacing w:line="259" w:lineRule="auto"/>
              <w:jc w:val="center"/>
              <w:rPr>
                <w:rFonts w:eastAsia="Times New Roman" w:cs="Calibri"/>
                <w:sz w:val="20"/>
                <w:szCs w:val="20"/>
              </w:rPr>
            </w:pPr>
            <w:r w:rsidRPr="00CB68AF">
              <w:rPr>
                <w:rFonts w:eastAsia="Times New Roman" w:cs="Calibri"/>
                <w:sz w:val="20"/>
                <w:szCs w:val="20"/>
              </w:rPr>
              <w:t> </w:t>
            </w:r>
          </w:p>
        </w:tc>
      </w:tr>
    </w:tbl>
    <w:p w14:paraId="51488E12" w14:textId="3AB3A96A" w:rsidR="00C95140" w:rsidRPr="0087225D" w:rsidRDefault="00C95140" w:rsidP="00E00051">
      <w:pPr>
        <w:pStyle w:val="BodyText1"/>
        <w:spacing w:after="0"/>
        <w:ind w:left="86" w:hanging="86"/>
        <w:rPr>
          <w:sz w:val="16"/>
        </w:rPr>
      </w:pPr>
      <w:commentRangeStart w:id="716"/>
      <w:r w:rsidRPr="0087225D">
        <w:rPr>
          <w:sz w:val="16"/>
        </w:rPr>
        <w:t>^ Results not statistically reliable, n&lt;30 </w:t>
      </w:r>
      <w:commentRangeEnd w:id="716"/>
      <w:r>
        <w:rPr>
          <w:rStyle w:val="CommentReference"/>
          <w:rFonts w:eastAsia="Arial" w:cs="Arial"/>
          <w:color w:val="000000"/>
        </w:rPr>
        <w:commentReference w:id="716"/>
      </w:r>
    </w:p>
    <w:p w14:paraId="677F2E97" w14:textId="07A0C387"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52B3FD5" w14:textId="2DE67B57" w:rsidR="00C95140" w:rsidRDefault="00C95140" w:rsidP="00E00051">
      <w:pPr>
        <w:pStyle w:val="BodyText1"/>
        <w:spacing w:after="0"/>
        <w:ind w:left="86" w:hanging="86"/>
        <w:rPr>
          <w:rFonts w:eastAsia="Times New Roman"/>
          <w:sz w:val="16"/>
          <w:szCs w:val="16"/>
        </w:rPr>
      </w:pPr>
      <w:r w:rsidRPr="008D3CA4">
        <w:rPr>
          <w:rFonts w:eastAsia="Times New Roman"/>
          <w:sz w:val="16"/>
          <w:szCs w:val="16"/>
        </w:rPr>
        <w:t xml:space="preserve">Note: Estimates </w:t>
      </w:r>
      <w:r w:rsidR="00707F6C">
        <w:rPr>
          <w:rFonts w:eastAsia="Times New Roman"/>
          <w:sz w:val="16"/>
          <w:szCs w:val="16"/>
        </w:rPr>
        <w:t xml:space="preserve">are </w:t>
      </w:r>
      <w:r w:rsidR="00FF36EF">
        <w:rPr>
          <w:rFonts w:eastAsia="Times New Roman"/>
          <w:sz w:val="16"/>
          <w:szCs w:val="16"/>
        </w:rPr>
        <w:t>based on de jure household members who are farmers responsible for cultivating maize</w:t>
      </w:r>
      <w:r w:rsidRPr="008D3CA4">
        <w:rPr>
          <w:rFonts w:eastAsia="Times New Roman"/>
          <w:sz w:val="16"/>
          <w:szCs w:val="16"/>
        </w:rPr>
        <w:t>.</w:t>
      </w:r>
    </w:p>
    <w:p w14:paraId="373C9437" w14:textId="70A156BD" w:rsidR="00C95140" w:rsidRDefault="00C95140" w:rsidP="00E00051">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4FB97A" w14:textId="1C8AC847" w:rsidR="00C62E29" w:rsidRDefault="00C62E29" w:rsidP="00083C32">
      <w:pPr>
        <w:pStyle w:val="BodyText"/>
      </w:pPr>
      <w:r w:rsidRPr="002E0C57">
        <w:rPr>
          <w:b/>
        </w:rPr>
        <w:t xml:space="preserve">Table </w:t>
      </w:r>
      <w:r>
        <w:rPr>
          <w:b/>
        </w:rPr>
        <w:t>7.1</w:t>
      </w:r>
      <w:r w:rsidRPr="002E0C57">
        <w:rPr>
          <w:b/>
        </w:rPr>
        <w:t>.</w:t>
      </w:r>
      <w:r>
        <w:rPr>
          <w:b/>
        </w:rPr>
        <w:t>3</w:t>
      </w:r>
      <w:r w:rsidRPr="00E06261">
        <w:t xml:space="preserve"> </w:t>
      </w:r>
      <w:r>
        <w:t>presents</w:t>
      </w:r>
      <w:r w:rsidRPr="00E06261">
        <w:t xml:space="preserve"> </w:t>
      </w:r>
      <w:r>
        <w:t>the percent distribution of maize farmers in the ZOI by total land used for maize cultivation during the growing season prior to the ZOI Survey.</w:t>
      </w:r>
      <w:r w:rsidRPr="00E06261">
        <w:t xml:space="preserve"> </w:t>
      </w:r>
      <w:r>
        <w:t>[</w:t>
      </w:r>
      <w:r w:rsidRPr="00E06261">
        <w:rPr>
          <w:highlight w:val="yellow"/>
        </w:rPr>
        <w:t>Discuss findings.</w:t>
      </w:r>
      <w:r>
        <w:rPr>
          <w:highlight w:val="yellow"/>
        </w:rPr>
        <w:t xml:space="preserve"> Were any differences found between disaggregate categories?]</w:t>
      </w:r>
    </w:p>
    <w:p w14:paraId="17F50494" w14:textId="77777777" w:rsidR="00C62E29" w:rsidRDefault="00C62E29" w:rsidP="00B00425">
      <w:pPr>
        <w:pStyle w:val="BodyText"/>
      </w:pPr>
    </w:p>
    <w:p w14:paraId="3D585553" w14:textId="44E49C96" w:rsidR="00EE61BA" w:rsidRDefault="00EE61BA" w:rsidP="00EE61BA">
      <w:pPr>
        <w:pStyle w:val="Tabletitle"/>
      </w:pPr>
      <w:bookmarkStart w:id="717" w:name="_Toc63673089"/>
      <w:r w:rsidRPr="00FF0AF5">
        <w:lastRenderedPageBreak/>
        <w:t xml:space="preserve">Table </w:t>
      </w:r>
      <w:r>
        <w:t>7</w:t>
      </w:r>
      <w:r w:rsidRPr="00FF0AF5">
        <w:t>.1.</w:t>
      </w:r>
      <w:r>
        <w:t>3:</w:t>
      </w:r>
      <w:r w:rsidRPr="00FF0AF5">
        <w:t xml:space="preserve"> </w:t>
      </w:r>
      <w:r>
        <w:t>Percent Distribution of Maize Farmers in the Sikasso ZOI by Total Area Cultivated, in Total and by Farmers’ Sex and Age</w:t>
      </w:r>
      <w:bookmarkEnd w:id="717"/>
    </w:p>
    <w:tbl>
      <w:tblPr>
        <w:tblW w:w="9456" w:type="dxa"/>
        <w:tblLook w:val="04A0" w:firstRow="1" w:lastRow="0" w:firstColumn="1" w:lastColumn="0" w:noHBand="0" w:noVBand="1"/>
      </w:tblPr>
      <w:tblGrid>
        <w:gridCol w:w="3348"/>
        <w:gridCol w:w="900"/>
        <w:gridCol w:w="910"/>
        <w:gridCol w:w="980"/>
        <w:gridCol w:w="618"/>
        <w:gridCol w:w="278"/>
        <w:gridCol w:w="904"/>
        <w:gridCol w:w="900"/>
        <w:gridCol w:w="618"/>
      </w:tblGrid>
      <w:tr w:rsidR="00EE61BA" w:rsidRPr="00020D03" w14:paraId="0EF176A8" w14:textId="77777777" w:rsidTr="009F0491">
        <w:trPr>
          <w:tblHeader/>
        </w:trPr>
        <w:tc>
          <w:tcPr>
            <w:tcW w:w="3348" w:type="dxa"/>
            <w:vMerge w:val="restart"/>
            <w:tcBorders>
              <w:top w:val="single" w:sz="4" w:space="0" w:color="auto"/>
              <w:left w:val="nil"/>
              <w:bottom w:val="single" w:sz="4" w:space="0" w:color="auto"/>
              <w:right w:val="nil"/>
            </w:tcBorders>
            <w:shd w:val="clear" w:color="000000" w:fill="387990"/>
            <w:vAlign w:val="bottom"/>
            <w:hideMark/>
          </w:tcPr>
          <w:p w14:paraId="6038C712" w14:textId="77777777" w:rsidR="00EE61BA" w:rsidRPr="00020D03" w:rsidRDefault="00EE61BA" w:rsidP="000D397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Area Cultivated</w:t>
            </w:r>
          </w:p>
        </w:tc>
        <w:tc>
          <w:tcPr>
            <w:tcW w:w="900" w:type="dxa"/>
            <w:vMerge w:val="restart"/>
            <w:tcBorders>
              <w:top w:val="single" w:sz="4" w:space="0" w:color="auto"/>
              <w:left w:val="nil"/>
              <w:bottom w:val="nil"/>
              <w:right w:val="nil"/>
            </w:tcBorders>
            <w:shd w:val="clear" w:color="000000" w:fill="387990"/>
            <w:vAlign w:val="bottom"/>
            <w:hideMark/>
          </w:tcPr>
          <w:p w14:paraId="7D39F665"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Total</w:t>
            </w:r>
          </w:p>
        </w:tc>
        <w:tc>
          <w:tcPr>
            <w:tcW w:w="2508" w:type="dxa"/>
            <w:gridSpan w:val="3"/>
            <w:tcBorders>
              <w:top w:val="single" w:sz="4" w:space="0" w:color="auto"/>
              <w:left w:val="nil"/>
              <w:bottom w:val="single" w:sz="4" w:space="0" w:color="FFFFFF"/>
              <w:right w:val="nil"/>
            </w:tcBorders>
            <w:shd w:val="clear" w:color="000000" w:fill="387990"/>
            <w:vAlign w:val="center"/>
            <w:hideMark/>
          </w:tcPr>
          <w:p w14:paraId="33AE805F"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Sex</w:t>
            </w:r>
          </w:p>
        </w:tc>
        <w:tc>
          <w:tcPr>
            <w:tcW w:w="278" w:type="dxa"/>
            <w:tcBorders>
              <w:top w:val="single" w:sz="4" w:space="0" w:color="auto"/>
              <w:left w:val="nil"/>
              <w:bottom w:val="nil"/>
              <w:right w:val="nil"/>
            </w:tcBorders>
            <w:shd w:val="clear" w:color="000000" w:fill="387990"/>
            <w:vAlign w:val="center"/>
            <w:hideMark/>
          </w:tcPr>
          <w:p w14:paraId="487F83C5"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2422" w:type="dxa"/>
            <w:gridSpan w:val="3"/>
            <w:tcBorders>
              <w:top w:val="single" w:sz="4" w:space="0" w:color="auto"/>
              <w:left w:val="nil"/>
              <w:bottom w:val="single" w:sz="4" w:space="0" w:color="FFFFFF"/>
              <w:right w:val="nil"/>
            </w:tcBorders>
            <w:shd w:val="clear" w:color="000000" w:fill="387990"/>
            <w:vAlign w:val="center"/>
            <w:hideMark/>
          </w:tcPr>
          <w:p w14:paraId="5EEEEC70"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Age (years)</w:t>
            </w:r>
          </w:p>
        </w:tc>
      </w:tr>
      <w:tr w:rsidR="00EE61BA" w:rsidRPr="00020D03" w14:paraId="04DB65B4" w14:textId="77777777" w:rsidTr="009F0491">
        <w:trPr>
          <w:tblHeader/>
        </w:trPr>
        <w:tc>
          <w:tcPr>
            <w:tcW w:w="3348" w:type="dxa"/>
            <w:vMerge/>
            <w:tcBorders>
              <w:top w:val="single" w:sz="4" w:space="0" w:color="000000"/>
              <w:left w:val="nil"/>
              <w:bottom w:val="single" w:sz="4" w:space="0" w:color="auto"/>
              <w:right w:val="nil"/>
            </w:tcBorders>
            <w:vAlign w:val="center"/>
            <w:hideMark/>
          </w:tcPr>
          <w:p w14:paraId="6061C912"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00" w:type="dxa"/>
            <w:vMerge/>
            <w:tcBorders>
              <w:top w:val="single" w:sz="4" w:space="0" w:color="auto"/>
              <w:left w:val="nil"/>
              <w:bottom w:val="nil"/>
              <w:right w:val="nil"/>
            </w:tcBorders>
            <w:vAlign w:val="center"/>
            <w:hideMark/>
          </w:tcPr>
          <w:p w14:paraId="226BA0AA"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15FF6D88"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Female</w:t>
            </w:r>
          </w:p>
        </w:tc>
        <w:tc>
          <w:tcPr>
            <w:tcW w:w="980" w:type="dxa"/>
            <w:tcBorders>
              <w:top w:val="nil"/>
              <w:left w:val="nil"/>
              <w:bottom w:val="nil"/>
              <w:right w:val="nil"/>
            </w:tcBorders>
            <w:shd w:val="clear" w:color="000000" w:fill="387990"/>
            <w:vAlign w:val="center"/>
            <w:hideMark/>
          </w:tcPr>
          <w:p w14:paraId="0319B0BC"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center"/>
            <w:hideMark/>
          </w:tcPr>
          <w:p w14:paraId="0B9DC3D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 </w:t>
            </w:r>
          </w:p>
        </w:tc>
        <w:tc>
          <w:tcPr>
            <w:tcW w:w="278" w:type="dxa"/>
            <w:tcBorders>
              <w:top w:val="nil"/>
              <w:left w:val="nil"/>
              <w:bottom w:val="nil"/>
              <w:right w:val="nil"/>
            </w:tcBorders>
            <w:shd w:val="clear" w:color="000000" w:fill="387990"/>
            <w:vAlign w:val="center"/>
            <w:hideMark/>
          </w:tcPr>
          <w:p w14:paraId="3E6FA52B"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904" w:type="dxa"/>
            <w:tcBorders>
              <w:top w:val="nil"/>
              <w:left w:val="nil"/>
              <w:bottom w:val="nil"/>
              <w:right w:val="nil"/>
            </w:tcBorders>
            <w:shd w:val="clear" w:color="000000" w:fill="387990"/>
            <w:vAlign w:val="center"/>
            <w:hideMark/>
          </w:tcPr>
          <w:p w14:paraId="5C202FB6"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15-29</w:t>
            </w:r>
          </w:p>
        </w:tc>
        <w:tc>
          <w:tcPr>
            <w:tcW w:w="900" w:type="dxa"/>
            <w:tcBorders>
              <w:top w:val="nil"/>
              <w:left w:val="nil"/>
              <w:bottom w:val="nil"/>
              <w:right w:val="nil"/>
            </w:tcBorders>
            <w:shd w:val="clear" w:color="000000" w:fill="387990"/>
            <w:vAlign w:val="center"/>
            <w:hideMark/>
          </w:tcPr>
          <w:p w14:paraId="59D34683"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30+</w:t>
            </w:r>
          </w:p>
        </w:tc>
        <w:tc>
          <w:tcPr>
            <w:tcW w:w="618" w:type="dxa"/>
            <w:tcBorders>
              <w:top w:val="nil"/>
              <w:left w:val="nil"/>
              <w:bottom w:val="nil"/>
              <w:right w:val="nil"/>
            </w:tcBorders>
            <w:shd w:val="clear" w:color="000000" w:fill="387990"/>
            <w:vAlign w:val="center"/>
            <w:hideMark/>
          </w:tcPr>
          <w:p w14:paraId="1944F0E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 </w:t>
            </w:r>
          </w:p>
        </w:tc>
      </w:tr>
      <w:tr w:rsidR="00EE61BA" w:rsidRPr="00020D03" w14:paraId="30D7DA41" w14:textId="77777777" w:rsidTr="009F0491">
        <w:trPr>
          <w:tblHeader/>
        </w:trPr>
        <w:tc>
          <w:tcPr>
            <w:tcW w:w="3348" w:type="dxa"/>
            <w:vMerge/>
            <w:tcBorders>
              <w:top w:val="single" w:sz="4" w:space="0" w:color="000000"/>
              <w:left w:val="nil"/>
              <w:bottom w:val="single" w:sz="4" w:space="0" w:color="auto"/>
              <w:right w:val="nil"/>
            </w:tcBorders>
            <w:vAlign w:val="center"/>
            <w:hideMark/>
          </w:tcPr>
          <w:p w14:paraId="6FD9674E"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center"/>
            <w:hideMark/>
          </w:tcPr>
          <w:p w14:paraId="025D0F08"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47164467"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80" w:type="dxa"/>
            <w:tcBorders>
              <w:top w:val="nil"/>
              <w:left w:val="nil"/>
              <w:bottom w:val="single" w:sz="4" w:space="0" w:color="auto"/>
              <w:right w:val="nil"/>
            </w:tcBorders>
            <w:shd w:val="clear" w:color="000000" w:fill="387990"/>
            <w:vAlign w:val="center"/>
            <w:hideMark/>
          </w:tcPr>
          <w:p w14:paraId="3C4AFA7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23785A70"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Sig.</w:t>
            </w:r>
            <w:r w:rsidRPr="00020D03">
              <w:rPr>
                <w:rFonts w:eastAsia="Times New Roman" w:cs="Times New Roman"/>
                <w:b/>
                <w:bCs/>
                <w:color w:val="FFFFFF"/>
                <w:sz w:val="20"/>
                <w:szCs w:val="20"/>
                <w:vertAlign w:val="superscript"/>
              </w:rPr>
              <w:t>a</w:t>
            </w:r>
          </w:p>
        </w:tc>
        <w:tc>
          <w:tcPr>
            <w:tcW w:w="278" w:type="dxa"/>
            <w:tcBorders>
              <w:top w:val="nil"/>
              <w:left w:val="nil"/>
              <w:bottom w:val="single" w:sz="4" w:space="0" w:color="auto"/>
              <w:right w:val="nil"/>
            </w:tcBorders>
            <w:shd w:val="clear" w:color="000000" w:fill="387990"/>
            <w:vAlign w:val="center"/>
            <w:hideMark/>
          </w:tcPr>
          <w:p w14:paraId="5B324A09"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904" w:type="dxa"/>
            <w:tcBorders>
              <w:top w:val="nil"/>
              <w:left w:val="nil"/>
              <w:bottom w:val="single" w:sz="4" w:space="0" w:color="auto"/>
              <w:right w:val="nil"/>
            </w:tcBorders>
            <w:shd w:val="clear" w:color="000000" w:fill="387990"/>
            <w:vAlign w:val="center"/>
            <w:hideMark/>
          </w:tcPr>
          <w:p w14:paraId="334F22D2"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7DF7AD2C"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21BB7DDA"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Sig.</w:t>
            </w:r>
            <w:r w:rsidRPr="00020D03">
              <w:rPr>
                <w:rFonts w:eastAsia="Times New Roman" w:cs="Times New Roman"/>
                <w:b/>
                <w:bCs/>
                <w:color w:val="FFFFFF"/>
                <w:sz w:val="20"/>
                <w:szCs w:val="20"/>
                <w:vertAlign w:val="superscript"/>
              </w:rPr>
              <w:t>a</w:t>
            </w:r>
          </w:p>
        </w:tc>
      </w:tr>
      <w:tr w:rsidR="00EE61BA" w:rsidRPr="00020D03" w14:paraId="338AADE8" w14:textId="77777777" w:rsidTr="009F0491">
        <w:tc>
          <w:tcPr>
            <w:tcW w:w="3348" w:type="dxa"/>
            <w:tcBorders>
              <w:top w:val="single" w:sz="4" w:space="0" w:color="auto"/>
              <w:left w:val="nil"/>
              <w:bottom w:val="nil"/>
              <w:right w:val="nil"/>
            </w:tcBorders>
            <w:shd w:val="clear" w:color="000000" w:fill="DDEBF7"/>
            <w:vAlign w:val="bottom"/>
            <w:hideMark/>
          </w:tcPr>
          <w:p w14:paraId="63DCC315" w14:textId="77777777" w:rsidR="00EE61BA" w:rsidRPr="00020D03" w:rsidRDefault="00EE61BA" w:rsidP="000D397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Hectares of land</w:t>
            </w:r>
          </w:p>
        </w:tc>
        <w:tc>
          <w:tcPr>
            <w:tcW w:w="900" w:type="dxa"/>
            <w:tcBorders>
              <w:top w:val="nil"/>
              <w:left w:val="nil"/>
              <w:bottom w:val="single" w:sz="4" w:space="0" w:color="auto"/>
              <w:right w:val="nil"/>
            </w:tcBorders>
            <w:shd w:val="clear" w:color="000000" w:fill="DDEBF7"/>
            <w:vAlign w:val="center"/>
            <w:hideMark/>
          </w:tcPr>
          <w:p w14:paraId="2734E3CF"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DEBF7"/>
            <w:vAlign w:val="center"/>
            <w:hideMark/>
          </w:tcPr>
          <w:p w14:paraId="3314343F"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980" w:type="dxa"/>
            <w:tcBorders>
              <w:top w:val="nil"/>
              <w:left w:val="nil"/>
              <w:bottom w:val="single" w:sz="4" w:space="0" w:color="auto"/>
              <w:right w:val="nil"/>
            </w:tcBorders>
            <w:shd w:val="clear" w:color="000000" w:fill="DDEBF7"/>
            <w:vAlign w:val="center"/>
            <w:hideMark/>
          </w:tcPr>
          <w:p w14:paraId="292529A2"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DEBF7"/>
            <w:vAlign w:val="center"/>
          </w:tcPr>
          <w:p w14:paraId="11BAF00A" w14:textId="517193A9" w:rsidR="00EE61BA" w:rsidRPr="00020D03" w:rsidRDefault="00EE61BA" w:rsidP="000D3973">
            <w:pPr>
              <w:widowControl/>
              <w:spacing w:line="259" w:lineRule="auto"/>
              <w:jc w:val="center"/>
              <w:rPr>
                <w:rFonts w:eastAsia="Times New Roman" w:cs="Times New Roman"/>
                <w:color w:val="auto"/>
                <w:sz w:val="20"/>
                <w:szCs w:val="20"/>
              </w:rPr>
            </w:pPr>
          </w:p>
        </w:tc>
        <w:tc>
          <w:tcPr>
            <w:tcW w:w="278" w:type="dxa"/>
            <w:tcBorders>
              <w:top w:val="nil"/>
              <w:left w:val="nil"/>
              <w:bottom w:val="single" w:sz="4" w:space="0" w:color="auto"/>
              <w:right w:val="nil"/>
            </w:tcBorders>
            <w:shd w:val="clear" w:color="000000" w:fill="DDEBF7"/>
            <w:vAlign w:val="center"/>
          </w:tcPr>
          <w:p w14:paraId="4B976E59" w14:textId="5EB7EFA6" w:rsidR="00EE61BA" w:rsidRPr="00020D03" w:rsidRDefault="00EE61BA" w:rsidP="000D3973">
            <w:pPr>
              <w:widowControl/>
              <w:spacing w:line="259" w:lineRule="auto"/>
              <w:jc w:val="center"/>
              <w:rPr>
                <w:rFonts w:eastAsia="Times New Roman" w:cs="Times New Roman"/>
                <w:color w:val="auto"/>
                <w:sz w:val="22"/>
                <w:szCs w:val="22"/>
              </w:rPr>
            </w:pPr>
          </w:p>
        </w:tc>
        <w:tc>
          <w:tcPr>
            <w:tcW w:w="904" w:type="dxa"/>
            <w:tcBorders>
              <w:top w:val="nil"/>
              <w:left w:val="nil"/>
              <w:bottom w:val="single" w:sz="4" w:space="0" w:color="auto"/>
              <w:right w:val="nil"/>
            </w:tcBorders>
            <w:shd w:val="clear" w:color="000000" w:fill="DDEBF7"/>
            <w:vAlign w:val="center"/>
          </w:tcPr>
          <w:p w14:paraId="0B712773" w14:textId="289B0913" w:rsidR="00EE61BA" w:rsidRPr="00020D03" w:rsidRDefault="00EE61BA" w:rsidP="000D3973">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000000" w:fill="DDEBF7"/>
            <w:vAlign w:val="center"/>
          </w:tcPr>
          <w:p w14:paraId="0F031576" w14:textId="52BFF15B" w:rsidR="00EE61BA" w:rsidRPr="00020D03" w:rsidRDefault="00EE61BA" w:rsidP="000D3973">
            <w:pPr>
              <w:widowControl/>
              <w:spacing w:line="259" w:lineRule="auto"/>
              <w:jc w:val="center"/>
              <w:rPr>
                <w:rFonts w:eastAsia="Times New Roman" w:cs="Times New Roman"/>
                <w:color w:val="auto"/>
                <w:sz w:val="20"/>
                <w:szCs w:val="20"/>
              </w:rPr>
            </w:pPr>
          </w:p>
        </w:tc>
        <w:tc>
          <w:tcPr>
            <w:tcW w:w="618" w:type="dxa"/>
            <w:tcBorders>
              <w:top w:val="nil"/>
              <w:left w:val="nil"/>
              <w:bottom w:val="single" w:sz="4" w:space="0" w:color="auto"/>
              <w:right w:val="nil"/>
            </w:tcBorders>
            <w:shd w:val="clear" w:color="000000" w:fill="DDEBF7"/>
            <w:vAlign w:val="center"/>
          </w:tcPr>
          <w:p w14:paraId="045B0991" w14:textId="56C4B0D0" w:rsidR="00EE61BA" w:rsidRPr="00020D03" w:rsidRDefault="00EE61BA" w:rsidP="000D3973">
            <w:pPr>
              <w:widowControl/>
              <w:spacing w:line="259" w:lineRule="auto"/>
              <w:jc w:val="center"/>
              <w:rPr>
                <w:rFonts w:eastAsia="Times New Roman" w:cs="Times New Roman"/>
                <w:color w:val="auto"/>
                <w:sz w:val="20"/>
                <w:szCs w:val="20"/>
              </w:rPr>
            </w:pPr>
          </w:p>
        </w:tc>
      </w:tr>
      <w:tr w:rsidR="00EE61BA" w:rsidRPr="00020D03" w14:paraId="26DBF4B7" w14:textId="77777777" w:rsidTr="009F0491">
        <w:tc>
          <w:tcPr>
            <w:tcW w:w="3348" w:type="dxa"/>
            <w:tcBorders>
              <w:top w:val="single" w:sz="4" w:space="0" w:color="auto"/>
              <w:left w:val="nil"/>
              <w:bottom w:val="single" w:sz="4" w:space="0" w:color="auto"/>
              <w:right w:val="nil"/>
            </w:tcBorders>
            <w:shd w:val="clear" w:color="auto" w:fill="auto"/>
            <w:vAlign w:val="center"/>
          </w:tcPr>
          <w:p w14:paraId="6A3E79E4"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&lt;0.5</w:t>
            </w:r>
          </w:p>
        </w:tc>
        <w:tc>
          <w:tcPr>
            <w:tcW w:w="900" w:type="dxa"/>
            <w:tcBorders>
              <w:top w:val="single" w:sz="4" w:space="0" w:color="auto"/>
              <w:left w:val="nil"/>
              <w:bottom w:val="single" w:sz="4" w:space="0" w:color="auto"/>
              <w:right w:val="nil"/>
            </w:tcBorders>
            <w:shd w:val="clear" w:color="auto" w:fill="auto"/>
            <w:vAlign w:val="center"/>
          </w:tcPr>
          <w:p w14:paraId="79D70D25" w14:textId="5775DCD8"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4A20452B" w14:textId="6A5B9BD3"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530A5EDB" w14:textId="34DF01FA"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4FE5E866"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4211800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34694065" w14:textId="5F1B497C"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44D830D7" w14:textId="02DFCF2B"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4D69341"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0099D487" w14:textId="77777777" w:rsidTr="009F0491">
        <w:tc>
          <w:tcPr>
            <w:tcW w:w="3348" w:type="dxa"/>
            <w:tcBorders>
              <w:top w:val="nil"/>
              <w:left w:val="nil"/>
              <w:bottom w:val="nil"/>
              <w:right w:val="nil"/>
            </w:tcBorders>
            <w:shd w:val="clear" w:color="auto" w:fill="auto"/>
            <w:vAlign w:val="center"/>
          </w:tcPr>
          <w:p w14:paraId="5F47CAA0"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≥0.5-&lt;1.0</w:t>
            </w:r>
          </w:p>
        </w:tc>
        <w:tc>
          <w:tcPr>
            <w:tcW w:w="900" w:type="dxa"/>
            <w:tcBorders>
              <w:top w:val="nil"/>
              <w:left w:val="nil"/>
              <w:bottom w:val="nil"/>
              <w:right w:val="nil"/>
            </w:tcBorders>
            <w:shd w:val="clear" w:color="auto" w:fill="auto"/>
            <w:vAlign w:val="center"/>
          </w:tcPr>
          <w:p w14:paraId="6035342A" w14:textId="0362A8F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vAlign w:val="center"/>
          </w:tcPr>
          <w:p w14:paraId="741F1981" w14:textId="4A8FA2BA"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nil"/>
              <w:left w:val="nil"/>
              <w:bottom w:val="nil"/>
              <w:right w:val="nil"/>
            </w:tcBorders>
            <w:shd w:val="clear" w:color="auto" w:fill="auto"/>
            <w:vAlign w:val="center"/>
          </w:tcPr>
          <w:p w14:paraId="6822596E" w14:textId="1023DADA"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08CDBCA3"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nil"/>
              <w:left w:val="nil"/>
              <w:bottom w:val="nil"/>
              <w:right w:val="nil"/>
            </w:tcBorders>
            <w:shd w:val="clear" w:color="auto" w:fill="auto"/>
            <w:vAlign w:val="center"/>
          </w:tcPr>
          <w:p w14:paraId="57CA6D5D"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nil"/>
              <w:left w:val="nil"/>
              <w:bottom w:val="nil"/>
              <w:right w:val="nil"/>
            </w:tcBorders>
            <w:shd w:val="clear" w:color="auto" w:fill="auto"/>
            <w:vAlign w:val="center"/>
          </w:tcPr>
          <w:p w14:paraId="0BD272D0" w14:textId="06FC17A5"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nil"/>
              <w:left w:val="nil"/>
              <w:bottom w:val="nil"/>
              <w:right w:val="nil"/>
            </w:tcBorders>
            <w:shd w:val="clear" w:color="auto" w:fill="auto"/>
            <w:vAlign w:val="center"/>
          </w:tcPr>
          <w:p w14:paraId="238B49DD" w14:textId="5FA63996"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hideMark/>
          </w:tcPr>
          <w:p w14:paraId="319D74E2"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7A73E652" w14:textId="77777777" w:rsidTr="009F0491">
        <w:tc>
          <w:tcPr>
            <w:tcW w:w="3348" w:type="dxa"/>
            <w:tcBorders>
              <w:top w:val="single" w:sz="4" w:space="0" w:color="auto"/>
              <w:left w:val="nil"/>
              <w:bottom w:val="single" w:sz="4" w:space="0" w:color="auto"/>
              <w:right w:val="nil"/>
            </w:tcBorders>
            <w:shd w:val="clear" w:color="auto" w:fill="auto"/>
            <w:vAlign w:val="center"/>
          </w:tcPr>
          <w:p w14:paraId="287AEB07"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≥1.0-&lt;2.5</w:t>
            </w:r>
          </w:p>
        </w:tc>
        <w:tc>
          <w:tcPr>
            <w:tcW w:w="900" w:type="dxa"/>
            <w:tcBorders>
              <w:top w:val="single" w:sz="4" w:space="0" w:color="auto"/>
              <w:left w:val="nil"/>
              <w:bottom w:val="single" w:sz="4" w:space="0" w:color="auto"/>
              <w:right w:val="nil"/>
            </w:tcBorders>
            <w:shd w:val="clear" w:color="auto" w:fill="auto"/>
            <w:vAlign w:val="center"/>
          </w:tcPr>
          <w:p w14:paraId="0E9736ED" w14:textId="1F8F3829"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5A22D6BC" w14:textId="7BB3108F"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0594C813" w14:textId="0BA95F20"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37CC2D8F"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2EFCAAAE"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2E2CA5FC" w14:textId="5C9CEFD3"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01E8870C" w14:textId="7AF9CF91"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50918A4F"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0EC87C94" w14:textId="77777777" w:rsidTr="009F0491">
        <w:tc>
          <w:tcPr>
            <w:tcW w:w="3348" w:type="dxa"/>
            <w:tcBorders>
              <w:top w:val="single" w:sz="4" w:space="0" w:color="auto"/>
              <w:left w:val="nil"/>
              <w:bottom w:val="single" w:sz="4" w:space="0" w:color="auto"/>
              <w:right w:val="nil"/>
            </w:tcBorders>
            <w:shd w:val="clear" w:color="auto" w:fill="auto"/>
            <w:vAlign w:val="center"/>
          </w:tcPr>
          <w:p w14:paraId="4B57BEAA"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≥2.5-&lt;5.0</w:t>
            </w:r>
          </w:p>
        </w:tc>
        <w:tc>
          <w:tcPr>
            <w:tcW w:w="900" w:type="dxa"/>
            <w:tcBorders>
              <w:top w:val="single" w:sz="4" w:space="0" w:color="auto"/>
              <w:left w:val="nil"/>
              <w:bottom w:val="single" w:sz="4" w:space="0" w:color="auto"/>
              <w:right w:val="nil"/>
            </w:tcBorders>
            <w:shd w:val="clear" w:color="auto" w:fill="auto"/>
            <w:vAlign w:val="center"/>
          </w:tcPr>
          <w:p w14:paraId="003A68BD" w14:textId="52CB11F7"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5BD0BA21" w14:textId="77B0C038"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718168EA" w14:textId="511A4408"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CA2DAF0"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5EB5DB7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01B13981" w14:textId="0A49ED1E"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06F7B21B" w14:textId="546A3A43"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677857A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68B6656C" w14:textId="77777777" w:rsidTr="009F0491">
        <w:tc>
          <w:tcPr>
            <w:tcW w:w="3348" w:type="dxa"/>
            <w:tcBorders>
              <w:top w:val="single" w:sz="4" w:space="0" w:color="auto"/>
              <w:left w:val="nil"/>
              <w:bottom w:val="single" w:sz="4" w:space="0" w:color="auto"/>
              <w:right w:val="nil"/>
            </w:tcBorders>
            <w:shd w:val="clear" w:color="auto" w:fill="auto"/>
            <w:vAlign w:val="center"/>
          </w:tcPr>
          <w:p w14:paraId="3C60042C"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≥5.0-&lt;7.5</w:t>
            </w:r>
          </w:p>
        </w:tc>
        <w:tc>
          <w:tcPr>
            <w:tcW w:w="900" w:type="dxa"/>
            <w:tcBorders>
              <w:top w:val="single" w:sz="4" w:space="0" w:color="auto"/>
              <w:left w:val="nil"/>
              <w:bottom w:val="single" w:sz="4" w:space="0" w:color="auto"/>
              <w:right w:val="nil"/>
            </w:tcBorders>
            <w:shd w:val="clear" w:color="auto" w:fill="auto"/>
            <w:vAlign w:val="center"/>
          </w:tcPr>
          <w:p w14:paraId="4A8CCD9F" w14:textId="78FE810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16B92B19" w14:textId="02DD25C4"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58B72BDB" w14:textId="146F09F1"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61A5F3B"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3CC418C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49F74290" w14:textId="7D8FE5C7"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2DC177F6" w14:textId="537D00AE"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7223F68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3FC836A7" w14:textId="77777777" w:rsidTr="009F0491">
        <w:tc>
          <w:tcPr>
            <w:tcW w:w="3348" w:type="dxa"/>
            <w:tcBorders>
              <w:top w:val="single" w:sz="4" w:space="0" w:color="auto"/>
              <w:left w:val="nil"/>
              <w:bottom w:val="single" w:sz="4" w:space="0" w:color="auto"/>
              <w:right w:val="nil"/>
            </w:tcBorders>
            <w:shd w:val="clear" w:color="auto" w:fill="auto"/>
            <w:vAlign w:val="center"/>
          </w:tcPr>
          <w:p w14:paraId="385DD725"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≥7.5-&lt;10.0</w:t>
            </w:r>
          </w:p>
        </w:tc>
        <w:tc>
          <w:tcPr>
            <w:tcW w:w="900" w:type="dxa"/>
            <w:tcBorders>
              <w:top w:val="single" w:sz="4" w:space="0" w:color="auto"/>
              <w:left w:val="nil"/>
              <w:bottom w:val="single" w:sz="4" w:space="0" w:color="auto"/>
              <w:right w:val="nil"/>
            </w:tcBorders>
            <w:shd w:val="clear" w:color="auto" w:fill="auto"/>
            <w:vAlign w:val="center"/>
          </w:tcPr>
          <w:p w14:paraId="03138A66" w14:textId="067CAD9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1FB12A5F" w14:textId="424C5C45"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6AB344A5" w14:textId="4A733F33"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7A5D5F61"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6B210C97"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6DECDC89" w14:textId="4E130352"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32D57253" w14:textId="56A9E069"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418FAC0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2BF9D6CC" w14:textId="77777777" w:rsidTr="009F0491">
        <w:tc>
          <w:tcPr>
            <w:tcW w:w="3348" w:type="dxa"/>
            <w:tcBorders>
              <w:top w:val="nil"/>
              <w:left w:val="nil"/>
              <w:bottom w:val="single" w:sz="4" w:space="0" w:color="auto"/>
              <w:right w:val="nil"/>
            </w:tcBorders>
            <w:shd w:val="clear" w:color="auto" w:fill="auto"/>
            <w:vAlign w:val="center"/>
          </w:tcPr>
          <w:p w14:paraId="7EE58CE4"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≥10.0</w:t>
            </w:r>
          </w:p>
        </w:tc>
        <w:tc>
          <w:tcPr>
            <w:tcW w:w="900" w:type="dxa"/>
            <w:tcBorders>
              <w:top w:val="nil"/>
              <w:left w:val="nil"/>
              <w:bottom w:val="single" w:sz="4" w:space="0" w:color="auto"/>
              <w:right w:val="nil"/>
            </w:tcBorders>
            <w:shd w:val="clear" w:color="auto" w:fill="auto"/>
            <w:vAlign w:val="center"/>
          </w:tcPr>
          <w:p w14:paraId="475AFA11" w14:textId="00B7DFED"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vAlign w:val="center"/>
          </w:tcPr>
          <w:p w14:paraId="0838461B" w14:textId="264D5B64"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vAlign w:val="center"/>
          </w:tcPr>
          <w:p w14:paraId="71E62ACF" w14:textId="63E36959"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26053F76"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nil"/>
              <w:left w:val="nil"/>
              <w:bottom w:val="single" w:sz="4" w:space="0" w:color="auto"/>
              <w:right w:val="nil"/>
            </w:tcBorders>
            <w:shd w:val="clear" w:color="auto" w:fill="auto"/>
            <w:vAlign w:val="center"/>
          </w:tcPr>
          <w:p w14:paraId="326059E0"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nil"/>
              <w:left w:val="nil"/>
              <w:bottom w:val="single" w:sz="4" w:space="0" w:color="auto"/>
              <w:right w:val="nil"/>
            </w:tcBorders>
            <w:shd w:val="clear" w:color="auto" w:fill="auto"/>
            <w:vAlign w:val="center"/>
          </w:tcPr>
          <w:p w14:paraId="3564AF35" w14:textId="15F144A7"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tcPr>
          <w:p w14:paraId="72A24D02" w14:textId="781D451C"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712DE0"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4A07841F" w14:textId="77777777" w:rsidTr="009F0491">
        <w:tc>
          <w:tcPr>
            <w:tcW w:w="3348" w:type="dxa"/>
            <w:tcBorders>
              <w:top w:val="nil"/>
              <w:left w:val="nil"/>
              <w:bottom w:val="single" w:sz="4" w:space="0" w:color="auto"/>
              <w:right w:val="nil"/>
            </w:tcBorders>
            <w:shd w:val="clear" w:color="auto" w:fill="auto"/>
            <w:noWrap/>
            <w:vAlign w:val="center"/>
            <w:hideMark/>
          </w:tcPr>
          <w:p w14:paraId="2AB22395" w14:textId="2D2F9D7F" w:rsidR="00EE61BA" w:rsidRPr="00020D03" w:rsidRDefault="00EE61BA" w:rsidP="000D3973">
            <w:pPr>
              <w:widowControl/>
              <w:spacing w:line="259" w:lineRule="auto"/>
              <w:rPr>
                <w:rFonts w:eastAsia="Times New Roman" w:cs="Times New Roman"/>
                <w:b/>
                <w:bCs/>
                <w:sz w:val="20"/>
                <w:szCs w:val="20"/>
              </w:rPr>
            </w:pPr>
            <w:r w:rsidRPr="00020D03">
              <w:rPr>
                <w:rFonts w:eastAsia="Times New Roman" w:cs="Times New Roman"/>
                <w:b/>
                <w:bCs/>
                <w:sz w:val="20"/>
                <w:szCs w:val="20"/>
              </w:rPr>
              <w:t>Number of maize farmers</w:t>
            </w:r>
            <w:r w:rsidR="009F0491">
              <w:rPr>
                <w:rFonts w:eastAsia="Times New Roman" w:cs="Times New Roman"/>
                <w:b/>
                <w:bCs/>
                <w:sz w:val="20"/>
                <w:szCs w:val="20"/>
              </w:rPr>
              <w:t xml:space="preserve"> (</w:t>
            </w:r>
            <w:r w:rsidR="009F0491" w:rsidRPr="009F0491">
              <w:rPr>
                <w:rFonts w:eastAsia="Times New Roman" w:cs="Times New Roman"/>
                <w:b/>
                <w:bCs/>
                <w:i/>
                <w:iCs/>
                <w:sz w:val="20"/>
                <w:szCs w:val="20"/>
              </w:rPr>
              <w:t>n</w:t>
            </w:r>
            <w:r w:rsidR="009F0491">
              <w:rPr>
                <w:rFonts w:eastAsia="Times New Roman" w:cs="Times New Roman"/>
                <w:b/>
                <w:bCs/>
                <w:sz w:val="20"/>
                <w:szCs w:val="20"/>
              </w:rPr>
              <w:t>)</w:t>
            </w:r>
          </w:p>
        </w:tc>
        <w:tc>
          <w:tcPr>
            <w:tcW w:w="900" w:type="dxa"/>
            <w:tcBorders>
              <w:top w:val="nil"/>
              <w:left w:val="nil"/>
              <w:bottom w:val="single" w:sz="4" w:space="0" w:color="auto"/>
              <w:right w:val="nil"/>
            </w:tcBorders>
            <w:shd w:val="clear" w:color="auto" w:fill="auto"/>
            <w:vAlign w:val="center"/>
          </w:tcPr>
          <w:p w14:paraId="0F0BCBF2" w14:textId="156174A6" w:rsidR="00EE61BA" w:rsidRPr="00A24F59" w:rsidRDefault="00EE61BA" w:rsidP="000D3973">
            <w:pPr>
              <w:widowControl/>
              <w:spacing w:line="259" w:lineRule="auto"/>
              <w:jc w:val="center"/>
              <w:rPr>
                <w:rFonts w:eastAsia="Times New Roman" w:cs="Times New Roman"/>
                <w:b/>
                <w:sz w:val="20"/>
                <w:szCs w:val="20"/>
              </w:rPr>
            </w:pPr>
          </w:p>
        </w:tc>
        <w:tc>
          <w:tcPr>
            <w:tcW w:w="910" w:type="dxa"/>
            <w:tcBorders>
              <w:top w:val="nil"/>
              <w:left w:val="nil"/>
              <w:bottom w:val="single" w:sz="4" w:space="0" w:color="auto"/>
              <w:right w:val="nil"/>
            </w:tcBorders>
            <w:shd w:val="clear" w:color="auto" w:fill="auto"/>
            <w:noWrap/>
            <w:vAlign w:val="center"/>
          </w:tcPr>
          <w:p w14:paraId="529BBAF6" w14:textId="28490C16" w:rsidR="00EE61BA" w:rsidRPr="00A24F59" w:rsidRDefault="00EE61BA" w:rsidP="000D3973">
            <w:pPr>
              <w:widowControl/>
              <w:spacing w:line="259" w:lineRule="auto"/>
              <w:jc w:val="center"/>
              <w:rPr>
                <w:rFonts w:eastAsia="Times New Roman" w:cs="Times New Roman"/>
                <w:b/>
                <w:sz w:val="20"/>
                <w:szCs w:val="20"/>
              </w:rPr>
            </w:pPr>
          </w:p>
        </w:tc>
        <w:tc>
          <w:tcPr>
            <w:tcW w:w="980" w:type="dxa"/>
            <w:tcBorders>
              <w:top w:val="nil"/>
              <w:left w:val="nil"/>
              <w:bottom w:val="single" w:sz="4" w:space="0" w:color="auto"/>
              <w:right w:val="nil"/>
            </w:tcBorders>
            <w:shd w:val="clear" w:color="auto" w:fill="auto"/>
            <w:noWrap/>
            <w:vAlign w:val="center"/>
          </w:tcPr>
          <w:p w14:paraId="3B60441D" w14:textId="04616AC0" w:rsidR="00EE61BA" w:rsidRPr="00A24F59" w:rsidRDefault="00EE61BA" w:rsidP="000D3973">
            <w:pPr>
              <w:widowControl/>
              <w:spacing w:line="259" w:lineRule="auto"/>
              <w:jc w:val="center"/>
              <w:rPr>
                <w:rFonts w:eastAsia="Times New Roman" w:cs="Times New Roman"/>
                <w:b/>
                <w:sz w:val="20"/>
                <w:szCs w:val="20"/>
              </w:rPr>
            </w:pPr>
          </w:p>
        </w:tc>
        <w:tc>
          <w:tcPr>
            <w:tcW w:w="618" w:type="dxa"/>
            <w:tcBorders>
              <w:top w:val="nil"/>
              <w:left w:val="nil"/>
              <w:bottom w:val="single" w:sz="4" w:space="0" w:color="auto"/>
              <w:right w:val="nil"/>
            </w:tcBorders>
            <w:shd w:val="clear" w:color="000000" w:fill="D9D9D9"/>
            <w:noWrap/>
            <w:vAlign w:val="center"/>
          </w:tcPr>
          <w:p w14:paraId="7721D0B8" w14:textId="77777777" w:rsidR="00EE61BA" w:rsidRPr="00A24F59" w:rsidRDefault="00EE61BA" w:rsidP="000D3973">
            <w:pPr>
              <w:widowControl/>
              <w:spacing w:line="259" w:lineRule="auto"/>
              <w:jc w:val="center"/>
              <w:rPr>
                <w:rFonts w:eastAsia="Times New Roman" w:cs="Times New Roman"/>
                <w:b/>
                <w:sz w:val="20"/>
                <w:szCs w:val="20"/>
              </w:rPr>
            </w:pPr>
          </w:p>
        </w:tc>
        <w:tc>
          <w:tcPr>
            <w:tcW w:w="278" w:type="dxa"/>
            <w:tcBorders>
              <w:top w:val="nil"/>
              <w:left w:val="nil"/>
              <w:bottom w:val="single" w:sz="4" w:space="0" w:color="auto"/>
              <w:right w:val="nil"/>
            </w:tcBorders>
            <w:shd w:val="clear" w:color="auto" w:fill="auto"/>
            <w:noWrap/>
            <w:vAlign w:val="center"/>
          </w:tcPr>
          <w:p w14:paraId="675107EC" w14:textId="77777777" w:rsidR="00EE61BA" w:rsidRPr="00A24F59" w:rsidRDefault="00EE61BA" w:rsidP="000D3973">
            <w:pPr>
              <w:widowControl/>
              <w:spacing w:line="259" w:lineRule="auto"/>
              <w:jc w:val="center"/>
              <w:rPr>
                <w:rFonts w:eastAsia="Times New Roman" w:cs="Times New Roman"/>
                <w:b/>
                <w:sz w:val="20"/>
                <w:szCs w:val="20"/>
              </w:rPr>
            </w:pPr>
          </w:p>
        </w:tc>
        <w:tc>
          <w:tcPr>
            <w:tcW w:w="904" w:type="dxa"/>
            <w:tcBorders>
              <w:top w:val="nil"/>
              <w:left w:val="nil"/>
              <w:bottom w:val="single" w:sz="4" w:space="0" w:color="auto"/>
              <w:right w:val="nil"/>
            </w:tcBorders>
            <w:shd w:val="clear" w:color="auto" w:fill="auto"/>
            <w:noWrap/>
            <w:vAlign w:val="center"/>
          </w:tcPr>
          <w:p w14:paraId="2AA9C3EC" w14:textId="553C464A" w:rsidR="00EE61BA" w:rsidRPr="00A24F59" w:rsidRDefault="00EE61BA" w:rsidP="000D3973">
            <w:pPr>
              <w:widowControl/>
              <w:spacing w:line="259" w:lineRule="auto"/>
              <w:jc w:val="center"/>
              <w:rPr>
                <w:rFonts w:eastAsia="Times New Roman" w:cs="Times New Roman"/>
                <w:b/>
                <w:sz w:val="20"/>
                <w:szCs w:val="20"/>
              </w:rPr>
            </w:pPr>
          </w:p>
        </w:tc>
        <w:tc>
          <w:tcPr>
            <w:tcW w:w="900" w:type="dxa"/>
            <w:tcBorders>
              <w:top w:val="nil"/>
              <w:left w:val="nil"/>
              <w:bottom w:val="single" w:sz="4" w:space="0" w:color="auto"/>
              <w:right w:val="nil"/>
            </w:tcBorders>
            <w:shd w:val="clear" w:color="auto" w:fill="auto"/>
            <w:vAlign w:val="center"/>
          </w:tcPr>
          <w:p w14:paraId="4DCE10BF" w14:textId="29163D59" w:rsidR="00EE61BA" w:rsidRPr="00A24F59" w:rsidRDefault="00EE61BA" w:rsidP="000D3973">
            <w:pPr>
              <w:widowControl/>
              <w:spacing w:line="259" w:lineRule="auto"/>
              <w:jc w:val="center"/>
              <w:rPr>
                <w:rFonts w:eastAsia="Times New Roman" w:cs="Times New Roman"/>
                <w:b/>
                <w:sz w:val="20"/>
                <w:szCs w:val="20"/>
              </w:rPr>
            </w:pPr>
          </w:p>
        </w:tc>
        <w:tc>
          <w:tcPr>
            <w:tcW w:w="618" w:type="dxa"/>
            <w:tcBorders>
              <w:top w:val="nil"/>
              <w:left w:val="nil"/>
              <w:bottom w:val="single" w:sz="4" w:space="0" w:color="auto"/>
              <w:right w:val="nil"/>
            </w:tcBorders>
            <w:shd w:val="clear" w:color="000000" w:fill="D9D9D9"/>
            <w:vAlign w:val="center"/>
            <w:hideMark/>
          </w:tcPr>
          <w:p w14:paraId="75654B52"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bl>
    <w:p w14:paraId="52A22B22" w14:textId="2F167625" w:rsidR="0039547F" w:rsidRPr="00E865B6" w:rsidRDefault="00B00425" w:rsidP="0039547F">
      <w:pPr>
        <w:pStyle w:val="Body1"/>
        <w:spacing w:after="0"/>
        <w:rPr>
          <w:sz w:val="16"/>
          <w:szCs w:val="16"/>
        </w:rPr>
      </w:pPr>
      <w:commentRangeStart w:id="718"/>
      <w:r w:rsidRPr="0087225D">
        <w:rPr>
          <w:sz w:val="16"/>
        </w:rPr>
        <w:t>^ Results not statistically reliable, n&lt;30 </w:t>
      </w:r>
      <w:commentRangeEnd w:id="718"/>
      <w:r>
        <w:rPr>
          <w:rStyle w:val="CommentReference"/>
          <w:rFonts w:eastAsia="Arial" w:cs="Arial"/>
        </w:rPr>
        <w:commentReference w:id="718"/>
      </w:r>
      <w:r w:rsidR="0039547F" w:rsidRPr="00E865B6">
        <w:rPr>
          <w:sz w:val="16"/>
          <w:szCs w:val="16"/>
        </w:rPr>
        <w:t xml:space="preserve">  </w:t>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p>
    <w:p w14:paraId="325D8D5F" w14:textId="77777777" w:rsidR="0039547F" w:rsidRPr="00E865B6" w:rsidRDefault="0039547F" w:rsidP="0039547F">
      <w:pPr>
        <w:pStyle w:val="Body1"/>
        <w:spacing w:after="0"/>
        <w:ind w:left="90" w:hanging="90"/>
        <w:rPr>
          <w:sz w:val="16"/>
          <w:szCs w:val="16"/>
        </w:rPr>
      </w:pPr>
      <w:r w:rsidRPr="00A24F59">
        <w:rPr>
          <w:sz w:val="16"/>
          <w:szCs w:val="16"/>
          <w:vertAlign w:val="superscript"/>
        </w:rPr>
        <w:t>a</w:t>
      </w:r>
      <w:r w:rsidRPr="00E865B6">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 not significant; n/a=not available.</w:t>
      </w:r>
    </w:p>
    <w:p w14:paraId="4A053D11" w14:textId="77777777" w:rsidR="0039547F" w:rsidRDefault="0039547F" w:rsidP="0039547F">
      <w:pPr>
        <w:pStyle w:val="Body1"/>
        <w:spacing w:after="0"/>
        <w:rPr>
          <w:sz w:val="16"/>
          <w:szCs w:val="16"/>
        </w:rPr>
      </w:pPr>
      <w:r w:rsidRPr="00E865B6">
        <w:rPr>
          <w:sz w:val="16"/>
          <w:szCs w:val="16"/>
        </w:rPr>
        <w:t>Note: Estimates are based on de jure household members who are farmers responsible for cultivating maize.</w:t>
      </w:r>
      <w:r w:rsidRPr="00E865B6">
        <w:rPr>
          <w:sz w:val="16"/>
          <w:szCs w:val="16"/>
        </w:rPr>
        <w:tab/>
      </w:r>
      <w:r w:rsidRPr="00E865B6">
        <w:rPr>
          <w:sz w:val="16"/>
          <w:szCs w:val="16"/>
        </w:rPr>
        <w:tab/>
      </w:r>
      <w:r w:rsidRPr="00E865B6">
        <w:rPr>
          <w:sz w:val="16"/>
          <w:szCs w:val="16"/>
        </w:rPr>
        <w:tab/>
      </w:r>
    </w:p>
    <w:p w14:paraId="78898F83" w14:textId="2F5B59F0" w:rsidR="00EE61BA" w:rsidRDefault="0039547F" w:rsidP="0039547F">
      <w:pPr>
        <w:pStyle w:val="BodyText1"/>
        <w:spacing w:after="240"/>
        <w:ind w:left="86" w:hanging="86"/>
        <w:rPr>
          <w:sz w:val="16"/>
        </w:rPr>
      </w:pPr>
      <w:r w:rsidRPr="00E865B6">
        <w:rPr>
          <w:sz w:val="16"/>
          <w:szCs w:val="16"/>
        </w:rPr>
        <w:t xml:space="preserve">Source: Feed the Future </w:t>
      </w:r>
      <w:r>
        <w:rPr>
          <w:sz w:val="16"/>
          <w:szCs w:val="16"/>
        </w:rPr>
        <w:t>[</w:t>
      </w:r>
      <w:r w:rsidRPr="0039547F">
        <w:rPr>
          <w:sz w:val="16"/>
          <w:szCs w:val="16"/>
          <w:highlight w:val="yellow"/>
        </w:rPr>
        <w:t>Country</w:t>
      </w:r>
      <w:r>
        <w:rPr>
          <w:sz w:val="16"/>
          <w:szCs w:val="16"/>
        </w:rPr>
        <w:t>] ZOI</w:t>
      </w:r>
      <w:r w:rsidRPr="00E865B6">
        <w:rPr>
          <w:sz w:val="16"/>
          <w:szCs w:val="16"/>
        </w:rPr>
        <w:t xml:space="preserve"> Survey </w:t>
      </w:r>
      <w:r>
        <w:rPr>
          <w:sz w:val="16"/>
          <w:szCs w:val="16"/>
        </w:rPr>
        <w:t>[</w:t>
      </w:r>
      <w:r w:rsidR="00B00425">
        <w:rPr>
          <w:sz w:val="16"/>
          <w:szCs w:val="16"/>
          <w:highlight w:val="yellow"/>
        </w:rPr>
        <w:t>Survey y</w:t>
      </w:r>
      <w:r w:rsidRPr="0039547F">
        <w:rPr>
          <w:sz w:val="16"/>
          <w:szCs w:val="16"/>
          <w:highlight w:val="yellow"/>
        </w:rPr>
        <w:t>ear</w:t>
      </w:r>
      <w:r w:rsidR="00B00425" w:rsidRPr="00B00425">
        <w:rPr>
          <w:sz w:val="16"/>
          <w:szCs w:val="16"/>
          <w:highlight w:val="yellow"/>
        </w:rPr>
        <w:t>(s)</w:t>
      </w:r>
      <w:r>
        <w:rPr>
          <w:sz w:val="16"/>
          <w:szCs w:val="16"/>
        </w:rPr>
        <w:t>]</w:t>
      </w:r>
      <w:r w:rsidRPr="00E865B6">
        <w:rPr>
          <w:sz w:val="16"/>
          <w:szCs w:val="16"/>
        </w:rPr>
        <w:tab/>
      </w:r>
    </w:p>
    <w:p w14:paraId="2A0EC08C" w14:textId="77777777" w:rsidR="00C95140" w:rsidRDefault="00C95140" w:rsidP="004C6618">
      <w:pPr>
        <w:pStyle w:val="Heading3"/>
        <w:numPr>
          <w:ilvl w:val="2"/>
          <w:numId w:val="63"/>
        </w:numPr>
      </w:pPr>
      <w:bookmarkStart w:id="719" w:name="_Toc12528190"/>
      <w:bookmarkStart w:id="720" w:name="_Toc63673362"/>
      <w:bookmarkEnd w:id="715"/>
      <w:r w:rsidRPr="00565CA2">
        <w:t>Application of management</w:t>
      </w:r>
      <w:r>
        <w:t xml:space="preserve"> practices and technologies by maize farmers</w:t>
      </w:r>
      <w:bookmarkEnd w:id="719"/>
      <w:bookmarkEnd w:id="720"/>
    </w:p>
    <w:p w14:paraId="12FD880A" w14:textId="03116DBB" w:rsidR="00C95140" w:rsidRDefault="00C95140" w:rsidP="00CB68AF">
      <w:pPr>
        <w:pStyle w:val="BodyText1"/>
      </w:pPr>
      <w:r w:rsidRPr="00565CA2">
        <w:t xml:space="preserve">This section </w:t>
      </w:r>
      <w:r>
        <w:t xml:space="preserve">examines </w:t>
      </w:r>
      <w:r w:rsidRPr="00565CA2">
        <w:t xml:space="preserve">the </w:t>
      </w:r>
      <w:r>
        <w:t>management practices and technologies that farmers used to grow maize</w:t>
      </w:r>
      <w:r w:rsidRPr="00565CA2">
        <w:t>.</w:t>
      </w:r>
      <w:r>
        <w:t xml:space="preserve"> </w:t>
      </w:r>
      <w:commentRangeStart w:id="721"/>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721"/>
      <w:r>
        <w:rPr>
          <w:rStyle w:val="CommentReference"/>
          <w:rFonts w:eastAsia="Arial" w:cs="Arial"/>
          <w:color w:val="000000"/>
        </w:rPr>
        <w:commentReference w:id="721"/>
      </w:r>
    </w:p>
    <w:p w14:paraId="23589E8F" w14:textId="77777777" w:rsidR="00C95140" w:rsidRDefault="00C95140" w:rsidP="00422772">
      <w:pPr>
        <w:pStyle w:val="Heading4"/>
      </w:pPr>
      <w:bookmarkStart w:id="722" w:name="_Toc12528191"/>
      <w:r w:rsidRPr="00565CA2">
        <w:t>Land preparation</w:t>
      </w:r>
      <w:r>
        <w:t xml:space="preserve"> and management</w:t>
      </w:r>
      <w:bookmarkEnd w:id="722"/>
      <w:r>
        <w:t xml:space="preserve"> practices</w:t>
      </w:r>
    </w:p>
    <w:p w14:paraId="19C78CE6" w14:textId="0E217311" w:rsidR="00C95140" w:rsidRDefault="00C95140" w:rsidP="00CB68AF">
      <w:pPr>
        <w:pStyle w:val="BodyText1"/>
      </w:pPr>
      <w:r>
        <w:t>Proper land preparation practices are importa</w:t>
      </w:r>
      <w:r w:rsidR="005A7F45">
        <w:t>nt to provide the necessary</w:t>
      </w:r>
      <w:r>
        <w:t xml:space="preserve"> conditions for improved soil health and successful crop growth. Land preparation includes the approaches </w:t>
      </w:r>
      <w:r w:rsidR="007B1B23">
        <w:t xml:space="preserve">that </w:t>
      </w:r>
      <w:r>
        <w:t xml:space="preserve">farmers take to prepare their plots for planting, including plowing </w:t>
      </w:r>
      <w:r w:rsidR="005A7F45">
        <w:t>or</w:t>
      </w:r>
      <w:r>
        <w:t xml:space="preserve"> zero tillage</w:t>
      </w:r>
      <w:r w:rsidR="005A7F45">
        <w:t xml:space="preserve"> practices</w:t>
      </w:r>
      <w:r>
        <w:t>. Improved land management practices increase soil fertility and enhance water-use efficiency to improve overall plot productivity. Land management includes crop rotation practices and approaches farmers take to soil and water management and irrigation of their plots. Globally, water-use efficiency in irrigation of crop plots is low. Raised-bed planting with trench irrigation, as well as bunding or terracing can significantly increase water-use efficiency</w:t>
      </w:r>
      <w:r w:rsidR="007B1B23">
        <w:t>.</w:t>
      </w:r>
      <w:r>
        <w:rPr>
          <w:rStyle w:val="FootnoteReference"/>
        </w:rPr>
        <w:footnoteReference w:id="50"/>
      </w:r>
      <w:r w:rsidRPr="002C456E">
        <w:rPr>
          <w:vertAlign w:val="superscript"/>
        </w:rPr>
        <w:t>,</w:t>
      </w:r>
      <w:r>
        <w:rPr>
          <w:rStyle w:val="FootnoteReference"/>
        </w:rPr>
        <w:footnoteReference w:id="51"/>
      </w:r>
      <w:r>
        <w:t xml:space="preserve"> Using appropriate irrigation techniques, minimizing soil disturbances, using surface mulch, and crop rotation help boost crop yields</w:t>
      </w:r>
      <w:r w:rsidR="007B1B23">
        <w:t>.</w:t>
      </w:r>
      <w:r>
        <w:rPr>
          <w:rStyle w:val="FootnoteReference"/>
        </w:rPr>
        <w:footnoteReference w:id="52"/>
      </w:r>
      <w:r w:rsidR="00FC3F4E" w:rsidRPr="00FC3F4E">
        <w:t xml:space="preserve"> </w:t>
      </w:r>
      <w:r w:rsidR="00FC3F4E">
        <w:t>Maize farmers may choose to grow complementary crops, such as legumes, alongside maize. Such intercropping enhances soil nutrition and fertility by adding much-needed nitrogen to the soil, increases resource-use efficiency, and discourages weeds, pests, and other crop diseases.</w:t>
      </w:r>
      <w:r w:rsidR="00FC3F4E">
        <w:rPr>
          <w:rStyle w:val="FootnoteReference"/>
        </w:rPr>
        <w:footnoteReference w:id="53"/>
      </w:r>
    </w:p>
    <w:p w14:paraId="177508D5" w14:textId="79E9E583" w:rsidR="00C95140" w:rsidRPr="008543CC" w:rsidRDefault="00C95140" w:rsidP="00CB68AF">
      <w:pPr>
        <w:pStyle w:val="BodyText1"/>
      </w:pPr>
      <w:r w:rsidRPr="00E86D99">
        <w:rPr>
          <w:b/>
        </w:rPr>
        <w:lastRenderedPageBreak/>
        <w:t>Table</w:t>
      </w:r>
      <w:r>
        <w:rPr>
          <w:b/>
        </w:rPr>
        <w:t xml:space="preserve"> 7.1.</w:t>
      </w:r>
      <w:r w:rsidR="00B00425">
        <w:rPr>
          <w:b/>
        </w:rPr>
        <w:t>4</w:t>
      </w:r>
      <w:r>
        <w:rPr>
          <w:b/>
        </w:rPr>
        <w:t xml:space="preserve"> </w:t>
      </w:r>
      <w:r w:rsidRPr="00565CA2">
        <w:t xml:space="preserve">shows the </w:t>
      </w:r>
      <w:r>
        <w:t>land preparation practices, planting practices, and cropping practices that maize farmers used in the ZOI</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7FE08C78" w14:textId="0CAAA9A3" w:rsidR="00C95140" w:rsidRPr="00FF0AF5" w:rsidRDefault="00C95140" w:rsidP="00CB68AF">
      <w:pPr>
        <w:pStyle w:val="Tabletitle"/>
      </w:pPr>
      <w:bookmarkStart w:id="723" w:name="_Toc12528028"/>
      <w:bookmarkStart w:id="724" w:name="_Toc63673090"/>
      <w:r w:rsidRPr="00FF0AF5">
        <w:t xml:space="preserve">Table </w:t>
      </w:r>
      <w:r>
        <w:t>7</w:t>
      </w:r>
      <w:r w:rsidRPr="00FF0AF5">
        <w:t>.1.</w:t>
      </w:r>
      <w:r w:rsidR="00B00425">
        <w:t>4</w:t>
      </w:r>
      <w:r>
        <w:t>:</w:t>
      </w:r>
      <w:r w:rsidRPr="00FF0AF5">
        <w:t xml:space="preserve"> L</w:t>
      </w:r>
      <w:r>
        <w:t>and P</w:t>
      </w:r>
      <w:r w:rsidRPr="00FF0AF5">
        <w:t>reparation</w:t>
      </w:r>
      <w:r w:rsidR="00E1447D">
        <w:t>, Planting Practices,</w:t>
      </w:r>
      <w:r w:rsidRPr="00FF0AF5">
        <w:t xml:space="preserve"> and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w:t>
      </w:r>
      <w:bookmarkEnd w:id="723"/>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24"/>
    </w:p>
    <w:tbl>
      <w:tblPr>
        <w:tblW w:w="5000" w:type="pct"/>
        <w:tblLayout w:type="fixed"/>
        <w:tblLook w:val="04A0" w:firstRow="1" w:lastRow="0" w:firstColumn="1" w:lastColumn="0" w:noHBand="0" w:noVBand="1"/>
      </w:tblPr>
      <w:tblGrid>
        <w:gridCol w:w="2301"/>
        <w:gridCol w:w="829"/>
        <w:gridCol w:w="1013"/>
        <w:gridCol w:w="1289"/>
        <w:gridCol w:w="645"/>
        <w:gridCol w:w="276"/>
        <w:gridCol w:w="1258"/>
        <w:gridCol w:w="123"/>
        <w:gridCol w:w="1197"/>
        <w:gridCol w:w="645"/>
      </w:tblGrid>
      <w:tr w:rsidR="00C95140" w:rsidRPr="00CB68AF" w14:paraId="3FCE4696" w14:textId="77777777" w:rsidTr="0017751C">
        <w:trPr>
          <w:tblHeader/>
        </w:trPr>
        <w:tc>
          <w:tcPr>
            <w:tcW w:w="2301" w:type="dxa"/>
            <w:vMerge w:val="restart"/>
            <w:tcBorders>
              <w:top w:val="single" w:sz="4" w:space="0" w:color="auto"/>
              <w:left w:val="nil"/>
              <w:bottom w:val="single" w:sz="4" w:space="0" w:color="000000"/>
              <w:right w:val="nil"/>
            </w:tcBorders>
            <w:shd w:val="clear" w:color="000000" w:fill="387990"/>
            <w:vAlign w:val="bottom"/>
            <w:hideMark/>
          </w:tcPr>
          <w:p w14:paraId="6479E787"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Practice</w:t>
            </w:r>
          </w:p>
        </w:tc>
        <w:tc>
          <w:tcPr>
            <w:tcW w:w="829" w:type="dxa"/>
            <w:vMerge w:val="restart"/>
            <w:tcBorders>
              <w:top w:val="single" w:sz="4" w:space="0" w:color="auto"/>
              <w:left w:val="nil"/>
              <w:bottom w:val="single" w:sz="4" w:space="0" w:color="000000"/>
              <w:right w:val="nil"/>
            </w:tcBorders>
            <w:shd w:val="clear" w:color="000000" w:fill="387990"/>
            <w:vAlign w:val="bottom"/>
            <w:hideMark/>
          </w:tcPr>
          <w:p w14:paraId="33B423B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947" w:type="dxa"/>
            <w:gridSpan w:val="3"/>
            <w:tcBorders>
              <w:top w:val="single" w:sz="4" w:space="0" w:color="auto"/>
              <w:left w:val="nil"/>
              <w:bottom w:val="single" w:sz="4" w:space="0" w:color="FFFFFF"/>
              <w:right w:val="nil"/>
            </w:tcBorders>
            <w:shd w:val="clear" w:color="000000" w:fill="387990"/>
            <w:vAlign w:val="center"/>
            <w:hideMark/>
          </w:tcPr>
          <w:p w14:paraId="20CA54F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76" w:type="dxa"/>
            <w:tcBorders>
              <w:top w:val="single" w:sz="4" w:space="0" w:color="auto"/>
              <w:left w:val="nil"/>
              <w:bottom w:val="nil"/>
              <w:right w:val="nil"/>
            </w:tcBorders>
            <w:shd w:val="clear" w:color="000000" w:fill="387990"/>
            <w:vAlign w:val="center"/>
            <w:hideMark/>
          </w:tcPr>
          <w:p w14:paraId="0D2A070F"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3223" w:type="dxa"/>
            <w:gridSpan w:val="4"/>
            <w:tcBorders>
              <w:top w:val="single" w:sz="4" w:space="0" w:color="auto"/>
              <w:left w:val="nil"/>
              <w:bottom w:val="single" w:sz="4" w:space="0" w:color="FFFFFF"/>
              <w:right w:val="nil"/>
            </w:tcBorders>
            <w:shd w:val="clear" w:color="000000" w:fill="387990"/>
            <w:vAlign w:val="center"/>
            <w:hideMark/>
          </w:tcPr>
          <w:p w14:paraId="205D8BF0" w14:textId="017DCD9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252C6C" w:rsidRPr="00CB68AF" w14:paraId="608136D7" w14:textId="77777777" w:rsidTr="0017751C">
        <w:trPr>
          <w:tblHeader/>
        </w:trPr>
        <w:tc>
          <w:tcPr>
            <w:tcW w:w="2301" w:type="dxa"/>
            <w:vMerge/>
            <w:tcBorders>
              <w:top w:val="single" w:sz="4" w:space="0" w:color="auto"/>
              <w:left w:val="nil"/>
              <w:bottom w:val="single" w:sz="4" w:space="0" w:color="000000"/>
              <w:right w:val="nil"/>
            </w:tcBorders>
            <w:vAlign w:val="center"/>
            <w:hideMark/>
          </w:tcPr>
          <w:p w14:paraId="6776BE82"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29" w:type="dxa"/>
            <w:vMerge/>
            <w:tcBorders>
              <w:top w:val="single" w:sz="4" w:space="0" w:color="auto"/>
              <w:left w:val="nil"/>
              <w:bottom w:val="single" w:sz="4" w:space="0" w:color="000000"/>
              <w:right w:val="nil"/>
            </w:tcBorders>
            <w:vAlign w:val="center"/>
            <w:hideMark/>
          </w:tcPr>
          <w:p w14:paraId="51776F25"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1013" w:type="dxa"/>
            <w:tcBorders>
              <w:top w:val="nil"/>
              <w:left w:val="nil"/>
              <w:bottom w:val="nil"/>
              <w:right w:val="nil"/>
            </w:tcBorders>
            <w:shd w:val="clear" w:color="000000" w:fill="387990"/>
            <w:vAlign w:val="center"/>
            <w:hideMark/>
          </w:tcPr>
          <w:p w14:paraId="6DEFCA30"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1289" w:type="dxa"/>
            <w:tcBorders>
              <w:top w:val="nil"/>
              <w:left w:val="nil"/>
              <w:bottom w:val="nil"/>
              <w:right w:val="nil"/>
            </w:tcBorders>
            <w:shd w:val="clear" w:color="000000" w:fill="387990"/>
            <w:vAlign w:val="center"/>
            <w:hideMark/>
          </w:tcPr>
          <w:p w14:paraId="232C74EC"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45" w:type="dxa"/>
            <w:vMerge w:val="restart"/>
            <w:tcBorders>
              <w:top w:val="nil"/>
              <w:left w:val="nil"/>
              <w:right w:val="nil"/>
            </w:tcBorders>
            <w:shd w:val="clear" w:color="000000" w:fill="387990"/>
            <w:vAlign w:val="center"/>
            <w:hideMark/>
          </w:tcPr>
          <w:p w14:paraId="725F054E"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7B8E4158" w14:textId="425B88CE" w:rsidR="00252C6C" w:rsidRPr="00CB68AF" w:rsidRDefault="00252C6C" w:rsidP="00CB68AF">
            <w:pPr>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276" w:type="dxa"/>
            <w:tcBorders>
              <w:top w:val="nil"/>
              <w:left w:val="nil"/>
              <w:bottom w:val="nil"/>
              <w:right w:val="nil"/>
            </w:tcBorders>
            <w:shd w:val="clear" w:color="000000" w:fill="387990"/>
            <w:vAlign w:val="center"/>
            <w:hideMark/>
          </w:tcPr>
          <w:p w14:paraId="1B6DD557"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381" w:type="dxa"/>
            <w:gridSpan w:val="2"/>
            <w:tcBorders>
              <w:top w:val="nil"/>
              <w:left w:val="nil"/>
              <w:bottom w:val="nil"/>
              <w:right w:val="nil"/>
            </w:tcBorders>
            <w:shd w:val="clear" w:color="000000" w:fill="387990"/>
            <w:vAlign w:val="center"/>
            <w:hideMark/>
          </w:tcPr>
          <w:p w14:paraId="5F9E348F" w14:textId="5244C34A"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1197" w:type="dxa"/>
            <w:tcBorders>
              <w:top w:val="nil"/>
              <w:left w:val="nil"/>
              <w:bottom w:val="nil"/>
              <w:right w:val="nil"/>
            </w:tcBorders>
            <w:shd w:val="clear" w:color="000000" w:fill="387990"/>
            <w:vAlign w:val="center"/>
            <w:hideMark/>
          </w:tcPr>
          <w:p w14:paraId="53533681" w14:textId="3304D8E2"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45" w:type="dxa"/>
            <w:vMerge w:val="restart"/>
            <w:tcBorders>
              <w:top w:val="nil"/>
              <w:left w:val="nil"/>
              <w:right w:val="nil"/>
            </w:tcBorders>
            <w:shd w:val="clear" w:color="000000" w:fill="387990"/>
            <w:vAlign w:val="center"/>
            <w:hideMark/>
          </w:tcPr>
          <w:p w14:paraId="5910BE9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3A5EC390" w14:textId="726CFF2C" w:rsidR="00252C6C" w:rsidRPr="00CB68AF" w:rsidRDefault="00252C6C" w:rsidP="00CB68AF">
            <w:pPr>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r>
      <w:tr w:rsidR="00252C6C" w:rsidRPr="00CB68AF" w14:paraId="572544A9" w14:textId="77777777" w:rsidTr="0017751C">
        <w:trPr>
          <w:tblHeader/>
        </w:trPr>
        <w:tc>
          <w:tcPr>
            <w:tcW w:w="2301" w:type="dxa"/>
            <w:vMerge/>
            <w:tcBorders>
              <w:top w:val="single" w:sz="4" w:space="0" w:color="auto"/>
              <w:left w:val="nil"/>
              <w:bottom w:val="single" w:sz="4" w:space="0" w:color="000000"/>
              <w:right w:val="nil"/>
            </w:tcBorders>
            <w:vAlign w:val="center"/>
            <w:hideMark/>
          </w:tcPr>
          <w:p w14:paraId="5821B38A"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29" w:type="dxa"/>
            <w:vMerge/>
            <w:tcBorders>
              <w:top w:val="single" w:sz="4" w:space="0" w:color="auto"/>
              <w:left w:val="nil"/>
              <w:bottom w:val="single" w:sz="4" w:space="0" w:color="000000"/>
              <w:right w:val="nil"/>
            </w:tcBorders>
            <w:vAlign w:val="center"/>
            <w:hideMark/>
          </w:tcPr>
          <w:p w14:paraId="1FF1A261"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1013" w:type="dxa"/>
            <w:tcBorders>
              <w:top w:val="nil"/>
              <w:left w:val="nil"/>
              <w:bottom w:val="single" w:sz="4" w:space="0" w:color="auto"/>
              <w:right w:val="nil"/>
            </w:tcBorders>
            <w:shd w:val="clear" w:color="000000" w:fill="387990"/>
            <w:vAlign w:val="center"/>
            <w:hideMark/>
          </w:tcPr>
          <w:p w14:paraId="13EF36A3"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89" w:type="dxa"/>
            <w:tcBorders>
              <w:top w:val="nil"/>
              <w:left w:val="nil"/>
              <w:bottom w:val="single" w:sz="4" w:space="0" w:color="auto"/>
              <w:right w:val="nil"/>
            </w:tcBorders>
            <w:shd w:val="clear" w:color="000000" w:fill="387990"/>
            <w:vAlign w:val="center"/>
            <w:hideMark/>
          </w:tcPr>
          <w:p w14:paraId="5B0FC50F"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45" w:type="dxa"/>
            <w:vMerge/>
            <w:tcBorders>
              <w:left w:val="nil"/>
              <w:bottom w:val="single" w:sz="4" w:space="0" w:color="auto"/>
              <w:right w:val="nil"/>
            </w:tcBorders>
            <w:shd w:val="clear" w:color="000000" w:fill="387990"/>
            <w:vAlign w:val="center"/>
            <w:hideMark/>
          </w:tcPr>
          <w:p w14:paraId="0707B2FC" w14:textId="69621225" w:rsidR="00252C6C" w:rsidRPr="00CB68AF" w:rsidRDefault="00252C6C" w:rsidP="00CB68AF">
            <w:pPr>
              <w:widowControl/>
              <w:spacing w:line="259" w:lineRule="auto"/>
              <w:jc w:val="center"/>
              <w:rPr>
                <w:rFonts w:eastAsia="Times New Roman" w:cs="Times New Roman"/>
                <w:b/>
                <w:bCs/>
                <w:color w:val="FFFFFF"/>
                <w:sz w:val="20"/>
                <w:szCs w:val="20"/>
              </w:rPr>
            </w:pPr>
          </w:p>
        </w:tc>
        <w:tc>
          <w:tcPr>
            <w:tcW w:w="276" w:type="dxa"/>
            <w:tcBorders>
              <w:top w:val="nil"/>
              <w:left w:val="nil"/>
              <w:bottom w:val="single" w:sz="4" w:space="0" w:color="auto"/>
              <w:right w:val="nil"/>
            </w:tcBorders>
            <w:shd w:val="clear" w:color="000000" w:fill="387990"/>
            <w:vAlign w:val="center"/>
            <w:hideMark/>
          </w:tcPr>
          <w:p w14:paraId="4D6A1B8D"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258" w:type="dxa"/>
            <w:tcBorders>
              <w:top w:val="nil"/>
              <w:left w:val="nil"/>
              <w:bottom w:val="single" w:sz="4" w:space="0" w:color="auto"/>
              <w:right w:val="nil"/>
            </w:tcBorders>
            <w:shd w:val="clear" w:color="000000" w:fill="387990"/>
            <w:vAlign w:val="center"/>
            <w:hideMark/>
          </w:tcPr>
          <w:p w14:paraId="7AAFDE4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320" w:type="dxa"/>
            <w:gridSpan w:val="2"/>
            <w:tcBorders>
              <w:top w:val="nil"/>
              <w:left w:val="nil"/>
              <w:bottom w:val="single" w:sz="4" w:space="0" w:color="auto"/>
              <w:right w:val="nil"/>
            </w:tcBorders>
            <w:shd w:val="clear" w:color="000000" w:fill="387990"/>
            <w:vAlign w:val="center"/>
            <w:hideMark/>
          </w:tcPr>
          <w:p w14:paraId="47EFB691"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45" w:type="dxa"/>
            <w:vMerge/>
            <w:tcBorders>
              <w:left w:val="nil"/>
              <w:bottom w:val="single" w:sz="4" w:space="0" w:color="auto"/>
              <w:right w:val="nil"/>
            </w:tcBorders>
            <w:shd w:val="clear" w:color="000000" w:fill="387990"/>
            <w:vAlign w:val="center"/>
            <w:hideMark/>
          </w:tcPr>
          <w:p w14:paraId="523BB1EA" w14:textId="585BE944" w:rsidR="00252C6C" w:rsidRPr="00CB68AF" w:rsidRDefault="00252C6C" w:rsidP="00CB68AF">
            <w:pPr>
              <w:widowControl/>
              <w:spacing w:line="259" w:lineRule="auto"/>
              <w:jc w:val="center"/>
              <w:rPr>
                <w:rFonts w:eastAsia="Times New Roman" w:cs="Times New Roman"/>
                <w:b/>
                <w:bCs/>
                <w:color w:val="FFFFFF"/>
                <w:sz w:val="20"/>
                <w:szCs w:val="20"/>
              </w:rPr>
            </w:pPr>
          </w:p>
        </w:tc>
      </w:tr>
      <w:tr w:rsidR="00C95140" w:rsidRPr="00CB68AF" w14:paraId="65A45721" w14:textId="77777777" w:rsidTr="0017751C">
        <w:tc>
          <w:tcPr>
            <w:tcW w:w="3130" w:type="dxa"/>
            <w:gridSpan w:val="2"/>
            <w:tcBorders>
              <w:top w:val="single" w:sz="4" w:space="0" w:color="auto"/>
              <w:left w:val="nil"/>
              <w:bottom w:val="single" w:sz="4" w:space="0" w:color="auto"/>
              <w:right w:val="nil"/>
            </w:tcBorders>
            <w:shd w:val="clear" w:color="000000" w:fill="DBE5F1"/>
            <w:noWrap/>
            <w:vAlign w:val="center"/>
            <w:hideMark/>
          </w:tcPr>
          <w:p w14:paraId="4BC7DB64"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Land preparation</w:t>
            </w:r>
            <w:r w:rsidRPr="00CB68AF">
              <w:rPr>
                <w:rFonts w:eastAsia="Times New Roman" w:cs="Times New Roman"/>
                <w:b/>
                <w:bCs/>
                <w:sz w:val="20"/>
                <w:szCs w:val="20"/>
                <w:vertAlign w:val="superscript"/>
              </w:rPr>
              <w:t>b</w:t>
            </w:r>
          </w:p>
        </w:tc>
        <w:tc>
          <w:tcPr>
            <w:tcW w:w="1013" w:type="dxa"/>
            <w:tcBorders>
              <w:top w:val="nil"/>
              <w:left w:val="nil"/>
              <w:bottom w:val="single" w:sz="4" w:space="0" w:color="auto"/>
              <w:right w:val="nil"/>
            </w:tcBorders>
            <w:shd w:val="clear" w:color="000000" w:fill="DBE5F1"/>
            <w:noWrap/>
            <w:vAlign w:val="center"/>
            <w:hideMark/>
          </w:tcPr>
          <w:p w14:paraId="4D38568E"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89" w:type="dxa"/>
            <w:tcBorders>
              <w:top w:val="nil"/>
              <w:left w:val="nil"/>
              <w:bottom w:val="single" w:sz="4" w:space="0" w:color="auto"/>
              <w:right w:val="nil"/>
            </w:tcBorders>
            <w:shd w:val="clear" w:color="000000" w:fill="DBE5F1"/>
            <w:vAlign w:val="center"/>
            <w:hideMark/>
          </w:tcPr>
          <w:p w14:paraId="055D6D8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45" w:type="dxa"/>
            <w:tcBorders>
              <w:top w:val="nil"/>
              <w:left w:val="nil"/>
              <w:bottom w:val="single" w:sz="4" w:space="0" w:color="auto"/>
              <w:right w:val="nil"/>
            </w:tcBorders>
            <w:shd w:val="clear" w:color="000000" w:fill="DBE5F1"/>
            <w:vAlign w:val="center"/>
            <w:hideMark/>
          </w:tcPr>
          <w:p w14:paraId="6C3F11F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276" w:type="dxa"/>
            <w:tcBorders>
              <w:top w:val="nil"/>
              <w:left w:val="nil"/>
              <w:bottom w:val="single" w:sz="4" w:space="0" w:color="auto"/>
              <w:right w:val="nil"/>
            </w:tcBorders>
            <w:shd w:val="clear" w:color="000000" w:fill="DBE5F1"/>
            <w:vAlign w:val="center"/>
            <w:hideMark/>
          </w:tcPr>
          <w:p w14:paraId="4AA0B5E6"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58" w:type="dxa"/>
            <w:tcBorders>
              <w:top w:val="nil"/>
              <w:left w:val="nil"/>
              <w:bottom w:val="single" w:sz="4" w:space="0" w:color="auto"/>
              <w:right w:val="nil"/>
            </w:tcBorders>
            <w:shd w:val="clear" w:color="000000" w:fill="DBE5F1"/>
            <w:vAlign w:val="center"/>
            <w:hideMark/>
          </w:tcPr>
          <w:p w14:paraId="126F26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320" w:type="dxa"/>
            <w:gridSpan w:val="2"/>
            <w:tcBorders>
              <w:top w:val="nil"/>
              <w:left w:val="nil"/>
              <w:bottom w:val="single" w:sz="4" w:space="0" w:color="auto"/>
              <w:right w:val="nil"/>
            </w:tcBorders>
            <w:shd w:val="clear" w:color="000000" w:fill="DBE5F1"/>
            <w:vAlign w:val="center"/>
            <w:hideMark/>
          </w:tcPr>
          <w:p w14:paraId="4D351A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45" w:type="dxa"/>
            <w:tcBorders>
              <w:top w:val="nil"/>
              <w:left w:val="nil"/>
              <w:bottom w:val="single" w:sz="4" w:space="0" w:color="auto"/>
              <w:right w:val="nil"/>
            </w:tcBorders>
            <w:shd w:val="clear" w:color="000000" w:fill="DBE5F1"/>
            <w:vAlign w:val="center"/>
            <w:hideMark/>
          </w:tcPr>
          <w:p w14:paraId="0956E53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2F890D5D" w14:textId="77777777" w:rsidTr="0017751C">
        <w:tc>
          <w:tcPr>
            <w:tcW w:w="2301" w:type="dxa"/>
            <w:tcBorders>
              <w:top w:val="nil"/>
              <w:left w:val="nil"/>
              <w:bottom w:val="nil"/>
              <w:right w:val="nil"/>
            </w:tcBorders>
            <w:shd w:val="clear" w:color="auto" w:fill="auto"/>
            <w:noWrap/>
            <w:vAlign w:val="center"/>
            <w:hideMark/>
          </w:tcPr>
          <w:p w14:paraId="6CAF794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Hand weeding</w:t>
            </w:r>
          </w:p>
        </w:tc>
        <w:tc>
          <w:tcPr>
            <w:tcW w:w="829" w:type="dxa"/>
            <w:tcBorders>
              <w:top w:val="nil"/>
              <w:left w:val="nil"/>
              <w:bottom w:val="nil"/>
              <w:right w:val="nil"/>
            </w:tcBorders>
            <w:shd w:val="clear" w:color="auto" w:fill="auto"/>
            <w:vAlign w:val="center"/>
            <w:hideMark/>
          </w:tcPr>
          <w:p w14:paraId="22CBC4E0"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nil"/>
              <w:right w:val="nil"/>
            </w:tcBorders>
            <w:shd w:val="clear" w:color="auto" w:fill="auto"/>
            <w:noWrap/>
            <w:vAlign w:val="center"/>
            <w:hideMark/>
          </w:tcPr>
          <w:p w14:paraId="7E4C8E6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5A00E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70F582B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15A3E20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4B21CCE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6ABD940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05E4A48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402852C5"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37D26A5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Plowing</w:t>
            </w:r>
            <w:r w:rsidRPr="00CB68AF">
              <w:rPr>
                <w:rFonts w:eastAsia="Times New Roman" w:cs="Times New Roman"/>
                <w:sz w:val="20"/>
                <w:szCs w:val="20"/>
                <w:vertAlign w:val="superscript"/>
              </w:rPr>
              <w:t>b</w:t>
            </w:r>
          </w:p>
        </w:tc>
        <w:tc>
          <w:tcPr>
            <w:tcW w:w="829" w:type="dxa"/>
            <w:tcBorders>
              <w:top w:val="single" w:sz="4" w:space="0" w:color="auto"/>
              <w:left w:val="nil"/>
              <w:bottom w:val="single" w:sz="4" w:space="0" w:color="auto"/>
              <w:right w:val="nil"/>
            </w:tcBorders>
            <w:shd w:val="clear" w:color="auto" w:fill="auto"/>
            <w:vAlign w:val="center"/>
            <w:hideMark/>
          </w:tcPr>
          <w:p w14:paraId="1E46AFB3" w14:textId="63D93920"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center"/>
            <w:hideMark/>
          </w:tcPr>
          <w:p w14:paraId="18CF37ED" w14:textId="1F7170A5" w:rsidR="00C95140" w:rsidRPr="00CB68AF" w:rsidRDefault="00C95140" w:rsidP="00CB68AF">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60A14707" w14:textId="5DFB329F"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262EBFC5" w14:textId="08D1DEF3" w:rsidR="00C95140" w:rsidRPr="00CB68AF" w:rsidRDefault="00C95140" w:rsidP="00CB68AF">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6A7FB571" w14:textId="7662B3F1" w:rsidR="00C95140" w:rsidRPr="00CB68AF" w:rsidRDefault="00C95140" w:rsidP="00CB68AF">
            <w:pPr>
              <w:widowControl/>
              <w:spacing w:line="259" w:lineRule="auto"/>
              <w:jc w:val="center"/>
              <w:rPr>
                <w:rFonts w:eastAsia="Times New Roman" w:cs="Times New Roman"/>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406097D4" w14:textId="439E1013" w:rsidR="00C95140" w:rsidRPr="00CB68AF" w:rsidRDefault="00C95140" w:rsidP="00CB68AF">
            <w:pPr>
              <w:widowControl/>
              <w:spacing w:line="259" w:lineRule="auto"/>
              <w:jc w:val="center"/>
              <w:rPr>
                <w:rFonts w:eastAsia="Times New Roman" w:cs="Times New Roman"/>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54AD6972" w14:textId="21DB758E"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1BB3148E" w14:textId="7B399B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EE2A063" w14:textId="77777777" w:rsidTr="0017751C">
        <w:tc>
          <w:tcPr>
            <w:tcW w:w="2301" w:type="dxa"/>
            <w:tcBorders>
              <w:top w:val="nil"/>
              <w:left w:val="nil"/>
              <w:bottom w:val="nil"/>
              <w:right w:val="nil"/>
            </w:tcBorders>
            <w:shd w:val="clear" w:color="auto" w:fill="auto"/>
            <w:vAlign w:val="center"/>
            <w:hideMark/>
          </w:tcPr>
          <w:p w14:paraId="65FC187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Hand tillage</w:t>
            </w:r>
          </w:p>
        </w:tc>
        <w:tc>
          <w:tcPr>
            <w:tcW w:w="829" w:type="dxa"/>
            <w:tcBorders>
              <w:top w:val="nil"/>
              <w:left w:val="nil"/>
              <w:bottom w:val="nil"/>
              <w:right w:val="nil"/>
            </w:tcBorders>
            <w:shd w:val="clear" w:color="auto" w:fill="auto"/>
            <w:vAlign w:val="center"/>
            <w:hideMark/>
          </w:tcPr>
          <w:p w14:paraId="1343A9AF"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nil"/>
              <w:right w:val="nil"/>
            </w:tcBorders>
            <w:shd w:val="clear" w:color="auto" w:fill="auto"/>
            <w:vAlign w:val="center"/>
            <w:hideMark/>
          </w:tcPr>
          <w:p w14:paraId="25D15C3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bottom"/>
            <w:hideMark/>
          </w:tcPr>
          <w:p w14:paraId="6BCC7CC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1EDCD3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189F998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3DD0D05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0ED66C3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530200B9"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2423622A" w14:textId="77777777" w:rsidTr="0017751C">
        <w:tc>
          <w:tcPr>
            <w:tcW w:w="2301" w:type="dxa"/>
            <w:tcBorders>
              <w:top w:val="single" w:sz="4" w:space="0" w:color="auto"/>
              <w:left w:val="nil"/>
              <w:bottom w:val="single" w:sz="4" w:space="0" w:color="auto"/>
              <w:right w:val="nil"/>
            </w:tcBorders>
            <w:shd w:val="clear" w:color="auto" w:fill="auto"/>
            <w:vAlign w:val="center"/>
            <w:hideMark/>
          </w:tcPr>
          <w:p w14:paraId="272FAE03"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Animal traction</w:t>
            </w:r>
          </w:p>
        </w:tc>
        <w:tc>
          <w:tcPr>
            <w:tcW w:w="829" w:type="dxa"/>
            <w:tcBorders>
              <w:top w:val="single" w:sz="4" w:space="0" w:color="auto"/>
              <w:left w:val="nil"/>
              <w:bottom w:val="single" w:sz="4" w:space="0" w:color="auto"/>
              <w:right w:val="nil"/>
            </w:tcBorders>
            <w:shd w:val="clear" w:color="auto" w:fill="auto"/>
            <w:vAlign w:val="center"/>
            <w:hideMark/>
          </w:tcPr>
          <w:p w14:paraId="6B337DD5" w14:textId="6C0DAD4B"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vAlign w:val="center"/>
            <w:hideMark/>
          </w:tcPr>
          <w:p w14:paraId="316F3EEE" w14:textId="63BE15B3" w:rsidR="00C95140" w:rsidRPr="00CB68AF" w:rsidRDefault="00C95140" w:rsidP="00CB68AF">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13CDEF54" w14:textId="0E534CD2" w:rsidR="00C95140" w:rsidRPr="00CB68AF" w:rsidRDefault="00C95140" w:rsidP="00CB68AF">
            <w:pPr>
              <w:widowControl/>
              <w:spacing w:line="259" w:lineRule="auto"/>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5E632C33" w14:textId="2CB6D122" w:rsidR="00C95140" w:rsidRPr="00CB68AF" w:rsidRDefault="00C95140" w:rsidP="00CB68AF">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DA393B2" w14:textId="7C81CBB5" w:rsidR="00C95140" w:rsidRPr="00CB68AF" w:rsidRDefault="00C95140" w:rsidP="00CB68AF">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2765CE1C" w14:textId="1A70CE1A" w:rsidR="00C95140" w:rsidRPr="00CB68AF" w:rsidRDefault="00C95140" w:rsidP="00CB68AF">
            <w:pPr>
              <w:widowControl/>
              <w:spacing w:line="259" w:lineRule="auto"/>
              <w:jc w:val="center"/>
              <w:rPr>
                <w:rFonts w:eastAsia="Times New Roman" w:cs="Times New Roman"/>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07A0D5BA" w14:textId="749F6BEC"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4033F3F9" w14:textId="22FC2A9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496358B1" w14:textId="77777777" w:rsidTr="0017751C">
        <w:tc>
          <w:tcPr>
            <w:tcW w:w="2301" w:type="dxa"/>
            <w:tcBorders>
              <w:top w:val="nil"/>
              <w:left w:val="nil"/>
              <w:bottom w:val="nil"/>
              <w:right w:val="nil"/>
            </w:tcBorders>
            <w:shd w:val="clear" w:color="auto" w:fill="auto"/>
            <w:vAlign w:val="center"/>
            <w:hideMark/>
          </w:tcPr>
          <w:p w14:paraId="7C799C67"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Motorized tiller</w:t>
            </w:r>
          </w:p>
        </w:tc>
        <w:tc>
          <w:tcPr>
            <w:tcW w:w="829" w:type="dxa"/>
            <w:tcBorders>
              <w:top w:val="nil"/>
              <w:left w:val="nil"/>
              <w:bottom w:val="nil"/>
              <w:right w:val="nil"/>
            </w:tcBorders>
            <w:shd w:val="clear" w:color="auto" w:fill="auto"/>
            <w:vAlign w:val="center"/>
            <w:hideMark/>
          </w:tcPr>
          <w:p w14:paraId="60720FA1"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nil"/>
              <w:right w:val="nil"/>
            </w:tcBorders>
            <w:shd w:val="clear" w:color="auto" w:fill="auto"/>
            <w:vAlign w:val="center"/>
            <w:hideMark/>
          </w:tcPr>
          <w:p w14:paraId="12CE893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1872511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749D472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50BF89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5F11518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367214F8"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519B2EE8"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14272041" w14:textId="77777777" w:rsidTr="0017751C">
        <w:tc>
          <w:tcPr>
            <w:tcW w:w="2301" w:type="dxa"/>
            <w:tcBorders>
              <w:top w:val="single" w:sz="4" w:space="0" w:color="auto"/>
              <w:left w:val="nil"/>
              <w:bottom w:val="single" w:sz="4" w:space="0" w:color="auto"/>
              <w:right w:val="nil"/>
            </w:tcBorders>
            <w:shd w:val="clear" w:color="auto" w:fill="auto"/>
            <w:vAlign w:val="center"/>
            <w:hideMark/>
          </w:tcPr>
          <w:p w14:paraId="034E530C"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Tractor</w:t>
            </w:r>
          </w:p>
        </w:tc>
        <w:tc>
          <w:tcPr>
            <w:tcW w:w="829" w:type="dxa"/>
            <w:tcBorders>
              <w:top w:val="single" w:sz="4" w:space="0" w:color="auto"/>
              <w:left w:val="nil"/>
              <w:bottom w:val="single" w:sz="4" w:space="0" w:color="auto"/>
              <w:right w:val="nil"/>
            </w:tcBorders>
            <w:shd w:val="clear" w:color="auto" w:fill="auto"/>
            <w:vAlign w:val="center"/>
            <w:hideMark/>
          </w:tcPr>
          <w:p w14:paraId="6ED4B78B" w14:textId="3EFA54B2"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vAlign w:val="center"/>
            <w:hideMark/>
          </w:tcPr>
          <w:p w14:paraId="71923493" w14:textId="248FFDD8" w:rsidR="00C95140" w:rsidRPr="00CB68AF" w:rsidRDefault="00C95140" w:rsidP="00CB68AF">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10F7DD85" w14:textId="4309FE64" w:rsidR="00C95140" w:rsidRPr="00CB68AF" w:rsidRDefault="00C95140" w:rsidP="00CB68AF">
            <w:pPr>
              <w:widowControl/>
              <w:spacing w:line="259" w:lineRule="auto"/>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0FFA035F" w14:textId="717121A2" w:rsidR="00C95140" w:rsidRPr="00CB68AF" w:rsidRDefault="00C95140" w:rsidP="00CB68AF">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05601501" w14:textId="1C2445DB" w:rsidR="00C95140" w:rsidRPr="00CB68AF" w:rsidRDefault="00C95140" w:rsidP="00CB68AF">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52127166" w14:textId="36989BBB" w:rsidR="00C95140" w:rsidRPr="00CB68AF" w:rsidRDefault="00C95140" w:rsidP="00CB68AF">
            <w:pPr>
              <w:widowControl/>
              <w:spacing w:line="259" w:lineRule="auto"/>
              <w:jc w:val="center"/>
              <w:rPr>
                <w:rFonts w:eastAsia="Times New Roman" w:cs="Times New Roman"/>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28952C13" w14:textId="179B1F1E"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7DC89C75" w14:textId="35056EA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0C70A4" w14:textId="77777777" w:rsidTr="0017751C">
        <w:tc>
          <w:tcPr>
            <w:tcW w:w="2301" w:type="dxa"/>
            <w:tcBorders>
              <w:top w:val="nil"/>
              <w:left w:val="nil"/>
              <w:bottom w:val="nil"/>
              <w:right w:val="nil"/>
            </w:tcBorders>
            <w:shd w:val="clear" w:color="auto" w:fill="auto"/>
            <w:noWrap/>
            <w:vAlign w:val="center"/>
            <w:hideMark/>
          </w:tcPr>
          <w:p w14:paraId="3C0D18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Zero tillage</w:t>
            </w:r>
            <w:r w:rsidRPr="00CB68AF">
              <w:rPr>
                <w:rFonts w:eastAsia="Times New Roman" w:cs="Times New Roman"/>
                <w:sz w:val="20"/>
                <w:szCs w:val="20"/>
                <w:vertAlign w:val="superscript"/>
              </w:rPr>
              <w:t>b</w:t>
            </w:r>
          </w:p>
        </w:tc>
        <w:tc>
          <w:tcPr>
            <w:tcW w:w="829" w:type="dxa"/>
            <w:tcBorders>
              <w:top w:val="nil"/>
              <w:left w:val="nil"/>
              <w:bottom w:val="nil"/>
              <w:right w:val="nil"/>
            </w:tcBorders>
            <w:shd w:val="clear" w:color="auto" w:fill="auto"/>
            <w:vAlign w:val="center"/>
            <w:hideMark/>
          </w:tcPr>
          <w:p w14:paraId="5D806393"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nil"/>
              <w:right w:val="nil"/>
            </w:tcBorders>
            <w:shd w:val="clear" w:color="auto" w:fill="auto"/>
            <w:noWrap/>
            <w:vAlign w:val="center"/>
            <w:hideMark/>
          </w:tcPr>
          <w:p w14:paraId="2178F7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38BE1E2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709701D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6C2ED991"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5C5D73B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082CAD1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34F9FA84"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3BE48ECB"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794A49D9"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Slash and plant</w:t>
            </w:r>
          </w:p>
        </w:tc>
        <w:tc>
          <w:tcPr>
            <w:tcW w:w="829" w:type="dxa"/>
            <w:tcBorders>
              <w:top w:val="single" w:sz="4" w:space="0" w:color="auto"/>
              <w:left w:val="nil"/>
              <w:bottom w:val="single" w:sz="4" w:space="0" w:color="auto"/>
              <w:right w:val="nil"/>
            </w:tcBorders>
            <w:shd w:val="clear" w:color="auto" w:fill="auto"/>
            <w:vAlign w:val="center"/>
            <w:hideMark/>
          </w:tcPr>
          <w:p w14:paraId="31FFF6DB" w14:textId="2C720130"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center"/>
            <w:hideMark/>
          </w:tcPr>
          <w:p w14:paraId="43ADEE20" w14:textId="2CA45B17" w:rsidR="00C95140" w:rsidRPr="00CB68AF" w:rsidRDefault="00C95140" w:rsidP="00CB68AF">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02950ECE" w14:textId="3847543A"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2B65ABC3" w14:textId="23770ADE" w:rsidR="00C95140" w:rsidRPr="00CB68AF" w:rsidRDefault="00C95140" w:rsidP="00CB68AF">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767B10C9" w14:textId="28E8994D" w:rsidR="00C95140" w:rsidRPr="00CB68AF" w:rsidRDefault="00C95140" w:rsidP="00CB68AF">
            <w:pPr>
              <w:widowControl/>
              <w:spacing w:line="259" w:lineRule="auto"/>
              <w:jc w:val="center"/>
              <w:rPr>
                <w:rFonts w:eastAsia="Times New Roman" w:cs="Times New Roman"/>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6A3FE1A8" w14:textId="7E4DF0B7" w:rsidR="00C95140" w:rsidRPr="00CB68AF" w:rsidRDefault="00C95140" w:rsidP="00CB68AF">
            <w:pPr>
              <w:widowControl/>
              <w:spacing w:line="259" w:lineRule="auto"/>
              <w:jc w:val="center"/>
              <w:rPr>
                <w:rFonts w:eastAsia="Times New Roman" w:cs="Times New Roman"/>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2FC0E6F0" w14:textId="0F18A334"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16685729" w14:textId="3F39CC2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BADE9EC" w14:textId="77777777" w:rsidTr="0017751C">
        <w:tc>
          <w:tcPr>
            <w:tcW w:w="2301" w:type="dxa"/>
            <w:tcBorders>
              <w:top w:val="nil"/>
              <w:left w:val="nil"/>
              <w:bottom w:val="nil"/>
              <w:right w:val="nil"/>
            </w:tcBorders>
            <w:shd w:val="clear" w:color="auto" w:fill="auto"/>
            <w:noWrap/>
            <w:vAlign w:val="center"/>
            <w:hideMark/>
          </w:tcPr>
          <w:p w14:paraId="4A46E5DA"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Burn and plant</w:t>
            </w:r>
          </w:p>
        </w:tc>
        <w:tc>
          <w:tcPr>
            <w:tcW w:w="829" w:type="dxa"/>
            <w:tcBorders>
              <w:top w:val="nil"/>
              <w:left w:val="nil"/>
              <w:bottom w:val="nil"/>
              <w:right w:val="nil"/>
            </w:tcBorders>
            <w:shd w:val="clear" w:color="auto" w:fill="auto"/>
            <w:vAlign w:val="center"/>
            <w:hideMark/>
          </w:tcPr>
          <w:p w14:paraId="1CECA973"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nil"/>
              <w:right w:val="nil"/>
            </w:tcBorders>
            <w:shd w:val="clear" w:color="auto" w:fill="auto"/>
            <w:noWrap/>
            <w:vAlign w:val="center"/>
            <w:hideMark/>
          </w:tcPr>
          <w:p w14:paraId="3E2D5E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6D95A14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205A2FB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3EE5350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7A312F0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4BE7052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78BE6822"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5D7DA4D8"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19F3C91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Herbicide and plant</w:t>
            </w:r>
          </w:p>
        </w:tc>
        <w:tc>
          <w:tcPr>
            <w:tcW w:w="829" w:type="dxa"/>
            <w:tcBorders>
              <w:top w:val="single" w:sz="4" w:space="0" w:color="auto"/>
              <w:left w:val="nil"/>
              <w:bottom w:val="single" w:sz="4" w:space="0" w:color="auto"/>
              <w:right w:val="nil"/>
            </w:tcBorders>
            <w:shd w:val="clear" w:color="auto" w:fill="auto"/>
            <w:vAlign w:val="center"/>
            <w:hideMark/>
          </w:tcPr>
          <w:p w14:paraId="387666B3" w14:textId="27598182"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center"/>
            <w:hideMark/>
          </w:tcPr>
          <w:p w14:paraId="314EB7B8" w14:textId="2FCA1871" w:rsidR="00C95140" w:rsidRPr="00CB68AF" w:rsidRDefault="00C95140" w:rsidP="00CB68AF">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33EAEDC1" w14:textId="77187413"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56AFCBC5" w14:textId="0029F29E" w:rsidR="00C95140" w:rsidRPr="00CB68AF" w:rsidRDefault="00C95140" w:rsidP="00CB68AF">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3129296C" w14:textId="644D58A9" w:rsidR="00C95140" w:rsidRPr="00CB68AF" w:rsidRDefault="00C95140" w:rsidP="00CB68AF">
            <w:pPr>
              <w:widowControl/>
              <w:spacing w:line="259" w:lineRule="auto"/>
              <w:jc w:val="center"/>
              <w:rPr>
                <w:rFonts w:eastAsia="Times New Roman" w:cs="Times New Roman"/>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1326DA72" w14:textId="064F2D42" w:rsidR="00C95140" w:rsidRPr="00CB68AF" w:rsidRDefault="00C95140" w:rsidP="00CB68AF">
            <w:pPr>
              <w:widowControl/>
              <w:spacing w:line="259" w:lineRule="auto"/>
              <w:jc w:val="center"/>
              <w:rPr>
                <w:rFonts w:eastAsia="Times New Roman" w:cs="Times New Roman"/>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54970275" w14:textId="2687E105"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40462170" w14:textId="45D03E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A45D767" w14:textId="77777777" w:rsidTr="00B72F59">
        <w:tc>
          <w:tcPr>
            <w:tcW w:w="2301" w:type="dxa"/>
            <w:tcBorders>
              <w:top w:val="nil"/>
              <w:left w:val="nil"/>
              <w:bottom w:val="single" w:sz="4" w:space="0" w:color="auto"/>
              <w:right w:val="nil"/>
            </w:tcBorders>
            <w:shd w:val="clear" w:color="auto" w:fill="auto"/>
            <w:noWrap/>
            <w:vAlign w:val="center"/>
            <w:hideMark/>
          </w:tcPr>
          <w:p w14:paraId="3829E68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29" w:type="dxa"/>
            <w:tcBorders>
              <w:top w:val="nil"/>
              <w:left w:val="nil"/>
              <w:bottom w:val="single" w:sz="4" w:space="0" w:color="auto"/>
              <w:right w:val="nil"/>
            </w:tcBorders>
            <w:shd w:val="clear" w:color="auto" w:fill="auto"/>
            <w:vAlign w:val="center"/>
            <w:hideMark/>
          </w:tcPr>
          <w:p w14:paraId="3A7DD71C"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shd w:val="clear" w:color="auto" w:fill="auto"/>
            <w:noWrap/>
            <w:vAlign w:val="center"/>
            <w:hideMark/>
          </w:tcPr>
          <w:p w14:paraId="08B20FA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single" w:sz="4" w:space="0" w:color="auto"/>
              <w:right w:val="nil"/>
            </w:tcBorders>
            <w:shd w:val="clear" w:color="auto" w:fill="auto"/>
            <w:vAlign w:val="center"/>
            <w:hideMark/>
          </w:tcPr>
          <w:p w14:paraId="320E981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single" w:sz="4" w:space="0" w:color="auto"/>
              <w:right w:val="nil"/>
            </w:tcBorders>
            <w:shd w:val="clear" w:color="auto" w:fill="auto"/>
            <w:vAlign w:val="center"/>
            <w:hideMark/>
          </w:tcPr>
          <w:p w14:paraId="74EE575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single" w:sz="4" w:space="0" w:color="auto"/>
              <w:right w:val="nil"/>
            </w:tcBorders>
            <w:shd w:val="clear" w:color="auto" w:fill="auto"/>
            <w:vAlign w:val="center"/>
            <w:hideMark/>
          </w:tcPr>
          <w:p w14:paraId="7699976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single" w:sz="4" w:space="0" w:color="auto"/>
              <w:right w:val="nil"/>
            </w:tcBorders>
            <w:shd w:val="clear" w:color="auto" w:fill="auto"/>
            <w:vAlign w:val="center"/>
            <w:hideMark/>
          </w:tcPr>
          <w:p w14:paraId="7D51E20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single" w:sz="4" w:space="0" w:color="auto"/>
              <w:right w:val="nil"/>
            </w:tcBorders>
            <w:shd w:val="clear" w:color="auto" w:fill="auto"/>
            <w:vAlign w:val="center"/>
            <w:hideMark/>
          </w:tcPr>
          <w:p w14:paraId="4958BC0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single" w:sz="4" w:space="0" w:color="auto"/>
              <w:right w:val="nil"/>
            </w:tcBorders>
            <w:shd w:val="clear" w:color="auto" w:fill="auto"/>
            <w:vAlign w:val="center"/>
            <w:hideMark/>
          </w:tcPr>
          <w:p w14:paraId="6C32F74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B72F59" w:rsidRPr="00CB68AF" w14:paraId="0013860D" w14:textId="77777777" w:rsidTr="0017751C">
        <w:tc>
          <w:tcPr>
            <w:tcW w:w="2301" w:type="dxa"/>
            <w:tcBorders>
              <w:top w:val="single" w:sz="4" w:space="0" w:color="auto"/>
              <w:left w:val="nil"/>
              <w:bottom w:val="single" w:sz="4" w:space="0" w:color="auto"/>
              <w:right w:val="nil"/>
            </w:tcBorders>
            <w:shd w:val="clear" w:color="000000" w:fill="DEEAF6"/>
            <w:noWrap/>
            <w:vAlign w:val="center"/>
            <w:hideMark/>
          </w:tcPr>
          <w:p w14:paraId="64657EA1" w14:textId="3150A433" w:rsidR="00B72F59" w:rsidRPr="00CB68AF" w:rsidRDefault="00B72F59" w:rsidP="00B72F59">
            <w:pPr>
              <w:widowControl/>
              <w:spacing w:line="259" w:lineRule="auto"/>
              <w:rPr>
                <w:rFonts w:eastAsia="Times New Roman" w:cs="Times New Roman"/>
                <w:b/>
                <w:bCs/>
                <w:sz w:val="20"/>
                <w:szCs w:val="20"/>
              </w:rPr>
            </w:pPr>
            <w:r>
              <w:rPr>
                <w:b/>
                <w:bCs/>
                <w:sz w:val="20"/>
                <w:szCs w:val="20"/>
              </w:rPr>
              <w:t>Planting practice</w:t>
            </w:r>
          </w:p>
        </w:tc>
        <w:tc>
          <w:tcPr>
            <w:tcW w:w="829" w:type="dxa"/>
            <w:tcBorders>
              <w:top w:val="single" w:sz="4" w:space="0" w:color="auto"/>
              <w:left w:val="nil"/>
              <w:bottom w:val="single" w:sz="4" w:space="0" w:color="auto"/>
              <w:right w:val="nil"/>
            </w:tcBorders>
            <w:shd w:val="clear" w:color="000000" w:fill="DEEAF6"/>
            <w:vAlign w:val="center"/>
            <w:hideMark/>
          </w:tcPr>
          <w:p w14:paraId="24B7DC34"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1013" w:type="dxa"/>
            <w:tcBorders>
              <w:top w:val="single" w:sz="4" w:space="0" w:color="auto"/>
              <w:left w:val="nil"/>
              <w:bottom w:val="single" w:sz="4" w:space="0" w:color="auto"/>
              <w:right w:val="nil"/>
            </w:tcBorders>
            <w:shd w:val="clear" w:color="000000" w:fill="DEEAF6"/>
            <w:noWrap/>
            <w:vAlign w:val="bottom"/>
            <w:hideMark/>
          </w:tcPr>
          <w:p w14:paraId="3C877814"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1289" w:type="dxa"/>
            <w:tcBorders>
              <w:top w:val="single" w:sz="4" w:space="0" w:color="auto"/>
              <w:left w:val="nil"/>
              <w:bottom w:val="single" w:sz="4" w:space="0" w:color="auto"/>
              <w:right w:val="nil"/>
            </w:tcBorders>
            <w:shd w:val="clear" w:color="000000" w:fill="DEEAF6"/>
            <w:vAlign w:val="center"/>
            <w:hideMark/>
          </w:tcPr>
          <w:p w14:paraId="34167228"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645" w:type="dxa"/>
            <w:tcBorders>
              <w:top w:val="single" w:sz="4" w:space="0" w:color="auto"/>
              <w:left w:val="nil"/>
              <w:bottom w:val="single" w:sz="4" w:space="0" w:color="auto"/>
              <w:right w:val="nil"/>
            </w:tcBorders>
            <w:shd w:val="clear" w:color="000000" w:fill="DEEAF6"/>
            <w:vAlign w:val="center"/>
            <w:hideMark/>
          </w:tcPr>
          <w:p w14:paraId="5C2628AB"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276" w:type="dxa"/>
            <w:tcBorders>
              <w:top w:val="single" w:sz="4" w:space="0" w:color="auto"/>
              <w:left w:val="nil"/>
              <w:bottom w:val="single" w:sz="4" w:space="0" w:color="auto"/>
              <w:right w:val="nil"/>
            </w:tcBorders>
            <w:shd w:val="clear" w:color="000000" w:fill="DEEAF6"/>
            <w:vAlign w:val="center"/>
            <w:hideMark/>
          </w:tcPr>
          <w:p w14:paraId="3EF3148B"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1258" w:type="dxa"/>
            <w:tcBorders>
              <w:top w:val="single" w:sz="4" w:space="0" w:color="auto"/>
              <w:left w:val="nil"/>
              <w:bottom w:val="single" w:sz="4" w:space="0" w:color="auto"/>
              <w:right w:val="nil"/>
            </w:tcBorders>
            <w:shd w:val="clear" w:color="000000" w:fill="DEEAF6"/>
            <w:vAlign w:val="center"/>
            <w:hideMark/>
          </w:tcPr>
          <w:p w14:paraId="0E67EBF8"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1320" w:type="dxa"/>
            <w:gridSpan w:val="2"/>
            <w:tcBorders>
              <w:top w:val="single" w:sz="4" w:space="0" w:color="auto"/>
              <w:left w:val="nil"/>
              <w:bottom w:val="single" w:sz="4" w:space="0" w:color="auto"/>
              <w:right w:val="nil"/>
            </w:tcBorders>
            <w:shd w:val="clear" w:color="000000" w:fill="DEEAF6"/>
            <w:vAlign w:val="center"/>
            <w:hideMark/>
          </w:tcPr>
          <w:p w14:paraId="43D449E8"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645" w:type="dxa"/>
            <w:tcBorders>
              <w:top w:val="single" w:sz="4" w:space="0" w:color="auto"/>
              <w:left w:val="nil"/>
              <w:bottom w:val="single" w:sz="4" w:space="0" w:color="auto"/>
              <w:right w:val="nil"/>
            </w:tcBorders>
            <w:shd w:val="clear" w:color="000000" w:fill="DEEAF6"/>
            <w:vAlign w:val="center"/>
            <w:hideMark/>
          </w:tcPr>
          <w:p w14:paraId="422427B1"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r>
      <w:tr w:rsidR="00B72F59" w:rsidRPr="00CB68AF" w14:paraId="6FB78993" w14:textId="77777777" w:rsidTr="00B72F59">
        <w:tc>
          <w:tcPr>
            <w:tcW w:w="2301" w:type="dxa"/>
            <w:tcBorders>
              <w:top w:val="single" w:sz="4" w:space="0" w:color="auto"/>
              <w:left w:val="nil"/>
              <w:bottom w:val="single" w:sz="4" w:space="0" w:color="auto"/>
              <w:right w:val="nil"/>
            </w:tcBorders>
            <w:shd w:val="clear" w:color="auto" w:fill="auto"/>
            <w:noWrap/>
            <w:vAlign w:val="center"/>
            <w:hideMark/>
          </w:tcPr>
          <w:p w14:paraId="080A3E8C" w14:textId="15CB7E2F"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In rows</w:t>
            </w:r>
          </w:p>
        </w:tc>
        <w:tc>
          <w:tcPr>
            <w:tcW w:w="829" w:type="dxa"/>
            <w:tcBorders>
              <w:top w:val="single" w:sz="4" w:space="0" w:color="auto"/>
              <w:left w:val="nil"/>
              <w:bottom w:val="single" w:sz="4" w:space="0" w:color="auto"/>
              <w:right w:val="nil"/>
            </w:tcBorders>
            <w:shd w:val="clear" w:color="auto" w:fill="auto"/>
            <w:vAlign w:val="center"/>
            <w:hideMark/>
          </w:tcPr>
          <w:p w14:paraId="0C0E3F94"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19A9D32C"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23170E6E"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46915245" w14:textId="6600D2E5"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500DED31"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41515F9F"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69CE2309"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24230D07" w14:textId="48A77D46" w:rsidR="00B72F59" w:rsidRPr="00CB68AF" w:rsidRDefault="00B72F59" w:rsidP="00B72F59">
            <w:pPr>
              <w:widowControl/>
              <w:spacing w:line="259" w:lineRule="auto"/>
              <w:jc w:val="center"/>
              <w:rPr>
                <w:rFonts w:eastAsia="Times New Roman" w:cs="Calibri"/>
                <w:sz w:val="20"/>
                <w:szCs w:val="20"/>
              </w:rPr>
            </w:pPr>
          </w:p>
        </w:tc>
      </w:tr>
      <w:tr w:rsidR="00B72F59" w:rsidRPr="00CB68AF" w14:paraId="7F7C1609"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6F25C9E8" w14:textId="395C71C2"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Randomly broadcast</w:t>
            </w:r>
          </w:p>
        </w:tc>
        <w:tc>
          <w:tcPr>
            <w:tcW w:w="829" w:type="dxa"/>
            <w:tcBorders>
              <w:top w:val="single" w:sz="4" w:space="0" w:color="auto"/>
              <w:left w:val="nil"/>
              <w:bottom w:val="single" w:sz="4" w:space="0" w:color="auto"/>
              <w:right w:val="nil"/>
            </w:tcBorders>
            <w:shd w:val="clear" w:color="auto" w:fill="auto"/>
            <w:vAlign w:val="center"/>
            <w:hideMark/>
          </w:tcPr>
          <w:p w14:paraId="17BFACB7" w14:textId="5C7DB75A" w:rsidR="00B72F59" w:rsidRPr="00CB68AF" w:rsidRDefault="00B72F59" w:rsidP="00B72F59">
            <w:pPr>
              <w:widowControl/>
              <w:spacing w:line="259" w:lineRule="auto"/>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2F519D75" w14:textId="5DEFD820" w:rsidR="00B72F59" w:rsidRPr="00CB68AF" w:rsidRDefault="00B72F59" w:rsidP="00B72F59">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69125516" w14:textId="55433B0F" w:rsidR="00B72F59" w:rsidRPr="00CB68AF" w:rsidRDefault="00B72F59" w:rsidP="00B72F59">
            <w:pPr>
              <w:widowControl/>
              <w:spacing w:line="259" w:lineRule="auto"/>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7F57270C" w14:textId="0F3D9CD2"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4D81F371" w14:textId="49B5ED1E"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0D65081A" w14:textId="63568704" w:rsidR="00B72F59" w:rsidRPr="00CB68AF" w:rsidRDefault="00B72F59" w:rsidP="00B72F59">
            <w:pPr>
              <w:widowControl/>
              <w:spacing w:line="259" w:lineRule="auto"/>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77F47CF2" w14:textId="09868C9B" w:rsidR="00B72F59" w:rsidRPr="00CB68AF" w:rsidRDefault="00B72F59" w:rsidP="00B72F59">
            <w:pPr>
              <w:widowControl/>
              <w:spacing w:line="259" w:lineRule="auto"/>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796A5642" w14:textId="09CCDC38" w:rsidR="00B72F59" w:rsidRPr="00CB68AF" w:rsidRDefault="00B72F59" w:rsidP="00B72F59">
            <w:pPr>
              <w:widowControl/>
              <w:spacing w:line="259" w:lineRule="auto"/>
              <w:jc w:val="center"/>
              <w:rPr>
                <w:rFonts w:eastAsia="Times New Roman" w:cs="Calibri"/>
                <w:sz w:val="20"/>
                <w:szCs w:val="20"/>
              </w:rPr>
            </w:pPr>
          </w:p>
        </w:tc>
      </w:tr>
      <w:tr w:rsidR="00B72F59" w:rsidRPr="00CB68AF" w14:paraId="5E6F9BE3" w14:textId="77777777" w:rsidTr="00B72F59">
        <w:tc>
          <w:tcPr>
            <w:tcW w:w="2301" w:type="dxa"/>
            <w:tcBorders>
              <w:top w:val="single" w:sz="4" w:space="0" w:color="auto"/>
              <w:left w:val="nil"/>
              <w:bottom w:val="single" w:sz="4" w:space="0" w:color="auto"/>
              <w:right w:val="nil"/>
            </w:tcBorders>
            <w:shd w:val="clear" w:color="auto" w:fill="auto"/>
            <w:noWrap/>
            <w:vAlign w:val="center"/>
            <w:hideMark/>
          </w:tcPr>
          <w:p w14:paraId="56666568" w14:textId="4A6EA952" w:rsidR="00B72F59" w:rsidRPr="00CB68AF" w:rsidRDefault="00B72F59" w:rsidP="00E46D80">
            <w:pPr>
              <w:widowControl/>
              <w:spacing w:line="259" w:lineRule="auto"/>
              <w:ind w:left="180" w:firstLineChars="10" w:firstLine="20"/>
              <w:rPr>
                <w:rFonts w:eastAsia="Times New Roman" w:cs="Times New Roman"/>
                <w:sz w:val="20"/>
                <w:szCs w:val="20"/>
              </w:rPr>
            </w:pPr>
            <w:r>
              <w:rPr>
                <w:sz w:val="20"/>
                <w:szCs w:val="20"/>
              </w:rPr>
              <w:t>Some in rows, some randomly broadcast</w:t>
            </w:r>
          </w:p>
        </w:tc>
        <w:tc>
          <w:tcPr>
            <w:tcW w:w="829" w:type="dxa"/>
            <w:tcBorders>
              <w:top w:val="single" w:sz="4" w:space="0" w:color="auto"/>
              <w:left w:val="nil"/>
              <w:bottom w:val="single" w:sz="4" w:space="0" w:color="auto"/>
              <w:right w:val="nil"/>
            </w:tcBorders>
            <w:shd w:val="clear" w:color="auto" w:fill="auto"/>
            <w:vAlign w:val="center"/>
            <w:hideMark/>
          </w:tcPr>
          <w:p w14:paraId="314D36A7"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7A365F69"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12F72892"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2EDC3265" w14:textId="132915E1"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50861FDC"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44812C97"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2A986563"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33765A36" w14:textId="2A3921CC" w:rsidR="00B72F59" w:rsidRPr="00CB68AF" w:rsidRDefault="00B72F59" w:rsidP="00B72F59">
            <w:pPr>
              <w:widowControl/>
              <w:spacing w:line="259" w:lineRule="auto"/>
              <w:jc w:val="center"/>
              <w:rPr>
                <w:rFonts w:eastAsia="Times New Roman" w:cs="Calibri"/>
                <w:sz w:val="20"/>
                <w:szCs w:val="20"/>
              </w:rPr>
            </w:pPr>
          </w:p>
        </w:tc>
      </w:tr>
      <w:tr w:rsidR="00B72F59" w:rsidRPr="00CB68AF" w14:paraId="40112B8F" w14:textId="77777777" w:rsidTr="00B72F59">
        <w:tc>
          <w:tcPr>
            <w:tcW w:w="2301" w:type="dxa"/>
            <w:tcBorders>
              <w:top w:val="single" w:sz="4" w:space="0" w:color="auto"/>
              <w:left w:val="nil"/>
              <w:bottom w:val="single" w:sz="4" w:space="0" w:color="auto"/>
              <w:right w:val="nil"/>
            </w:tcBorders>
            <w:shd w:val="clear" w:color="auto" w:fill="DBE5F1" w:themeFill="accent1" w:themeFillTint="33"/>
            <w:noWrap/>
            <w:vAlign w:val="center"/>
          </w:tcPr>
          <w:p w14:paraId="0AB446CC" w14:textId="37C571A7" w:rsidR="00B72F59" w:rsidRPr="00CB68AF" w:rsidRDefault="00B72F59" w:rsidP="00B72F59">
            <w:pPr>
              <w:widowControl/>
              <w:spacing w:line="259" w:lineRule="auto"/>
              <w:rPr>
                <w:rFonts w:eastAsia="Times New Roman" w:cs="Times New Roman"/>
                <w:sz w:val="20"/>
                <w:szCs w:val="20"/>
              </w:rPr>
            </w:pPr>
            <w:r>
              <w:rPr>
                <w:b/>
                <w:bCs/>
                <w:sz w:val="20"/>
                <w:szCs w:val="20"/>
              </w:rPr>
              <w:t>Intercropping </w:t>
            </w:r>
          </w:p>
        </w:tc>
        <w:tc>
          <w:tcPr>
            <w:tcW w:w="829" w:type="dxa"/>
            <w:tcBorders>
              <w:top w:val="single" w:sz="4" w:space="0" w:color="auto"/>
              <w:left w:val="nil"/>
              <w:bottom w:val="single" w:sz="4" w:space="0" w:color="auto"/>
              <w:right w:val="nil"/>
            </w:tcBorders>
            <w:shd w:val="clear" w:color="auto" w:fill="DBE5F1" w:themeFill="accent1" w:themeFillTint="33"/>
            <w:vAlign w:val="center"/>
          </w:tcPr>
          <w:p w14:paraId="410CB3A9"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DBE5F1" w:themeFill="accent1" w:themeFillTint="33"/>
            <w:noWrap/>
            <w:vAlign w:val="bottom"/>
          </w:tcPr>
          <w:p w14:paraId="1F553309"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DBE5F1" w:themeFill="accent1" w:themeFillTint="33"/>
            <w:vAlign w:val="center"/>
          </w:tcPr>
          <w:p w14:paraId="2293B58A"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DBE5F1" w:themeFill="accent1" w:themeFillTint="33"/>
            <w:vAlign w:val="center"/>
          </w:tcPr>
          <w:p w14:paraId="17A83DBC"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DBE5F1" w:themeFill="accent1" w:themeFillTint="33"/>
            <w:vAlign w:val="center"/>
          </w:tcPr>
          <w:p w14:paraId="2C551D87"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DBE5F1" w:themeFill="accent1" w:themeFillTint="33"/>
            <w:vAlign w:val="center"/>
          </w:tcPr>
          <w:p w14:paraId="585AA1C7"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DBE5F1" w:themeFill="accent1" w:themeFillTint="33"/>
            <w:vAlign w:val="center"/>
          </w:tcPr>
          <w:p w14:paraId="27FD320D"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DBE5F1" w:themeFill="accent1" w:themeFillTint="33"/>
            <w:vAlign w:val="center"/>
          </w:tcPr>
          <w:p w14:paraId="3775DFA2"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5176842A" w14:textId="77777777" w:rsidTr="00B72F59">
        <w:tc>
          <w:tcPr>
            <w:tcW w:w="2301" w:type="dxa"/>
            <w:tcBorders>
              <w:top w:val="single" w:sz="4" w:space="0" w:color="auto"/>
              <w:left w:val="nil"/>
              <w:bottom w:val="single" w:sz="4" w:space="0" w:color="auto"/>
              <w:right w:val="nil"/>
            </w:tcBorders>
            <w:shd w:val="clear" w:color="auto" w:fill="auto"/>
            <w:noWrap/>
            <w:vAlign w:val="center"/>
          </w:tcPr>
          <w:p w14:paraId="6DC0E164" w14:textId="727EBDF3"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Alone</w:t>
            </w:r>
          </w:p>
        </w:tc>
        <w:tc>
          <w:tcPr>
            <w:tcW w:w="829" w:type="dxa"/>
            <w:tcBorders>
              <w:top w:val="single" w:sz="4" w:space="0" w:color="auto"/>
              <w:left w:val="nil"/>
              <w:bottom w:val="single" w:sz="4" w:space="0" w:color="auto"/>
              <w:right w:val="nil"/>
            </w:tcBorders>
            <w:shd w:val="clear" w:color="auto" w:fill="auto"/>
            <w:vAlign w:val="center"/>
          </w:tcPr>
          <w:p w14:paraId="1B93AE5E"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tcPr>
          <w:p w14:paraId="0B951B80"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tcPr>
          <w:p w14:paraId="724CBEAF"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053C40D4"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tcPr>
          <w:p w14:paraId="738FC53A"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tcPr>
          <w:p w14:paraId="6D8E3575"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tcPr>
          <w:p w14:paraId="03A5BF38"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08A5889C"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11E701E5" w14:textId="77777777" w:rsidTr="00B72F59">
        <w:tc>
          <w:tcPr>
            <w:tcW w:w="2301" w:type="dxa"/>
            <w:tcBorders>
              <w:top w:val="single" w:sz="4" w:space="0" w:color="auto"/>
              <w:left w:val="nil"/>
              <w:bottom w:val="single" w:sz="4" w:space="0" w:color="auto"/>
              <w:right w:val="nil"/>
            </w:tcBorders>
            <w:shd w:val="clear" w:color="auto" w:fill="auto"/>
            <w:noWrap/>
            <w:vAlign w:val="center"/>
          </w:tcPr>
          <w:p w14:paraId="4AB921A3" w14:textId="4BAC2980"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With other crops</w:t>
            </w:r>
          </w:p>
        </w:tc>
        <w:tc>
          <w:tcPr>
            <w:tcW w:w="829" w:type="dxa"/>
            <w:tcBorders>
              <w:top w:val="single" w:sz="4" w:space="0" w:color="auto"/>
              <w:left w:val="nil"/>
              <w:bottom w:val="single" w:sz="4" w:space="0" w:color="auto"/>
              <w:right w:val="nil"/>
            </w:tcBorders>
            <w:shd w:val="clear" w:color="auto" w:fill="auto"/>
            <w:vAlign w:val="center"/>
          </w:tcPr>
          <w:p w14:paraId="3B4C5703"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tcPr>
          <w:p w14:paraId="7AB2DE09"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tcPr>
          <w:p w14:paraId="3AFCF834"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15CAC354"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EB4183A"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tcPr>
          <w:p w14:paraId="7E123113"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tcPr>
          <w:p w14:paraId="1AF19519"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40F1A8D6"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505B0A32" w14:textId="77777777" w:rsidTr="00B72F59">
        <w:tc>
          <w:tcPr>
            <w:tcW w:w="2301" w:type="dxa"/>
            <w:tcBorders>
              <w:top w:val="single" w:sz="4" w:space="0" w:color="auto"/>
              <w:left w:val="nil"/>
              <w:bottom w:val="single" w:sz="4" w:space="0" w:color="auto"/>
              <w:right w:val="nil"/>
            </w:tcBorders>
            <w:shd w:val="clear" w:color="auto" w:fill="auto"/>
            <w:noWrap/>
            <w:vAlign w:val="center"/>
          </w:tcPr>
          <w:p w14:paraId="66407419" w14:textId="51BA32A7" w:rsidR="00B72F59" w:rsidRPr="00CB68AF" w:rsidRDefault="00B72F59" w:rsidP="00E46D80">
            <w:pPr>
              <w:widowControl/>
              <w:spacing w:line="259" w:lineRule="auto"/>
              <w:ind w:left="180" w:firstLineChars="10" w:firstLine="20"/>
              <w:rPr>
                <w:rFonts w:eastAsia="Times New Roman" w:cs="Times New Roman"/>
                <w:sz w:val="20"/>
                <w:szCs w:val="20"/>
              </w:rPr>
            </w:pPr>
            <w:r>
              <w:rPr>
                <w:sz w:val="20"/>
                <w:szCs w:val="20"/>
              </w:rPr>
              <w:t>Some alone, some with other crops</w:t>
            </w:r>
          </w:p>
        </w:tc>
        <w:tc>
          <w:tcPr>
            <w:tcW w:w="829" w:type="dxa"/>
            <w:tcBorders>
              <w:top w:val="single" w:sz="4" w:space="0" w:color="auto"/>
              <w:left w:val="nil"/>
              <w:bottom w:val="single" w:sz="4" w:space="0" w:color="auto"/>
              <w:right w:val="nil"/>
            </w:tcBorders>
            <w:shd w:val="clear" w:color="auto" w:fill="auto"/>
            <w:vAlign w:val="center"/>
          </w:tcPr>
          <w:p w14:paraId="51B2CEFA"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tcPr>
          <w:p w14:paraId="53BB3C3D"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tcPr>
          <w:p w14:paraId="5102CDD2"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739ECD13"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tcPr>
          <w:p w14:paraId="2E2E3F4D"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tcPr>
          <w:p w14:paraId="3F3F27F1"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tcPr>
          <w:p w14:paraId="74EC2084"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21A84B3C"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6B1C6D25" w14:textId="77777777" w:rsidTr="00B72F59">
        <w:tc>
          <w:tcPr>
            <w:tcW w:w="2301" w:type="dxa"/>
            <w:tcBorders>
              <w:top w:val="single" w:sz="4" w:space="0" w:color="auto"/>
              <w:left w:val="nil"/>
              <w:bottom w:val="single" w:sz="4" w:space="0" w:color="auto"/>
              <w:right w:val="nil"/>
            </w:tcBorders>
            <w:shd w:val="clear" w:color="auto" w:fill="DBE5F1" w:themeFill="accent1" w:themeFillTint="33"/>
            <w:noWrap/>
            <w:vAlign w:val="center"/>
          </w:tcPr>
          <w:p w14:paraId="15FADCEB" w14:textId="2B4A80AB" w:rsidR="00B72F59" w:rsidRPr="00CB68AF" w:rsidRDefault="00B72F59" w:rsidP="00DE4019">
            <w:pPr>
              <w:widowControl/>
              <w:spacing w:line="259" w:lineRule="auto"/>
              <w:rPr>
                <w:rFonts w:eastAsia="Times New Roman" w:cs="Times New Roman"/>
                <w:sz w:val="20"/>
                <w:szCs w:val="20"/>
              </w:rPr>
            </w:pPr>
            <w:r>
              <w:rPr>
                <w:b/>
                <w:bCs/>
                <w:sz w:val="20"/>
                <w:szCs w:val="20"/>
              </w:rPr>
              <w:t>Crop rotated</w:t>
            </w:r>
          </w:p>
        </w:tc>
        <w:tc>
          <w:tcPr>
            <w:tcW w:w="829" w:type="dxa"/>
            <w:tcBorders>
              <w:top w:val="single" w:sz="4" w:space="0" w:color="auto"/>
              <w:left w:val="nil"/>
              <w:bottom w:val="single" w:sz="4" w:space="0" w:color="auto"/>
              <w:right w:val="nil"/>
            </w:tcBorders>
            <w:shd w:val="clear" w:color="auto" w:fill="DBE5F1" w:themeFill="accent1" w:themeFillTint="33"/>
            <w:vAlign w:val="center"/>
          </w:tcPr>
          <w:p w14:paraId="53F9E887"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DBE5F1" w:themeFill="accent1" w:themeFillTint="33"/>
            <w:noWrap/>
            <w:vAlign w:val="bottom"/>
          </w:tcPr>
          <w:p w14:paraId="355A75FC"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DBE5F1" w:themeFill="accent1" w:themeFillTint="33"/>
            <w:vAlign w:val="center"/>
          </w:tcPr>
          <w:p w14:paraId="6A6D1072"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DBE5F1" w:themeFill="accent1" w:themeFillTint="33"/>
            <w:vAlign w:val="center"/>
          </w:tcPr>
          <w:p w14:paraId="751CE5B0"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DBE5F1" w:themeFill="accent1" w:themeFillTint="33"/>
            <w:vAlign w:val="center"/>
          </w:tcPr>
          <w:p w14:paraId="70A48FF0"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DBE5F1" w:themeFill="accent1" w:themeFillTint="33"/>
            <w:vAlign w:val="center"/>
          </w:tcPr>
          <w:p w14:paraId="7432E5E4"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DBE5F1" w:themeFill="accent1" w:themeFillTint="33"/>
            <w:vAlign w:val="center"/>
          </w:tcPr>
          <w:p w14:paraId="5FAA57D5"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DBE5F1" w:themeFill="accent1" w:themeFillTint="33"/>
            <w:vAlign w:val="center"/>
          </w:tcPr>
          <w:p w14:paraId="24F877E6"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314DA980" w14:textId="77777777" w:rsidTr="00B72F59">
        <w:tc>
          <w:tcPr>
            <w:tcW w:w="2301" w:type="dxa"/>
            <w:tcBorders>
              <w:top w:val="single" w:sz="4" w:space="0" w:color="auto"/>
              <w:left w:val="nil"/>
              <w:bottom w:val="single" w:sz="4" w:space="0" w:color="auto"/>
              <w:right w:val="nil"/>
            </w:tcBorders>
            <w:shd w:val="clear" w:color="auto" w:fill="auto"/>
            <w:noWrap/>
            <w:vAlign w:val="center"/>
          </w:tcPr>
          <w:p w14:paraId="3C94264B" w14:textId="6436E354"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Yes, rotated</w:t>
            </w:r>
          </w:p>
        </w:tc>
        <w:tc>
          <w:tcPr>
            <w:tcW w:w="829" w:type="dxa"/>
            <w:tcBorders>
              <w:top w:val="single" w:sz="4" w:space="0" w:color="auto"/>
              <w:left w:val="nil"/>
              <w:bottom w:val="single" w:sz="4" w:space="0" w:color="auto"/>
              <w:right w:val="nil"/>
            </w:tcBorders>
            <w:shd w:val="clear" w:color="auto" w:fill="auto"/>
            <w:vAlign w:val="center"/>
          </w:tcPr>
          <w:p w14:paraId="1A8DDCD8"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tcPr>
          <w:p w14:paraId="4F5E1CE4"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tcPr>
          <w:p w14:paraId="6887292C"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24436EBA"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tcPr>
          <w:p w14:paraId="49FBA512"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tcPr>
          <w:p w14:paraId="55F872AA"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tcPr>
          <w:p w14:paraId="3753B668"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218974AC"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7B5D21AD" w14:textId="77777777" w:rsidTr="00B72F59">
        <w:tc>
          <w:tcPr>
            <w:tcW w:w="2301" w:type="dxa"/>
            <w:tcBorders>
              <w:top w:val="single" w:sz="4" w:space="0" w:color="auto"/>
              <w:left w:val="nil"/>
              <w:bottom w:val="single" w:sz="4" w:space="0" w:color="auto"/>
              <w:right w:val="nil"/>
            </w:tcBorders>
            <w:shd w:val="clear" w:color="auto" w:fill="auto"/>
            <w:noWrap/>
            <w:vAlign w:val="center"/>
          </w:tcPr>
          <w:p w14:paraId="0B6C6420" w14:textId="28BC0B19"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No, did not rotate</w:t>
            </w:r>
          </w:p>
        </w:tc>
        <w:tc>
          <w:tcPr>
            <w:tcW w:w="829" w:type="dxa"/>
            <w:tcBorders>
              <w:top w:val="single" w:sz="4" w:space="0" w:color="auto"/>
              <w:left w:val="nil"/>
              <w:bottom w:val="single" w:sz="4" w:space="0" w:color="auto"/>
              <w:right w:val="nil"/>
            </w:tcBorders>
            <w:shd w:val="clear" w:color="auto" w:fill="auto"/>
            <w:vAlign w:val="center"/>
          </w:tcPr>
          <w:p w14:paraId="5849E42F"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tcPr>
          <w:p w14:paraId="25C3C0A2"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tcPr>
          <w:p w14:paraId="61C1CD5B"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62F01956"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tcPr>
          <w:p w14:paraId="3008ED0F"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tcPr>
          <w:p w14:paraId="617B12BE"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tcPr>
          <w:p w14:paraId="498AE900"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71198701"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3CDDBF97" w14:textId="77777777" w:rsidTr="00B72F59">
        <w:tc>
          <w:tcPr>
            <w:tcW w:w="2301" w:type="dxa"/>
            <w:tcBorders>
              <w:top w:val="single" w:sz="4" w:space="0" w:color="auto"/>
              <w:left w:val="nil"/>
              <w:bottom w:val="nil"/>
              <w:right w:val="nil"/>
            </w:tcBorders>
            <w:shd w:val="clear" w:color="auto" w:fill="auto"/>
            <w:noWrap/>
            <w:vAlign w:val="center"/>
          </w:tcPr>
          <w:p w14:paraId="3EE1F4D7" w14:textId="5102820B"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No, left plot fallow</w:t>
            </w:r>
          </w:p>
        </w:tc>
        <w:tc>
          <w:tcPr>
            <w:tcW w:w="829" w:type="dxa"/>
            <w:tcBorders>
              <w:top w:val="single" w:sz="4" w:space="0" w:color="auto"/>
              <w:left w:val="nil"/>
              <w:bottom w:val="nil"/>
              <w:right w:val="nil"/>
            </w:tcBorders>
            <w:shd w:val="clear" w:color="auto" w:fill="auto"/>
            <w:vAlign w:val="center"/>
          </w:tcPr>
          <w:p w14:paraId="7D7AB3D8"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nil"/>
              <w:right w:val="nil"/>
            </w:tcBorders>
            <w:shd w:val="clear" w:color="auto" w:fill="auto"/>
            <w:noWrap/>
            <w:vAlign w:val="bottom"/>
          </w:tcPr>
          <w:p w14:paraId="67525A34"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nil"/>
              <w:right w:val="nil"/>
            </w:tcBorders>
            <w:shd w:val="clear" w:color="auto" w:fill="auto"/>
            <w:vAlign w:val="center"/>
          </w:tcPr>
          <w:p w14:paraId="5D5B7D17"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nil"/>
              <w:right w:val="nil"/>
            </w:tcBorders>
            <w:shd w:val="clear" w:color="000000" w:fill="D9D9D9"/>
            <w:vAlign w:val="center"/>
          </w:tcPr>
          <w:p w14:paraId="19DAD365"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nil"/>
              <w:right w:val="nil"/>
            </w:tcBorders>
            <w:shd w:val="clear" w:color="auto" w:fill="auto"/>
            <w:vAlign w:val="center"/>
          </w:tcPr>
          <w:p w14:paraId="7AEC7CB7"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nil"/>
              <w:right w:val="nil"/>
            </w:tcBorders>
            <w:shd w:val="clear" w:color="auto" w:fill="auto"/>
            <w:vAlign w:val="center"/>
          </w:tcPr>
          <w:p w14:paraId="5D796D11"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nil"/>
              <w:right w:val="nil"/>
            </w:tcBorders>
            <w:shd w:val="clear" w:color="auto" w:fill="auto"/>
            <w:vAlign w:val="center"/>
          </w:tcPr>
          <w:p w14:paraId="165A174B"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nil"/>
              <w:right w:val="nil"/>
            </w:tcBorders>
            <w:shd w:val="clear" w:color="000000" w:fill="D9D9D9"/>
            <w:vAlign w:val="center"/>
          </w:tcPr>
          <w:p w14:paraId="193C643A" w14:textId="77777777" w:rsidR="00B72F59" w:rsidRPr="00CB68AF" w:rsidRDefault="00B72F59" w:rsidP="00B72F59">
            <w:pPr>
              <w:widowControl/>
              <w:spacing w:line="259" w:lineRule="auto"/>
              <w:jc w:val="center"/>
              <w:rPr>
                <w:rFonts w:eastAsia="Times New Roman" w:cs="Calibri"/>
                <w:sz w:val="20"/>
                <w:szCs w:val="20"/>
              </w:rPr>
            </w:pPr>
          </w:p>
        </w:tc>
      </w:tr>
      <w:tr w:rsidR="0017751C" w:rsidRPr="00CB68AF" w14:paraId="66319F6C" w14:textId="77777777" w:rsidTr="0017751C">
        <w:tc>
          <w:tcPr>
            <w:tcW w:w="4143" w:type="dxa"/>
            <w:gridSpan w:val="3"/>
            <w:tcBorders>
              <w:top w:val="single" w:sz="4" w:space="0" w:color="auto"/>
              <w:left w:val="nil"/>
              <w:bottom w:val="single" w:sz="4" w:space="0" w:color="auto"/>
              <w:right w:val="nil"/>
            </w:tcBorders>
            <w:shd w:val="clear" w:color="000000" w:fill="DEEAF6"/>
            <w:noWrap/>
            <w:vAlign w:val="center"/>
            <w:hideMark/>
          </w:tcPr>
          <w:p w14:paraId="7ABC3E3C" w14:textId="77777777" w:rsidR="0017751C" w:rsidRPr="00CB68AF" w:rsidRDefault="0017751C" w:rsidP="0017751C">
            <w:pPr>
              <w:widowControl/>
              <w:spacing w:line="259" w:lineRule="auto"/>
              <w:rPr>
                <w:rFonts w:eastAsia="Times New Roman" w:cs="Times New Roman"/>
                <w:b/>
                <w:bCs/>
                <w:sz w:val="20"/>
                <w:szCs w:val="20"/>
              </w:rPr>
            </w:pPr>
            <w:r w:rsidRPr="00CB68AF">
              <w:rPr>
                <w:rFonts w:eastAsia="Times New Roman" w:cs="Times New Roman"/>
                <w:b/>
                <w:bCs/>
                <w:sz w:val="20"/>
                <w:szCs w:val="20"/>
              </w:rPr>
              <w:t>Soil and water management</w:t>
            </w:r>
            <w:r w:rsidRPr="00CB68AF">
              <w:rPr>
                <w:rFonts w:eastAsia="Times New Roman" w:cs="Times New Roman"/>
                <w:b/>
                <w:bCs/>
                <w:sz w:val="20"/>
                <w:szCs w:val="20"/>
                <w:vertAlign w:val="superscript"/>
              </w:rPr>
              <w:t>b</w:t>
            </w:r>
          </w:p>
        </w:tc>
        <w:tc>
          <w:tcPr>
            <w:tcW w:w="1289" w:type="dxa"/>
            <w:tcBorders>
              <w:top w:val="single" w:sz="4" w:space="0" w:color="auto"/>
              <w:left w:val="nil"/>
              <w:bottom w:val="single" w:sz="4" w:space="0" w:color="auto"/>
              <w:right w:val="nil"/>
            </w:tcBorders>
            <w:shd w:val="clear" w:color="000000" w:fill="DEEAF6"/>
            <w:vAlign w:val="center"/>
            <w:hideMark/>
          </w:tcPr>
          <w:p w14:paraId="22AC7DC8"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c>
          <w:tcPr>
            <w:tcW w:w="645" w:type="dxa"/>
            <w:tcBorders>
              <w:top w:val="single" w:sz="4" w:space="0" w:color="auto"/>
              <w:left w:val="nil"/>
              <w:bottom w:val="single" w:sz="4" w:space="0" w:color="auto"/>
              <w:right w:val="nil"/>
            </w:tcBorders>
            <w:shd w:val="clear" w:color="000000" w:fill="DEEAF6"/>
            <w:vAlign w:val="center"/>
            <w:hideMark/>
          </w:tcPr>
          <w:p w14:paraId="4E623068"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c>
          <w:tcPr>
            <w:tcW w:w="276" w:type="dxa"/>
            <w:tcBorders>
              <w:top w:val="single" w:sz="4" w:space="0" w:color="auto"/>
              <w:left w:val="nil"/>
              <w:bottom w:val="single" w:sz="4" w:space="0" w:color="auto"/>
              <w:right w:val="nil"/>
            </w:tcBorders>
            <w:shd w:val="clear" w:color="000000" w:fill="DEEAF6"/>
            <w:vAlign w:val="center"/>
            <w:hideMark/>
          </w:tcPr>
          <w:p w14:paraId="27E7DBF3"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c>
          <w:tcPr>
            <w:tcW w:w="1258" w:type="dxa"/>
            <w:tcBorders>
              <w:top w:val="single" w:sz="4" w:space="0" w:color="auto"/>
              <w:left w:val="nil"/>
              <w:bottom w:val="single" w:sz="4" w:space="0" w:color="auto"/>
              <w:right w:val="nil"/>
            </w:tcBorders>
            <w:shd w:val="clear" w:color="000000" w:fill="DEEAF6"/>
            <w:vAlign w:val="center"/>
            <w:hideMark/>
          </w:tcPr>
          <w:p w14:paraId="04EDCEC6"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c>
          <w:tcPr>
            <w:tcW w:w="1320" w:type="dxa"/>
            <w:gridSpan w:val="2"/>
            <w:tcBorders>
              <w:top w:val="single" w:sz="4" w:space="0" w:color="auto"/>
              <w:left w:val="nil"/>
              <w:bottom w:val="single" w:sz="4" w:space="0" w:color="auto"/>
              <w:right w:val="nil"/>
            </w:tcBorders>
            <w:shd w:val="clear" w:color="000000" w:fill="DEEAF6"/>
            <w:vAlign w:val="center"/>
            <w:hideMark/>
          </w:tcPr>
          <w:p w14:paraId="32223F13"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c>
          <w:tcPr>
            <w:tcW w:w="645" w:type="dxa"/>
            <w:tcBorders>
              <w:top w:val="single" w:sz="4" w:space="0" w:color="auto"/>
              <w:left w:val="nil"/>
              <w:bottom w:val="single" w:sz="4" w:space="0" w:color="auto"/>
              <w:right w:val="nil"/>
            </w:tcBorders>
            <w:shd w:val="clear" w:color="000000" w:fill="DEEAF6"/>
            <w:vAlign w:val="center"/>
            <w:hideMark/>
          </w:tcPr>
          <w:p w14:paraId="66DA77C5"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r>
      <w:tr w:rsidR="0017751C" w:rsidRPr="00CB68AF" w14:paraId="1621EEFA" w14:textId="77777777" w:rsidTr="0017751C">
        <w:tc>
          <w:tcPr>
            <w:tcW w:w="2301" w:type="dxa"/>
            <w:tcBorders>
              <w:top w:val="nil"/>
              <w:left w:val="nil"/>
              <w:bottom w:val="nil"/>
              <w:right w:val="nil"/>
            </w:tcBorders>
            <w:shd w:val="clear" w:color="auto" w:fill="auto"/>
            <w:noWrap/>
            <w:vAlign w:val="center"/>
            <w:hideMark/>
          </w:tcPr>
          <w:p w14:paraId="18BDF0CA"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Terracing</w:t>
            </w:r>
          </w:p>
        </w:tc>
        <w:tc>
          <w:tcPr>
            <w:tcW w:w="829" w:type="dxa"/>
            <w:tcBorders>
              <w:top w:val="nil"/>
              <w:left w:val="nil"/>
              <w:bottom w:val="nil"/>
              <w:right w:val="nil"/>
            </w:tcBorders>
            <w:shd w:val="clear" w:color="auto" w:fill="auto"/>
            <w:vAlign w:val="center"/>
            <w:hideMark/>
          </w:tcPr>
          <w:p w14:paraId="49CB4734" w14:textId="77777777" w:rsidR="0017751C" w:rsidRPr="00CB68AF" w:rsidRDefault="0017751C" w:rsidP="0017751C">
            <w:pPr>
              <w:widowControl/>
              <w:spacing w:line="259" w:lineRule="auto"/>
              <w:ind w:leftChars="-7" w:left="1" w:hangingChars="9" w:hanging="18"/>
              <w:jc w:val="center"/>
              <w:rPr>
                <w:rFonts w:eastAsia="Times New Roman" w:cs="Times New Roman"/>
                <w:sz w:val="20"/>
                <w:szCs w:val="20"/>
              </w:rPr>
            </w:pPr>
          </w:p>
        </w:tc>
        <w:tc>
          <w:tcPr>
            <w:tcW w:w="1013" w:type="dxa"/>
            <w:tcBorders>
              <w:top w:val="nil"/>
              <w:left w:val="nil"/>
              <w:bottom w:val="nil"/>
              <w:right w:val="nil"/>
            </w:tcBorders>
            <w:shd w:val="clear" w:color="auto" w:fill="auto"/>
            <w:noWrap/>
            <w:vAlign w:val="bottom"/>
            <w:hideMark/>
          </w:tcPr>
          <w:p w14:paraId="16777D38"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010B9355"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341FCA05"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4295E6C0"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0BC23D4A"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35B60079"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223CEB77"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r>
      <w:tr w:rsidR="0017751C" w:rsidRPr="00CB68AF" w14:paraId="33E3DFBC"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2ED9AFE2"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Mulching</w:t>
            </w:r>
          </w:p>
        </w:tc>
        <w:tc>
          <w:tcPr>
            <w:tcW w:w="829" w:type="dxa"/>
            <w:tcBorders>
              <w:top w:val="single" w:sz="4" w:space="0" w:color="auto"/>
              <w:left w:val="nil"/>
              <w:bottom w:val="single" w:sz="4" w:space="0" w:color="auto"/>
              <w:right w:val="nil"/>
            </w:tcBorders>
            <w:shd w:val="clear" w:color="auto" w:fill="auto"/>
            <w:vAlign w:val="center"/>
            <w:hideMark/>
          </w:tcPr>
          <w:p w14:paraId="703D3A61" w14:textId="48BE9063"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77F58DCD" w14:textId="51B5F17E"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224DE756" w14:textId="4BFE4C35"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21B09D72" w14:textId="75BE7A7F"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0F94D1AB" w14:textId="276E53E6"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5B3C49E3" w14:textId="4E955879"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32EB6F38" w14:textId="52700375"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0D168473" w14:textId="2E416FC1"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2F957C9D" w14:textId="77777777" w:rsidTr="0017751C">
        <w:tc>
          <w:tcPr>
            <w:tcW w:w="2301" w:type="dxa"/>
            <w:tcBorders>
              <w:top w:val="nil"/>
              <w:left w:val="nil"/>
              <w:bottom w:val="nil"/>
              <w:right w:val="nil"/>
            </w:tcBorders>
            <w:shd w:val="clear" w:color="auto" w:fill="auto"/>
            <w:noWrap/>
            <w:vAlign w:val="center"/>
            <w:hideMark/>
          </w:tcPr>
          <w:p w14:paraId="480AEC5D"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Soil bands, trenches</w:t>
            </w:r>
          </w:p>
        </w:tc>
        <w:tc>
          <w:tcPr>
            <w:tcW w:w="829" w:type="dxa"/>
            <w:tcBorders>
              <w:top w:val="nil"/>
              <w:left w:val="nil"/>
              <w:bottom w:val="nil"/>
              <w:right w:val="nil"/>
            </w:tcBorders>
            <w:shd w:val="clear" w:color="auto" w:fill="auto"/>
            <w:vAlign w:val="center"/>
            <w:hideMark/>
          </w:tcPr>
          <w:p w14:paraId="661A870C" w14:textId="77777777" w:rsidR="0017751C" w:rsidRPr="00CB68AF" w:rsidRDefault="0017751C" w:rsidP="0017751C">
            <w:pPr>
              <w:widowControl/>
              <w:spacing w:line="259" w:lineRule="auto"/>
              <w:ind w:leftChars="-7" w:left="1" w:hangingChars="9" w:hanging="18"/>
              <w:jc w:val="center"/>
              <w:rPr>
                <w:rFonts w:eastAsia="Times New Roman" w:cs="Times New Roman"/>
                <w:sz w:val="20"/>
                <w:szCs w:val="20"/>
              </w:rPr>
            </w:pPr>
          </w:p>
        </w:tc>
        <w:tc>
          <w:tcPr>
            <w:tcW w:w="1013" w:type="dxa"/>
            <w:tcBorders>
              <w:top w:val="nil"/>
              <w:left w:val="nil"/>
              <w:bottom w:val="nil"/>
              <w:right w:val="nil"/>
            </w:tcBorders>
            <w:shd w:val="clear" w:color="auto" w:fill="auto"/>
            <w:noWrap/>
            <w:vAlign w:val="bottom"/>
            <w:hideMark/>
          </w:tcPr>
          <w:p w14:paraId="22BBBA57"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16E8736D"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6EA0CB93"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29AEC256"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30622181"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3FAC178C"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48102CDA"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r>
      <w:tr w:rsidR="0017751C" w:rsidRPr="00CB68AF" w14:paraId="0C643B9A"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14DA6F93"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Adding lime to soil</w:t>
            </w:r>
          </w:p>
        </w:tc>
        <w:tc>
          <w:tcPr>
            <w:tcW w:w="829" w:type="dxa"/>
            <w:tcBorders>
              <w:top w:val="single" w:sz="4" w:space="0" w:color="auto"/>
              <w:left w:val="nil"/>
              <w:bottom w:val="single" w:sz="4" w:space="0" w:color="auto"/>
              <w:right w:val="nil"/>
            </w:tcBorders>
            <w:shd w:val="clear" w:color="auto" w:fill="auto"/>
            <w:vAlign w:val="center"/>
            <w:hideMark/>
          </w:tcPr>
          <w:p w14:paraId="1AF71A65" w14:textId="1F690732"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14BC4CD1" w14:textId="1B45D8F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16DBA347" w14:textId="61A1405D"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03139ADC" w14:textId="022F1850"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2228A903" w14:textId="63C47772"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0CE8AFB0" w14:textId="03274E13"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55A8A404" w14:textId="15EAEA79"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41A90651" w14:textId="7031E6F1"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10C093CE"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7C4F452E"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29" w:type="dxa"/>
            <w:tcBorders>
              <w:top w:val="single" w:sz="4" w:space="0" w:color="auto"/>
              <w:left w:val="nil"/>
              <w:bottom w:val="single" w:sz="4" w:space="0" w:color="auto"/>
              <w:right w:val="nil"/>
            </w:tcBorders>
            <w:shd w:val="clear" w:color="auto" w:fill="auto"/>
            <w:vAlign w:val="center"/>
            <w:hideMark/>
          </w:tcPr>
          <w:p w14:paraId="081DE56F" w14:textId="77777777" w:rsidR="0017751C" w:rsidRPr="00CB68AF" w:rsidRDefault="0017751C" w:rsidP="0017751C">
            <w:pPr>
              <w:widowControl/>
              <w:spacing w:line="259" w:lineRule="auto"/>
              <w:ind w:leftChars="-7" w:left="1" w:hangingChars="9" w:hanging="18"/>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center"/>
            <w:hideMark/>
          </w:tcPr>
          <w:p w14:paraId="7DF78034"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1AFE4387"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2771569B"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42143381"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1C08A260"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1249ED6F"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39266369"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r>
      <w:tr w:rsidR="0017751C" w:rsidRPr="00CB68AF" w14:paraId="4565B5E9" w14:textId="77777777" w:rsidTr="0017751C">
        <w:tc>
          <w:tcPr>
            <w:tcW w:w="2301" w:type="dxa"/>
            <w:tcBorders>
              <w:top w:val="single" w:sz="4" w:space="0" w:color="auto"/>
              <w:left w:val="nil"/>
              <w:bottom w:val="single" w:sz="4" w:space="0" w:color="auto"/>
              <w:right w:val="nil"/>
            </w:tcBorders>
            <w:shd w:val="clear" w:color="000000" w:fill="DEEAF6"/>
            <w:noWrap/>
            <w:vAlign w:val="center"/>
            <w:hideMark/>
          </w:tcPr>
          <w:p w14:paraId="46F30573" w14:textId="77777777" w:rsidR="0017751C" w:rsidRPr="00CB68AF" w:rsidRDefault="0017751C" w:rsidP="0017751C">
            <w:pPr>
              <w:keepNext/>
              <w:widowControl/>
              <w:spacing w:line="259" w:lineRule="auto"/>
              <w:rPr>
                <w:rFonts w:eastAsia="Times New Roman" w:cs="Times New Roman"/>
                <w:b/>
                <w:bCs/>
                <w:sz w:val="20"/>
                <w:szCs w:val="20"/>
              </w:rPr>
            </w:pPr>
            <w:r w:rsidRPr="00CB68AF">
              <w:rPr>
                <w:rFonts w:eastAsia="Times New Roman" w:cs="Times New Roman"/>
                <w:b/>
                <w:bCs/>
                <w:sz w:val="20"/>
                <w:szCs w:val="20"/>
              </w:rPr>
              <w:t>Irrigation</w:t>
            </w:r>
            <w:r w:rsidRPr="00CB68AF">
              <w:rPr>
                <w:rFonts w:eastAsia="Times New Roman" w:cs="Times New Roman"/>
                <w:b/>
                <w:bCs/>
                <w:sz w:val="20"/>
                <w:szCs w:val="20"/>
                <w:vertAlign w:val="superscript"/>
              </w:rPr>
              <w:t>b</w:t>
            </w:r>
          </w:p>
        </w:tc>
        <w:tc>
          <w:tcPr>
            <w:tcW w:w="829" w:type="dxa"/>
            <w:tcBorders>
              <w:top w:val="single" w:sz="4" w:space="0" w:color="auto"/>
              <w:left w:val="nil"/>
              <w:bottom w:val="single" w:sz="4" w:space="0" w:color="auto"/>
              <w:right w:val="nil"/>
            </w:tcBorders>
            <w:shd w:val="clear" w:color="000000" w:fill="DEEAF6"/>
            <w:vAlign w:val="center"/>
            <w:hideMark/>
          </w:tcPr>
          <w:p w14:paraId="7424EEC8" w14:textId="0AE8B076" w:rsidR="0017751C" w:rsidRPr="00CB68AF" w:rsidRDefault="0017751C" w:rsidP="0017751C">
            <w:pPr>
              <w:widowControl/>
              <w:spacing w:line="259" w:lineRule="auto"/>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000000" w:fill="DEEAF6"/>
            <w:noWrap/>
            <w:vAlign w:val="center"/>
            <w:hideMark/>
          </w:tcPr>
          <w:p w14:paraId="47E95EF9" w14:textId="1BC65232" w:rsidR="0017751C" w:rsidRPr="00CB68AF" w:rsidRDefault="0017751C" w:rsidP="0017751C">
            <w:pPr>
              <w:widowControl/>
              <w:spacing w:line="259" w:lineRule="auto"/>
              <w:ind w:firstLineChars="200" w:firstLine="400"/>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000000" w:fill="DEEAF6"/>
            <w:vAlign w:val="center"/>
            <w:hideMark/>
          </w:tcPr>
          <w:p w14:paraId="5EED5B16" w14:textId="224C0BE7" w:rsidR="0017751C" w:rsidRPr="00CB68AF" w:rsidRDefault="0017751C" w:rsidP="0017751C">
            <w:pPr>
              <w:widowControl/>
              <w:spacing w:line="259" w:lineRule="auto"/>
              <w:ind w:firstLineChars="200" w:firstLine="400"/>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000000" w:fill="DEEAF6"/>
            <w:vAlign w:val="center"/>
            <w:hideMark/>
          </w:tcPr>
          <w:p w14:paraId="52CC32A8" w14:textId="5A71582F" w:rsidR="0017751C" w:rsidRPr="00CB68AF" w:rsidRDefault="0017751C" w:rsidP="0017751C">
            <w:pPr>
              <w:widowControl/>
              <w:spacing w:line="259" w:lineRule="auto"/>
              <w:ind w:firstLineChars="200" w:firstLine="400"/>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000000" w:fill="DEEAF6"/>
            <w:vAlign w:val="center"/>
            <w:hideMark/>
          </w:tcPr>
          <w:p w14:paraId="7EC044CC" w14:textId="4950F6EA" w:rsidR="0017751C" w:rsidRPr="00CB68AF" w:rsidRDefault="0017751C" w:rsidP="0017751C">
            <w:pPr>
              <w:widowControl/>
              <w:spacing w:line="259" w:lineRule="auto"/>
              <w:ind w:firstLineChars="200" w:firstLine="400"/>
              <w:jc w:val="center"/>
              <w:rPr>
                <w:rFonts w:eastAsia="Times New Roman" w:cs="Times New Roman"/>
                <w:sz w:val="20"/>
                <w:szCs w:val="20"/>
              </w:rPr>
            </w:pPr>
          </w:p>
        </w:tc>
        <w:tc>
          <w:tcPr>
            <w:tcW w:w="1258" w:type="dxa"/>
            <w:tcBorders>
              <w:top w:val="single" w:sz="4" w:space="0" w:color="auto"/>
              <w:left w:val="nil"/>
              <w:bottom w:val="single" w:sz="4" w:space="0" w:color="auto"/>
              <w:right w:val="nil"/>
            </w:tcBorders>
            <w:shd w:val="clear" w:color="000000" w:fill="DEEAF6"/>
            <w:vAlign w:val="center"/>
            <w:hideMark/>
          </w:tcPr>
          <w:p w14:paraId="311C4A49" w14:textId="421D41CE" w:rsidR="0017751C" w:rsidRPr="00CB68AF" w:rsidRDefault="0017751C" w:rsidP="0017751C">
            <w:pPr>
              <w:widowControl/>
              <w:spacing w:line="259" w:lineRule="auto"/>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000000" w:fill="DEEAF6"/>
            <w:vAlign w:val="center"/>
            <w:hideMark/>
          </w:tcPr>
          <w:p w14:paraId="255A95E2" w14:textId="77724AA8" w:rsidR="0017751C" w:rsidRPr="00CB68AF" w:rsidRDefault="0017751C" w:rsidP="0017751C">
            <w:pPr>
              <w:widowControl/>
              <w:spacing w:line="259" w:lineRule="auto"/>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000000" w:fill="DEEAF6"/>
            <w:vAlign w:val="center"/>
            <w:hideMark/>
          </w:tcPr>
          <w:p w14:paraId="1F34BDE5" w14:textId="76A71287" w:rsidR="0017751C" w:rsidRPr="00CB68AF" w:rsidRDefault="0017751C" w:rsidP="0017751C">
            <w:pPr>
              <w:widowControl/>
              <w:spacing w:line="259" w:lineRule="auto"/>
              <w:jc w:val="center"/>
              <w:rPr>
                <w:rFonts w:eastAsia="Times New Roman" w:cs="Calibri"/>
                <w:sz w:val="20"/>
                <w:szCs w:val="20"/>
              </w:rPr>
            </w:pPr>
          </w:p>
        </w:tc>
      </w:tr>
      <w:tr w:rsidR="0017751C" w:rsidRPr="00CB68AF" w14:paraId="6655E994" w14:textId="77777777" w:rsidTr="0017751C">
        <w:tc>
          <w:tcPr>
            <w:tcW w:w="2301" w:type="dxa"/>
            <w:tcBorders>
              <w:top w:val="nil"/>
              <w:left w:val="nil"/>
              <w:bottom w:val="nil"/>
              <w:right w:val="nil"/>
            </w:tcBorders>
            <w:shd w:val="clear" w:color="auto" w:fill="auto"/>
            <w:noWrap/>
            <w:vAlign w:val="center"/>
            <w:hideMark/>
          </w:tcPr>
          <w:p w14:paraId="6A007C91" w14:textId="77777777" w:rsidR="0017751C" w:rsidRPr="00CB68AF" w:rsidRDefault="0017751C" w:rsidP="0017751C">
            <w:pPr>
              <w:keepNext/>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Drip irrigation</w:t>
            </w:r>
          </w:p>
        </w:tc>
        <w:tc>
          <w:tcPr>
            <w:tcW w:w="829" w:type="dxa"/>
            <w:tcBorders>
              <w:top w:val="nil"/>
              <w:left w:val="nil"/>
              <w:bottom w:val="nil"/>
              <w:right w:val="nil"/>
            </w:tcBorders>
            <w:shd w:val="clear" w:color="auto" w:fill="auto"/>
            <w:vAlign w:val="center"/>
            <w:hideMark/>
          </w:tcPr>
          <w:p w14:paraId="2FB7A71C"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nil"/>
              <w:left w:val="nil"/>
              <w:bottom w:val="nil"/>
              <w:right w:val="nil"/>
            </w:tcBorders>
            <w:shd w:val="clear" w:color="auto" w:fill="auto"/>
            <w:noWrap/>
            <w:vAlign w:val="bottom"/>
            <w:hideMark/>
          </w:tcPr>
          <w:p w14:paraId="3392AE3F"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nil"/>
              <w:left w:val="nil"/>
              <w:bottom w:val="nil"/>
              <w:right w:val="nil"/>
            </w:tcBorders>
            <w:shd w:val="clear" w:color="auto" w:fill="auto"/>
            <w:vAlign w:val="center"/>
            <w:hideMark/>
          </w:tcPr>
          <w:p w14:paraId="1D336EE5"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59321005"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nil"/>
              <w:left w:val="nil"/>
              <w:bottom w:val="nil"/>
              <w:right w:val="nil"/>
            </w:tcBorders>
            <w:shd w:val="clear" w:color="auto" w:fill="auto"/>
            <w:vAlign w:val="center"/>
            <w:hideMark/>
          </w:tcPr>
          <w:p w14:paraId="709D7EEF"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nil"/>
              <w:left w:val="nil"/>
              <w:bottom w:val="nil"/>
              <w:right w:val="nil"/>
            </w:tcBorders>
            <w:shd w:val="clear" w:color="auto" w:fill="auto"/>
            <w:vAlign w:val="center"/>
            <w:hideMark/>
          </w:tcPr>
          <w:p w14:paraId="651B7EF9"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nil"/>
              <w:left w:val="nil"/>
              <w:bottom w:val="nil"/>
              <w:right w:val="nil"/>
            </w:tcBorders>
            <w:shd w:val="clear" w:color="auto" w:fill="auto"/>
            <w:vAlign w:val="center"/>
            <w:hideMark/>
          </w:tcPr>
          <w:p w14:paraId="6AE302E0"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21F24536"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3C1FEDC9"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08EEBF1E"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Gravity system</w:t>
            </w:r>
          </w:p>
        </w:tc>
        <w:tc>
          <w:tcPr>
            <w:tcW w:w="829" w:type="dxa"/>
            <w:tcBorders>
              <w:top w:val="single" w:sz="4" w:space="0" w:color="auto"/>
              <w:left w:val="nil"/>
              <w:bottom w:val="single" w:sz="4" w:space="0" w:color="auto"/>
              <w:right w:val="nil"/>
            </w:tcBorders>
            <w:shd w:val="clear" w:color="auto" w:fill="auto"/>
            <w:vAlign w:val="center"/>
            <w:hideMark/>
          </w:tcPr>
          <w:p w14:paraId="4A268809" w14:textId="027EBCDB"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433DAC91" w14:textId="531FE21E"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301214B6" w14:textId="09327A76"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40B16262" w14:textId="7090B803"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70182264" w14:textId="7AF03F4D"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68EC3988" w14:textId="6DB962AF"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49680320" w14:textId="7C0BBB32"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364CD1F8" w14:textId="69197575"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53568EA7" w14:textId="77777777" w:rsidTr="0017751C">
        <w:tc>
          <w:tcPr>
            <w:tcW w:w="2301" w:type="dxa"/>
            <w:tcBorders>
              <w:top w:val="nil"/>
              <w:left w:val="nil"/>
              <w:bottom w:val="nil"/>
              <w:right w:val="nil"/>
            </w:tcBorders>
            <w:shd w:val="clear" w:color="auto" w:fill="auto"/>
            <w:noWrap/>
            <w:vAlign w:val="center"/>
            <w:hideMark/>
          </w:tcPr>
          <w:p w14:paraId="2FF217EE"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Aspiration</w:t>
            </w:r>
          </w:p>
        </w:tc>
        <w:tc>
          <w:tcPr>
            <w:tcW w:w="829" w:type="dxa"/>
            <w:tcBorders>
              <w:top w:val="nil"/>
              <w:left w:val="nil"/>
              <w:bottom w:val="nil"/>
              <w:right w:val="nil"/>
            </w:tcBorders>
            <w:shd w:val="clear" w:color="auto" w:fill="auto"/>
            <w:vAlign w:val="center"/>
            <w:hideMark/>
          </w:tcPr>
          <w:p w14:paraId="758CCC1E"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nil"/>
              <w:left w:val="nil"/>
              <w:bottom w:val="nil"/>
              <w:right w:val="nil"/>
            </w:tcBorders>
            <w:shd w:val="clear" w:color="auto" w:fill="auto"/>
            <w:noWrap/>
            <w:vAlign w:val="bottom"/>
            <w:hideMark/>
          </w:tcPr>
          <w:p w14:paraId="357F7FC1"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nil"/>
              <w:left w:val="nil"/>
              <w:bottom w:val="nil"/>
              <w:right w:val="nil"/>
            </w:tcBorders>
            <w:shd w:val="clear" w:color="auto" w:fill="auto"/>
            <w:vAlign w:val="center"/>
            <w:hideMark/>
          </w:tcPr>
          <w:p w14:paraId="7754D578"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0C8E4BF1"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nil"/>
              <w:left w:val="nil"/>
              <w:bottom w:val="nil"/>
              <w:right w:val="nil"/>
            </w:tcBorders>
            <w:shd w:val="clear" w:color="auto" w:fill="auto"/>
            <w:vAlign w:val="center"/>
            <w:hideMark/>
          </w:tcPr>
          <w:p w14:paraId="4A040D07"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nil"/>
              <w:left w:val="nil"/>
              <w:bottom w:val="nil"/>
              <w:right w:val="nil"/>
            </w:tcBorders>
            <w:shd w:val="clear" w:color="auto" w:fill="auto"/>
            <w:vAlign w:val="center"/>
            <w:hideMark/>
          </w:tcPr>
          <w:p w14:paraId="1874B364"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nil"/>
              <w:left w:val="nil"/>
              <w:bottom w:val="nil"/>
              <w:right w:val="nil"/>
            </w:tcBorders>
            <w:shd w:val="clear" w:color="auto" w:fill="auto"/>
            <w:vAlign w:val="center"/>
            <w:hideMark/>
          </w:tcPr>
          <w:p w14:paraId="5012C1BE"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7A9F7B9F"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0AD620FD"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3AAB7B4E"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Pump system</w:t>
            </w:r>
          </w:p>
        </w:tc>
        <w:tc>
          <w:tcPr>
            <w:tcW w:w="829" w:type="dxa"/>
            <w:tcBorders>
              <w:top w:val="single" w:sz="4" w:space="0" w:color="auto"/>
              <w:left w:val="nil"/>
              <w:bottom w:val="single" w:sz="4" w:space="0" w:color="auto"/>
              <w:right w:val="nil"/>
            </w:tcBorders>
            <w:shd w:val="clear" w:color="auto" w:fill="auto"/>
            <w:vAlign w:val="center"/>
            <w:hideMark/>
          </w:tcPr>
          <w:p w14:paraId="5FA6229F" w14:textId="10BBF2EE"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038B0BF3" w14:textId="15635DBE"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0856291F" w14:textId="20100E3A"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6C743472" w14:textId="22FE967F"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410CDD5E" w14:textId="1BE04E4C"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259544FA" w14:textId="07286A04"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6A83FEE3" w14:textId="3477DBF8"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64D64306" w14:textId="753E7BA1"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79934CA3" w14:textId="77777777" w:rsidTr="0017751C">
        <w:tc>
          <w:tcPr>
            <w:tcW w:w="2301" w:type="dxa"/>
            <w:tcBorders>
              <w:top w:val="nil"/>
              <w:left w:val="nil"/>
              <w:bottom w:val="nil"/>
              <w:right w:val="nil"/>
            </w:tcBorders>
            <w:shd w:val="clear" w:color="auto" w:fill="auto"/>
            <w:noWrap/>
            <w:vAlign w:val="center"/>
            <w:hideMark/>
          </w:tcPr>
          <w:p w14:paraId="53BC3B49"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 xml:space="preserve">By hand </w:t>
            </w:r>
          </w:p>
        </w:tc>
        <w:tc>
          <w:tcPr>
            <w:tcW w:w="829" w:type="dxa"/>
            <w:tcBorders>
              <w:top w:val="nil"/>
              <w:left w:val="nil"/>
              <w:bottom w:val="nil"/>
              <w:right w:val="nil"/>
            </w:tcBorders>
            <w:shd w:val="clear" w:color="auto" w:fill="auto"/>
            <w:vAlign w:val="center"/>
            <w:hideMark/>
          </w:tcPr>
          <w:p w14:paraId="773B5441"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nil"/>
              <w:left w:val="nil"/>
              <w:bottom w:val="nil"/>
              <w:right w:val="nil"/>
            </w:tcBorders>
            <w:shd w:val="clear" w:color="auto" w:fill="auto"/>
            <w:noWrap/>
            <w:vAlign w:val="bottom"/>
            <w:hideMark/>
          </w:tcPr>
          <w:p w14:paraId="3A1C41AB"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nil"/>
              <w:left w:val="nil"/>
              <w:bottom w:val="nil"/>
              <w:right w:val="nil"/>
            </w:tcBorders>
            <w:shd w:val="clear" w:color="auto" w:fill="auto"/>
            <w:vAlign w:val="center"/>
            <w:hideMark/>
          </w:tcPr>
          <w:p w14:paraId="691000EE"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26009310"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nil"/>
              <w:left w:val="nil"/>
              <w:bottom w:val="nil"/>
              <w:right w:val="nil"/>
            </w:tcBorders>
            <w:shd w:val="clear" w:color="auto" w:fill="auto"/>
            <w:vAlign w:val="center"/>
            <w:hideMark/>
          </w:tcPr>
          <w:p w14:paraId="7F16962A"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nil"/>
              <w:left w:val="nil"/>
              <w:bottom w:val="nil"/>
              <w:right w:val="nil"/>
            </w:tcBorders>
            <w:shd w:val="clear" w:color="auto" w:fill="auto"/>
            <w:vAlign w:val="center"/>
            <w:hideMark/>
          </w:tcPr>
          <w:p w14:paraId="208BC2CB"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nil"/>
              <w:left w:val="nil"/>
              <w:bottom w:val="nil"/>
              <w:right w:val="nil"/>
            </w:tcBorders>
            <w:shd w:val="clear" w:color="auto" w:fill="auto"/>
            <w:vAlign w:val="center"/>
            <w:hideMark/>
          </w:tcPr>
          <w:p w14:paraId="2CBCB133"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5DE6C7FE"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44CB46F9" w14:textId="77777777" w:rsidTr="0017751C">
        <w:tc>
          <w:tcPr>
            <w:tcW w:w="2301" w:type="dxa"/>
            <w:tcBorders>
              <w:top w:val="single" w:sz="4" w:space="0" w:color="auto"/>
              <w:left w:val="nil"/>
              <w:bottom w:val="nil"/>
              <w:right w:val="nil"/>
            </w:tcBorders>
            <w:shd w:val="clear" w:color="auto" w:fill="auto"/>
            <w:noWrap/>
            <w:vAlign w:val="center"/>
            <w:hideMark/>
          </w:tcPr>
          <w:p w14:paraId="22F0029A"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29" w:type="dxa"/>
            <w:tcBorders>
              <w:top w:val="single" w:sz="4" w:space="0" w:color="auto"/>
              <w:left w:val="nil"/>
              <w:bottom w:val="nil"/>
              <w:right w:val="nil"/>
            </w:tcBorders>
            <w:shd w:val="clear" w:color="auto" w:fill="auto"/>
            <w:vAlign w:val="center"/>
            <w:hideMark/>
          </w:tcPr>
          <w:p w14:paraId="6CA08B4F" w14:textId="7919B4B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nil"/>
              <w:right w:val="nil"/>
            </w:tcBorders>
            <w:shd w:val="clear" w:color="auto" w:fill="auto"/>
            <w:noWrap/>
            <w:vAlign w:val="center"/>
            <w:hideMark/>
          </w:tcPr>
          <w:p w14:paraId="660D4CD5" w14:textId="6A36B99A"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nil"/>
              <w:right w:val="nil"/>
            </w:tcBorders>
            <w:shd w:val="clear" w:color="auto" w:fill="auto"/>
            <w:vAlign w:val="center"/>
            <w:hideMark/>
          </w:tcPr>
          <w:p w14:paraId="27498064" w14:textId="507B432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nil"/>
              <w:right w:val="nil"/>
            </w:tcBorders>
            <w:shd w:val="clear" w:color="auto" w:fill="auto"/>
            <w:vAlign w:val="center"/>
            <w:hideMark/>
          </w:tcPr>
          <w:p w14:paraId="49CF3D37" w14:textId="23CC12D3"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nil"/>
              <w:right w:val="nil"/>
            </w:tcBorders>
            <w:shd w:val="clear" w:color="auto" w:fill="auto"/>
            <w:vAlign w:val="center"/>
            <w:hideMark/>
          </w:tcPr>
          <w:p w14:paraId="2E6C4C5C" w14:textId="66FAF274"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nil"/>
              <w:right w:val="nil"/>
            </w:tcBorders>
            <w:shd w:val="clear" w:color="auto" w:fill="auto"/>
            <w:vAlign w:val="center"/>
            <w:hideMark/>
          </w:tcPr>
          <w:p w14:paraId="0BBA360C" w14:textId="4434491F"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nil"/>
              <w:right w:val="nil"/>
            </w:tcBorders>
            <w:shd w:val="clear" w:color="auto" w:fill="auto"/>
            <w:vAlign w:val="center"/>
            <w:hideMark/>
          </w:tcPr>
          <w:p w14:paraId="01B82EEC" w14:textId="24E60334"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nil"/>
              <w:right w:val="nil"/>
            </w:tcBorders>
            <w:shd w:val="clear" w:color="auto" w:fill="auto"/>
            <w:vAlign w:val="center"/>
            <w:hideMark/>
          </w:tcPr>
          <w:p w14:paraId="11ECCEEE" w14:textId="2715ACAC"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63227B11"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456E8603" w14:textId="44DB125B" w:rsidR="0017751C" w:rsidRPr="00CB68AF" w:rsidRDefault="0017751C" w:rsidP="0017751C">
            <w:pPr>
              <w:widowControl/>
              <w:spacing w:line="259" w:lineRule="auto"/>
              <w:rPr>
                <w:rFonts w:eastAsia="Times New Roman" w:cs="Times New Roman"/>
                <w:b/>
                <w:bCs/>
                <w:sz w:val="20"/>
                <w:szCs w:val="20"/>
              </w:rPr>
            </w:pPr>
            <w:r w:rsidRPr="00CB68AF">
              <w:rPr>
                <w:rFonts w:eastAsia="Times New Roman" w:cs="Times New Roman"/>
                <w:b/>
                <w:bCs/>
                <w:sz w:val="20"/>
                <w:szCs w:val="20"/>
              </w:rPr>
              <w:lastRenderedPageBreak/>
              <w:t>Number of maize farmers</w:t>
            </w:r>
            <w:r>
              <w:rPr>
                <w:rFonts w:eastAsia="Times New Roman" w:cs="Times New Roman"/>
                <w:b/>
                <w:bCs/>
                <w:color w:val="auto"/>
                <w:sz w:val="20"/>
                <w:szCs w:val="20"/>
              </w:rPr>
              <w:t xml:space="preserve"> (</w:t>
            </w:r>
            <w:r w:rsidRPr="006D234F">
              <w:rPr>
                <w:rFonts w:eastAsia="Times New Roman" w:cs="Times New Roman"/>
                <w:b/>
                <w:bCs/>
                <w:i/>
                <w:color w:val="auto"/>
                <w:sz w:val="20"/>
                <w:szCs w:val="20"/>
              </w:rPr>
              <w:t>n</w:t>
            </w:r>
            <w:r>
              <w:rPr>
                <w:rFonts w:eastAsia="Times New Roman" w:cs="Times New Roman"/>
                <w:b/>
                <w:bCs/>
                <w:color w:val="auto"/>
                <w:sz w:val="20"/>
                <w:szCs w:val="20"/>
              </w:rPr>
              <w:t>)</w:t>
            </w:r>
          </w:p>
        </w:tc>
        <w:tc>
          <w:tcPr>
            <w:tcW w:w="829" w:type="dxa"/>
            <w:tcBorders>
              <w:top w:val="single" w:sz="4" w:space="0" w:color="auto"/>
              <w:left w:val="nil"/>
              <w:bottom w:val="single" w:sz="4" w:space="0" w:color="auto"/>
              <w:right w:val="nil"/>
            </w:tcBorders>
            <w:shd w:val="clear" w:color="auto" w:fill="auto"/>
            <w:vAlign w:val="center"/>
            <w:hideMark/>
          </w:tcPr>
          <w:p w14:paraId="3C180CD6" w14:textId="058E009B"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01B14F3A" w14:textId="33B9DDAD"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0A39239D" w14:textId="7C7A057E"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4D17F2B6" w14:textId="7031B632"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2AC71530" w14:textId="3E278D15"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32849E44" w14:textId="0E5C2E48"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24B869A7" w14:textId="016836DC"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51B9E211" w14:textId="160D39F7"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bl>
    <w:p w14:paraId="3CD833A9" w14:textId="725B827A" w:rsidR="00C95140" w:rsidRPr="0087225D" w:rsidRDefault="00C95140" w:rsidP="00E00051">
      <w:pPr>
        <w:pStyle w:val="BodyText1"/>
        <w:spacing w:after="0"/>
        <w:ind w:left="86" w:hanging="86"/>
        <w:rPr>
          <w:sz w:val="16"/>
        </w:rPr>
      </w:pPr>
      <w:commentRangeStart w:id="725"/>
      <w:r w:rsidRPr="0087225D">
        <w:rPr>
          <w:sz w:val="16"/>
        </w:rPr>
        <w:t>^ Results not statistically reliable, n&lt;30  </w:t>
      </w:r>
      <w:commentRangeEnd w:id="725"/>
      <w:r>
        <w:rPr>
          <w:rStyle w:val="CommentReference"/>
          <w:rFonts w:eastAsia="Arial" w:cs="Arial"/>
          <w:color w:val="000000"/>
        </w:rPr>
        <w:commentReference w:id="725"/>
      </w:r>
    </w:p>
    <w:p w14:paraId="4D42B73B" w14:textId="3BA975A3" w:rsidR="00C95140" w:rsidRDefault="00C95140" w:rsidP="00E00051">
      <w:pPr>
        <w:pStyle w:val="BodyText1"/>
        <w:spacing w:after="0"/>
        <w:ind w:left="86" w:hanging="86"/>
        <w:rPr>
          <w:sz w:val="16"/>
        </w:rPr>
      </w:pPr>
      <w:commentRangeStart w:id="72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6"/>
      <w:r>
        <w:rPr>
          <w:rStyle w:val="CommentReference"/>
          <w:rFonts w:eastAsia="Arial" w:cs="Arial"/>
          <w:color w:val="000000"/>
        </w:rPr>
        <w:commentReference w:id="726"/>
      </w:r>
    </w:p>
    <w:p w14:paraId="137C2E4C" w14:textId="3BF6B0C3" w:rsidR="00C95140" w:rsidRDefault="00C95140" w:rsidP="00E00051">
      <w:pPr>
        <w:pStyle w:val="BodyText1"/>
        <w:spacing w:after="0"/>
        <w:ind w:left="86" w:hanging="86"/>
        <w:rPr>
          <w:sz w:val="16"/>
        </w:rPr>
      </w:pPr>
      <w:r w:rsidRPr="00E33812">
        <w:rPr>
          <w:sz w:val="16"/>
          <w:vertAlign w:val="superscript"/>
        </w:rPr>
        <w:t xml:space="preserve"> 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E08E79D" w14:textId="01E7FF63" w:rsidR="00C95140" w:rsidRDefault="00C95140" w:rsidP="00E00051">
      <w:pPr>
        <w:pStyle w:val="BodyText1"/>
        <w:spacing w:after="0"/>
        <w:ind w:left="86" w:hanging="86"/>
        <w:rPr>
          <w:sz w:val="16"/>
        </w:rPr>
      </w:pPr>
      <w:r>
        <w:rPr>
          <w:sz w:val="16"/>
          <w:vertAlign w:val="superscript"/>
        </w:rPr>
        <w:t xml:space="preserve">b </w:t>
      </w:r>
      <w:r>
        <w:rPr>
          <w:sz w:val="16"/>
        </w:rPr>
        <w:t>Farmers were allowed to give more than one response, so the percentages may not add up to 100</w:t>
      </w:r>
      <w:r w:rsidR="00EC0CFD">
        <w:rPr>
          <w:sz w:val="16"/>
        </w:rPr>
        <w:t xml:space="preserve"> percent</w:t>
      </w:r>
      <w:r>
        <w:rPr>
          <w:sz w:val="16"/>
        </w:rPr>
        <w:t>.</w:t>
      </w:r>
    </w:p>
    <w:p w14:paraId="56AA28E2" w14:textId="7E1695BD"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58EF3E71" w14:textId="77777777" w:rsidR="00C95140" w:rsidRPr="00B66299"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D3B54CF" w14:textId="02F87062" w:rsidR="00C95140" w:rsidRDefault="004A61C1" w:rsidP="00422772">
      <w:pPr>
        <w:pStyle w:val="Heading4"/>
      </w:pPr>
      <w:r>
        <w:t xml:space="preserve">Use of inputs </w:t>
      </w:r>
    </w:p>
    <w:p w14:paraId="18316849" w14:textId="3C3D2493" w:rsidR="00C95140" w:rsidRDefault="00C95140" w:rsidP="00CB68AF">
      <w:pPr>
        <w:pStyle w:val="BodyText1"/>
      </w:pPr>
      <w:r>
        <w:t xml:space="preserve">This section presents information on maize farmers’ inputs, including seed, fertilizer, manure, training, information, and decisionmaking for growing maize. </w:t>
      </w:r>
    </w:p>
    <w:p w14:paraId="3A7A7F54" w14:textId="1F5639A9" w:rsidR="00C95140" w:rsidRPr="00FE69B8" w:rsidRDefault="00C95140" w:rsidP="00CB68AF">
      <w:pPr>
        <w:pStyle w:val="BodyText1"/>
      </w:pPr>
      <w:r>
        <w:t>Certain hybrids of maize seed are more drought- and heat-tolerant than traditional maize and will produce greater yields when grown in very warm or drought-prone climates</w:t>
      </w:r>
      <w:r w:rsidR="00EC0CFD">
        <w:t>.</w:t>
      </w:r>
      <w:r>
        <w:rPr>
          <w:rStyle w:val="FootnoteReference"/>
        </w:rPr>
        <w:footnoteReference w:id="54"/>
      </w:r>
      <w:r>
        <w:t xml:space="preserve"> </w:t>
      </w:r>
      <w:r w:rsidRPr="008E6221">
        <w:rPr>
          <w:b/>
        </w:rPr>
        <w:t xml:space="preserve">Table </w:t>
      </w:r>
      <w:r>
        <w:rPr>
          <w:b/>
        </w:rPr>
        <w:t>7.1.</w:t>
      </w:r>
      <w:r w:rsidR="00997060">
        <w:rPr>
          <w:b/>
        </w:rPr>
        <w:t>5</w:t>
      </w:r>
      <w:r w:rsidRPr="00F630D3">
        <w:t xml:space="preserve"> </w:t>
      </w:r>
      <w:r>
        <w:t xml:space="preserve">shows where </w:t>
      </w:r>
      <w:r w:rsidRPr="00F630D3">
        <w:t xml:space="preserve">farmers </w:t>
      </w:r>
      <w:r>
        <w:t>obtained their maize seeds</w:t>
      </w:r>
      <w:r w:rsidR="00FC3F4E">
        <w:t xml:space="preserve"> and</w:t>
      </w:r>
      <w:r>
        <w:t xml:space="preserve"> the type of maize seeds they used by maize farmers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087385F2" w14:textId="3FE16FEF" w:rsidR="00C95140" w:rsidRPr="00FF0AF5" w:rsidRDefault="00C95140" w:rsidP="00B72A05">
      <w:pPr>
        <w:pStyle w:val="Tabletitle"/>
      </w:pPr>
      <w:bookmarkStart w:id="727" w:name="_Toc12528029"/>
      <w:bookmarkStart w:id="728" w:name="_Toc63673091"/>
      <w:r w:rsidRPr="00FF0AF5">
        <w:t xml:space="preserve">Table </w:t>
      </w:r>
      <w:r>
        <w:t>7</w:t>
      </w:r>
      <w:r w:rsidRPr="00FF0AF5">
        <w:t>.1.</w:t>
      </w:r>
      <w:r w:rsidR="00997060">
        <w:t>5</w:t>
      </w:r>
      <w:r>
        <w:t>:</w:t>
      </w:r>
      <w:r w:rsidRPr="00FF0AF5">
        <w:t xml:space="preserve"> Seed </w:t>
      </w:r>
      <w:r>
        <w:t>T</w:t>
      </w:r>
      <w:r w:rsidRPr="00FF0AF5">
        <w:t>ypes</w:t>
      </w:r>
      <w:r w:rsidR="00E065C8">
        <w:t xml:space="preserve"> and</w:t>
      </w:r>
      <w:r w:rsidR="00E065C8" w:rsidRPr="00FF0AF5">
        <w:t xml:space="preserve"> </w:t>
      </w:r>
      <w:r>
        <w:t>S</w:t>
      </w:r>
      <w:r w:rsidRPr="00FF0AF5">
        <w:t xml:space="preserve">eed </w:t>
      </w:r>
      <w:r>
        <w:t>S</w:t>
      </w:r>
      <w:r w:rsidRPr="00FF0AF5">
        <w:t xml:space="preserve">ources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27"/>
      <w:bookmarkEnd w:id="728"/>
    </w:p>
    <w:tbl>
      <w:tblPr>
        <w:tblW w:w="5000" w:type="pct"/>
        <w:tblLook w:val="04A0" w:firstRow="1" w:lastRow="0" w:firstColumn="1" w:lastColumn="0" w:noHBand="0" w:noVBand="1"/>
      </w:tblPr>
      <w:tblGrid>
        <w:gridCol w:w="3215"/>
        <w:gridCol w:w="954"/>
        <w:gridCol w:w="935"/>
        <w:gridCol w:w="866"/>
        <w:gridCol w:w="632"/>
        <w:gridCol w:w="278"/>
        <w:gridCol w:w="1212"/>
        <w:gridCol w:w="852"/>
        <w:gridCol w:w="632"/>
      </w:tblGrid>
      <w:tr w:rsidR="00C95140" w:rsidRPr="00B72A05" w14:paraId="699B007B" w14:textId="77777777" w:rsidTr="00FC3F4E">
        <w:trPr>
          <w:tblHeader/>
        </w:trPr>
        <w:tc>
          <w:tcPr>
            <w:tcW w:w="1678" w:type="pct"/>
            <w:vMerge w:val="restart"/>
            <w:tcBorders>
              <w:top w:val="single" w:sz="4" w:space="0" w:color="auto"/>
              <w:left w:val="nil"/>
              <w:bottom w:val="single" w:sz="4" w:space="0" w:color="000000"/>
              <w:right w:val="nil"/>
            </w:tcBorders>
            <w:shd w:val="clear" w:color="000000" w:fill="387990"/>
            <w:vAlign w:val="bottom"/>
            <w:hideMark/>
          </w:tcPr>
          <w:p w14:paraId="52E652E1"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498" w:type="pct"/>
            <w:vMerge w:val="restart"/>
            <w:tcBorders>
              <w:top w:val="single" w:sz="4" w:space="0" w:color="auto"/>
              <w:left w:val="nil"/>
              <w:bottom w:val="single" w:sz="4" w:space="0" w:color="000000"/>
              <w:right w:val="nil"/>
            </w:tcBorders>
            <w:shd w:val="clear" w:color="000000" w:fill="387990"/>
            <w:vAlign w:val="bottom"/>
            <w:hideMark/>
          </w:tcPr>
          <w:p w14:paraId="690663E4"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270" w:type="pct"/>
            <w:gridSpan w:val="3"/>
            <w:tcBorders>
              <w:top w:val="single" w:sz="4" w:space="0" w:color="auto"/>
              <w:left w:val="nil"/>
              <w:bottom w:val="single" w:sz="4" w:space="0" w:color="FFFFFF"/>
              <w:right w:val="nil"/>
            </w:tcBorders>
            <w:shd w:val="clear" w:color="000000" w:fill="387990"/>
            <w:vAlign w:val="center"/>
            <w:hideMark/>
          </w:tcPr>
          <w:p w14:paraId="35332015"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0562A1F2"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08" w:type="pct"/>
            <w:gridSpan w:val="3"/>
            <w:tcBorders>
              <w:top w:val="single" w:sz="4" w:space="0" w:color="auto"/>
              <w:left w:val="nil"/>
              <w:bottom w:val="single" w:sz="4" w:space="0" w:color="FFFFFF"/>
              <w:right w:val="nil"/>
            </w:tcBorders>
            <w:shd w:val="clear" w:color="000000" w:fill="387990"/>
            <w:vAlign w:val="center"/>
            <w:hideMark/>
          </w:tcPr>
          <w:p w14:paraId="33EB6C00" w14:textId="7272910B"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2AF34155"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7A6E6FA2"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79BD8AD7"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nil"/>
              <w:right w:val="nil"/>
            </w:tcBorders>
            <w:shd w:val="clear" w:color="000000" w:fill="387990"/>
            <w:vAlign w:val="center"/>
            <w:hideMark/>
          </w:tcPr>
          <w:p w14:paraId="7784570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452" w:type="pct"/>
            <w:tcBorders>
              <w:top w:val="nil"/>
              <w:left w:val="nil"/>
              <w:bottom w:val="nil"/>
              <w:right w:val="nil"/>
            </w:tcBorders>
            <w:shd w:val="clear" w:color="000000" w:fill="387990"/>
            <w:vAlign w:val="center"/>
            <w:hideMark/>
          </w:tcPr>
          <w:p w14:paraId="2B0AE02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38198833" w14:textId="4DE4F7ED" w:rsidR="00EC0CFD" w:rsidRPr="00B72A05" w:rsidRDefault="00EC0CFD" w:rsidP="00F5218E">
            <w:pPr>
              <w:widowControl/>
              <w:spacing w:line="259" w:lineRule="auto"/>
              <w:jc w:val="center"/>
              <w:rPr>
                <w:rFonts w:eastAsia="Times New Roman" w:cs="Times New Roman"/>
                <w:b/>
                <w:bCs/>
                <w:color w:val="FFFFFF"/>
                <w:sz w:val="20"/>
                <w:szCs w:val="20"/>
              </w:rPr>
            </w:pPr>
          </w:p>
          <w:p w14:paraId="5B4574A8" w14:textId="468AE2C5"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5" w:type="pct"/>
            <w:tcBorders>
              <w:top w:val="nil"/>
              <w:left w:val="nil"/>
              <w:bottom w:val="nil"/>
              <w:right w:val="nil"/>
            </w:tcBorders>
            <w:shd w:val="clear" w:color="000000" w:fill="387990"/>
            <w:vAlign w:val="center"/>
            <w:hideMark/>
          </w:tcPr>
          <w:p w14:paraId="129937FC"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nil"/>
              <w:right w:val="nil"/>
            </w:tcBorders>
            <w:shd w:val="clear" w:color="000000" w:fill="387990"/>
            <w:vAlign w:val="center"/>
            <w:hideMark/>
          </w:tcPr>
          <w:p w14:paraId="1B05880E" w14:textId="30334D22"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445" w:type="pct"/>
            <w:tcBorders>
              <w:top w:val="nil"/>
              <w:left w:val="nil"/>
              <w:bottom w:val="nil"/>
              <w:right w:val="nil"/>
            </w:tcBorders>
            <w:shd w:val="clear" w:color="000000" w:fill="387990"/>
            <w:vAlign w:val="center"/>
            <w:hideMark/>
          </w:tcPr>
          <w:p w14:paraId="3E413BD5" w14:textId="3B22D337"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7A0C49C0" w14:textId="6EA8555B" w:rsidR="00EC0CFD" w:rsidRPr="00B72A05" w:rsidRDefault="00EC0CFD" w:rsidP="00F5218E">
            <w:pPr>
              <w:widowControl/>
              <w:spacing w:line="259" w:lineRule="auto"/>
              <w:jc w:val="center"/>
              <w:rPr>
                <w:rFonts w:eastAsia="Times New Roman" w:cs="Times New Roman"/>
                <w:b/>
                <w:bCs/>
                <w:color w:val="FFFFFF"/>
                <w:sz w:val="20"/>
                <w:szCs w:val="20"/>
              </w:rPr>
            </w:pPr>
          </w:p>
          <w:p w14:paraId="67A11D70" w14:textId="44765119"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3BD84E5D"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511E2615"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0CA7C30E"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single" w:sz="4" w:space="0" w:color="auto"/>
              <w:right w:val="nil"/>
            </w:tcBorders>
            <w:shd w:val="clear" w:color="000000" w:fill="387990"/>
            <w:vAlign w:val="center"/>
            <w:hideMark/>
          </w:tcPr>
          <w:p w14:paraId="1AF2B83F"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52" w:type="pct"/>
            <w:tcBorders>
              <w:top w:val="nil"/>
              <w:left w:val="nil"/>
              <w:bottom w:val="single" w:sz="4" w:space="0" w:color="auto"/>
              <w:right w:val="nil"/>
            </w:tcBorders>
            <w:shd w:val="clear" w:color="000000" w:fill="387990"/>
            <w:vAlign w:val="center"/>
            <w:hideMark/>
          </w:tcPr>
          <w:p w14:paraId="6C92F94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D7272C2" w14:textId="3382B2FE" w:rsidR="00EC0CFD" w:rsidRPr="00B72A05" w:rsidRDefault="00EC0CFD" w:rsidP="00B72A05">
            <w:pPr>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0AA96574"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single" w:sz="4" w:space="0" w:color="auto"/>
              <w:right w:val="nil"/>
            </w:tcBorders>
            <w:shd w:val="clear" w:color="000000" w:fill="387990"/>
            <w:vAlign w:val="center"/>
            <w:hideMark/>
          </w:tcPr>
          <w:p w14:paraId="1FA5D8F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45" w:type="pct"/>
            <w:tcBorders>
              <w:top w:val="nil"/>
              <w:left w:val="nil"/>
              <w:bottom w:val="single" w:sz="4" w:space="0" w:color="auto"/>
              <w:right w:val="nil"/>
            </w:tcBorders>
            <w:shd w:val="clear" w:color="000000" w:fill="387990"/>
            <w:vAlign w:val="center"/>
            <w:hideMark/>
          </w:tcPr>
          <w:p w14:paraId="3881AD6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1E57C24" w14:textId="6507DF3E"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0648C16F" w14:textId="77777777" w:rsidTr="00FC3F4E">
        <w:tc>
          <w:tcPr>
            <w:tcW w:w="1678" w:type="pct"/>
            <w:tcBorders>
              <w:top w:val="nil"/>
              <w:left w:val="nil"/>
              <w:bottom w:val="nil"/>
              <w:right w:val="nil"/>
            </w:tcBorders>
            <w:shd w:val="clear" w:color="000000" w:fill="DBE5F1"/>
            <w:noWrap/>
            <w:vAlign w:val="center"/>
            <w:hideMark/>
          </w:tcPr>
          <w:p w14:paraId="7443251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Seed type</w:t>
            </w:r>
            <w:r w:rsidRPr="00B72A05">
              <w:rPr>
                <w:rFonts w:eastAsia="Times New Roman" w:cs="Times New Roman"/>
                <w:b/>
                <w:bCs/>
                <w:sz w:val="20"/>
                <w:szCs w:val="20"/>
                <w:vertAlign w:val="superscript"/>
              </w:rPr>
              <w:t>b</w:t>
            </w:r>
          </w:p>
        </w:tc>
        <w:tc>
          <w:tcPr>
            <w:tcW w:w="498" w:type="pct"/>
            <w:tcBorders>
              <w:top w:val="nil"/>
              <w:left w:val="nil"/>
              <w:bottom w:val="nil"/>
              <w:right w:val="nil"/>
            </w:tcBorders>
            <w:shd w:val="clear" w:color="000000" w:fill="DBE5F1"/>
            <w:noWrap/>
            <w:vAlign w:val="center"/>
            <w:hideMark/>
          </w:tcPr>
          <w:p w14:paraId="4EF2E55B" w14:textId="1B9C9C40" w:rsidR="00C95140" w:rsidRPr="00B72A05" w:rsidRDefault="00C95140" w:rsidP="00B72A05">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000000" w:fill="DBE5F1"/>
            <w:vAlign w:val="center"/>
            <w:hideMark/>
          </w:tcPr>
          <w:p w14:paraId="5755B397" w14:textId="6223106D" w:rsidR="00C95140" w:rsidRPr="00B72A05" w:rsidRDefault="00C95140" w:rsidP="00B72A05">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DD79867" w14:textId="763A02E1"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2FE5427" w14:textId="2A8D7769"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11EF2081" w14:textId="102AD2C9"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center"/>
            <w:hideMark/>
          </w:tcPr>
          <w:p w14:paraId="1DBEC184" w14:textId="55E5221D" w:rsidR="00C95140" w:rsidRPr="00B72A05" w:rsidRDefault="00C95140" w:rsidP="00B72A05">
            <w:pPr>
              <w:widowControl/>
              <w:spacing w:line="259" w:lineRule="auto"/>
              <w:jc w:val="center"/>
              <w:rPr>
                <w:rFonts w:eastAsia="Times New Roman" w:cs="Times New Roman"/>
                <w:sz w:val="20"/>
                <w:szCs w:val="20"/>
              </w:rPr>
            </w:pPr>
          </w:p>
        </w:tc>
        <w:tc>
          <w:tcPr>
            <w:tcW w:w="445" w:type="pct"/>
            <w:tcBorders>
              <w:top w:val="nil"/>
              <w:left w:val="nil"/>
              <w:bottom w:val="nil"/>
              <w:right w:val="nil"/>
            </w:tcBorders>
            <w:shd w:val="clear" w:color="000000" w:fill="DBE5F1"/>
            <w:vAlign w:val="center"/>
            <w:hideMark/>
          </w:tcPr>
          <w:p w14:paraId="3A12B7D3" w14:textId="525A9C1C"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B22EF71" w14:textId="7923B563"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A569796"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0316AB6"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Unimproved or local open-pollinated varieties (traditional)</w:t>
            </w:r>
          </w:p>
        </w:tc>
        <w:tc>
          <w:tcPr>
            <w:tcW w:w="498" w:type="pct"/>
            <w:tcBorders>
              <w:top w:val="single" w:sz="4" w:space="0" w:color="auto"/>
              <w:left w:val="nil"/>
              <w:bottom w:val="single" w:sz="4" w:space="0" w:color="auto"/>
              <w:right w:val="nil"/>
            </w:tcBorders>
            <w:shd w:val="clear" w:color="auto" w:fill="auto"/>
            <w:noWrap/>
            <w:vAlign w:val="center"/>
            <w:hideMark/>
          </w:tcPr>
          <w:p w14:paraId="72D7821C" w14:textId="69F28149"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0A75CA3" w14:textId="1756C422"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F99CBC8" w14:textId="76AF146E"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2B8715" w14:textId="35AFB620"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2E9F8C9" w14:textId="30EAAE56"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24FA0DCA" w14:textId="362EE260"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7EFBEE6" w14:textId="3FAF3B24"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7B4018" w14:textId="407CA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3631A48" w14:textId="77777777" w:rsidTr="00FC3F4E">
        <w:tc>
          <w:tcPr>
            <w:tcW w:w="1678" w:type="pct"/>
            <w:tcBorders>
              <w:top w:val="nil"/>
              <w:left w:val="nil"/>
              <w:bottom w:val="nil"/>
              <w:right w:val="nil"/>
            </w:tcBorders>
            <w:shd w:val="clear" w:color="auto" w:fill="auto"/>
            <w:vAlign w:val="center"/>
            <w:hideMark/>
          </w:tcPr>
          <w:p w14:paraId="070218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Improved open-pollinated varieties (modern)</w:t>
            </w:r>
          </w:p>
        </w:tc>
        <w:tc>
          <w:tcPr>
            <w:tcW w:w="498" w:type="pct"/>
            <w:tcBorders>
              <w:top w:val="nil"/>
              <w:left w:val="nil"/>
              <w:bottom w:val="nil"/>
              <w:right w:val="nil"/>
            </w:tcBorders>
            <w:shd w:val="clear" w:color="auto" w:fill="auto"/>
            <w:noWrap/>
            <w:vAlign w:val="center"/>
            <w:hideMark/>
          </w:tcPr>
          <w:p w14:paraId="76666982" w14:textId="77777777" w:rsidR="00C95140" w:rsidRPr="00B72A05" w:rsidRDefault="00C95140" w:rsidP="00F7683B">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auto" w:fill="auto"/>
            <w:vAlign w:val="center"/>
            <w:hideMark/>
          </w:tcPr>
          <w:p w14:paraId="51EAA765"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3224C19B"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7243113" w14:textId="09D585CC"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27B709B" w14:textId="77777777"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center"/>
            <w:hideMark/>
          </w:tcPr>
          <w:p w14:paraId="649BC7D1"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474D9124"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C5E15B" w14:textId="5F7A9A8E"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2C36A395"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5BF3F4C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Hybrid</w:t>
            </w:r>
          </w:p>
        </w:tc>
        <w:tc>
          <w:tcPr>
            <w:tcW w:w="498" w:type="pct"/>
            <w:tcBorders>
              <w:top w:val="single" w:sz="4" w:space="0" w:color="auto"/>
              <w:left w:val="nil"/>
              <w:bottom w:val="single" w:sz="4" w:space="0" w:color="auto"/>
              <w:right w:val="nil"/>
            </w:tcBorders>
            <w:shd w:val="clear" w:color="auto" w:fill="auto"/>
            <w:noWrap/>
            <w:vAlign w:val="center"/>
            <w:hideMark/>
          </w:tcPr>
          <w:p w14:paraId="3903429A" w14:textId="7D88234E"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4D1ED786" w14:textId="6ABF72DA"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33F17C2" w14:textId="4DA5F76D"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7F2C6B" w14:textId="7311EF74"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7D7CE87" w14:textId="121C33B3"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1D1AD9BA" w14:textId="5EF8058F"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A1F6F64" w14:textId="6BFA2D3E"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301195C" w14:textId="77A68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7968819E" w14:textId="77777777" w:rsidTr="00FC3F4E">
        <w:tc>
          <w:tcPr>
            <w:tcW w:w="1678" w:type="pct"/>
            <w:tcBorders>
              <w:top w:val="nil"/>
              <w:left w:val="nil"/>
              <w:bottom w:val="nil"/>
              <w:right w:val="nil"/>
            </w:tcBorders>
            <w:shd w:val="clear" w:color="000000" w:fill="DBE5F1"/>
            <w:noWrap/>
            <w:vAlign w:val="center"/>
            <w:hideMark/>
          </w:tcPr>
          <w:p w14:paraId="472E57B5" w14:textId="77777777" w:rsidR="00C95140" w:rsidRPr="00B72A05" w:rsidRDefault="00C95140" w:rsidP="00C600AC">
            <w:pPr>
              <w:keepNext/>
              <w:widowControl/>
              <w:spacing w:line="259" w:lineRule="auto"/>
              <w:ind w:left="72"/>
              <w:rPr>
                <w:rFonts w:eastAsia="Times New Roman" w:cs="Times New Roman"/>
                <w:b/>
                <w:bCs/>
                <w:sz w:val="20"/>
                <w:szCs w:val="20"/>
              </w:rPr>
            </w:pPr>
            <w:r w:rsidRPr="00B72A05">
              <w:rPr>
                <w:rFonts w:eastAsia="Times New Roman" w:cs="Times New Roman"/>
                <w:b/>
                <w:bCs/>
                <w:sz w:val="20"/>
                <w:szCs w:val="20"/>
              </w:rPr>
              <w:t>Main seed source</w:t>
            </w:r>
          </w:p>
        </w:tc>
        <w:tc>
          <w:tcPr>
            <w:tcW w:w="498" w:type="pct"/>
            <w:tcBorders>
              <w:top w:val="nil"/>
              <w:left w:val="nil"/>
              <w:bottom w:val="nil"/>
              <w:right w:val="nil"/>
            </w:tcBorders>
            <w:shd w:val="clear" w:color="000000" w:fill="DBE5F1"/>
            <w:noWrap/>
            <w:vAlign w:val="bottom"/>
            <w:hideMark/>
          </w:tcPr>
          <w:p w14:paraId="57E786A8" w14:textId="6D30BBAF" w:rsidR="00C95140" w:rsidRPr="00B72A05"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5F1"/>
            <w:vAlign w:val="center"/>
            <w:hideMark/>
          </w:tcPr>
          <w:p w14:paraId="6825B4F1" w14:textId="019D0CD5"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99B808F" w14:textId="0101FC5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D9F9CDB" w14:textId="443AF2A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5F514C28" w14:textId="247B8323"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bottom"/>
            <w:hideMark/>
          </w:tcPr>
          <w:p w14:paraId="4CE38920" w14:textId="3162A31E" w:rsidR="00C95140" w:rsidRPr="00B72A05" w:rsidRDefault="00C95140" w:rsidP="00F7683B">
            <w:pPr>
              <w:widowControl/>
              <w:spacing w:line="259" w:lineRule="auto"/>
              <w:jc w:val="center"/>
              <w:rPr>
                <w:rFonts w:eastAsia="Times New Roman" w:cs="Calibri"/>
                <w:sz w:val="20"/>
                <w:szCs w:val="20"/>
              </w:rPr>
            </w:pPr>
          </w:p>
        </w:tc>
        <w:tc>
          <w:tcPr>
            <w:tcW w:w="445" w:type="pct"/>
            <w:tcBorders>
              <w:top w:val="nil"/>
              <w:left w:val="nil"/>
              <w:bottom w:val="nil"/>
              <w:right w:val="nil"/>
            </w:tcBorders>
            <w:shd w:val="clear" w:color="000000" w:fill="DBE5F1"/>
            <w:vAlign w:val="center"/>
            <w:hideMark/>
          </w:tcPr>
          <w:p w14:paraId="50106E5C" w14:textId="301881B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166A22E" w14:textId="37358F8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6671C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941927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saved/friend or relative (not purchased)</w:t>
            </w:r>
          </w:p>
        </w:tc>
        <w:tc>
          <w:tcPr>
            <w:tcW w:w="498" w:type="pct"/>
            <w:tcBorders>
              <w:top w:val="single" w:sz="4" w:space="0" w:color="auto"/>
              <w:left w:val="nil"/>
              <w:bottom w:val="single" w:sz="4" w:space="0" w:color="auto"/>
              <w:right w:val="nil"/>
            </w:tcBorders>
            <w:shd w:val="clear" w:color="auto" w:fill="auto"/>
            <w:noWrap/>
            <w:vAlign w:val="bottom"/>
            <w:hideMark/>
          </w:tcPr>
          <w:p w14:paraId="239CDA0A" w14:textId="1CCF97B8"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365804F" w14:textId="62FC1C5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7F825E5" w14:textId="7CD960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5D2C22C" w14:textId="3A6AF379"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16FCEC1" w14:textId="340B44E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95B8181" w14:textId="2F5EDA29"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683FEF8" w14:textId="64E42FF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D92B84" w14:textId="2111AF4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8F66BCE" w14:textId="77777777" w:rsidTr="00FC3F4E">
        <w:tc>
          <w:tcPr>
            <w:tcW w:w="1678" w:type="pct"/>
            <w:tcBorders>
              <w:top w:val="nil"/>
              <w:left w:val="nil"/>
              <w:bottom w:val="nil"/>
              <w:right w:val="nil"/>
            </w:tcBorders>
            <w:shd w:val="clear" w:color="auto" w:fill="auto"/>
            <w:vAlign w:val="center"/>
            <w:hideMark/>
          </w:tcPr>
          <w:p w14:paraId="6CAA1CE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Friend or relative (purchased)</w:t>
            </w:r>
          </w:p>
        </w:tc>
        <w:tc>
          <w:tcPr>
            <w:tcW w:w="498" w:type="pct"/>
            <w:tcBorders>
              <w:top w:val="nil"/>
              <w:left w:val="nil"/>
              <w:bottom w:val="nil"/>
              <w:right w:val="nil"/>
            </w:tcBorders>
            <w:shd w:val="clear" w:color="auto" w:fill="auto"/>
            <w:noWrap/>
            <w:vAlign w:val="bottom"/>
            <w:hideMark/>
          </w:tcPr>
          <w:p w14:paraId="55243305"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68C623F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45E19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8F26BF7" w14:textId="3E7D799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0724E7C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DDD941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2887106C"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08DBF72" w14:textId="6EADED3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9D109C0"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60928D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(cash)</w:t>
            </w:r>
          </w:p>
        </w:tc>
        <w:tc>
          <w:tcPr>
            <w:tcW w:w="498" w:type="pct"/>
            <w:tcBorders>
              <w:top w:val="single" w:sz="4" w:space="0" w:color="auto"/>
              <w:left w:val="nil"/>
              <w:bottom w:val="single" w:sz="4" w:space="0" w:color="auto"/>
              <w:right w:val="nil"/>
            </w:tcBorders>
            <w:shd w:val="clear" w:color="auto" w:fill="auto"/>
            <w:noWrap/>
            <w:vAlign w:val="bottom"/>
            <w:hideMark/>
          </w:tcPr>
          <w:p w14:paraId="713F2B9F" w14:textId="2173527F"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F797404" w14:textId="6030860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11647DAB" w14:textId="4093E8E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735D625" w14:textId="055BD97E"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7653F27" w14:textId="2FB360E2"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1234A2B9" w14:textId="0F989B17"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85347BC" w14:textId="6C8284C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DF3B76F" w14:textId="662D258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27F8F10" w14:textId="77777777" w:rsidTr="00FC3F4E">
        <w:tc>
          <w:tcPr>
            <w:tcW w:w="1678" w:type="pct"/>
            <w:tcBorders>
              <w:top w:val="nil"/>
              <w:left w:val="nil"/>
              <w:bottom w:val="nil"/>
              <w:right w:val="nil"/>
            </w:tcBorders>
            <w:shd w:val="clear" w:color="auto" w:fill="auto"/>
            <w:noWrap/>
            <w:vAlign w:val="center"/>
            <w:hideMark/>
          </w:tcPr>
          <w:p w14:paraId="336FB7E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(voucher)</w:t>
            </w:r>
          </w:p>
        </w:tc>
        <w:tc>
          <w:tcPr>
            <w:tcW w:w="498" w:type="pct"/>
            <w:tcBorders>
              <w:top w:val="nil"/>
              <w:left w:val="nil"/>
              <w:bottom w:val="nil"/>
              <w:right w:val="nil"/>
            </w:tcBorders>
            <w:shd w:val="clear" w:color="auto" w:fill="auto"/>
            <w:noWrap/>
            <w:vAlign w:val="bottom"/>
            <w:hideMark/>
          </w:tcPr>
          <w:p w14:paraId="5FF0139B"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182CFB9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0BCF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91470E" w14:textId="6D04A3E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F5FB48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59EAEF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3A9F09F"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80EFE2" w14:textId="661086D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C970164"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12A02A1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Market or non-ag dealer</w:t>
            </w:r>
          </w:p>
        </w:tc>
        <w:tc>
          <w:tcPr>
            <w:tcW w:w="498" w:type="pct"/>
            <w:tcBorders>
              <w:top w:val="single" w:sz="4" w:space="0" w:color="auto"/>
              <w:left w:val="nil"/>
              <w:bottom w:val="single" w:sz="4" w:space="0" w:color="auto"/>
              <w:right w:val="nil"/>
            </w:tcBorders>
            <w:shd w:val="clear" w:color="auto" w:fill="auto"/>
            <w:noWrap/>
            <w:vAlign w:val="bottom"/>
            <w:hideMark/>
          </w:tcPr>
          <w:p w14:paraId="257C5116" w14:textId="2310FF3B"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2D3F7576" w14:textId="5E1C4536"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689F9BE" w14:textId="7D980D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EF1F9" w14:textId="4D3B41D0"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7D5B25A" w14:textId="7558983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C27F8D1" w14:textId="62D42CAD"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48146C3" w14:textId="00C2D9C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8482B4" w14:textId="4E2903C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3ABED6D" w14:textId="77777777" w:rsidTr="00FC3F4E">
        <w:tc>
          <w:tcPr>
            <w:tcW w:w="1678" w:type="pct"/>
            <w:tcBorders>
              <w:top w:val="nil"/>
              <w:left w:val="nil"/>
              <w:bottom w:val="nil"/>
              <w:right w:val="nil"/>
            </w:tcBorders>
            <w:shd w:val="clear" w:color="auto" w:fill="auto"/>
            <w:noWrap/>
            <w:vAlign w:val="center"/>
            <w:hideMark/>
          </w:tcPr>
          <w:p w14:paraId="581D368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Aid distribution</w:t>
            </w:r>
          </w:p>
        </w:tc>
        <w:tc>
          <w:tcPr>
            <w:tcW w:w="498" w:type="pct"/>
            <w:tcBorders>
              <w:top w:val="nil"/>
              <w:left w:val="nil"/>
              <w:bottom w:val="nil"/>
              <w:right w:val="nil"/>
            </w:tcBorders>
            <w:shd w:val="clear" w:color="auto" w:fill="auto"/>
            <w:noWrap/>
            <w:vAlign w:val="bottom"/>
            <w:hideMark/>
          </w:tcPr>
          <w:p w14:paraId="73C22478"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79FE15B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2393ECB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CECFD39" w14:textId="1682BF6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ABB5E42"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711BC8D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1F4C9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D5D07C" w14:textId="30F512F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87DA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554C7D72" w14:textId="235BF97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8" w:type="pct"/>
            <w:tcBorders>
              <w:top w:val="single" w:sz="4" w:space="0" w:color="auto"/>
              <w:left w:val="nil"/>
              <w:bottom w:val="single" w:sz="4" w:space="0" w:color="auto"/>
              <w:right w:val="nil"/>
            </w:tcBorders>
            <w:shd w:val="clear" w:color="auto" w:fill="auto"/>
            <w:noWrap/>
            <w:vAlign w:val="center"/>
            <w:hideMark/>
          </w:tcPr>
          <w:p w14:paraId="72755A0D" w14:textId="023ABB3D" w:rsidR="00C95140" w:rsidRPr="00F7683B"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0C9292" w14:textId="222DD2ED"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4C5FA99B" w14:textId="530197A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FA6C7D" w14:textId="7F24C6EC"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E20AE54" w14:textId="40F04E56"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46CCD230" w14:textId="5DFA03CB" w:rsidR="00C95140" w:rsidRPr="00B72A05" w:rsidRDefault="00C95140" w:rsidP="00F7683B">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85713" w14:textId="5B7078A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721535C" w14:textId="04D2A7AC" w:rsidR="00C95140" w:rsidRPr="00B72A05" w:rsidRDefault="00C95140" w:rsidP="00F7683B">
            <w:pPr>
              <w:widowControl/>
              <w:spacing w:line="259" w:lineRule="auto"/>
              <w:jc w:val="center"/>
              <w:rPr>
                <w:rFonts w:eastAsia="Times New Roman" w:cs="Times New Roman"/>
                <w:sz w:val="20"/>
                <w:szCs w:val="20"/>
              </w:rPr>
            </w:pPr>
          </w:p>
        </w:tc>
      </w:tr>
    </w:tbl>
    <w:p w14:paraId="6AC2E2DA" w14:textId="645FF4D0" w:rsidR="00C95140" w:rsidRPr="0087225D" w:rsidRDefault="00C95140" w:rsidP="00D50DDA">
      <w:pPr>
        <w:pStyle w:val="BodyText1"/>
        <w:spacing w:after="0"/>
        <w:ind w:left="86" w:hanging="86"/>
        <w:rPr>
          <w:sz w:val="16"/>
        </w:rPr>
      </w:pPr>
      <w:commentRangeStart w:id="729"/>
      <w:r w:rsidRPr="0087225D">
        <w:rPr>
          <w:sz w:val="16"/>
        </w:rPr>
        <w:t>^ Results not statistically reliable, n&lt;30  </w:t>
      </w:r>
      <w:commentRangeEnd w:id="729"/>
      <w:r>
        <w:rPr>
          <w:rStyle w:val="CommentReference"/>
          <w:rFonts w:eastAsia="Arial" w:cs="Arial"/>
          <w:color w:val="000000"/>
        </w:rPr>
        <w:commentReference w:id="729"/>
      </w:r>
    </w:p>
    <w:p w14:paraId="5185AF85" w14:textId="503FB4CA" w:rsidR="00C95140" w:rsidRDefault="00C95140" w:rsidP="00D50DDA">
      <w:pPr>
        <w:pStyle w:val="BodyText1"/>
        <w:spacing w:after="0"/>
        <w:ind w:left="86" w:hanging="86"/>
        <w:rPr>
          <w:sz w:val="16"/>
        </w:rPr>
      </w:pPr>
      <w:commentRangeStart w:id="73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0"/>
      <w:r>
        <w:rPr>
          <w:rStyle w:val="CommentReference"/>
          <w:rFonts w:eastAsia="Arial" w:cs="Arial"/>
          <w:color w:val="000000"/>
        </w:rPr>
        <w:commentReference w:id="730"/>
      </w:r>
    </w:p>
    <w:p w14:paraId="10AB517E" w14:textId="38897920"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7620FE4" w14:textId="0CF8A170" w:rsidR="00C95140" w:rsidRDefault="00C95140" w:rsidP="00D50DDA">
      <w:pPr>
        <w:pStyle w:val="BodyText1"/>
        <w:spacing w:after="0"/>
        <w:ind w:left="86" w:hanging="86"/>
        <w:rPr>
          <w:sz w:val="16"/>
        </w:rPr>
      </w:pPr>
      <w:r w:rsidRPr="009C7F0B">
        <w:rPr>
          <w:sz w:val="16"/>
          <w:vertAlign w:val="superscript"/>
        </w:rPr>
        <w:lastRenderedPageBreak/>
        <w:t xml:space="preserve">b </w:t>
      </w:r>
      <w:r w:rsidRPr="009C7F0B">
        <w:rPr>
          <w:sz w:val="16"/>
        </w:rPr>
        <w:t>Farmers were allowed to give more than one response, so the percentages may not add up to 100</w:t>
      </w:r>
      <w:r w:rsidR="00EC0CFD">
        <w:rPr>
          <w:sz w:val="16"/>
        </w:rPr>
        <w:t xml:space="preserve"> percent.</w:t>
      </w:r>
    </w:p>
    <w:p w14:paraId="28084B63" w14:textId="5EA9277E" w:rsidR="00C95140" w:rsidRPr="004F3ACD" w:rsidRDefault="00C95140" w:rsidP="00D50DDA">
      <w:pPr>
        <w:pStyle w:val="BodyText1"/>
        <w:spacing w:after="0"/>
        <w:ind w:left="86" w:hanging="86"/>
        <w:rPr>
          <w:sz w:val="16"/>
        </w:rPr>
      </w:pPr>
      <w:r w:rsidRPr="004F3ACD">
        <w:rPr>
          <w:sz w:val="16"/>
        </w:rPr>
        <w:t xml:space="preserve">Note: Estimates </w:t>
      </w:r>
      <w:r w:rsidR="00707F6C">
        <w:rPr>
          <w:sz w:val="16"/>
        </w:rPr>
        <w:t xml:space="preserve">are </w:t>
      </w:r>
      <w:r w:rsidR="00FF36EF">
        <w:rPr>
          <w:sz w:val="16"/>
        </w:rPr>
        <w:t>based on de jure household members who are farmers responsible for cultivating maize</w:t>
      </w:r>
      <w:r w:rsidRPr="004F3ACD">
        <w:rPr>
          <w:sz w:val="16"/>
        </w:rPr>
        <w:t>.</w:t>
      </w:r>
    </w:p>
    <w:p w14:paraId="6140D939"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99021B" w14:textId="6AFCD9E4" w:rsidR="00C95140" w:rsidRPr="00B80866" w:rsidRDefault="00C95140" w:rsidP="00B72A05">
      <w:pPr>
        <w:pStyle w:val="BodyText1"/>
      </w:pPr>
      <w:r>
        <w:t>Application of inorganic or organic fertilizers, such as manure and crop residues, plays an important role in soil health. Fertilizers help correct soil macro- and micro-nutrient deficiencies in many regions and promote crop growth</w:t>
      </w:r>
      <w:r w:rsidR="00EC0CFD">
        <w:t>.</w:t>
      </w:r>
      <w:r>
        <w:rPr>
          <w:rStyle w:val="FootnoteReference"/>
        </w:rPr>
        <w:footnoteReference w:id="55"/>
      </w:r>
      <w:r>
        <w:t xml:space="preserve"> Inorganic, or mineral, fertilizers are often too expensive for smallholder farmers and are frequently locally unavailable. Organic inputs can be used in place of or alongside mineral fertilizers, through improved waste recycling, crop residue composting, animal manure, and intercropping or crop rotation with legumes, trees, and shrubs</w:t>
      </w:r>
      <w:r w:rsidR="00EC0CFD">
        <w:t>.</w:t>
      </w:r>
      <w:r>
        <w:rPr>
          <w:rStyle w:val="FootnoteReference"/>
        </w:rPr>
        <w:footnoteReference w:id="56"/>
      </w:r>
      <w:r w:rsidRPr="00072A45">
        <w:rPr>
          <w:vertAlign w:val="superscript"/>
        </w:rPr>
        <w:t>,</w:t>
      </w:r>
      <w:r>
        <w:rPr>
          <w:rStyle w:val="FootnoteReference"/>
        </w:rPr>
        <w:footnoteReference w:id="57"/>
      </w:r>
      <w:r>
        <w:t xml:space="preserve"> </w:t>
      </w:r>
      <w:r w:rsidRPr="008E6221">
        <w:rPr>
          <w:b/>
        </w:rPr>
        <w:t xml:space="preserve">Table </w:t>
      </w:r>
      <w:r>
        <w:rPr>
          <w:b/>
        </w:rPr>
        <w:t>7.1.</w:t>
      </w:r>
      <w:r w:rsidR="00997060">
        <w:rPr>
          <w:b/>
        </w:rPr>
        <w:t>6</w:t>
      </w:r>
      <w:r w:rsidRPr="00F630D3">
        <w:t xml:space="preserve"> presents </w:t>
      </w:r>
      <w:r>
        <w:t xml:space="preserve">information related to maize </w:t>
      </w:r>
      <w:r w:rsidRPr="00F630D3">
        <w:t>farmers’ fertilizer</w:t>
      </w:r>
      <w:r>
        <w:t xml:space="preserve"> practices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CF29B3A" w14:textId="0D2EBD2D" w:rsidR="00C95140" w:rsidRPr="00FF0AF5" w:rsidRDefault="00C95140" w:rsidP="00B72A05">
      <w:pPr>
        <w:pStyle w:val="Tabletitle"/>
      </w:pPr>
      <w:bookmarkStart w:id="731" w:name="_Toc63673092"/>
      <w:r w:rsidRPr="00FF0AF5">
        <w:t xml:space="preserve">Table </w:t>
      </w:r>
      <w:r>
        <w:t>7</w:t>
      </w:r>
      <w:r w:rsidRPr="00FF0AF5">
        <w:t>.1.</w:t>
      </w:r>
      <w:r w:rsidR="00997060">
        <w:t>6</w:t>
      </w:r>
      <w:r>
        <w:t>:</w:t>
      </w:r>
      <w:r w:rsidRPr="00FF0AF5">
        <w:t xml:space="preserve"> </w:t>
      </w:r>
      <w:r w:rsidRPr="00130051">
        <w:t>Maize Farmers' Fertilizer Use, Types of Fertilizer, and Timing of Application in the ZOI, in Total and by Farmers’ Sex and Age</w:t>
      </w:r>
      <w:bookmarkEnd w:id="731"/>
    </w:p>
    <w:tbl>
      <w:tblPr>
        <w:tblW w:w="5000" w:type="pct"/>
        <w:tblLook w:val="04A0" w:firstRow="1" w:lastRow="0" w:firstColumn="1" w:lastColumn="0" w:noHBand="0" w:noVBand="1"/>
      </w:tblPr>
      <w:tblGrid>
        <w:gridCol w:w="2717"/>
        <w:gridCol w:w="1105"/>
        <w:gridCol w:w="1069"/>
        <w:gridCol w:w="1040"/>
        <w:gridCol w:w="634"/>
        <w:gridCol w:w="285"/>
        <w:gridCol w:w="1046"/>
        <w:gridCol w:w="1048"/>
        <w:gridCol w:w="632"/>
      </w:tblGrid>
      <w:tr w:rsidR="00C95140" w:rsidRPr="00B72A05" w14:paraId="1CB13659" w14:textId="77777777" w:rsidTr="00C600AC">
        <w:trPr>
          <w:tblHeader/>
        </w:trPr>
        <w:tc>
          <w:tcPr>
            <w:tcW w:w="1419" w:type="pct"/>
            <w:vMerge w:val="restart"/>
            <w:tcBorders>
              <w:top w:val="single" w:sz="4" w:space="0" w:color="auto"/>
              <w:left w:val="nil"/>
              <w:bottom w:val="single" w:sz="4" w:space="0" w:color="000000"/>
              <w:right w:val="nil"/>
            </w:tcBorders>
            <w:shd w:val="clear" w:color="000000" w:fill="387990"/>
            <w:vAlign w:val="bottom"/>
            <w:hideMark/>
          </w:tcPr>
          <w:p w14:paraId="4239DC9B" w14:textId="77777777" w:rsidR="00C95140" w:rsidRPr="00B72A05" w:rsidRDefault="00C95140" w:rsidP="00B72A05">
            <w:pPr>
              <w:keepNext/>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7" w:type="pct"/>
            <w:vMerge w:val="restart"/>
            <w:tcBorders>
              <w:top w:val="single" w:sz="4" w:space="0" w:color="auto"/>
              <w:left w:val="nil"/>
              <w:bottom w:val="single" w:sz="4" w:space="0" w:color="000000"/>
              <w:right w:val="nil"/>
            </w:tcBorders>
            <w:shd w:val="clear" w:color="000000" w:fill="387990"/>
            <w:vAlign w:val="bottom"/>
            <w:hideMark/>
          </w:tcPr>
          <w:p w14:paraId="40D10CA9"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32" w:type="pct"/>
            <w:gridSpan w:val="3"/>
            <w:tcBorders>
              <w:top w:val="single" w:sz="4" w:space="0" w:color="auto"/>
              <w:left w:val="nil"/>
              <w:bottom w:val="single" w:sz="4" w:space="0" w:color="FFFFFF"/>
              <w:right w:val="nil"/>
            </w:tcBorders>
            <w:shd w:val="clear" w:color="000000" w:fill="387990"/>
            <w:vAlign w:val="center"/>
            <w:hideMark/>
          </w:tcPr>
          <w:p w14:paraId="2EDF8DE1"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152CC73" w14:textId="77777777" w:rsidR="00C95140" w:rsidRPr="00B72A05" w:rsidRDefault="00C95140"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23" w:type="pct"/>
            <w:gridSpan w:val="3"/>
            <w:tcBorders>
              <w:top w:val="single" w:sz="4" w:space="0" w:color="auto"/>
              <w:left w:val="nil"/>
              <w:bottom w:val="single" w:sz="4" w:space="0" w:color="FFFFFF"/>
              <w:right w:val="nil"/>
            </w:tcBorders>
            <w:shd w:val="clear" w:color="000000" w:fill="387990"/>
            <w:vAlign w:val="center"/>
            <w:hideMark/>
          </w:tcPr>
          <w:p w14:paraId="707A3E34" w14:textId="4DD774D2"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5B14DFCB"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557EA5B5"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76A8057D"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nil"/>
              <w:right w:val="nil"/>
            </w:tcBorders>
            <w:shd w:val="clear" w:color="000000" w:fill="387990"/>
            <w:vAlign w:val="center"/>
            <w:hideMark/>
          </w:tcPr>
          <w:p w14:paraId="26E78C77"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3" w:type="pct"/>
            <w:tcBorders>
              <w:top w:val="nil"/>
              <w:left w:val="nil"/>
              <w:bottom w:val="nil"/>
              <w:right w:val="nil"/>
            </w:tcBorders>
            <w:shd w:val="clear" w:color="000000" w:fill="387990"/>
            <w:vAlign w:val="center"/>
            <w:hideMark/>
          </w:tcPr>
          <w:p w14:paraId="1C04750B"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3C459429" w14:textId="1C1BCC74" w:rsidR="00EC0CFD" w:rsidRPr="00B72A05" w:rsidRDefault="00EC0CFD" w:rsidP="00F5218E">
            <w:pPr>
              <w:keepNext/>
              <w:widowControl/>
              <w:spacing w:line="259" w:lineRule="auto"/>
              <w:jc w:val="center"/>
              <w:rPr>
                <w:rFonts w:eastAsia="Times New Roman" w:cs="Times New Roman"/>
                <w:b/>
                <w:bCs/>
                <w:color w:val="FFFFFF"/>
                <w:sz w:val="20"/>
                <w:szCs w:val="20"/>
              </w:rPr>
            </w:pPr>
          </w:p>
          <w:p w14:paraId="720AE93B" w14:textId="5451C162" w:rsidR="00EC0CFD" w:rsidRPr="00B72A05" w:rsidRDefault="00EC0CFD" w:rsidP="008D1A1F">
            <w:pPr>
              <w:keepNext/>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7A26C27"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nil"/>
              <w:right w:val="nil"/>
            </w:tcBorders>
            <w:shd w:val="clear" w:color="000000" w:fill="387990"/>
            <w:vAlign w:val="center"/>
            <w:hideMark/>
          </w:tcPr>
          <w:p w14:paraId="1D1BE76A" w14:textId="5DA97B00"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7" w:type="pct"/>
            <w:tcBorders>
              <w:top w:val="nil"/>
              <w:left w:val="nil"/>
              <w:bottom w:val="nil"/>
              <w:right w:val="nil"/>
            </w:tcBorders>
            <w:shd w:val="clear" w:color="000000" w:fill="387990"/>
            <w:vAlign w:val="center"/>
            <w:hideMark/>
          </w:tcPr>
          <w:p w14:paraId="52899FC7" w14:textId="49E09042"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EA8149" w14:textId="56474EAE" w:rsidR="00EC0CFD" w:rsidRPr="00B72A05" w:rsidRDefault="00EC0CFD" w:rsidP="00F5218E">
            <w:pPr>
              <w:keepNext/>
              <w:widowControl/>
              <w:spacing w:line="259" w:lineRule="auto"/>
              <w:jc w:val="center"/>
              <w:rPr>
                <w:rFonts w:eastAsia="Times New Roman" w:cs="Times New Roman"/>
                <w:b/>
                <w:bCs/>
                <w:color w:val="FFFFFF"/>
                <w:sz w:val="20"/>
                <w:szCs w:val="20"/>
              </w:rPr>
            </w:pPr>
          </w:p>
          <w:p w14:paraId="04C38012" w14:textId="186E9EBF" w:rsidR="00EC0CFD" w:rsidRPr="00B72A05" w:rsidRDefault="00EC0CFD" w:rsidP="008D1A1F">
            <w:pPr>
              <w:keepNext/>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474592F8"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4ADA63DC"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3735C517"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single" w:sz="4" w:space="0" w:color="auto"/>
              <w:right w:val="nil"/>
            </w:tcBorders>
            <w:shd w:val="clear" w:color="000000" w:fill="387990"/>
            <w:vAlign w:val="center"/>
            <w:hideMark/>
          </w:tcPr>
          <w:p w14:paraId="24D6D8DA"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center"/>
            <w:hideMark/>
          </w:tcPr>
          <w:p w14:paraId="6149E056"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A302579" w14:textId="1C1DBF6E" w:rsidR="00EC0CFD" w:rsidRPr="00B72A05" w:rsidRDefault="00EC0CFD" w:rsidP="00B72A05">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1A71D1"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single" w:sz="4" w:space="0" w:color="auto"/>
              <w:right w:val="nil"/>
            </w:tcBorders>
            <w:shd w:val="clear" w:color="000000" w:fill="387990"/>
            <w:vAlign w:val="center"/>
            <w:hideMark/>
          </w:tcPr>
          <w:p w14:paraId="158D371F"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vAlign w:val="center"/>
            <w:hideMark/>
          </w:tcPr>
          <w:p w14:paraId="65884BB8"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8CDB92C" w14:textId="35E50480" w:rsidR="00EC0CFD" w:rsidRPr="00B72A05" w:rsidRDefault="00EC0CFD" w:rsidP="00B72A05">
            <w:pPr>
              <w:keepNext/>
              <w:widowControl/>
              <w:spacing w:line="259" w:lineRule="auto"/>
              <w:jc w:val="center"/>
              <w:rPr>
                <w:rFonts w:eastAsia="Times New Roman" w:cs="Times New Roman"/>
                <w:b/>
                <w:bCs/>
                <w:color w:val="FFFFFF"/>
                <w:sz w:val="20"/>
                <w:szCs w:val="20"/>
              </w:rPr>
            </w:pPr>
          </w:p>
        </w:tc>
      </w:tr>
      <w:tr w:rsidR="00C95140" w:rsidRPr="00B72A05" w14:paraId="03AFDDC2" w14:textId="77777777" w:rsidTr="00EC0CFD">
        <w:tc>
          <w:tcPr>
            <w:tcW w:w="1419" w:type="pct"/>
            <w:tcBorders>
              <w:top w:val="nil"/>
              <w:left w:val="nil"/>
              <w:bottom w:val="nil"/>
              <w:right w:val="nil"/>
            </w:tcBorders>
            <w:shd w:val="clear" w:color="auto" w:fill="auto"/>
            <w:noWrap/>
            <w:vAlign w:val="center"/>
            <w:hideMark/>
          </w:tcPr>
          <w:p w14:paraId="53240098" w14:textId="77777777" w:rsidR="00C95140" w:rsidRPr="00B72A05" w:rsidRDefault="00C95140" w:rsidP="00B72A05">
            <w:pPr>
              <w:keepNext/>
              <w:widowControl/>
              <w:spacing w:line="259" w:lineRule="auto"/>
              <w:rPr>
                <w:rFonts w:eastAsia="Times New Roman" w:cs="Times New Roman"/>
                <w:b/>
                <w:bCs/>
                <w:sz w:val="20"/>
                <w:szCs w:val="20"/>
              </w:rPr>
            </w:pPr>
            <w:r w:rsidRPr="00B72A05">
              <w:rPr>
                <w:rFonts w:eastAsia="Times New Roman" w:cs="Times New Roman"/>
                <w:b/>
                <w:bCs/>
                <w:sz w:val="20"/>
                <w:szCs w:val="20"/>
              </w:rPr>
              <w:t xml:space="preserve">Applied fertilizer </w:t>
            </w:r>
          </w:p>
        </w:tc>
        <w:tc>
          <w:tcPr>
            <w:tcW w:w="577" w:type="pct"/>
            <w:tcBorders>
              <w:top w:val="nil"/>
              <w:left w:val="nil"/>
              <w:bottom w:val="nil"/>
              <w:right w:val="nil"/>
            </w:tcBorders>
            <w:shd w:val="clear" w:color="auto" w:fill="auto"/>
            <w:noWrap/>
            <w:vAlign w:val="center"/>
            <w:hideMark/>
          </w:tcPr>
          <w:p w14:paraId="2737B285" w14:textId="77777777" w:rsidR="00C95140" w:rsidRPr="00B72A05"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1EC84FF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5B1752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3E91824"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04FD9EC"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267F918"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59CBD6B3"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BF867B7"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r>
      <w:tr w:rsidR="00C95140" w:rsidRPr="00B72A05" w14:paraId="59A5082F"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0CDAFBC6"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p>
        </w:tc>
        <w:tc>
          <w:tcPr>
            <w:tcW w:w="577" w:type="pct"/>
            <w:tcBorders>
              <w:top w:val="single" w:sz="4" w:space="0" w:color="auto"/>
              <w:left w:val="nil"/>
              <w:bottom w:val="single" w:sz="4" w:space="0" w:color="auto"/>
              <w:right w:val="nil"/>
            </w:tcBorders>
            <w:shd w:val="clear" w:color="auto" w:fill="auto"/>
            <w:noWrap/>
            <w:vAlign w:val="center"/>
            <w:hideMark/>
          </w:tcPr>
          <w:p w14:paraId="47F9996B" w14:textId="1FABBA89"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D7F8A71" w14:textId="1A1FD5C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0EEF275" w14:textId="52596CD1"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9D85170" w14:textId="4BB05DE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B914D8" w14:textId="480E2CF2"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9619689" w14:textId="62DF203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7FD8C71A" w14:textId="24E307A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5B3FA2" w14:textId="34A9D50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F3FFE15" w14:textId="77777777" w:rsidTr="00EC0CFD">
        <w:tc>
          <w:tcPr>
            <w:tcW w:w="1419" w:type="pct"/>
            <w:tcBorders>
              <w:top w:val="nil"/>
              <w:left w:val="nil"/>
              <w:bottom w:val="nil"/>
              <w:right w:val="nil"/>
            </w:tcBorders>
            <w:shd w:val="clear" w:color="000000" w:fill="DBE5F1"/>
            <w:noWrap/>
            <w:vAlign w:val="center"/>
            <w:hideMark/>
          </w:tcPr>
          <w:p w14:paraId="2B37E73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Type</w:t>
            </w:r>
            <w:r w:rsidRPr="00B72A05">
              <w:rPr>
                <w:rFonts w:eastAsia="Times New Roman" w:cs="Times New Roman"/>
                <w:b/>
                <w:bCs/>
                <w:sz w:val="20"/>
                <w:szCs w:val="20"/>
                <w:vertAlign w:val="superscript"/>
              </w:rPr>
              <w:t>b</w:t>
            </w:r>
          </w:p>
        </w:tc>
        <w:tc>
          <w:tcPr>
            <w:tcW w:w="577" w:type="pct"/>
            <w:tcBorders>
              <w:top w:val="nil"/>
              <w:left w:val="nil"/>
              <w:bottom w:val="nil"/>
              <w:right w:val="nil"/>
            </w:tcBorders>
            <w:shd w:val="clear" w:color="000000" w:fill="DBE5F1"/>
            <w:noWrap/>
            <w:vAlign w:val="center"/>
            <w:hideMark/>
          </w:tcPr>
          <w:p w14:paraId="1AADF14A" w14:textId="725D75CE"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BE5F1"/>
            <w:vAlign w:val="center"/>
            <w:hideMark/>
          </w:tcPr>
          <w:p w14:paraId="1E0E623A" w14:textId="067D5600"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BE5F1"/>
            <w:vAlign w:val="center"/>
            <w:hideMark/>
          </w:tcPr>
          <w:p w14:paraId="28DB0358" w14:textId="115902B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751C0A40" w14:textId="1EC9C94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4FC23DCC" w14:textId="3E3A5A84"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BE5F1"/>
            <w:vAlign w:val="center"/>
            <w:hideMark/>
          </w:tcPr>
          <w:p w14:paraId="69C9A162" w14:textId="5FAF519E"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nil"/>
              <w:left w:val="nil"/>
              <w:bottom w:val="nil"/>
              <w:right w:val="nil"/>
            </w:tcBorders>
            <w:shd w:val="clear" w:color="000000" w:fill="DBE5F1"/>
            <w:vAlign w:val="center"/>
            <w:hideMark/>
          </w:tcPr>
          <w:p w14:paraId="77412A7A" w14:textId="63DB082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079085" w14:textId="64D5376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AD10CFA"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45033535"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organic</w:t>
            </w:r>
          </w:p>
        </w:tc>
        <w:tc>
          <w:tcPr>
            <w:tcW w:w="577" w:type="pct"/>
            <w:tcBorders>
              <w:top w:val="single" w:sz="4" w:space="0" w:color="auto"/>
              <w:left w:val="nil"/>
              <w:bottom w:val="single" w:sz="4" w:space="0" w:color="auto"/>
              <w:right w:val="nil"/>
            </w:tcBorders>
            <w:shd w:val="clear" w:color="auto" w:fill="auto"/>
            <w:noWrap/>
            <w:vAlign w:val="center"/>
            <w:hideMark/>
          </w:tcPr>
          <w:p w14:paraId="271D1A55" w14:textId="62BC60AF" w:rsidR="00C95140" w:rsidRPr="00B72A05" w:rsidRDefault="00C95140" w:rsidP="00F7683B">
            <w:pPr>
              <w:widowControl/>
              <w:spacing w:line="259" w:lineRule="auto"/>
              <w:jc w:val="center"/>
              <w:rPr>
                <w:rFonts w:eastAsia="Times New Roman" w:cs="Calibri"/>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2287EDD2" w14:textId="6FD5FEB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3BB5AF1" w14:textId="7F9A07A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59CBE98" w14:textId="532462AA"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48AE66" w14:textId="35E9FB3C"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4576F72" w14:textId="6C5800B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595B53EF" w14:textId="0720571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FAFEAD7" w14:textId="7EBA6C90"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705FB8" w14:textId="77777777" w:rsidTr="00EC0CFD">
        <w:tc>
          <w:tcPr>
            <w:tcW w:w="1419" w:type="pct"/>
            <w:tcBorders>
              <w:top w:val="nil"/>
              <w:left w:val="nil"/>
              <w:bottom w:val="nil"/>
              <w:right w:val="nil"/>
            </w:tcBorders>
            <w:shd w:val="clear" w:color="auto" w:fill="auto"/>
            <w:noWrap/>
            <w:vAlign w:val="center"/>
            <w:hideMark/>
          </w:tcPr>
          <w:p w14:paraId="00EBA89E"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inorganic</w:t>
            </w:r>
          </w:p>
        </w:tc>
        <w:tc>
          <w:tcPr>
            <w:tcW w:w="577" w:type="pct"/>
            <w:tcBorders>
              <w:top w:val="nil"/>
              <w:left w:val="nil"/>
              <w:bottom w:val="nil"/>
              <w:right w:val="nil"/>
            </w:tcBorders>
            <w:shd w:val="clear" w:color="auto" w:fill="auto"/>
            <w:noWrap/>
            <w:vAlign w:val="center"/>
            <w:hideMark/>
          </w:tcPr>
          <w:p w14:paraId="6BB0680C"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9948C7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2DDC39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0A46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D44E99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7C152D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E93E2E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74F88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7863F9AE"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614BA2F"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Organic foliar feeds</w:t>
            </w:r>
          </w:p>
        </w:tc>
        <w:tc>
          <w:tcPr>
            <w:tcW w:w="577" w:type="pct"/>
            <w:tcBorders>
              <w:top w:val="single" w:sz="4" w:space="0" w:color="auto"/>
              <w:left w:val="nil"/>
              <w:bottom w:val="single" w:sz="4" w:space="0" w:color="auto"/>
              <w:right w:val="nil"/>
            </w:tcBorders>
            <w:shd w:val="clear" w:color="auto" w:fill="auto"/>
            <w:noWrap/>
            <w:vAlign w:val="center"/>
            <w:hideMark/>
          </w:tcPr>
          <w:p w14:paraId="44377A96" w14:textId="50E3D4A3"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F669A58" w14:textId="4F6142A9"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E3BF13E" w14:textId="6147383E"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A2B81C" w14:textId="04457D1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97DC2D2" w14:textId="78DD8C29"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8A7B20D" w14:textId="6656FDCC"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34668CAB" w14:textId="3253738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D2F3DD5" w14:textId="46838B2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80C3F8C" w14:textId="77777777" w:rsidTr="00EC0CFD">
        <w:tc>
          <w:tcPr>
            <w:tcW w:w="1419" w:type="pct"/>
            <w:tcBorders>
              <w:top w:val="nil"/>
              <w:left w:val="nil"/>
              <w:bottom w:val="nil"/>
              <w:right w:val="nil"/>
            </w:tcBorders>
            <w:shd w:val="clear" w:color="auto" w:fill="auto"/>
            <w:noWrap/>
            <w:vAlign w:val="center"/>
            <w:hideMark/>
          </w:tcPr>
          <w:p w14:paraId="2E6E783B"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Inorganic foliar feeds</w:t>
            </w:r>
          </w:p>
        </w:tc>
        <w:tc>
          <w:tcPr>
            <w:tcW w:w="577" w:type="pct"/>
            <w:tcBorders>
              <w:top w:val="nil"/>
              <w:left w:val="nil"/>
              <w:bottom w:val="nil"/>
              <w:right w:val="nil"/>
            </w:tcBorders>
            <w:shd w:val="clear" w:color="auto" w:fill="auto"/>
            <w:noWrap/>
            <w:vAlign w:val="center"/>
            <w:hideMark/>
          </w:tcPr>
          <w:p w14:paraId="5F073830"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3303719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262973C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4AEBB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427AB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496A9C2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19F4ECD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42FC7AE"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0D292D7A" w14:textId="77777777" w:rsidTr="00EC0CFD">
        <w:tc>
          <w:tcPr>
            <w:tcW w:w="1419" w:type="pct"/>
            <w:tcBorders>
              <w:top w:val="single" w:sz="4" w:space="0" w:color="auto"/>
              <w:left w:val="nil"/>
              <w:bottom w:val="single" w:sz="4" w:space="0" w:color="auto"/>
              <w:right w:val="nil"/>
            </w:tcBorders>
            <w:shd w:val="clear" w:color="000000" w:fill="DBE5F1"/>
            <w:noWrap/>
            <w:vAlign w:val="center"/>
            <w:hideMark/>
          </w:tcPr>
          <w:p w14:paraId="28EE8F7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Timing of application</w:t>
            </w:r>
            <w:r w:rsidRPr="00B72A05">
              <w:rPr>
                <w:rFonts w:eastAsia="Times New Roman" w:cs="Times New Roman"/>
                <w:b/>
                <w:bCs/>
                <w:sz w:val="20"/>
                <w:szCs w:val="20"/>
                <w:vertAlign w:val="superscript"/>
              </w:rPr>
              <w:t>b</w:t>
            </w:r>
          </w:p>
        </w:tc>
        <w:tc>
          <w:tcPr>
            <w:tcW w:w="577" w:type="pct"/>
            <w:tcBorders>
              <w:top w:val="single" w:sz="4" w:space="0" w:color="auto"/>
              <w:left w:val="nil"/>
              <w:bottom w:val="single" w:sz="4" w:space="0" w:color="auto"/>
              <w:right w:val="nil"/>
            </w:tcBorders>
            <w:shd w:val="clear" w:color="000000" w:fill="DBE5F1"/>
            <w:vAlign w:val="center"/>
            <w:hideMark/>
          </w:tcPr>
          <w:p w14:paraId="63028525" w14:textId="3F7F6A0F" w:rsidR="00C95140" w:rsidRPr="00F7683B" w:rsidRDefault="00C95140" w:rsidP="00F7683B">
            <w:pPr>
              <w:keepNext/>
              <w:widowControl/>
              <w:spacing w:line="259" w:lineRule="auto"/>
              <w:jc w:val="center"/>
              <w:rPr>
                <w:rFonts w:eastAsia="Times New Roman" w:cs="Times New Roman"/>
                <w:b/>
                <w:bCs/>
                <w:sz w:val="20"/>
                <w:szCs w:val="20"/>
              </w:rPr>
            </w:pPr>
          </w:p>
        </w:tc>
        <w:tc>
          <w:tcPr>
            <w:tcW w:w="1101" w:type="pct"/>
            <w:gridSpan w:val="2"/>
            <w:tcBorders>
              <w:top w:val="single" w:sz="4" w:space="0" w:color="auto"/>
              <w:left w:val="nil"/>
              <w:bottom w:val="single" w:sz="4" w:space="0" w:color="auto"/>
              <w:right w:val="nil"/>
            </w:tcBorders>
            <w:shd w:val="clear" w:color="000000" w:fill="DBE5F1"/>
            <w:vAlign w:val="center"/>
            <w:hideMark/>
          </w:tcPr>
          <w:p w14:paraId="72BAD021" w14:textId="16148F14"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03CF6D37" w14:textId="2DC1ACA3"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479D87C2" w14:textId="7A08AFCB"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BE5F1"/>
            <w:vAlign w:val="center"/>
            <w:hideMark/>
          </w:tcPr>
          <w:p w14:paraId="016E00D6" w14:textId="3A4D02FF"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000000" w:fill="DBE5F1"/>
            <w:vAlign w:val="center"/>
            <w:hideMark/>
          </w:tcPr>
          <w:p w14:paraId="7422BFAC" w14:textId="3778BB0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74201096" w14:textId="2DAC56A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661281D0" w14:textId="77777777" w:rsidTr="00EC0CFD">
        <w:tc>
          <w:tcPr>
            <w:tcW w:w="1419" w:type="pct"/>
            <w:tcBorders>
              <w:top w:val="nil"/>
              <w:left w:val="nil"/>
              <w:bottom w:val="nil"/>
              <w:right w:val="nil"/>
            </w:tcBorders>
            <w:shd w:val="clear" w:color="auto" w:fill="auto"/>
            <w:noWrap/>
            <w:vAlign w:val="center"/>
            <w:hideMark/>
          </w:tcPr>
          <w:p w14:paraId="7FC252D8"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Planting</w:t>
            </w:r>
          </w:p>
        </w:tc>
        <w:tc>
          <w:tcPr>
            <w:tcW w:w="577" w:type="pct"/>
            <w:tcBorders>
              <w:top w:val="nil"/>
              <w:left w:val="nil"/>
              <w:bottom w:val="nil"/>
              <w:right w:val="nil"/>
            </w:tcBorders>
            <w:shd w:val="clear" w:color="auto" w:fill="auto"/>
            <w:noWrap/>
            <w:vAlign w:val="center"/>
            <w:hideMark/>
          </w:tcPr>
          <w:p w14:paraId="5CF12B24"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2B10FBE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59C1E5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143BDA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ECF7A4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8938C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F74863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44DC1D8"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0AB6EBB"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F0AFCA0"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Early growth stage</w:t>
            </w:r>
          </w:p>
        </w:tc>
        <w:tc>
          <w:tcPr>
            <w:tcW w:w="577" w:type="pct"/>
            <w:tcBorders>
              <w:top w:val="single" w:sz="4" w:space="0" w:color="auto"/>
              <w:left w:val="nil"/>
              <w:bottom w:val="single" w:sz="4" w:space="0" w:color="auto"/>
              <w:right w:val="nil"/>
            </w:tcBorders>
            <w:shd w:val="clear" w:color="auto" w:fill="auto"/>
            <w:noWrap/>
            <w:vAlign w:val="center"/>
            <w:hideMark/>
          </w:tcPr>
          <w:p w14:paraId="138A6DD4" w14:textId="47846330"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0A4207A" w14:textId="3CDDF637"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737EC694" w14:textId="2A3B644A"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19508EF" w14:textId="4383293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D84ABB1" w14:textId="19D14E5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5BB6A3C" w14:textId="0DB7494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11E75DD6" w14:textId="4B8220CC"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4078CA4" w14:textId="5A31184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A87026" w14:textId="77777777" w:rsidTr="00EC0CFD">
        <w:tc>
          <w:tcPr>
            <w:tcW w:w="1419" w:type="pct"/>
            <w:tcBorders>
              <w:top w:val="nil"/>
              <w:left w:val="nil"/>
              <w:bottom w:val="nil"/>
              <w:right w:val="nil"/>
            </w:tcBorders>
            <w:shd w:val="clear" w:color="auto" w:fill="auto"/>
            <w:noWrap/>
            <w:vAlign w:val="center"/>
            <w:hideMark/>
          </w:tcPr>
          <w:p w14:paraId="2BC3DF37"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Mid-crop</w:t>
            </w:r>
          </w:p>
        </w:tc>
        <w:tc>
          <w:tcPr>
            <w:tcW w:w="577" w:type="pct"/>
            <w:tcBorders>
              <w:top w:val="nil"/>
              <w:left w:val="nil"/>
              <w:bottom w:val="nil"/>
              <w:right w:val="nil"/>
            </w:tcBorders>
            <w:shd w:val="clear" w:color="auto" w:fill="auto"/>
            <w:noWrap/>
            <w:vAlign w:val="center"/>
            <w:hideMark/>
          </w:tcPr>
          <w:p w14:paraId="14570E4F"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ACCB18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9C492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5227FF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794F34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58452FD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71488D5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7640F37"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5775F933" w14:textId="77777777" w:rsidTr="00EC0CFD">
        <w:tc>
          <w:tcPr>
            <w:tcW w:w="1419" w:type="pct"/>
            <w:tcBorders>
              <w:top w:val="single" w:sz="4" w:space="0" w:color="auto"/>
              <w:left w:val="nil"/>
              <w:bottom w:val="single" w:sz="4" w:space="0" w:color="auto"/>
              <w:right w:val="nil"/>
            </w:tcBorders>
            <w:shd w:val="clear" w:color="auto" w:fill="auto"/>
            <w:vAlign w:val="center"/>
            <w:hideMark/>
          </w:tcPr>
          <w:p w14:paraId="6CE31A00" w14:textId="1A7EEE61"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fertilizer</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7" w:type="pct"/>
            <w:tcBorders>
              <w:top w:val="single" w:sz="4" w:space="0" w:color="auto"/>
              <w:left w:val="nil"/>
              <w:bottom w:val="single" w:sz="4" w:space="0" w:color="auto"/>
              <w:right w:val="nil"/>
            </w:tcBorders>
            <w:shd w:val="clear" w:color="auto" w:fill="auto"/>
            <w:noWrap/>
            <w:vAlign w:val="center"/>
            <w:hideMark/>
          </w:tcPr>
          <w:p w14:paraId="5F6954AE" w14:textId="287E859D"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6E27997" w14:textId="18D895A1"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95F82A7" w14:textId="47F100CD"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024109F" w14:textId="03B8A4F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9E4FF9" w14:textId="5D9D988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E6EBD62" w14:textId="01F17C7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496403C0" w14:textId="284099A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CF0A851" w14:textId="51536CE4" w:rsidR="00C95140" w:rsidRPr="00B72A05" w:rsidRDefault="00C95140" w:rsidP="00F7683B">
            <w:pPr>
              <w:widowControl/>
              <w:spacing w:line="259" w:lineRule="auto"/>
              <w:jc w:val="center"/>
              <w:rPr>
                <w:rFonts w:eastAsia="Times New Roman" w:cs="Times New Roman"/>
                <w:sz w:val="20"/>
                <w:szCs w:val="20"/>
              </w:rPr>
            </w:pPr>
          </w:p>
        </w:tc>
      </w:tr>
    </w:tbl>
    <w:p w14:paraId="63E60832" w14:textId="66835AC8" w:rsidR="00C95140" w:rsidRPr="0087225D" w:rsidRDefault="00C95140" w:rsidP="00D50DDA">
      <w:pPr>
        <w:pStyle w:val="BodyText1"/>
        <w:spacing w:after="0"/>
        <w:ind w:left="86" w:hanging="86"/>
        <w:rPr>
          <w:sz w:val="16"/>
        </w:rPr>
      </w:pPr>
      <w:commentRangeStart w:id="732"/>
      <w:r w:rsidRPr="0087225D">
        <w:rPr>
          <w:sz w:val="16"/>
        </w:rPr>
        <w:t>^ Results not statistically reliable, n&lt;30  </w:t>
      </w:r>
      <w:commentRangeEnd w:id="732"/>
      <w:r>
        <w:rPr>
          <w:rStyle w:val="CommentReference"/>
          <w:rFonts w:eastAsia="Arial" w:cs="Arial"/>
          <w:color w:val="000000"/>
        </w:rPr>
        <w:commentReference w:id="732"/>
      </w:r>
    </w:p>
    <w:p w14:paraId="0AD54ADF" w14:textId="583E882A" w:rsidR="00C95140" w:rsidRDefault="00C95140" w:rsidP="00D50DDA">
      <w:pPr>
        <w:pStyle w:val="BodyText1"/>
        <w:spacing w:after="0"/>
        <w:ind w:left="86" w:hanging="86"/>
        <w:rPr>
          <w:sz w:val="16"/>
        </w:rPr>
      </w:pPr>
      <w:commentRangeStart w:id="73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3"/>
      <w:r>
        <w:rPr>
          <w:rStyle w:val="CommentReference"/>
          <w:rFonts w:eastAsia="Arial" w:cs="Arial"/>
          <w:color w:val="000000"/>
        </w:rPr>
        <w:commentReference w:id="733"/>
      </w:r>
    </w:p>
    <w:p w14:paraId="33A60549" w14:textId="37F79C3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32584CF" w14:textId="3131642B"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EC0CFD">
        <w:rPr>
          <w:sz w:val="16"/>
        </w:rPr>
        <w:t xml:space="preserve"> percent.</w:t>
      </w:r>
    </w:p>
    <w:p w14:paraId="5164B105" w14:textId="1A5CEF28"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EE7F306"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55F6709" w14:textId="304124B8" w:rsidR="00C95140" w:rsidRDefault="00C95140" w:rsidP="00B72A05">
      <w:pPr>
        <w:pStyle w:val="BodyText1"/>
        <w:rPr>
          <w:highlight w:val="yellow"/>
        </w:rPr>
      </w:pPr>
      <w:r>
        <w:t xml:space="preserve">Animal manure supplies beneficial nutrients to growing maize plants and improves soil fertility. In many countries, adequate quantities of animal manure for agricultural use may not be locally available and must be purchased elsewhere. </w:t>
      </w:r>
      <w:r w:rsidRPr="008E6221">
        <w:rPr>
          <w:b/>
        </w:rPr>
        <w:t xml:space="preserve">Table </w:t>
      </w:r>
      <w:r>
        <w:rPr>
          <w:b/>
        </w:rPr>
        <w:t>7.1.</w:t>
      </w:r>
      <w:r w:rsidR="00997060">
        <w:rPr>
          <w:b/>
        </w:rPr>
        <w:t>7</w:t>
      </w:r>
      <w:r w:rsidRPr="00F630D3">
        <w:t xml:space="preserve"> presents </w:t>
      </w:r>
      <w:r>
        <w:t xml:space="preserve">information related to maize </w:t>
      </w:r>
      <w:r w:rsidRPr="00F630D3">
        <w:t xml:space="preserve">farmers’ </w:t>
      </w:r>
      <w:r>
        <w:t xml:space="preserve">use of manure, </w:t>
      </w:r>
      <w:r>
        <w:lastRenderedPageBreak/>
        <w:t xml:space="preserve">including the percentage who use animal manure, how the manure was applied to fields, and the manure’s source. </w:t>
      </w:r>
      <w:r w:rsidRPr="00F630D3">
        <w:rPr>
          <w:highlight w:val="yellow"/>
        </w:rPr>
        <w:t xml:space="preserve">[Discuss findings. </w:t>
      </w:r>
      <w:r>
        <w:rPr>
          <w:highlight w:val="yellow"/>
        </w:rPr>
        <w:t>Were any differences found between disaggregate categories?</w:t>
      </w:r>
      <w:r w:rsidRPr="00F630D3">
        <w:rPr>
          <w:highlight w:val="yellow"/>
        </w:rPr>
        <w:t>]</w:t>
      </w:r>
    </w:p>
    <w:p w14:paraId="4CA433FD" w14:textId="4C0E13FC" w:rsidR="00C95140" w:rsidRPr="00FF0AF5" w:rsidRDefault="00C95140" w:rsidP="00B72A05">
      <w:pPr>
        <w:pStyle w:val="Tabletitle"/>
      </w:pPr>
      <w:bookmarkStart w:id="734" w:name="_Toc63673093"/>
      <w:r w:rsidRPr="00FF0AF5">
        <w:t xml:space="preserve">Table </w:t>
      </w:r>
      <w:r>
        <w:t>7.</w:t>
      </w:r>
      <w:r w:rsidRPr="00FF0AF5">
        <w:t>1.</w:t>
      </w:r>
      <w:r w:rsidR="00997060">
        <w:t>7</w:t>
      </w:r>
      <w:r>
        <w:t>:</w:t>
      </w:r>
      <w:r w:rsidRPr="00FF0AF5">
        <w:t xml:space="preserve"> Manure </w:t>
      </w:r>
      <w:r>
        <w:t>S</w:t>
      </w:r>
      <w:r w:rsidRPr="00FF0AF5">
        <w:t xml:space="preserve">ources and </w:t>
      </w:r>
      <w:r>
        <w:t>A</w:t>
      </w:r>
      <w:r w:rsidRPr="00FF0AF5">
        <w:t xml:space="preserve">pplication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34"/>
    </w:p>
    <w:tbl>
      <w:tblPr>
        <w:tblW w:w="5000" w:type="pct"/>
        <w:tblLook w:val="04A0" w:firstRow="1" w:lastRow="0" w:firstColumn="1" w:lastColumn="0" w:noHBand="0" w:noVBand="1"/>
      </w:tblPr>
      <w:tblGrid>
        <w:gridCol w:w="2975"/>
        <w:gridCol w:w="1076"/>
        <w:gridCol w:w="1033"/>
        <w:gridCol w:w="1002"/>
        <w:gridCol w:w="618"/>
        <w:gridCol w:w="272"/>
        <w:gridCol w:w="975"/>
        <w:gridCol w:w="1007"/>
        <w:gridCol w:w="618"/>
      </w:tblGrid>
      <w:tr w:rsidR="00C95140" w:rsidRPr="00B72A05" w14:paraId="30CD9E81" w14:textId="77777777" w:rsidTr="00EC0CFD">
        <w:trPr>
          <w:tblHeader/>
        </w:trPr>
        <w:tc>
          <w:tcPr>
            <w:tcW w:w="1433" w:type="pct"/>
            <w:vMerge w:val="restart"/>
            <w:tcBorders>
              <w:top w:val="single" w:sz="4" w:space="0" w:color="auto"/>
              <w:left w:val="nil"/>
              <w:bottom w:val="single" w:sz="4" w:space="0" w:color="000000"/>
              <w:right w:val="nil"/>
            </w:tcBorders>
            <w:shd w:val="clear" w:color="000000" w:fill="387990"/>
            <w:vAlign w:val="bottom"/>
            <w:hideMark/>
          </w:tcPr>
          <w:p w14:paraId="526B4474"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9" w:type="pct"/>
            <w:vMerge w:val="restart"/>
            <w:tcBorders>
              <w:top w:val="single" w:sz="4" w:space="0" w:color="auto"/>
              <w:left w:val="nil"/>
              <w:bottom w:val="single" w:sz="4" w:space="0" w:color="000000"/>
              <w:right w:val="nil"/>
            </w:tcBorders>
            <w:shd w:val="clear" w:color="000000" w:fill="387990"/>
            <w:vAlign w:val="bottom"/>
            <w:hideMark/>
          </w:tcPr>
          <w:p w14:paraId="782E0448"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25" w:type="pct"/>
            <w:gridSpan w:val="3"/>
            <w:tcBorders>
              <w:top w:val="single" w:sz="4" w:space="0" w:color="auto"/>
              <w:left w:val="nil"/>
              <w:bottom w:val="single" w:sz="4" w:space="0" w:color="FFFFFF"/>
              <w:right w:val="nil"/>
            </w:tcBorders>
            <w:shd w:val="clear" w:color="000000" w:fill="387990"/>
            <w:vAlign w:val="center"/>
            <w:hideMark/>
          </w:tcPr>
          <w:p w14:paraId="18673ED0"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E16064"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15" w:type="pct"/>
            <w:gridSpan w:val="3"/>
            <w:tcBorders>
              <w:top w:val="single" w:sz="4" w:space="0" w:color="auto"/>
              <w:left w:val="nil"/>
              <w:bottom w:val="single" w:sz="4" w:space="0" w:color="FFFFFF"/>
              <w:right w:val="nil"/>
            </w:tcBorders>
            <w:shd w:val="clear" w:color="000000" w:fill="387990"/>
            <w:vAlign w:val="center"/>
            <w:hideMark/>
          </w:tcPr>
          <w:p w14:paraId="203BCA53" w14:textId="470B04F9"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3BF65AE9" w14:textId="77777777" w:rsidTr="00EC0CFD">
        <w:trPr>
          <w:tblHeader/>
        </w:trPr>
        <w:tc>
          <w:tcPr>
            <w:tcW w:w="1433" w:type="pct"/>
            <w:vMerge/>
            <w:tcBorders>
              <w:top w:val="single" w:sz="4" w:space="0" w:color="auto"/>
              <w:left w:val="nil"/>
              <w:bottom w:val="single" w:sz="4" w:space="0" w:color="000000"/>
              <w:right w:val="nil"/>
            </w:tcBorders>
            <w:vAlign w:val="center"/>
            <w:hideMark/>
          </w:tcPr>
          <w:p w14:paraId="5B469839"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3E4AA8FC"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5141A310"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center"/>
            <w:hideMark/>
          </w:tcPr>
          <w:p w14:paraId="5E197CA5"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252B205E" w14:textId="144B4EAB" w:rsidR="00EC0CFD" w:rsidRPr="00B72A05" w:rsidRDefault="00EC0CFD" w:rsidP="00F5218E">
            <w:pPr>
              <w:widowControl/>
              <w:spacing w:line="259" w:lineRule="auto"/>
              <w:jc w:val="center"/>
              <w:rPr>
                <w:rFonts w:eastAsia="Times New Roman" w:cs="Times New Roman"/>
                <w:b/>
                <w:bCs/>
                <w:color w:val="FFFFFF"/>
                <w:sz w:val="20"/>
                <w:szCs w:val="20"/>
              </w:rPr>
            </w:pPr>
          </w:p>
          <w:p w14:paraId="12CFABFF" w14:textId="0285752B"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44061840"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nil"/>
              <w:right w:val="nil"/>
            </w:tcBorders>
            <w:shd w:val="clear" w:color="000000" w:fill="387990"/>
            <w:vAlign w:val="center"/>
            <w:hideMark/>
          </w:tcPr>
          <w:p w14:paraId="38DD1515" w14:textId="0CCAABDD"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center"/>
            <w:hideMark/>
          </w:tcPr>
          <w:p w14:paraId="147EAB8F" w14:textId="562FE3DF"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F5586F" w14:textId="612483E4" w:rsidR="00EC0CFD" w:rsidRPr="00B72A05" w:rsidRDefault="00EC0CFD" w:rsidP="00F5218E">
            <w:pPr>
              <w:widowControl/>
              <w:spacing w:line="259" w:lineRule="auto"/>
              <w:jc w:val="center"/>
              <w:rPr>
                <w:rFonts w:eastAsia="Times New Roman" w:cs="Times New Roman"/>
                <w:b/>
                <w:bCs/>
                <w:color w:val="FFFFFF"/>
                <w:sz w:val="20"/>
                <w:szCs w:val="20"/>
              </w:rPr>
            </w:pPr>
          </w:p>
          <w:p w14:paraId="5A885A20" w14:textId="384E67CD"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1FA4CAEE" w14:textId="77777777" w:rsidTr="00F5218E">
        <w:trPr>
          <w:tblHeader/>
        </w:trPr>
        <w:tc>
          <w:tcPr>
            <w:tcW w:w="1433" w:type="pct"/>
            <w:vMerge/>
            <w:tcBorders>
              <w:top w:val="single" w:sz="4" w:space="0" w:color="auto"/>
              <w:left w:val="nil"/>
              <w:bottom w:val="single" w:sz="4" w:space="0" w:color="000000"/>
              <w:right w:val="nil"/>
            </w:tcBorders>
            <w:vAlign w:val="center"/>
            <w:hideMark/>
          </w:tcPr>
          <w:p w14:paraId="750A7BF3"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2E421B48"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391D5254"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center"/>
            <w:hideMark/>
          </w:tcPr>
          <w:p w14:paraId="34EC2AB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32EC1C2" w14:textId="5FB7B1C1" w:rsidR="00EC0CFD" w:rsidRPr="00B72A05" w:rsidRDefault="00EC0CFD" w:rsidP="00B72A05">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3CC1A2D"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single" w:sz="4" w:space="0" w:color="auto"/>
              <w:right w:val="nil"/>
            </w:tcBorders>
            <w:shd w:val="clear" w:color="000000" w:fill="387990"/>
            <w:vAlign w:val="center"/>
            <w:hideMark/>
          </w:tcPr>
          <w:p w14:paraId="1814FD01"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center"/>
            <w:hideMark/>
          </w:tcPr>
          <w:p w14:paraId="783ABBDE"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0462FCF" w14:textId="2835AB32"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787FBED8" w14:textId="77777777" w:rsidTr="00B72A05">
        <w:tc>
          <w:tcPr>
            <w:tcW w:w="1433" w:type="pct"/>
            <w:tcBorders>
              <w:top w:val="nil"/>
              <w:left w:val="nil"/>
              <w:bottom w:val="nil"/>
              <w:right w:val="nil"/>
            </w:tcBorders>
            <w:shd w:val="clear" w:color="auto" w:fill="auto"/>
            <w:noWrap/>
            <w:vAlign w:val="center"/>
            <w:hideMark/>
          </w:tcPr>
          <w:p w14:paraId="1009BED1"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Applied animal manure</w:t>
            </w:r>
          </w:p>
        </w:tc>
        <w:tc>
          <w:tcPr>
            <w:tcW w:w="579" w:type="pct"/>
            <w:tcBorders>
              <w:top w:val="nil"/>
              <w:left w:val="nil"/>
              <w:bottom w:val="nil"/>
              <w:right w:val="nil"/>
            </w:tcBorders>
            <w:shd w:val="clear" w:color="auto" w:fill="auto"/>
            <w:noWrap/>
            <w:vAlign w:val="center"/>
            <w:hideMark/>
          </w:tcPr>
          <w:p w14:paraId="60EA1C2F" w14:textId="77777777" w:rsidR="00C95140" w:rsidRPr="00B72A05" w:rsidRDefault="00C95140" w:rsidP="00F7683B">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auto" w:fill="auto"/>
            <w:vAlign w:val="center"/>
            <w:hideMark/>
          </w:tcPr>
          <w:p w14:paraId="1048232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3A78334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531A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1A817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36E4B26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7E9CF80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6E4F45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31CCFB7"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7C9589B" w14:textId="128BBB09"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single" w:sz="4" w:space="0" w:color="auto"/>
              <w:left w:val="nil"/>
              <w:bottom w:val="single" w:sz="4" w:space="0" w:color="auto"/>
              <w:right w:val="nil"/>
            </w:tcBorders>
            <w:shd w:val="clear" w:color="auto" w:fill="auto"/>
            <w:noWrap/>
            <w:vAlign w:val="center"/>
            <w:hideMark/>
          </w:tcPr>
          <w:p w14:paraId="62592120" w14:textId="55EB0C41"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058BB45" w14:textId="3541FAA5"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3714F619" w14:textId="3F396E6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31E11E" w14:textId="194D0C7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696130B" w14:textId="3BE3B05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66549FC" w14:textId="28F07FD4"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6D44334" w14:textId="2D649E6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82308FE" w14:textId="081E1D6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677959F" w14:textId="77777777" w:rsidTr="00B72A05">
        <w:tc>
          <w:tcPr>
            <w:tcW w:w="2011" w:type="pct"/>
            <w:gridSpan w:val="2"/>
            <w:tcBorders>
              <w:top w:val="nil"/>
              <w:left w:val="nil"/>
              <w:bottom w:val="nil"/>
              <w:right w:val="nil"/>
            </w:tcBorders>
            <w:shd w:val="clear" w:color="000000" w:fill="DBE5F1"/>
            <w:noWrap/>
            <w:vAlign w:val="center"/>
            <w:hideMark/>
          </w:tcPr>
          <w:p w14:paraId="63597858" w14:textId="77777777" w:rsidR="00C95140" w:rsidRPr="00B72A05" w:rsidRDefault="00C95140" w:rsidP="00F7683B">
            <w:pPr>
              <w:widowControl/>
              <w:spacing w:line="259" w:lineRule="auto"/>
              <w:rPr>
                <w:rFonts w:eastAsia="Times New Roman" w:cs="Times New Roman"/>
                <w:b/>
                <w:bCs/>
                <w:sz w:val="20"/>
                <w:szCs w:val="20"/>
              </w:rPr>
            </w:pPr>
            <w:r w:rsidRPr="00B72A05">
              <w:rPr>
                <w:rFonts w:eastAsia="Times New Roman" w:cs="Times New Roman"/>
                <w:b/>
                <w:bCs/>
                <w:sz w:val="20"/>
                <w:szCs w:val="20"/>
              </w:rPr>
              <w:t>Method of application</w:t>
            </w:r>
          </w:p>
        </w:tc>
        <w:tc>
          <w:tcPr>
            <w:tcW w:w="556" w:type="pct"/>
            <w:tcBorders>
              <w:top w:val="nil"/>
              <w:left w:val="nil"/>
              <w:bottom w:val="nil"/>
              <w:right w:val="nil"/>
            </w:tcBorders>
            <w:shd w:val="clear" w:color="000000" w:fill="DBE5F1"/>
            <w:vAlign w:val="center"/>
            <w:hideMark/>
          </w:tcPr>
          <w:p w14:paraId="7A6AB224" w14:textId="065ACA8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6A40F7AD" w14:textId="6418ECF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596A9791" w14:textId="2B47C1F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694568D8" w14:textId="7AE8A20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26D41823" w14:textId="499BDD9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31AEBF3F" w14:textId="7B9028B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7EBA723" w14:textId="6477E0C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237563" w14:textId="77777777" w:rsidTr="00B72A05">
        <w:tc>
          <w:tcPr>
            <w:tcW w:w="1433" w:type="pct"/>
            <w:tcBorders>
              <w:top w:val="single" w:sz="4" w:space="0" w:color="auto"/>
              <w:left w:val="nil"/>
              <w:bottom w:val="single" w:sz="4" w:space="0" w:color="auto"/>
              <w:right w:val="nil"/>
            </w:tcBorders>
            <w:shd w:val="clear" w:color="auto" w:fill="auto"/>
            <w:vAlign w:val="center"/>
            <w:hideMark/>
          </w:tcPr>
          <w:p w14:paraId="74B3DF8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Left on field after animals grazed</w:t>
            </w:r>
          </w:p>
        </w:tc>
        <w:tc>
          <w:tcPr>
            <w:tcW w:w="579" w:type="pct"/>
            <w:tcBorders>
              <w:top w:val="single" w:sz="4" w:space="0" w:color="auto"/>
              <w:left w:val="nil"/>
              <w:bottom w:val="single" w:sz="4" w:space="0" w:color="auto"/>
              <w:right w:val="nil"/>
            </w:tcBorders>
            <w:shd w:val="clear" w:color="auto" w:fill="auto"/>
            <w:noWrap/>
            <w:vAlign w:val="center"/>
            <w:hideMark/>
          </w:tcPr>
          <w:p w14:paraId="33935E64" w14:textId="65F737E3"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798F114" w14:textId="5827FA7F"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1656270" w14:textId="10C1BDB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7E11D2" w14:textId="7397FEAD"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7E626E" w14:textId="291233F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F9303B1" w14:textId="3A5FC9EB"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6018AD9" w14:textId="07D211A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386FBD" w14:textId="20FB8F2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F4A4017" w14:textId="77777777" w:rsidTr="00B72A05">
        <w:tc>
          <w:tcPr>
            <w:tcW w:w="1433" w:type="pct"/>
            <w:tcBorders>
              <w:top w:val="nil"/>
              <w:left w:val="nil"/>
              <w:bottom w:val="nil"/>
              <w:right w:val="nil"/>
            </w:tcBorders>
            <w:shd w:val="clear" w:color="auto" w:fill="auto"/>
            <w:noWrap/>
            <w:vAlign w:val="center"/>
            <w:hideMark/>
          </w:tcPr>
          <w:p w14:paraId="7F5B14A1"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hand</w:t>
            </w:r>
          </w:p>
        </w:tc>
        <w:tc>
          <w:tcPr>
            <w:tcW w:w="579" w:type="pct"/>
            <w:tcBorders>
              <w:top w:val="nil"/>
              <w:left w:val="nil"/>
              <w:bottom w:val="nil"/>
              <w:right w:val="nil"/>
            </w:tcBorders>
            <w:shd w:val="clear" w:color="auto" w:fill="auto"/>
            <w:noWrap/>
            <w:vAlign w:val="center"/>
            <w:hideMark/>
          </w:tcPr>
          <w:p w14:paraId="64335122"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1FBC6DE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AD0132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7A89EB" w14:textId="6DB09FF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709C74C"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7D2FA105"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27414B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EE84275" w14:textId="2BF4BE4A"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1C9856A"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E89BE65"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machine</w:t>
            </w:r>
          </w:p>
        </w:tc>
        <w:tc>
          <w:tcPr>
            <w:tcW w:w="579" w:type="pct"/>
            <w:tcBorders>
              <w:top w:val="single" w:sz="4" w:space="0" w:color="auto"/>
              <w:left w:val="nil"/>
              <w:bottom w:val="single" w:sz="4" w:space="0" w:color="auto"/>
              <w:right w:val="nil"/>
            </w:tcBorders>
            <w:shd w:val="clear" w:color="auto" w:fill="auto"/>
            <w:noWrap/>
            <w:vAlign w:val="center"/>
            <w:hideMark/>
          </w:tcPr>
          <w:p w14:paraId="655A1543" w14:textId="6734D959"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BEE8CBF" w14:textId="71831B92"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199A5A53" w14:textId="4DC5B3F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87DAF2" w14:textId="3496C5C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E769FA" w14:textId="172F41F6"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FD98385" w14:textId="0B0230D8"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6976E25" w14:textId="6E1883F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693956" w14:textId="3D8B8F1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BDA24B4" w14:textId="77777777" w:rsidTr="00B72A05">
        <w:tc>
          <w:tcPr>
            <w:tcW w:w="1433" w:type="pct"/>
            <w:tcBorders>
              <w:top w:val="nil"/>
              <w:left w:val="nil"/>
              <w:bottom w:val="nil"/>
              <w:right w:val="nil"/>
            </w:tcBorders>
            <w:shd w:val="clear" w:color="000000" w:fill="DBE5F1"/>
            <w:noWrap/>
            <w:vAlign w:val="center"/>
            <w:hideMark/>
          </w:tcPr>
          <w:p w14:paraId="6B0FFFEF"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Source</w:t>
            </w:r>
          </w:p>
        </w:tc>
        <w:tc>
          <w:tcPr>
            <w:tcW w:w="579" w:type="pct"/>
            <w:tcBorders>
              <w:top w:val="nil"/>
              <w:left w:val="nil"/>
              <w:bottom w:val="nil"/>
              <w:right w:val="nil"/>
            </w:tcBorders>
            <w:shd w:val="clear" w:color="000000" w:fill="DBE5F1"/>
            <w:noWrap/>
            <w:vAlign w:val="center"/>
            <w:hideMark/>
          </w:tcPr>
          <w:p w14:paraId="5FDA5827" w14:textId="2DFD6902"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000000" w:fill="DBE5F1"/>
            <w:vAlign w:val="center"/>
            <w:hideMark/>
          </w:tcPr>
          <w:p w14:paraId="5674B266" w14:textId="6DB22AA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55ECD1EA" w14:textId="671BE41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93DD632" w14:textId="340B58CC"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544F3459" w14:textId="325A544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7D9821A8" w14:textId="4E606DF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50501660" w14:textId="6467FA84"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B7753E4" w14:textId="04028CF9"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D732F67"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1ABEBCD3"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animals</w:t>
            </w:r>
          </w:p>
        </w:tc>
        <w:tc>
          <w:tcPr>
            <w:tcW w:w="579" w:type="pct"/>
            <w:tcBorders>
              <w:top w:val="single" w:sz="4" w:space="0" w:color="auto"/>
              <w:left w:val="nil"/>
              <w:bottom w:val="single" w:sz="4" w:space="0" w:color="auto"/>
              <w:right w:val="nil"/>
            </w:tcBorders>
            <w:shd w:val="clear" w:color="auto" w:fill="auto"/>
            <w:noWrap/>
            <w:vAlign w:val="center"/>
            <w:hideMark/>
          </w:tcPr>
          <w:p w14:paraId="225E9D4E" w14:textId="70E6D8F6"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2C58B16" w14:textId="631E5186"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F7584FD" w14:textId="1D2A5AC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A7BA804" w14:textId="7CE91047"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E96D94" w14:textId="1422766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A1DB595" w14:textId="0924CB4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0CC07C6" w14:textId="6395FF7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E52E6F5" w14:textId="0C7627F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D56A727" w14:textId="77777777" w:rsidTr="00AB269F">
        <w:tc>
          <w:tcPr>
            <w:tcW w:w="1433" w:type="pct"/>
            <w:tcBorders>
              <w:top w:val="single" w:sz="4" w:space="0" w:color="auto"/>
              <w:left w:val="nil"/>
              <w:bottom w:val="single" w:sz="4" w:space="0" w:color="auto"/>
              <w:right w:val="nil"/>
            </w:tcBorders>
            <w:shd w:val="clear" w:color="auto" w:fill="auto"/>
            <w:vAlign w:val="center"/>
            <w:hideMark/>
          </w:tcPr>
          <w:p w14:paraId="56EE598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Given, did not purchase</w:t>
            </w:r>
          </w:p>
        </w:tc>
        <w:tc>
          <w:tcPr>
            <w:tcW w:w="579" w:type="pct"/>
            <w:tcBorders>
              <w:top w:val="single" w:sz="4" w:space="0" w:color="auto"/>
              <w:left w:val="nil"/>
              <w:bottom w:val="single" w:sz="4" w:space="0" w:color="auto"/>
              <w:right w:val="nil"/>
            </w:tcBorders>
            <w:shd w:val="clear" w:color="auto" w:fill="auto"/>
            <w:noWrap/>
            <w:vAlign w:val="center"/>
            <w:hideMark/>
          </w:tcPr>
          <w:p w14:paraId="10EEA64F"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E6ED2A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6C93519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ADE54B" w14:textId="2BE7D6E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426D8D"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B71850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D08357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F87969" w14:textId="782BD073"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86703A1"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00578699"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Purchased</w:t>
            </w:r>
          </w:p>
        </w:tc>
        <w:tc>
          <w:tcPr>
            <w:tcW w:w="579" w:type="pct"/>
            <w:tcBorders>
              <w:top w:val="single" w:sz="4" w:space="0" w:color="auto"/>
              <w:left w:val="nil"/>
              <w:bottom w:val="single" w:sz="4" w:space="0" w:color="auto"/>
              <w:right w:val="nil"/>
            </w:tcBorders>
            <w:shd w:val="clear" w:color="auto" w:fill="auto"/>
            <w:noWrap/>
            <w:vAlign w:val="center"/>
            <w:hideMark/>
          </w:tcPr>
          <w:p w14:paraId="38D33FC6" w14:textId="43E8D3FF"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B425E82" w14:textId="5619C02B"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5C305F57" w14:textId="34EE05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6C67CB3" w14:textId="2A68A8FB"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7AAAEAD" w14:textId="0C277882"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9FBFFE8" w14:textId="6146C61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395580C" w14:textId="732ABA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35FAC70" w14:textId="4932251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770345B" w14:textId="77777777" w:rsidTr="00B72A05">
        <w:tc>
          <w:tcPr>
            <w:tcW w:w="1433" w:type="pct"/>
            <w:tcBorders>
              <w:top w:val="nil"/>
              <w:left w:val="nil"/>
              <w:bottom w:val="single" w:sz="4" w:space="0" w:color="auto"/>
              <w:right w:val="nil"/>
            </w:tcBorders>
            <w:shd w:val="clear" w:color="auto" w:fill="auto"/>
            <w:vAlign w:val="center"/>
            <w:hideMark/>
          </w:tcPr>
          <w:p w14:paraId="13030125" w14:textId="1592F9C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manure</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nil"/>
              <w:left w:val="nil"/>
              <w:bottom w:val="single" w:sz="4" w:space="0" w:color="auto"/>
              <w:right w:val="nil"/>
            </w:tcBorders>
            <w:shd w:val="clear" w:color="auto" w:fill="auto"/>
            <w:noWrap/>
            <w:vAlign w:val="center"/>
            <w:hideMark/>
          </w:tcPr>
          <w:p w14:paraId="754FB11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56" w:type="pct"/>
            <w:tcBorders>
              <w:top w:val="nil"/>
              <w:left w:val="nil"/>
              <w:bottom w:val="single" w:sz="4" w:space="0" w:color="auto"/>
              <w:right w:val="nil"/>
            </w:tcBorders>
            <w:shd w:val="clear" w:color="auto" w:fill="auto"/>
            <w:vAlign w:val="center"/>
            <w:hideMark/>
          </w:tcPr>
          <w:p w14:paraId="0D4AD372"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0" w:type="pct"/>
            <w:tcBorders>
              <w:top w:val="nil"/>
              <w:left w:val="nil"/>
              <w:bottom w:val="single" w:sz="4" w:space="0" w:color="auto"/>
              <w:right w:val="nil"/>
            </w:tcBorders>
            <w:shd w:val="clear" w:color="auto" w:fill="auto"/>
            <w:vAlign w:val="center"/>
            <w:hideMark/>
          </w:tcPr>
          <w:p w14:paraId="0A9E868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7E9B6871"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2B02A5DF"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1FA2285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2AF3552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541652B8"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r>
    </w:tbl>
    <w:p w14:paraId="26958D42" w14:textId="4EDC8C34" w:rsidR="00C95140" w:rsidRPr="0087225D" w:rsidRDefault="00C95140" w:rsidP="00D50DDA">
      <w:pPr>
        <w:pStyle w:val="BodyText1"/>
        <w:spacing w:after="0"/>
        <w:ind w:left="86" w:hanging="86"/>
        <w:rPr>
          <w:sz w:val="16"/>
        </w:rPr>
      </w:pPr>
      <w:commentRangeStart w:id="735"/>
      <w:r w:rsidRPr="0087225D">
        <w:rPr>
          <w:sz w:val="16"/>
        </w:rPr>
        <w:t>^ Results not statistically reliable, n&lt;30  </w:t>
      </w:r>
      <w:commentRangeEnd w:id="735"/>
      <w:r>
        <w:rPr>
          <w:rStyle w:val="CommentReference"/>
          <w:rFonts w:eastAsia="Arial" w:cs="Arial"/>
          <w:color w:val="000000"/>
        </w:rPr>
        <w:commentReference w:id="735"/>
      </w:r>
    </w:p>
    <w:p w14:paraId="5258DCBD" w14:textId="7DFB84C6" w:rsidR="00C95140" w:rsidRDefault="00C95140" w:rsidP="00D50DDA">
      <w:pPr>
        <w:pStyle w:val="BodyText1"/>
        <w:spacing w:after="0"/>
        <w:ind w:left="86" w:hanging="86"/>
        <w:rPr>
          <w:sz w:val="16"/>
        </w:rPr>
      </w:pPr>
      <w:commentRangeStart w:id="73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6"/>
      <w:r>
        <w:rPr>
          <w:rStyle w:val="CommentReference"/>
          <w:rFonts w:eastAsia="Arial" w:cs="Arial"/>
          <w:color w:val="000000"/>
        </w:rPr>
        <w:commentReference w:id="736"/>
      </w:r>
    </w:p>
    <w:p w14:paraId="36192E9B" w14:textId="63B604C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1DB204" w14:textId="7A4F97F6"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1434F1F" w14:textId="77777777" w:rsidR="00C95140" w:rsidRDefault="00C95140" w:rsidP="00D50DDA">
      <w:pPr>
        <w:pStyle w:val="BodyText1"/>
        <w:spacing w:after="240"/>
        <w:ind w:left="86" w:hanging="86"/>
        <w:rPr>
          <w:sz w:val="16"/>
        </w:rPr>
      </w:pPr>
      <w:r>
        <w:rPr>
          <w:rFonts w:eastAsia="Times New Roman"/>
          <w:sz w:val="16"/>
          <w:szCs w:val="16"/>
        </w:rPr>
        <w:t>S</w:t>
      </w:r>
      <w:r w:rsidRPr="00981DB6">
        <w:rPr>
          <w:rFonts w:eastAsia="Times New Roman"/>
          <w:sz w:val="16"/>
          <w:szCs w:val="16"/>
        </w:rPr>
        <w:t>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04FD0D" w14:textId="46E0C726" w:rsidR="00C95140" w:rsidRPr="00236810" w:rsidRDefault="00C95140" w:rsidP="00722A06">
      <w:pPr>
        <w:pStyle w:val="BodyText1"/>
      </w:pPr>
      <w:r>
        <w:t>Crop loss due to pests, weeds, and diseases can be substantial for smallholder farmers, with an estimated 31</w:t>
      </w:r>
      <w:r w:rsidR="00F5218E">
        <w:t>–</w:t>
      </w:r>
      <w:r>
        <w:t>50</w:t>
      </w:r>
      <w:r w:rsidR="00F5218E">
        <w:t xml:space="preserve"> percent</w:t>
      </w:r>
      <w:r>
        <w:t xml:space="preserve"> loss of maize crops worldwide from these factors</w:t>
      </w:r>
      <w:r w:rsidR="00F5218E">
        <w:t>.</w:t>
      </w:r>
      <w:r>
        <w:rPr>
          <w:rStyle w:val="FootnoteReference"/>
          <w:bCs/>
        </w:rPr>
        <w:footnoteReference w:id="58"/>
      </w:r>
      <w:r>
        <w:t xml:space="preserve"> </w:t>
      </w:r>
      <w:r w:rsidRPr="00090D55">
        <w:rPr>
          <w:highlight w:val="yellow"/>
        </w:rPr>
        <w:t xml:space="preserve">[Discuss </w:t>
      </w:r>
      <w:r>
        <w:rPr>
          <w:highlight w:val="yellow"/>
        </w:rPr>
        <w:t>specific</w:t>
      </w:r>
      <w:r w:rsidRPr="00090D55">
        <w:rPr>
          <w:highlight w:val="yellow"/>
        </w:rPr>
        <w:t xml:space="preserve"> pests</w:t>
      </w:r>
      <w:r>
        <w:rPr>
          <w:highlight w:val="yellow"/>
        </w:rPr>
        <w:t>/weeds/diseases</w:t>
      </w:r>
      <w:r w:rsidRPr="00090D55">
        <w:rPr>
          <w:highlight w:val="yellow"/>
        </w:rPr>
        <w:t xml:space="preserve"> </w:t>
      </w:r>
      <w:r>
        <w:rPr>
          <w:highlight w:val="yellow"/>
        </w:rPr>
        <w:t xml:space="preserve">common in the </w:t>
      </w:r>
      <w:r w:rsidRPr="00090D55">
        <w:rPr>
          <w:highlight w:val="yellow"/>
        </w:rPr>
        <w:t>ZOI</w:t>
      </w:r>
      <w:r>
        <w:rPr>
          <w:highlight w:val="yellow"/>
        </w:rPr>
        <w:t>.</w:t>
      </w:r>
      <w:r w:rsidRPr="00090D55">
        <w:rPr>
          <w:highlight w:val="yellow"/>
        </w:rPr>
        <w:t>]</w:t>
      </w:r>
      <w:r>
        <w:t xml:space="preserve"> Crop losses may be prevented or minimized through adequate prevention and management measures. Herbicides and manual removal may be used to control weeds, </w:t>
      </w:r>
      <w:r w:rsidR="00F5218E">
        <w:t xml:space="preserve">and </w:t>
      </w:r>
      <w:r>
        <w:t>pesticides, insecticides, and fungicides may be used to manage pests and crop diseases. There are also several favorable and effective non-chemical approaches to maize pest control</w:t>
      </w:r>
      <w:r>
        <w:rPr>
          <w:rStyle w:val="FootnoteReference"/>
          <w:bCs/>
        </w:rPr>
        <w:footnoteReference w:id="59"/>
      </w:r>
      <w:r>
        <w:t xml:space="preserve">. Integrated pest management is an encouraged </w:t>
      </w:r>
      <w:r w:rsidR="00F5218E">
        <w:t>“</w:t>
      </w:r>
      <w:r>
        <w:t>problem-avoiding</w:t>
      </w:r>
      <w:r w:rsidR="00F5218E">
        <w:t>”</w:t>
      </w:r>
      <w:r>
        <w:t xml:space="preserve"> approach to pest management </w:t>
      </w:r>
      <w:r w:rsidR="00F5218E">
        <w:t xml:space="preserve">that </w:t>
      </w:r>
      <w:r>
        <w:t>seeks to minimize pesticide use and control pests through cultural, manual, and biological means</w:t>
      </w:r>
      <w:r w:rsidR="00F5218E">
        <w:t>.</w:t>
      </w:r>
      <w:r>
        <w:rPr>
          <w:rStyle w:val="FootnoteReference"/>
        </w:rPr>
        <w:footnoteReference w:id="60"/>
      </w:r>
      <w:r>
        <w:t xml:space="preserve"> Intercropping and crop rotation is a particularly effective non-chemical measure for pest and weed management in African maize fields</w:t>
      </w:r>
      <w:r w:rsidR="00F5218E">
        <w:t>.</w:t>
      </w:r>
      <w:r>
        <w:rPr>
          <w:rStyle w:val="FootnoteReference"/>
          <w:bCs/>
        </w:rPr>
        <w:footnoteReference w:id="61"/>
      </w:r>
      <w:r>
        <w:t xml:space="preserve"> </w:t>
      </w:r>
      <w:r w:rsidRPr="008E6221">
        <w:rPr>
          <w:b/>
        </w:rPr>
        <w:t xml:space="preserve">Table </w:t>
      </w:r>
      <w:r>
        <w:rPr>
          <w:b/>
        </w:rPr>
        <w:t>7.1.</w:t>
      </w:r>
      <w:r w:rsidR="00997060">
        <w:rPr>
          <w:b/>
        </w:rPr>
        <w:t>8</w:t>
      </w:r>
      <w:r>
        <w:rPr>
          <w:b/>
        </w:rPr>
        <w:t xml:space="preserve"> </w:t>
      </w:r>
      <w:r w:rsidRPr="00F630D3">
        <w:t xml:space="preserve">presents </w:t>
      </w:r>
      <w:r>
        <w:t xml:space="preserve">maize </w:t>
      </w:r>
      <w:r w:rsidRPr="00F630D3">
        <w:t xml:space="preserve">farmers’ </w:t>
      </w:r>
      <w:r>
        <w:t>pest and weed management practices</w:t>
      </w:r>
      <w:r w:rsidRPr="00F630D3">
        <w:t xml:space="preserve">. </w:t>
      </w:r>
      <w:r w:rsidRPr="00F630D3">
        <w:rPr>
          <w:highlight w:val="yellow"/>
        </w:rPr>
        <w:t xml:space="preserve">[Discuss findings. </w:t>
      </w:r>
      <w:r>
        <w:rPr>
          <w:highlight w:val="yellow"/>
        </w:rPr>
        <w:t xml:space="preserve">Were any differences found between disaggregate categories? In addition to the information in the table: Did they have any insect, rodent, or disease attacks on maize in the last year? Did fall armyworm attack? </w:t>
      </w:r>
      <w:r>
        <w:rPr>
          <w:highlight w:val="yellow"/>
        </w:rPr>
        <w:lastRenderedPageBreak/>
        <w:t xml:space="preserve">Were chemicals used to control these attacks on maize? How many times did they control weeds among maize crops in the past year?] </w:t>
      </w:r>
    </w:p>
    <w:p w14:paraId="679D9A0D" w14:textId="4153477D" w:rsidR="00C95140" w:rsidRPr="00FF0AF5" w:rsidRDefault="00C95140" w:rsidP="00722A06">
      <w:pPr>
        <w:pStyle w:val="Tabletitle"/>
      </w:pPr>
      <w:bookmarkStart w:id="737" w:name="_Toc63673094"/>
      <w:r w:rsidRPr="00FF0AF5">
        <w:t xml:space="preserve">Table </w:t>
      </w:r>
      <w:r>
        <w:t>7</w:t>
      </w:r>
      <w:r w:rsidRPr="00FF0AF5">
        <w:t>.1.</w:t>
      </w:r>
      <w:r w:rsidR="00997060">
        <w:t>8</w:t>
      </w:r>
      <w:r>
        <w:t>:</w:t>
      </w:r>
      <w:r w:rsidRPr="00FF0AF5">
        <w:t xml:space="preserve"> Pest and </w:t>
      </w:r>
      <w:r>
        <w:t>W</w:t>
      </w:r>
      <w:r w:rsidRPr="00FF0AF5">
        <w:t xml:space="preserve">eed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37"/>
    </w:p>
    <w:tbl>
      <w:tblPr>
        <w:tblW w:w="5000" w:type="pct"/>
        <w:tblLook w:val="04A0" w:firstRow="1" w:lastRow="0" w:firstColumn="1" w:lastColumn="0" w:noHBand="0" w:noVBand="1"/>
      </w:tblPr>
      <w:tblGrid>
        <w:gridCol w:w="2975"/>
        <w:gridCol w:w="1011"/>
        <w:gridCol w:w="1030"/>
        <w:gridCol w:w="1007"/>
        <w:gridCol w:w="624"/>
        <w:gridCol w:w="277"/>
        <w:gridCol w:w="1013"/>
        <w:gridCol w:w="1014"/>
        <w:gridCol w:w="625"/>
      </w:tblGrid>
      <w:tr w:rsidR="00C95140" w:rsidRPr="00722A06" w14:paraId="42CE9457" w14:textId="77777777" w:rsidTr="00F5218E">
        <w:trPr>
          <w:tblHeader/>
        </w:trPr>
        <w:tc>
          <w:tcPr>
            <w:tcW w:w="1521" w:type="pct"/>
            <w:vMerge w:val="restart"/>
            <w:tcBorders>
              <w:top w:val="single" w:sz="4" w:space="0" w:color="auto"/>
              <w:left w:val="nil"/>
              <w:bottom w:val="single" w:sz="4" w:space="0" w:color="000000"/>
              <w:right w:val="nil"/>
            </w:tcBorders>
            <w:shd w:val="clear" w:color="000000" w:fill="387990"/>
            <w:vAlign w:val="bottom"/>
            <w:hideMark/>
          </w:tcPr>
          <w:p w14:paraId="242BC828"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Management practice</w:t>
            </w:r>
          </w:p>
        </w:tc>
        <w:tc>
          <w:tcPr>
            <w:tcW w:w="532" w:type="pct"/>
            <w:vMerge w:val="restart"/>
            <w:tcBorders>
              <w:top w:val="single" w:sz="4" w:space="0" w:color="auto"/>
              <w:left w:val="nil"/>
              <w:bottom w:val="single" w:sz="4" w:space="0" w:color="000000"/>
              <w:right w:val="nil"/>
            </w:tcBorders>
            <w:shd w:val="clear" w:color="000000" w:fill="387990"/>
            <w:vAlign w:val="bottom"/>
            <w:hideMark/>
          </w:tcPr>
          <w:p w14:paraId="3EAA5B6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r w:rsidRPr="00722A06">
              <w:rPr>
                <w:rFonts w:eastAsia="Times New Roman" w:cs="Times New Roman"/>
                <w:b/>
                <w:bCs/>
                <w:color w:val="FFFFFF"/>
                <w:sz w:val="20"/>
                <w:szCs w:val="20"/>
              </w:rPr>
              <w:br/>
              <w:t>(%)</w:t>
            </w:r>
          </w:p>
        </w:tc>
        <w:tc>
          <w:tcPr>
            <w:tcW w:w="1402" w:type="pct"/>
            <w:gridSpan w:val="3"/>
            <w:tcBorders>
              <w:top w:val="single" w:sz="4" w:space="0" w:color="auto"/>
              <w:left w:val="nil"/>
              <w:bottom w:val="single" w:sz="4" w:space="0" w:color="FFFFFF"/>
              <w:right w:val="nil"/>
            </w:tcBorders>
            <w:shd w:val="clear" w:color="000000" w:fill="387990"/>
            <w:vAlign w:val="center"/>
            <w:hideMark/>
          </w:tcPr>
          <w:p w14:paraId="28826DF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EC08E5E"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2C22817E" w14:textId="1C15EBBD"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5218E" w:rsidRPr="00722A06" w14:paraId="0CD29EC6" w14:textId="77777777" w:rsidTr="00BE7C43">
        <w:trPr>
          <w:tblHeader/>
        </w:trPr>
        <w:tc>
          <w:tcPr>
            <w:tcW w:w="1521" w:type="pct"/>
            <w:vMerge/>
            <w:tcBorders>
              <w:top w:val="single" w:sz="4" w:space="0" w:color="auto"/>
              <w:left w:val="nil"/>
              <w:bottom w:val="single" w:sz="4" w:space="0" w:color="000000"/>
              <w:right w:val="nil"/>
            </w:tcBorders>
            <w:vAlign w:val="center"/>
            <w:hideMark/>
          </w:tcPr>
          <w:p w14:paraId="0A1DB81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12BB560"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nil"/>
              <w:right w:val="nil"/>
            </w:tcBorders>
            <w:shd w:val="clear" w:color="000000" w:fill="387990"/>
            <w:vAlign w:val="center"/>
            <w:hideMark/>
          </w:tcPr>
          <w:p w14:paraId="74DA031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6AB61DD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CFE8246" w14:textId="36881672" w:rsidR="00F5218E" w:rsidRPr="00722A06" w:rsidRDefault="00F5218E" w:rsidP="00F5218E">
            <w:pPr>
              <w:widowControl/>
              <w:spacing w:line="259" w:lineRule="auto"/>
              <w:jc w:val="center"/>
              <w:rPr>
                <w:rFonts w:eastAsia="Times New Roman" w:cs="Times New Roman"/>
                <w:b/>
                <w:bCs/>
                <w:color w:val="FFFFFF"/>
                <w:sz w:val="20"/>
                <w:szCs w:val="20"/>
              </w:rPr>
            </w:pPr>
          </w:p>
          <w:p w14:paraId="67A3A4D5" w14:textId="1AD877A5" w:rsidR="00F5218E" w:rsidRPr="00722A06" w:rsidRDefault="00F5218E" w:rsidP="008D1A1F">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0BF77685"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2F8A7873" w14:textId="10017DDE"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6E3BAD17" w14:textId="244656B6"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246D0EF" w14:textId="0C6AE07C" w:rsidR="00F5218E" w:rsidRPr="00722A06" w:rsidRDefault="00F5218E" w:rsidP="00F5218E">
            <w:pPr>
              <w:widowControl/>
              <w:spacing w:line="259" w:lineRule="auto"/>
              <w:jc w:val="center"/>
              <w:rPr>
                <w:rFonts w:eastAsia="Times New Roman" w:cs="Times New Roman"/>
                <w:b/>
                <w:bCs/>
                <w:color w:val="FFFFFF"/>
                <w:sz w:val="20"/>
                <w:szCs w:val="20"/>
              </w:rPr>
            </w:pPr>
          </w:p>
          <w:p w14:paraId="026C38FB" w14:textId="71CA23F5" w:rsidR="00F5218E" w:rsidRPr="00722A06" w:rsidRDefault="00F5218E" w:rsidP="008D1A1F">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5218E" w:rsidRPr="00722A06" w14:paraId="35BF8D92" w14:textId="77777777" w:rsidTr="00F5218E">
        <w:trPr>
          <w:tblHeader/>
        </w:trPr>
        <w:tc>
          <w:tcPr>
            <w:tcW w:w="1521" w:type="pct"/>
            <w:vMerge/>
            <w:tcBorders>
              <w:top w:val="single" w:sz="4" w:space="0" w:color="auto"/>
              <w:left w:val="nil"/>
              <w:bottom w:val="single" w:sz="4" w:space="0" w:color="000000"/>
              <w:right w:val="nil"/>
            </w:tcBorders>
            <w:vAlign w:val="center"/>
            <w:hideMark/>
          </w:tcPr>
          <w:p w14:paraId="0721BE2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4883BFE"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69725072"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6185222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B7CB605" w14:textId="3010BBB9" w:rsidR="00F5218E" w:rsidRPr="00722A06" w:rsidRDefault="00F5218E"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0A5FB4F6"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4ADFE5D"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7203E3B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1A43CA96" w14:textId="23189CDF" w:rsidR="00F5218E" w:rsidRPr="00722A06" w:rsidRDefault="00F5218E" w:rsidP="00722A06">
            <w:pPr>
              <w:widowControl/>
              <w:spacing w:line="259" w:lineRule="auto"/>
              <w:jc w:val="center"/>
              <w:rPr>
                <w:rFonts w:eastAsia="Times New Roman" w:cs="Times New Roman"/>
                <w:b/>
                <w:bCs/>
                <w:color w:val="FFFFFF"/>
                <w:sz w:val="20"/>
                <w:szCs w:val="20"/>
              </w:rPr>
            </w:pPr>
          </w:p>
        </w:tc>
      </w:tr>
      <w:tr w:rsidR="00C95140" w:rsidRPr="00722A06" w14:paraId="69B9B9A2" w14:textId="77777777" w:rsidTr="00F5218E">
        <w:tc>
          <w:tcPr>
            <w:tcW w:w="1521" w:type="pct"/>
            <w:tcBorders>
              <w:top w:val="nil"/>
              <w:left w:val="nil"/>
              <w:bottom w:val="nil"/>
              <w:right w:val="nil"/>
            </w:tcBorders>
            <w:shd w:val="clear" w:color="000000" w:fill="DBE5F1"/>
            <w:noWrap/>
            <w:vAlign w:val="center"/>
            <w:hideMark/>
          </w:tcPr>
          <w:p w14:paraId="10A6F2E8"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Chemical pest management</w:t>
            </w:r>
          </w:p>
        </w:tc>
        <w:tc>
          <w:tcPr>
            <w:tcW w:w="532" w:type="pct"/>
            <w:tcBorders>
              <w:top w:val="nil"/>
              <w:left w:val="nil"/>
              <w:bottom w:val="nil"/>
              <w:right w:val="nil"/>
            </w:tcBorders>
            <w:shd w:val="clear" w:color="000000" w:fill="DBE5F1"/>
            <w:vAlign w:val="center"/>
            <w:hideMark/>
          </w:tcPr>
          <w:p w14:paraId="6FC17217" w14:textId="5B5A982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6B42C4F4" w14:textId="3D8C4DBD"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BE5F1"/>
            <w:vAlign w:val="center"/>
            <w:hideMark/>
          </w:tcPr>
          <w:p w14:paraId="7B8AB45B" w14:textId="4A8F144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33600AC" w14:textId="6E094EE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19C47278" w14:textId="76255B85"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206830F9" w14:textId="1234E88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582B8FF4" w14:textId="12C9CD4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3E7921" w14:textId="62D4D9C8"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27B3D33"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513631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Preventative (routine)</w:t>
            </w:r>
          </w:p>
        </w:tc>
        <w:tc>
          <w:tcPr>
            <w:tcW w:w="532" w:type="pct"/>
            <w:tcBorders>
              <w:top w:val="single" w:sz="4" w:space="0" w:color="auto"/>
              <w:left w:val="nil"/>
              <w:bottom w:val="single" w:sz="4" w:space="0" w:color="auto"/>
              <w:right w:val="nil"/>
            </w:tcBorders>
            <w:shd w:val="clear" w:color="auto" w:fill="auto"/>
            <w:vAlign w:val="center"/>
            <w:hideMark/>
          </w:tcPr>
          <w:p w14:paraId="23CDC1D3" w14:textId="1AB3C85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7918C47" w14:textId="7E188C2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5BF445B" w14:textId="0EC5FEB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AE1240" w14:textId="5CC8F1F7"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FF0E1E" w14:textId="23F781E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0CD922F" w14:textId="693E2C7D"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96DBD29" w14:textId="113DA78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1FEAE8D" w14:textId="054FCF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42D09AF" w14:textId="77777777" w:rsidTr="00F5218E">
        <w:tc>
          <w:tcPr>
            <w:tcW w:w="1521" w:type="pct"/>
            <w:tcBorders>
              <w:top w:val="nil"/>
              <w:left w:val="nil"/>
              <w:bottom w:val="nil"/>
              <w:right w:val="nil"/>
            </w:tcBorders>
            <w:shd w:val="clear" w:color="auto" w:fill="auto"/>
            <w:noWrap/>
            <w:vAlign w:val="center"/>
            <w:hideMark/>
          </w:tcPr>
          <w:p w14:paraId="2CE7AF8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Response to attack</w:t>
            </w:r>
          </w:p>
        </w:tc>
        <w:tc>
          <w:tcPr>
            <w:tcW w:w="532" w:type="pct"/>
            <w:tcBorders>
              <w:top w:val="nil"/>
              <w:left w:val="nil"/>
              <w:bottom w:val="nil"/>
              <w:right w:val="nil"/>
            </w:tcBorders>
            <w:shd w:val="clear" w:color="auto" w:fill="auto"/>
            <w:vAlign w:val="center"/>
            <w:hideMark/>
          </w:tcPr>
          <w:p w14:paraId="4F45E4B9"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4764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736D168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0677A9" w14:textId="61D8B1A6"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2296BD6" w14:textId="77777777"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A1A91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8438AB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2E4580" w14:textId="51241E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DEC9A3D"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ED92B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single" w:sz="4" w:space="0" w:color="auto"/>
              <w:left w:val="nil"/>
              <w:bottom w:val="single" w:sz="4" w:space="0" w:color="auto"/>
              <w:right w:val="nil"/>
            </w:tcBorders>
            <w:shd w:val="clear" w:color="auto" w:fill="auto"/>
            <w:vAlign w:val="center"/>
            <w:hideMark/>
          </w:tcPr>
          <w:p w14:paraId="0C5F3A0A" w14:textId="71A2808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C4237EC" w14:textId="022A0C7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3682B9B" w14:textId="222D25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5DAF1A" w14:textId="390255B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135176" w14:textId="299E388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F28ED9D" w14:textId="35EB42A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0308065" w14:textId="1D67B4B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FBA6CCB" w14:textId="2E8C99F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DB33662" w14:textId="77777777" w:rsidTr="00F5218E">
        <w:tc>
          <w:tcPr>
            <w:tcW w:w="1521" w:type="pct"/>
            <w:tcBorders>
              <w:top w:val="nil"/>
              <w:left w:val="nil"/>
              <w:bottom w:val="nil"/>
              <w:right w:val="nil"/>
            </w:tcBorders>
            <w:shd w:val="clear" w:color="000000" w:fill="DBE5F1"/>
            <w:noWrap/>
            <w:vAlign w:val="center"/>
            <w:hideMark/>
          </w:tcPr>
          <w:p w14:paraId="68E5DE9D"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Weed management</w:t>
            </w:r>
            <w:r w:rsidRPr="00722A06">
              <w:rPr>
                <w:rFonts w:eastAsia="Times New Roman" w:cs="Times New Roman"/>
                <w:b/>
                <w:bCs/>
                <w:sz w:val="20"/>
                <w:szCs w:val="20"/>
                <w:vertAlign w:val="superscript"/>
              </w:rPr>
              <w:t>b</w:t>
            </w:r>
          </w:p>
        </w:tc>
        <w:tc>
          <w:tcPr>
            <w:tcW w:w="532" w:type="pct"/>
            <w:tcBorders>
              <w:top w:val="nil"/>
              <w:left w:val="nil"/>
              <w:bottom w:val="nil"/>
              <w:right w:val="nil"/>
            </w:tcBorders>
            <w:shd w:val="clear" w:color="000000" w:fill="DEEAF6"/>
            <w:vAlign w:val="center"/>
            <w:hideMark/>
          </w:tcPr>
          <w:p w14:paraId="559A1FAD" w14:textId="62FC39A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EEAF6"/>
            <w:vAlign w:val="center"/>
            <w:hideMark/>
          </w:tcPr>
          <w:p w14:paraId="14BE063E" w14:textId="013CA51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59023C8F" w14:textId="0E96530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5DA1117" w14:textId="37FAF33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9CE82B6" w14:textId="3150ECD1"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2795469" w14:textId="0899E4B2"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3A8273E" w14:textId="12E7412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4F67354" w14:textId="4CBC443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61CDB2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F3A116A"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Herbicide applied</w:t>
            </w:r>
          </w:p>
        </w:tc>
        <w:tc>
          <w:tcPr>
            <w:tcW w:w="532" w:type="pct"/>
            <w:tcBorders>
              <w:top w:val="single" w:sz="4" w:space="0" w:color="auto"/>
              <w:left w:val="nil"/>
              <w:bottom w:val="single" w:sz="4" w:space="0" w:color="auto"/>
              <w:right w:val="nil"/>
            </w:tcBorders>
            <w:shd w:val="clear" w:color="auto" w:fill="auto"/>
            <w:vAlign w:val="center"/>
            <w:hideMark/>
          </w:tcPr>
          <w:p w14:paraId="11BAD1BF" w14:textId="6D930A1D"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470D55BE" w14:textId="3CF7E396"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9F2D31" w14:textId="0CE2BE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695A278" w14:textId="71B0E3C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5869E20" w14:textId="2A1FCE6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86D04DF" w14:textId="213EB97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960B148" w14:textId="7E5DAE7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D7E01EF" w14:textId="6AFC14A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0C6C83A" w14:textId="77777777" w:rsidTr="00F5218E">
        <w:tc>
          <w:tcPr>
            <w:tcW w:w="1521" w:type="pct"/>
            <w:tcBorders>
              <w:top w:val="nil"/>
              <w:left w:val="nil"/>
              <w:bottom w:val="nil"/>
              <w:right w:val="nil"/>
            </w:tcBorders>
            <w:shd w:val="clear" w:color="auto" w:fill="auto"/>
            <w:noWrap/>
            <w:vAlign w:val="center"/>
            <w:hideMark/>
          </w:tcPr>
          <w:p w14:paraId="0C10634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Weeding with hoe</w:t>
            </w:r>
          </w:p>
        </w:tc>
        <w:tc>
          <w:tcPr>
            <w:tcW w:w="532" w:type="pct"/>
            <w:tcBorders>
              <w:top w:val="nil"/>
              <w:left w:val="nil"/>
              <w:bottom w:val="nil"/>
              <w:right w:val="nil"/>
            </w:tcBorders>
            <w:shd w:val="clear" w:color="auto" w:fill="auto"/>
            <w:vAlign w:val="center"/>
            <w:hideMark/>
          </w:tcPr>
          <w:p w14:paraId="6BBC604B"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34C7197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5293D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2766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49BDFE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AE8A8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A92812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172161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4C04BE0"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4FC18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Intercropping</w:t>
            </w:r>
          </w:p>
        </w:tc>
        <w:tc>
          <w:tcPr>
            <w:tcW w:w="532" w:type="pct"/>
            <w:tcBorders>
              <w:top w:val="single" w:sz="4" w:space="0" w:color="auto"/>
              <w:left w:val="nil"/>
              <w:bottom w:val="single" w:sz="4" w:space="0" w:color="auto"/>
              <w:right w:val="nil"/>
            </w:tcBorders>
            <w:shd w:val="clear" w:color="auto" w:fill="auto"/>
            <w:vAlign w:val="center"/>
            <w:hideMark/>
          </w:tcPr>
          <w:p w14:paraId="663D743A" w14:textId="63B2294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EA0B3A1" w14:textId="44E59EEB"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6180A2B" w14:textId="380E845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34AF5ED" w14:textId="1FF72DA9"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DC96AED" w14:textId="689F672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17DA3E" w14:textId="46449324"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1C55B0" w14:textId="4FCD955B"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B10209F" w14:textId="1CE7B6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B85B3F6" w14:textId="77777777" w:rsidTr="00F5218E">
        <w:tc>
          <w:tcPr>
            <w:tcW w:w="1521" w:type="pct"/>
            <w:tcBorders>
              <w:top w:val="nil"/>
              <w:left w:val="nil"/>
              <w:bottom w:val="single" w:sz="4" w:space="0" w:color="auto"/>
              <w:right w:val="nil"/>
            </w:tcBorders>
            <w:shd w:val="clear" w:color="auto" w:fill="auto"/>
            <w:noWrap/>
            <w:vAlign w:val="center"/>
            <w:hideMark/>
          </w:tcPr>
          <w:p w14:paraId="102BC198"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Mulching</w:t>
            </w:r>
          </w:p>
        </w:tc>
        <w:tc>
          <w:tcPr>
            <w:tcW w:w="532" w:type="pct"/>
            <w:tcBorders>
              <w:top w:val="nil"/>
              <w:left w:val="nil"/>
              <w:bottom w:val="single" w:sz="4" w:space="0" w:color="auto"/>
              <w:right w:val="nil"/>
            </w:tcBorders>
            <w:shd w:val="clear" w:color="auto" w:fill="auto"/>
            <w:vAlign w:val="center"/>
            <w:hideMark/>
          </w:tcPr>
          <w:p w14:paraId="79AEA960" w14:textId="0055E78E"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CA4BAD1" w14:textId="7AA0D460"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single" w:sz="4" w:space="0" w:color="auto"/>
              <w:right w:val="nil"/>
            </w:tcBorders>
            <w:shd w:val="clear" w:color="auto" w:fill="auto"/>
            <w:vAlign w:val="center"/>
            <w:hideMark/>
          </w:tcPr>
          <w:p w14:paraId="169FAFFB" w14:textId="0700640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72EF1AD" w14:textId="35096F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A23E2" w14:textId="460C313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4D3F6B1E" w14:textId="5CC971AF"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4FD4BD2" w14:textId="371B2AD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4527CAC" w14:textId="2846E23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62D7B69"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355F0A2"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Slashing</w:t>
            </w:r>
          </w:p>
        </w:tc>
        <w:tc>
          <w:tcPr>
            <w:tcW w:w="532" w:type="pct"/>
            <w:tcBorders>
              <w:top w:val="single" w:sz="4" w:space="0" w:color="auto"/>
              <w:left w:val="nil"/>
              <w:bottom w:val="single" w:sz="4" w:space="0" w:color="auto"/>
              <w:right w:val="nil"/>
            </w:tcBorders>
            <w:shd w:val="clear" w:color="auto" w:fill="auto"/>
            <w:vAlign w:val="center"/>
            <w:hideMark/>
          </w:tcPr>
          <w:p w14:paraId="22FD51E4"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B3B65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0C1331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ED21A6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4ABBF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1A3D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4AD0C3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DBA111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6FC45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9E45AD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Pull by hand</w:t>
            </w:r>
          </w:p>
        </w:tc>
        <w:tc>
          <w:tcPr>
            <w:tcW w:w="532" w:type="pct"/>
            <w:tcBorders>
              <w:top w:val="single" w:sz="4" w:space="0" w:color="auto"/>
              <w:left w:val="nil"/>
              <w:bottom w:val="single" w:sz="4" w:space="0" w:color="auto"/>
              <w:right w:val="nil"/>
            </w:tcBorders>
            <w:shd w:val="clear" w:color="auto" w:fill="auto"/>
            <w:vAlign w:val="center"/>
            <w:hideMark/>
          </w:tcPr>
          <w:p w14:paraId="587EA388" w14:textId="53195B8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D546AAE" w14:textId="0ED92323"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A8D599E" w14:textId="3B25A81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B3FC62" w14:textId="2EAD706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60A59" w14:textId="4EBE5CFC"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E27F4DD" w14:textId="78021E8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4DE997C7" w14:textId="0459882C"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7090CD" w14:textId="79C9A7C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79DFB31" w14:textId="77777777" w:rsidTr="00F5218E">
        <w:tc>
          <w:tcPr>
            <w:tcW w:w="1521" w:type="pct"/>
            <w:tcBorders>
              <w:top w:val="nil"/>
              <w:left w:val="nil"/>
              <w:bottom w:val="nil"/>
              <w:right w:val="nil"/>
            </w:tcBorders>
            <w:shd w:val="clear" w:color="auto" w:fill="auto"/>
            <w:noWrap/>
            <w:vAlign w:val="center"/>
            <w:hideMark/>
          </w:tcPr>
          <w:p w14:paraId="4CCC1C77"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nil"/>
              <w:left w:val="nil"/>
              <w:bottom w:val="nil"/>
              <w:right w:val="nil"/>
            </w:tcBorders>
            <w:shd w:val="clear" w:color="auto" w:fill="auto"/>
            <w:vAlign w:val="center"/>
            <w:hideMark/>
          </w:tcPr>
          <w:p w14:paraId="4D6CD96C"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63DDD6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069BE6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3BAAE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BC4E44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B763C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4204899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31FD79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D45FF16"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2BA6A02" w14:textId="4285E36C"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2" w:type="pct"/>
            <w:tcBorders>
              <w:top w:val="single" w:sz="4" w:space="0" w:color="auto"/>
              <w:left w:val="nil"/>
              <w:bottom w:val="single" w:sz="4" w:space="0" w:color="auto"/>
              <w:right w:val="nil"/>
            </w:tcBorders>
            <w:shd w:val="clear" w:color="auto" w:fill="auto"/>
            <w:vAlign w:val="center"/>
            <w:hideMark/>
          </w:tcPr>
          <w:p w14:paraId="04819517" w14:textId="48361BB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A4135F8" w14:textId="5ED20BBA"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2C06826" w14:textId="3B18CD0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A6859CA" w14:textId="417DE24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0496803" w14:textId="155D9C4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B27F576" w14:textId="43400569"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7007674" w14:textId="0A1C75E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7CCF7AB" w14:textId="00E3A97D" w:rsidR="00C95140" w:rsidRPr="00722A06" w:rsidRDefault="00C95140" w:rsidP="00722A06">
            <w:pPr>
              <w:widowControl/>
              <w:spacing w:line="259" w:lineRule="auto"/>
              <w:jc w:val="center"/>
              <w:rPr>
                <w:rFonts w:eastAsia="Times New Roman" w:cs="Times New Roman"/>
                <w:sz w:val="20"/>
                <w:szCs w:val="20"/>
              </w:rPr>
            </w:pPr>
          </w:p>
        </w:tc>
      </w:tr>
    </w:tbl>
    <w:p w14:paraId="6157D006" w14:textId="5A453E37" w:rsidR="00C95140" w:rsidRPr="0087225D" w:rsidRDefault="00C95140" w:rsidP="00D50DDA">
      <w:pPr>
        <w:pStyle w:val="BodyText1"/>
        <w:spacing w:after="0"/>
        <w:ind w:left="86" w:hanging="86"/>
        <w:rPr>
          <w:sz w:val="16"/>
        </w:rPr>
      </w:pPr>
      <w:commentRangeStart w:id="738"/>
      <w:r w:rsidRPr="0087225D">
        <w:rPr>
          <w:sz w:val="16"/>
        </w:rPr>
        <w:t>^ Results not statistically reliable, n&lt;30  </w:t>
      </w:r>
      <w:commentRangeEnd w:id="738"/>
      <w:r>
        <w:rPr>
          <w:rStyle w:val="CommentReference"/>
          <w:rFonts w:eastAsia="Arial" w:cs="Arial"/>
          <w:color w:val="000000"/>
        </w:rPr>
        <w:commentReference w:id="738"/>
      </w:r>
    </w:p>
    <w:p w14:paraId="00D458A4" w14:textId="2FE57DB0" w:rsidR="00C95140" w:rsidRDefault="00C95140" w:rsidP="00D50DDA">
      <w:pPr>
        <w:pStyle w:val="BodyText1"/>
        <w:spacing w:after="0"/>
        <w:ind w:left="86" w:hanging="86"/>
        <w:rPr>
          <w:sz w:val="16"/>
        </w:rPr>
      </w:pPr>
      <w:commentRangeStart w:id="73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9"/>
      <w:r>
        <w:rPr>
          <w:rStyle w:val="CommentReference"/>
          <w:rFonts w:eastAsia="Arial" w:cs="Arial"/>
          <w:color w:val="000000"/>
        </w:rPr>
        <w:commentReference w:id="739"/>
      </w:r>
    </w:p>
    <w:p w14:paraId="6D59329D" w14:textId="16D1A3C7"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1F7A33B" w14:textId="4FCD3AC9"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643DC68E" w14:textId="5A85AEAD"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0F7114D" w14:textId="77777777" w:rsidR="00C95140" w:rsidRDefault="00C95140" w:rsidP="00D50DDA">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3AD3673" w14:textId="77777777" w:rsidR="00C95140" w:rsidRDefault="00C95140" w:rsidP="00422772">
      <w:pPr>
        <w:pStyle w:val="Heading4"/>
      </w:pPr>
      <w:bookmarkStart w:id="740" w:name="_Toc12528193"/>
      <w:r>
        <w:t xml:space="preserve">Harvesting and waste reuse </w:t>
      </w:r>
      <w:bookmarkEnd w:id="740"/>
      <w:r>
        <w:t>practices</w:t>
      </w:r>
    </w:p>
    <w:p w14:paraId="370ECF31" w14:textId="7900E2A1" w:rsidR="00C95140" w:rsidRDefault="00C95140" w:rsidP="00722A06">
      <w:pPr>
        <w:pStyle w:val="BodyText1"/>
      </w:pPr>
      <w:r>
        <w:t>This section presents information on the harvesting, drying, and shucking techniques used by maize farmers. Waste reuse practices, that is</w:t>
      </w:r>
      <w:r w:rsidR="00765B0D">
        <w:t>,</w:t>
      </w:r>
      <w:r>
        <w:t xml:space="preserve"> how farmers use the leftover maize husks, stalks, and cobs after harvesting, are also presented.</w:t>
      </w:r>
    </w:p>
    <w:p w14:paraId="4E2F567A" w14:textId="3874E796" w:rsidR="00C95140" w:rsidRDefault="00C95140" w:rsidP="00722A06">
      <w:pPr>
        <w:pStyle w:val="BodyText1"/>
        <w:rPr>
          <w:highlight w:val="yellow"/>
        </w:rPr>
      </w:pPr>
      <w:r>
        <w:rPr>
          <w:bCs/>
        </w:rPr>
        <w:t xml:space="preserve">Harvesting is done </w:t>
      </w:r>
      <w:r w:rsidR="00F24EBA">
        <w:rPr>
          <w:bCs/>
        </w:rPr>
        <w:t xml:space="preserve">when </w:t>
      </w:r>
      <w:r>
        <w:rPr>
          <w:bCs/>
        </w:rPr>
        <w:t>the maize has reached maturity and can be accomplished mechanically or manually by hand. Maize cobs may be shucked or left in the husk before transport and drying. After harvest, maize must</w:t>
      </w:r>
      <w:r w:rsidRPr="00E33394">
        <w:rPr>
          <w:bCs/>
        </w:rPr>
        <w:t xml:space="preserve"> be dried to reduce moisture content</w:t>
      </w:r>
      <w:r>
        <w:rPr>
          <w:bCs/>
        </w:rPr>
        <w:t>, prevent deterioration of the grain, and allow for safe storage</w:t>
      </w:r>
      <w:r w:rsidR="00F24EBA">
        <w:rPr>
          <w:bCs/>
        </w:rPr>
        <w:t>.</w:t>
      </w:r>
      <w:r>
        <w:rPr>
          <w:rStyle w:val="FootnoteReference"/>
          <w:bCs/>
        </w:rPr>
        <w:footnoteReference w:id="62"/>
      </w:r>
      <w:r>
        <w:rPr>
          <w:bCs/>
        </w:rPr>
        <w:t xml:space="preserve"> Proper drying techniques are important to protect the maize from rodents and pests, prevent uneven drying, and</w:t>
      </w:r>
      <w:r w:rsidR="00765B0D">
        <w:rPr>
          <w:bCs/>
        </w:rPr>
        <w:t xml:space="preserve"> prevent</w:t>
      </w:r>
      <w:r>
        <w:rPr>
          <w:bCs/>
        </w:rPr>
        <w:t xml:space="preserve"> slow rates of drying</w:t>
      </w:r>
      <w:r w:rsidR="00F24EBA">
        <w:rPr>
          <w:bCs/>
        </w:rPr>
        <w:t>,</w:t>
      </w:r>
      <w:r>
        <w:rPr>
          <w:bCs/>
        </w:rPr>
        <w:t xml:space="preserve"> which may result in mold growth</w:t>
      </w:r>
      <w:r w:rsidR="00F24EBA">
        <w:rPr>
          <w:bCs/>
        </w:rPr>
        <w:t>.</w:t>
      </w:r>
      <w:r>
        <w:rPr>
          <w:rStyle w:val="FootnoteReference"/>
          <w:bCs/>
        </w:rPr>
        <w:footnoteReference w:id="63"/>
      </w:r>
      <w:r>
        <w:rPr>
          <w:b/>
        </w:rPr>
        <w:t xml:space="preserve"> </w:t>
      </w:r>
      <w:r w:rsidRPr="00987BEC">
        <w:rPr>
          <w:b/>
        </w:rPr>
        <w:t xml:space="preserve">Table </w:t>
      </w:r>
      <w:r>
        <w:rPr>
          <w:b/>
        </w:rPr>
        <w:t>7</w:t>
      </w:r>
      <w:r w:rsidRPr="00987BEC">
        <w:rPr>
          <w:b/>
        </w:rPr>
        <w:t>.</w:t>
      </w:r>
      <w:r>
        <w:rPr>
          <w:b/>
        </w:rPr>
        <w:t>1.</w:t>
      </w:r>
      <w:r w:rsidR="005B66A0">
        <w:rPr>
          <w:b/>
        </w:rPr>
        <w:t>9</w:t>
      </w:r>
      <w:r w:rsidRPr="00F630D3">
        <w:t xml:space="preserve"> presents </w:t>
      </w:r>
      <w:r>
        <w:t xml:space="preserve">the </w:t>
      </w:r>
      <w:r w:rsidRPr="00F630D3">
        <w:t>harvesting techniques</w:t>
      </w:r>
      <w:r>
        <w:t xml:space="preserve"> used by maize farmers in the ZOI</w:t>
      </w:r>
      <w:r w:rsidRPr="00F630D3">
        <w:t>.</w:t>
      </w:r>
      <w:r>
        <w:t xml:space="preserve"> </w:t>
      </w:r>
      <w:r w:rsidRPr="00F630D3">
        <w:rPr>
          <w:highlight w:val="yellow"/>
        </w:rPr>
        <w:t>[Discuss findings.</w:t>
      </w:r>
      <w:r w:rsidRPr="00C45B45">
        <w:rPr>
          <w:highlight w:val="yellow"/>
        </w:rPr>
        <w:t xml:space="preserve"> </w:t>
      </w:r>
      <w:r>
        <w:rPr>
          <w:highlight w:val="yellow"/>
        </w:rPr>
        <w:t>Were any differences found between disaggregate categories?</w:t>
      </w:r>
      <w:r w:rsidRPr="00F630D3">
        <w:rPr>
          <w:highlight w:val="yellow"/>
        </w:rPr>
        <w:t>]</w:t>
      </w:r>
    </w:p>
    <w:p w14:paraId="178F1C7C" w14:textId="6C3B8B4D" w:rsidR="00C95140" w:rsidRPr="005845A8" w:rsidRDefault="00C95140" w:rsidP="00722A06">
      <w:pPr>
        <w:pStyle w:val="Tabletitle"/>
      </w:pPr>
      <w:bookmarkStart w:id="741" w:name="_Toc63673095"/>
      <w:bookmarkStart w:id="742" w:name="_Toc12528031"/>
      <w:r w:rsidRPr="005845A8">
        <w:lastRenderedPageBreak/>
        <w:t xml:space="preserve">Table </w:t>
      </w:r>
      <w:r>
        <w:t>7</w:t>
      </w:r>
      <w:r w:rsidRPr="005845A8">
        <w:t>.1.</w:t>
      </w:r>
      <w:r w:rsidR="005B66A0">
        <w:t>9</w:t>
      </w:r>
      <w:r>
        <w:t>:</w:t>
      </w:r>
      <w:r w:rsidRPr="005845A8">
        <w:t xml:space="preserve"> Harvesting</w:t>
      </w:r>
      <w:r>
        <w:t>, D</w:t>
      </w:r>
      <w:r w:rsidRPr="005845A8">
        <w:t xml:space="preserve">rying, and </w:t>
      </w:r>
      <w:r>
        <w:t>S</w:t>
      </w:r>
      <w:r w:rsidRPr="005845A8">
        <w:t xml:space="preserve">hucking </w:t>
      </w:r>
      <w:r>
        <w:t>M</w:t>
      </w:r>
      <w:r w:rsidRPr="005845A8">
        <w:t xml:space="preserve">ethods </w:t>
      </w:r>
      <w:r>
        <w:t>U</w:t>
      </w:r>
      <w:r w:rsidRPr="005845A8">
        <w:t xml:space="preserve">sed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41"/>
    </w:p>
    <w:tbl>
      <w:tblPr>
        <w:tblW w:w="5000" w:type="pct"/>
        <w:tblLook w:val="04A0" w:firstRow="1" w:lastRow="0" w:firstColumn="1" w:lastColumn="0" w:noHBand="0" w:noVBand="1"/>
      </w:tblPr>
      <w:tblGrid>
        <w:gridCol w:w="3069"/>
        <w:gridCol w:w="914"/>
        <w:gridCol w:w="1044"/>
        <w:gridCol w:w="1044"/>
        <w:gridCol w:w="632"/>
        <w:gridCol w:w="285"/>
        <w:gridCol w:w="1044"/>
        <w:gridCol w:w="910"/>
        <w:gridCol w:w="634"/>
      </w:tblGrid>
      <w:tr w:rsidR="00C95140" w:rsidRPr="00722A06" w14:paraId="57CCC2C5" w14:textId="77777777" w:rsidTr="004B1851">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684473D9"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Method</w:t>
            </w:r>
          </w:p>
        </w:tc>
        <w:tc>
          <w:tcPr>
            <w:tcW w:w="477" w:type="pct"/>
            <w:vMerge w:val="restart"/>
            <w:tcBorders>
              <w:top w:val="single" w:sz="4" w:space="0" w:color="auto"/>
              <w:left w:val="nil"/>
              <w:bottom w:val="nil"/>
              <w:right w:val="nil"/>
            </w:tcBorders>
            <w:shd w:val="clear" w:color="000000" w:fill="387990"/>
            <w:vAlign w:val="bottom"/>
            <w:hideMark/>
          </w:tcPr>
          <w:p w14:paraId="251D2B84"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6B1B3F1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F4F6065"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51" w:type="pct"/>
            <w:gridSpan w:val="3"/>
            <w:tcBorders>
              <w:top w:val="single" w:sz="4" w:space="0" w:color="auto"/>
              <w:left w:val="nil"/>
              <w:bottom w:val="single" w:sz="4" w:space="0" w:color="FFFFFF"/>
              <w:right w:val="nil"/>
            </w:tcBorders>
            <w:shd w:val="clear" w:color="000000" w:fill="387990"/>
            <w:vAlign w:val="center"/>
            <w:hideMark/>
          </w:tcPr>
          <w:p w14:paraId="7331C7D9" w14:textId="4BDE4298"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AAC3864"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558F1FB"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vMerge/>
            <w:tcBorders>
              <w:top w:val="single" w:sz="4" w:space="0" w:color="auto"/>
              <w:left w:val="nil"/>
              <w:bottom w:val="nil"/>
              <w:right w:val="nil"/>
            </w:tcBorders>
            <w:vAlign w:val="center"/>
            <w:hideMark/>
          </w:tcPr>
          <w:p w14:paraId="20481209"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45" w:type="pct"/>
            <w:tcBorders>
              <w:top w:val="nil"/>
              <w:left w:val="nil"/>
              <w:bottom w:val="nil"/>
              <w:right w:val="nil"/>
            </w:tcBorders>
            <w:shd w:val="clear" w:color="000000" w:fill="387990"/>
            <w:vAlign w:val="center"/>
            <w:hideMark/>
          </w:tcPr>
          <w:p w14:paraId="07E8B3A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center"/>
            <w:hideMark/>
          </w:tcPr>
          <w:p w14:paraId="05417D25"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0AC1B06" w14:textId="2864A4B6" w:rsidR="00F24EBA" w:rsidRPr="00722A06" w:rsidRDefault="00F24EBA" w:rsidP="008D1A1F">
            <w:pPr>
              <w:widowControl/>
              <w:spacing w:line="259" w:lineRule="auto"/>
              <w:jc w:val="center"/>
              <w:rPr>
                <w:rFonts w:eastAsia="Times New Roman" w:cs="Times New Roman"/>
                <w:b/>
                <w:bCs/>
                <w:color w:val="FFFFFF"/>
                <w:sz w:val="20"/>
                <w:szCs w:val="20"/>
              </w:rPr>
            </w:pPr>
          </w:p>
          <w:p w14:paraId="3C6A95A3" w14:textId="6595601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5FFB5399"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nil"/>
              <w:right w:val="nil"/>
            </w:tcBorders>
            <w:shd w:val="clear" w:color="000000" w:fill="387990"/>
            <w:vAlign w:val="center"/>
            <w:hideMark/>
          </w:tcPr>
          <w:p w14:paraId="47C2F610" w14:textId="28AD988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1D66A9B8" w14:textId="26C0A48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1" w:type="pct"/>
            <w:vMerge w:val="restart"/>
            <w:tcBorders>
              <w:top w:val="nil"/>
              <w:left w:val="nil"/>
              <w:right w:val="nil"/>
            </w:tcBorders>
            <w:shd w:val="clear" w:color="000000" w:fill="387990"/>
            <w:vAlign w:val="bottom"/>
            <w:hideMark/>
          </w:tcPr>
          <w:p w14:paraId="47EB79BF" w14:textId="4E2A132C" w:rsidR="00F24EBA" w:rsidRPr="00722A06" w:rsidRDefault="00F24EBA" w:rsidP="008D1A1F">
            <w:pPr>
              <w:widowControl/>
              <w:spacing w:line="259" w:lineRule="auto"/>
              <w:jc w:val="center"/>
              <w:rPr>
                <w:rFonts w:eastAsia="Times New Roman" w:cs="Times New Roman"/>
                <w:b/>
                <w:bCs/>
                <w:color w:val="FFFFFF"/>
                <w:sz w:val="20"/>
                <w:szCs w:val="20"/>
              </w:rPr>
            </w:pPr>
          </w:p>
          <w:p w14:paraId="0689AC86" w14:textId="2FAA641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273FA15B"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BFC3881"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tcBorders>
              <w:top w:val="nil"/>
              <w:left w:val="nil"/>
              <w:bottom w:val="single" w:sz="4" w:space="0" w:color="auto"/>
              <w:right w:val="nil"/>
            </w:tcBorders>
            <w:shd w:val="clear" w:color="000000" w:fill="387990"/>
            <w:vAlign w:val="center"/>
            <w:hideMark/>
          </w:tcPr>
          <w:p w14:paraId="4610A77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07F4A08D"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4EBFF66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55D65BA" w14:textId="404A625B"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B1457E7"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single" w:sz="4" w:space="0" w:color="auto"/>
              <w:right w:val="nil"/>
            </w:tcBorders>
            <w:shd w:val="clear" w:color="000000" w:fill="387990"/>
            <w:vAlign w:val="center"/>
            <w:hideMark/>
          </w:tcPr>
          <w:p w14:paraId="367D0F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76D2735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029EF592" w14:textId="51BFD8C2"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4A62D6C5" w14:textId="77777777" w:rsidTr="00F24EBA">
        <w:tc>
          <w:tcPr>
            <w:tcW w:w="1603" w:type="pct"/>
            <w:tcBorders>
              <w:top w:val="nil"/>
              <w:left w:val="nil"/>
              <w:bottom w:val="nil"/>
              <w:right w:val="nil"/>
            </w:tcBorders>
            <w:shd w:val="clear" w:color="000000" w:fill="DBE5F1"/>
            <w:noWrap/>
            <w:vAlign w:val="center"/>
            <w:hideMark/>
          </w:tcPr>
          <w:p w14:paraId="4F1DE63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Harvesting method</w:t>
            </w:r>
          </w:p>
        </w:tc>
        <w:tc>
          <w:tcPr>
            <w:tcW w:w="477" w:type="pct"/>
            <w:tcBorders>
              <w:top w:val="nil"/>
              <w:left w:val="nil"/>
              <w:bottom w:val="nil"/>
              <w:right w:val="nil"/>
            </w:tcBorders>
            <w:shd w:val="clear" w:color="000000" w:fill="DBE5F1"/>
            <w:vAlign w:val="center"/>
            <w:hideMark/>
          </w:tcPr>
          <w:p w14:paraId="4914D73E" w14:textId="78BE1FC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3F923F83" w14:textId="30D66778"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689B6432" w14:textId="2C4C2D67"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vAlign w:val="center"/>
            <w:hideMark/>
          </w:tcPr>
          <w:p w14:paraId="2C5FC9AD" w14:textId="017694D9"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vAlign w:val="center"/>
            <w:hideMark/>
          </w:tcPr>
          <w:p w14:paraId="71C8C0D2" w14:textId="3D3906C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3D9A235D" w14:textId="4FC6A244"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D4B6FFD" w14:textId="124BEE1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32142882" w14:textId="05F889B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BAC2834"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4CD631B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hand</w:t>
            </w:r>
          </w:p>
        </w:tc>
        <w:tc>
          <w:tcPr>
            <w:tcW w:w="477" w:type="pct"/>
            <w:tcBorders>
              <w:top w:val="single" w:sz="4" w:space="0" w:color="auto"/>
              <w:left w:val="nil"/>
              <w:bottom w:val="single" w:sz="4" w:space="0" w:color="auto"/>
              <w:right w:val="nil"/>
            </w:tcBorders>
            <w:shd w:val="clear" w:color="auto" w:fill="auto"/>
            <w:vAlign w:val="center"/>
            <w:hideMark/>
          </w:tcPr>
          <w:p w14:paraId="503DED68" w14:textId="2AC9252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C983E6" w14:textId="01A2141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7D5F595" w14:textId="41E8A90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B25AE" w14:textId="15A9CEC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2141CD" w14:textId="2E6FA8E7"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4E63B27" w14:textId="0CAF674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F780D4E" w14:textId="4019117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A31D6A" w14:textId="1CBED3F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7BD7DC3" w14:textId="77777777" w:rsidTr="00F24EBA">
        <w:tc>
          <w:tcPr>
            <w:tcW w:w="1603" w:type="pct"/>
            <w:tcBorders>
              <w:top w:val="nil"/>
              <w:left w:val="nil"/>
              <w:bottom w:val="nil"/>
              <w:right w:val="nil"/>
            </w:tcBorders>
            <w:shd w:val="clear" w:color="auto" w:fill="auto"/>
            <w:noWrap/>
            <w:vAlign w:val="center"/>
            <w:hideMark/>
          </w:tcPr>
          <w:p w14:paraId="668F0B4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machine</w:t>
            </w:r>
          </w:p>
        </w:tc>
        <w:tc>
          <w:tcPr>
            <w:tcW w:w="477" w:type="pct"/>
            <w:tcBorders>
              <w:top w:val="nil"/>
              <w:left w:val="nil"/>
              <w:bottom w:val="nil"/>
              <w:right w:val="nil"/>
            </w:tcBorders>
            <w:shd w:val="clear" w:color="auto" w:fill="auto"/>
            <w:vAlign w:val="center"/>
            <w:hideMark/>
          </w:tcPr>
          <w:p w14:paraId="18B1CD4A"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781D3F7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51878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6DFD9F1" w14:textId="5FD5D81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34B8E198" w14:textId="7777777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auto" w:fill="auto"/>
            <w:vAlign w:val="center"/>
            <w:hideMark/>
          </w:tcPr>
          <w:p w14:paraId="33B365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445EA7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94002F1" w14:textId="29CF906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5D5191"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3B8E941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Some by hand, some by machine</w:t>
            </w:r>
          </w:p>
        </w:tc>
        <w:tc>
          <w:tcPr>
            <w:tcW w:w="477" w:type="pct"/>
            <w:tcBorders>
              <w:top w:val="single" w:sz="4" w:space="0" w:color="auto"/>
              <w:left w:val="nil"/>
              <w:bottom w:val="single" w:sz="4" w:space="0" w:color="auto"/>
              <w:right w:val="nil"/>
            </w:tcBorders>
            <w:shd w:val="clear" w:color="auto" w:fill="auto"/>
            <w:vAlign w:val="center"/>
            <w:hideMark/>
          </w:tcPr>
          <w:p w14:paraId="67D4A9CC" w14:textId="1AE43D34"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482D6B7" w14:textId="410CAFA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A7421FF" w14:textId="1EBCA47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48DC40" w14:textId="45FE458B"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A3647F6" w14:textId="46BEB6F1"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F737180" w14:textId="1D7D2667"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AD5F9C3" w14:textId="6536F1A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DBABDE" w14:textId="07E1119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E710A07" w14:textId="77777777" w:rsidTr="00F24EBA">
        <w:tc>
          <w:tcPr>
            <w:tcW w:w="1603" w:type="pct"/>
            <w:tcBorders>
              <w:top w:val="nil"/>
              <w:left w:val="nil"/>
              <w:bottom w:val="nil"/>
              <w:right w:val="nil"/>
            </w:tcBorders>
            <w:shd w:val="clear" w:color="auto" w:fill="auto"/>
            <w:vAlign w:val="center"/>
            <w:hideMark/>
          </w:tcPr>
          <w:p w14:paraId="6A0F137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Not yet harvested</w:t>
            </w:r>
          </w:p>
        </w:tc>
        <w:tc>
          <w:tcPr>
            <w:tcW w:w="477" w:type="pct"/>
            <w:tcBorders>
              <w:top w:val="nil"/>
              <w:left w:val="nil"/>
              <w:bottom w:val="nil"/>
              <w:right w:val="nil"/>
            </w:tcBorders>
            <w:shd w:val="clear" w:color="auto" w:fill="auto"/>
            <w:vAlign w:val="center"/>
            <w:hideMark/>
          </w:tcPr>
          <w:p w14:paraId="5F6BD7A9"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73D572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744FD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CC6E03A" w14:textId="606BE49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94DD2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5DF3D6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6E69E6E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FCD34D7" w14:textId="262CFA1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5B9DB37" w14:textId="77777777" w:rsidTr="00F24EBA">
        <w:tc>
          <w:tcPr>
            <w:tcW w:w="1603" w:type="pct"/>
            <w:tcBorders>
              <w:top w:val="single" w:sz="4" w:space="0" w:color="auto"/>
              <w:left w:val="nil"/>
              <w:bottom w:val="single" w:sz="4" w:space="0" w:color="auto"/>
              <w:right w:val="nil"/>
            </w:tcBorders>
            <w:shd w:val="clear" w:color="000000" w:fill="DBE7F3"/>
            <w:noWrap/>
            <w:vAlign w:val="center"/>
            <w:hideMark/>
          </w:tcPr>
          <w:p w14:paraId="419A740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Drying method</w:t>
            </w:r>
            <w:r w:rsidRPr="00722A06">
              <w:rPr>
                <w:rFonts w:eastAsia="Times New Roman" w:cs="Times New Roman"/>
                <w:b/>
                <w:bCs/>
                <w:sz w:val="20"/>
                <w:szCs w:val="20"/>
                <w:vertAlign w:val="superscript"/>
              </w:rPr>
              <w:t>b</w:t>
            </w:r>
          </w:p>
        </w:tc>
        <w:tc>
          <w:tcPr>
            <w:tcW w:w="477" w:type="pct"/>
            <w:tcBorders>
              <w:top w:val="single" w:sz="4" w:space="0" w:color="auto"/>
              <w:left w:val="nil"/>
              <w:bottom w:val="single" w:sz="4" w:space="0" w:color="auto"/>
              <w:right w:val="nil"/>
            </w:tcBorders>
            <w:shd w:val="clear" w:color="000000" w:fill="DBE7F3"/>
            <w:vAlign w:val="center"/>
            <w:hideMark/>
          </w:tcPr>
          <w:p w14:paraId="5D610C73" w14:textId="2683865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6F27798E" w14:textId="1EC5C213"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586F3E5C" w14:textId="23B3202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BE7F3"/>
            <w:vAlign w:val="center"/>
            <w:hideMark/>
          </w:tcPr>
          <w:p w14:paraId="3EB84057" w14:textId="29E55C6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BE7F3"/>
            <w:vAlign w:val="center"/>
            <w:hideMark/>
          </w:tcPr>
          <w:p w14:paraId="3D89192E" w14:textId="5F17766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4F97CFCE" w14:textId="2226E940"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000000" w:fill="DBE7F3"/>
            <w:vAlign w:val="center"/>
            <w:hideMark/>
          </w:tcPr>
          <w:p w14:paraId="0E0BE05D" w14:textId="49CEF1D3" w:rsidR="00C95140" w:rsidRPr="00722A06" w:rsidRDefault="00C95140" w:rsidP="00722A06">
            <w:pPr>
              <w:widowControl/>
              <w:spacing w:line="259" w:lineRule="auto"/>
              <w:jc w:val="center"/>
              <w:rPr>
                <w:rFonts w:eastAsia="Times New Roman" w:cs="Times New Roman"/>
                <w:b/>
                <w:bCs/>
                <w:color w:val="auto"/>
                <w:sz w:val="20"/>
                <w:szCs w:val="20"/>
              </w:rPr>
            </w:pPr>
          </w:p>
        </w:tc>
        <w:tc>
          <w:tcPr>
            <w:tcW w:w="331" w:type="pct"/>
            <w:tcBorders>
              <w:top w:val="single" w:sz="4" w:space="0" w:color="auto"/>
              <w:left w:val="nil"/>
              <w:bottom w:val="single" w:sz="4" w:space="0" w:color="auto"/>
              <w:right w:val="nil"/>
            </w:tcBorders>
            <w:shd w:val="clear" w:color="000000" w:fill="DBE7F3"/>
            <w:vAlign w:val="center"/>
            <w:hideMark/>
          </w:tcPr>
          <w:p w14:paraId="78AB110B" w14:textId="232000A0"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51F429CA" w14:textId="77777777" w:rsidTr="00F24EBA">
        <w:tc>
          <w:tcPr>
            <w:tcW w:w="1603" w:type="pct"/>
            <w:tcBorders>
              <w:top w:val="nil"/>
              <w:left w:val="nil"/>
              <w:bottom w:val="nil"/>
              <w:right w:val="nil"/>
            </w:tcBorders>
            <w:shd w:val="clear" w:color="auto" w:fill="auto"/>
            <w:vAlign w:val="center"/>
            <w:hideMark/>
          </w:tcPr>
          <w:p w14:paraId="561BAF8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bare ground</w:t>
            </w:r>
          </w:p>
        </w:tc>
        <w:tc>
          <w:tcPr>
            <w:tcW w:w="477" w:type="pct"/>
            <w:tcBorders>
              <w:top w:val="nil"/>
              <w:left w:val="nil"/>
              <w:bottom w:val="nil"/>
              <w:right w:val="nil"/>
            </w:tcBorders>
            <w:shd w:val="clear" w:color="auto" w:fill="auto"/>
            <w:vAlign w:val="center"/>
            <w:hideMark/>
          </w:tcPr>
          <w:p w14:paraId="7F2908F5"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4498D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4B5E54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2A74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D0587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57DE54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76AE88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B680E2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46AF2AB"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1EF3FDA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cow dung</w:t>
            </w:r>
          </w:p>
        </w:tc>
        <w:tc>
          <w:tcPr>
            <w:tcW w:w="477" w:type="pct"/>
            <w:tcBorders>
              <w:top w:val="single" w:sz="4" w:space="0" w:color="auto"/>
              <w:left w:val="nil"/>
              <w:bottom w:val="single" w:sz="4" w:space="0" w:color="auto"/>
              <w:right w:val="nil"/>
            </w:tcBorders>
            <w:shd w:val="clear" w:color="auto" w:fill="auto"/>
            <w:vAlign w:val="center"/>
            <w:hideMark/>
          </w:tcPr>
          <w:p w14:paraId="1155DBC3" w14:textId="1DC4ACDB"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DC8C40" w14:textId="1D27FFEA"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8FD46DF" w14:textId="229169E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794A7C3" w14:textId="3F97CD95"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F4BA02" w14:textId="3DB695B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390B438" w14:textId="209B2783"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215EABDA" w14:textId="7B479ABD"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7F38610" w14:textId="05082FD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AAC94BE" w14:textId="77777777" w:rsidTr="00F24EBA">
        <w:tc>
          <w:tcPr>
            <w:tcW w:w="1603" w:type="pct"/>
            <w:tcBorders>
              <w:top w:val="nil"/>
              <w:left w:val="nil"/>
              <w:bottom w:val="nil"/>
              <w:right w:val="nil"/>
            </w:tcBorders>
            <w:shd w:val="clear" w:color="auto" w:fill="auto"/>
            <w:vAlign w:val="center"/>
            <w:hideMark/>
          </w:tcPr>
          <w:p w14:paraId="75EC88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straw</w:t>
            </w:r>
          </w:p>
        </w:tc>
        <w:tc>
          <w:tcPr>
            <w:tcW w:w="477" w:type="pct"/>
            <w:tcBorders>
              <w:top w:val="nil"/>
              <w:left w:val="nil"/>
              <w:bottom w:val="nil"/>
              <w:right w:val="nil"/>
            </w:tcBorders>
            <w:shd w:val="clear" w:color="auto" w:fill="auto"/>
            <w:vAlign w:val="center"/>
            <w:hideMark/>
          </w:tcPr>
          <w:p w14:paraId="0E4426AC"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78C55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B6E2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261F5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D8D37E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DA676F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2E46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8630B1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A938FDA"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9D329B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to dry on plant</w:t>
            </w:r>
          </w:p>
        </w:tc>
        <w:tc>
          <w:tcPr>
            <w:tcW w:w="477" w:type="pct"/>
            <w:tcBorders>
              <w:top w:val="single" w:sz="4" w:space="0" w:color="auto"/>
              <w:left w:val="nil"/>
              <w:bottom w:val="single" w:sz="4" w:space="0" w:color="auto"/>
              <w:right w:val="nil"/>
            </w:tcBorders>
            <w:shd w:val="clear" w:color="auto" w:fill="auto"/>
            <w:vAlign w:val="center"/>
            <w:hideMark/>
          </w:tcPr>
          <w:p w14:paraId="14F54D5F" w14:textId="261EE873"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1A5E5D8" w14:textId="0AC84BDD"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46F4903" w14:textId="411306B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0E51C" w14:textId="11F5ABD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6724819" w14:textId="18CE3FA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944DAB3" w14:textId="3B6BEC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186C2FF" w14:textId="3652B77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F36C6E" w14:textId="1E54A8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48D1282" w14:textId="77777777" w:rsidTr="00F24EBA">
        <w:tc>
          <w:tcPr>
            <w:tcW w:w="1603" w:type="pct"/>
            <w:tcBorders>
              <w:top w:val="nil"/>
              <w:left w:val="nil"/>
              <w:bottom w:val="nil"/>
              <w:right w:val="nil"/>
            </w:tcBorders>
            <w:shd w:val="clear" w:color="auto" w:fill="auto"/>
            <w:noWrap/>
            <w:vAlign w:val="center"/>
            <w:hideMark/>
          </w:tcPr>
          <w:p w14:paraId="0A02860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tarpaulins</w:t>
            </w:r>
          </w:p>
        </w:tc>
        <w:tc>
          <w:tcPr>
            <w:tcW w:w="477" w:type="pct"/>
            <w:tcBorders>
              <w:top w:val="nil"/>
              <w:left w:val="nil"/>
              <w:bottom w:val="nil"/>
              <w:right w:val="nil"/>
            </w:tcBorders>
            <w:shd w:val="clear" w:color="auto" w:fill="auto"/>
            <w:vAlign w:val="center"/>
            <w:hideMark/>
          </w:tcPr>
          <w:p w14:paraId="1DDBDADD"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1668057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2FA73E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16FB7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2B9DB1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F162F6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124A76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63619E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A1CC85E"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30BB9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yard with cemented ground</w:t>
            </w:r>
          </w:p>
        </w:tc>
        <w:tc>
          <w:tcPr>
            <w:tcW w:w="477" w:type="pct"/>
            <w:tcBorders>
              <w:top w:val="single" w:sz="4" w:space="0" w:color="auto"/>
              <w:left w:val="nil"/>
              <w:bottom w:val="single" w:sz="4" w:space="0" w:color="auto"/>
              <w:right w:val="nil"/>
            </w:tcBorders>
            <w:shd w:val="clear" w:color="auto" w:fill="auto"/>
            <w:vAlign w:val="center"/>
            <w:hideMark/>
          </w:tcPr>
          <w:p w14:paraId="03D0A208" w14:textId="30C08698"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5E4C553" w14:textId="64F836B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472F8BC" w14:textId="21578E2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9BD409B" w14:textId="36F5443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643AE5" w14:textId="7A45ACFE"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C345310" w14:textId="5E0A7805"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E63478E" w14:textId="52AB39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BCFC02" w14:textId="0DC7BE4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3020F56" w14:textId="77777777" w:rsidTr="00F24EBA">
        <w:tc>
          <w:tcPr>
            <w:tcW w:w="1603" w:type="pct"/>
            <w:tcBorders>
              <w:top w:val="nil"/>
              <w:left w:val="nil"/>
              <w:bottom w:val="nil"/>
              <w:right w:val="nil"/>
            </w:tcBorders>
            <w:shd w:val="clear" w:color="auto" w:fill="auto"/>
            <w:noWrap/>
            <w:vAlign w:val="center"/>
            <w:hideMark/>
          </w:tcPr>
          <w:p w14:paraId="1D3FB0B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racks</w:t>
            </w:r>
          </w:p>
        </w:tc>
        <w:tc>
          <w:tcPr>
            <w:tcW w:w="477" w:type="pct"/>
            <w:tcBorders>
              <w:top w:val="nil"/>
              <w:left w:val="nil"/>
              <w:bottom w:val="nil"/>
              <w:right w:val="nil"/>
            </w:tcBorders>
            <w:shd w:val="clear" w:color="auto" w:fill="auto"/>
            <w:vAlign w:val="center"/>
            <w:hideMark/>
          </w:tcPr>
          <w:p w14:paraId="2F6B2BE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3D802B7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90F3E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DBCF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3A1B5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DBA02C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40A0A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0485C19"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1755B8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1113316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solar dryers</w:t>
            </w:r>
          </w:p>
        </w:tc>
        <w:tc>
          <w:tcPr>
            <w:tcW w:w="477" w:type="pct"/>
            <w:tcBorders>
              <w:top w:val="single" w:sz="4" w:space="0" w:color="auto"/>
              <w:left w:val="nil"/>
              <w:bottom w:val="single" w:sz="4" w:space="0" w:color="auto"/>
              <w:right w:val="nil"/>
            </w:tcBorders>
            <w:shd w:val="clear" w:color="auto" w:fill="auto"/>
            <w:vAlign w:val="center"/>
            <w:hideMark/>
          </w:tcPr>
          <w:p w14:paraId="285C24FA" w14:textId="42DA966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034064" w14:textId="56C908F8"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1CA37AA" w14:textId="7969EF3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627A2" w14:textId="700B7BC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DEB5881" w14:textId="039971D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8AF37DD" w14:textId="30B2180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64FEDB72" w14:textId="3B4FCDB5"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0358D2B" w14:textId="7F936F7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D484C31" w14:textId="77777777" w:rsidTr="00F24EBA">
        <w:tc>
          <w:tcPr>
            <w:tcW w:w="1603" w:type="pct"/>
            <w:tcBorders>
              <w:top w:val="nil"/>
              <w:left w:val="nil"/>
              <w:bottom w:val="nil"/>
              <w:right w:val="nil"/>
            </w:tcBorders>
            <w:shd w:val="clear" w:color="auto" w:fill="auto"/>
            <w:noWrap/>
            <w:vAlign w:val="center"/>
            <w:hideMark/>
          </w:tcPr>
          <w:p w14:paraId="4E45FB2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mechanized dryers</w:t>
            </w:r>
          </w:p>
        </w:tc>
        <w:tc>
          <w:tcPr>
            <w:tcW w:w="477" w:type="pct"/>
            <w:tcBorders>
              <w:top w:val="nil"/>
              <w:left w:val="nil"/>
              <w:bottom w:val="nil"/>
              <w:right w:val="nil"/>
            </w:tcBorders>
            <w:shd w:val="clear" w:color="auto" w:fill="auto"/>
            <w:vAlign w:val="center"/>
            <w:hideMark/>
          </w:tcPr>
          <w:p w14:paraId="6DC0D33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973F3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04595B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8D4B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F85D73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C9E457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EDC33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0BA7C8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CBBECB0"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799FC505"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dry</w:t>
            </w:r>
          </w:p>
        </w:tc>
        <w:tc>
          <w:tcPr>
            <w:tcW w:w="477" w:type="pct"/>
            <w:tcBorders>
              <w:top w:val="single" w:sz="4" w:space="0" w:color="auto"/>
              <w:left w:val="nil"/>
              <w:bottom w:val="single" w:sz="4" w:space="0" w:color="auto"/>
              <w:right w:val="nil"/>
            </w:tcBorders>
            <w:shd w:val="clear" w:color="auto" w:fill="auto"/>
            <w:vAlign w:val="center"/>
            <w:hideMark/>
          </w:tcPr>
          <w:p w14:paraId="01564D20" w14:textId="56274852"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6D98549" w14:textId="3C0E5ECF"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1DB385B" w14:textId="0E58100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20DE383" w14:textId="636CAF4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DDD402" w14:textId="5B8DB1A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E1B2C24" w14:textId="65E5329A"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3792BA2" w14:textId="24D31D1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A8BB56E" w14:textId="5210628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56BD678" w14:textId="77777777" w:rsidTr="00F24EBA">
        <w:tc>
          <w:tcPr>
            <w:tcW w:w="1603" w:type="pct"/>
            <w:tcBorders>
              <w:top w:val="nil"/>
              <w:left w:val="nil"/>
              <w:bottom w:val="nil"/>
              <w:right w:val="nil"/>
            </w:tcBorders>
            <w:shd w:val="clear" w:color="000000" w:fill="DBE5F1"/>
            <w:vAlign w:val="center"/>
            <w:hideMark/>
          </w:tcPr>
          <w:p w14:paraId="507410D3"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Shucking method</w:t>
            </w:r>
            <w:r w:rsidRPr="00722A06">
              <w:rPr>
                <w:rFonts w:eastAsia="Times New Roman" w:cs="Times New Roman"/>
                <w:b/>
                <w:bCs/>
                <w:sz w:val="20"/>
                <w:szCs w:val="20"/>
                <w:vertAlign w:val="superscript"/>
              </w:rPr>
              <w:t>b</w:t>
            </w:r>
          </w:p>
        </w:tc>
        <w:tc>
          <w:tcPr>
            <w:tcW w:w="477" w:type="pct"/>
            <w:tcBorders>
              <w:top w:val="nil"/>
              <w:left w:val="nil"/>
              <w:bottom w:val="nil"/>
              <w:right w:val="nil"/>
            </w:tcBorders>
            <w:shd w:val="clear" w:color="000000" w:fill="DBE5F1"/>
            <w:vAlign w:val="center"/>
            <w:hideMark/>
          </w:tcPr>
          <w:p w14:paraId="0FB65648" w14:textId="599FFCE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6118C3A6" w14:textId="69B6F8E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0E1699B0" w14:textId="2B7853FF"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noWrap/>
            <w:vAlign w:val="center"/>
            <w:hideMark/>
          </w:tcPr>
          <w:p w14:paraId="1412BB60" w14:textId="423B247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noWrap/>
            <w:vAlign w:val="center"/>
            <w:hideMark/>
          </w:tcPr>
          <w:p w14:paraId="2DAAFB76" w14:textId="71F1F5D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137DB071" w14:textId="6A711D6F"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7E698F8" w14:textId="10830D8F" w:rsidR="00C95140" w:rsidRPr="00722A06" w:rsidRDefault="00C95140" w:rsidP="00722A06">
            <w:pPr>
              <w:widowControl/>
              <w:spacing w:line="259" w:lineRule="auto"/>
              <w:jc w:val="center"/>
              <w:rPr>
                <w:rFonts w:eastAsia="Times New Roman" w:cs="Times New Roman"/>
                <w:b/>
                <w:bCs/>
                <w:sz w:val="20"/>
                <w:szCs w:val="20"/>
              </w:rPr>
            </w:pPr>
          </w:p>
        </w:tc>
        <w:tc>
          <w:tcPr>
            <w:tcW w:w="331" w:type="pct"/>
            <w:tcBorders>
              <w:top w:val="nil"/>
              <w:left w:val="nil"/>
              <w:bottom w:val="nil"/>
              <w:right w:val="nil"/>
            </w:tcBorders>
            <w:shd w:val="clear" w:color="000000" w:fill="DBE5F1"/>
            <w:vAlign w:val="center"/>
            <w:hideMark/>
          </w:tcPr>
          <w:p w14:paraId="44874B98" w14:textId="0EABDF73" w:rsidR="00C95140" w:rsidRPr="00722A06" w:rsidRDefault="00C95140" w:rsidP="00722A06">
            <w:pPr>
              <w:widowControl/>
              <w:spacing w:line="259" w:lineRule="auto"/>
              <w:jc w:val="center"/>
              <w:rPr>
                <w:rFonts w:eastAsia="Times New Roman" w:cs="Times New Roman"/>
                <w:b/>
                <w:bCs/>
                <w:sz w:val="20"/>
                <w:szCs w:val="20"/>
              </w:rPr>
            </w:pPr>
          </w:p>
        </w:tc>
      </w:tr>
      <w:tr w:rsidR="00C95140" w:rsidRPr="00722A06" w14:paraId="33CBED5B"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650F81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hand</w:t>
            </w:r>
          </w:p>
        </w:tc>
        <w:tc>
          <w:tcPr>
            <w:tcW w:w="477" w:type="pct"/>
            <w:tcBorders>
              <w:top w:val="single" w:sz="4" w:space="0" w:color="auto"/>
              <w:left w:val="nil"/>
              <w:bottom w:val="single" w:sz="4" w:space="0" w:color="auto"/>
              <w:right w:val="nil"/>
            </w:tcBorders>
            <w:shd w:val="clear" w:color="auto" w:fill="auto"/>
            <w:vAlign w:val="center"/>
            <w:hideMark/>
          </w:tcPr>
          <w:p w14:paraId="1EEE99A6" w14:textId="72A7F09A"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428939F0" w14:textId="2FC63C2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8094B7" w14:textId="62FDA55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0D5F2DE" w14:textId="37BBDA6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AD305F1" w14:textId="3CB6BAA6"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C97B97B" w14:textId="492337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3B36FBC" w14:textId="670AFD31"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5D26726" w14:textId="2BA03F6E"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E85D6A0" w14:textId="77777777" w:rsidTr="00F24EBA">
        <w:tc>
          <w:tcPr>
            <w:tcW w:w="1603" w:type="pct"/>
            <w:tcBorders>
              <w:top w:val="nil"/>
              <w:left w:val="nil"/>
              <w:bottom w:val="nil"/>
              <w:right w:val="nil"/>
            </w:tcBorders>
            <w:shd w:val="clear" w:color="auto" w:fill="auto"/>
            <w:noWrap/>
            <w:vAlign w:val="center"/>
            <w:hideMark/>
          </w:tcPr>
          <w:p w14:paraId="315D79A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sticks</w:t>
            </w:r>
          </w:p>
        </w:tc>
        <w:tc>
          <w:tcPr>
            <w:tcW w:w="477" w:type="pct"/>
            <w:tcBorders>
              <w:top w:val="nil"/>
              <w:left w:val="nil"/>
              <w:bottom w:val="nil"/>
              <w:right w:val="nil"/>
            </w:tcBorders>
            <w:shd w:val="clear" w:color="auto" w:fill="auto"/>
            <w:vAlign w:val="center"/>
            <w:hideMark/>
          </w:tcPr>
          <w:p w14:paraId="6A10BAFB"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EE21B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34CBCA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1EE0F5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4D01B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EB0917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C9CB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687B05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A4EDAD7"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0F876EC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a machine</w:t>
            </w:r>
          </w:p>
        </w:tc>
        <w:tc>
          <w:tcPr>
            <w:tcW w:w="477" w:type="pct"/>
            <w:tcBorders>
              <w:top w:val="single" w:sz="4" w:space="0" w:color="auto"/>
              <w:left w:val="nil"/>
              <w:bottom w:val="single" w:sz="4" w:space="0" w:color="auto"/>
              <w:right w:val="nil"/>
            </w:tcBorders>
            <w:shd w:val="clear" w:color="auto" w:fill="auto"/>
            <w:vAlign w:val="center"/>
            <w:hideMark/>
          </w:tcPr>
          <w:p w14:paraId="59B07F2F" w14:textId="3DAE37C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30C1A32" w14:textId="5F9DA3F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255CE1F" w14:textId="3DA7B45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D172ED" w14:textId="65BF1CC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32A4A5" w14:textId="6FBF61E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7E330C7" w14:textId="1C1B6E1A"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1D2E5CF" w14:textId="635BA21A"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02C713CA" w14:textId="4D66A44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A04309" w14:textId="77777777" w:rsidTr="00F24EBA">
        <w:tc>
          <w:tcPr>
            <w:tcW w:w="1603" w:type="pct"/>
            <w:tcBorders>
              <w:top w:val="nil"/>
              <w:left w:val="nil"/>
              <w:bottom w:val="nil"/>
              <w:right w:val="nil"/>
            </w:tcBorders>
            <w:shd w:val="clear" w:color="auto" w:fill="auto"/>
            <w:noWrap/>
            <w:vAlign w:val="center"/>
            <w:hideMark/>
          </w:tcPr>
          <w:p w14:paraId="2E2E354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shuck</w:t>
            </w:r>
          </w:p>
        </w:tc>
        <w:tc>
          <w:tcPr>
            <w:tcW w:w="477" w:type="pct"/>
            <w:tcBorders>
              <w:top w:val="nil"/>
              <w:left w:val="nil"/>
              <w:bottom w:val="nil"/>
              <w:right w:val="nil"/>
            </w:tcBorders>
            <w:shd w:val="clear" w:color="auto" w:fill="auto"/>
            <w:vAlign w:val="center"/>
            <w:hideMark/>
          </w:tcPr>
          <w:p w14:paraId="3DBE1CF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168F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2A334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A0F6F3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D29A0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10B28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4252C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12528E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012F05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24388923" w14:textId="257277A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77" w:type="pct"/>
            <w:tcBorders>
              <w:top w:val="single" w:sz="4" w:space="0" w:color="auto"/>
              <w:left w:val="nil"/>
              <w:bottom w:val="single" w:sz="4" w:space="0" w:color="auto"/>
              <w:right w:val="nil"/>
            </w:tcBorders>
            <w:shd w:val="clear" w:color="auto" w:fill="auto"/>
            <w:vAlign w:val="center"/>
            <w:hideMark/>
          </w:tcPr>
          <w:p w14:paraId="27F1C787" w14:textId="75B9E42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01804849" w14:textId="77739A1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161BB83" w14:textId="28EC4FD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6363C4" w14:textId="0CBF7D9E"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F706A5" w14:textId="2942C4B5"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7C6BF1E" w14:textId="018110F9"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1E9EDBE2" w14:textId="4F74E34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F663BDA" w14:textId="52408EFC" w:rsidR="00C95140" w:rsidRPr="00722A06" w:rsidRDefault="00C95140" w:rsidP="00722A06">
            <w:pPr>
              <w:widowControl/>
              <w:spacing w:line="259" w:lineRule="auto"/>
              <w:jc w:val="center"/>
              <w:rPr>
                <w:rFonts w:eastAsia="Times New Roman" w:cs="Times New Roman"/>
                <w:sz w:val="20"/>
                <w:szCs w:val="20"/>
              </w:rPr>
            </w:pPr>
          </w:p>
        </w:tc>
      </w:tr>
    </w:tbl>
    <w:p w14:paraId="119BF548" w14:textId="722C0380" w:rsidR="00C95140" w:rsidRPr="0087225D" w:rsidRDefault="00C95140" w:rsidP="00D50DDA">
      <w:pPr>
        <w:pStyle w:val="BodyText1"/>
        <w:spacing w:after="0"/>
        <w:ind w:left="86" w:hanging="86"/>
        <w:rPr>
          <w:sz w:val="16"/>
        </w:rPr>
      </w:pPr>
      <w:commentRangeStart w:id="743"/>
      <w:r w:rsidRPr="0087225D">
        <w:rPr>
          <w:sz w:val="16"/>
        </w:rPr>
        <w:t>^ Results not statistically reliable, n&lt;30  </w:t>
      </w:r>
      <w:commentRangeEnd w:id="743"/>
      <w:r>
        <w:rPr>
          <w:rStyle w:val="CommentReference"/>
          <w:rFonts w:eastAsia="Arial" w:cs="Arial"/>
          <w:color w:val="000000"/>
        </w:rPr>
        <w:commentReference w:id="743"/>
      </w:r>
    </w:p>
    <w:p w14:paraId="271D884D" w14:textId="31859179" w:rsidR="00C95140" w:rsidRDefault="00C95140" w:rsidP="00D50DDA">
      <w:pPr>
        <w:pStyle w:val="BodyText1"/>
        <w:spacing w:after="0"/>
        <w:ind w:left="86" w:hanging="86"/>
        <w:rPr>
          <w:sz w:val="16"/>
        </w:rPr>
      </w:pPr>
      <w:commentRangeStart w:id="74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4"/>
      <w:r>
        <w:rPr>
          <w:rStyle w:val="CommentReference"/>
          <w:rFonts w:eastAsia="Arial" w:cs="Arial"/>
          <w:color w:val="000000"/>
        </w:rPr>
        <w:commentReference w:id="744"/>
      </w:r>
    </w:p>
    <w:p w14:paraId="3302ADD7" w14:textId="1BAC3EEF"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8D3EFF8" w14:textId="11613486"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45A9AEEC" w14:textId="785FFF63"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9A8658F"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C36D9FD" w14:textId="7A9FF63B" w:rsidR="00C95140" w:rsidRDefault="00C95140" w:rsidP="00722A06">
      <w:pPr>
        <w:pStyle w:val="BodyText1"/>
        <w:rPr>
          <w:highlight w:val="yellow"/>
        </w:rPr>
      </w:pPr>
      <w:r w:rsidRPr="004E2856">
        <w:t xml:space="preserve">Maize </w:t>
      </w:r>
      <w:r>
        <w:t>residues have many valuable uses. Stalks, husks, and cobs that are unable to be sold or consumed can be used directly in the field as organic fertilizer or mulch, in food preparation, as animal feed, and as a source of energy or fuel</w:t>
      </w:r>
      <w:r w:rsidR="00F24EBA">
        <w:t>.</w:t>
      </w:r>
      <w:r>
        <w:rPr>
          <w:rStyle w:val="FootnoteReference"/>
          <w:bCs/>
        </w:rPr>
        <w:footnoteReference w:id="64"/>
      </w:r>
      <w:r>
        <w:t xml:space="preserve"> </w:t>
      </w:r>
      <w:r w:rsidRPr="00987BEC">
        <w:rPr>
          <w:b/>
        </w:rPr>
        <w:t xml:space="preserve">Table </w:t>
      </w:r>
      <w:r>
        <w:rPr>
          <w:b/>
        </w:rPr>
        <w:t>7</w:t>
      </w:r>
      <w:r w:rsidRPr="00987BEC">
        <w:rPr>
          <w:b/>
        </w:rPr>
        <w:t>.</w:t>
      </w:r>
      <w:r>
        <w:rPr>
          <w:b/>
        </w:rPr>
        <w:t>1.</w:t>
      </w:r>
      <w:r w:rsidR="005B66A0">
        <w:rPr>
          <w:b/>
        </w:rPr>
        <w:t>10</w:t>
      </w:r>
      <w:r w:rsidRPr="00F630D3">
        <w:t xml:space="preserve"> presents </w:t>
      </w:r>
      <w:r w:rsidR="00765B0D">
        <w:t>information on how maize crop residues are</w:t>
      </w:r>
      <w:r>
        <w:t xml:space="preserve"> used by maize farmers in the ZOI</w:t>
      </w:r>
      <w:r w:rsidRPr="00F630D3">
        <w:t>.</w:t>
      </w:r>
      <w:r>
        <w:t xml:space="preserve"> </w:t>
      </w:r>
      <w:r w:rsidRPr="00F630D3">
        <w:rPr>
          <w:highlight w:val="yellow"/>
        </w:rPr>
        <w:t xml:space="preserve">[Discuss findings. </w:t>
      </w:r>
      <w:r>
        <w:rPr>
          <w:highlight w:val="yellow"/>
        </w:rPr>
        <w:t>Were any differences found between disaggregate categories?]</w:t>
      </w:r>
    </w:p>
    <w:p w14:paraId="3F55B1ED" w14:textId="712D045D" w:rsidR="00C95140" w:rsidRPr="005845A8" w:rsidRDefault="00C95140" w:rsidP="00722A06">
      <w:pPr>
        <w:pStyle w:val="Tabletitle"/>
      </w:pPr>
      <w:bookmarkStart w:id="745" w:name="_Toc63673096"/>
      <w:r w:rsidRPr="005845A8">
        <w:lastRenderedPageBreak/>
        <w:t xml:space="preserve">Table </w:t>
      </w:r>
      <w:r>
        <w:t>7</w:t>
      </w:r>
      <w:r w:rsidRPr="005845A8">
        <w:t>.1.</w:t>
      </w:r>
      <w:r w:rsidR="005B66A0">
        <w:t>10</w:t>
      </w:r>
      <w:r>
        <w:t xml:space="preserve">: </w:t>
      </w:r>
      <w:r w:rsidR="00765B0D">
        <w:t>Use of Crop Residues</w:t>
      </w:r>
      <w:r w:rsidRPr="005845A8">
        <w:t xml:space="preserve">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45"/>
    </w:p>
    <w:tbl>
      <w:tblPr>
        <w:tblW w:w="5000" w:type="pct"/>
        <w:tblLook w:val="04A0" w:firstRow="1" w:lastRow="0" w:firstColumn="1" w:lastColumn="0" w:noHBand="0" w:noVBand="1"/>
      </w:tblPr>
      <w:tblGrid>
        <w:gridCol w:w="3207"/>
        <w:gridCol w:w="882"/>
        <w:gridCol w:w="984"/>
        <w:gridCol w:w="984"/>
        <w:gridCol w:w="632"/>
        <w:gridCol w:w="285"/>
        <w:gridCol w:w="1051"/>
        <w:gridCol w:w="919"/>
        <w:gridCol w:w="632"/>
      </w:tblGrid>
      <w:tr w:rsidR="00C95140" w:rsidRPr="00722A06" w14:paraId="4E47270B" w14:textId="77777777" w:rsidTr="004B1851">
        <w:trPr>
          <w:tblHeader/>
        </w:trPr>
        <w:tc>
          <w:tcPr>
            <w:tcW w:w="1674" w:type="pct"/>
            <w:vMerge w:val="restart"/>
            <w:tcBorders>
              <w:top w:val="single" w:sz="4" w:space="0" w:color="auto"/>
              <w:left w:val="nil"/>
              <w:bottom w:val="single" w:sz="4" w:space="0" w:color="000000"/>
              <w:right w:val="nil"/>
            </w:tcBorders>
            <w:shd w:val="clear" w:color="000000" w:fill="387990"/>
            <w:noWrap/>
            <w:vAlign w:val="bottom"/>
            <w:hideMark/>
          </w:tcPr>
          <w:p w14:paraId="5597A3F8" w14:textId="77777777" w:rsidR="00C95140" w:rsidRPr="00722A06" w:rsidRDefault="00C95140" w:rsidP="00722A06">
            <w:pPr>
              <w:widowControl/>
              <w:spacing w:line="259" w:lineRule="auto"/>
              <w:rPr>
                <w:rFonts w:eastAsia="Times New Roman" w:cs="Times New Roman"/>
                <w:b/>
                <w:bCs/>
                <w:color w:val="FFFFFF"/>
                <w:sz w:val="20"/>
                <w:szCs w:val="20"/>
              </w:rPr>
            </w:pPr>
            <w:bookmarkStart w:id="746" w:name="_Toc12528194"/>
            <w:bookmarkEnd w:id="742"/>
            <w:r w:rsidRPr="00722A06">
              <w:rPr>
                <w:rFonts w:eastAsia="Times New Roman" w:cs="Times New Roman"/>
                <w:b/>
                <w:bCs/>
                <w:color w:val="FFFFFF"/>
                <w:sz w:val="20"/>
                <w:szCs w:val="20"/>
              </w:rPr>
              <w:t>Waste reuse practice</w:t>
            </w:r>
          </w:p>
        </w:tc>
        <w:tc>
          <w:tcPr>
            <w:tcW w:w="460" w:type="pct"/>
            <w:vMerge w:val="restart"/>
            <w:tcBorders>
              <w:top w:val="single" w:sz="4" w:space="0" w:color="auto"/>
              <w:left w:val="nil"/>
              <w:bottom w:val="nil"/>
              <w:right w:val="nil"/>
            </w:tcBorders>
            <w:shd w:val="clear" w:color="000000" w:fill="387990"/>
            <w:vAlign w:val="bottom"/>
            <w:hideMark/>
          </w:tcPr>
          <w:p w14:paraId="357A36E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58" w:type="pct"/>
            <w:gridSpan w:val="3"/>
            <w:tcBorders>
              <w:top w:val="single" w:sz="4" w:space="0" w:color="auto"/>
              <w:left w:val="nil"/>
              <w:bottom w:val="single" w:sz="4" w:space="0" w:color="FFFFFF"/>
              <w:right w:val="nil"/>
            </w:tcBorders>
            <w:shd w:val="clear" w:color="000000" w:fill="387990"/>
            <w:vAlign w:val="center"/>
            <w:hideMark/>
          </w:tcPr>
          <w:p w14:paraId="2C987B7B"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C5EF6D"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747F2F51" w14:textId="6B1D4EC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16F0111"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1AB1AB23"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vMerge/>
            <w:tcBorders>
              <w:top w:val="single" w:sz="4" w:space="0" w:color="auto"/>
              <w:left w:val="nil"/>
              <w:bottom w:val="nil"/>
              <w:right w:val="nil"/>
            </w:tcBorders>
            <w:vAlign w:val="center"/>
            <w:hideMark/>
          </w:tcPr>
          <w:p w14:paraId="2CFF24E6"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14" w:type="pct"/>
            <w:tcBorders>
              <w:top w:val="nil"/>
              <w:left w:val="nil"/>
              <w:bottom w:val="nil"/>
              <w:right w:val="nil"/>
            </w:tcBorders>
            <w:shd w:val="clear" w:color="000000" w:fill="387990"/>
            <w:vAlign w:val="center"/>
            <w:hideMark/>
          </w:tcPr>
          <w:p w14:paraId="5337547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14" w:type="pct"/>
            <w:tcBorders>
              <w:top w:val="nil"/>
              <w:left w:val="nil"/>
              <w:bottom w:val="nil"/>
              <w:right w:val="nil"/>
            </w:tcBorders>
            <w:shd w:val="clear" w:color="000000" w:fill="387990"/>
            <w:vAlign w:val="center"/>
            <w:hideMark/>
          </w:tcPr>
          <w:p w14:paraId="0CB0029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724A10CE" w14:textId="55C2DBD8" w:rsidR="00F24EBA" w:rsidRPr="00722A06" w:rsidRDefault="00F24EBA" w:rsidP="008D1A1F">
            <w:pPr>
              <w:widowControl/>
              <w:spacing w:line="259" w:lineRule="auto"/>
              <w:jc w:val="center"/>
              <w:rPr>
                <w:rFonts w:eastAsia="Times New Roman" w:cs="Times New Roman"/>
                <w:b/>
                <w:bCs/>
                <w:color w:val="FFFFFF"/>
                <w:sz w:val="20"/>
                <w:szCs w:val="20"/>
              </w:rPr>
            </w:pPr>
          </w:p>
          <w:p w14:paraId="57603EE2" w14:textId="1E73B03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25950C0"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9" w:type="pct"/>
            <w:tcBorders>
              <w:top w:val="nil"/>
              <w:left w:val="nil"/>
              <w:bottom w:val="nil"/>
              <w:right w:val="nil"/>
            </w:tcBorders>
            <w:shd w:val="clear" w:color="000000" w:fill="387990"/>
            <w:vAlign w:val="center"/>
            <w:hideMark/>
          </w:tcPr>
          <w:p w14:paraId="577B97C3" w14:textId="5E641CBB"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0" w:type="pct"/>
            <w:tcBorders>
              <w:top w:val="nil"/>
              <w:left w:val="nil"/>
              <w:bottom w:val="nil"/>
              <w:right w:val="nil"/>
            </w:tcBorders>
            <w:shd w:val="clear" w:color="000000" w:fill="387990"/>
            <w:vAlign w:val="center"/>
            <w:hideMark/>
          </w:tcPr>
          <w:p w14:paraId="3B79EEA7" w14:textId="41AF164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99069F7" w14:textId="370EABDC" w:rsidR="00F24EBA" w:rsidRPr="00722A06" w:rsidRDefault="00F24EBA" w:rsidP="008D1A1F">
            <w:pPr>
              <w:widowControl/>
              <w:spacing w:line="259" w:lineRule="auto"/>
              <w:jc w:val="center"/>
              <w:rPr>
                <w:rFonts w:eastAsia="Times New Roman" w:cs="Times New Roman"/>
                <w:b/>
                <w:bCs/>
                <w:color w:val="FFFFFF"/>
                <w:sz w:val="20"/>
                <w:szCs w:val="20"/>
              </w:rPr>
            </w:pPr>
          </w:p>
          <w:p w14:paraId="4FC55C33" w14:textId="543DF083"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63856D25"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7A88E2A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tcBorders>
              <w:top w:val="nil"/>
              <w:left w:val="nil"/>
              <w:bottom w:val="single" w:sz="4" w:space="0" w:color="auto"/>
              <w:right w:val="nil"/>
            </w:tcBorders>
            <w:shd w:val="clear" w:color="000000" w:fill="387990"/>
            <w:vAlign w:val="center"/>
            <w:hideMark/>
          </w:tcPr>
          <w:p w14:paraId="706B4B8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5F3E2CD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6F4C6051"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018068C" w14:textId="7328762A"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C02445"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9" w:type="pct"/>
            <w:tcBorders>
              <w:top w:val="nil"/>
              <w:left w:val="nil"/>
              <w:bottom w:val="single" w:sz="4" w:space="0" w:color="auto"/>
              <w:right w:val="nil"/>
            </w:tcBorders>
            <w:shd w:val="clear" w:color="000000" w:fill="387990"/>
            <w:vAlign w:val="center"/>
            <w:hideMark/>
          </w:tcPr>
          <w:p w14:paraId="2A3C24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0" w:type="pct"/>
            <w:tcBorders>
              <w:top w:val="nil"/>
              <w:left w:val="nil"/>
              <w:bottom w:val="single" w:sz="4" w:space="0" w:color="auto"/>
              <w:right w:val="nil"/>
            </w:tcBorders>
            <w:shd w:val="clear" w:color="000000" w:fill="387990"/>
            <w:vAlign w:val="center"/>
            <w:hideMark/>
          </w:tcPr>
          <w:p w14:paraId="605B216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31E7BF0" w14:textId="11D45368"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558AB508" w14:textId="77777777" w:rsidTr="00722A06">
        <w:tc>
          <w:tcPr>
            <w:tcW w:w="1674" w:type="pct"/>
            <w:tcBorders>
              <w:top w:val="nil"/>
              <w:left w:val="nil"/>
              <w:bottom w:val="nil"/>
              <w:right w:val="nil"/>
            </w:tcBorders>
            <w:shd w:val="clear" w:color="000000" w:fill="DEEAF6"/>
            <w:noWrap/>
            <w:vAlign w:val="center"/>
            <w:hideMark/>
          </w:tcPr>
          <w:p w14:paraId="10B8FECF"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stalks use</w:t>
            </w:r>
            <w:r w:rsidRPr="00722A06">
              <w:rPr>
                <w:rFonts w:eastAsia="Times New Roman" w:cs="Times New Roman"/>
                <w:b/>
                <w:bCs/>
                <w:sz w:val="20"/>
                <w:szCs w:val="20"/>
                <w:vertAlign w:val="superscript"/>
              </w:rPr>
              <w:t>b</w:t>
            </w:r>
          </w:p>
        </w:tc>
        <w:tc>
          <w:tcPr>
            <w:tcW w:w="460" w:type="pct"/>
            <w:tcBorders>
              <w:top w:val="nil"/>
              <w:left w:val="nil"/>
              <w:bottom w:val="nil"/>
              <w:right w:val="nil"/>
            </w:tcBorders>
            <w:shd w:val="clear" w:color="000000" w:fill="DEEAF6"/>
            <w:vAlign w:val="center"/>
            <w:hideMark/>
          </w:tcPr>
          <w:p w14:paraId="241400ED" w14:textId="2432D8A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2E7440A4" w14:textId="4DAE391D"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3CE0A46D" w14:textId="2FD1DB1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1110C311" w14:textId="20CEB4C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4B181201" w14:textId="34F9412E"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5779E5B" w14:textId="59465F38"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0902FBC7" w14:textId="7BBFDB8E"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281B85D" w14:textId="0A56CC3A" w:rsidR="00C95140" w:rsidRPr="00722A06" w:rsidRDefault="00C95140" w:rsidP="00722A06">
            <w:pPr>
              <w:widowControl/>
              <w:spacing w:line="259" w:lineRule="auto"/>
              <w:jc w:val="center"/>
              <w:rPr>
                <w:rFonts w:eastAsia="Times New Roman" w:cs="Calibri"/>
                <w:sz w:val="20"/>
                <w:szCs w:val="20"/>
              </w:rPr>
            </w:pPr>
          </w:p>
        </w:tc>
      </w:tr>
      <w:tr w:rsidR="00C95140" w:rsidRPr="00722A06" w14:paraId="107E596D"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54FC7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Burned in the field</w:t>
            </w:r>
          </w:p>
        </w:tc>
        <w:tc>
          <w:tcPr>
            <w:tcW w:w="460" w:type="pct"/>
            <w:tcBorders>
              <w:top w:val="single" w:sz="4" w:space="0" w:color="auto"/>
              <w:left w:val="nil"/>
              <w:bottom w:val="single" w:sz="4" w:space="0" w:color="auto"/>
              <w:right w:val="nil"/>
            </w:tcBorders>
            <w:shd w:val="clear" w:color="auto" w:fill="auto"/>
            <w:vAlign w:val="center"/>
            <w:hideMark/>
          </w:tcPr>
          <w:p w14:paraId="209DB52F" w14:textId="3EE5877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3C883D" w14:textId="0689C0A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764386E4" w14:textId="6DAFE4BC"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79AC6E7" w14:textId="0FE6F0F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7CD38F4" w14:textId="29B7FAF2"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70EA27D" w14:textId="1222D202"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577C5194" w14:textId="5CDF642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7526F22" w14:textId="011111D2" w:rsidR="00C95140" w:rsidRPr="00722A06" w:rsidRDefault="00C95140" w:rsidP="00722A06">
            <w:pPr>
              <w:widowControl/>
              <w:spacing w:line="259" w:lineRule="auto"/>
              <w:jc w:val="center"/>
              <w:rPr>
                <w:rFonts w:eastAsia="Times New Roman" w:cs="Calibri"/>
                <w:sz w:val="20"/>
                <w:szCs w:val="20"/>
              </w:rPr>
            </w:pPr>
          </w:p>
        </w:tc>
      </w:tr>
      <w:tr w:rsidR="00C95140" w:rsidRPr="00722A06" w14:paraId="705B0E97" w14:textId="77777777" w:rsidTr="00722A06">
        <w:tc>
          <w:tcPr>
            <w:tcW w:w="1674" w:type="pct"/>
            <w:tcBorders>
              <w:top w:val="nil"/>
              <w:left w:val="nil"/>
              <w:bottom w:val="nil"/>
              <w:right w:val="nil"/>
            </w:tcBorders>
            <w:shd w:val="clear" w:color="auto" w:fill="auto"/>
            <w:vAlign w:val="center"/>
            <w:hideMark/>
          </w:tcPr>
          <w:p w14:paraId="5A39578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Incorporated back into soil</w:t>
            </w:r>
          </w:p>
        </w:tc>
        <w:tc>
          <w:tcPr>
            <w:tcW w:w="460" w:type="pct"/>
            <w:tcBorders>
              <w:top w:val="nil"/>
              <w:left w:val="nil"/>
              <w:bottom w:val="nil"/>
              <w:right w:val="nil"/>
            </w:tcBorders>
            <w:shd w:val="clear" w:color="auto" w:fill="auto"/>
            <w:vAlign w:val="center"/>
            <w:hideMark/>
          </w:tcPr>
          <w:p w14:paraId="64E0BBD3"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1C92744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984A8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13A90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EB743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7AE5A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6D8FD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D87DDF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37ECE946"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704BAA18"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bedding for own livestock</w:t>
            </w:r>
          </w:p>
        </w:tc>
        <w:tc>
          <w:tcPr>
            <w:tcW w:w="460" w:type="pct"/>
            <w:tcBorders>
              <w:top w:val="single" w:sz="4" w:space="0" w:color="auto"/>
              <w:left w:val="nil"/>
              <w:bottom w:val="single" w:sz="4" w:space="0" w:color="auto"/>
              <w:right w:val="nil"/>
            </w:tcBorders>
            <w:shd w:val="clear" w:color="auto" w:fill="auto"/>
            <w:vAlign w:val="center"/>
            <w:hideMark/>
          </w:tcPr>
          <w:p w14:paraId="21C942A5" w14:textId="06E551E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10E8B62" w14:textId="2682B4C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6060777" w14:textId="7F5DF05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594A68" w14:textId="51D980E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C883A04" w14:textId="2033BB0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21269B2C" w14:textId="7B9A8E1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611BBA27" w14:textId="734B3D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FC15BD5" w14:textId="287A12E0" w:rsidR="00C95140" w:rsidRPr="00722A06" w:rsidRDefault="00C95140" w:rsidP="00722A06">
            <w:pPr>
              <w:widowControl/>
              <w:spacing w:line="259" w:lineRule="auto"/>
              <w:jc w:val="center"/>
              <w:rPr>
                <w:rFonts w:eastAsia="Times New Roman" w:cs="Calibri"/>
                <w:sz w:val="20"/>
                <w:szCs w:val="20"/>
              </w:rPr>
            </w:pPr>
          </w:p>
        </w:tc>
      </w:tr>
      <w:tr w:rsidR="00C95140" w:rsidRPr="00722A06" w14:paraId="317290AE"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6BDF5A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1086C01F"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8529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9C7F1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7DC4FD8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09402D1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7E0FAD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A81789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3FB798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9D15895"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3252C1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in field for grazing animals</w:t>
            </w:r>
          </w:p>
        </w:tc>
        <w:tc>
          <w:tcPr>
            <w:tcW w:w="460" w:type="pct"/>
            <w:tcBorders>
              <w:top w:val="single" w:sz="4" w:space="0" w:color="auto"/>
              <w:left w:val="nil"/>
              <w:bottom w:val="single" w:sz="4" w:space="0" w:color="auto"/>
              <w:right w:val="nil"/>
            </w:tcBorders>
            <w:shd w:val="clear" w:color="auto" w:fill="auto"/>
            <w:vAlign w:val="center"/>
            <w:hideMark/>
          </w:tcPr>
          <w:p w14:paraId="141A4AA0" w14:textId="6E32E5A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FAD99CA" w14:textId="31A02B8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1F1C707" w14:textId="68B3A6F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436D3FEB" w14:textId="4F18933D"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5139F52F" w14:textId="7CD578A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77FEB9C" w14:textId="2481A0CA"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417E89DA" w14:textId="1C02393B"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7B434B" w14:textId="1C5A49BA" w:rsidR="00C95140" w:rsidRPr="00722A06" w:rsidRDefault="00C95140" w:rsidP="00722A06">
            <w:pPr>
              <w:widowControl/>
              <w:spacing w:line="259" w:lineRule="auto"/>
              <w:jc w:val="center"/>
              <w:rPr>
                <w:rFonts w:eastAsia="Times New Roman" w:cs="Calibri"/>
                <w:sz w:val="20"/>
                <w:szCs w:val="20"/>
              </w:rPr>
            </w:pPr>
          </w:p>
        </w:tc>
      </w:tr>
      <w:tr w:rsidR="00C95140" w:rsidRPr="00722A06" w14:paraId="3A736AC2" w14:textId="77777777" w:rsidTr="00722A06">
        <w:tc>
          <w:tcPr>
            <w:tcW w:w="1674" w:type="pct"/>
            <w:tcBorders>
              <w:top w:val="nil"/>
              <w:left w:val="nil"/>
              <w:bottom w:val="nil"/>
              <w:right w:val="nil"/>
            </w:tcBorders>
            <w:shd w:val="clear" w:color="auto" w:fill="auto"/>
            <w:vAlign w:val="center"/>
            <w:hideMark/>
          </w:tcPr>
          <w:p w14:paraId="7F4018C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fed to own animals</w:t>
            </w:r>
          </w:p>
        </w:tc>
        <w:tc>
          <w:tcPr>
            <w:tcW w:w="460" w:type="pct"/>
            <w:tcBorders>
              <w:top w:val="nil"/>
              <w:left w:val="nil"/>
              <w:bottom w:val="nil"/>
              <w:right w:val="nil"/>
            </w:tcBorders>
            <w:shd w:val="clear" w:color="auto" w:fill="auto"/>
            <w:vAlign w:val="center"/>
            <w:hideMark/>
          </w:tcPr>
          <w:p w14:paraId="59038387"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76D9A7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170E55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BF2D92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E819C3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5D52A4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68916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431180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AA23B2"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78D3606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sold to others</w:t>
            </w:r>
          </w:p>
        </w:tc>
        <w:tc>
          <w:tcPr>
            <w:tcW w:w="460" w:type="pct"/>
            <w:tcBorders>
              <w:top w:val="single" w:sz="4" w:space="0" w:color="auto"/>
              <w:left w:val="nil"/>
              <w:bottom w:val="single" w:sz="4" w:space="0" w:color="auto"/>
              <w:right w:val="nil"/>
            </w:tcBorders>
            <w:shd w:val="clear" w:color="auto" w:fill="auto"/>
            <w:vAlign w:val="center"/>
            <w:hideMark/>
          </w:tcPr>
          <w:p w14:paraId="60254327" w14:textId="4ECB2E6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08E07D0" w14:textId="63BEEF7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3CE6578" w14:textId="2EF68DB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177B32" w14:textId="43A7704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FDDF564" w14:textId="098A787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11C016E" w14:textId="203BEA3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A6F956E" w14:textId="3595CF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466D7" w14:textId="4F442579" w:rsidR="00C95140" w:rsidRPr="00722A06" w:rsidRDefault="00C95140" w:rsidP="00722A06">
            <w:pPr>
              <w:widowControl/>
              <w:spacing w:line="259" w:lineRule="auto"/>
              <w:jc w:val="center"/>
              <w:rPr>
                <w:rFonts w:eastAsia="Times New Roman" w:cs="Calibri"/>
                <w:sz w:val="20"/>
                <w:szCs w:val="20"/>
              </w:rPr>
            </w:pPr>
          </w:p>
        </w:tc>
      </w:tr>
      <w:tr w:rsidR="00C95140" w:rsidRPr="00722A06" w14:paraId="5CA0DDA8" w14:textId="77777777" w:rsidTr="00722A06">
        <w:tc>
          <w:tcPr>
            <w:tcW w:w="1674" w:type="pct"/>
            <w:tcBorders>
              <w:top w:val="nil"/>
              <w:left w:val="nil"/>
              <w:bottom w:val="nil"/>
              <w:right w:val="nil"/>
            </w:tcBorders>
            <w:shd w:val="clear" w:color="000000" w:fill="DEEAF6"/>
            <w:noWrap/>
            <w:vAlign w:val="center"/>
            <w:hideMark/>
          </w:tcPr>
          <w:p w14:paraId="0C28122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husks use</w:t>
            </w:r>
            <w:r w:rsidRPr="00722A06">
              <w:rPr>
                <w:rFonts w:eastAsia="Times New Roman" w:cs="Times New Roman"/>
                <w:b/>
                <w:bCs/>
                <w:sz w:val="20"/>
                <w:szCs w:val="20"/>
                <w:vertAlign w:val="superscript"/>
              </w:rPr>
              <w:t>b</w:t>
            </w:r>
          </w:p>
        </w:tc>
        <w:tc>
          <w:tcPr>
            <w:tcW w:w="460" w:type="pct"/>
            <w:tcBorders>
              <w:top w:val="nil"/>
              <w:left w:val="nil"/>
              <w:bottom w:val="nil"/>
              <w:right w:val="nil"/>
            </w:tcBorders>
            <w:shd w:val="clear" w:color="000000" w:fill="DEEAF6"/>
            <w:vAlign w:val="center"/>
            <w:hideMark/>
          </w:tcPr>
          <w:p w14:paraId="784BFA69" w14:textId="045E83BA"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15D29578" w14:textId="38F03835"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4ABCD1DE" w14:textId="72A9279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48CC111B" w14:textId="5E6099A1"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57B92262" w14:textId="3AF2A44F"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468E0D1" w14:textId="099636FB"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76859C3F" w14:textId="62C7EB3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7EC8137F" w14:textId="2A976104" w:rsidR="00C95140" w:rsidRPr="00722A06" w:rsidRDefault="00C95140" w:rsidP="00722A06">
            <w:pPr>
              <w:widowControl/>
              <w:spacing w:line="259" w:lineRule="auto"/>
              <w:jc w:val="center"/>
              <w:rPr>
                <w:rFonts w:eastAsia="Times New Roman" w:cs="Calibri"/>
                <w:sz w:val="20"/>
                <w:szCs w:val="20"/>
              </w:rPr>
            </w:pPr>
          </w:p>
        </w:tc>
      </w:tr>
      <w:tr w:rsidR="00C95140" w:rsidRPr="00722A06" w14:paraId="661789B3"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22644CE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for own food preparation</w:t>
            </w:r>
          </w:p>
        </w:tc>
        <w:tc>
          <w:tcPr>
            <w:tcW w:w="460" w:type="pct"/>
            <w:tcBorders>
              <w:top w:val="single" w:sz="4" w:space="0" w:color="auto"/>
              <w:left w:val="nil"/>
              <w:bottom w:val="single" w:sz="4" w:space="0" w:color="auto"/>
              <w:right w:val="nil"/>
            </w:tcBorders>
            <w:shd w:val="clear" w:color="auto" w:fill="auto"/>
            <w:vAlign w:val="center"/>
            <w:hideMark/>
          </w:tcPr>
          <w:p w14:paraId="7CE5F4DA" w14:textId="0C71AD9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EF5A57" w14:textId="001D839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25697AEC" w14:textId="074D72B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A9D75DE" w14:textId="4135FDC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5BFA016" w14:textId="4F552E05"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36D4F0D" w14:textId="11D360F8"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37E5E26" w14:textId="753BB3D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1EE82A9" w14:textId="0E6EAC87" w:rsidR="00C95140" w:rsidRPr="00722A06" w:rsidRDefault="00C95140" w:rsidP="00722A06">
            <w:pPr>
              <w:widowControl/>
              <w:spacing w:line="259" w:lineRule="auto"/>
              <w:jc w:val="center"/>
              <w:rPr>
                <w:rFonts w:eastAsia="Times New Roman" w:cs="Calibri"/>
                <w:sz w:val="20"/>
                <w:szCs w:val="20"/>
              </w:rPr>
            </w:pPr>
          </w:p>
        </w:tc>
      </w:tr>
      <w:tr w:rsidR="00C95140" w:rsidRPr="00722A06" w14:paraId="3D9B291E" w14:textId="77777777" w:rsidTr="00722A06">
        <w:tc>
          <w:tcPr>
            <w:tcW w:w="1674" w:type="pct"/>
            <w:tcBorders>
              <w:top w:val="nil"/>
              <w:left w:val="nil"/>
              <w:bottom w:val="nil"/>
              <w:right w:val="nil"/>
            </w:tcBorders>
            <w:shd w:val="clear" w:color="auto" w:fill="auto"/>
            <w:vAlign w:val="center"/>
            <w:hideMark/>
          </w:tcPr>
          <w:p w14:paraId="300A7F0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for food preparation</w:t>
            </w:r>
          </w:p>
        </w:tc>
        <w:tc>
          <w:tcPr>
            <w:tcW w:w="460" w:type="pct"/>
            <w:tcBorders>
              <w:top w:val="nil"/>
              <w:left w:val="nil"/>
              <w:bottom w:val="nil"/>
              <w:right w:val="nil"/>
            </w:tcBorders>
            <w:shd w:val="clear" w:color="auto" w:fill="auto"/>
            <w:vAlign w:val="center"/>
            <w:hideMark/>
          </w:tcPr>
          <w:p w14:paraId="1DB90C9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F23A6E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75C8089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5FFA7E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BD8672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7F981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9FC52F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07FD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585FB00"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04852CE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04178A6F" w14:textId="46DD68B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6267DDF" w14:textId="370745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B79AAB" w14:textId="2CF272E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67B576F9" w14:textId="6C2FB35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7A21B07" w14:textId="7CFF976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60F3BCF3" w14:textId="7460F873"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01A49537" w14:textId="47285B7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1FD17C7" w14:textId="724A08FF" w:rsidR="00C95140" w:rsidRPr="00722A06" w:rsidRDefault="00C95140" w:rsidP="00722A06">
            <w:pPr>
              <w:widowControl/>
              <w:spacing w:line="259" w:lineRule="auto"/>
              <w:jc w:val="center"/>
              <w:rPr>
                <w:rFonts w:eastAsia="Times New Roman" w:cs="Calibri"/>
                <w:sz w:val="20"/>
                <w:szCs w:val="20"/>
              </w:rPr>
            </w:pPr>
          </w:p>
        </w:tc>
      </w:tr>
      <w:tr w:rsidR="00C95140" w:rsidRPr="00722A06" w14:paraId="05F5C927" w14:textId="77777777" w:rsidTr="00722A06">
        <w:tc>
          <w:tcPr>
            <w:tcW w:w="1674" w:type="pct"/>
            <w:tcBorders>
              <w:top w:val="nil"/>
              <w:left w:val="nil"/>
              <w:bottom w:val="nil"/>
              <w:right w:val="nil"/>
            </w:tcBorders>
            <w:shd w:val="clear" w:color="auto" w:fill="auto"/>
            <w:vAlign w:val="center"/>
            <w:hideMark/>
          </w:tcPr>
          <w:p w14:paraId="7FFAD5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nil"/>
              <w:left w:val="nil"/>
              <w:bottom w:val="nil"/>
              <w:right w:val="nil"/>
            </w:tcBorders>
            <w:shd w:val="clear" w:color="auto" w:fill="auto"/>
            <w:vAlign w:val="center"/>
            <w:hideMark/>
          </w:tcPr>
          <w:p w14:paraId="54DC7A6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2951ACB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D5CEC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0EDF29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338157F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4194E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59E2199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1FD857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B448EB7"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132830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single" w:sz="4" w:space="0" w:color="auto"/>
              <w:left w:val="nil"/>
              <w:bottom w:val="single" w:sz="4" w:space="0" w:color="auto"/>
              <w:right w:val="nil"/>
            </w:tcBorders>
            <w:shd w:val="clear" w:color="auto" w:fill="auto"/>
            <w:vAlign w:val="center"/>
            <w:hideMark/>
          </w:tcPr>
          <w:p w14:paraId="49D8B326" w14:textId="1D4808E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95DA754" w14:textId="6F89B5D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8E8F1EC" w14:textId="11110C76"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B95AB3F" w14:textId="5617D65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7D778CA" w14:textId="6B85DE4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0419C3F" w14:textId="09AC54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01405F0" w14:textId="3344F44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B3494FE" w14:textId="775C327D" w:rsidR="00C95140" w:rsidRPr="00722A06" w:rsidRDefault="00C95140" w:rsidP="00722A06">
            <w:pPr>
              <w:widowControl/>
              <w:spacing w:line="259" w:lineRule="auto"/>
              <w:jc w:val="center"/>
              <w:rPr>
                <w:rFonts w:eastAsia="Times New Roman" w:cs="Calibri"/>
                <w:sz w:val="20"/>
                <w:szCs w:val="20"/>
              </w:rPr>
            </w:pPr>
          </w:p>
        </w:tc>
      </w:tr>
      <w:tr w:rsidR="00C95140" w:rsidRPr="00722A06" w14:paraId="289E73F5" w14:textId="77777777" w:rsidTr="00722A06">
        <w:tc>
          <w:tcPr>
            <w:tcW w:w="1674" w:type="pct"/>
            <w:tcBorders>
              <w:top w:val="nil"/>
              <w:left w:val="nil"/>
              <w:bottom w:val="nil"/>
              <w:right w:val="nil"/>
            </w:tcBorders>
            <w:shd w:val="clear" w:color="auto" w:fill="auto"/>
            <w:vAlign w:val="center"/>
            <w:hideMark/>
          </w:tcPr>
          <w:p w14:paraId="1023F66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nil"/>
              <w:left w:val="nil"/>
              <w:bottom w:val="nil"/>
              <w:right w:val="nil"/>
            </w:tcBorders>
            <w:shd w:val="clear" w:color="auto" w:fill="auto"/>
            <w:vAlign w:val="center"/>
            <w:hideMark/>
          </w:tcPr>
          <w:p w14:paraId="4EB05A88"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E8DE5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49A09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2471404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7BAEFB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98BA4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D425F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657929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AE33BD5" w14:textId="77777777" w:rsidTr="00722A06">
        <w:tc>
          <w:tcPr>
            <w:tcW w:w="1674" w:type="pct"/>
            <w:tcBorders>
              <w:top w:val="single" w:sz="4" w:space="0" w:color="auto"/>
              <w:left w:val="nil"/>
              <w:bottom w:val="single" w:sz="4" w:space="0" w:color="auto"/>
              <w:right w:val="nil"/>
            </w:tcBorders>
            <w:shd w:val="clear" w:color="000000" w:fill="DEEAF6"/>
            <w:noWrap/>
            <w:vAlign w:val="center"/>
            <w:hideMark/>
          </w:tcPr>
          <w:p w14:paraId="61D34915"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cobs use</w:t>
            </w:r>
            <w:r w:rsidRPr="00722A06">
              <w:rPr>
                <w:rFonts w:eastAsia="Times New Roman" w:cs="Times New Roman"/>
                <w:b/>
                <w:bCs/>
                <w:sz w:val="20"/>
                <w:szCs w:val="20"/>
                <w:vertAlign w:val="superscript"/>
              </w:rPr>
              <w:t>b</w:t>
            </w:r>
          </w:p>
        </w:tc>
        <w:tc>
          <w:tcPr>
            <w:tcW w:w="460" w:type="pct"/>
            <w:tcBorders>
              <w:top w:val="single" w:sz="4" w:space="0" w:color="auto"/>
              <w:left w:val="nil"/>
              <w:bottom w:val="single" w:sz="4" w:space="0" w:color="auto"/>
              <w:right w:val="nil"/>
            </w:tcBorders>
            <w:shd w:val="clear" w:color="000000" w:fill="DEEAF6"/>
            <w:vAlign w:val="center"/>
            <w:hideMark/>
          </w:tcPr>
          <w:p w14:paraId="01A7849F" w14:textId="2709D86D"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12978103" w14:textId="3FC0A08B"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593CFAE0" w14:textId="5BDBD1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noWrap/>
            <w:vAlign w:val="center"/>
            <w:hideMark/>
          </w:tcPr>
          <w:p w14:paraId="13713DDB" w14:textId="1AF7A5D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noWrap/>
            <w:vAlign w:val="center"/>
            <w:hideMark/>
          </w:tcPr>
          <w:p w14:paraId="7A5EA783" w14:textId="29A32E23"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000000" w:fill="DEEAF6"/>
            <w:noWrap/>
            <w:vAlign w:val="center"/>
            <w:hideMark/>
          </w:tcPr>
          <w:p w14:paraId="1C4D4C32" w14:textId="742DAB2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000000" w:fill="DEEAF6"/>
            <w:vAlign w:val="center"/>
            <w:hideMark/>
          </w:tcPr>
          <w:p w14:paraId="5C70DA87" w14:textId="170D2C4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07C4801" w14:textId="6F69541F" w:rsidR="00C95140" w:rsidRPr="00722A06" w:rsidRDefault="00C95140" w:rsidP="00722A06">
            <w:pPr>
              <w:widowControl/>
              <w:spacing w:line="259" w:lineRule="auto"/>
              <w:jc w:val="center"/>
              <w:rPr>
                <w:rFonts w:eastAsia="Times New Roman" w:cs="Calibri"/>
                <w:sz w:val="20"/>
                <w:szCs w:val="20"/>
              </w:rPr>
            </w:pPr>
          </w:p>
        </w:tc>
      </w:tr>
      <w:tr w:rsidR="00C95140" w:rsidRPr="00722A06" w14:paraId="389DEE0C" w14:textId="77777777" w:rsidTr="00722A06">
        <w:tc>
          <w:tcPr>
            <w:tcW w:w="1674" w:type="pct"/>
            <w:tcBorders>
              <w:top w:val="nil"/>
              <w:left w:val="nil"/>
              <w:bottom w:val="nil"/>
              <w:right w:val="nil"/>
            </w:tcBorders>
            <w:shd w:val="clear" w:color="auto" w:fill="auto"/>
            <w:vAlign w:val="center"/>
            <w:hideMark/>
          </w:tcPr>
          <w:p w14:paraId="2A7B42C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nil"/>
              <w:left w:val="nil"/>
              <w:bottom w:val="nil"/>
              <w:right w:val="nil"/>
            </w:tcBorders>
            <w:shd w:val="clear" w:color="auto" w:fill="auto"/>
            <w:vAlign w:val="center"/>
            <w:hideMark/>
          </w:tcPr>
          <w:p w14:paraId="55BCC10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454503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3A431E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4D1BFE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5F3F8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B80829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C1E89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83AD5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FADF5AA"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1DC21D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single" w:sz="4" w:space="0" w:color="auto"/>
              <w:left w:val="nil"/>
              <w:bottom w:val="single" w:sz="4" w:space="0" w:color="auto"/>
              <w:right w:val="nil"/>
            </w:tcBorders>
            <w:shd w:val="clear" w:color="auto" w:fill="auto"/>
            <w:vAlign w:val="center"/>
            <w:hideMark/>
          </w:tcPr>
          <w:p w14:paraId="3AF18000" w14:textId="36CD146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C8600E" w14:textId="7494D06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B19F40A" w14:textId="0C0B7AC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DB4269B" w14:textId="2F71CDE1"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339F5A1" w14:textId="3BF4034F"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190FBDA" w14:textId="1B2FCD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721AB648" w14:textId="13FDFFB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5CFCB11" w14:textId="1246ACD3" w:rsidR="00C95140" w:rsidRPr="00722A06" w:rsidRDefault="00C95140" w:rsidP="00722A06">
            <w:pPr>
              <w:widowControl/>
              <w:spacing w:line="259" w:lineRule="auto"/>
              <w:jc w:val="center"/>
              <w:rPr>
                <w:rFonts w:eastAsia="Times New Roman" w:cs="Calibri"/>
                <w:sz w:val="20"/>
                <w:szCs w:val="20"/>
              </w:rPr>
            </w:pPr>
          </w:p>
        </w:tc>
      </w:tr>
      <w:tr w:rsidR="00C95140" w:rsidRPr="00722A06" w14:paraId="27CF89BF" w14:textId="77777777" w:rsidTr="004B1851">
        <w:trPr>
          <w:trHeight w:val="107"/>
        </w:trPr>
        <w:tc>
          <w:tcPr>
            <w:tcW w:w="1674" w:type="pct"/>
            <w:tcBorders>
              <w:top w:val="nil"/>
              <w:left w:val="nil"/>
              <w:bottom w:val="nil"/>
              <w:right w:val="nil"/>
            </w:tcBorders>
            <w:shd w:val="clear" w:color="auto" w:fill="auto"/>
            <w:vAlign w:val="center"/>
            <w:hideMark/>
          </w:tcPr>
          <w:p w14:paraId="1FB62DD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nil"/>
              <w:left w:val="nil"/>
              <w:bottom w:val="nil"/>
              <w:right w:val="nil"/>
            </w:tcBorders>
            <w:shd w:val="clear" w:color="auto" w:fill="auto"/>
            <w:vAlign w:val="center"/>
            <w:hideMark/>
          </w:tcPr>
          <w:p w14:paraId="2B0A261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3F6514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23D1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505FC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1C1840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7F28B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6ED81B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3ABFB2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C33074"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5FE4383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single" w:sz="4" w:space="0" w:color="auto"/>
              <w:left w:val="nil"/>
              <w:bottom w:val="single" w:sz="4" w:space="0" w:color="auto"/>
              <w:right w:val="nil"/>
            </w:tcBorders>
            <w:shd w:val="clear" w:color="auto" w:fill="auto"/>
            <w:vAlign w:val="center"/>
            <w:hideMark/>
          </w:tcPr>
          <w:p w14:paraId="514E1316" w14:textId="3C60E2BC"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3F2329" w14:textId="6BE716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0034B284" w14:textId="1B4781B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00B12489" w14:textId="2148320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6D34030" w14:textId="69B3391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11523DEE" w14:textId="1BA2E4D4"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B1E8D02" w14:textId="533163F1"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144C61" w14:textId="28D406F8" w:rsidR="00C95140" w:rsidRPr="00722A06" w:rsidRDefault="00C95140" w:rsidP="00722A06">
            <w:pPr>
              <w:widowControl/>
              <w:spacing w:line="259" w:lineRule="auto"/>
              <w:jc w:val="center"/>
              <w:rPr>
                <w:rFonts w:eastAsia="Times New Roman" w:cs="Calibri"/>
                <w:sz w:val="20"/>
                <w:szCs w:val="20"/>
              </w:rPr>
            </w:pPr>
          </w:p>
        </w:tc>
      </w:tr>
      <w:tr w:rsidR="00C95140" w:rsidRPr="00722A06" w14:paraId="270A0425" w14:textId="77777777" w:rsidTr="00722A06">
        <w:tc>
          <w:tcPr>
            <w:tcW w:w="1674" w:type="pct"/>
            <w:tcBorders>
              <w:top w:val="nil"/>
              <w:left w:val="nil"/>
              <w:bottom w:val="single" w:sz="4" w:space="0" w:color="auto"/>
              <w:right w:val="nil"/>
            </w:tcBorders>
            <w:shd w:val="clear" w:color="auto" w:fill="auto"/>
            <w:noWrap/>
            <w:vAlign w:val="center"/>
            <w:hideMark/>
          </w:tcPr>
          <w:p w14:paraId="3A26BEDD" w14:textId="3366390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60" w:type="pct"/>
            <w:tcBorders>
              <w:top w:val="nil"/>
              <w:left w:val="nil"/>
              <w:bottom w:val="single" w:sz="4" w:space="0" w:color="auto"/>
              <w:right w:val="nil"/>
            </w:tcBorders>
            <w:shd w:val="clear" w:color="auto" w:fill="auto"/>
            <w:vAlign w:val="center"/>
            <w:hideMark/>
          </w:tcPr>
          <w:p w14:paraId="7B74ED56" w14:textId="691C1994"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4FC20044" w14:textId="760E3986"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60910CA3" w14:textId="1AC1C610"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center"/>
            <w:hideMark/>
          </w:tcPr>
          <w:p w14:paraId="379EC48C" w14:textId="16D81B5F"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0E707F3" w14:textId="7B9ED0E4"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noWrap/>
            <w:vAlign w:val="center"/>
            <w:hideMark/>
          </w:tcPr>
          <w:p w14:paraId="1A28CDFF" w14:textId="16C0C2AD"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single" w:sz="4" w:space="0" w:color="auto"/>
              <w:right w:val="nil"/>
            </w:tcBorders>
            <w:shd w:val="clear" w:color="auto" w:fill="auto"/>
            <w:vAlign w:val="center"/>
            <w:hideMark/>
          </w:tcPr>
          <w:p w14:paraId="2A736583" w14:textId="7BF9267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280A1D12" w14:textId="20455EE0" w:rsidR="00C95140" w:rsidRPr="00722A06" w:rsidRDefault="00C95140" w:rsidP="00722A06">
            <w:pPr>
              <w:widowControl/>
              <w:spacing w:line="259" w:lineRule="auto"/>
              <w:jc w:val="center"/>
              <w:rPr>
                <w:rFonts w:eastAsia="Times New Roman" w:cs="Calibri"/>
                <w:sz w:val="20"/>
                <w:szCs w:val="20"/>
              </w:rPr>
            </w:pPr>
          </w:p>
        </w:tc>
      </w:tr>
    </w:tbl>
    <w:p w14:paraId="464DD9A8" w14:textId="3C7C7488" w:rsidR="00C95140" w:rsidRPr="0087225D" w:rsidRDefault="00C95140" w:rsidP="00D50DDA">
      <w:pPr>
        <w:pStyle w:val="BodyText1"/>
        <w:spacing w:after="0"/>
        <w:ind w:left="86" w:hanging="86"/>
        <w:rPr>
          <w:sz w:val="16"/>
        </w:rPr>
      </w:pPr>
      <w:commentRangeStart w:id="747"/>
      <w:r w:rsidRPr="0087225D">
        <w:rPr>
          <w:sz w:val="16"/>
        </w:rPr>
        <w:t>^ Results not statistically reliable, n&lt;30  </w:t>
      </w:r>
      <w:commentRangeEnd w:id="747"/>
      <w:r>
        <w:rPr>
          <w:rStyle w:val="CommentReference"/>
          <w:rFonts w:eastAsia="Arial" w:cs="Arial"/>
          <w:color w:val="000000"/>
        </w:rPr>
        <w:commentReference w:id="747"/>
      </w:r>
    </w:p>
    <w:p w14:paraId="33A3D02F" w14:textId="4BA8C6B4" w:rsidR="00C95140" w:rsidRDefault="00C95140" w:rsidP="00D50DDA">
      <w:pPr>
        <w:pStyle w:val="BodyText1"/>
        <w:spacing w:after="0"/>
        <w:ind w:left="86" w:hanging="86"/>
        <w:rPr>
          <w:sz w:val="16"/>
        </w:rPr>
      </w:pPr>
      <w:commentRangeStart w:id="74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8"/>
      <w:r>
        <w:rPr>
          <w:rStyle w:val="CommentReference"/>
          <w:rFonts w:eastAsia="Arial" w:cs="Arial"/>
          <w:color w:val="000000"/>
        </w:rPr>
        <w:commentReference w:id="748"/>
      </w:r>
    </w:p>
    <w:p w14:paraId="2E765FDC" w14:textId="4AE897BC"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E484B06" w14:textId="1162CA7E"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0672DF54" w14:textId="3210A1BF"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7FEE4B31"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C7810C" w14:textId="77777777" w:rsidR="00C95140" w:rsidRDefault="00C95140" w:rsidP="00422772">
      <w:pPr>
        <w:pStyle w:val="Heading4"/>
      </w:pPr>
      <w:r>
        <w:t>Storage practices</w:t>
      </w:r>
      <w:bookmarkEnd w:id="746"/>
    </w:p>
    <w:p w14:paraId="47AE9914" w14:textId="77777777" w:rsidR="00C95140" w:rsidRDefault="00C95140" w:rsidP="00722A06">
      <w:pPr>
        <w:pStyle w:val="BodyText1"/>
      </w:pPr>
      <w:r>
        <w:t xml:space="preserve">This section presents information on maize storage practices, including the use of various containers and storage locations. </w:t>
      </w:r>
    </w:p>
    <w:p w14:paraId="10336784" w14:textId="06E17CC0" w:rsidR="00C95140" w:rsidRPr="00621424" w:rsidRDefault="00C95140" w:rsidP="00722A06">
      <w:pPr>
        <w:pStyle w:val="BodyText1"/>
      </w:pPr>
      <w:r>
        <w:t>Storage serves several purposes in the maize post-harvest process. It protects against excessive heat, ground</w:t>
      </w:r>
      <w:r w:rsidR="00765B0D">
        <w:t>-</w:t>
      </w:r>
      <w:r>
        <w:t xml:space="preserve"> and rainwater, insects, rodents, birds, and harmful micro-organisms, and helps ensure </w:t>
      </w:r>
      <w:r w:rsidR="00F24EBA">
        <w:t xml:space="preserve">that the </w:t>
      </w:r>
      <w:r>
        <w:t>maize retains its nutritional value</w:t>
      </w:r>
      <w:r w:rsidR="00F24EBA">
        <w:t>.</w:t>
      </w:r>
      <w:r>
        <w:rPr>
          <w:rStyle w:val="FootnoteReference"/>
        </w:rPr>
        <w:footnoteReference w:id="65"/>
      </w:r>
      <w:r>
        <w:t xml:space="preserve"> </w:t>
      </w:r>
      <w:r w:rsidRPr="00C010F1">
        <w:rPr>
          <w:b/>
        </w:rPr>
        <w:t xml:space="preserve">Table </w:t>
      </w:r>
      <w:r>
        <w:rPr>
          <w:b/>
        </w:rPr>
        <w:t>7.1</w:t>
      </w:r>
      <w:r w:rsidRPr="00C010F1">
        <w:rPr>
          <w:b/>
        </w:rPr>
        <w:t>.</w:t>
      </w:r>
      <w:r>
        <w:rPr>
          <w:b/>
        </w:rPr>
        <w:t>1</w:t>
      </w:r>
      <w:r w:rsidR="005B66A0">
        <w:rPr>
          <w:b/>
        </w:rPr>
        <w:t>1</w:t>
      </w:r>
      <w:r>
        <w:t xml:space="preserve"> presents information on how farmers store and transport their harvested maize in the ZOI</w:t>
      </w:r>
      <w:r w:rsidRPr="00F630D3">
        <w:t>.</w:t>
      </w:r>
      <w:r>
        <w:t xml:space="preserve"> </w:t>
      </w:r>
      <w:r w:rsidRPr="00F630D3">
        <w:rPr>
          <w:highlight w:val="yellow"/>
        </w:rPr>
        <w:t xml:space="preserve">[Discuss findings. </w:t>
      </w:r>
      <w:r>
        <w:rPr>
          <w:highlight w:val="yellow"/>
        </w:rPr>
        <w:t xml:space="preserve">Were any differences found between </w:t>
      </w:r>
      <w:r>
        <w:rPr>
          <w:highlight w:val="yellow"/>
        </w:rPr>
        <w:lastRenderedPageBreak/>
        <w:t xml:space="preserve">disaggregate categories? In addition to the information in the table, discuss: Was </w:t>
      </w:r>
      <w:r w:rsidRPr="00C02EB6">
        <w:rPr>
          <w:highlight w:val="yellow"/>
        </w:rPr>
        <w:t>maize attacked by insects, rodents, or disease while in storage?]</w:t>
      </w:r>
    </w:p>
    <w:p w14:paraId="1F16DEDD" w14:textId="021AD19F" w:rsidR="00C95140" w:rsidRPr="005845A8" w:rsidRDefault="00C95140" w:rsidP="004B1851">
      <w:pPr>
        <w:pStyle w:val="Tabletitle"/>
      </w:pPr>
      <w:bookmarkStart w:id="749" w:name="_Toc12528032"/>
      <w:bookmarkStart w:id="750" w:name="_Toc63673097"/>
      <w:r w:rsidRPr="005845A8">
        <w:t xml:space="preserve">Table </w:t>
      </w:r>
      <w:r>
        <w:t>7</w:t>
      </w:r>
      <w:r w:rsidRPr="005845A8">
        <w:t>.1.1</w:t>
      </w:r>
      <w:r w:rsidR="005B66A0">
        <w:t>1</w:t>
      </w:r>
      <w:r>
        <w:t>: Methods of S</w:t>
      </w:r>
      <w:r w:rsidRPr="005845A8">
        <w:t xml:space="preserve">toring and </w:t>
      </w:r>
      <w:r>
        <w:t>T</w:t>
      </w:r>
      <w:r w:rsidRPr="005845A8">
        <w:t xml:space="preserve">ransporting </w:t>
      </w:r>
      <w:r>
        <w:t>M</w:t>
      </w:r>
      <w:r w:rsidRPr="005845A8">
        <w:t xml:space="preserve">aize in the </w:t>
      </w:r>
      <w:bookmarkEnd w:id="749"/>
      <w:r w:rsidRPr="005845A8">
        <w:t xml:space="preserve">ZOI, </w:t>
      </w:r>
      <w:r>
        <w:t>in T</w:t>
      </w:r>
      <w:r w:rsidRPr="005845A8">
        <w:t xml:space="preserve">otal and by </w:t>
      </w:r>
      <w:r>
        <w:t>F</w:t>
      </w:r>
      <w:r w:rsidRPr="005845A8">
        <w:t xml:space="preserve">armers’ </w:t>
      </w:r>
      <w:r>
        <w:t>S</w:t>
      </w:r>
      <w:r w:rsidRPr="005845A8">
        <w:t xml:space="preserve">ex and </w:t>
      </w:r>
      <w:r>
        <w:t>A</w:t>
      </w:r>
      <w:r w:rsidRPr="005845A8">
        <w:t>ge</w:t>
      </w:r>
      <w:bookmarkEnd w:id="750"/>
    </w:p>
    <w:tbl>
      <w:tblPr>
        <w:tblW w:w="5000" w:type="pct"/>
        <w:tblLook w:val="04A0" w:firstRow="1" w:lastRow="0" w:firstColumn="1" w:lastColumn="0" w:noHBand="0" w:noVBand="1"/>
      </w:tblPr>
      <w:tblGrid>
        <w:gridCol w:w="3322"/>
        <w:gridCol w:w="940"/>
        <w:gridCol w:w="954"/>
        <w:gridCol w:w="935"/>
        <w:gridCol w:w="634"/>
        <w:gridCol w:w="285"/>
        <w:gridCol w:w="937"/>
        <w:gridCol w:w="937"/>
        <w:gridCol w:w="632"/>
      </w:tblGrid>
      <w:tr w:rsidR="00C95140" w:rsidRPr="00722A06" w14:paraId="203F1977" w14:textId="77777777" w:rsidTr="00F24EBA">
        <w:tc>
          <w:tcPr>
            <w:tcW w:w="1735" w:type="pct"/>
            <w:vMerge w:val="restart"/>
            <w:tcBorders>
              <w:top w:val="single" w:sz="4" w:space="0" w:color="auto"/>
              <w:left w:val="nil"/>
              <w:bottom w:val="single" w:sz="4" w:space="0" w:color="000000"/>
              <w:right w:val="nil"/>
            </w:tcBorders>
            <w:shd w:val="clear" w:color="000000" w:fill="387990"/>
            <w:noWrap/>
            <w:vAlign w:val="bottom"/>
            <w:hideMark/>
          </w:tcPr>
          <w:p w14:paraId="4B7088B2" w14:textId="77777777" w:rsidR="00C95140" w:rsidRPr="00722A06" w:rsidRDefault="00C95140" w:rsidP="004B1851">
            <w:pPr>
              <w:keepNext/>
              <w:widowControl/>
              <w:spacing w:line="259" w:lineRule="auto"/>
              <w:rPr>
                <w:rFonts w:eastAsia="Times New Roman" w:cs="Times New Roman"/>
                <w:b/>
                <w:bCs/>
                <w:color w:val="FFFFFF"/>
                <w:sz w:val="20"/>
                <w:szCs w:val="20"/>
              </w:rPr>
            </w:pPr>
            <w:bookmarkStart w:id="751" w:name="_Toc12528195"/>
            <w:r w:rsidRPr="00722A06">
              <w:rPr>
                <w:rFonts w:eastAsia="Times New Roman" w:cs="Times New Roman"/>
                <w:b/>
                <w:bCs/>
                <w:color w:val="FFFFFF"/>
                <w:sz w:val="20"/>
                <w:szCs w:val="20"/>
              </w:rPr>
              <w:t>Storage or transport method</w:t>
            </w:r>
          </w:p>
        </w:tc>
        <w:tc>
          <w:tcPr>
            <w:tcW w:w="491" w:type="pct"/>
            <w:vMerge w:val="restart"/>
            <w:tcBorders>
              <w:top w:val="single" w:sz="4" w:space="0" w:color="auto"/>
              <w:left w:val="nil"/>
              <w:bottom w:val="nil"/>
              <w:right w:val="nil"/>
            </w:tcBorders>
            <w:shd w:val="clear" w:color="000000" w:fill="387990"/>
            <w:vAlign w:val="bottom"/>
            <w:hideMark/>
          </w:tcPr>
          <w:p w14:paraId="3738E849"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17" w:type="pct"/>
            <w:gridSpan w:val="3"/>
            <w:tcBorders>
              <w:top w:val="single" w:sz="4" w:space="0" w:color="auto"/>
              <w:left w:val="nil"/>
              <w:bottom w:val="single" w:sz="4" w:space="0" w:color="FFFFFF"/>
              <w:right w:val="nil"/>
            </w:tcBorders>
            <w:shd w:val="clear" w:color="000000" w:fill="387990"/>
            <w:vAlign w:val="center"/>
            <w:hideMark/>
          </w:tcPr>
          <w:p w14:paraId="1D340746"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07B83B"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08" w:type="pct"/>
            <w:gridSpan w:val="3"/>
            <w:tcBorders>
              <w:top w:val="single" w:sz="4" w:space="0" w:color="auto"/>
              <w:left w:val="nil"/>
              <w:bottom w:val="single" w:sz="4" w:space="0" w:color="FFFFFF"/>
              <w:right w:val="nil"/>
            </w:tcBorders>
            <w:shd w:val="clear" w:color="000000" w:fill="387990"/>
            <w:vAlign w:val="center"/>
            <w:hideMark/>
          </w:tcPr>
          <w:p w14:paraId="7333AB4A" w14:textId="5F4FE3F1"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18DFE840" w14:textId="77777777" w:rsidTr="00BE7C43">
        <w:tc>
          <w:tcPr>
            <w:tcW w:w="1735" w:type="pct"/>
            <w:vMerge/>
            <w:tcBorders>
              <w:top w:val="single" w:sz="4" w:space="0" w:color="auto"/>
              <w:left w:val="nil"/>
              <w:bottom w:val="single" w:sz="4" w:space="0" w:color="000000"/>
              <w:right w:val="nil"/>
            </w:tcBorders>
            <w:vAlign w:val="center"/>
            <w:hideMark/>
          </w:tcPr>
          <w:p w14:paraId="2FC0AD25"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vMerge/>
            <w:tcBorders>
              <w:top w:val="single" w:sz="4" w:space="0" w:color="auto"/>
              <w:left w:val="nil"/>
              <w:bottom w:val="nil"/>
              <w:right w:val="nil"/>
            </w:tcBorders>
            <w:vAlign w:val="center"/>
            <w:hideMark/>
          </w:tcPr>
          <w:p w14:paraId="0DBF1FCA"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8" w:type="pct"/>
            <w:tcBorders>
              <w:top w:val="nil"/>
              <w:left w:val="nil"/>
              <w:bottom w:val="nil"/>
              <w:right w:val="nil"/>
            </w:tcBorders>
            <w:shd w:val="clear" w:color="000000" w:fill="387990"/>
            <w:vAlign w:val="center"/>
            <w:hideMark/>
          </w:tcPr>
          <w:p w14:paraId="7833367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88" w:type="pct"/>
            <w:tcBorders>
              <w:top w:val="nil"/>
              <w:left w:val="nil"/>
              <w:bottom w:val="nil"/>
              <w:right w:val="nil"/>
            </w:tcBorders>
            <w:shd w:val="clear" w:color="000000" w:fill="387990"/>
            <w:vAlign w:val="center"/>
            <w:hideMark/>
          </w:tcPr>
          <w:p w14:paraId="5FBD41E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B0B78F" w14:textId="3DED2ECC" w:rsidR="00F24EBA" w:rsidRPr="00722A06" w:rsidRDefault="00F24EBA" w:rsidP="004B1851">
            <w:pPr>
              <w:keepNext/>
              <w:widowControl/>
              <w:spacing w:line="259" w:lineRule="auto"/>
              <w:jc w:val="center"/>
              <w:rPr>
                <w:rFonts w:eastAsia="Times New Roman" w:cs="Times New Roman"/>
                <w:b/>
                <w:bCs/>
                <w:color w:val="FFFFFF"/>
                <w:sz w:val="20"/>
                <w:szCs w:val="20"/>
              </w:rPr>
            </w:pPr>
          </w:p>
          <w:p w14:paraId="7A9630A1" w14:textId="707E9E4C"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6ED47809"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nil"/>
              <w:right w:val="nil"/>
            </w:tcBorders>
            <w:shd w:val="clear" w:color="000000" w:fill="387990"/>
            <w:vAlign w:val="center"/>
            <w:hideMark/>
          </w:tcPr>
          <w:p w14:paraId="680DF2AB" w14:textId="16E88AF1"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9" w:type="pct"/>
            <w:tcBorders>
              <w:top w:val="nil"/>
              <w:left w:val="nil"/>
              <w:bottom w:val="nil"/>
              <w:right w:val="nil"/>
            </w:tcBorders>
            <w:shd w:val="clear" w:color="000000" w:fill="387990"/>
            <w:vAlign w:val="center"/>
            <w:hideMark/>
          </w:tcPr>
          <w:p w14:paraId="7A237EA2" w14:textId="7226F2B9"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63C712C8" w14:textId="0CB73C60" w:rsidR="00F24EBA" w:rsidRPr="00722A06" w:rsidRDefault="00F24EBA" w:rsidP="004B1851">
            <w:pPr>
              <w:keepNext/>
              <w:widowControl/>
              <w:spacing w:line="259" w:lineRule="auto"/>
              <w:jc w:val="center"/>
              <w:rPr>
                <w:rFonts w:eastAsia="Times New Roman" w:cs="Times New Roman"/>
                <w:b/>
                <w:bCs/>
                <w:color w:val="FFFFFF"/>
                <w:sz w:val="20"/>
                <w:szCs w:val="20"/>
              </w:rPr>
            </w:pPr>
          </w:p>
          <w:p w14:paraId="3EBDF800" w14:textId="67286170"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52081062" w14:textId="77777777" w:rsidTr="000079DE">
        <w:tc>
          <w:tcPr>
            <w:tcW w:w="1735" w:type="pct"/>
            <w:vMerge/>
            <w:tcBorders>
              <w:top w:val="single" w:sz="4" w:space="0" w:color="auto"/>
              <w:left w:val="nil"/>
              <w:bottom w:val="single" w:sz="4" w:space="0" w:color="000000"/>
              <w:right w:val="nil"/>
            </w:tcBorders>
            <w:vAlign w:val="center"/>
            <w:hideMark/>
          </w:tcPr>
          <w:p w14:paraId="60DDA75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tcBorders>
              <w:top w:val="nil"/>
              <w:left w:val="nil"/>
              <w:bottom w:val="single" w:sz="4" w:space="0" w:color="auto"/>
              <w:right w:val="nil"/>
            </w:tcBorders>
            <w:shd w:val="clear" w:color="000000" w:fill="387990"/>
            <w:vAlign w:val="center"/>
            <w:hideMark/>
          </w:tcPr>
          <w:p w14:paraId="326937AE"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98" w:type="pct"/>
            <w:tcBorders>
              <w:top w:val="nil"/>
              <w:left w:val="nil"/>
              <w:bottom w:val="single" w:sz="4" w:space="0" w:color="auto"/>
              <w:right w:val="nil"/>
            </w:tcBorders>
            <w:shd w:val="clear" w:color="000000" w:fill="387990"/>
            <w:vAlign w:val="center"/>
            <w:hideMark/>
          </w:tcPr>
          <w:p w14:paraId="0989D2D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8" w:type="pct"/>
            <w:tcBorders>
              <w:top w:val="nil"/>
              <w:left w:val="nil"/>
              <w:bottom w:val="single" w:sz="4" w:space="0" w:color="auto"/>
              <w:right w:val="nil"/>
            </w:tcBorders>
            <w:shd w:val="clear" w:color="000000" w:fill="387990"/>
            <w:vAlign w:val="center"/>
            <w:hideMark/>
          </w:tcPr>
          <w:p w14:paraId="076A90F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1E494907" w14:textId="4F704FC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C834278"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single" w:sz="4" w:space="0" w:color="auto"/>
              <w:right w:val="nil"/>
            </w:tcBorders>
            <w:shd w:val="clear" w:color="000000" w:fill="387990"/>
            <w:vAlign w:val="center"/>
            <w:hideMark/>
          </w:tcPr>
          <w:p w14:paraId="5299E6E2"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9" w:type="pct"/>
            <w:tcBorders>
              <w:top w:val="nil"/>
              <w:left w:val="nil"/>
              <w:bottom w:val="single" w:sz="4" w:space="0" w:color="auto"/>
              <w:right w:val="nil"/>
            </w:tcBorders>
            <w:shd w:val="clear" w:color="000000" w:fill="387990"/>
            <w:vAlign w:val="center"/>
            <w:hideMark/>
          </w:tcPr>
          <w:p w14:paraId="753B5E84"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1A5D5CF" w14:textId="72B34E13"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A67E46E" w14:textId="77777777" w:rsidTr="00F24EBA">
        <w:tc>
          <w:tcPr>
            <w:tcW w:w="2226" w:type="pct"/>
            <w:gridSpan w:val="2"/>
            <w:tcBorders>
              <w:top w:val="nil"/>
              <w:left w:val="nil"/>
              <w:bottom w:val="nil"/>
              <w:right w:val="nil"/>
            </w:tcBorders>
            <w:shd w:val="clear" w:color="000000" w:fill="DBE5F1"/>
            <w:noWrap/>
            <w:vAlign w:val="center"/>
            <w:hideMark/>
          </w:tcPr>
          <w:p w14:paraId="1A69638F"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Storage or transport containers</w:t>
            </w:r>
          </w:p>
        </w:tc>
        <w:tc>
          <w:tcPr>
            <w:tcW w:w="498" w:type="pct"/>
            <w:tcBorders>
              <w:top w:val="nil"/>
              <w:left w:val="nil"/>
              <w:bottom w:val="nil"/>
              <w:right w:val="nil"/>
            </w:tcBorders>
            <w:shd w:val="clear" w:color="000000" w:fill="DBE5F1"/>
            <w:noWrap/>
            <w:vAlign w:val="center"/>
            <w:hideMark/>
          </w:tcPr>
          <w:p w14:paraId="581D2FBA"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8" w:type="pct"/>
            <w:tcBorders>
              <w:top w:val="nil"/>
              <w:left w:val="nil"/>
              <w:bottom w:val="nil"/>
              <w:right w:val="nil"/>
            </w:tcBorders>
            <w:shd w:val="clear" w:color="000000" w:fill="DBE5F1"/>
            <w:vAlign w:val="center"/>
            <w:hideMark/>
          </w:tcPr>
          <w:p w14:paraId="72BCD70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1" w:type="pct"/>
            <w:tcBorders>
              <w:top w:val="nil"/>
              <w:left w:val="nil"/>
              <w:bottom w:val="nil"/>
              <w:right w:val="nil"/>
            </w:tcBorders>
            <w:shd w:val="clear" w:color="000000" w:fill="DBE5F1"/>
            <w:vAlign w:val="center"/>
            <w:hideMark/>
          </w:tcPr>
          <w:p w14:paraId="5192D774"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149" w:type="pct"/>
            <w:tcBorders>
              <w:top w:val="nil"/>
              <w:left w:val="nil"/>
              <w:bottom w:val="nil"/>
              <w:right w:val="nil"/>
            </w:tcBorders>
            <w:shd w:val="clear" w:color="000000" w:fill="DBE5F1"/>
            <w:vAlign w:val="center"/>
            <w:hideMark/>
          </w:tcPr>
          <w:p w14:paraId="09604CCB"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4E6EBE71"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098CE5D2"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0" w:type="pct"/>
            <w:tcBorders>
              <w:top w:val="nil"/>
              <w:left w:val="nil"/>
              <w:bottom w:val="nil"/>
              <w:right w:val="nil"/>
            </w:tcBorders>
            <w:shd w:val="clear" w:color="000000" w:fill="DBE5F1"/>
            <w:vAlign w:val="center"/>
            <w:hideMark/>
          </w:tcPr>
          <w:p w14:paraId="7D596AE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r>
      <w:tr w:rsidR="00C95140" w:rsidRPr="00722A06" w14:paraId="75339D1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2EB3442D"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Buckets</w:t>
            </w:r>
          </w:p>
        </w:tc>
        <w:tc>
          <w:tcPr>
            <w:tcW w:w="491" w:type="pct"/>
            <w:tcBorders>
              <w:top w:val="single" w:sz="4" w:space="0" w:color="auto"/>
              <w:left w:val="nil"/>
              <w:bottom w:val="single" w:sz="4" w:space="0" w:color="auto"/>
              <w:right w:val="nil"/>
            </w:tcBorders>
            <w:shd w:val="clear" w:color="auto" w:fill="auto"/>
            <w:vAlign w:val="center"/>
            <w:hideMark/>
          </w:tcPr>
          <w:p w14:paraId="2E4B41A0" w14:textId="09B7A081"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8215159" w14:textId="64953D3E" w:rsidR="00C95140" w:rsidRPr="00722A06" w:rsidRDefault="00C95140" w:rsidP="004B1851">
            <w:pPr>
              <w:keepNext/>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13A7BFA" w14:textId="4C5B5F32" w:rsidR="00C95140" w:rsidRPr="00722A06" w:rsidRDefault="00C95140" w:rsidP="004B1851">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BB30BF2" w14:textId="685FDBAD"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EDE32DC" w14:textId="407B65DF"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D51E3A3" w14:textId="58FFF6AC"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996A327" w14:textId="6EA71C71" w:rsidR="00C95140" w:rsidRPr="00722A06" w:rsidRDefault="00C95140" w:rsidP="004B1851">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FDFF2F" w14:textId="1BFB13D6"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3FD97259" w14:textId="77777777" w:rsidTr="00F24EBA">
        <w:tc>
          <w:tcPr>
            <w:tcW w:w="1735" w:type="pct"/>
            <w:tcBorders>
              <w:top w:val="nil"/>
              <w:left w:val="nil"/>
              <w:bottom w:val="nil"/>
              <w:right w:val="nil"/>
            </w:tcBorders>
            <w:shd w:val="clear" w:color="auto" w:fill="auto"/>
            <w:noWrap/>
            <w:vAlign w:val="center"/>
            <w:hideMark/>
          </w:tcPr>
          <w:p w14:paraId="581F6914"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Drums</w:t>
            </w:r>
          </w:p>
        </w:tc>
        <w:tc>
          <w:tcPr>
            <w:tcW w:w="491" w:type="pct"/>
            <w:tcBorders>
              <w:top w:val="nil"/>
              <w:left w:val="nil"/>
              <w:bottom w:val="nil"/>
              <w:right w:val="nil"/>
            </w:tcBorders>
            <w:shd w:val="clear" w:color="auto" w:fill="auto"/>
            <w:vAlign w:val="center"/>
            <w:hideMark/>
          </w:tcPr>
          <w:p w14:paraId="480F14BC"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059B3C6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2F69EA0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D44E75E" w14:textId="0A34CB18"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76CB12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nil"/>
              <w:left w:val="nil"/>
              <w:bottom w:val="nil"/>
              <w:right w:val="nil"/>
            </w:tcBorders>
            <w:shd w:val="clear" w:color="auto" w:fill="auto"/>
            <w:vAlign w:val="center"/>
            <w:hideMark/>
          </w:tcPr>
          <w:p w14:paraId="0FD5F5C0"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1E41778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935966" w14:textId="265FFCBC"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07C41C50"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404A770"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Bags</w:t>
            </w:r>
            <w:r w:rsidRPr="00722A06">
              <w:rPr>
                <w:rFonts w:eastAsia="Times New Roman" w:cs="Times New Roman"/>
                <w:sz w:val="20"/>
                <w:szCs w:val="20"/>
                <w:vertAlign w:val="superscript"/>
              </w:rPr>
              <w:t>b</w:t>
            </w:r>
          </w:p>
        </w:tc>
        <w:tc>
          <w:tcPr>
            <w:tcW w:w="491" w:type="pct"/>
            <w:tcBorders>
              <w:top w:val="single" w:sz="4" w:space="0" w:color="auto"/>
              <w:left w:val="nil"/>
              <w:bottom w:val="single" w:sz="4" w:space="0" w:color="auto"/>
              <w:right w:val="nil"/>
            </w:tcBorders>
            <w:shd w:val="clear" w:color="auto" w:fill="auto"/>
            <w:vAlign w:val="center"/>
            <w:hideMark/>
          </w:tcPr>
          <w:p w14:paraId="119824C5" w14:textId="4B6F87CC"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4C74C12" w14:textId="10B96C3D"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3CBE125A" w14:textId="347A0C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2C8EE" w14:textId="493C324D"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73422E" w14:textId="2562995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FBEB1E2" w14:textId="52A1E251"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BAF667" w14:textId="2774285A"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8BBC50" w14:textId="2E3CBFE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9B8480B" w14:textId="77777777" w:rsidTr="00F24EBA">
        <w:tc>
          <w:tcPr>
            <w:tcW w:w="1735" w:type="pct"/>
            <w:tcBorders>
              <w:top w:val="nil"/>
              <w:left w:val="nil"/>
              <w:bottom w:val="nil"/>
              <w:right w:val="nil"/>
            </w:tcBorders>
            <w:shd w:val="clear" w:color="auto" w:fill="auto"/>
            <w:noWrap/>
            <w:vAlign w:val="center"/>
            <w:hideMark/>
          </w:tcPr>
          <w:p w14:paraId="097ED4F9"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Single-layer woven bags</w:t>
            </w:r>
          </w:p>
        </w:tc>
        <w:tc>
          <w:tcPr>
            <w:tcW w:w="491" w:type="pct"/>
            <w:tcBorders>
              <w:top w:val="nil"/>
              <w:left w:val="nil"/>
              <w:bottom w:val="nil"/>
              <w:right w:val="nil"/>
            </w:tcBorders>
            <w:shd w:val="clear" w:color="auto" w:fill="auto"/>
            <w:vAlign w:val="center"/>
            <w:hideMark/>
          </w:tcPr>
          <w:p w14:paraId="61BD18DD"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2E6FD0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1295B5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6CE91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137133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28E8E22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937A1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63B3DA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DAE14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4DB09FD1"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Two- or three-layer woven bags</w:t>
            </w:r>
          </w:p>
        </w:tc>
        <w:tc>
          <w:tcPr>
            <w:tcW w:w="491" w:type="pct"/>
            <w:tcBorders>
              <w:top w:val="single" w:sz="4" w:space="0" w:color="auto"/>
              <w:left w:val="nil"/>
              <w:bottom w:val="single" w:sz="4" w:space="0" w:color="auto"/>
              <w:right w:val="nil"/>
            </w:tcBorders>
            <w:shd w:val="clear" w:color="auto" w:fill="auto"/>
            <w:vAlign w:val="center"/>
            <w:hideMark/>
          </w:tcPr>
          <w:p w14:paraId="0BEFFC41" w14:textId="6B9A5455"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0AD0F99" w14:textId="1AA23E29"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A3C2D15" w14:textId="5D377958"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9A69ED" w14:textId="343705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BDE8722" w14:textId="3DDFB11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2F2FB9F" w14:textId="499A1474"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0EABB531" w14:textId="370F701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2D5A4" w14:textId="664C2D4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A588FC5" w14:textId="77777777" w:rsidTr="00F24EBA">
        <w:tc>
          <w:tcPr>
            <w:tcW w:w="1735" w:type="pct"/>
            <w:tcBorders>
              <w:top w:val="nil"/>
              <w:left w:val="nil"/>
              <w:bottom w:val="nil"/>
              <w:right w:val="nil"/>
            </w:tcBorders>
            <w:shd w:val="clear" w:color="auto" w:fill="auto"/>
            <w:noWrap/>
            <w:vAlign w:val="center"/>
            <w:hideMark/>
          </w:tcPr>
          <w:p w14:paraId="28021008"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Hermetic bags</w:t>
            </w:r>
          </w:p>
        </w:tc>
        <w:tc>
          <w:tcPr>
            <w:tcW w:w="491" w:type="pct"/>
            <w:tcBorders>
              <w:top w:val="nil"/>
              <w:left w:val="nil"/>
              <w:bottom w:val="nil"/>
              <w:right w:val="nil"/>
            </w:tcBorders>
            <w:shd w:val="clear" w:color="auto" w:fill="auto"/>
            <w:vAlign w:val="center"/>
            <w:hideMark/>
          </w:tcPr>
          <w:p w14:paraId="722DBA33"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5F4D38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3084325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A8B35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998F4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6BE56A2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5B26971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27E178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BC8CB29"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6290659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Did not put in containers</w:t>
            </w:r>
          </w:p>
        </w:tc>
        <w:tc>
          <w:tcPr>
            <w:tcW w:w="491" w:type="pct"/>
            <w:tcBorders>
              <w:top w:val="single" w:sz="4" w:space="0" w:color="auto"/>
              <w:left w:val="nil"/>
              <w:bottom w:val="single" w:sz="4" w:space="0" w:color="auto"/>
              <w:right w:val="nil"/>
            </w:tcBorders>
            <w:shd w:val="clear" w:color="auto" w:fill="auto"/>
            <w:vAlign w:val="center"/>
            <w:hideMark/>
          </w:tcPr>
          <w:p w14:paraId="58961058" w14:textId="1371A721"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FFDEC8B" w14:textId="0A256885"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684B8B" w14:textId="58276D63"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26CC12" w14:textId="7B9C5C35"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6F8755" w14:textId="388A5703"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53A7BBF1" w14:textId="2E38EE60"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4E1F440" w14:textId="591D9C0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642413" w14:textId="5FF6EF5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31531F2" w14:textId="77777777" w:rsidTr="00F24EBA">
        <w:tc>
          <w:tcPr>
            <w:tcW w:w="1735" w:type="pct"/>
            <w:tcBorders>
              <w:top w:val="nil"/>
              <w:left w:val="nil"/>
              <w:bottom w:val="nil"/>
              <w:right w:val="nil"/>
            </w:tcBorders>
            <w:shd w:val="clear" w:color="000000" w:fill="DBE7F3"/>
            <w:noWrap/>
            <w:vAlign w:val="center"/>
            <w:hideMark/>
          </w:tcPr>
          <w:p w14:paraId="4126D11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Storage location</w:t>
            </w:r>
            <w:r w:rsidRPr="00722A06">
              <w:rPr>
                <w:rFonts w:eastAsia="Times New Roman" w:cs="Times New Roman"/>
                <w:b/>
                <w:bCs/>
                <w:sz w:val="20"/>
                <w:szCs w:val="20"/>
                <w:vertAlign w:val="superscript"/>
              </w:rPr>
              <w:t>b</w:t>
            </w:r>
          </w:p>
        </w:tc>
        <w:tc>
          <w:tcPr>
            <w:tcW w:w="491" w:type="pct"/>
            <w:tcBorders>
              <w:top w:val="nil"/>
              <w:left w:val="nil"/>
              <w:bottom w:val="nil"/>
              <w:right w:val="nil"/>
            </w:tcBorders>
            <w:shd w:val="clear" w:color="000000" w:fill="DBE7F3"/>
            <w:vAlign w:val="center"/>
            <w:hideMark/>
          </w:tcPr>
          <w:p w14:paraId="092F459B" w14:textId="1F48A4B0"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000000" w:fill="DBE7F3"/>
            <w:vAlign w:val="bottom"/>
            <w:hideMark/>
          </w:tcPr>
          <w:p w14:paraId="758E0945" w14:textId="40E2C3BD" w:rsidR="00C95140" w:rsidRPr="00722A06" w:rsidRDefault="00C95140" w:rsidP="00722A06">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7F3"/>
            <w:vAlign w:val="bottom"/>
            <w:hideMark/>
          </w:tcPr>
          <w:p w14:paraId="6506A495" w14:textId="567BEE4B"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BE7F3"/>
            <w:vAlign w:val="bottom"/>
            <w:hideMark/>
          </w:tcPr>
          <w:p w14:paraId="4AE4E688" w14:textId="6B719BC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7F3"/>
            <w:vAlign w:val="bottom"/>
            <w:hideMark/>
          </w:tcPr>
          <w:p w14:paraId="4A6CD9A7" w14:textId="0071BD52"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bottom"/>
            <w:hideMark/>
          </w:tcPr>
          <w:p w14:paraId="4CE6CB3C" w14:textId="2678A3DE"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center"/>
            <w:hideMark/>
          </w:tcPr>
          <w:p w14:paraId="4D0FA865" w14:textId="7D335483" w:rsidR="00C95140" w:rsidRPr="00722A06" w:rsidRDefault="00C95140" w:rsidP="00722A06">
            <w:pPr>
              <w:widowControl/>
              <w:spacing w:line="259" w:lineRule="auto"/>
              <w:jc w:val="center"/>
              <w:rPr>
                <w:rFonts w:eastAsia="Times New Roman" w:cs="Times New Roman"/>
                <w:b/>
                <w:bCs/>
                <w:color w:val="auto"/>
                <w:sz w:val="20"/>
                <w:szCs w:val="20"/>
              </w:rPr>
            </w:pPr>
          </w:p>
        </w:tc>
        <w:tc>
          <w:tcPr>
            <w:tcW w:w="330" w:type="pct"/>
            <w:tcBorders>
              <w:top w:val="nil"/>
              <w:left w:val="nil"/>
              <w:bottom w:val="nil"/>
              <w:right w:val="nil"/>
            </w:tcBorders>
            <w:shd w:val="clear" w:color="000000" w:fill="DBE7F3"/>
            <w:vAlign w:val="center"/>
            <w:hideMark/>
          </w:tcPr>
          <w:p w14:paraId="6CBBFE3C" w14:textId="353E1B44"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21570B71"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5F29C4F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Residential house</w:t>
            </w:r>
          </w:p>
        </w:tc>
        <w:tc>
          <w:tcPr>
            <w:tcW w:w="491" w:type="pct"/>
            <w:tcBorders>
              <w:top w:val="single" w:sz="4" w:space="0" w:color="auto"/>
              <w:left w:val="nil"/>
              <w:bottom w:val="single" w:sz="4" w:space="0" w:color="auto"/>
              <w:right w:val="nil"/>
            </w:tcBorders>
            <w:shd w:val="clear" w:color="auto" w:fill="auto"/>
            <w:vAlign w:val="center"/>
            <w:hideMark/>
          </w:tcPr>
          <w:p w14:paraId="607700F7" w14:textId="2AA8D0B4"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506CF984" w14:textId="295B4A6E"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FAD2B78" w14:textId="2E432AEA"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316997BA" w14:textId="61D21B6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3AEE7B3C" w14:textId="547190A3"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69FA7D45" w14:textId="23C697B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49A49D0D" w14:textId="14B7A49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E585" w14:textId="643235E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19F4680" w14:textId="77777777" w:rsidTr="00F24EBA">
        <w:tc>
          <w:tcPr>
            <w:tcW w:w="1735" w:type="pct"/>
            <w:tcBorders>
              <w:top w:val="nil"/>
              <w:left w:val="nil"/>
              <w:bottom w:val="nil"/>
              <w:right w:val="nil"/>
            </w:tcBorders>
            <w:shd w:val="clear" w:color="auto" w:fill="auto"/>
            <w:noWrap/>
            <w:vAlign w:val="center"/>
            <w:hideMark/>
          </w:tcPr>
          <w:p w14:paraId="235EA5A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Cribs</w:t>
            </w:r>
          </w:p>
        </w:tc>
        <w:tc>
          <w:tcPr>
            <w:tcW w:w="491" w:type="pct"/>
            <w:tcBorders>
              <w:top w:val="nil"/>
              <w:left w:val="nil"/>
              <w:bottom w:val="nil"/>
              <w:right w:val="nil"/>
            </w:tcBorders>
            <w:shd w:val="clear" w:color="auto" w:fill="auto"/>
            <w:vAlign w:val="center"/>
            <w:hideMark/>
          </w:tcPr>
          <w:p w14:paraId="0105A29B"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03BCAD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20E2166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C81CF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3B08CF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5BFC10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70062C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7DD58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7625B8B"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660870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Granaries</w:t>
            </w:r>
          </w:p>
        </w:tc>
        <w:tc>
          <w:tcPr>
            <w:tcW w:w="491" w:type="pct"/>
            <w:tcBorders>
              <w:top w:val="single" w:sz="4" w:space="0" w:color="auto"/>
              <w:left w:val="nil"/>
              <w:bottom w:val="single" w:sz="4" w:space="0" w:color="auto"/>
              <w:right w:val="nil"/>
            </w:tcBorders>
            <w:shd w:val="clear" w:color="auto" w:fill="auto"/>
            <w:vAlign w:val="center"/>
            <w:hideMark/>
          </w:tcPr>
          <w:p w14:paraId="1029BC71" w14:textId="7549F0B2"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2C2EEFCD" w14:textId="30A3D573"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1FB26085" w14:textId="18406F20"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92D8804" w14:textId="7AF3EA0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02C7AFB0" w14:textId="7A64F7DC"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41ABA930" w14:textId="0E85A87D"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865D65" w14:textId="389D76BD"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AB9DD0F" w14:textId="0BE0F46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C3C3B8F" w14:textId="77777777" w:rsidTr="00F24EBA">
        <w:tc>
          <w:tcPr>
            <w:tcW w:w="1735" w:type="pct"/>
            <w:tcBorders>
              <w:top w:val="nil"/>
              <w:left w:val="nil"/>
              <w:bottom w:val="nil"/>
              <w:right w:val="nil"/>
            </w:tcBorders>
            <w:shd w:val="clear" w:color="auto" w:fill="auto"/>
            <w:noWrap/>
            <w:vAlign w:val="center"/>
            <w:hideMark/>
          </w:tcPr>
          <w:p w14:paraId="735ECE3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Warehouses</w:t>
            </w:r>
          </w:p>
        </w:tc>
        <w:tc>
          <w:tcPr>
            <w:tcW w:w="491" w:type="pct"/>
            <w:tcBorders>
              <w:top w:val="nil"/>
              <w:left w:val="nil"/>
              <w:bottom w:val="nil"/>
              <w:right w:val="nil"/>
            </w:tcBorders>
            <w:shd w:val="clear" w:color="auto" w:fill="auto"/>
            <w:vAlign w:val="center"/>
            <w:hideMark/>
          </w:tcPr>
          <w:p w14:paraId="171920D2"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3A0CC4D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16E97BC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63E2FD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6ABD83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03751F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3F507E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E01202E"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64A2BD3"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0DC5B54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Storage silos</w:t>
            </w:r>
          </w:p>
        </w:tc>
        <w:tc>
          <w:tcPr>
            <w:tcW w:w="491" w:type="pct"/>
            <w:tcBorders>
              <w:top w:val="single" w:sz="4" w:space="0" w:color="auto"/>
              <w:left w:val="nil"/>
              <w:bottom w:val="single" w:sz="4" w:space="0" w:color="auto"/>
              <w:right w:val="nil"/>
            </w:tcBorders>
            <w:shd w:val="clear" w:color="auto" w:fill="auto"/>
            <w:vAlign w:val="center"/>
            <w:hideMark/>
          </w:tcPr>
          <w:p w14:paraId="74C8B7A3" w14:textId="500CA853"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bottom"/>
            <w:hideMark/>
          </w:tcPr>
          <w:p w14:paraId="5339EDA9" w14:textId="10A245A2"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05F5990" w14:textId="3C56044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4FBDC1B" w14:textId="4AEF335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1D37B5C7" w14:textId="5591941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7D454F15" w14:textId="4CEBA12E"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6F7D6E2" w14:textId="06934598"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B787D" w14:textId="5AE1909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33FEF8" w14:textId="77777777" w:rsidTr="00F24EBA">
        <w:tc>
          <w:tcPr>
            <w:tcW w:w="1735" w:type="pct"/>
            <w:tcBorders>
              <w:top w:val="nil"/>
              <w:left w:val="nil"/>
              <w:bottom w:val="nil"/>
              <w:right w:val="nil"/>
            </w:tcBorders>
            <w:shd w:val="clear" w:color="auto" w:fill="auto"/>
            <w:noWrap/>
            <w:vAlign w:val="center"/>
            <w:hideMark/>
          </w:tcPr>
          <w:p w14:paraId="4680246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Other constructed stores</w:t>
            </w:r>
          </w:p>
        </w:tc>
        <w:tc>
          <w:tcPr>
            <w:tcW w:w="491" w:type="pct"/>
            <w:tcBorders>
              <w:top w:val="nil"/>
              <w:left w:val="nil"/>
              <w:bottom w:val="nil"/>
              <w:right w:val="nil"/>
            </w:tcBorders>
            <w:shd w:val="clear" w:color="auto" w:fill="auto"/>
            <w:vAlign w:val="center"/>
            <w:hideMark/>
          </w:tcPr>
          <w:p w14:paraId="3D007834"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61029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452803F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2B2BE20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4D8B308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6FD2CE1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53A2B8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43FE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1AA7D5"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38C95493" w14:textId="73A7CF09"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1" w:type="pct"/>
            <w:tcBorders>
              <w:top w:val="single" w:sz="4" w:space="0" w:color="auto"/>
              <w:left w:val="nil"/>
              <w:bottom w:val="single" w:sz="4" w:space="0" w:color="auto"/>
              <w:right w:val="nil"/>
            </w:tcBorders>
            <w:shd w:val="clear" w:color="auto" w:fill="auto"/>
            <w:noWrap/>
            <w:vAlign w:val="center"/>
            <w:hideMark/>
          </w:tcPr>
          <w:p w14:paraId="1EBE5536" w14:textId="1A73D4EF"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6D7A8E0" w14:textId="68BC8886" w:rsidR="00C95140" w:rsidRPr="00722A06" w:rsidRDefault="00C95140" w:rsidP="00722A06">
            <w:pPr>
              <w:widowControl/>
              <w:spacing w:line="259" w:lineRule="auto"/>
              <w:jc w:val="center"/>
              <w:rPr>
                <w:rFonts w:eastAsia="Times New Roman" w:cs="Calibri"/>
                <w:b/>
                <w:bCs/>
                <w:sz w:val="20"/>
                <w:szCs w:val="20"/>
              </w:rPr>
            </w:pPr>
          </w:p>
        </w:tc>
        <w:tc>
          <w:tcPr>
            <w:tcW w:w="488" w:type="pct"/>
            <w:tcBorders>
              <w:top w:val="single" w:sz="4" w:space="0" w:color="auto"/>
              <w:left w:val="nil"/>
              <w:bottom w:val="single" w:sz="4" w:space="0" w:color="auto"/>
              <w:right w:val="nil"/>
            </w:tcBorders>
            <w:shd w:val="clear" w:color="auto" w:fill="auto"/>
            <w:noWrap/>
            <w:vAlign w:val="center"/>
            <w:hideMark/>
          </w:tcPr>
          <w:p w14:paraId="1A764BF4" w14:textId="23CE6342" w:rsidR="00C95140" w:rsidRPr="00722A06" w:rsidRDefault="00C95140" w:rsidP="00722A06">
            <w:pPr>
              <w:widowControl/>
              <w:spacing w:line="259" w:lineRule="auto"/>
              <w:jc w:val="center"/>
              <w:rPr>
                <w:rFonts w:eastAsia="Times New Roman" w:cs="Calibri"/>
                <w:b/>
                <w:bCs/>
                <w:sz w:val="20"/>
                <w:szCs w:val="20"/>
              </w:rPr>
            </w:pPr>
          </w:p>
        </w:tc>
        <w:tc>
          <w:tcPr>
            <w:tcW w:w="331" w:type="pct"/>
            <w:tcBorders>
              <w:top w:val="single" w:sz="4" w:space="0" w:color="auto"/>
              <w:left w:val="nil"/>
              <w:bottom w:val="single" w:sz="4" w:space="0" w:color="auto"/>
              <w:right w:val="nil"/>
            </w:tcBorders>
            <w:shd w:val="clear" w:color="000000" w:fill="D9D9D9"/>
            <w:noWrap/>
            <w:vAlign w:val="center"/>
            <w:hideMark/>
          </w:tcPr>
          <w:p w14:paraId="474C9A6B" w14:textId="3FC2A801" w:rsidR="00C95140" w:rsidRPr="00722A06" w:rsidRDefault="00C95140" w:rsidP="00722A06">
            <w:pPr>
              <w:widowControl/>
              <w:spacing w:line="259" w:lineRule="auto"/>
              <w:jc w:val="center"/>
              <w:rPr>
                <w:rFonts w:eastAsia="Times New Roman" w:cs="Calibri"/>
                <w:b/>
                <w:bCs/>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0CCDF59" w14:textId="29B3FDB7"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2EA1496D" w14:textId="791916AA"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7C8AAA3E" w14:textId="52877902" w:rsidR="00C95140" w:rsidRPr="00722A06" w:rsidRDefault="00C95140" w:rsidP="00722A06">
            <w:pPr>
              <w:widowControl/>
              <w:spacing w:line="259" w:lineRule="auto"/>
              <w:jc w:val="center"/>
              <w:rPr>
                <w:rFonts w:eastAsia="Times New Roman" w:cs="Calibri"/>
                <w:b/>
                <w:bCs/>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6EB20FF2" w14:textId="323A284E" w:rsidR="00C95140" w:rsidRPr="00722A06" w:rsidRDefault="00C95140" w:rsidP="00722A06">
            <w:pPr>
              <w:widowControl/>
              <w:spacing w:line="259" w:lineRule="auto"/>
              <w:jc w:val="center"/>
              <w:rPr>
                <w:rFonts w:eastAsia="Times New Roman" w:cs="Calibri"/>
                <w:b/>
                <w:bCs/>
                <w:sz w:val="20"/>
                <w:szCs w:val="20"/>
              </w:rPr>
            </w:pPr>
          </w:p>
        </w:tc>
      </w:tr>
    </w:tbl>
    <w:p w14:paraId="59A56607" w14:textId="72C11760" w:rsidR="00C95140" w:rsidRPr="0087225D" w:rsidRDefault="00C95140" w:rsidP="00D50DDA">
      <w:pPr>
        <w:pStyle w:val="BodyText1"/>
        <w:spacing w:after="0"/>
        <w:ind w:left="86" w:hanging="86"/>
        <w:rPr>
          <w:sz w:val="16"/>
        </w:rPr>
      </w:pPr>
      <w:commentRangeStart w:id="752"/>
      <w:r w:rsidRPr="0087225D">
        <w:rPr>
          <w:sz w:val="16"/>
        </w:rPr>
        <w:t>^ Results not statistically reliable, n&lt;30  </w:t>
      </w:r>
      <w:commentRangeEnd w:id="752"/>
      <w:r>
        <w:rPr>
          <w:rStyle w:val="CommentReference"/>
          <w:rFonts w:eastAsia="Arial" w:cs="Arial"/>
          <w:color w:val="000000"/>
        </w:rPr>
        <w:commentReference w:id="752"/>
      </w:r>
    </w:p>
    <w:p w14:paraId="3947F79B" w14:textId="675DE3ED" w:rsidR="00C95140" w:rsidRDefault="00C95140" w:rsidP="00D50DDA">
      <w:pPr>
        <w:pStyle w:val="BodyText1"/>
        <w:spacing w:after="0"/>
        <w:ind w:left="86" w:hanging="86"/>
        <w:rPr>
          <w:sz w:val="16"/>
        </w:rPr>
      </w:pPr>
      <w:commentRangeStart w:id="75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53"/>
      <w:r>
        <w:rPr>
          <w:rStyle w:val="CommentReference"/>
          <w:rFonts w:eastAsia="Arial" w:cs="Arial"/>
          <w:color w:val="000000"/>
        </w:rPr>
        <w:commentReference w:id="753"/>
      </w:r>
    </w:p>
    <w:p w14:paraId="18F2BFB7" w14:textId="4F54BA01"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B1911E" w14:textId="43FAADC3"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3E190A3C" w14:textId="231D4E61" w:rsidR="00C95140"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61AA6D92"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31A2B4F" w14:textId="31D41AFD" w:rsidR="00752B66" w:rsidRDefault="00752B66" w:rsidP="00752B66">
      <w:pPr>
        <w:pStyle w:val="Heading4"/>
      </w:pPr>
      <w:r>
        <w:t xml:space="preserve">Training, </w:t>
      </w:r>
      <w:r w:rsidR="00F3045F">
        <w:t xml:space="preserve">record keeping, </w:t>
      </w:r>
      <w:r>
        <w:t>information sources, and decisionmaking</w:t>
      </w:r>
    </w:p>
    <w:p w14:paraId="5F15B30A" w14:textId="449DC6E5" w:rsidR="00752B66" w:rsidRDefault="00752B66" w:rsidP="00752B66">
      <w:pPr>
        <w:pStyle w:val="BodyText1"/>
        <w:rPr>
          <w:highlight w:val="yellow"/>
        </w:rPr>
      </w:pPr>
      <w:r>
        <w:t xml:space="preserve">Farmers may receive training on agricultural production, markets, and inputs, the use of fertilizers, pesticides, and herbicides, and integrated pest management. Farmers may also receive agricultural information from many sources both within and outside their communities. </w:t>
      </w:r>
      <w:r w:rsidRPr="00987BEC">
        <w:rPr>
          <w:b/>
        </w:rPr>
        <w:t xml:space="preserve">Table </w:t>
      </w:r>
      <w:r>
        <w:rPr>
          <w:b/>
        </w:rPr>
        <w:t>7</w:t>
      </w:r>
      <w:r w:rsidRPr="00987BEC">
        <w:rPr>
          <w:b/>
        </w:rPr>
        <w:t>.</w:t>
      </w:r>
      <w:r>
        <w:rPr>
          <w:b/>
        </w:rPr>
        <w:t>1.</w:t>
      </w:r>
      <w:r w:rsidR="00FF36EF">
        <w:rPr>
          <w:b/>
        </w:rPr>
        <w:t>1</w:t>
      </w:r>
      <w:r w:rsidR="005B66A0">
        <w:rPr>
          <w:b/>
        </w:rPr>
        <w:t>2</w:t>
      </w:r>
      <w:r>
        <w:t xml:space="preserve"> presents the percentages of maize farmers who received t</w:t>
      </w:r>
      <w:r w:rsidRPr="00F630D3">
        <w:t xml:space="preserve">raining on </w:t>
      </w:r>
      <w:r>
        <w:t>the use of inorganic fertilizers, pesticides, and herbicides, and farmers’ main sources of information for how to grow their crops well</w:t>
      </w:r>
      <w:r w:rsidRPr="00F630D3">
        <w:t>.</w:t>
      </w:r>
      <w:r>
        <w:t xml:space="preserve"> </w:t>
      </w:r>
      <w:r w:rsidRPr="00F630D3">
        <w:rPr>
          <w:highlight w:val="yellow"/>
        </w:rPr>
        <w:t xml:space="preserve">[Discuss findings. </w:t>
      </w:r>
      <w:r>
        <w:rPr>
          <w:highlight w:val="yellow"/>
        </w:rPr>
        <w:t>Were any differences found between disaggregate categories?]</w:t>
      </w:r>
    </w:p>
    <w:p w14:paraId="5E82644B" w14:textId="1324FC9D" w:rsidR="00752B66" w:rsidRPr="005845A8" w:rsidRDefault="00752B66" w:rsidP="00752B66">
      <w:pPr>
        <w:pStyle w:val="Tabletitle"/>
      </w:pPr>
      <w:bookmarkStart w:id="754" w:name="_Toc63673098"/>
      <w:r w:rsidRPr="005845A8">
        <w:t xml:space="preserve">Table </w:t>
      </w:r>
      <w:r>
        <w:t>7</w:t>
      </w:r>
      <w:r w:rsidRPr="005845A8">
        <w:t>.1.</w:t>
      </w:r>
      <w:r w:rsidR="00FF36EF">
        <w:t>1</w:t>
      </w:r>
      <w:r w:rsidR="005B66A0">
        <w:t>2</w:t>
      </w:r>
      <w:r>
        <w:t>:</w:t>
      </w:r>
      <w:r w:rsidRPr="005845A8">
        <w:t xml:space="preserve"> </w:t>
      </w:r>
      <w:r w:rsidR="00E12671" w:rsidRPr="00E12671">
        <w:t xml:space="preserve"> </w:t>
      </w:r>
      <w:r w:rsidR="00E12671">
        <w:t xml:space="preserve">Record Keeping, </w:t>
      </w:r>
      <w:r w:rsidRPr="005845A8">
        <w:t xml:space="preserve">Training </w:t>
      </w:r>
      <w:r>
        <w:t>R</w:t>
      </w:r>
      <w:r w:rsidRPr="005845A8">
        <w:t>eceived</w:t>
      </w:r>
      <w:r w:rsidR="00E12671">
        <w:t>,</w:t>
      </w:r>
      <w:r w:rsidRPr="005845A8">
        <w:t xml:space="preserve"> and </w:t>
      </w:r>
      <w:r>
        <w:t>M</w:t>
      </w:r>
      <w:r w:rsidRPr="005845A8">
        <w:t xml:space="preserve">ain </w:t>
      </w:r>
      <w:r>
        <w:t>I</w:t>
      </w:r>
      <w:r w:rsidRPr="005845A8">
        <w:t xml:space="preserve">nformation </w:t>
      </w:r>
      <w:r>
        <w:t>S</w:t>
      </w:r>
      <w:r w:rsidRPr="005845A8">
        <w:t xml:space="preserve">ources </w:t>
      </w:r>
      <w:r>
        <w:t>a</w:t>
      </w:r>
      <w:r w:rsidRPr="005845A8">
        <w:t xml:space="preserve">mong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54"/>
    </w:p>
    <w:tbl>
      <w:tblPr>
        <w:tblW w:w="0" w:type="auto"/>
        <w:tblLayout w:type="fixed"/>
        <w:tblLook w:val="04A0" w:firstRow="1" w:lastRow="0" w:firstColumn="1" w:lastColumn="0" w:noHBand="0" w:noVBand="1"/>
      </w:tblPr>
      <w:tblGrid>
        <w:gridCol w:w="2898"/>
        <w:gridCol w:w="967"/>
        <w:gridCol w:w="910"/>
        <w:gridCol w:w="890"/>
        <w:gridCol w:w="654"/>
        <w:gridCol w:w="272"/>
        <w:gridCol w:w="874"/>
        <w:gridCol w:w="900"/>
        <w:gridCol w:w="618"/>
      </w:tblGrid>
      <w:tr w:rsidR="00752B66" w:rsidRPr="00722A06" w14:paraId="64F00BF0" w14:textId="77777777" w:rsidTr="006D234F">
        <w:tc>
          <w:tcPr>
            <w:tcW w:w="2898" w:type="dxa"/>
            <w:vMerge w:val="restart"/>
            <w:tcBorders>
              <w:top w:val="single" w:sz="4" w:space="0" w:color="auto"/>
              <w:left w:val="nil"/>
              <w:bottom w:val="single" w:sz="4" w:space="0" w:color="000000"/>
              <w:right w:val="nil"/>
            </w:tcBorders>
            <w:shd w:val="clear" w:color="000000" w:fill="387990"/>
            <w:vAlign w:val="bottom"/>
            <w:hideMark/>
          </w:tcPr>
          <w:p w14:paraId="4B4E6D08" w14:textId="77777777" w:rsidR="00752B66" w:rsidRPr="00722A06" w:rsidRDefault="00752B66"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Topic or source</w:t>
            </w:r>
          </w:p>
        </w:tc>
        <w:tc>
          <w:tcPr>
            <w:tcW w:w="967" w:type="dxa"/>
            <w:vMerge w:val="restart"/>
            <w:tcBorders>
              <w:top w:val="single" w:sz="4" w:space="0" w:color="auto"/>
              <w:left w:val="nil"/>
              <w:bottom w:val="nil"/>
              <w:right w:val="nil"/>
            </w:tcBorders>
            <w:shd w:val="clear" w:color="000000" w:fill="387990"/>
            <w:vAlign w:val="bottom"/>
            <w:hideMark/>
          </w:tcPr>
          <w:p w14:paraId="1AB9B9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2454" w:type="dxa"/>
            <w:gridSpan w:val="3"/>
            <w:tcBorders>
              <w:top w:val="single" w:sz="4" w:space="0" w:color="auto"/>
              <w:left w:val="nil"/>
              <w:bottom w:val="single" w:sz="4" w:space="0" w:color="FFFFFF"/>
              <w:right w:val="nil"/>
            </w:tcBorders>
            <w:shd w:val="clear" w:color="000000" w:fill="387990"/>
            <w:vAlign w:val="center"/>
            <w:hideMark/>
          </w:tcPr>
          <w:p w14:paraId="6206A0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272" w:type="dxa"/>
            <w:tcBorders>
              <w:top w:val="single" w:sz="4" w:space="0" w:color="auto"/>
              <w:left w:val="nil"/>
              <w:bottom w:val="nil"/>
              <w:right w:val="nil"/>
            </w:tcBorders>
            <w:shd w:val="clear" w:color="000000" w:fill="387990"/>
            <w:vAlign w:val="center"/>
            <w:hideMark/>
          </w:tcPr>
          <w:p w14:paraId="3340A84E"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2392" w:type="dxa"/>
            <w:gridSpan w:val="3"/>
            <w:tcBorders>
              <w:top w:val="single" w:sz="4" w:space="0" w:color="auto"/>
              <w:left w:val="nil"/>
              <w:bottom w:val="single" w:sz="4" w:space="0" w:color="FFFFFF"/>
              <w:right w:val="nil"/>
            </w:tcBorders>
            <w:shd w:val="clear" w:color="000000" w:fill="387990"/>
            <w:vAlign w:val="center"/>
            <w:hideMark/>
          </w:tcPr>
          <w:p w14:paraId="52857540"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Pr>
                <w:rFonts w:eastAsia="Times New Roman" w:cs="Times New Roman"/>
                <w:b/>
                <w:bCs/>
                <w:color w:val="FFFFFF"/>
                <w:sz w:val="20"/>
                <w:szCs w:val="20"/>
              </w:rPr>
              <w:t xml:space="preserve"> (years)</w:t>
            </w:r>
          </w:p>
        </w:tc>
      </w:tr>
      <w:tr w:rsidR="00752B66" w:rsidRPr="00722A06" w14:paraId="1553D3AD" w14:textId="77777777" w:rsidTr="006D234F">
        <w:tc>
          <w:tcPr>
            <w:tcW w:w="2898" w:type="dxa"/>
            <w:vMerge/>
            <w:tcBorders>
              <w:top w:val="single" w:sz="4" w:space="0" w:color="auto"/>
              <w:left w:val="nil"/>
              <w:bottom w:val="single" w:sz="4" w:space="0" w:color="000000"/>
              <w:right w:val="nil"/>
            </w:tcBorders>
            <w:vAlign w:val="center"/>
            <w:hideMark/>
          </w:tcPr>
          <w:p w14:paraId="6806E168"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vMerge/>
            <w:tcBorders>
              <w:top w:val="single" w:sz="4" w:space="0" w:color="auto"/>
              <w:left w:val="nil"/>
              <w:bottom w:val="nil"/>
              <w:right w:val="nil"/>
            </w:tcBorders>
            <w:vAlign w:val="center"/>
            <w:hideMark/>
          </w:tcPr>
          <w:p w14:paraId="6B025035"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52CC0401"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890" w:type="dxa"/>
            <w:tcBorders>
              <w:top w:val="nil"/>
              <w:left w:val="nil"/>
              <w:bottom w:val="nil"/>
              <w:right w:val="nil"/>
            </w:tcBorders>
            <w:shd w:val="clear" w:color="000000" w:fill="387990"/>
            <w:vAlign w:val="center"/>
            <w:hideMark/>
          </w:tcPr>
          <w:p w14:paraId="77C272D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654" w:type="dxa"/>
            <w:vMerge w:val="restart"/>
            <w:tcBorders>
              <w:top w:val="nil"/>
              <w:left w:val="nil"/>
              <w:right w:val="nil"/>
            </w:tcBorders>
            <w:shd w:val="clear" w:color="000000" w:fill="387990"/>
            <w:vAlign w:val="bottom"/>
            <w:hideMark/>
          </w:tcPr>
          <w:p w14:paraId="79BD02E3"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6324BBAB" w14:textId="77777777" w:rsidR="00752B66" w:rsidRPr="00722A06" w:rsidRDefault="00752B66" w:rsidP="00D15693">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272" w:type="dxa"/>
            <w:tcBorders>
              <w:top w:val="nil"/>
              <w:left w:val="nil"/>
              <w:bottom w:val="nil"/>
              <w:right w:val="nil"/>
            </w:tcBorders>
            <w:shd w:val="clear" w:color="000000" w:fill="387990"/>
            <w:vAlign w:val="center"/>
            <w:hideMark/>
          </w:tcPr>
          <w:p w14:paraId="13407D0B"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nil"/>
              <w:right w:val="nil"/>
            </w:tcBorders>
            <w:shd w:val="clear" w:color="000000" w:fill="387990"/>
            <w:vAlign w:val="center"/>
            <w:hideMark/>
          </w:tcPr>
          <w:p w14:paraId="2C09D462"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center"/>
            <w:hideMark/>
          </w:tcPr>
          <w:p w14:paraId="10256EB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618" w:type="dxa"/>
            <w:vMerge w:val="restart"/>
            <w:tcBorders>
              <w:top w:val="nil"/>
              <w:left w:val="nil"/>
              <w:right w:val="nil"/>
            </w:tcBorders>
            <w:shd w:val="clear" w:color="000000" w:fill="387990"/>
            <w:vAlign w:val="bottom"/>
            <w:hideMark/>
          </w:tcPr>
          <w:p w14:paraId="07156EC0"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5C46706C" w14:textId="77777777" w:rsidR="00752B66" w:rsidRPr="00722A06" w:rsidRDefault="00752B66" w:rsidP="00D15693">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752B66" w:rsidRPr="00722A06" w14:paraId="6923A9CF" w14:textId="77777777" w:rsidTr="006D234F">
        <w:tc>
          <w:tcPr>
            <w:tcW w:w="2898" w:type="dxa"/>
            <w:vMerge/>
            <w:tcBorders>
              <w:top w:val="single" w:sz="4" w:space="0" w:color="auto"/>
              <w:left w:val="nil"/>
              <w:bottom w:val="single" w:sz="4" w:space="0" w:color="000000"/>
              <w:right w:val="nil"/>
            </w:tcBorders>
            <w:vAlign w:val="center"/>
            <w:hideMark/>
          </w:tcPr>
          <w:p w14:paraId="4BEC51AA"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tcBorders>
              <w:top w:val="nil"/>
              <w:left w:val="nil"/>
              <w:bottom w:val="single" w:sz="4" w:space="0" w:color="auto"/>
              <w:right w:val="nil"/>
            </w:tcBorders>
            <w:shd w:val="clear" w:color="000000" w:fill="387990"/>
            <w:vAlign w:val="center"/>
            <w:hideMark/>
          </w:tcPr>
          <w:p w14:paraId="4405BAF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2AE2E8F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890" w:type="dxa"/>
            <w:tcBorders>
              <w:top w:val="nil"/>
              <w:left w:val="nil"/>
              <w:bottom w:val="single" w:sz="4" w:space="0" w:color="auto"/>
              <w:right w:val="nil"/>
            </w:tcBorders>
            <w:shd w:val="clear" w:color="000000" w:fill="387990"/>
            <w:vAlign w:val="center"/>
            <w:hideMark/>
          </w:tcPr>
          <w:p w14:paraId="5E0FB43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54" w:type="dxa"/>
            <w:vMerge/>
            <w:tcBorders>
              <w:left w:val="nil"/>
              <w:bottom w:val="single" w:sz="4" w:space="0" w:color="auto"/>
              <w:right w:val="nil"/>
            </w:tcBorders>
            <w:shd w:val="clear" w:color="000000" w:fill="387990"/>
            <w:vAlign w:val="center"/>
            <w:hideMark/>
          </w:tcPr>
          <w:p w14:paraId="1B81076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4" w:space="0" w:color="auto"/>
              <w:right w:val="nil"/>
            </w:tcBorders>
            <w:shd w:val="clear" w:color="000000" w:fill="387990"/>
            <w:vAlign w:val="center"/>
            <w:hideMark/>
          </w:tcPr>
          <w:p w14:paraId="400501EF"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single" w:sz="4" w:space="0" w:color="auto"/>
              <w:right w:val="nil"/>
            </w:tcBorders>
            <w:shd w:val="clear" w:color="000000" w:fill="387990"/>
            <w:vAlign w:val="center"/>
            <w:hideMark/>
          </w:tcPr>
          <w:p w14:paraId="1B2804AB"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6947DB9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18" w:type="dxa"/>
            <w:vMerge/>
            <w:tcBorders>
              <w:left w:val="nil"/>
              <w:bottom w:val="single" w:sz="4" w:space="0" w:color="auto"/>
              <w:right w:val="nil"/>
            </w:tcBorders>
            <w:shd w:val="clear" w:color="000000" w:fill="387990"/>
            <w:vAlign w:val="center"/>
            <w:hideMark/>
          </w:tcPr>
          <w:p w14:paraId="04C087BA"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E12671" w:rsidRPr="00722A06" w14:paraId="6F0CEB40" w14:textId="77777777" w:rsidTr="006D234F">
        <w:tc>
          <w:tcPr>
            <w:tcW w:w="2898" w:type="dxa"/>
            <w:tcBorders>
              <w:top w:val="nil"/>
              <w:left w:val="nil"/>
              <w:bottom w:val="single" w:sz="8" w:space="0" w:color="auto"/>
              <w:right w:val="nil"/>
            </w:tcBorders>
            <w:shd w:val="clear" w:color="auto" w:fill="auto"/>
            <w:noWrap/>
            <w:vAlign w:val="center"/>
          </w:tcPr>
          <w:p w14:paraId="60CE5A27" w14:textId="4E35F508" w:rsidR="00E12671" w:rsidRPr="00E12671" w:rsidRDefault="00E12671" w:rsidP="00D15693">
            <w:pPr>
              <w:widowControl/>
              <w:spacing w:line="259" w:lineRule="auto"/>
              <w:rPr>
                <w:rFonts w:eastAsia="Times New Roman" w:cs="Times New Roman"/>
                <w:b/>
                <w:bCs/>
                <w:sz w:val="20"/>
                <w:szCs w:val="20"/>
              </w:rPr>
            </w:pPr>
            <w:r>
              <w:rPr>
                <w:rFonts w:eastAsia="Times New Roman" w:cs="Times New Roman"/>
                <w:b/>
                <w:bCs/>
                <w:sz w:val="20"/>
                <w:szCs w:val="20"/>
              </w:rPr>
              <w:t>Keeps written records</w:t>
            </w:r>
          </w:p>
        </w:tc>
        <w:tc>
          <w:tcPr>
            <w:tcW w:w="967" w:type="dxa"/>
            <w:tcBorders>
              <w:top w:val="nil"/>
              <w:left w:val="nil"/>
              <w:bottom w:val="single" w:sz="8" w:space="0" w:color="auto"/>
              <w:right w:val="nil"/>
            </w:tcBorders>
            <w:shd w:val="clear" w:color="auto" w:fill="auto"/>
            <w:vAlign w:val="center"/>
          </w:tcPr>
          <w:p w14:paraId="67656E92"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10" w:type="dxa"/>
            <w:tcBorders>
              <w:top w:val="nil"/>
              <w:left w:val="nil"/>
              <w:bottom w:val="single" w:sz="8" w:space="0" w:color="auto"/>
              <w:right w:val="nil"/>
            </w:tcBorders>
            <w:shd w:val="clear" w:color="auto" w:fill="auto"/>
            <w:vAlign w:val="center"/>
          </w:tcPr>
          <w:p w14:paraId="394FC02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90" w:type="dxa"/>
            <w:tcBorders>
              <w:top w:val="nil"/>
              <w:left w:val="nil"/>
              <w:bottom w:val="single" w:sz="8" w:space="0" w:color="auto"/>
              <w:right w:val="nil"/>
            </w:tcBorders>
            <w:shd w:val="clear" w:color="auto" w:fill="auto"/>
            <w:vAlign w:val="center"/>
          </w:tcPr>
          <w:p w14:paraId="438BDF0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54" w:type="dxa"/>
            <w:tcBorders>
              <w:top w:val="nil"/>
              <w:left w:val="nil"/>
              <w:bottom w:val="single" w:sz="8" w:space="0" w:color="auto"/>
              <w:right w:val="nil"/>
            </w:tcBorders>
            <w:shd w:val="clear" w:color="auto" w:fill="auto"/>
            <w:vAlign w:val="center"/>
          </w:tcPr>
          <w:p w14:paraId="67F7EC3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8" w:space="0" w:color="auto"/>
              <w:right w:val="nil"/>
            </w:tcBorders>
            <w:shd w:val="clear" w:color="auto" w:fill="auto"/>
            <w:vAlign w:val="center"/>
          </w:tcPr>
          <w:p w14:paraId="2D2E615C"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74" w:type="dxa"/>
            <w:tcBorders>
              <w:top w:val="nil"/>
              <w:left w:val="nil"/>
              <w:bottom w:val="single" w:sz="8" w:space="0" w:color="auto"/>
              <w:right w:val="nil"/>
            </w:tcBorders>
            <w:shd w:val="clear" w:color="auto" w:fill="auto"/>
            <w:vAlign w:val="center"/>
          </w:tcPr>
          <w:p w14:paraId="6759DCA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8" w:space="0" w:color="auto"/>
              <w:right w:val="nil"/>
            </w:tcBorders>
            <w:shd w:val="clear" w:color="auto" w:fill="auto"/>
            <w:vAlign w:val="center"/>
          </w:tcPr>
          <w:p w14:paraId="7D73423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18" w:type="dxa"/>
            <w:tcBorders>
              <w:top w:val="nil"/>
              <w:left w:val="nil"/>
              <w:bottom w:val="single" w:sz="8" w:space="0" w:color="auto"/>
              <w:right w:val="nil"/>
            </w:tcBorders>
            <w:shd w:val="clear" w:color="auto" w:fill="auto"/>
            <w:vAlign w:val="center"/>
          </w:tcPr>
          <w:p w14:paraId="49C03DB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r>
      <w:tr w:rsidR="00752B66" w:rsidRPr="00722A06" w14:paraId="18868B9B" w14:textId="77777777" w:rsidTr="006D234F">
        <w:tc>
          <w:tcPr>
            <w:tcW w:w="2898" w:type="dxa"/>
            <w:tcBorders>
              <w:top w:val="single" w:sz="8" w:space="0" w:color="auto"/>
              <w:left w:val="nil"/>
              <w:bottom w:val="nil"/>
              <w:right w:val="nil"/>
            </w:tcBorders>
            <w:shd w:val="clear" w:color="000000" w:fill="DDEBF7"/>
            <w:noWrap/>
            <w:vAlign w:val="center"/>
            <w:hideMark/>
          </w:tcPr>
          <w:p w14:paraId="18364FBB"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Training</w:t>
            </w:r>
            <w:r w:rsidRPr="00722A06">
              <w:rPr>
                <w:rFonts w:eastAsia="Times New Roman" w:cs="Times New Roman"/>
                <w:b/>
                <w:bCs/>
                <w:sz w:val="20"/>
                <w:szCs w:val="20"/>
                <w:vertAlign w:val="superscript"/>
              </w:rPr>
              <w:t>b</w:t>
            </w:r>
          </w:p>
        </w:tc>
        <w:tc>
          <w:tcPr>
            <w:tcW w:w="967" w:type="dxa"/>
            <w:tcBorders>
              <w:top w:val="single" w:sz="8" w:space="0" w:color="auto"/>
              <w:left w:val="nil"/>
              <w:bottom w:val="nil"/>
              <w:right w:val="nil"/>
            </w:tcBorders>
            <w:shd w:val="clear" w:color="000000" w:fill="DDEBF7"/>
            <w:vAlign w:val="center"/>
            <w:hideMark/>
          </w:tcPr>
          <w:p w14:paraId="769D7120"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10" w:type="dxa"/>
            <w:tcBorders>
              <w:top w:val="single" w:sz="8" w:space="0" w:color="auto"/>
              <w:left w:val="nil"/>
              <w:bottom w:val="nil"/>
              <w:right w:val="nil"/>
            </w:tcBorders>
            <w:shd w:val="clear" w:color="000000" w:fill="DDEBF7"/>
            <w:vAlign w:val="center"/>
            <w:hideMark/>
          </w:tcPr>
          <w:p w14:paraId="1109E1A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8" w:space="0" w:color="auto"/>
              <w:left w:val="nil"/>
              <w:bottom w:val="nil"/>
              <w:right w:val="nil"/>
            </w:tcBorders>
            <w:shd w:val="clear" w:color="000000" w:fill="DDEBF7"/>
            <w:vAlign w:val="center"/>
            <w:hideMark/>
          </w:tcPr>
          <w:p w14:paraId="43233F81"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8" w:space="0" w:color="auto"/>
              <w:left w:val="nil"/>
              <w:bottom w:val="nil"/>
              <w:right w:val="nil"/>
            </w:tcBorders>
            <w:shd w:val="clear" w:color="000000" w:fill="DDEBF7"/>
            <w:vAlign w:val="center"/>
            <w:hideMark/>
          </w:tcPr>
          <w:p w14:paraId="3A47FE4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8" w:space="0" w:color="auto"/>
              <w:left w:val="nil"/>
              <w:bottom w:val="nil"/>
              <w:right w:val="nil"/>
            </w:tcBorders>
            <w:shd w:val="clear" w:color="000000" w:fill="DDEBF7"/>
            <w:vAlign w:val="center"/>
            <w:hideMark/>
          </w:tcPr>
          <w:p w14:paraId="76F3798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8" w:space="0" w:color="auto"/>
              <w:left w:val="nil"/>
              <w:bottom w:val="nil"/>
              <w:right w:val="nil"/>
            </w:tcBorders>
            <w:shd w:val="clear" w:color="000000" w:fill="DDEBF7"/>
            <w:vAlign w:val="center"/>
            <w:hideMark/>
          </w:tcPr>
          <w:p w14:paraId="758B358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8" w:space="0" w:color="auto"/>
              <w:left w:val="nil"/>
              <w:bottom w:val="nil"/>
              <w:right w:val="nil"/>
            </w:tcBorders>
            <w:shd w:val="clear" w:color="000000" w:fill="DDEBF7"/>
            <w:vAlign w:val="center"/>
            <w:hideMark/>
          </w:tcPr>
          <w:p w14:paraId="78910FBF"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8" w:space="0" w:color="auto"/>
              <w:left w:val="nil"/>
              <w:bottom w:val="nil"/>
              <w:right w:val="nil"/>
            </w:tcBorders>
            <w:shd w:val="clear" w:color="000000" w:fill="DDEBF7"/>
            <w:vAlign w:val="center"/>
            <w:hideMark/>
          </w:tcPr>
          <w:p w14:paraId="701609E5"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58A9EEB3"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CA6850F" w14:textId="77777777" w:rsidR="00752B66" w:rsidRPr="00722A06" w:rsidRDefault="00752B66" w:rsidP="00D15693">
            <w:pPr>
              <w:widowControl/>
              <w:spacing w:line="259" w:lineRule="auto"/>
              <w:ind w:left="162"/>
              <w:rPr>
                <w:rFonts w:eastAsia="Times New Roman" w:cs="Times New Roman"/>
                <w:sz w:val="20"/>
                <w:szCs w:val="20"/>
              </w:rPr>
            </w:pPr>
            <w:r w:rsidRPr="00722A06">
              <w:rPr>
                <w:rFonts w:eastAsia="Times New Roman" w:cs="Times New Roman"/>
                <w:sz w:val="20"/>
                <w:szCs w:val="20"/>
              </w:rPr>
              <w:t xml:space="preserve">Use and application of </w:t>
            </w:r>
            <w:r w:rsidRPr="00722A06">
              <w:rPr>
                <w:rFonts w:eastAsia="Times New Roman" w:cs="Times New Roman"/>
                <w:sz w:val="20"/>
                <w:szCs w:val="20"/>
              </w:rPr>
              <w:lastRenderedPageBreak/>
              <w:t>inorganic fertilizer</w:t>
            </w:r>
          </w:p>
        </w:tc>
        <w:tc>
          <w:tcPr>
            <w:tcW w:w="967" w:type="dxa"/>
            <w:tcBorders>
              <w:top w:val="single" w:sz="4" w:space="0" w:color="auto"/>
              <w:left w:val="nil"/>
              <w:bottom w:val="single" w:sz="4" w:space="0" w:color="auto"/>
              <w:right w:val="nil"/>
            </w:tcBorders>
            <w:shd w:val="clear" w:color="auto" w:fill="auto"/>
            <w:vAlign w:val="center"/>
            <w:hideMark/>
          </w:tcPr>
          <w:p w14:paraId="1B4B82C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AE5606A"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CB0A4F8"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auto" w:fill="auto"/>
            <w:vAlign w:val="center"/>
            <w:hideMark/>
          </w:tcPr>
          <w:p w14:paraId="6FB5652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1CF5952E"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1468D8A9"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154C81C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331C1DA4"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2C1A7EB" w14:textId="77777777" w:rsidTr="006D234F">
        <w:tc>
          <w:tcPr>
            <w:tcW w:w="2898" w:type="dxa"/>
            <w:tcBorders>
              <w:top w:val="nil"/>
              <w:left w:val="nil"/>
              <w:bottom w:val="nil"/>
              <w:right w:val="nil"/>
            </w:tcBorders>
            <w:shd w:val="clear" w:color="auto" w:fill="auto"/>
            <w:vAlign w:val="center"/>
            <w:hideMark/>
          </w:tcPr>
          <w:p w14:paraId="0A3725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Use and application of pesticides</w:t>
            </w:r>
          </w:p>
        </w:tc>
        <w:tc>
          <w:tcPr>
            <w:tcW w:w="967" w:type="dxa"/>
            <w:tcBorders>
              <w:top w:val="nil"/>
              <w:left w:val="nil"/>
              <w:bottom w:val="nil"/>
              <w:right w:val="nil"/>
            </w:tcBorders>
            <w:shd w:val="clear" w:color="auto" w:fill="auto"/>
            <w:vAlign w:val="center"/>
            <w:hideMark/>
          </w:tcPr>
          <w:p w14:paraId="00B46B27"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247F5EC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564E20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auto" w:fill="auto"/>
            <w:vAlign w:val="center"/>
            <w:hideMark/>
          </w:tcPr>
          <w:p w14:paraId="4A40CA33"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272" w:type="dxa"/>
            <w:tcBorders>
              <w:top w:val="nil"/>
              <w:left w:val="nil"/>
              <w:bottom w:val="nil"/>
              <w:right w:val="nil"/>
            </w:tcBorders>
            <w:shd w:val="clear" w:color="auto" w:fill="auto"/>
            <w:vAlign w:val="center"/>
            <w:hideMark/>
          </w:tcPr>
          <w:p w14:paraId="3299F4F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74" w:type="dxa"/>
            <w:tcBorders>
              <w:top w:val="nil"/>
              <w:left w:val="nil"/>
              <w:bottom w:val="nil"/>
              <w:right w:val="nil"/>
            </w:tcBorders>
            <w:shd w:val="clear" w:color="auto" w:fill="auto"/>
            <w:vAlign w:val="center"/>
            <w:hideMark/>
          </w:tcPr>
          <w:p w14:paraId="5757C4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D10DC9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6AEC3532" w14:textId="77777777" w:rsidR="00752B66" w:rsidRPr="00722A06" w:rsidRDefault="00752B66" w:rsidP="00D15693">
            <w:pPr>
              <w:widowControl/>
              <w:spacing w:line="259" w:lineRule="auto"/>
              <w:jc w:val="center"/>
              <w:rPr>
                <w:rFonts w:eastAsia="Times New Roman" w:cs="Times New Roman"/>
                <w:color w:val="auto"/>
                <w:sz w:val="20"/>
                <w:szCs w:val="20"/>
              </w:rPr>
            </w:pPr>
          </w:p>
        </w:tc>
      </w:tr>
      <w:tr w:rsidR="00752B66" w:rsidRPr="00722A06" w14:paraId="164D27D1" w14:textId="77777777" w:rsidTr="006D234F">
        <w:tc>
          <w:tcPr>
            <w:tcW w:w="2898" w:type="dxa"/>
            <w:tcBorders>
              <w:top w:val="single" w:sz="4" w:space="0" w:color="auto"/>
              <w:left w:val="nil"/>
              <w:bottom w:val="nil"/>
              <w:right w:val="nil"/>
            </w:tcBorders>
            <w:shd w:val="clear" w:color="auto" w:fill="auto"/>
            <w:vAlign w:val="center"/>
            <w:hideMark/>
          </w:tcPr>
          <w:p w14:paraId="5A539373"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Use and application of herbicides</w:t>
            </w:r>
          </w:p>
        </w:tc>
        <w:tc>
          <w:tcPr>
            <w:tcW w:w="967" w:type="dxa"/>
            <w:tcBorders>
              <w:top w:val="single" w:sz="4" w:space="0" w:color="auto"/>
              <w:left w:val="nil"/>
              <w:bottom w:val="nil"/>
              <w:right w:val="nil"/>
            </w:tcBorders>
            <w:shd w:val="clear" w:color="auto" w:fill="auto"/>
            <w:vAlign w:val="center"/>
            <w:hideMark/>
          </w:tcPr>
          <w:p w14:paraId="534C7BA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nil"/>
              <w:right w:val="nil"/>
            </w:tcBorders>
            <w:shd w:val="clear" w:color="auto" w:fill="auto"/>
            <w:noWrap/>
            <w:vAlign w:val="center"/>
            <w:hideMark/>
          </w:tcPr>
          <w:p w14:paraId="383043C1"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nil"/>
              <w:right w:val="nil"/>
            </w:tcBorders>
            <w:shd w:val="clear" w:color="auto" w:fill="auto"/>
            <w:vAlign w:val="center"/>
            <w:hideMark/>
          </w:tcPr>
          <w:p w14:paraId="2EA422A6"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nil"/>
              <w:right w:val="nil"/>
            </w:tcBorders>
            <w:shd w:val="clear" w:color="auto" w:fill="auto"/>
            <w:vAlign w:val="center"/>
            <w:hideMark/>
          </w:tcPr>
          <w:p w14:paraId="69D2047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nil"/>
              <w:right w:val="nil"/>
            </w:tcBorders>
            <w:shd w:val="clear" w:color="auto" w:fill="auto"/>
            <w:vAlign w:val="center"/>
            <w:hideMark/>
          </w:tcPr>
          <w:p w14:paraId="3902DC2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nil"/>
              <w:right w:val="nil"/>
            </w:tcBorders>
            <w:shd w:val="clear" w:color="auto" w:fill="auto"/>
            <w:vAlign w:val="center"/>
            <w:hideMark/>
          </w:tcPr>
          <w:p w14:paraId="3DC43BC7"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nil"/>
              <w:right w:val="nil"/>
            </w:tcBorders>
            <w:shd w:val="clear" w:color="auto" w:fill="auto"/>
            <w:vAlign w:val="center"/>
            <w:hideMark/>
          </w:tcPr>
          <w:p w14:paraId="2C360DF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nil"/>
              <w:right w:val="nil"/>
            </w:tcBorders>
            <w:shd w:val="clear" w:color="auto" w:fill="auto"/>
            <w:vAlign w:val="center"/>
            <w:hideMark/>
          </w:tcPr>
          <w:p w14:paraId="30C1CFC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4CB755BD" w14:textId="77777777" w:rsidTr="006D234F">
        <w:tc>
          <w:tcPr>
            <w:tcW w:w="2898" w:type="dxa"/>
            <w:tcBorders>
              <w:top w:val="single" w:sz="4" w:space="0" w:color="auto"/>
              <w:left w:val="nil"/>
              <w:bottom w:val="single" w:sz="4" w:space="0" w:color="auto"/>
              <w:right w:val="nil"/>
            </w:tcBorders>
            <w:shd w:val="clear" w:color="000000" w:fill="DDEBF7"/>
            <w:noWrap/>
            <w:vAlign w:val="center"/>
            <w:hideMark/>
          </w:tcPr>
          <w:p w14:paraId="28FD2F9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Main information source</w:t>
            </w:r>
          </w:p>
        </w:tc>
        <w:tc>
          <w:tcPr>
            <w:tcW w:w="967" w:type="dxa"/>
            <w:tcBorders>
              <w:top w:val="single" w:sz="4" w:space="0" w:color="auto"/>
              <w:left w:val="nil"/>
              <w:bottom w:val="single" w:sz="4" w:space="0" w:color="auto"/>
              <w:right w:val="nil"/>
            </w:tcBorders>
            <w:shd w:val="clear" w:color="000000" w:fill="DDEBF7"/>
            <w:vAlign w:val="center"/>
            <w:hideMark/>
          </w:tcPr>
          <w:p w14:paraId="1417128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000000" w:fill="DDEBF7"/>
            <w:vAlign w:val="center"/>
            <w:hideMark/>
          </w:tcPr>
          <w:p w14:paraId="542E0BF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4" w:space="0" w:color="auto"/>
              <w:left w:val="nil"/>
              <w:bottom w:val="single" w:sz="4" w:space="0" w:color="auto"/>
              <w:right w:val="nil"/>
            </w:tcBorders>
            <w:shd w:val="clear" w:color="000000" w:fill="DDEBF7"/>
            <w:vAlign w:val="center"/>
            <w:hideMark/>
          </w:tcPr>
          <w:p w14:paraId="058D336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4" w:space="0" w:color="auto"/>
              <w:left w:val="nil"/>
              <w:bottom w:val="single" w:sz="4" w:space="0" w:color="auto"/>
              <w:right w:val="nil"/>
            </w:tcBorders>
            <w:shd w:val="clear" w:color="000000" w:fill="DDEBF7"/>
            <w:vAlign w:val="center"/>
            <w:hideMark/>
          </w:tcPr>
          <w:p w14:paraId="14F902B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4" w:space="0" w:color="auto"/>
              <w:left w:val="nil"/>
              <w:bottom w:val="single" w:sz="4" w:space="0" w:color="auto"/>
              <w:right w:val="nil"/>
            </w:tcBorders>
            <w:shd w:val="clear" w:color="000000" w:fill="DDEBF7"/>
            <w:vAlign w:val="center"/>
            <w:hideMark/>
          </w:tcPr>
          <w:p w14:paraId="2FEA886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4" w:space="0" w:color="auto"/>
              <w:left w:val="nil"/>
              <w:bottom w:val="single" w:sz="4" w:space="0" w:color="auto"/>
              <w:right w:val="nil"/>
            </w:tcBorders>
            <w:shd w:val="clear" w:color="000000" w:fill="DDEBF7"/>
            <w:vAlign w:val="center"/>
            <w:hideMark/>
          </w:tcPr>
          <w:p w14:paraId="537F309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4" w:space="0" w:color="auto"/>
              <w:left w:val="nil"/>
              <w:bottom w:val="single" w:sz="4" w:space="0" w:color="auto"/>
              <w:right w:val="nil"/>
            </w:tcBorders>
            <w:shd w:val="clear" w:color="000000" w:fill="DDEBF7"/>
            <w:vAlign w:val="center"/>
            <w:hideMark/>
          </w:tcPr>
          <w:p w14:paraId="517880B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4" w:space="0" w:color="auto"/>
              <w:left w:val="nil"/>
              <w:bottom w:val="single" w:sz="4" w:space="0" w:color="auto"/>
              <w:right w:val="nil"/>
            </w:tcBorders>
            <w:shd w:val="clear" w:color="000000" w:fill="DDEBF7"/>
            <w:vAlign w:val="center"/>
            <w:hideMark/>
          </w:tcPr>
          <w:p w14:paraId="16EE3D6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6C105C8D" w14:textId="77777777" w:rsidTr="006D234F">
        <w:tc>
          <w:tcPr>
            <w:tcW w:w="2898" w:type="dxa"/>
            <w:tcBorders>
              <w:top w:val="nil"/>
              <w:left w:val="nil"/>
              <w:bottom w:val="nil"/>
              <w:right w:val="nil"/>
            </w:tcBorders>
            <w:shd w:val="clear" w:color="auto" w:fill="auto"/>
            <w:vAlign w:val="center"/>
            <w:hideMark/>
          </w:tcPr>
          <w:p w14:paraId="3061170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Friend or neighbor</w:t>
            </w:r>
          </w:p>
        </w:tc>
        <w:tc>
          <w:tcPr>
            <w:tcW w:w="967" w:type="dxa"/>
            <w:tcBorders>
              <w:top w:val="nil"/>
              <w:left w:val="nil"/>
              <w:bottom w:val="nil"/>
              <w:right w:val="nil"/>
            </w:tcBorders>
            <w:shd w:val="clear" w:color="auto" w:fill="auto"/>
            <w:vAlign w:val="center"/>
            <w:hideMark/>
          </w:tcPr>
          <w:p w14:paraId="17BCC8C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06E2E7D"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5DFA48D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65C9AC0F"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04DAA5A0"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310AD5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41D792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60E424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6C49915"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ABB7C1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Agro-input dealer</w:t>
            </w:r>
          </w:p>
        </w:tc>
        <w:tc>
          <w:tcPr>
            <w:tcW w:w="967" w:type="dxa"/>
            <w:tcBorders>
              <w:top w:val="single" w:sz="4" w:space="0" w:color="auto"/>
              <w:left w:val="nil"/>
              <w:bottom w:val="single" w:sz="4" w:space="0" w:color="auto"/>
              <w:right w:val="nil"/>
            </w:tcBorders>
            <w:shd w:val="clear" w:color="auto" w:fill="auto"/>
            <w:vAlign w:val="center"/>
            <w:hideMark/>
          </w:tcPr>
          <w:p w14:paraId="15955E26"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E4983B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54EC7E5"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A57497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41A98F8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20F40436"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C52611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F6452AE"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2ADCF3EB" w14:textId="77777777" w:rsidTr="006D234F">
        <w:tc>
          <w:tcPr>
            <w:tcW w:w="2898" w:type="dxa"/>
            <w:tcBorders>
              <w:top w:val="nil"/>
              <w:left w:val="nil"/>
              <w:bottom w:val="nil"/>
              <w:right w:val="nil"/>
            </w:tcBorders>
            <w:shd w:val="clear" w:color="auto" w:fill="auto"/>
            <w:vAlign w:val="center"/>
            <w:hideMark/>
          </w:tcPr>
          <w:p w14:paraId="0F3173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Agriculture extension worker</w:t>
            </w:r>
          </w:p>
        </w:tc>
        <w:tc>
          <w:tcPr>
            <w:tcW w:w="967" w:type="dxa"/>
            <w:tcBorders>
              <w:top w:val="nil"/>
              <w:left w:val="nil"/>
              <w:bottom w:val="nil"/>
              <w:right w:val="nil"/>
            </w:tcBorders>
            <w:shd w:val="clear" w:color="auto" w:fill="auto"/>
            <w:vAlign w:val="center"/>
            <w:hideMark/>
          </w:tcPr>
          <w:p w14:paraId="771A6AD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B80A5B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216377B7"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FF46D76"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5F183ABB"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3F9203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F95AC5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C0159C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658F3A9B"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98637B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School</w:t>
            </w:r>
          </w:p>
        </w:tc>
        <w:tc>
          <w:tcPr>
            <w:tcW w:w="967" w:type="dxa"/>
            <w:tcBorders>
              <w:top w:val="single" w:sz="4" w:space="0" w:color="auto"/>
              <w:left w:val="nil"/>
              <w:bottom w:val="single" w:sz="4" w:space="0" w:color="auto"/>
              <w:right w:val="nil"/>
            </w:tcBorders>
            <w:shd w:val="clear" w:color="auto" w:fill="auto"/>
            <w:vAlign w:val="center"/>
            <w:hideMark/>
          </w:tcPr>
          <w:p w14:paraId="2D13596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5A5A28B9"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4FD92CA7"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5992EEA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74D9D999"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647DC27C"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79AEB49"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D411A0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9EC839C" w14:textId="77777777" w:rsidTr="006D234F">
        <w:tc>
          <w:tcPr>
            <w:tcW w:w="2898" w:type="dxa"/>
            <w:tcBorders>
              <w:top w:val="nil"/>
              <w:left w:val="nil"/>
              <w:bottom w:val="nil"/>
              <w:right w:val="nil"/>
            </w:tcBorders>
            <w:shd w:val="clear" w:color="auto" w:fill="auto"/>
            <w:vAlign w:val="center"/>
            <w:hideMark/>
          </w:tcPr>
          <w:p w14:paraId="42C82686"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Radio program</w:t>
            </w:r>
          </w:p>
        </w:tc>
        <w:tc>
          <w:tcPr>
            <w:tcW w:w="967" w:type="dxa"/>
            <w:tcBorders>
              <w:top w:val="nil"/>
              <w:left w:val="nil"/>
              <w:bottom w:val="nil"/>
              <w:right w:val="nil"/>
            </w:tcBorders>
            <w:shd w:val="clear" w:color="auto" w:fill="auto"/>
            <w:vAlign w:val="center"/>
            <w:hideMark/>
          </w:tcPr>
          <w:p w14:paraId="137AB0D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64DEA02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BB33B5B"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35F8F29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2A7E7CB8"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18362B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86F69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5214F5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ADFCAF1"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5181BF7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Television</w:t>
            </w:r>
          </w:p>
        </w:tc>
        <w:tc>
          <w:tcPr>
            <w:tcW w:w="967" w:type="dxa"/>
            <w:tcBorders>
              <w:top w:val="single" w:sz="4" w:space="0" w:color="auto"/>
              <w:left w:val="nil"/>
              <w:bottom w:val="single" w:sz="4" w:space="0" w:color="auto"/>
              <w:right w:val="nil"/>
            </w:tcBorders>
            <w:shd w:val="clear" w:color="auto" w:fill="auto"/>
            <w:vAlign w:val="center"/>
            <w:hideMark/>
          </w:tcPr>
          <w:p w14:paraId="799A9F6D"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BE31414"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11862A4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63114FB8"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2A2C22D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7A4108D0"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2BFBFFB0"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D8CBA9B"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7B7071CB" w14:textId="77777777" w:rsidTr="006D234F">
        <w:tc>
          <w:tcPr>
            <w:tcW w:w="2898" w:type="dxa"/>
            <w:tcBorders>
              <w:top w:val="nil"/>
              <w:left w:val="nil"/>
              <w:bottom w:val="nil"/>
              <w:right w:val="nil"/>
            </w:tcBorders>
            <w:shd w:val="clear" w:color="auto" w:fill="auto"/>
            <w:vAlign w:val="center"/>
            <w:hideMark/>
          </w:tcPr>
          <w:p w14:paraId="167932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Mobile phone messaging</w:t>
            </w:r>
          </w:p>
        </w:tc>
        <w:tc>
          <w:tcPr>
            <w:tcW w:w="967" w:type="dxa"/>
            <w:tcBorders>
              <w:top w:val="nil"/>
              <w:left w:val="nil"/>
              <w:bottom w:val="nil"/>
              <w:right w:val="nil"/>
            </w:tcBorders>
            <w:shd w:val="clear" w:color="auto" w:fill="auto"/>
            <w:vAlign w:val="center"/>
            <w:hideMark/>
          </w:tcPr>
          <w:p w14:paraId="4284E6C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7F95D1A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3199F0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9A4AFF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3E00339C"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28C8B23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66A2AA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1F2D20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377BC20"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23CA606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Internet</w:t>
            </w:r>
          </w:p>
        </w:tc>
        <w:tc>
          <w:tcPr>
            <w:tcW w:w="967" w:type="dxa"/>
            <w:tcBorders>
              <w:top w:val="single" w:sz="4" w:space="0" w:color="auto"/>
              <w:left w:val="nil"/>
              <w:bottom w:val="single" w:sz="4" w:space="0" w:color="auto"/>
              <w:right w:val="nil"/>
            </w:tcBorders>
            <w:shd w:val="clear" w:color="auto" w:fill="auto"/>
            <w:vAlign w:val="center"/>
            <w:hideMark/>
          </w:tcPr>
          <w:p w14:paraId="25DFFE72"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D311E6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06817B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4633142"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5C65800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3CED669B"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7A862EE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8C1877F"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3270FB3E" w14:textId="77777777" w:rsidTr="006D234F">
        <w:tc>
          <w:tcPr>
            <w:tcW w:w="2898" w:type="dxa"/>
            <w:tcBorders>
              <w:top w:val="nil"/>
              <w:left w:val="nil"/>
              <w:bottom w:val="single" w:sz="4" w:space="0" w:color="auto"/>
              <w:right w:val="nil"/>
            </w:tcBorders>
            <w:shd w:val="clear" w:color="auto" w:fill="auto"/>
            <w:noWrap/>
            <w:vAlign w:val="center"/>
            <w:hideMark/>
          </w:tcPr>
          <w:p w14:paraId="2378D8D1" w14:textId="07BE7D44" w:rsidR="00752B66" w:rsidRPr="00722A06" w:rsidRDefault="00752B66" w:rsidP="00D15693">
            <w:pPr>
              <w:widowControl/>
              <w:spacing w:line="259" w:lineRule="auto"/>
              <w:rPr>
                <w:rFonts w:eastAsia="Times New Roman" w:cs="Calibri"/>
                <w:b/>
                <w:bCs/>
                <w:sz w:val="20"/>
                <w:szCs w:val="20"/>
              </w:rPr>
            </w:pPr>
            <w:r w:rsidRPr="00722A06">
              <w:rPr>
                <w:rFonts w:eastAsia="Times New Roman" w:cs="Calibri"/>
                <w:b/>
                <w:bCs/>
                <w:sz w:val="20"/>
                <w:szCs w:val="20"/>
              </w:rPr>
              <w:t>Number of maize famers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967" w:type="dxa"/>
            <w:tcBorders>
              <w:top w:val="nil"/>
              <w:left w:val="nil"/>
              <w:bottom w:val="single" w:sz="4" w:space="0" w:color="auto"/>
              <w:right w:val="nil"/>
            </w:tcBorders>
            <w:shd w:val="clear" w:color="auto" w:fill="auto"/>
            <w:vAlign w:val="center"/>
            <w:hideMark/>
          </w:tcPr>
          <w:p w14:paraId="6E227E73"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noWrap/>
            <w:vAlign w:val="center"/>
            <w:hideMark/>
          </w:tcPr>
          <w:p w14:paraId="3C59E848"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nil"/>
              <w:left w:val="nil"/>
              <w:bottom w:val="single" w:sz="4" w:space="0" w:color="auto"/>
              <w:right w:val="nil"/>
            </w:tcBorders>
            <w:shd w:val="clear" w:color="auto" w:fill="auto"/>
            <w:noWrap/>
            <w:vAlign w:val="center"/>
            <w:hideMark/>
          </w:tcPr>
          <w:p w14:paraId="6030D836" w14:textId="77777777" w:rsidR="00752B66" w:rsidRPr="00722A06" w:rsidRDefault="00752B66" w:rsidP="00D15693">
            <w:pPr>
              <w:widowControl/>
              <w:spacing w:line="259" w:lineRule="auto"/>
              <w:jc w:val="center"/>
              <w:rPr>
                <w:rFonts w:eastAsia="Times New Roman" w:cs="Calibri"/>
                <w:sz w:val="20"/>
                <w:szCs w:val="20"/>
              </w:rPr>
            </w:pPr>
          </w:p>
        </w:tc>
        <w:tc>
          <w:tcPr>
            <w:tcW w:w="654" w:type="dxa"/>
            <w:tcBorders>
              <w:top w:val="nil"/>
              <w:left w:val="nil"/>
              <w:bottom w:val="single" w:sz="4" w:space="0" w:color="auto"/>
              <w:right w:val="nil"/>
            </w:tcBorders>
            <w:shd w:val="clear" w:color="000000" w:fill="D9D9D9"/>
            <w:noWrap/>
            <w:vAlign w:val="center"/>
            <w:hideMark/>
          </w:tcPr>
          <w:p w14:paraId="4CE38973" w14:textId="77777777" w:rsidR="00752B66" w:rsidRPr="00722A06" w:rsidRDefault="00752B66" w:rsidP="00D15693">
            <w:pPr>
              <w:widowControl/>
              <w:spacing w:line="259" w:lineRule="auto"/>
              <w:jc w:val="center"/>
              <w:rPr>
                <w:rFonts w:eastAsia="Times New Roman" w:cs="Calibri"/>
                <w:sz w:val="20"/>
                <w:szCs w:val="20"/>
              </w:rPr>
            </w:pPr>
          </w:p>
        </w:tc>
        <w:tc>
          <w:tcPr>
            <w:tcW w:w="272" w:type="dxa"/>
            <w:tcBorders>
              <w:top w:val="nil"/>
              <w:left w:val="nil"/>
              <w:bottom w:val="single" w:sz="4" w:space="0" w:color="auto"/>
              <w:right w:val="nil"/>
            </w:tcBorders>
            <w:shd w:val="clear" w:color="auto" w:fill="auto"/>
            <w:noWrap/>
            <w:vAlign w:val="center"/>
            <w:hideMark/>
          </w:tcPr>
          <w:p w14:paraId="501CE7F4" w14:textId="77777777" w:rsidR="00752B66" w:rsidRPr="00722A06" w:rsidRDefault="00752B66" w:rsidP="00D15693">
            <w:pPr>
              <w:widowControl/>
              <w:spacing w:line="259" w:lineRule="auto"/>
              <w:jc w:val="center"/>
              <w:rPr>
                <w:rFonts w:eastAsia="Times New Roman" w:cs="Calibri"/>
                <w:sz w:val="20"/>
                <w:szCs w:val="20"/>
              </w:rPr>
            </w:pPr>
          </w:p>
        </w:tc>
        <w:tc>
          <w:tcPr>
            <w:tcW w:w="874" w:type="dxa"/>
            <w:tcBorders>
              <w:top w:val="nil"/>
              <w:left w:val="nil"/>
              <w:bottom w:val="single" w:sz="4" w:space="0" w:color="auto"/>
              <w:right w:val="nil"/>
            </w:tcBorders>
            <w:shd w:val="clear" w:color="auto" w:fill="auto"/>
            <w:noWrap/>
            <w:vAlign w:val="center"/>
            <w:hideMark/>
          </w:tcPr>
          <w:p w14:paraId="7FFB5A0C" w14:textId="77777777" w:rsidR="00752B66" w:rsidRPr="00722A06" w:rsidRDefault="00752B66" w:rsidP="00D15693">
            <w:pPr>
              <w:widowControl/>
              <w:spacing w:line="259" w:lineRule="auto"/>
              <w:jc w:val="center"/>
              <w:rPr>
                <w:rFonts w:eastAsia="Times New Roman" w:cs="Calibri"/>
                <w:sz w:val="20"/>
                <w:szCs w:val="20"/>
              </w:rPr>
            </w:pPr>
          </w:p>
        </w:tc>
        <w:tc>
          <w:tcPr>
            <w:tcW w:w="900" w:type="dxa"/>
            <w:tcBorders>
              <w:top w:val="nil"/>
              <w:left w:val="nil"/>
              <w:bottom w:val="single" w:sz="4" w:space="0" w:color="auto"/>
              <w:right w:val="nil"/>
            </w:tcBorders>
            <w:shd w:val="clear" w:color="auto" w:fill="auto"/>
            <w:vAlign w:val="center"/>
            <w:hideMark/>
          </w:tcPr>
          <w:p w14:paraId="68BA7977" w14:textId="77777777" w:rsidR="00752B66" w:rsidRPr="00722A06" w:rsidRDefault="00752B66" w:rsidP="00D15693">
            <w:pPr>
              <w:widowControl/>
              <w:spacing w:line="259" w:lineRule="auto"/>
              <w:jc w:val="center"/>
              <w:rPr>
                <w:rFonts w:eastAsia="Times New Roman" w:cs="Calibri"/>
                <w:sz w:val="20"/>
                <w:szCs w:val="20"/>
              </w:rPr>
            </w:pPr>
          </w:p>
        </w:tc>
        <w:tc>
          <w:tcPr>
            <w:tcW w:w="618" w:type="dxa"/>
            <w:tcBorders>
              <w:top w:val="nil"/>
              <w:left w:val="nil"/>
              <w:bottom w:val="single" w:sz="4" w:space="0" w:color="auto"/>
              <w:right w:val="nil"/>
            </w:tcBorders>
            <w:shd w:val="clear" w:color="000000" w:fill="D9D9D9"/>
            <w:vAlign w:val="center"/>
            <w:hideMark/>
          </w:tcPr>
          <w:p w14:paraId="54D2B4DA" w14:textId="77777777" w:rsidR="00752B66" w:rsidRPr="00722A06" w:rsidRDefault="00752B66" w:rsidP="00D15693">
            <w:pPr>
              <w:widowControl/>
              <w:spacing w:line="259" w:lineRule="auto"/>
              <w:jc w:val="center"/>
              <w:rPr>
                <w:rFonts w:eastAsia="Times New Roman" w:cs="Calibri"/>
                <w:sz w:val="20"/>
                <w:szCs w:val="20"/>
              </w:rPr>
            </w:pPr>
          </w:p>
        </w:tc>
      </w:tr>
    </w:tbl>
    <w:p w14:paraId="33635084" w14:textId="77777777" w:rsidR="00752B66" w:rsidRPr="0087225D" w:rsidRDefault="00752B66" w:rsidP="00752B66">
      <w:pPr>
        <w:pStyle w:val="BodyText1"/>
        <w:spacing w:after="0"/>
        <w:ind w:left="86" w:hanging="86"/>
        <w:rPr>
          <w:sz w:val="16"/>
        </w:rPr>
      </w:pPr>
      <w:commentRangeStart w:id="755"/>
      <w:r w:rsidRPr="0087225D">
        <w:rPr>
          <w:sz w:val="16"/>
        </w:rPr>
        <w:t>^ Results not statistically reliable, n&lt;30  </w:t>
      </w:r>
      <w:commentRangeEnd w:id="755"/>
      <w:r>
        <w:rPr>
          <w:rStyle w:val="CommentReference"/>
          <w:rFonts w:eastAsia="Arial" w:cs="Arial"/>
          <w:color w:val="000000"/>
        </w:rPr>
        <w:commentReference w:id="755"/>
      </w:r>
    </w:p>
    <w:p w14:paraId="0414AD60" w14:textId="77777777" w:rsidR="00752B66" w:rsidRDefault="00752B66" w:rsidP="00752B66">
      <w:pPr>
        <w:pStyle w:val="BodyText1"/>
        <w:spacing w:after="0"/>
        <w:ind w:left="86" w:hanging="86"/>
        <w:rPr>
          <w:sz w:val="16"/>
        </w:rPr>
      </w:pPr>
      <w:commentRangeStart w:id="75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56"/>
      <w:r>
        <w:rPr>
          <w:rStyle w:val="CommentReference"/>
          <w:rFonts w:eastAsia="Arial" w:cs="Arial"/>
          <w:color w:val="000000"/>
        </w:rPr>
        <w:commentReference w:id="756"/>
      </w:r>
    </w:p>
    <w:p w14:paraId="284BF20D"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919CB7" w14:textId="77777777" w:rsidR="00752B66" w:rsidRDefault="00752B66" w:rsidP="00752B66">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Pr>
          <w:sz w:val="16"/>
        </w:rPr>
        <w:t xml:space="preserve"> percent</w:t>
      </w:r>
      <w:r w:rsidRPr="00A6036F">
        <w:rPr>
          <w:sz w:val="16"/>
        </w:rPr>
        <w:t>.</w:t>
      </w:r>
    </w:p>
    <w:p w14:paraId="6135D09A" w14:textId="5851585C"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68907FA8" w14:textId="77777777" w:rsidR="00752B66" w:rsidRDefault="00752B66" w:rsidP="00752B66">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A7E3676" w14:textId="3193E5EB" w:rsidR="00752B66" w:rsidRDefault="00752B66" w:rsidP="00752B66">
      <w:pPr>
        <w:pStyle w:val="BodyText1"/>
        <w:rPr>
          <w:highlight w:val="yellow"/>
        </w:rPr>
      </w:pPr>
      <w:r>
        <w:rPr>
          <w:bCs/>
        </w:rPr>
        <w:t xml:space="preserve">In households with multiple household members, farming decisions may be made by one person or two or more individuals jointly. </w:t>
      </w:r>
      <w:r w:rsidRPr="00987BEC">
        <w:rPr>
          <w:b/>
        </w:rPr>
        <w:t xml:space="preserve">Table </w:t>
      </w:r>
      <w:r>
        <w:rPr>
          <w:b/>
        </w:rPr>
        <w:t>7</w:t>
      </w:r>
      <w:r w:rsidRPr="00987BEC">
        <w:rPr>
          <w:b/>
        </w:rPr>
        <w:t>.</w:t>
      </w:r>
      <w:r>
        <w:rPr>
          <w:b/>
        </w:rPr>
        <w:t>1.</w:t>
      </w:r>
      <w:r w:rsidR="00753DA1">
        <w:rPr>
          <w:b/>
        </w:rPr>
        <w:t>1</w:t>
      </w:r>
      <w:r w:rsidR="005B66A0">
        <w:rPr>
          <w:b/>
        </w:rPr>
        <w:t>3</w:t>
      </w:r>
      <w:r>
        <w:t xml:space="preserve"> presents the percent distribution of maize farmers by who made key production decisions—that is, the type of seed to plant, whether to use fertilizer, and whether to irrigate. </w:t>
      </w:r>
      <w:r w:rsidRPr="00F630D3">
        <w:rPr>
          <w:highlight w:val="yellow"/>
        </w:rPr>
        <w:t xml:space="preserve">[Discuss findings. </w:t>
      </w:r>
      <w:r>
        <w:rPr>
          <w:highlight w:val="yellow"/>
        </w:rPr>
        <w:t>Were any differences found between male and female farmers? Among the three production decisions?]</w:t>
      </w:r>
    </w:p>
    <w:p w14:paraId="26FC0BF5" w14:textId="156C2CDD" w:rsidR="00752B66" w:rsidRPr="005845A8" w:rsidRDefault="00752B66" w:rsidP="00752B66">
      <w:pPr>
        <w:pStyle w:val="Tabletitle"/>
      </w:pPr>
      <w:bookmarkStart w:id="757" w:name="_Toc63673099"/>
      <w:r w:rsidRPr="005845A8">
        <w:t xml:space="preserve">Table </w:t>
      </w:r>
      <w:r>
        <w:t>7</w:t>
      </w:r>
      <w:r w:rsidRPr="005845A8">
        <w:t>.1.</w:t>
      </w:r>
      <w:r w:rsidR="00753DA1">
        <w:t>1</w:t>
      </w:r>
      <w:r w:rsidR="005B66A0">
        <w:t>3</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M</w:t>
      </w:r>
      <w:r w:rsidRPr="005845A8">
        <w:t xml:space="preserve">aize </w:t>
      </w:r>
      <w:r>
        <w:t>P</w:t>
      </w:r>
      <w:r w:rsidRPr="005845A8">
        <w:t xml:space="preserve">roduction </w:t>
      </w:r>
      <w:r>
        <w:t>D</w:t>
      </w:r>
      <w:r w:rsidRPr="005845A8">
        <w:t xml:space="preserve">ecisions in the ZOI, by </w:t>
      </w:r>
      <w:r>
        <w:t>F</w:t>
      </w:r>
      <w:r w:rsidRPr="005845A8">
        <w:t>armer</w:t>
      </w:r>
      <w:r>
        <w:t>s’ Sex</w:t>
      </w:r>
      <w:bookmarkEnd w:id="757"/>
    </w:p>
    <w:tbl>
      <w:tblPr>
        <w:tblW w:w="4967" w:type="pct"/>
        <w:tblLayout w:type="fixed"/>
        <w:tblCellMar>
          <w:left w:w="29" w:type="dxa"/>
          <w:right w:w="29" w:type="dxa"/>
        </w:tblCellMar>
        <w:tblLook w:val="04A0" w:firstRow="1" w:lastRow="0" w:firstColumn="1" w:lastColumn="0" w:noHBand="0" w:noVBand="1"/>
      </w:tblPr>
      <w:tblGrid>
        <w:gridCol w:w="2827"/>
        <w:gridCol w:w="812"/>
        <w:gridCol w:w="805"/>
        <w:gridCol w:w="518"/>
        <w:gridCol w:w="107"/>
        <w:gridCol w:w="760"/>
        <w:gridCol w:w="747"/>
        <w:gridCol w:w="516"/>
        <w:gridCol w:w="84"/>
        <w:gridCol w:w="805"/>
        <w:gridCol w:w="838"/>
        <w:gridCol w:w="537"/>
      </w:tblGrid>
      <w:tr w:rsidR="00D76615" w:rsidRPr="00722A06" w14:paraId="07350FB6" w14:textId="77777777" w:rsidTr="00B7071E">
        <w:trPr>
          <w:tblHeader/>
        </w:trPr>
        <w:tc>
          <w:tcPr>
            <w:tcW w:w="1511" w:type="pct"/>
            <w:vMerge w:val="restart"/>
            <w:tcBorders>
              <w:top w:val="single" w:sz="4" w:space="0" w:color="auto"/>
              <w:left w:val="nil"/>
              <w:bottom w:val="single" w:sz="4" w:space="0" w:color="000000"/>
              <w:right w:val="nil"/>
            </w:tcBorders>
            <w:shd w:val="clear" w:color="000000" w:fill="387990"/>
            <w:vAlign w:val="bottom"/>
            <w:hideMark/>
          </w:tcPr>
          <w:p w14:paraId="2E638D99" w14:textId="77777777" w:rsidR="00D76615" w:rsidRPr="00722A06" w:rsidRDefault="00D76615"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Decisionmakers</w:t>
            </w:r>
          </w:p>
        </w:tc>
        <w:tc>
          <w:tcPr>
            <w:tcW w:w="1141" w:type="pct"/>
            <w:gridSpan w:val="3"/>
            <w:tcBorders>
              <w:top w:val="single" w:sz="4" w:space="0" w:color="auto"/>
              <w:left w:val="nil"/>
              <w:bottom w:val="single" w:sz="4" w:space="0" w:color="FFFFFF"/>
              <w:right w:val="nil"/>
            </w:tcBorders>
            <w:shd w:val="clear" w:color="000000" w:fill="387990"/>
            <w:vAlign w:val="bottom"/>
          </w:tcPr>
          <w:p w14:paraId="3C3BE705" w14:textId="75918E44"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Type of seed to plant</w:t>
            </w:r>
          </w:p>
        </w:tc>
        <w:tc>
          <w:tcPr>
            <w:tcW w:w="57" w:type="pct"/>
            <w:vMerge w:val="restart"/>
            <w:tcBorders>
              <w:top w:val="single" w:sz="4" w:space="0" w:color="auto"/>
              <w:left w:val="nil"/>
              <w:bottom w:val="single" w:sz="4" w:space="0" w:color="000000"/>
              <w:right w:val="nil"/>
            </w:tcBorders>
            <w:shd w:val="clear" w:color="000000" w:fill="387990"/>
            <w:vAlign w:val="bottom"/>
            <w:hideMark/>
          </w:tcPr>
          <w:p w14:paraId="611A8CBF" w14:textId="1BB0635F" w:rsidR="00D76615" w:rsidRPr="00722A06" w:rsidRDefault="00D76615" w:rsidP="00365DB4">
            <w:pPr>
              <w:widowControl/>
              <w:spacing w:line="259" w:lineRule="auto"/>
              <w:jc w:val="center"/>
              <w:rPr>
                <w:rFonts w:eastAsia="Times New Roman" w:cs="Times New Roman"/>
                <w:b/>
                <w:bCs/>
                <w:color w:val="FFFFFF"/>
                <w:sz w:val="20"/>
                <w:szCs w:val="20"/>
              </w:rPr>
            </w:pPr>
          </w:p>
        </w:tc>
        <w:tc>
          <w:tcPr>
            <w:tcW w:w="1081" w:type="pct"/>
            <w:gridSpan w:val="3"/>
            <w:tcBorders>
              <w:top w:val="single" w:sz="4" w:space="0" w:color="auto"/>
              <w:left w:val="nil"/>
              <w:bottom w:val="single" w:sz="4" w:space="0" w:color="FFFFFF"/>
              <w:right w:val="nil"/>
            </w:tcBorders>
            <w:shd w:val="clear" w:color="000000" w:fill="387990"/>
            <w:vAlign w:val="bottom"/>
          </w:tcPr>
          <w:p w14:paraId="529664BC" w14:textId="4F757C91"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Whether to use fertilizer</w:t>
            </w:r>
          </w:p>
        </w:tc>
        <w:tc>
          <w:tcPr>
            <w:tcW w:w="45" w:type="pct"/>
            <w:vMerge w:val="restart"/>
            <w:tcBorders>
              <w:top w:val="single" w:sz="4" w:space="0" w:color="auto"/>
              <w:left w:val="nil"/>
              <w:right w:val="nil"/>
            </w:tcBorders>
            <w:shd w:val="clear" w:color="000000" w:fill="387990"/>
            <w:vAlign w:val="bottom"/>
            <w:hideMark/>
          </w:tcPr>
          <w:p w14:paraId="6EA368F8" w14:textId="58E0F526" w:rsidR="00D76615" w:rsidRPr="00722A06" w:rsidRDefault="00D76615" w:rsidP="00365DB4">
            <w:pPr>
              <w:widowControl/>
              <w:spacing w:line="259" w:lineRule="auto"/>
              <w:jc w:val="center"/>
              <w:rPr>
                <w:rFonts w:eastAsia="Times New Roman" w:cs="Times New Roman"/>
                <w:b/>
                <w:bCs/>
                <w:color w:val="FFFFFF"/>
                <w:sz w:val="20"/>
                <w:szCs w:val="20"/>
              </w:rPr>
            </w:pPr>
          </w:p>
        </w:tc>
        <w:tc>
          <w:tcPr>
            <w:tcW w:w="1165" w:type="pct"/>
            <w:gridSpan w:val="3"/>
            <w:tcBorders>
              <w:top w:val="single" w:sz="4" w:space="0" w:color="auto"/>
              <w:left w:val="nil"/>
              <w:bottom w:val="single" w:sz="4" w:space="0" w:color="FFFFFF"/>
              <w:right w:val="nil"/>
            </w:tcBorders>
            <w:shd w:val="clear" w:color="000000" w:fill="387990"/>
            <w:vAlign w:val="bottom"/>
          </w:tcPr>
          <w:p w14:paraId="0DFEE8C9" w14:textId="6B8A21C1"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Whether to </w:t>
            </w:r>
            <w:r w:rsidRPr="00722A06">
              <w:rPr>
                <w:rFonts w:eastAsia="Times New Roman" w:cs="Times New Roman"/>
                <w:b/>
                <w:bCs/>
                <w:color w:val="FFFFFF"/>
                <w:sz w:val="20"/>
                <w:szCs w:val="20"/>
              </w:rPr>
              <w:br/>
              <w:t>irrigate</w:t>
            </w:r>
          </w:p>
        </w:tc>
      </w:tr>
      <w:tr w:rsidR="00D76615" w:rsidRPr="00722A06" w14:paraId="3117A50B" w14:textId="77777777" w:rsidTr="001B7A91">
        <w:trPr>
          <w:tblHeader/>
        </w:trPr>
        <w:tc>
          <w:tcPr>
            <w:tcW w:w="1511" w:type="pct"/>
            <w:vMerge/>
            <w:tcBorders>
              <w:top w:val="single" w:sz="4" w:space="0" w:color="auto"/>
              <w:left w:val="nil"/>
              <w:bottom w:val="single" w:sz="4" w:space="0" w:color="000000"/>
              <w:right w:val="nil"/>
            </w:tcBorders>
            <w:vAlign w:val="center"/>
            <w:hideMark/>
          </w:tcPr>
          <w:p w14:paraId="19A85E6F" w14:textId="77777777" w:rsidR="00D76615" w:rsidRPr="00722A06" w:rsidRDefault="00D76615" w:rsidP="00426EC2">
            <w:pPr>
              <w:widowControl/>
              <w:spacing w:line="259" w:lineRule="auto"/>
              <w:rPr>
                <w:rFonts w:eastAsia="Times New Roman" w:cs="Times New Roman"/>
                <w:b/>
                <w:bCs/>
                <w:color w:val="FFFFFF"/>
                <w:sz w:val="20"/>
                <w:szCs w:val="20"/>
              </w:rPr>
            </w:pPr>
          </w:p>
        </w:tc>
        <w:tc>
          <w:tcPr>
            <w:tcW w:w="434" w:type="pct"/>
            <w:tcBorders>
              <w:top w:val="nil"/>
              <w:left w:val="nil"/>
              <w:bottom w:val="single" w:sz="4" w:space="0" w:color="auto"/>
              <w:right w:val="nil"/>
            </w:tcBorders>
            <w:shd w:val="clear" w:color="000000" w:fill="387990"/>
            <w:vAlign w:val="bottom"/>
            <w:hideMark/>
          </w:tcPr>
          <w:p w14:paraId="6B3B8D55" w14:textId="19B28B96"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Female (%)</w:t>
            </w:r>
          </w:p>
        </w:tc>
        <w:tc>
          <w:tcPr>
            <w:tcW w:w="430" w:type="pct"/>
            <w:tcBorders>
              <w:top w:val="nil"/>
              <w:left w:val="nil"/>
              <w:bottom w:val="single" w:sz="4" w:space="0" w:color="auto"/>
              <w:right w:val="nil"/>
            </w:tcBorders>
            <w:shd w:val="clear" w:color="000000" w:fill="387990"/>
            <w:vAlign w:val="bottom"/>
          </w:tcPr>
          <w:p w14:paraId="2C5FE519" w14:textId="10230C4A"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Male (%)</w:t>
            </w:r>
          </w:p>
        </w:tc>
        <w:tc>
          <w:tcPr>
            <w:tcW w:w="277" w:type="pct"/>
            <w:tcBorders>
              <w:top w:val="nil"/>
              <w:left w:val="nil"/>
              <w:bottom w:val="single" w:sz="4" w:space="0" w:color="auto"/>
              <w:right w:val="nil"/>
            </w:tcBorders>
            <w:shd w:val="clear" w:color="000000" w:fill="387990"/>
            <w:vAlign w:val="bottom"/>
            <w:hideMark/>
          </w:tcPr>
          <w:p w14:paraId="66A9DAE1" w14:textId="2F1DFC2C"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57" w:type="pct"/>
            <w:vMerge/>
            <w:tcBorders>
              <w:top w:val="single" w:sz="4" w:space="0" w:color="auto"/>
              <w:left w:val="nil"/>
              <w:bottom w:val="single" w:sz="4" w:space="0" w:color="auto"/>
              <w:right w:val="nil"/>
            </w:tcBorders>
            <w:vAlign w:val="bottom"/>
            <w:hideMark/>
          </w:tcPr>
          <w:p w14:paraId="1D3EE440" w14:textId="77777777" w:rsidR="00D76615" w:rsidRPr="00722A06" w:rsidRDefault="00D76615" w:rsidP="00365DB4">
            <w:pPr>
              <w:widowControl/>
              <w:spacing w:line="259" w:lineRule="auto"/>
              <w:jc w:val="center"/>
              <w:rPr>
                <w:rFonts w:eastAsia="Times New Roman" w:cs="Times New Roman"/>
                <w:b/>
                <w:bCs/>
                <w:color w:val="FFFFFF"/>
                <w:sz w:val="20"/>
                <w:szCs w:val="20"/>
              </w:rPr>
            </w:pPr>
          </w:p>
        </w:tc>
        <w:tc>
          <w:tcPr>
            <w:tcW w:w="406" w:type="pct"/>
            <w:tcBorders>
              <w:top w:val="nil"/>
              <w:left w:val="nil"/>
              <w:bottom w:val="single" w:sz="4" w:space="0" w:color="auto"/>
              <w:right w:val="nil"/>
            </w:tcBorders>
            <w:shd w:val="clear" w:color="000000" w:fill="387990"/>
            <w:vAlign w:val="bottom"/>
            <w:hideMark/>
          </w:tcPr>
          <w:p w14:paraId="10C71E0E" w14:textId="43D3CEBF"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Female (%)</w:t>
            </w:r>
          </w:p>
        </w:tc>
        <w:tc>
          <w:tcPr>
            <w:tcW w:w="399" w:type="pct"/>
            <w:tcBorders>
              <w:top w:val="nil"/>
              <w:left w:val="nil"/>
              <w:bottom w:val="single" w:sz="4" w:space="0" w:color="auto"/>
              <w:right w:val="nil"/>
            </w:tcBorders>
            <w:shd w:val="clear" w:color="000000" w:fill="387990"/>
            <w:vAlign w:val="bottom"/>
          </w:tcPr>
          <w:p w14:paraId="1616312C" w14:textId="2FAF60AF"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Male (%)</w:t>
            </w:r>
          </w:p>
        </w:tc>
        <w:tc>
          <w:tcPr>
            <w:tcW w:w="276" w:type="pct"/>
            <w:tcBorders>
              <w:top w:val="nil"/>
              <w:left w:val="nil"/>
              <w:bottom w:val="single" w:sz="4" w:space="0" w:color="auto"/>
              <w:right w:val="nil"/>
            </w:tcBorders>
            <w:shd w:val="clear" w:color="000000" w:fill="387990"/>
            <w:vAlign w:val="bottom"/>
            <w:hideMark/>
          </w:tcPr>
          <w:p w14:paraId="41D8B868" w14:textId="69164306"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45" w:type="pct"/>
            <w:vMerge/>
            <w:tcBorders>
              <w:left w:val="nil"/>
              <w:bottom w:val="single" w:sz="4" w:space="0" w:color="auto"/>
              <w:right w:val="nil"/>
            </w:tcBorders>
            <w:vAlign w:val="bottom"/>
            <w:hideMark/>
          </w:tcPr>
          <w:p w14:paraId="322745E6" w14:textId="77777777" w:rsidR="00D76615" w:rsidRPr="00722A06" w:rsidRDefault="00D76615" w:rsidP="00365DB4">
            <w:pPr>
              <w:widowControl/>
              <w:spacing w:line="259" w:lineRule="auto"/>
              <w:jc w:val="center"/>
              <w:rPr>
                <w:rFonts w:eastAsia="Times New Roman" w:cs="Times New Roman"/>
                <w:b/>
                <w:bCs/>
                <w:color w:val="FFFFFF"/>
                <w:sz w:val="20"/>
                <w:szCs w:val="20"/>
              </w:rPr>
            </w:pPr>
          </w:p>
        </w:tc>
        <w:tc>
          <w:tcPr>
            <w:tcW w:w="430" w:type="pct"/>
            <w:tcBorders>
              <w:top w:val="nil"/>
              <w:left w:val="nil"/>
              <w:bottom w:val="single" w:sz="4" w:space="0" w:color="auto"/>
              <w:right w:val="nil"/>
            </w:tcBorders>
            <w:shd w:val="clear" w:color="000000" w:fill="387990"/>
            <w:vAlign w:val="bottom"/>
            <w:hideMark/>
          </w:tcPr>
          <w:p w14:paraId="27B15369" w14:textId="060535C2"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Female (%)</w:t>
            </w:r>
          </w:p>
        </w:tc>
        <w:tc>
          <w:tcPr>
            <w:tcW w:w="448" w:type="pct"/>
            <w:tcBorders>
              <w:top w:val="nil"/>
              <w:left w:val="nil"/>
              <w:bottom w:val="single" w:sz="4" w:space="0" w:color="auto"/>
              <w:right w:val="nil"/>
            </w:tcBorders>
            <w:shd w:val="clear" w:color="000000" w:fill="387990"/>
            <w:vAlign w:val="bottom"/>
          </w:tcPr>
          <w:p w14:paraId="1DF9305D" w14:textId="10EC1471"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Male (%)</w:t>
            </w:r>
          </w:p>
        </w:tc>
        <w:tc>
          <w:tcPr>
            <w:tcW w:w="287" w:type="pct"/>
            <w:tcBorders>
              <w:top w:val="nil"/>
              <w:left w:val="nil"/>
              <w:bottom w:val="single" w:sz="4" w:space="0" w:color="auto"/>
              <w:right w:val="nil"/>
            </w:tcBorders>
            <w:shd w:val="clear" w:color="000000" w:fill="387990"/>
            <w:vAlign w:val="bottom"/>
            <w:hideMark/>
          </w:tcPr>
          <w:p w14:paraId="58D9A83A" w14:textId="2DAB4169"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D76615" w:rsidRPr="00722A06" w14:paraId="10AC6DC4" w14:textId="77777777" w:rsidTr="001B7A91">
        <w:tc>
          <w:tcPr>
            <w:tcW w:w="1511" w:type="pct"/>
            <w:tcBorders>
              <w:top w:val="nil"/>
              <w:left w:val="nil"/>
              <w:bottom w:val="nil"/>
              <w:right w:val="nil"/>
            </w:tcBorders>
            <w:shd w:val="clear" w:color="auto" w:fill="auto"/>
            <w:vAlign w:val="center"/>
            <w:hideMark/>
          </w:tcPr>
          <w:p w14:paraId="30F23CDB" w14:textId="77777777" w:rsidR="00426EC2" w:rsidRPr="00722A06" w:rsidRDefault="00426EC2" w:rsidP="00B7071E">
            <w:pPr>
              <w:widowControl/>
              <w:spacing w:line="259" w:lineRule="auto"/>
              <w:rPr>
                <w:rFonts w:eastAsia="Times New Roman" w:cs="Times New Roman"/>
                <w:sz w:val="20"/>
                <w:szCs w:val="20"/>
              </w:rPr>
            </w:pPr>
            <w:r w:rsidRPr="00722A06">
              <w:rPr>
                <w:rFonts w:eastAsia="Times New Roman" w:cs="Times New Roman"/>
                <w:sz w:val="20"/>
                <w:szCs w:val="20"/>
              </w:rPr>
              <w:t>Self alone</w:t>
            </w:r>
          </w:p>
        </w:tc>
        <w:tc>
          <w:tcPr>
            <w:tcW w:w="434" w:type="pct"/>
            <w:tcBorders>
              <w:top w:val="single" w:sz="4" w:space="0" w:color="auto"/>
              <w:left w:val="nil"/>
              <w:bottom w:val="nil"/>
              <w:right w:val="nil"/>
            </w:tcBorders>
            <w:shd w:val="clear" w:color="auto" w:fill="auto"/>
            <w:vAlign w:val="center"/>
            <w:hideMark/>
          </w:tcPr>
          <w:p w14:paraId="58155A79"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single" w:sz="4" w:space="0" w:color="auto"/>
              <w:left w:val="nil"/>
              <w:bottom w:val="nil"/>
              <w:right w:val="nil"/>
            </w:tcBorders>
          </w:tcPr>
          <w:p w14:paraId="009477C0"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single" w:sz="4" w:space="0" w:color="auto"/>
              <w:left w:val="nil"/>
              <w:bottom w:val="nil"/>
              <w:right w:val="nil"/>
            </w:tcBorders>
            <w:shd w:val="clear" w:color="000000" w:fill="D9D9D9"/>
            <w:vAlign w:val="center"/>
            <w:hideMark/>
          </w:tcPr>
          <w:p w14:paraId="463CC7A5" w14:textId="16100B76"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single" w:sz="4" w:space="0" w:color="auto"/>
              <w:left w:val="nil"/>
              <w:bottom w:val="nil"/>
              <w:right w:val="nil"/>
            </w:tcBorders>
            <w:shd w:val="clear" w:color="auto" w:fill="auto"/>
            <w:vAlign w:val="center"/>
            <w:hideMark/>
          </w:tcPr>
          <w:p w14:paraId="24C3F02A"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single" w:sz="4" w:space="0" w:color="auto"/>
              <w:left w:val="nil"/>
              <w:bottom w:val="nil"/>
              <w:right w:val="nil"/>
            </w:tcBorders>
            <w:shd w:val="clear" w:color="auto" w:fill="auto"/>
            <w:vAlign w:val="center"/>
            <w:hideMark/>
          </w:tcPr>
          <w:p w14:paraId="0BE15254"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399" w:type="pct"/>
            <w:tcBorders>
              <w:top w:val="single" w:sz="4" w:space="0" w:color="auto"/>
              <w:left w:val="nil"/>
              <w:bottom w:val="nil"/>
              <w:right w:val="nil"/>
            </w:tcBorders>
          </w:tcPr>
          <w:p w14:paraId="46D0C4B5"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single" w:sz="4" w:space="0" w:color="auto"/>
              <w:left w:val="nil"/>
              <w:bottom w:val="nil"/>
              <w:right w:val="nil"/>
            </w:tcBorders>
            <w:shd w:val="clear" w:color="000000" w:fill="D9D9D9"/>
            <w:vAlign w:val="center"/>
            <w:hideMark/>
          </w:tcPr>
          <w:p w14:paraId="5E20168A" w14:textId="2BFDE897"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single" w:sz="4" w:space="0" w:color="auto"/>
              <w:left w:val="nil"/>
              <w:bottom w:val="nil"/>
              <w:right w:val="nil"/>
            </w:tcBorders>
            <w:shd w:val="clear" w:color="auto" w:fill="auto"/>
            <w:vAlign w:val="center"/>
            <w:hideMark/>
          </w:tcPr>
          <w:p w14:paraId="100D848D"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single" w:sz="4" w:space="0" w:color="auto"/>
              <w:left w:val="nil"/>
              <w:bottom w:val="nil"/>
              <w:right w:val="nil"/>
            </w:tcBorders>
            <w:shd w:val="clear" w:color="auto" w:fill="auto"/>
            <w:vAlign w:val="center"/>
            <w:hideMark/>
          </w:tcPr>
          <w:p w14:paraId="71A2D595"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448" w:type="pct"/>
            <w:tcBorders>
              <w:top w:val="single" w:sz="4" w:space="0" w:color="auto"/>
              <w:left w:val="nil"/>
              <w:bottom w:val="nil"/>
              <w:right w:val="nil"/>
            </w:tcBorders>
          </w:tcPr>
          <w:p w14:paraId="795C9A17"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single" w:sz="4" w:space="0" w:color="auto"/>
              <w:left w:val="nil"/>
              <w:bottom w:val="nil"/>
              <w:right w:val="nil"/>
            </w:tcBorders>
            <w:shd w:val="clear" w:color="000000" w:fill="D9D9D9"/>
            <w:vAlign w:val="center"/>
            <w:hideMark/>
          </w:tcPr>
          <w:p w14:paraId="0EE8B675" w14:textId="36C9DE29" w:rsidR="00426EC2" w:rsidRPr="00722A06" w:rsidRDefault="00426EC2" w:rsidP="00D15693">
            <w:pPr>
              <w:widowControl/>
              <w:spacing w:line="259" w:lineRule="auto"/>
              <w:jc w:val="center"/>
              <w:rPr>
                <w:rFonts w:eastAsia="Times New Roman" w:cs="Times New Roman"/>
                <w:sz w:val="20"/>
                <w:szCs w:val="20"/>
              </w:rPr>
            </w:pPr>
          </w:p>
        </w:tc>
      </w:tr>
      <w:tr w:rsidR="00D76615" w:rsidRPr="00722A06" w14:paraId="1705991D" w14:textId="77777777" w:rsidTr="00D76615">
        <w:tc>
          <w:tcPr>
            <w:tcW w:w="1511" w:type="pct"/>
            <w:tcBorders>
              <w:top w:val="single" w:sz="4" w:space="0" w:color="auto"/>
              <w:left w:val="nil"/>
              <w:bottom w:val="single" w:sz="4" w:space="0" w:color="auto"/>
              <w:right w:val="nil"/>
            </w:tcBorders>
            <w:shd w:val="clear" w:color="auto" w:fill="auto"/>
            <w:vAlign w:val="center"/>
            <w:hideMark/>
          </w:tcPr>
          <w:p w14:paraId="41FBA1B7" w14:textId="77777777" w:rsidR="00426EC2" w:rsidRPr="00722A06" w:rsidRDefault="00426EC2" w:rsidP="00B7071E">
            <w:pPr>
              <w:widowControl/>
              <w:spacing w:line="259" w:lineRule="auto"/>
              <w:rPr>
                <w:rFonts w:eastAsia="Times New Roman" w:cs="Times New Roman"/>
                <w:sz w:val="20"/>
                <w:szCs w:val="20"/>
              </w:rPr>
            </w:pPr>
            <w:r w:rsidRPr="00722A06">
              <w:rPr>
                <w:rFonts w:eastAsia="Times New Roman" w:cs="Times New Roman"/>
                <w:sz w:val="20"/>
                <w:szCs w:val="20"/>
              </w:rPr>
              <w:t>Partner/spouse alone</w:t>
            </w:r>
          </w:p>
        </w:tc>
        <w:tc>
          <w:tcPr>
            <w:tcW w:w="434" w:type="pct"/>
            <w:tcBorders>
              <w:top w:val="single" w:sz="4" w:space="0" w:color="auto"/>
              <w:left w:val="nil"/>
              <w:bottom w:val="single" w:sz="4" w:space="0" w:color="auto"/>
              <w:right w:val="nil"/>
            </w:tcBorders>
            <w:shd w:val="clear" w:color="auto" w:fill="auto"/>
            <w:vAlign w:val="center"/>
            <w:hideMark/>
          </w:tcPr>
          <w:p w14:paraId="6D77B515"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single" w:sz="4" w:space="0" w:color="auto"/>
              <w:left w:val="nil"/>
              <w:bottom w:val="single" w:sz="4" w:space="0" w:color="auto"/>
              <w:right w:val="nil"/>
            </w:tcBorders>
          </w:tcPr>
          <w:p w14:paraId="23358716"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single" w:sz="4" w:space="0" w:color="auto"/>
              <w:left w:val="nil"/>
              <w:bottom w:val="single" w:sz="4" w:space="0" w:color="auto"/>
              <w:right w:val="nil"/>
            </w:tcBorders>
            <w:shd w:val="clear" w:color="000000" w:fill="D9D9D9"/>
            <w:vAlign w:val="center"/>
            <w:hideMark/>
          </w:tcPr>
          <w:p w14:paraId="246ACB09" w14:textId="7AC99A68"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single" w:sz="4" w:space="0" w:color="auto"/>
              <w:left w:val="nil"/>
              <w:bottom w:val="single" w:sz="4" w:space="0" w:color="auto"/>
              <w:right w:val="nil"/>
            </w:tcBorders>
            <w:shd w:val="clear" w:color="auto" w:fill="auto"/>
            <w:vAlign w:val="center"/>
            <w:hideMark/>
          </w:tcPr>
          <w:p w14:paraId="2FFBDB08"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single" w:sz="4" w:space="0" w:color="auto"/>
              <w:left w:val="nil"/>
              <w:bottom w:val="single" w:sz="4" w:space="0" w:color="auto"/>
              <w:right w:val="nil"/>
            </w:tcBorders>
            <w:shd w:val="clear" w:color="auto" w:fill="auto"/>
            <w:vAlign w:val="center"/>
            <w:hideMark/>
          </w:tcPr>
          <w:p w14:paraId="6C0E95AC" w14:textId="77777777" w:rsidR="00426EC2" w:rsidRPr="00722A06" w:rsidRDefault="00426EC2" w:rsidP="00D15693">
            <w:pPr>
              <w:widowControl/>
              <w:spacing w:line="259" w:lineRule="auto"/>
              <w:jc w:val="center"/>
              <w:rPr>
                <w:rFonts w:eastAsia="Times New Roman" w:cs="Times New Roman"/>
                <w:sz w:val="20"/>
                <w:szCs w:val="20"/>
              </w:rPr>
            </w:pPr>
          </w:p>
        </w:tc>
        <w:tc>
          <w:tcPr>
            <w:tcW w:w="399" w:type="pct"/>
            <w:tcBorders>
              <w:top w:val="single" w:sz="4" w:space="0" w:color="auto"/>
              <w:left w:val="nil"/>
              <w:bottom w:val="single" w:sz="4" w:space="0" w:color="auto"/>
              <w:right w:val="nil"/>
            </w:tcBorders>
          </w:tcPr>
          <w:p w14:paraId="39C1D124"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single" w:sz="4" w:space="0" w:color="auto"/>
              <w:left w:val="nil"/>
              <w:bottom w:val="single" w:sz="4" w:space="0" w:color="auto"/>
              <w:right w:val="nil"/>
            </w:tcBorders>
            <w:shd w:val="clear" w:color="000000" w:fill="D9D9D9"/>
            <w:vAlign w:val="center"/>
            <w:hideMark/>
          </w:tcPr>
          <w:p w14:paraId="0690EA8A" w14:textId="377C61D4"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single" w:sz="4" w:space="0" w:color="auto"/>
              <w:left w:val="nil"/>
              <w:bottom w:val="single" w:sz="4" w:space="0" w:color="auto"/>
              <w:right w:val="nil"/>
            </w:tcBorders>
            <w:shd w:val="clear" w:color="auto" w:fill="auto"/>
            <w:vAlign w:val="center"/>
            <w:hideMark/>
          </w:tcPr>
          <w:p w14:paraId="008257C6"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single" w:sz="4" w:space="0" w:color="auto"/>
              <w:left w:val="nil"/>
              <w:bottom w:val="single" w:sz="4" w:space="0" w:color="auto"/>
              <w:right w:val="nil"/>
            </w:tcBorders>
            <w:shd w:val="clear" w:color="auto" w:fill="auto"/>
            <w:vAlign w:val="center"/>
            <w:hideMark/>
          </w:tcPr>
          <w:p w14:paraId="236DFDC7" w14:textId="77777777" w:rsidR="00426EC2" w:rsidRPr="00722A06" w:rsidRDefault="00426EC2" w:rsidP="00D15693">
            <w:pPr>
              <w:widowControl/>
              <w:spacing w:line="259" w:lineRule="auto"/>
              <w:jc w:val="center"/>
              <w:rPr>
                <w:rFonts w:eastAsia="Times New Roman" w:cs="Times New Roman"/>
                <w:sz w:val="20"/>
                <w:szCs w:val="20"/>
              </w:rPr>
            </w:pPr>
          </w:p>
        </w:tc>
        <w:tc>
          <w:tcPr>
            <w:tcW w:w="448" w:type="pct"/>
            <w:tcBorders>
              <w:top w:val="single" w:sz="4" w:space="0" w:color="auto"/>
              <w:left w:val="nil"/>
              <w:bottom w:val="single" w:sz="4" w:space="0" w:color="auto"/>
              <w:right w:val="nil"/>
            </w:tcBorders>
          </w:tcPr>
          <w:p w14:paraId="6389D9BB"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9D9D9"/>
            <w:vAlign w:val="center"/>
            <w:hideMark/>
          </w:tcPr>
          <w:p w14:paraId="4DAD93A2" w14:textId="584ED68E" w:rsidR="00426EC2" w:rsidRPr="00722A06" w:rsidRDefault="00426EC2" w:rsidP="00D15693">
            <w:pPr>
              <w:widowControl/>
              <w:spacing w:line="259" w:lineRule="auto"/>
              <w:jc w:val="center"/>
              <w:rPr>
                <w:rFonts w:eastAsia="Times New Roman" w:cs="Times New Roman"/>
                <w:sz w:val="20"/>
                <w:szCs w:val="20"/>
              </w:rPr>
            </w:pPr>
          </w:p>
        </w:tc>
      </w:tr>
      <w:tr w:rsidR="00D76615" w:rsidRPr="00722A06" w14:paraId="6E01651F" w14:textId="77777777" w:rsidTr="00D76615">
        <w:tc>
          <w:tcPr>
            <w:tcW w:w="1511" w:type="pct"/>
            <w:tcBorders>
              <w:top w:val="nil"/>
              <w:left w:val="nil"/>
              <w:bottom w:val="nil"/>
              <w:right w:val="nil"/>
            </w:tcBorders>
            <w:shd w:val="clear" w:color="auto" w:fill="auto"/>
            <w:vAlign w:val="center"/>
            <w:hideMark/>
          </w:tcPr>
          <w:p w14:paraId="4CCFB4DE" w14:textId="77777777" w:rsidR="00426EC2" w:rsidRPr="00722A06" w:rsidRDefault="00426EC2" w:rsidP="00B7071E">
            <w:pPr>
              <w:widowControl/>
              <w:spacing w:line="259" w:lineRule="auto"/>
              <w:rPr>
                <w:rFonts w:eastAsia="Times New Roman" w:cs="Times New Roman"/>
                <w:sz w:val="20"/>
                <w:szCs w:val="20"/>
              </w:rPr>
            </w:pPr>
            <w:r w:rsidRPr="00722A06">
              <w:rPr>
                <w:rFonts w:eastAsia="Times New Roman" w:cs="Times New Roman"/>
                <w:sz w:val="20"/>
                <w:szCs w:val="20"/>
              </w:rPr>
              <w:t>Self and partner together</w:t>
            </w:r>
          </w:p>
        </w:tc>
        <w:tc>
          <w:tcPr>
            <w:tcW w:w="434" w:type="pct"/>
            <w:tcBorders>
              <w:top w:val="nil"/>
              <w:left w:val="nil"/>
              <w:bottom w:val="nil"/>
              <w:right w:val="nil"/>
            </w:tcBorders>
            <w:shd w:val="clear" w:color="auto" w:fill="auto"/>
            <w:vAlign w:val="center"/>
            <w:hideMark/>
          </w:tcPr>
          <w:p w14:paraId="575A7F7D"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nil"/>
              <w:left w:val="nil"/>
              <w:bottom w:val="nil"/>
              <w:right w:val="nil"/>
            </w:tcBorders>
          </w:tcPr>
          <w:p w14:paraId="3A00EF35"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nil"/>
              <w:left w:val="nil"/>
              <w:bottom w:val="nil"/>
              <w:right w:val="nil"/>
            </w:tcBorders>
            <w:shd w:val="clear" w:color="000000" w:fill="D9D9D9"/>
            <w:vAlign w:val="center"/>
            <w:hideMark/>
          </w:tcPr>
          <w:p w14:paraId="45D9CC41" w14:textId="03DC6AFC"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nil"/>
              <w:left w:val="nil"/>
              <w:bottom w:val="nil"/>
              <w:right w:val="nil"/>
            </w:tcBorders>
            <w:shd w:val="clear" w:color="auto" w:fill="auto"/>
            <w:vAlign w:val="center"/>
            <w:hideMark/>
          </w:tcPr>
          <w:p w14:paraId="4F7DBE64"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nil"/>
              <w:left w:val="nil"/>
              <w:bottom w:val="nil"/>
              <w:right w:val="nil"/>
            </w:tcBorders>
            <w:shd w:val="clear" w:color="auto" w:fill="auto"/>
            <w:vAlign w:val="center"/>
            <w:hideMark/>
          </w:tcPr>
          <w:p w14:paraId="25FDE7EF"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399" w:type="pct"/>
            <w:tcBorders>
              <w:top w:val="nil"/>
              <w:left w:val="nil"/>
              <w:bottom w:val="nil"/>
              <w:right w:val="nil"/>
            </w:tcBorders>
          </w:tcPr>
          <w:p w14:paraId="04159BBA"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nil"/>
              <w:left w:val="nil"/>
              <w:bottom w:val="nil"/>
              <w:right w:val="nil"/>
            </w:tcBorders>
            <w:shd w:val="clear" w:color="000000" w:fill="D9D9D9"/>
            <w:vAlign w:val="center"/>
            <w:hideMark/>
          </w:tcPr>
          <w:p w14:paraId="18B77AFE" w14:textId="0C99D1E3"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nil"/>
              <w:left w:val="nil"/>
              <w:bottom w:val="nil"/>
              <w:right w:val="nil"/>
            </w:tcBorders>
            <w:shd w:val="clear" w:color="auto" w:fill="auto"/>
            <w:vAlign w:val="center"/>
            <w:hideMark/>
          </w:tcPr>
          <w:p w14:paraId="51F61A78"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nil"/>
              <w:left w:val="nil"/>
              <w:bottom w:val="nil"/>
              <w:right w:val="nil"/>
            </w:tcBorders>
            <w:shd w:val="clear" w:color="auto" w:fill="auto"/>
            <w:vAlign w:val="center"/>
            <w:hideMark/>
          </w:tcPr>
          <w:p w14:paraId="69625046"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448" w:type="pct"/>
            <w:tcBorders>
              <w:top w:val="nil"/>
              <w:left w:val="nil"/>
              <w:bottom w:val="nil"/>
              <w:right w:val="nil"/>
            </w:tcBorders>
          </w:tcPr>
          <w:p w14:paraId="4128A1A5"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000000" w:fill="D9D9D9"/>
            <w:vAlign w:val="center"/>
            <w:hideMark/>
          </w:tcPr>
          <w:p w14:paraId="7BAE6FBB" w14:textId="469AF152" w:rsidR="00426EC2" w:rsidRPr="00722A06" w:rsidRDefault="00426EC2" w:rsidP="00D15693">
            <w:pPr>
              <w:widowControl/>
              <w:spacing w:line="259" w:lineRule="auto"/>
              <w:jc w:val="center"/>
              <w:rPr>
                <w:rFonts w:eastAsia="Times New Roman" w:cs="Times New Roman"/>
                <w:sz w:val="20"/>
                <w:szCs w:val="20"/>
              </w:rPr>
            </w:pPr>
          </w:p>
        </w:tc>
      </w:tr>
      <w:tr w:rsidR="00D76615" w:rsidRPr="00722A06" w14:paraId="627820B0" w14:textId="77777777" w:rsidTr="00D76615">
        <w:tc>
          <w:tcPr>
            <w:tcW w:w="1511" w:type="pct"/>
            <w:tcBorders>
              <w:top w:val="single" w:sz="4" w:space="0" w:color="auto"/>
              <w:left w:val="nil"/>
              <w:bottom w:val="single" w:sz="4" w:space="0" w:color="auto"/>
              <w:right w:val="nil"/>
            </w:tcBorders>
            <w:shd w:val="clear" w:color="auto" w:fill="auto"/>
            <w:vAlign w:val="center"/>
            <w:hideMark/>
          </w:tcPr>
          <w:p w14:paraId="469150C5" w14:textId="77777777" w:rsidR="00426EC2" w:rsidRPr="00722A06" w:rsidRDefault="00426EC2" w:rsidP="00B7071E">
            <w:pPr>
              <w:widowControl/>
              <w:spacing w:line="259" w:lineRule="auto"/>
              <w:rPr>
                <w:rFonts w:eastAsia="Times New Roman" w:cs="Times New Roman"/>
                <w:sz w:val="20"/>
                <w:szCs w:val="20"/>
              </w:rPr>
            </w:pPr>
            <w:r w:rsidRPr="00722A06">
              <w:rPr>
                <w:rFonts w:eastAsia="Times New Roman" w:cs="Times New Roman"/>
                <w:sz w:val="20"/>
                <w:szCs w:val="20"/>
              </w:rPr>
              <w:t>Self and other (could also include partner)</w:t>
            </w:r>
          </w:p>
        </w:tc>
        <w:tc>
          <w:tcPr>
            <w:tcW w:w="434" w:type="pct"/>
            <w:tcBorders>
              <w:top w:val="single" w:sz="4" w:space="0" w:color="auto"/>
              <w:left w:val="nil"/>
              <w:bottom w:val="single" w:sz="4" w:space="0" w:color="auto"/>
              <w:right w:val="nil"/>
            </w:tcBorders>
            <w:shd w:val="clear" w:color="auto" w:fill="auto"/>
            <w:vAlign w:val="center"/>
            <w:hideMark/>
          </w:tcPr>
          <w:p w14:paraId="4FD46ECE"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single" w:sz="4" w:space="0" w:color="auto"/>
              <w:left w:val="nil"/>
              <w:bottom w:val="single" w:sz="4" w:space="0" w:color="auto"/>
              <w:right w:val="nil"/>
            </w:tcBorders>
          </w:tcPr>
          <w:p w14:paraId="2EC2D142"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single" w:sz="4" w:space="0" w:color="auto"/>
              <w:left w:val="nil"/>
              <w:bottom w:val="single" w:sz="4" w:space="0" w:color="auto"/>
              <w:right w:val="nil"/>
            </w:tcBorders>
            <w:shd w:val="clear" w:color="000000" w:fill="D9D9D9"/>
            <w:vAlign w:val="center"/>
            <w:hideMark/>
          </w:tcPr>
          <w:p w14:paraId="23ABBB7D" w14:textId="12A3BE28"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single" w:sz="4" w:space="0" w:color="auto"/>
              <w:left w:val="nil"/>
              <w:bottom w:val="single" w:sz="4" w:space="0" w:color="auto"/>
              <w:right w:val="nil"/>
            </w:tcBorders>
            <w:shd w:val="clear" w:color="auto" w:fill="auto"/>
            <w:vAlign w:val="center"/>
            <w:hideMark/>
          </w:tcPr>
          <w:p w14:paraId="0E447E68"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single" w:sz="4" w:space="0" w:color="auto"/>
              <w:left w:val="nil"/>
              <w:bottom w:val="single" w:sz="4" w:space="0" w:color="auto"/>
              <w:right w:val="nil"/>
            </w:tcBorders>
            <w:shd w:val="clear" w:color="auto" w:fill="auto"/>
            <w:vAlign w:val="center"/>
            <w:hideMark/>
          </w:tcPr>
          <w:p w14:paraId="74B22702" w14:textId="77777777" w:rsidR="00426EC2" w:rsidRPr="00722A06" w:rsidRDefault="00426EC2" w:rsidP="00D15693">
            <w:pPr>
              <w:widowControl/>
              <w:spacing w:line="259" w:lineRule="auto"/>
              <w:jc w:val="center"/>
              <w:rPr>
                <w:rFonts w:eastAsia="Times New Roman" w:cs="Times New Roman"/>
                <w:sz w:val="20"/>
                <w:szCs w:val="20"/>
              </w:rPr>
            </w:pPr>
          </w:p>
        </w:tc>
        <w:tc>
          <w:tcPr>
            <w:tcW w:w="399" w:type="pct"/>
            <w:tcBorders>
              <w:top w:val="single" w:sz="4" w:space="0" w:color="auto"/>
              <w:left w:val="nil"/>
              <w:bottom w:val="single" w:sz="4" w:space="0" w:color="auto"/>
              <w:right w:val="nil"/>
            </w:tcBorders>
          </w:tcPr>
          <w:p w14:paraId="2AB57411"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single" w:sz="4" w:space="0" w:color="auto"/>
              <w:left w:val="nil"/>
              <w:bottom w:val="single" w:sz="4" w:space="0" w:color="auto"/>
              <w:right w:val="nil"/>
            </w:tcBorders>
            <w:shd w:val="clear" w:color="000000" w:fill="D9D9D9"/>
            <w:vAlign w:val="center"/>
            <w:hideMark/>
          </w:tcPr>
          <w:p w14:paraId="718F5FA6" w14:textId="7C6E335D"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single" w:sz="4" w:space="0" w:color="auto"/>
              <w:left w:val="nil"/>
              <w:bottom w:val="single" w:sz="4" w:space="0" w:color="auto"/>
              <w:right w:val="nil"/>
            </w:tcBorders>
            <w:shd w:val="clear" w:color="auto" w:fill="auto"/>
            <w:vAlign w:val="center"/>
            <w:hideMark/>
          </w:tcPr>
          <w:p w14:paraId="2455611C"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single" w:sz="4" w:space="0" w:color="auto"/>
              <w:left w:val="nil"/>
              <w:bottom w:val="single" w:sz="4" w:space="0" w:color="auto"/>
              <w:right w:val="nil"/>
            </w:tcBorders>
            <w:shd w:val="clear" w:color="auto" w:fill="auto"/>
            <w:vAlign w:val="center"/>
            <w:hideMark/>
          </w:tcPr>
          <w:p w14:paraId="7A7B481C" w14:textId="77777777" w:rsidR="00426EC2" w:rsidRPr="00722A06" w:rsidRDefault="00426EC2" w:rsidP="00D15693">
            <w:pPr>
              <w:widowControl/>
              <w:spacing w:line="259" w:lineRule="auto"/>
              <w:jc w:val="center"/>
              <w:rPr>
                <w:rFonts w:eastAsia="Times New Roman" w:cs="Times New Roman"/>
                <w:sz w:val="20"/>
                <w:szCs w:val="20"/>
              </w:rPr>
            </w:pPr>
          </w:p>
        </w:tc>
        <w:tc>
          <w:tcPr>
            <w:tcW w:w="448" w:type="pct"/>
            <w:tcBorders>
              <w:top w:val="single" w:sz="4" w:space="0" w:color="auto"/>
              <w:left w:val="nil"/>
              <w:bottom w:val="single" w:sz="4" w:space="0" w:color="auto"/>
              <w:right w:val="nil"/>
            </w:tcBorders>
          </w:tcPr>
          <w:p w14:paraId="00950758"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9D9D9"/>
            <w:vAlign w:val="center"/>
            <w:hideMark/>
          </w:tcPr>
          <w:p w14:paraId="668A4B50" w14:textId="730ACE30" w:rsidR="00426EC2" w:rsidRPr="00722A06" w:rsidRDefault="00426EC2" w:rsidP="00D15693">
            <w:pPr>
              <w:widowControl/>
              <w:spacing w:line="259" w:lineRule="auto"/>
              <w:jc w:val="center"/>
              <w:rPr>
                <w:rFonts w:eastAsia="Times New Roman" w:cs="Times New Roman"/>
                <w:sz w:val="20"/>
                <w:szCs w:val="20"/>
              </w:rPr>
            </w:pPr>
          </w:p>
        </w:tc>
      </w:tr>
      <w:tr w:rsidR="00D76615" w:rsidRPr="00722A06" w14:paraId="6F04ECBE" w14:textId="77777777" w:rsidTr="00D76615">
        <w:tc>
          <w:tcPr>
            <w:tcW w:w="1511" w:type="pct"/>
            <w:tcBorders>
              <w:top w:val="nil"/>
              <w:left w:val="nil"/>
              <w:bottom w:val="nil"/>
              <w:right w:val="nil"/>
            </w:tcBorders>
            <w:shd w:val="clear" w:color="auto" w:fill="auto"/>
            <w:vAlign w:val="center"/>
            <w:hideMark/>
          </w:tcPr>
          <w:p w14:paraId="358AFDF8" w14:textId="77777777" w:rsidR="00426EC2" w:rsidRPr="00722A06" w:rsidRDefault="00426EC2" w:rsidP="00B7071E">
            <w:pPr>
              <w:widowControl/>
              <w:spacing w:line="259" w:lineRule="auto"/>
              <w:rPr>
                <w:rFonts w:eastAsia="Times New Roman" w:cs="Times New Roman"/>
                <w:sz w:val="20"/>
                <w:szCs w:val="20"/>
              </w:rPr>
            </w:pPr>
            <w:r w:rsidRPr="00722A06">
              <w:rPr>
                <w:rFonts w:eastAsia="Times New Roman" w:cs="Times New Roman"/>
                <w:sz w:val="20"/>
                <w:szCs w:val="20"/>
              </w:rPr>
              <w:t>Other</w:t>
            </w:r>
          </w:p>
        </w:tc>
        <w:tc>
          <w:tcPr>
            <w:tcW w:w="434" w:type="pct"/>
            <w:tcBorders>
              <w:top w:val="nil"/>
              <w:left w:val="nil"/>
              <w:bottom w:val="nil"/>
              <w:right w:val="nil"/>
            </w:tcBorders>
            <w:shd w:val="clear" w:color="auto" w:fill="auto"/>
            <w:vAlign w:val="center"/>
            <w:hideMark/>
          </w:tcPr>
          <w:p w14:paraId="303DDA80"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nil"/>
              <w:left w:val="nil"/>
              <w:bottom w:val="nil"/>
              <w:right w:val="nil"/>
            </w:tcBorders>
          </w:tcPr>
          <w:p w14:paraId="1050F0B0"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nil"/>
              <w:left w:val="nil"/>
              <w:bottom w:val="nil"/>
              <w:right w:val="nil"/>
            </w:tcBorders>
            <w:shd w:val="clear" w:color="000000" w:fill="D9D9D9"/>
            <w:vAlign w:val="center"/>
            <w:hideMark/>
          </w:tcPr>
          <w:p w14:paraId="4FF43E4F" w14:textId="78D7F7F8"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nil"/>
              <w:left w:val="nil"/>
              <w:bottom w:val="nil"/>
              <w:right w:val="nil"/>
            </w:tcBorders>
            <w:shd w:val="clear" w:color="auto" w:fill="auto"/>
            <w:vAlign w:val="center"/>
            <w:hideMark/>
          </w:tcPr>
          <w:p w14:paraId="6807466C"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nil"/>
              <w:left w:val="nil"/>
              <w:bottom w:val="nil"/>
              <w:right w:val="nil"/>
            </w:tcBorders>
            <w:shd w:val="clear" w:color="auto" w:fill="auto"/>
            <w:vAlign w:val="center"/>
            <w:hideMark/>
          </w:tcPr>
          <w:p w14:paraId="7A258262"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399" w:type="pct"/>
            <w:tcBorders>
              <w:top w:val="nil"/>
              <w:left w:val="nil"/>
              <w:bottom w:val="nil"/>
              <w:right w:val="nil"/>
            </w:tcBorders>
          </w:tcPr>
          <w:p w14:paraId="14F96EDC"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nil"/>
              <w:left w:val="nil"/>
              <w:bottom w:val="nil"/>
              <w:right w:val="nil"/>
            </w:tcBorders>
            <w:shd w:val="clear" w:color="000000" w:fill="D9D9D9"/>
            <w:vAlign w:val="center"/>
            <w:hideMark/>
          </w:tcPr>
          <w:p w14:paraId="0C07F20D" w14:textId="5E94FEA2"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nil"/>
              <w:left w:val="nil"/>
              <w:bottom w:val="nil"/>
              <w:right w:val="nil"/>
            </w:tcBorders>
            <w:shd w:val="clear" w:color="auto" w:fill="auto"/>
            <w:vAlign w:val="center"/>
            <w:hideMark/>
          </w:tcPr>
          <w:p w14:paraId="27DD875C"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nil"/>
              <w:left w:val="nil"/>
              <w:bottom w:val="nil"/>
              <w:right w:val="nil"/>
            </w:tcBorders>
            <w:shd w:val="clear" w:color="auto" w:fill="auto"/>
            <w:vAlign w:val="center"/>
            <w:hideMark/>
          </w:tcPr>
          <w:p w14:paraId="789E9575"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448" w:type="pct"/>
            <w:tcBorders>
              <w:top w:val="nil"/>
              <w:left w:val="nil"/>
              <w:bottom w:val="nil"/>
              <w:right w:val="nil"/>
            </w:tcBorders>
          </w:tcPr>
          <w:p w14:paraId="2116267A"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000000" w:fill="D9D9D9"/>
            <w:vAlign w:val="center"/>
            <w:hideMark/>
          </w:tcPr>
          <w:p w14:paraId="76D89CD1" w14:textId="244FB66D" w:rsidR="00426EC2" w:rsidRPr="00722A06" w:rsidRDefault="00426EC2" w:rsidP="00D15693">
            <w:pPr>
              <w:widowControl/>
              <w:spacing w:line="259" w:lineRule="auto"/>
              <w:jc w:val="center"/>
              <w:rPr>
                <w:rFonts w:eastAsia="Times New Roman" w:cs="Times New Roman"/>
                <w:sz w:val="20"/>
                <w:szCs w:val="20"/>
              </w:rPr>
            </w:pPr>
          </w:p>
        </w:tc>
      </w:tr>
      <w:tr w:rsidR="00D76615" w:rsidRPr="00722A06" w14:paraId="1FE31042" w14:textId="77777777" w:rsidTr="00D76615">
        <w:tc>
          <w:tcPr>
            <w:tcW w:w="1511" w:type="pct"/>
            <w:tcBorders>
              <w:top w:val="single" w:sz="4" w:space="0" w:color="auto"/>
              <w:left w:val="nil"/>
              <w:bottom w:val="single" w:sz="4" w:space="0" w:color="auto"/>
              <w:right w:val="nil"/>
            </w:tcBorders>
            <w:shd w:val="clear" w:color="auto" w:fill="auto"/>
            <w:vAlign w:val="center"/>
            <w:hideMark/>
          </w:tcPr>
          <w:p w14:paraId="2AFB27BE" w14:textId="1FF11BFC" w:rsidR="00426EC2" w:rsidRPr="00722A06" w:rsidRDefault="00426EC2"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Pr>
                <w:rFonts w:eastAsia="Times New Roman" w:cs="Times New Roman"/>
                <w:b/>
                <w:bCs/>
                <w:color w:val="auto"/>
                <w:sz w:val="20"/>
                <w:szCs w:val="20"/>
              </w:rPr>
              <w:t xml:space="preserve"> (</w:t>
            </w:r>
            <w:r w:rsidRPr="006D234F">
              <w:rPr>
                <w:rFonts w:eastAsia="Times New Roman" w:cs="Times New Roman"/>
                <w:b/>
                <w:bCs/>
                <w:i/>
                <w:color w:val="auto"/>
                <w:sz w:val="20"/>
                <w:szCs w:val="20"/>
              </w:rPr>
              <w:t>n</w:t>
            </w:r>
            <w:r>
              <w:rPr>
                <w:rFonts w:eastAsia="Times New Roman" w:cs="Times New Roman"/>
                <w:b/>
                <w:bCs/>
                <w:color w:val="auto"/>
                <w:sz w:val="20"/>
                <w:szCs w:val="20"/>
              </w:rPr>
              <w:t>)</w:t>
            </w:r>
          </w:p>
        </w:tc>
        <w:tc>
          <w:tcPr>
            <w:tcW w:w="434" w:type="pct"/>
            <w:tcBorders>
              <w:top w:val="single" w:sz="4" w:space="0" w:color="auto"/>
              <w:left w:val="nil"/>
              <w:bottom w:val="single" w:sz="4" w:space="0" w:color="auto"/>
              <w:right w:val="nil"/>
            </w:tcBorders>
            <w:shd w:val="clear" w:color="auto" w:fill="auto"/>
            <w:vAlign w:val="center"/>
            <w:hideMark/>
          </w:tcPr>
          <w:p w14:paraId="00305B1A"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single" w:sz="4" w:space="0" w:color="auto"/>
              <w:left w:val="nil"/>
              <w:bottom w:val="single" w:sz="4" w:space="0" w:color="auto"/>
              <w:right w:val="nil"/>
            </w:tcBorders>
          </w:tcPr>
          <w:p w14:paraId="60ED4608"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single" w:sz="4" w:space="0" w:color="auto"/>
              <w:left w:val="nil"/>
              <w:bottom w:val="single" w:sz="4" w:space="0" w:color="auto"/>
              <w:right w:val="nil"/>
            </w:tcBorders>
            <w:shd w:val="clear" w:color="000000" w:fill="D9D9D9"/>
            <w:vAlign w:val="center"/>
            <w:hideMark/>
          </w:tcPr>
          <w:p w14:paraId="5A2394F7" w14:textId="4C1F1ECC"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single" w:sz="4" w:space="0" w:color="auto"/>
              <w:left w:val="nil"/>
              <w:bottom w:val="single" w:sz="4" w:space="0" w:color="auto"/>
              <w:right w:val="nil"/>
            </w:tcBorders>
            <w:shd w:val="clear" w:color="auto" w:fill="auto"/>
            <w:vAlign w:val="center"/>
            <w:hideMark/>
          </w:tcPr>
          <w:p w14:paraId="22169B21"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single" w:sz="4" w:space="0" w:color="auto"/>
              <w:left w:val="nil"/>
              <w:bottom w:val="single" w:sz="4" w:space="0" w:color="auto"/>
              <w:right w:val="nil"/>
            </w:tcBorders>
            <w:shd w:val="clear" w:color="auto" w:fill="auto"/>
            <w:vAlign w:val="center"/>
            <w:hideMark/>
          </w:tcPr>
          <w:p w14:paraId="584A0938" w14:textId="77777777" w:rsidR="00426EC2" w:rsidRPr="00722A06" w:rsidRDefault="00426EC2" w:rsidP="00D15693">
            <w:pPr>
              <w:widowControl/>
              <w:spacing w:line="259" w:lineRule="auto"/>
              <w:jc w:val="center"/>
              <w:rPr>
                <w:rFonts w:eastAsia="Times New Roman" w:cs="Times New Roman"/>
                <w:sz w:val="20"/>
                <w:szCs w:val="20"/>
              </w:rPr>
            </w:pPr>
          </w:p>
        </w:tc>
        <w:tc>
          <w:tcPr>
            <w:tcW w:w="399" w:type="pct"/>
            <w:tcBorders>
              <w:top w:val="single" w:sz="4" w:space="0" w:color="auto"/>
              <w:left w:val="nil"/>
              <w:bottom w:val="single" w:sz="4" w:space="0" w:color="auto"/>
              <w:right w:val="nil"/>
            </w:tcBorders>
          </w:tcPr>
          <w:p w14:paraId="315E0F80"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single" w:sz="4" w:space="0" w:color="auto"/>
              <w:left w:val="nil"/>
              <w:bottom w:val="single" w:sz="4" w:space="0" w:color="auto"/>
              <w:right w:val="nil"/>
            </w:tcBorders>
            <w:shd w:val="clear" w:color="000000" w:fill="D9D9D9"/>
            <w:vAlign w:val="center"/>
            <w:hideMark/>
          </w:tcPr>
          <w:p w14:paraId="2B508715" w14:textId="6EA7AB28"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single" w:sz="4" w:space="0" w:color="auto"/>
              <w:left w:val="nil"/>
              <w:bottom w:val="single" w:sz="4" w:space="0" w:color="auto"/>
              <w:right w:val="nil"/>
            </w:tcBorders>
            <w:shd w:val="clear" w:color="auto" w:fill="auto"/>
            <w:vAlign w:val="center"/>
            <w:hideMark/>
          </w:tcPr>
          <w:p w14:paraId="4B5AED05"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single" w:sz="4" w:space="0" w:color="auto"/>
              <w:left w:val="nil"/>
              <w:bottom w:val="single" w:sz="4" w:space="0" w:color="auto"/>
              <w:right w:val="nil"/>
            </w:tcBorders>
            <w:shd w:val="clear" w:color="auto" w:fill="auto"/>
            <w:vAlign w:val="center"/>
            <w:hideMark/>
          </w:tcPr>
          <w:p w14:paraId="7A43C216" w14:textId="77777777" w:rsidR="00426EC2" w:rsidRPr="00722A06" w:rsidRDefault="00426EC2" w:rsidP="00D15693">
            <w:pPr>
              <w:widowControl/>
              <w:spacing w:line="259" w:lineRule="auto"/>
              <w:jc w:val="center"/>
              <w:rPr>
                <w:rFonts w:eastAsia="Times New Roman" w:cs="Times New Roman"/>
                <w:sz w:val="20"/>
                <w:szCs w:val="20"/>
              </w:rPr>
            </w:pPr>
          </w:p>
        </w:tc>
        <w:tc>
          <w:tcPr>
            <w:tcW w:w="448" w:type="pct"/>
            <w:tcBorders>
              <w:top w:val="single" w:sz="4" w:space="0" w:color="auto"/>
              <w:left w:val="nil"/>
              <w:bottom w:val="single" w:sz="4" w:space="0" w:color="auto"/>
              <w:right w:val="nil"/>
            </w:tcBorders>
          </w:tcPr>
          <w:p w14:paraId="0BFC1F43"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9D9D9"/>
            <w:vAlign w:val="center"/>
            <w:hideMark/>
          </w:tcPr>
          <w:p w14:paraId="1479CE11" w14:textId="48695559" w:rsidR="00426EC2" w:rsidRPr="00722A06" w:rsidRDefault="00426EC2" w:rsidP="00D15693">
            <w:pPr>
              <w:widowControl/>
              <w:spacing w:line="259" w:lineRule="auto"/>
              <w:jc w:val="center"/>
              <w:rPr>
                <w:rFonts w:eastAsia="Times New Roman" w:cs="Times New Roman"/>
                <w:sz w:val="20"/>
                <w:szCs w:val="20"/>
              </w:rPr>
            </w:pPr>
          </w:p>
        </w:tc>
      </w:tr>
    </w:tbl>
    <w:p w14:paraId="0C43734D" w14:textId="77777777" w:rsidR="00752B66" w:rsidRPr="0087225D" w:rsidRDefault="00752B66" w:rsidP="00752B66">
      <w:pPr>
        <w:pStyle w:val="BodyText1"/>
        <w:spacing w:after="0"/>
        <w:ind w:left="86" w:hanging="86"/>
        <w:rPr>
          <w:sz w:val="16"/>
        </w:rPr>
      </w:pPr>
      <w:commentRangeStart w:id="758"/>
      <w:r w:rsidRPr="0087225D">
        <w:rPr>
          <w:sz w:val="16"/>
        </w:rPr>
        <w:t>^ Results not statistically reliable, n&lt;30  </w:t>
      </w:r>
      <w:commentRangeEnd w:id="758"/>
      <w:r>
        <w:rPr>
          <w:rStyle w:val="CommentReference"/>
          <w:rFonts w:eastAsia="Arial" w:cs="Arial"/>
          <w:color w:val="000000"/>
        </w:rPr>
        <w:commentReference w:id="758"/>
      </w:r>
    </w:p>
    <w:p w14:paraId="12AAFE15"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and </w:t>
      </w:r>
      <w:r>
        <w:rPr>
          <w:sz w:val="16"/>
        </w:rPr>
        <w:t>farmers’ sex</w:t>
      </w:r>
      <w:r w:rsidRPr="00E33812">
        <w:rPr>
          <w:sz w:val="16"/>
        </w:rPr>
        <w:t>. Associations found to be statistically significant are indicated by level: * p&lt;0.05, ** p&lt;0.01, *** p&lt;0.001; n/s=not significant.</w:t>
      </w:r>
    </w:p>
    <w:p w14:paraId="44E22C71" w14:textId="444E806B"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33CFC976" w14:textId="77777777" w:rsidR="00752B66" w:rsidRDefault="00752B66" w:rsidP="00752B66">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5CFCC74" w14:textId="3BFA31C9" w:rsidR="00C95140" w:rsidRDefault="00C95140" w:rsidP="004C6618">
      <w:pPr>
        <w:pStyle w:val="Heading3"/>
        <w:numPr>
          <w:ilvl w:val="2"/>
          <w:numId w:val="63"/>
        </w:numPr>
      </w:pPr>
      <w:bookmarkStart w:id="759" w:name="_Toc63673363"/>
      <w:commentRangeStart w:id="760"/>
      <w:r w:rsidRPr="00F630D3">
        <w:lastRenderedPageBreak/>
        <w:t>Use of improved management</w:t>
      </w:r>
      <w:r>
        <w:t xml:space="preserve"> practices</w:t>
      </w:r>
      <w:bookmarkEnd w:id="751"/>
      <w:r>
        <w:t xml:space="preserve"> and technologies</w:t>
      </w:r>
      <w:commentRangeEnd w:id="760"/>
      <w:r>
        <w:rPr>
          <w:rStyle w:val="CommentReference"/>
          <w:rFonts w:eastAsia="Arial" w:cs="Arial"/>
          <w:b w:val="0"/>
        </w:rPr>
        <w:commentReference w:id="760"/>
      </w:r>
      <w:bookmarkEnd w:id="759"/>
    </w:p>
    <w:p w14:paraId="3FE38324" w14:textId="77777777" w:rsidR="00C95140" w:rsidRDefault="00C95140" w:rsidP="00722A06">
      <w:pPr>
        <w:pStyle w:val="BodyText1"/>
      </w:pPr>
      <w:r>
        <w:t>This section examines maize farmers’ use of improved management practices and technologies promoted by Feed the Future in the [</w:t>
      </w:r>
      <w:r w:rsidRPr="00F138B7">
        <w:rPr>
          <w:highlight w:val="yellow"/>
        </w:rPr>
        <w:t>Country</w:t>
      </w:r>
      <w:r>
        <w:t xml:space="preserve">] </w:t>
      </w:r>
      <w:commentRangeStart w:id="761"/>
      <w:r>
        <w:t>ZOI</w:t>
      </w:r>
      <w:commentRangeEnd w:id="761"/>
      <w:r>
        <w:rPr>
          <w:rStyle w:val="CommentReference"/>
          <w:rFonts w:eastAsia="Arial" w:cs="Arial"/>
          <w:color w:val="000000"/>
        </w:rPr>
        <w:commentReference w:id="761"/>
      </w:r>
      <w:r>
        <w:t xml:space="preserve">. </w:t>
      </w:r>
    </w:p>
    <w:p w14:paraId="162ABF71" w14:textId="29B8AA58" w:rsidR="00C95140" w:rsidRDefault="00C95140" w:rsidP="00722A06">
      <w:pPr>
        <w:pStyle w:val="BodyText1"/>
      </w:pPr>
      <w:r w:rsidRPr="00AA6E6F">
        <w:rPr>
          <w:b/>
        </w:rPr>
        <w:t xml:space="preserve">Table </w:t>
      </w:r>
      <w:r w:rsidR="00F24EBA">
        <w:rPr>
          <w:b/>
        </w:rPr>
        <w:t>7</w:t>
      </w:r>
      <w:r>
        <w:rPr>
          <w:b/>
        </w:rPr>
        <w:t>.1.1</w:t>
      </w:r>
      <w:r w:rsidR="005B66A0">
        <w:rPr>
          <w:b/>
        </w:rPr>
        <w:t>4</w:t>
      </w:r>
      <w:r w:rsidRPr="00D8695D">
        <w:t xml:space="preserve"> shows </w:t>
      </w:r>
      <w:r>
        <w:t xml:space="preserve">the </w:t>
      </w:r>
      <w:r w:rsidRPr="00D8695D">
        <w:t>percent</w:t>
      </w:r>
      <w:r>
        <w:t>age</w:t>
      </w:r>
      <w:r w:rsidRPr="00D8695D">
        <w:t xml:space="preserve"> of </w:t>
      </w:r>
      <w:r>
        <w:t xml:space="preserve">maize farmers in the ZOI who </w:t>
      </w:r>
      <w:r w:rsidRPr="00D8695D">
        <w:t xml:space="preserve">applied one or more improved </w:t>
      </w:r>
      <w:r>
        <w:t>management practice</w:t>
      </w:r>
      <w:r w:rsidR="00F24EBA">
        <w:t>s</w:t>
      </w:r>
      <w:r>
        <w:t xml:space="preserve"> or </w:t>
      </w:r>
      <w:r w:rsidR="00F24EBA">
        <w:t xml:space="preserve">technologies </w:t>
      </w:r>
      <w:r>
        <w:t xml:space="preserve">promoted by the </w:t>
      </w:r>
      <w:r w:rsidRPr="00CD0CE1">
        <w:rPr>
          <w:highlight w:val="yellow"/>
        </w:rPr>
        <w:t>[C</w:t>
      </w:r>
      <w:r w:rsidR="00561B8B">
        <w:rPr>
          <w:highlight w:val="yellow"/>
        </w:rPr>
        <w:t>ountry</w:t>
      </w:r>
      <w:r w:rsidRPr="00CD0CE1">
        <w:rPr>
          <w:highlight w:val="yellow"/>
        </w:rPr>
        <w:t>]</w:t>
      </w:r>
      <w:r>
        <w:t xml:space="preserve"> mission during the 12 months preceding the ZOI Survey</w:t>
      </w:r>
      <w:r w:rsidRPr="00D8695D">
        <w:t>.</w:t>
      </w:r>
      <w:r>
        <w:t xml:space="preserve"> The table also includes the percentage of maize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0FF10D8" w14:textId="137CE9EF" w:rsidR="00C95140" w:rsidRPr="005845A8" w:rsidRDefault="00C95140" w:rsidP="004B1851">
      <w:pPr>
        <w:pStyle w:val="Tabletitle"/>
      </w:pPr>
      <w:bookmarkStart w:id="762" w:name="_Toc12528033"/>
      <w:bookmarkStart w:id="763" w:name="_Toc63673100"/>
      <w:r w:rsidRPr="005845A8">
        <w:t xml:space="preserve">Table </w:t>
      </w:r>
      <w:r>
        <w:t>7</w:t>
      </w:r>
      <w:r w:rsidRPr="005845A8">
        <w:t>.1.1</w:t>
      </w:r>
      <w:r w:rsidR="005B66A0">
        <w:t>4</w:t>
      </w:r>
      <w:r>
        <w:t>:</w:t>
      </w:r>
      <w:r w:rsidRPr="005845A8">
        <w:t xml:space="preserve"> Percentage of </w:t>
      </w:r>
      <w:r>
        <w:t>M</w:t>
      </w:r>
      <w:r w:rsidRPr="005845A8">
        <w:t xml:space="preserve">aize </w:t>
      </w:r>
      <w:r>
        <w:t>F</w:t>
      </w:r>
      <w:r w:rsidRPr="005845A8">
        <w:t xml:space="preserve">armers </w:t>
      </w:r>
      <w:r>
        <w:t>in the ZOI W</w:t>
      </w:r>
      <w:r w:rsidRPr="005845A8">
        <w:t xml:space="preserve">ho </w:t>
      </w:r>
      <w:r>
        <w:t>A</w:t>
      </w:r>
      <w:r w:rsidRPr="005845A8">
        <w:t xml:space="preserve">pplied </w:t>
      </w:r>
      <w:r>
        <w:t>O</w:t>
      </w:r>
      <w:r w:rsidRPr="005845A8">
        <w:t xml:space="preserve">ne or </w:t>
      </w:r>
      <w:r>
        <w:t>M</w:t>
      </w:r>
      <w:r w:rsidRPr="005845A8">
        <w:t xml:space="preserve">ore </w:t>
      </w:r>
      <w:r>
        <w:t>P</w:t>
      </w:r>
      <w:r w:rsidRPr="005845A8">
        <w:t xml:space="preserve">romoted </w:t>
      </w:r>
      <w:r>
        <w:t>I</w:t>
      </w:r>
      <w:r w:rsidRPr="005845A8">
        <w:t xml:space="preserve">mproved </w:t>
      </w:r>
      <w:r>
        <w:t>M</w:t>
      </w:r>
      <w:r w:rsidRPr="005845A8">
        <w:t xml:space="preserve">anagement </w:t>
      </w:r>
      <w:r>
        <w:t>Practices</w:t>
      </w:r>
      <w:r w:rsidRPr="005845A8">
        <w:t xml:space="preserve"> </w:t>
      </w:r>
      <w:r>
        <w:t>and T</w:t>
      </w:r>
      <w:r w:rsidRPr="005845A8">
        <w:t>echnolog</w:t>
      </w:r>
      <w:bookmarkEnd w:id="762"/>
      <w:r>
        <w:t xml:space="preserve">ies </w:t>
      </w:r>
      <w:r w:rsidRPr="00764A9F">
        <w:t xml:space="preserve">by </w:t>
      </w:r>
      <w:r>
        <w:t>Category</w:t>
      </w:r>
      <w:r w:rsidRPr="005845A8">
        <w:t xml:space="preserve">, </w:t>
      </w:r>
      <w:r>
        <w:t>in T</w:t>
      </w:r>
      <w:r w:rsidRPr="005845A8">
        <w:t xml:space="preserve">otal and by </w:t>
      </w:r>
      <w:r>
        <w:t>F</w:t>
      </w:r>
      <w:r w:rsidRPr="005845A8">
        <w:t xml:space="preserve">armers’ </w:t>
      </w:r>
      <w:r>
        <w:t>S</w:t>
      </w:r>
      <w:r w:rsidRPr="005845A8">
        <w:t xml:space="preserve">ex and </w:t>
      </w:r>
      <w:r>
        <w:t>A</w:t>
      </w:r>
      <w:r w:rsidRPr="005845A8">
        <w:t>ge</w:t>
      </w:r>
      <w:bookmarkEnd w:id="763"/>
    </w:p>
    <w:tbl>
      <w:tblPr>
        <w:tblW w:w="5000" w:type="pct"/>
        <w:tblLook w:val="04A0" w:firstRow="1" w:lastRow="0" w:firstColumn="1" w:lastColumn="0" w:noHBand="0" w:noVBand="1"/>
      </w:tblPr>
      <w:tblGrid>
        <w:gridCol w:w="2433"/>
        <w:gridCol w:w="1119"/>
        <w:gridCol w:w="1119"/>
        <w:gridCol w:w="1118"/>
        <w:gridCol w:w="634"/>
        <w:gridCol w:w="285"/>
        <w:gridCol w:w="1118"/>
        <w:gridCol w:w="1118"/>
        <w:gridCol w:w="632"/>
      </w:tblGrid>
      <w:tr w:rsidR="00C95140" w:rsidRPr="00722A06" w14:paraId="7E3768A5" w14:textId="77777777" w:rsidTr="00F24EBA">
        <w:tc>
          <w:tcPr>
            <w:tcW w:w="1270" w:type="pct"/>
            <w:vMerge w:val="restart"/>
            <w:tcBorders>
              <w:top w:val="single" w:sz="4" w:space="0" w:color="auto"/>
              <w:left w:val="nil"/>
              <w:bottom w:val="single" w:sz="4" w:space="0" w:color="000000"/>
              <w:right w:val="nil"/>
            </w:tcBorders>
            <w:shd w:val="clear" w:color="000000" w:fill="387990"/>
            <w:vAlign w:val="bottom"/>
            <w:hideMark/>
          </w:tcPr>
          <w:p w14:paraId="5435EA30" w14:textId="77777777" w:rsidR="00C95140" w:rsidRPr="00722A06" w:rsidRDefault="00C95140" w:rsidP="004B1851">
            <w:pPr>
              <w:keepNext/>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Category</w:t>
            </w:r>
          </w:p>
        </w:tc>
        <w:tc>
          <w:tcPr>
            <w:tcW w:w="584" w:type="pct"/>
            <w:vMerge w:val="restart"/>
            <w:tcBorders>
              <w:top w:val="single" w:sz="4" w:space="0" w:color="auto"/>
              <w:left w:val="nil"/>
              <w:bottom w:val="nil"/>
              <w:right w:val="nil"/>
            </w:tcBorders>
            <w:shd w:val="clear" w:color="000000" w:fill="387990"/>
            <w:vAlign w:val="bottom"/>
            <w:hideMark/>
          </w:tcPr>
          <w:p w14:paraId="3366045D"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99" w:type="pct"/>
            <w:gridSpan w:val="3"/>
            <w:tcBorders>
              <w:top w:val="single" w:sz="4" w:space="0" w:color="auto"/>
              <w:left w:val="nil"/>
              <w:bottom w:val="single" w:sz="4" w:space="0" w:color="FFFFFF"/>
              <w:right w:val="nil"/>
            </w:tcBorders>
            <w:shd w:val="clear" w:color="000000" w:fill="387990"/>
            <w:vAlign w:val="center"/>
            <w:hideMark/>
          </w:tcPr>
          <w:p w14:paraId="6BC22951"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2B7F7D9"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98" w:type="pct"/>
            <w:gridSpan w:val="3"/>
            <w:tcBorders>
              <w:top w:val="single" w:sz="4" w:space="0" w:color="auto"/>
              <w:left w:val="nil"/>
              <w:bottom w:val="single" w:sz="4" w:space="0" w:color="FFFFFF"/>
              <w:right w:val="nil"/>
            </w:tcBorders>
            <w:shd w:val="clear" w:color="000000" w:fill="387990"/>
            <w:vAlign w:val="center"/>
            <w:hideMark/>
          </w:tcPr>
          <w:p w14:paraId="36ABF734" w14:textId="00AB6B03"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067B5511" w14:textId="77777777" w:rsidTr="00BE7C43">
        <w:tc>
          <w:tcPr>
            <w:tcW w:w="1270" w:type="pct"/>
            <w:vMerge/>
            <w:tcBorders>
              <w:top w:val="single" w:sz="4" w:space="0" w:color="auto"/>
              <w:left w:val="nil"/>
              <w:bottom w:val="single" w:sz="4" w:space="0" w:color="000000"/>
              <w:right w:val="nil"/>
            </w:tcBorders>
            <w:vAlign w:val="center"/>
            <w:hideMark/>
          </w:tcPr>
          <w:p w14:paraId="2EB66B38"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vMerge/>
            <w:tcBorders>
              <w:top w:val="single" w:sz="4" w:space="0" w:color="auto"/>
              <w:left w:val="nil"/>
              <w:bottom w:val="nil"/>
              <w:right w:val="nil"/>
            </w:tcBorders>
            <w:vAlign w:val="center"/>
            <w:hideMark/>
          </w:tcPr>
          <w:p w14:paraId="273BFEC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nil"/>
              <w:right w:val="nil"/>
            </w:tcBorders>
            <w:shd w:val="clear" w:color="000000" w:fill="387990"/>
            <w:vAlign w:val="center"/>
            <w:hideMark/>
          </w:tcPr>
          <w:p w14:paraId="43A95A41"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84" w:type="pct"/>
            <w:tcBorders>
              <w:top w:val="nil"/>
              <w:left w:val="nil"/>
              <w:bottom w:val="nil"/>
              <w:right w:val="nil"/>
            </w:tcBorders>
            <w:shd w:val="clear" w:color="000000" w:fill="387990"/>
            <w:vAlign w:val="center"/>
            <w:hideMark/>
          </w:tcPr>
          <w:p w14:paraId="52F83A2B"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89EDF2" w14:textId="06C7DDA5" w:rsidR="00F24EBA" w:rsidRPr="00722A06" w:rsidRDefault="00F24EBA" w:rsidP="004B1851">
            <w:pPr>
              <w:keepNext/>
              <w:widowControl/>
              <w:spacing w:line="259" w:lineRule="auto"/>
              <w:jc w:val="center"/>
              <w:rPr>
                <w:rFonts w:eastAsia="Times New Roman" w:cs="Times New Roman"/>
                <w:b/>
                <w:bCs/>
                <w:color w:val="FFFFFF"/>
                <w:sz w:val="20"/>
                <w:szCs w:val="20"/>
              </w:rPr>
            </w:pPr>
          </w:p>
          <w:p w14:paraId="17DC5333" w14:textId="207A119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7A707B41"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nil"/>
              <w:right w:val="nil"/>
            </w:tcBorders>
            <w:shd w:val="clear" w:color="000000" w:fill="387990"/>
            <w:vAlign w:val="center"/>
            <w:hideMark/>
          </w:tcPr>
          <w:p w14:paraId="48356180" w14:textId="4B34F5D5"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4" w:type="pct"/>
            <w:tcBorders>
              <w:top w:val="nil"/>
              <w:left w:val="nil"/>
              <w:bottom w:val="nil"/>
              <w:right w:val="nil"/>
            </w:tcBorders>
            <w:shd w:val="clear" w:color="000000" w:fill="387990"/>
            <w:vAlign w:val="center"/>
            <w:hideMark/>
          </w:tcPr>
          <w:p w14:paraId="42EA5320" w14:textId="49C7B882"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47C7D1D" w14:textId="74910743" w:rsidR="00F24EBA" w:rsidRPr="00722A06" w:rsidRDefault="00F24EBA" w:rsidP="004B1851">
            <w:pPr>
              <w:keepNext/>
              <w:widowControl/>
              <w:spacing w:line="259" w:lineRule="auto"/>
              <w:jc w:val="center"/>
              <w:rPr>
                <w:rFonts w:eastAsia="Times New Roman" w:cs="Times New Roman"/>
                <w:b/>
                <w:bCs/>
                <w:color w:val="FFFFFF"/>
                <w:sz w:val="20"/>
                <w:szCs w:val="20"/>
              </w:rPr>
            </w:pPr>
          </w:p>
          <w:p w14:paraId="3283D47C" w14:textId="36D87FF4"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3D468280" w14:textId="77777777" w:rsidTr="000079DE">
        <w:tc>
          <w:tcPr>
            <w:tcW w:w="1270" w:type="pct"/>
            <w:vMerge/>
            <w:tcBorders>
              <w:top w:val="single" w:sz="4" w:space="0" w:color="auto"/>
              <w:left w:val="nil"/>
              <w:bottom w:val="single" w:sz="4" w:space="0" w:color="000000"/>
              <w:right w:val="nil"/>
            </w:tcBorders>
            <w:vAlign w:val="center"/>
            <w:hideMark/>
          </w:tcPr>
          <w:p w14:paraId="447B339C"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single" w:sz="4" w:space="0" w:color="auto"/>
              <w:right w:val="nil"/>
            </w:tcBorders>
            <w:shd w:val="clear" w:color="000000" w:fill="387990"/>
            <w:vAlign w:val="center"/>
            <w:hideMark/>
          </w:tcPr>
          <w:p w14:paraId="4577B79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1CCC215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5E279A2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30520065" w14:textId="6963539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E5F2F0"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single" w:sz="4" w:space="0" w:color="auto"/>
              <w:right w:val="nil"/>
            </w:tcBorders>
            <w:shd w:val="clear" w:color="000000" w:fill="387990"/>
            <w:vAlign w:val="center"/>
            <w:hideMark/>
          </w:tcPr>
          <w:p w14:paraId="14A5CFA3"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381B49A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9E5504E" w14:textId="2D35D015"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2890F17" w14:textId="77777777" w:rsidTr="00F24EBA">
        <w:tc>
          <w:tcPr>
            <w:tcW w:w="1270" w:type="pct"/>
            <w:tcBorders>
              <w:top w:val="nil"/>
              <w:left w:val="nil"/>
              <w:bottom w:val="single" w:sz="4" w:space="0" w:color="auto"/>
              <w:right w:val="nil"/>
            </w:tcBorders>
            <w:shd w:val="clear" w:color="auto" w:fill="auto"/>
            <w:vAlign w:val="center"/>
            <w:hideMark/>
          </w:tcPr>
          <w:p w14:paraId="55092AE3"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Across all categories</w:t>
            </w:r>
          </w:p>
        </w:tc>
        <w:tc>
          <w:tcPr>
            <w:tcW w:w="584" w:type="pct"/>
            <w:tcBorders>
              <w:top w:val="nil"/>
              <w:left w:val="nil"/>
              <w:bottom w:val="single" w:sz="4" w:space="0" w:color="auto"/>
              <w:right w:val="nil"/>
            </w:tcBorders>
            <w:shd w:val="clear" w:color="auto" w:fill="auto"/>
            <w:noWrap/>
            <w:vAlign w:val="center"/>
            <w:hideMark/>
          </w:tcPr>
          <w:p w14:paraId="5BBF1DC1" w14:textId="7D30B691"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4DE56668" w14:textId="50D8DD7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74966FD5" w14:textId="2AB45986"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A4D263B" w14:textId="63DB2DDD"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CC075FC" w14:textId="6A7B5C5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4E7B0223" w14:textId="199336E7"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600DDE64" w14:textId="3FADEA99"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F198ED4" w14:textId="0E0DCFA5"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4606ACEF" w14:textId="77777777" w:rsidTr="00F24EBA">
        <w:tc>
          <w:tcPr>
            <w:tcW w:w="1270" w:type="pct"/>
            <w:tcBorders>
              <w:top w:val="nil"/>
              <w:left w:val="nil"/>
              <w:bottom w:val="nil"/>
              <w:right w:val="nil"/>
            </w:tcBorders>
            <w:shd w:val="clear" w:color="auto" w:fill="auto"/>
            <w:vAlign w:val="center"/>
            <w:hideMark/>
          </w:tcPr>
          <w:p w14:paraId="3F14C869"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Crop genetics</w:t>
            </w:r>
            <w:r w:rsidRPr="00722A06">
              <w:rPr>
                <w:rFonts w:eastAsia="Times New Roman" w:cs="Times New Roman"/>
                <w:sz w:val="20"/>
                <w:szCs w:val="20"/>
                <w:vertAlign w:val="superscript"/>
              </w:rPr>
              <w:t>b</w:t>
            </w:r>
          </w:p>
        </w:tc>
        <w:tc>
          <w:tcPr>
            <w:tcW w:w="584" w:type="pct"/>
            <w:tcBorders>
              <w:top w:val="nil"/>
              <w:left w:val="nil"/>
              <w:bottom w:val="nil"/>
              <w:right w:val="nil"/>
            </w:tcBorders>
            <w:shd w:val="clear" w:color="auto" w:fill="auto"/>
            <w:noWrap/>
            <w:vAlign w:val="center"/>
            <w:hideMark/>
          </w:tcPr>
          <w:p w14:paraId="1B5942E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A6975AF"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4AD4908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7B8FEE7"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6F17D3C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024A72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92C600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66D9C0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77F59F3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9251F5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Cultural practices</w:t>
            </w:r>
            <w:r w:rsidRPr="00722A06">
              <w:rPr>
                <w:rFonts w:eastAsia="Times New Roman" w:cs="Times New Roman"/>
                <w:sz w:val="20"/>
                <w:szCs w:val="20"/>
                <w:vertAlign w:val="superscript"/>
              </w:rPr>
              <w:t>c</w:t>
            </w:r>
          </w:p>
        </w:tc>
        <w:tc>
          <w:tcPr>
            <w:tcW w:w="584" w:type="pct"/>
            <w:tcBorders>
              <w:top w:val="single" w:sz="4" w:space="0" w:color="auto"/>
              <w:left w:val="nil"/>
              <w:bottom w:val="single" w:sz="4" w:space="0" w:color="auto"/>
              <w:right w:val="nil"/>
            </w:tcBorders>
            <w:shd w:val="clear" w:color="auto" w:fill="auto"/>
            <w:noWrap/>
            <w:vAlign w:val="center"/>
            <w:hideMark/>
          </w:tcPr>
          <w:p w14:paraId="702F661A" w14:textId="42E39B2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56CE110" w14:textId="30C4C39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1D031920" w14:textId="07908B8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1AE7B333" w14:textId="4F46077F"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5D26572" w14:textId="4C9A6F3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338AAFEA" w14:textId="5BA9C09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A8B7441" w14:textId="1A4F17E3"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2F7D010" w14:textId="67541290"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6B145B67" w14:textId="77777777" w:rsidTr="00F24EBA">
        <w:tc>
          <w:tcPr>
            <w:tcW w:w="1270" w:type="pct"/>
            <w:tcBorders>
              <w:top w:val="nil"/>
              <w:left w:val="nil"/>
              <w:bottom w:val="nil"/>
              <w:right w:val="nil"/>
            </w:tcBorders>
            <w:shd w:val="clear" w:color="auto" w:fill="auto"/>
            <w:vAlign w:val="center"/>
            <w:hideMark/>
          </w:tcPr>
          <w:p w14:paraId="24EB1EE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Natural resource or ecosystem management</w:t>
            </w:r>
            <w:r w:rsidRPr="00722A06">
              <w:rPr>
                <w:rFonts w:eastAsia="Times New Roman" w:cs="Times New Roman"/>
                <w:sz w:val="20"/>
                <w:szCs w:val="20"/>
                <w:vertAlign w:val="superscript"/>
              </w:rPr>
              <w:t>d</w:t>
            </w:r>
          </w:p>
        </w:tc>
        <w:tc>
          <w:tcPr>
            <w:tcW w:w="584" w:type="pct"/>
            <w:tcBorders>
              <w:top w:val="nil"/>
              <w:left w:val="nil"/>
              <w:bottom w:val="nil"/>
              <w:right w:val="nil"/>
            </w:tcBorders>
            <w:shd w:val="clear" w:color="auto" w:fill="auto"/>
            <w:noWrap/>
            <w:vAlign w:val="center"/>
            <w:hideMark/>
          </w:tcPr>
          <w:p w14:paraId="6B0CC3B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63BCB70A"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9C6F52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40B73F3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51020D3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6C1825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8B3415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DF783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2ED4839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70374E2"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Pest and disease management</w:t>
            </w:r>
            <w:r w:rsidRPr="00722A06">
              <w:rPr>
                <w:rFonts w:eastAsia="Times New Roman" w:cs="Times New Roman"/>
                <w:sz w:val="20"/>
                <w:szCs w:val="20"/>
                <w:vertAlign w:val="superscript"/>
              </w:rPr>
              <w:t>e</w:t>
            </w:r>
          </w:p>
        </w:tc>
        <w:tc>
          <w:tcPr>
            <w:tcW w:w="584" w:type="pct"/>
            <w:tcBorders>
              <w:top w:val="single" w:sz="4" w:space="0" w:color="auto"/>
              <w:left w:val="nil"/>
              <w:bottom w:val="single" w:sz="4" w:space="0" w:color="auto"/>
              <w:right w:val="nil"/>
            </w:tcBorders>
            <w:shd w:val="clear" w:color="auto" w:fill="auto"/>
            <w:noWrap/>
            <w:vAlign w:val="center"/>
            <w:hideMark/>
          </w:tcPr>
          <w:p w14:paraId="2AA7BC53" w14:textId="1F5919DF"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FF074CB" w14:textId="384247A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46BD9C3D" w14:textId="61C3514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731F99D0" w14:textId="1D12879C"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E5CAF9C" w14:textId="6AE92B9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64C9AEA3" w14:textId="0E39F10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3DA18C" w14:textId="5FDFB98F"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F6B34C6" w14:textId="24DE8901"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26539EC2" w14:textId="77777777" w:rsidTr="00F24EBA">
        <w:tc>
          <w:tcPr>
            <w:tcW w:w="1270" w:type="pct"/>
            <w:tcBorders>
              <w:top w:val="nil"/>
              <w:left w:val="nil"/>
              <w:bottom w:val="nil"/>
              <w:right w:val="nil"/>
            </w:tcBorders>
            <w:shd w:val="clear" w:color="auto" w:fill="auto"/>
            <w:vAlign w:val="center"/>
            <w:hideMark/>
          </w:tcPr>
          <w:p w14:paraId="29CA2F9F"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Soil-related fertility and conservation</w:t>
            </w:r>
            <w:r w:rsidRPr="00722A06">
              <w:rPr>
                <w:rFonts w:eastAsia="Times New Roman" w:cs="Times New Roman"/>
                <w:sz w:val="20"/>
                <w:szCs w:val="20"/>
                <w:vertAlign w:val="superscript"/>
              </w:rPr>
              <w:t>f</w:t>
            </w:r>
          </w:p>
        </w:tc>
        <w:tc>
          <w:tcPr>
            <w:tcW w:w="584" w:type="pct"/>
            <w:tcBorders>
              <w:top w:val="nil"/>
              <w:left w:val="nil"/>
              <w:bottom w:val="nil"/>
              <w:right w:val="nil"/>
            </w:tcBorders>
            <w:shd w:val="clear" w:color="auto" w:fill="auto"/>
            <w:vAlign w:val="center"/>
            <w:hideMark/>
          </w:tcPr>
          <w:p w14:paraId="4C91BDD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0E2C4A6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42F29D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064B71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2D161C6"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5A0B00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8E3193"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A1081E2"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30AAB09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70FE424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Irrigation</w:t>
            </w:r>
            <w:r w:rsidRPr="00722A06">
              <w:rPr>
                <w:rFonts w:eastAsia="Times New Roman" w:cs="Times New Roman"/>
                <w:sz w:val="20"/>
                <w:szCs w:val="20"/>
                <w:vertAlign w:val="superscript"/>
              </w:rPr>
              <w:t>g</w:t>
            </w:r>
          </w:p>
        </w:tc>
        <w:tc>
          <w:tcPr>
            <w:tcW w:w="584" w:type="pct"/>
            <w:tcBorders>
              <w:top w:val="single" w:sz="4" w:space="0" w:color="auto"/>
              <w:left w:val="nil"/>
              <w:bottom w:val="single" w:sz="4" w:space="0" w:color="auto"/>
              <w:right w:val="nil"/>
            </w:tcBorders>
            <w:shd w:val="clear" w:color="auto" w:fill="auto"/>
            <w:vAlign w:val="center"/>
            <w:hideMark/>
          </w:tcPr>
          <w:p w14:paraId="65419AC5" w14:textId="083AADF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0DB76DF" w14:textId="4E3115A7"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E6C13CB" w14:textId="4C188C9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34010DD" w14:textId="64D696C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BD3B804" w14:textId="17626DC4"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447411A" w14:textId="3619B12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C995F81" w14:textId="12ADDA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2F1C8A2" w14:textId="32A20083" w:rsidR="00C95140" w:rsidRPr="00722A06" w:rsidRDefault="00C95140" w:rsidP="00722A06">
            <w:pPr>
              <w:widowControl/>
              <w:spacing w:line="259" w:lineRule="auto"/>
              <w:jc w:val="center"/>
              <w:rPr>
                <w:rFonts w:eastAsia="Times New Roman" w:cs="Calibri"/>
                <w:sz w:val="20"/>
                <w:szCs w:val="20"/>
              </w:rPr>
            </w:pPr>
          </w:p>
        </w:tc>
      </w:tr>
      <w:tr w:rsidR="00C95140" w:rsidRPr="00722A06" w14:paraId="50B1AA75" w14:textId="77777777" w:rsidTr="00F24EBA">
        <w:tc>
          <w:tcPr>
            <w:tcW w:w="1270" w:type="pct"/>
            <w:tcBorders>
              <w:top w:val="nil"/>
              <w:left w:val="nil"/>
              <w:bottom w:val="nil"/>
              <w:right w:val="nil"/>
            </w:tcBorders>
            <w:shd w:val="clear" w:color="auto" w:fill="auto"/>
            <w:vAlign w:val="center"/>
            <w:hideMark/>
          </w:tcPr>
          <w:p w14:paraId="1F44699E" w14:textId="298D9526"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Water management, non</w:t>
            </w:r>
            <w:r w:rsidR="00F24EBA">
              <w:rPr>
                <w:rFonts w:eastAsia="Times New Roman" w:cs="Times New Roman"/>
                <w:sz w:val="20"/>
                <w:szCs w:val="20"/>
              </w:rPr>
              <w:noBreakHyphen/>
            </w:r>
            <w:r w:rsidRPr="00722A06">
              <w:rPr>
                <w:rFonts w:eastAsia="Times New Roman" w:cs="Times New Roman"/>
                <w:sz w:val="20"/>
                <w:szCs w:val="20"/>
              </w:rPr>
              <w:t>irrigation-based</w:t>
            </w:r>
            <w:r w:rsidRPr="00722A06">
              <w:rPr>
                <w:rFonts w:eastAsia="Times New Roman" w:cs="Times New Roman"/>
                <w:sz w:val="20"/>
                <w:szCs w:val="20"/>
                <w:vertAlign w:val="superscript"/>
              </w:rPr>
              <w:t>h</w:t>
            </w:r>
          </w:p>
        </w:tc>
        <w:tc>
          <w:tcPr>
            <w:tcW w:w="584" w:type="pct"/>
            <w:tcBorders>
              <w:top w:val="nil"/>
              <w:left w:val="nil"/>
              <w:bottom w:val="nil"/>
              <w:right w:val="nil"/>
            </w:tcBorders>
            <w:shd w:val="clear" w:color="auto" w:fill="auto"/>
            <w:vAlign w:val="center"/>
            <w:hideMark/>
          </w:tcPr>
          <w:p w14:paraId="1E949C0E"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6338D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42D2796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879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F6BBF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3A9C1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327848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B8F3A0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BFD9AA5"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AE51FC6"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Climate adaptation or climate risk management</w:t>
            </w:r>
            <w:r w:rsidRPr="00722A06">
              <w:rPr>
                <w:rFonts w:eastAsia="Times New Roman" w:cs="Times New Roman"/>
                <w:sz w:val="20"/>
                <w:szCs w:val="20"/>
                <w:vertAlign w:val="superscript"/>
              </w:rPr>
              <w:t>i</w:t>
            </w:r>
          </w:p>
        </w:tc>
        <w:tc>
          <w:tcPr>
            <w:tcW w:w="584" w:type="pct"/>
            <w:tcBorders>
              <w:top w:val="single" w:sz="4" w:space="0" w:color="auto"/>
              <w:left w:val="nil"/>
              <w:bottom w:val="single" w:sz="4" w:space="0" w:color="auto"/>
              <w:right w:val="nil"/>
            </w:tcBorders>
            <w:shd w:val="clear" w:color="auto" w:fill="auto"/>
            <w:vAlign w:val="center"/>
            <w:hideMark/>
          </w:tcPr>
          <w:p w14:paraId="5300BD87" w14:textId="0BFA64C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E73D2A3" w14:textId="1FF9E3B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C6494F4" w14:textId="50A0C143"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9B31108" w14:textId="4222F78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A1492E" w14:textId="527E441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7814B6B" w14:textId="51061418"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6371C51" w14:textId="713DC75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B461E19" w14:textId="6A1540A6" w:rsidR="00C95140" w:rsidRPr="00722A06" w:rsidRDefault="00C95140" w:rsidP="00722A06">
            <w:pPr>
              <w:widowControl/>
              <w:spacing w:line="259" w:lineRule="auto"/>
              <w:jc w:val="center"/>
              <w:rPr>
                <w:rFonts w:eastAsia="Times New Roman" w:cs="Calibri"/>
                <w:sz w:val="20"/>
                <w:szCs w:val="20"/>
              </w:rPr>
            </w:pPr>
          </w:p>
        </w:tc>
      </w:tr>
      <w:tr w:rsidR="00C95140" w:rsidRPr="00722A06" w14:paraId="3F6FE1C7" w14:textId="77777777" w:rsidTr="00F24EBA">
        <w:tc>
          <w:tcPr>
            <w:tcW w:w="1270" w:type="pct"/>
            <w:tcBorders>
              <w:top w:val="nil"/>
              <w:left w:val="nil"/>
              <w:bottom w:val="nil"/>
              <w:right w:val="nil"/>
            </w:tcBorders>
            <w:shd w:val="clear" w:color="auto" w:fill="auto"/>
            <w:vAlign w:val="center"/>
            <w:hideMark/>
          </w:tcPr>
          <w:p w14:paraId="3B22858E"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Post-harvest, handling and storage</w:t>
            </w:r>
            <w:r w:rsidRPr="00722A06">
              <w:rPr>
                <w:rFonts w:eastAsia="Times New Roman" w:cs="Times New Roman"/>
                <w:sz w:val="20"/>
                <w:szCs w:val="20"/>
                <w:vertAlign w:val="superscript"/>
              </w:rPr>
              <w:t>j</w:t>
            </w:r>
          </w:p>
        </w:tc>
        <w:tc>
          <w:tcPr>
            <w:tcW w:w="584" w:type="pct"/>
            <w:tcBorders>
              <w:top w:val="nil"/>
              <w:left w:val="nil"/>
              <w:bottom w:val="nil"/>
              <w:right w:val="nil"/>
            </w:tcBorders>
            <w:shd w:val="clear" w:color="auto" w:fill="auto"/>
            <w:vAlign w:val="center"/>
            <w:hideMark/>
          </w:tcPr>
          <w:p w14:paraId="366A7BB8"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2E1901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5127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7478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34DE67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E8E58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5DED80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12F5E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86B651A"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23560BD"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Marketing and distribution</w:t>
            </w:r>
            <w:r w:rsidRPr="00722A06">
              <w:rPr>
                <w:rFonts w:eastAsia="Times New Roman" w:cs="Times New Roman"/>
                <w:sz w:val="20"/>
                <w:szCs w:val="20"/>
                <w:vertAlign w:val="superscript"/>
              </w:rPr>
              <w:t>k</w:t>
            </w:r>
          </w:p>
        </w:tc>
        <w:tc>
          <w:tcPr>
            <w:tcW w:w="584" w:type="pct"/>
            <w:tcBorders>
              <w:top w:val="single" w:sz="4" w:space="0" w:color="auto"/>
              <w:left w:val="nil"/>
              <w:bottom w:val="single" w:sz="4" w:space="0" w:color="auto"/>
              <w:right w:val="nil"/>
            </w:tcBorders>
            <w:shd w:val="clear" w:color="auto" w:fill="auto"/>
            <w:vAlign w:val="center"/>
            <w:hideMark/>
          </w:tcPr>
          <w:p w14:paraId="14CD1D83" w14:textId="4C5E1DCF"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BF1DED1" w14:textId="51AA718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FDC28E" w14:textId="12D328E2"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A1D9821" w14:textId="49D426D7"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C61FBF6" w14:textId="6AE2DD8B"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60BDB44" w14:textId="1C5A1CB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FE7A3CE" w14:textId="480CCF8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4840974" w14:textId="2E826495" w:rsidR="00C95140" w:rsidRPr="00722A06" w:rsidRDefault="00C95140" w:rsidP="00722A06">
            <w:pPr>
              <w:widowControl/>
              <w:spacing w:line="259" w:lineRule="auto"/>
              <w:jc w:val="center"/>
              <w:rPr>
                <w:rFonts w:eastAsia="Times New Roman" w:cs="Calibri"/>
                <w:sz w:val="20"/>
                <w:szCs w:val="20"/>
              </w:rPr>
            </w:pPr>
          </w:p>
        </w:tc>
      </w:tr>
      <w:tr w:rsidR="00C95140" w:rsidRPr="00722A06" w14:paraId="0687B2AF" w14:textId="77777777" w:rsidTr="00F24EBA">
        <w:tc>
          <w:tcPr>
            <w:tcW w:w="1270" w:type="pct"/>
            <w:tcBorders>
              <w:top w:val="nil"/>
              <w:left w:val="nil"/>
              <w:bottom w:val="nil"/>
              <w:right w:val="nil"/>
            </w:tcBorders>
            <w:shd w:val="clear" w:color="auto" w:fill="auto"/>
            <w:vAlign w:val="center"/>
            <w:hideMark/>
          </w:tcPr>
          <w:p w14:paraId="4B129EF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Value-added processing</w:t>
            </w:r>
            <w:r w:rsidRPr="00722A06">
              <w:rPr>
                <w:rFonts w:eastAsia="Times New Roman" w:cs="Times New Roman"/>
                <w:sz w:val="20"/>
                <w:szCs w:val="20"/>
                <w:vertAlign w:val="superscript"/>
              </w:rPr>
              <w:t>l</w:t>
            </w:r>
          </w:p>
        </w:tc>
        <w:tc>
          <w:tcPr>
            <w:tcW w:w="584" w:type="pct"/>
            <w:tcBorders>
              <w:top w:val="nil"/>
              <w:left w:val="nil"/>
              <w:bottom w:val="nil"/>
              <w:right w:val="nil"/>
            </w:tcBorders>
            <w:shd w:val="clear" w:color="auto" w:fill="auto"/>
            <w:noWrap/>
            <w:vAlign w:val="center"/>
            <w:hideMark/>
          </w:tcPr>
          <w:p w14:paraId="246941C6"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750D0C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10B1772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033418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0A2E5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45ADF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2D35A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E07A667"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4907A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1EDEA164"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Other</w:t>
            </w:r>
            <w:r w:rsidRPr="00722A06">
              <w:rPr>
                <w:rFonts w:eastAsia="Times New Roman" w:cs="Times New Roman"/>
                <w:sz w:val="20"/>
                <w:szCs w:val="20"/>
                <w:vertAlign w:val="superscript"/>
              </w:rPr>
              <w:t>m</w:t>
            </w:r>
          </w:p>
        </w:tc>
        <w:tc>
          <w:tcPr>
            <w:tcW w:w="584" w:type="pct"/>
            <w:tcBorders>
              <w:top w:val="single" w:sz="4" w:space="0" w:color="auto"/>
              <w:left w:val="nil"/>
              <w:bottom w:val="single" w:sz="4" w:space="0" w:color="auto"/>
              <w:right w:val="nil"/>
            </w:tcBorders>
            <w:shd w:val="clear" w:color="auto" w:fill="auto"/>
            <w:vAlign w:val="center"/>
            <w:hideMark/>
          </w:tcPr>
          <w:p w14:paraId="5DE24D8C" w14:textId="5B59693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DC5D3FE" w14:textId="10274372"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6292D6" w14:textId="4D5330AC"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5A7F43C" w14:textId="0B7F228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7516920" w14:textId="275C926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3AEDD5" w14:textId="2569287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4C2CBDD" w14:textId="4E42867E"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139BB3" w14:textId="692E7620" w:rsidR="00C95140" w:rsidRPr="00722A06" w:rsidRDefault="00C95140" w:rsidP="00722A06">
            <w:pPr>
              <w:widowControl/>
              <w:spacing w:line="259" w:lineRule="auto"/>
              <w:jc w:val="center"/>
              <w:rPr>
                <w:rFonts w:eastAsia="Times New Roman" w:cs="Calibri"/>
                <w:sz w:val="20"/>
                <w:szCs w:val="20"/>
              </w:rPr>
            </w:pPr>
          </w:p>
        </w:tc>
      </w:tr>
      <w:tr w:rsidR="00C95140" w:rsidRPr="00722A06" w14:paraId="612D0163" w14:textId="77777777" w:rsidTr="00F24EBA">
        <w:tc>
          <w:tcPr>
            <w:tcW w:w="1270" w:type="pct"/>
            <w:tcBorders>
              <w:top w:val="nil"/>
              <w:left w:val="nil"/>
              <w:bottom w:val="single" w:sz="4" w:space="0" w:color="auto"/>
              <w:right w:val="nil"/>
            </w:tcBorders>
            <w:shd w:val="clear" w:color="auto" w:fill="auto"/>
            <w:vAlign w:val="center"/>
            <w:hideMark/>
          </w:tcPr>
          <w:p w14:paraId="6BB69104" w14:textId="30DBE8CE"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84" w:type="pct"/>
            <w:tcBorders>
              <w:top w:val="nil"/>
              <w:left w:val="nil"/>
              <w:bottom w:val="single" w:sz="4" w:space="0" w:color="auto"/>
              <w:right w:val="nil"/>
            </w:tcBorders>
            <w:shd w:val="clear" w:color="auto" w:fill="auto"/>
            <w:noWrap/>
            <w:vAlign w:val="bottom"/>
            <w:hideMark/>
          </w:tcPr>
          <w:p w14:paraId="55E62516" w14:textId="3676881C"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7929A6B6" w14:textId="7C5075E1"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4DED9FA2" w14:textId="35C74588"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011EC15" w14:textId="38C3319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3A9AC07D" w14:textId="33518C9A"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5DD75399" w14:textId="5A8BAC43"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28AF0CC5" w14:textId="3B5C68A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5E89A287" w14:textId="632767C4" w:rsidR="00C95140" w:rsidRPr="00722A06" w:rsidRDefault="00C95140" w:rsidP="00722A06">
            <w:pPr>
              <w:widowControl/>
              <w:spacing w:line="259" w:lineRule="auto"/>
              <w:jc w:val="center"/>
              <w:rPr>
                <w:rFonts w:eastAsia="Times New Roman" w:cs="Calibri"/>
                <w:sz w:val="20"/>
                <w:szCs w:val="20"/>
              </w:rPr>
            </w:pPr>
          </w:p>
        </w:tc>
      </w:tr>
    </w:tbl>
    <w:p w14:paraId="169B25D5" w14:textId="2F1F3262" w:rsidR="00C95140" w:rsidRPr="0087225D" w:rsidRDefault="00C95140" w:rsidP="00D50DDA">
      <w:pPr>
        <w:pStyle w:val="BodyText1"/>
        <w:spacing w:after="0"/>
        <w:ind w:left="86" w:hanging="86"/>
        <w:rPr>
          <w:sz w:val="16"/>
        </w:rPr>
      </w:pPr>
      <w:commentRangeStart w:id="764"/>
      <w:r w:rsidRPr="0087225D">
        <w:rPr>
          <w:sz w:val="16"/>
        </w:rPr>
        <w:t>^ Results not statistically reliable, n&lt;30  </w:t>
      </w:r>
      <w:commentRangeEnd w:id="764"/>
      <w:r>
        <w:rPr>
          <w:rStyle w:val="CommentReference"/>
          <w:rFonts w:eastAsia="Arial" w:cs="Arial"/>
          <w:color w:val="000000"/>
        </w:rPr>
        <w:commentReference w:id="764"/>
      </w:r>
    </w:p>
    <w:p w14:paraId="59072150" w14:textId="5BC7ED2D"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195D81A" w14:textId="174235F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C900F58" w14:textId="621CE240"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DA9A21F" w14:textId="0920A0D2"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FBD6E15" w14:textId="2BFEB13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134E7FB" w14:textId="64E1C5D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5B4658C" w14:textId="4470167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4A86BC7" w14:textId="1B1B682B"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C3B6273" w14:textId="0577FA4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D3C8F40" w14:textId="66C992FE"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075049F1" w14:textId="5E18F742" w:rsidR="00C95140" w:rsidRPr="00390596" w:rsidRDefault="00C95140" w:rsidP="00D50DDA">
      <w:pPr>
        <w:pStyle w:val="BodyText1"/>
        <w:numPr>
          <w:ilvl w:val="0"/>
          <w:numId w:val="5"/>
        </w:numPr>
        <w:tabs>
          <w:tab w:val="left" w:pos="180"/>
        </w:tabs>
        <w:spacing w:after="0"/>
        <w:ind w:left="86" w:hanging="86"/>
        <w:rPr>
          <w:sz w:val="16"/>
        </w:rPr>
      </w:pPr>
      <w:r>
        <w:rPr>
          <w:sz w:val="16"/>
        </w:rPr>
        <w:lastRenderedPageBreak/>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E31652A" w14:textId="7ED288C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3802C217" w14:textId="6DD6000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3C75444" w14:textId="12A161AA" w:rsidR="009B7FEB" w:rsidRPr="00074C3A" w:rsidRDefault="009B7FEB" w:rsidP="009B7FEB">
      <w:pPr>
        <w:pStyle w:val="BodyText1"/>
        <w:spacing w:after="0"/>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5CDCD148"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57824BF3" w14:textId="3E6E01C3" w:rsidR="00C95140" w:rsidRPr="00831E95" w:rsidRDefault="00C95140" w:rsidP="00722A06">
      <w:pPr>
        <w:pStyle w:val="BodyText"/>
      </w:pPr>
      <w:r w:rsidRPr="00D5694F">
        <w:rPr>
          <w:b/>
        </w:rPr>
        <w:t xml:space="preserve">Table </w:t>
      </w:r>
      <w:r>
        <w:rPr>
          <w:b/>
        </w:rPr>
        <w:t>7.1.1</w:t>
      </w:r>
      <w:r w:rsidR="00561B8B">
        <w:rPr>
          <w:b/>
        </w:rPr>
        <w:t>5</w:t>
      </w:r>
      <w:r>
        <w:t xml:space="preserve"> shows the percent distribution</w:t>
      </w:r>
      <w:r w:rsidRPr="00D8695D">
        <w:t xml:space="preserve"> of </w:t>
      </w:r>
      <w:r>
        <w:t xml:space="preserve">maize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3CA88896" w14:textId="30727C37" w:rsidR="00C95140" w:rsidRPr="005845A8" w:rsidRDefault="00C95140" w:rsidP="00722A06">
      <w:pPr>
        <w:pStyle w:val="Tabletitle"/>
      </w:pPr>
      <w:bookmarkStart w:id="765" w:name="_Toc12528036"/>
      <w:bookmarkStart w:id="766" w:name="_Toc63673101"/>
      <w:r w:rsidRPr="005845A8">
        <w:t xml:space="preserve">Table </w:t>
      </w:r>
      <w:r>
        <w:t>7</w:t>
      </w:r>
      <w:r w:rsidRPr="005845A8">
        <w:t>.1.1</w:t>
      </w:r>
      <w:r w:rsidR="00561B8B">
        <w:t>5</w:t>
      </w:r>
      <w:r>
        <w:t>:</w:t>
      </w:r>
      <w:r w:rsidRPr="005845A8">
        <w:t xml:space="preserve"> Percent</w:t>
      </w:r>
      <w:r>
        <w:t xml:space="preserve"> D</w:t>
      </w:r>
      <w:r w:rsidRPr="005845A8">
        <w:t xml:space="preserve">istribution of </w:t>
      </w:r>
      <w:r>
        <w:t>M</w:t>
      </w:r>
      <w:r w:rsidRPr="005845A8">
        <w:t xml:space="preserve">aize </w:t>
      </w:r>
      <w:r>
        <w:t>F</w:t>
      </w:r>
      <w:r w:rsidRPr="005845A8">
        <w:t xml:space="preserve">armers by </w:t>
      </w:r>
      <w:r>
        <w:t>N</w:t>
      </w:r>
      <w:r w:rsidRPr="005845A8">
        <w:t xml:space="preserve">umber of </w:t>
      </w:r>
      <w:r>
        <w:t>P</w:t>
      </w:r>
      <w:r w:rsidRPr="005845A8">
        <w:t xml:space="preserve">romoted </w:t>
      </w:r>
      <w:r>
        <w:t>I</w:t>
      </w:r>
      <w:r w:rsidRPr="005845A8">
        <w:t xml:space="preserve">mproved </w:t>
      </w:r>
      <w:r>
        <w:t>M</w:t>
      </w:r>
      <w:r w:rsidRPr="005845A8">
        <w:t xml:space="preserve">anagement </w:t>
      </w:r>
      <w:r>
        <w:t>P</w:t>
      </w:r>
      <w:r w:rsidRPr="005845A8">
        <w:t>ractice</w:t>
      </w:r>
      <w:bookmarkEnd w:id="765"/>
      <w:r w:rsidRPr="005845A8">
        <w:t xml:space="preserve">s </w:t>
      </w:r>
      <w:r>
        <w:t>and Technologies U</w:t>
      </w:r>
      <w:r w:rsidRPr="005845A8">
        <w:t xml:space="preserve">sed in the ZOI, </w:t>
      </w:r>
      <w:r>
        <w:t>in T</w:t>
      </w:r>
      <w:r w:rsidRPr="005845A8">
        <w:t xml:space="preserve">otal and by </w:t>
      </w:r>
      <w:r>
        <w:t>F</w:t>
      </w:r>
      <w:r w:rsidRPr="005845A8">
        <w:t xml:space="preserve">armers’ </w:t>
      </w:r>
      <w:r>
        <w:t>S</w:t>
      </w:r>
      <w:r w:rsidRPr="005845A8">
        <w:t xml:space="preserve">ex and </w:t>
      </w:r>
      <w:r>
        <w:t>A</w:t>
      </w:r>
      <w:r w:rsidRPr="005845A8">
        <w:t>ge</w:t>
      </w:r>
      <w:bookmarkEnd w:id="766"/>
    </w:p>
    <w:tbl>
      <w:tblPr>
        <w:tblW w:w="4955" w:type="pct"/>
        <w:tblLook w:val="04A0" w:firstRow="1" w:lastRow="0" w:firstColumn="1" w:lastColumn="0" w:noHBand="0" w:noVBand="1"/>
      </w:tblPr>
      <w:tblGrid>
        <w:gridCol w:w="2988"/>
        <w:gridCol w:w="1014"/>
        <w:gridCol w:w="1053"/>
        <w:gridCol w:w="828"/>
        <w:gridCol w:w="634"/>
        <w:gridCol w:w="285"/>
        <w:gridCol w:w="957"/>
        <w:gridCol w:w="1101"/>
        <w:gridCol w:w="630"/>
      </w:tblGrid>
      <w:tr w:rsidR="00C95140" w:rsidRPr="00722A06" w14:paraId="22510174" w14:textId="77777777" w:rsidTr="006D234F">
        <w:tc>
          <w:tcPr>
            <w:tcW w:w="1575" w:type="pct"/>
            <w:vMerge w:val="restart"/>
            <w:tcBorders>
              <w:top w:val="single" w:sz="4" w:space="0" w:color="auto"/>
              <w:left w:val="nil"/>
              <w:bottom w:val="single" w:sz="4" w:space="0" w:color="000000"/>
              <w:right w:val="nil"/>
            </w:tcBorders>
            <w:shd w:val="clear" w:color="000000" w:fill="387990"/>
            <w:vAlign w:val="bottom"/>
            <w:hideMark/>
          </w:tcPr>
          <w:p w14:paraId="288CBE22"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Promoted improved practice or technology</w:t>
            </w:r>
          </w:p>
        </w:tc>
        <w:tc>
          <w:tcPr>
            <w:tcW w:w="534" w:type="pct"/>
            <w:vMerge w:val="restart"/>
            <w:tcBorders>
              <w:top w:val="single" w:sz="4" w:space="0" w:color="auto"/>
              <w:left w:val="nil"/>
              <w:bottom w:val="nil"/>
              <w:right w:val="nil"/>
            </w:tcBorders>
            <w:shd w:val="clear" w:color="000000" w:fill="387990"/>
            <w:vAlign w:val="bottom"/>
            <w:hideMark/>
          </w:tcPr>
          <w:p w14:paraId="3A66D77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25" w:type="pct"/>
            <w:gridSpan w:val="3"/>
            <w:tcBorders>
              <w:top w:val="single" w:sz="4" w:space="0" w:color="auto"/>
              <w:left w:val="nil"/>
              <w:bottom w:val="single" w:sz="4" w:space="0" w:color="FFFFFF"/>
              <w:right w:val="nil"/>
            </w:tcBorders>
            <w:shd w:val="clear" w:color="000000" w:fill="387990"/>
            <w:vAlign w:val="center"/>
            <w:hideMark/>
          </w:tcPr>
          <w:p w14:paraId="166419F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50" w:type="pct"/>
            <w:tcBorders>
              <w:top w:val="single" w:sz="4" w:space="0" w:color="auto"/>
              <w:left w:val="nil"/>
              <w:bottom w:val="nil"/>
              <w:right w:val="nil"/>
            </w:tcBorders>
            <w:shd w:val="clear" w:color="000000" w:fill="387990"/>
            <w:vAlign w:val="center"/>
            <w:hideMark/>
          </w:tcPr>
          <w:p w14:paraId="1945D621"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273473F3" w14:textId="07F67A6E"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23733A81" w14:textId="77777777" w:rsidTr="006D234F">
        <w:tc>
          <w:tcPr>
            <w:tcW w:w="1575" w:type="pct"/>
            <w:vMerge/>
            <w:tcBorders>
              <w:top w:val="single" w:sz="4" w:space="0" w:color="auto"/>
              <w:left w:val="nil"/>
              <w:bottom w:val="single" w:sz="4" w:space="0" w:color="000000"/>
              <w:right w:val="nil"/>
            </w:tcBorders>
            <w:vAlign w:val="center"/>
            <w:hideMark/>
          </w:tcPr>
          <w:p w14:paraId="18B1804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vMerge/>
            <w:tcBorders>
              <w:top w:val="single" w:sz="4" w:space="0" w:color="auto"/>
              <w:left w:val="nil"/>
              <w:bottom w:val="nil"/>
              <w:right w:val="nil"/>
            </w:tcBorders>
            <w:vAlign w:val="center"/>
            <w:hideMark/>
          </w:tcPr>
          <w:p w14:paraId="6C921188"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55" w:type="pct"/>
            <w:tcBorders>
              <w:top w:val="nil"/>
              <w:left w:val="nil"/>
              <w:bottom w:val="nil"/>
              <w:right w:val="nil"/>
            </w:tcBorders>
            <w:shd w:val="clear" w:color="000000" w:fill="387990"/>
            <w:vAlign w:val="center"/>
            <w:hideMark/>
          </w:tcPr>
          <w:p w14:paraId="3AB7790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36" w:type="pct"/>
            <w:tcBorders>
              <w:top w:val="nil"/>
              <w:left w:val="nil"/>
              <w:bottom w:val="nil"/>
              <w:right w:val="nil"/>
            </w:tcBorders>
            <w:shd w:val="clear" w:color="000000" w:fill="387990"/>
            <w:vAlign w:val="center"/>
            <w:hideMark/>
          </w:tcPr>
          <w:p w14:paraId="2BAAEDAB"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3" w:type="pct"/>
            <w:vMerge w:val="restart"/>
            <w:tcBorders>
              <w:top w:val="nil"/>
              <w:left w:val="nil"/>
              <w:right w:val="nil"/>
            </w:tcBorders>
            <w:shd w:val="clear" w:color="000000" w:fill="387990"/>
            <w:vAlign w:val="bottom"/>
            <w:hideMark/>
          </w:tcPr>
          <w:p w14:paraId="0F08AD5C" w14:textId="6D1D511D" w:rsidR="00F24EBA" w:rsidRPr="00722A06" w:rsidRDefault="00F24EBA" w:rsidP="008D1A1F">
            <w:pPr>
              <w:widowControl/>
              <w:spacing w:line="259" w:lineRule="auto"/>
              <w:jc w:val="center"/>
              <w:rPr>
                <w:rFonts w:eastAsia="Times New Roman" w:cs="Times New Roman"/>
                <w:b/>
                <w:bCs/>
                <w:color w:val="FFFFFF"/>
                <w:sz w:val="20"/>
                <w:szCs w:val="20"/>
              </w:rPr>
            </w:pPr>
          </w:p>
          <w:p w14:paraId="576C70B7" w14:textId="5AEF5572"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50" w:type="pct"/>
            <w:tcBorders>
              <w:top w:val="nil"/>
              <w:left w:val="nil"/>
              <w:bottom w:val="nil"/>
              <w:right w:val="nil"/>
            </w:tcBorders>
            <w:shd w:val="clear" w:color="000000" w:fill="387990"/>
            <w:vAlign w:val="center"/>
            <w:hideMark/>
          </w:tcPr>
          <w:p w14:paraId="762D1423"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nil"/>
              <w:right w:val="nil"/>
            </w:tcBorders>
            <w:shd w:val="clear" w:color="000000" w:fill="387990"/>
            <w:vAlign w:val="center"/>
            <w:hideMark/>
          </w:tcPr>
          <w:p w14:paraId="3A6A85FD" w14:textId="15C3842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0" w:type="pct"/>
            <w:tcBorders>
              <w:top w:val="nil"/>
              <w:left w:val="nil"/>
              <w:bottom w:val="nil"/>
              <w:right w:val="nil"/>
            </w:tcBorders>
            <w:shd w:val="clear" w:color="000000" w:fill="387990"/>
            <w:vAlign w:val="center"/>
            <w:hideMark/>
          </w:tcPr>
          <w:p w14:paraId="23A31DBE" w14:textId="08B0F2B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2" w:type="pct"/>
            <w:vMerge w:val="restart"/>
            <w:tcBorders>
              <w:top w:val="nil"/>
              <w:left w:val="nil"/>
              <w:right w:val="nil"/>
            </w:tcBorders>
            <w:shd w:val="clear" w:color="000000" w:fill="387990"/>
            <w:vAlign w:val="bottom"/>
            <w:hideMark/>
          </w:tcPr>
          <w:p w14:paraId="3D0390F1" w14:textId="18F2219C" w:rsidR="00F24EBA" w:rsidRPr="00722A06" w:rsidRDefault="00F24EBA" w:rsidP="008D1A1F">
            <w:pPr>
              <w:widowControl/>
              <w:spacing w:line="259" w:lineRule="auto"/>
              <w:jc w:val="center"/>
              <w:rPr>
                <w:rFonts w:eastAsia="Times New Roman" w:cs="Times New Roman"/>
                <w:b/>
                <w:bCs/>
                <w:color w:val="FFFFFF"/>
                <w:sz w:val="20"/>
                <w:szCs w:val="20"/>
              </w:rPr>
            </w:pPr>
          </w:p>
          <w:p w14:paraId="43B8CBE7" w14:textId="4CDC4272"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1D192896" w14:textId="77777777" w:rsidTr="006D234F">
        <w:tc>
          <w:tcPr>
            <w:tcW w:w="1575" w:type="pct"/>
            <w:vMerge/>
            <w:tcBorders>
              <w:top w:val="single" w:sz="4" w:space="0" w:color="auto"/>
              <w:left w:val="nil"/>
              <w:bottom w:val="single" w:sz="4" w:space="0" w:color="000000"/>
              <w:right w:val="nil"/>
            </w:tcBorders>
            <w:vAlign w:val="center"/>
            <w:hideMark/>
          </w:tcPr>
          <w:p w14:paraId="16983BAF"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center"/>
            <w:hideMark/>
          </w:tcPr>
          <w:p w14:paraId="693673BA"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55" w:type="pct"/>
            <w:tcBorders>
              <w:top w:val="nil"/>
              <w:left w:val="nil"/>
              <w:bottom w:val="single" w:sz="4" w:space="0" w:color="auto"/>
              <w:right w:val="nil"/>
            </w:tcBorders>
            <w:shd w:val="clear" w:color="000000" w:fill="387990"/>
            <w:vAlign w:val="center"/>
            <w:hideMark/>
          </w:tcPr>
          <w:p w14:paraId="6902878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36" w:type="pct"/>
            <w:tcBorders>
              <w:top w:val="nil"/>
              <w:left w:val="nil"/>
              <w:bottom w:val="single" w:sz="4" w:space="0" w:color="auto"/>
              <w:right w:val="nil"/>
            </w:tcBorders>
            <w:shd w:val="clear" w:color="000000" w:fill="387990"/>
            <w:vAlign w:val="center"/>
            <w:hideMark/>
          </w:tcPr>
          <w:p w14:paraId="2116218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3" w:type="pct"/>
            <w:vMerge/>
            <w:tcBorders>
              <w:left w:val="nil"/>
              <w:bottom w:val="single" w:sz="4" w:space="0" w:color="auto"/>
              <w:right w:val="nil"/>
            </w:tcBorders>
            <w:shd w:val="clear" w:color="000000" w:fill="387990"/>
            <w:vAlign w:val="center"/>
            <w:hideMark/>
          </w:tcPr>
          <w:p w14:paraId="69112FED" w14:textId="3E7E517B" w:rsidR="00F24EBA" w:rsidRPr="00722A06" w:rsidRDefault="00F24EBA" w:rsidP="00722A06">
            <w:pPr>
              <w:widowControl/>
              <w:spacing w:line="259" w:lineRule="auto"/>
              <w:jc w:val="center"/>
              <w:rPr>
                <w:rFonts w:eastAsia="Times New Roman" w:cs="Times New Roman"/>
                <w:b/>
                <w:bCs/>
                <w:color w:val="FFFFFF"/>
                <w:sz w:val="20"/>
                <w:szCs w:val="20"/>
              </w:rPr>
            </w:pPr>
          </w:p>
        </w:tc>
        <w:tc>
          <w:tcPr>
            <w:tcW w:w="150" w:type="pct"/>
            <w:tcBorders>
              <w:top w:val="nil"/>
              <w:left w:val="nil"/>
              <w:bottom w:val="single" w:sz="4" w:space="0" w:color="auto"/>
              <w:right w:val="nil"/>
            </w:tcBorders>
            <w:shd w:val="clear" w:color="000000" w:fill="387990"/>
            <w:vAlign w:val="center"/>
            <w:hideMark/>
          </w:tcPr>
          <w:p w14:paraId="536888EA"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single" w:sz="4" w:space="0" w:color="auto"/>
              <w:right w:val="nil"/>
            </w:tcBorders>
            <w:shd w:val="clear" w:color="000000" w:fill="387990"/>
            <w:vAlign w:val="center"/>
            <w:hideMark/>
          </w:tcPr>
          <w:p w14:paraId="6C594F79"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0" w:type="pct"/>
            <w:tcBorders>
              <w:top w:val="nil"/>
              <w:left w:val="nil"/>
              <w:bottom w:val="single" w:sz="4" w:space="0" w:color="auto"/>
              <w:right w:val="nil"/>
            </w:tcBorders>
            <w:shd w:val="clear" w:color="000000" w:fill="387990"/>
            <w:vAlign w:val="center"/>
            <w:hideMark/>
          </w:tcPr>
          <w:p w14:paraId="394AC65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center"/>
            <w:hideMark/>
          </w:tcPr>
          <w:p w14:paraId="04A73140" w14:textId="41142606"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19198EAA" w14:textId="77777777" w:rsidTr="006D234F">
        <w:tc>
          <w:tcPr>
            <w:tcW w:w="1575" w:type="pct"/>
            <w:tcBorders>
              <w:top w:val="nil"/>
              <w:left w:val="nil"/>
              <w:bottom w:val="single" w:sz="4" w:space="0" w:color="auto"/>
              <w:right w:val="nil"/>
            </w:tcBorders>
            <w:shd w:val="clear" w:color="000000" w:fill="DDEBF7"/>
            <w:vAlign w:val="bottom"/>
            <w:hideMark/>
          </w:tcPr>
          <w:p w14:paraId="6936CF24" w14:textId="77777777" w:rsidR="00C95140" w:rsidRPr="00722A06" w:rsidRDefault="00C95140" w:rsidP="00722A06">
            <w:pPr>
              <w:widowControl/>
              <w:spacing w:line="259" w:lineRule="auto"/>
              <w:rPr>
                <w:rFonts w:eastAsia="Times New Roman" w:cs="Times New Roman"/>
                <w:b/>
                <w:bCs/>
                <w:color w:val="auto"/>
                <w:sz w:val="20"/>
                <w:szCs w:val="20"/>
              </w:rPr>
            </w:pPr>
            <w:r w:rsidRPr="00722A06">
              <w:rPr>
                <w:rFonts w:eastAsia="Times New Roman" w:cs="Times New Roman"/>
                <w:b/>
                <w:bCs/>
                <w:color w:val="auto"/>
                <w:sz w:val="20"/>
                <w:szCs w:val="20"/>
              </w:rPr>
              <w:t>Number used</w:t>
            </w:r>
          </w:p>
        </w:tc>
        <w:tc>
          <w:tcPr>
            <w:tcW w:w="534" w:type="pct"/>
            <w:tcBorders>
              <w:top w:val="nil"/>
              <w:left w:val="nil"/>
              <w:bottom w:val="single" w:sz="4" w:space="0" w:color="auto"/>
              <w:right w:val="nil"/>
            </w:tcBorders>
            <w:shd w:val="clear" w:color="000000" w:fill="DDEBF7"/>
            <w:vAlign w:val="center"/>
            <w:hideMark/>
          </w:tcPr>
          <w:p w14:paraId="76B5914F" w14:textId="434C56EF"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000000" w:fill="DDEBF7"/>
            <w:vAlign w:val="center"/>
            <w:hideMark/>
          </w:tcPr>
          <w:p w14:paraId="2E947FDB" w14:textId="62AFF5C6"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single" w:sz="4" w:space="0" w:color="auto"/>
              <w:right w:val="nil"/>
            </w:tcBorders>
            <w:shd w:val="clear" w:color="000000" w:fill="DDEBF7"/>
            <w:vAlign w:val="center"/>
            <w:hideMark/>
          </w:tcPr>
          <w:p w14:paraId="11F9CDA7" w14:textId="13749CCD" w:rsidR="00C95140" w:rsidRPr="00722A06" w:rsidRDefault="00C95140" w:rsidP="00722A06">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37533205" w14:textId="7BB01F37" w:rsidR="00C95140" w:rsidRPr="00722A06" w:rsidRDefault="00C95140" w:rsidP="00722A06">
            <w:pPr>
              <w:widowControl/>
              <w:spacing w:line="259" w:lineRule="auto"/>
              <w:jc w:val="center"/>
              <w:rPr>
                <w:rFonts w:eastAsia="Times New Roman" w:cs="Times New Roman"/>
                <w:bCs/>
                <w:color w:val="auto"/>
                <w:sz w:val="20"/>
                <w:szCs w:val="20"/>
              </w:rPr>
            </w:pPr>
          </w:p>
        </w:tc>
        <w:tc>
          <w:tcPr>
            <w:tcW w:w="150" w:type="pct"/>
            <w:tcBorders>
              <w:top w:val="nil"/>
              <w:left w:val="nil"/>
              <w:bottom w:val="single" w:sz="4" w:space="0" w:color="auto"/>
              <w:right w:val="nil"/>
            </w:tcBorders>
            <w:shd w:val="clear" w:color="000000" w:fill="DDEBF7"/>
            <w:vAlign w:val="center"/>
            <w:hideMark/>
          </w:tcPr>
          <w:p w14:paraId="0DB2C60E" w14:textId="2EAA6A68" w:rsidR="00C95140" w:rsidRPr="00722A06" w:rsidRDefault="00C95140" w:rsidP="00722A06">
            <w:pPr>
              <w:widowControl/>
              <w:spacing w:line="259" w:lineRule="auto"/>
              <w:jc w:val="center"/>
              <w:rPr>
                <w:rFonts w:eastAsia="Times New Roman" w:cs="Times New Roman"/>
                <w:bCs/>
                <w:color w:val="auto"/>
                <w:sz w:val="20"/>
                <w:szCs w:val="20"/>
              </w:rPr>
            </w:pPr>
          </w:p>
        </w:tc>
        <w:tc>
          <w:tcPr>
            <w:tcW w:w="504" w:type="pct"/>
            <w:tcBorders>
              <w:top w:val="nil"/>
              <w:left w:val="nil"/>
              <w:bottom w:val="single" w:sz="4" w:space="0" w:color="auto"/>
              <w:right w:val="nil"/>
            </w:tcBorders>
            <w:shd w:val="clear" w:color="000000" w:fill="DDEBF7"/>
            <w:vAlign w:val="center"/>
            <w:hideMark/>
          </w:tcPr>
          <w:p w14:paraId="1E64D191" w14:textId="5AC0E122" w:rsidR="00C95140" w:rsidRPr="00722A06" w:rsidRDefault="00C95140" w:rsidP="00722A06">
            <w:pPr>
              <w:widowControl/>
              <w:spacing w:line="259" w:lineRule="auto"/>
              <w:jc w:val="center"/>
              <w:rPr>
                <w:rFonts w:eastAsia="Times New Roman" w:cs="Times New Roman"/>
                <w:bCs/>
                <w:color w:val="auto"/>
                <w:sz w:val="20"/>
                <w:szCs w:val="20"/>
              </w:rPr>
            </w:pPr>
          </w:p>
        </w:tc>
        <w:tc>
          <w:tcPr>
            <w:tcW w:w="580" w:type="pct"/>
            <w:tcBorders>
              <w:top w:val="nil"/>
              <w:left w:val="nil"/>
              <w:bottom w:val="single" w:sz="4" w:space="0" w:color="auto"/>
              <w:right w:val="nil"/>
            </w:tcBorders>
            <w:shd w:val="clear" w:color="000000" w:fill="DDEBF7"/>
            <w:vAlign w:val="center"/>
            <w:hideMark/>
          </w:tcPr>
          <w:p w14:paraId="1CC87049" w14:textId="3489CEE3" w:rsidR="00C95140" w:rsidRPr="00722A06" w:rsidRDefault="00C95140" w:rsidP="00722A06">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DEBF7"/>
            <w:vAlign w:val="center"/>
            <w:hideMark/>
          </w:tcPr>
          <w:p w14:paraId="5088545F" w14:textId="25D2A5C5" w:rsidR="00C95140" w:rsidRPr="00722A06" w:rsidRDefault="00C95140" w:rsidP="00722A06">
            <w:pPr>
              <w:widowControl/>
              <w:spacing w:line="259" w:lineRule="auto"/>
              <w:jc w:val="center"/>
              <w:rPr>
                <w:rFonts w:eastAsia="Times New Roman" w:cs="Times New Roman"/>
                <w:bCs/>
                <w:color w:val="auto"/>
                <w:sz w:val="20"/>
                <w:szCs w:val="20"/>
              </w:rPr>
            </w:pPr>
          </w:p>
        </w:tc>
      </w:tr>
      <w:tr w:rsidR="00C95140" w:rsidRPr="00722A06" w14:paraId="0DCCCACC" w14:textId="77777777" w:rsidTr="006D234F">
        <w:tc>
          <w:tcPr>
            <w:tcW w:w="1575" w:type="pct"/>
            <w:tcBorders>
              <w:top w:val="nil"/>
              <w:left w:val="nil"/>
              <w:bottom w:val="nil"/>
              <w:right w:val="nil"/>
            </w:tcBorders>
            <w:shd w:val="clear" w:color="auto" w:fill="auto"/>
            <w:vAlign w:val="center"/>
            <w:hideMark/>
          </w:tcPr>
          <w:p w14:paraId="0482D48C"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1</w:t>
            </w:r>
          </w:p>
        </w:tc>
        <w:tc>
          <w:tcPr>
            <w:tcW w:w="534" w:type="pct"/>
            <w:tcBorders>
              <w:top w:val="nil"/>
              <w:left w:val="nil"/>
              <w:bottom w:val="nil"/>
              <w:right w:val="nil"/>
            </w:tcBorders>
            <w:shd w:val="clear" w:color="auto" w:fill="auto"/>
            <w:vAlign w:val="center"/>
            <w:hideMark/>
          </w:tcPr>
          <w:p w14:paraId="2A20A899"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41F0AFBA"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9924A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0C452CEC" w14:textId="1D2E3F19"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4D922F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91E3CC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0EBE9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8B18875" w14:textId="1237755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127E6F7"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48CA2DE"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2</w:t>
            </w:r>
          </w:p>
        </w:tc>
        <w:tc>
          <w:tcPr>
            <w:tcW w:w="534" w:type="pct"/>
            <w:tcBorders>
              <w:top w:val="single" w:sz="4" w:space="0" w:color="auto"/>
              <w:left w:val="nil"/>
              <w:bottom w:val="single" w:sz="4" w:space="0" w:color="auto"/>
              <w:right w:val="nil"/>
            </w:tcBorders>
            <w:shd w:val="clear" w:color="auto" w:fill="auto"/>
            <w:vAlign w:val="center"/>
            <w:hideMark/>
          </w:tcPr>
          <w:p w14:paraId="2250DF50" w14:textId="749CE9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1393D08A" w14:textId="42C1AECB"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28B3F4C2" w14:textId="1B5B7572"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1AC179EA" w14:textId="1EB545C5"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0B6ECBC5" w14:textId="2B42689D"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348BFC2A" w14:textId="2DB424E8"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7955A88D" w14:textId="72F891E6"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66302C7F" w14:textId="4502188B"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0335D1C" w14:textId="77777777" w:rsidTr="006D234F">
        <w:tc>
          <w:tcPr>
            <w:tcW w:w="1575" w:type="pct"/>
            <w:tcBorders>
              <w:top w:val="nil"/>
              <w:left w:val="nil"/>
              <w:bottom w:val="nil"/>
              <w:right w:val="nil"/>
            </w:tcBorders>
            <w:shd w:val="clear" w:color="auto" w:fill="auto"/>
            <w:vAlign w:val="center"/>
            <w:hideMark/>
          </w:tcPr>
          <w:p w14:paraId="52D481F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3</w:t>
            </w:r>
          </w:p>
        </w:tc>
        <w:tc>
          <w:tcPr>
            <w:tcW w:w="534" w:type="pct"/>
            <w:tcBorders>
              <w:top w:val="nil"/>
              <w:left w:val="nil"/>
              <w:bottom w:val="nil"/>
              <w:right w:val="nil"/>
            </w:tcBorders>
            <w:shd w:val="clear" w:color="auto" w:fill="auto"/>
            <w:vAlign w:val="center"/>
            <w:hideMark/>
          </w:tcPr>
          <w:p w14:paraId="3D8B0B0B"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1A3379D1"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3D512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60236A39" w14:textId="7C746D3A"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49AEE832"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560E97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DE066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8A800CC" w14:textId="198F370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C752D44"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7D87F48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4</w:t>
            </w:r>
          </w:p>
        </w:tc>
        <w:tc>
          <w:tcPr>
            <w:tcW w:w="534" w:type="pct"/>
            <w:tcBorders>
              <w:top w:val="single" w:sz="4" w:space="0" w:color="auto"/>
              <w:left w:val="nil"/>
              <w:bottom w:val="single" w:sz="4" w:space="0" w:color="auto"/>
              <w:right w:val="nil"/>
            </w:tcBorders>
            <w:shd w:val="clear" w:color="auto" w:fill="auto"/>
            <w:vAlign w:val="center"/>
            <w:hideMark/>
          </w:tcPr>
          <w:p w14:paraId="63BDCF50" w14:textId="263E727D"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03C72747" w14:textId="44BAFDA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0A3A81E6" w14:textId="54A2AEA3"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1960364" w14:textId="0012866D"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730CB498" w14:textId="61BBA39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9791DEF" w14:textId="767FC733"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67E42CC" w14:textId="1F09D3DC"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4D5784E" w14:textId="57115AC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181A186" w14:textId="77777777" w:rsidTr="006D234F">
        <w:tc>
          <w:tcPr>
            <w:tcW w:w="1575" w:type="pct"/>
            <w:tcBorders>
              <w:top w:val="nil"/>
              <w:left w:val="nil"/>
              <w:bottom w:val="nil"/>
              <w:right w:val="nil"/>
            </w:tcBorders>
            <w:shd w:val="clear" w:color="auto" w:fill="auto"/>
            <w:vAlign w:val="center"/>
            <w:hideMark/>
          </w:tcPr>
          <w:p w14:paraId="765656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5</w:t>
            </w:r>
          </w:p>
        </w:tc>
        <w:tc>
          <w:tcPr>
            <w:tcW w:w="534" w:type="pct"/>
            <w:tcBorders>
              <w:top w:val="nil"/>
              <w:left w:val="nil"/>
              <w:bottom w:val="nil"/>
              <w:right w:val="nil"/>
            </w:tcBorders>
            <w:shd w:val="clear" w:color="auto" w:fill="auto"/>
            <w:vAlign w:val="center"/>
            <w:hideMark/>
          </w:tcPr>
          <w:p w14:paraId="6952B2E4"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24A5D6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0923E2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40C7FDF8" w14:textId="4FD4D63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366E8D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DFE4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EC1478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7E2591E" w14:textId="332BE0B7"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044485C"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551E726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6</w:t>
            </w:r>
          </w:p>
        </w:tc>
        <w:tc>
          <w:tcPr>
            <w:tcW w:w="534" w:type="pct"/>
            <w:tcBorders>
              <w:top w:val="single" w:sz="4" w:space="0" w:color="auto"/>
              <w:left w:val="nil"/>
              <w:bottom w:val="single" w:sz="4" w:space="0" w:color="auto"/>
              <w:right w:val="nil"/>
            </w:tcBorders>
            <w:shd w:val="clear" w:color="auto" w:fill="auto"/>
            <w:vAlign w:val="center"/>
            <w:hideMark/>
          </w:tcPr>
          <w:p w14:paraId="0C181318" w14:textId="35589E4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12A1373E" w14:textId="23BDD74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4DD10FDA" w14:textId="44F96AF5"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6859FF3A" w14:textId="2F890582"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5FA13686" w14:textId="36A51129"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6B5A672" w14:textId="75902FED"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1BF2F3E" w14:textId="378B95BA"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E843078" w14:textId="00FBD9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D1DF424" w14:textId="77777777" w:rsidTr="006D234F">
        <w:tc>
          <w:tcPr>
            <w:tcW w:w="1575" w:type="pct"/>
            <w:tcBorders>
              <w:top w:val="nil"/>
              <w:left w:val="nil"/>
              <w:bottom w:val="nil"/>
              <w:right w:val="nil"/>
            </w:tcBorders>
            <w:shd w:val="clear" w:color="auto" w:fill="auto"/>
            <w:vAlign w:val="center"/>
            <w:hideMark/>
          </w:tcPr>
          <w:p w14:paraId="26989F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7</w:t>
            </w:r>
          </w:p>
        </w:tc>
        <w:tc>
          <w:tcPr>
            <w:tcW w:w="534" w:type="pct"/>
            <w:tcBorders>
              <w:top w:val="nil"/>
              <w:left w:val="nil"/>
              <w:bottom w:val="nil"/>
              <w:right w:val="nil"/>
            </w:tcBorders>
            <w:shd w:val="clear" w:color="auto" w:fill="auto"/>
            <w:vAlign w:val="center"/>
            <w:hideMark/>
          </w:tcPr>
          <w:p w14:paraId="483D25C3"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6CDE86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2FE176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7793F244" w14:textId="58D4415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01C205DB"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0B674C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14EC79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EFDE3EE" w14:textId="61DC97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3C03341"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12C06F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8+</w:t>
            </w:r>
          </w:p>
        </w:tc>
        <w:tc>
          <w:tcPr>
            <w:tcW w:w="534" w:type="pct"/>
            <w:tcBorders>
              <w:top w:val="single" w:sz="4" w:space="0" w:color="auto"/>
              <w:left w:val="nil"/>
              <w:bottom w:val="single" w:sz="4" w:space="0" w:color="auto"/>
              <w:right w:val="nil"/>
            </w:tcBorders>
            <w:shd w:val="clear" w:color="auto" w:fill="auto"/>
            <w:vAlign w:val="center"/>
            <w:hideMark/>
          </w:tcPr>
          <w:p w14:paraId="1113C4D7" w14:textId="66B1D0A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3E732BCC" w14:textId="4E9F9135"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6363FF38" w14:textId="5A926A9B"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E43023B" w14:textId="3E1099AB"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3BB940B7" w14:textId="1DE41B6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CF4778F" w14:textId="52FBEF92"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99B82F0" w14:textId="262293E0"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DFB10CC" w14:textId="178FB81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6735CB" w14:textId="77777777" w:rsidTr="006D234F">
        <w:tc>
          <w:tcPr>
            <w:tcW w:w="1575" w:type="pct"/>
            <w:tcBorders>
              <w:top w:val="nil"/>
              <w:left w:val="nil"/>
              <w:bottom w:val="single" w:sz="4" w:space="0" w:color="auto"/>
              <w:right w:val="nil"/>
            </w:tcBorders>
            <w:shd w:val="clear" w:color="auto" w:fill="auto"/>
            <w:vAlign w:val="center"/>
            <w:hideMark/>
          </w:tcPr>
          <w:p w14:paraId="5F7B39F3" w14:textId="7F7EE493"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4" w:type="pct"/>
            <w:tcBorders>
              <w:top w:val="nil"/>
              <w:left w:val="nil"/>
              <w:bottom w:val="single" w:sz="4" w:space="0" w:color="auto"/>
              <w:right w:val="nil"/>
            </w:tcBorders>
            <w:shd w:val="clear" w:color="auto" w:fill="auto"/>
            <w:vAlign w:val="center"/>
            <w:hideMark/>
          </w:tcPr>
          <w:p w14:paraId="156B0A5A" w14:textId="7F9526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auto" w:fill="auto"/>
            <w:noWrap/>
            <w:vAlign w:val="bottom"/>
            <w:hideMark/>
          </w:tcPr>
          <w:p w14:paraId="4678E7D3" w14:textId="17FDD938" w:rsidR="00C95140" w:rsidRPr="00722A06" w:rsidRDefault="00C95140" w:rsidP="00722A06">
            <w:pPr>
              <w:widowControl/>
              <w:spacing w:line="259" w:lineRule="auto"/>
              <w:jc w:val="center"/>
              <w:rPr>
                <w:rFonts w:eastAsia="Times New Roman" w:cs="Calibri"/>
                <w:sz w:val="20"/>
                <w:szCs w:val="20"/>
              </w:rPr>
            </w:pPr>
          </w:p>
        </w:tc>
        <w:tc>
          <w:tcPr>
            <w:tcW w:w="436" w:type="pct"/>
            <w:tcBorders>
              <w:top w:val="nil"/>
              <w:left w:val="nil"/>
              <w:bottom w:val="single" w:sz="4" w:space="0" w:color="auto"/>
              <w:right w:val="nil"/>
            </w:tcBorders>
            <w:shd w:val="clear" w:color="auto" w:fill="auto"/>
            <w:noWrap/>
            <w:vAlign w:val="bottom"/>
            <w:hideMark/>
          </w:tcPr>
          <w:p w14:paraId="27626E48" w14:textId="0082F7EA" w:rsidR="00C95140" w:rsidRPr="00722A06" w:rsidRDefault="00C95140" w:rsidP="00722A06">
            <w:pPr>
              <w:widowControl/>
              <w:spacing w:line="259" w:lineRule="auto"/>
              <w:jc w:val="center"/>
              <w:rPr>
                <w:rFonts w:eastAsia="Times New Roman" w:cs="Calibri"/>
                <w:sz w:val="20"/>
                <w:szCs w:val="20"/>
              </w:rPr>
            </w:pPr>
          </w:p>
        </w:tc>
        <w:tc>
          <w:tcPr>
            <w:tcW w:w="333" w:type="pct"/>
            <w:tcBorders>
              <w:top w:val="nil"/>
              <w:left w:val="nil"/>
              <w:bottom w:val="single" w:sz="4" w:space="0" w:color="auto"/>
              <w:right w:val="nil"/>
            </w:tcBorders>
            <w:shd w:val="clear" w:color="000000" w:fill="D9D9D9"/>
            <w:noWrap/>
            <w:vAlign w:val="bottom"/>
            <w:hideMark/>
          </w:tcPr>
          <w:p w14:paraId="062D97D4" w14:textId="3B6D72D2"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single" w:sz="4" w:space="0" w:color="auto"/>
              <w:right w:val="nil"/>
            </w:tcBorders>
            <w:shd w:val="clear" w:color="auto" w:fill="auto"/>
            <w:noWrap/>
            <w:vAlign w:val="bottom"/>
            <w:hideMark/>
          </w:tcPr>
          <w:p w14:paraId="1E264110" w14:textId="70DABF93"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single" w:sz="4" w:space="0" w:color="auto"/>
              <w:right w:val="nil"/>
            </w:tcBorders>
            <w:shd w:val="clear" w:color="auto" w:fill="auto"/>
            <w:noWrap/>
            <w:vAlign w:val="bottom"/>
            <w:hideMark/>
          </w:tcPr>
          <w:p w14:paraId="3C9ABA43" w14:textId="12F4552E" w:rsidR="00C95140" w:rsidRPr="00722A06" w:rsidRDefault="00C95140" w:rsidP="00722A06">
            <w:pPr>
              <w:widowControl/>
              <w:spacing w:line="259" w:lineRule="auto"/>
              <w:jc w:val="center"/>
              <w:rPr>
                <w:rFonts w:eastAsia="Times New Roman" w:cs="Calibri"/>
                <w:sz w:val="20"/>
                <w:szCs w:val="20"/>
              </w:rPr>
            </w:pPr>
          </w:p>
        </w:tc>
        <w:tc>
          <w:tcPr>
            <w:tcW w:w="580" w:type="pct"/>
            <w:tcBorders>
              <w:top w:val="nil"/>
              <w:left w:val="nil"/>
              <w:bottom w:val="single" w:sz="4" w:space="0" w:color="auto"/>
              <w:right w:val="nil"/>
            </w:tcBorders>
            <w:shd w:val="clear" w:color="auto" w:fill="auto"/>
            <w:vAlign w:val="center"/>
            <w:hideMark/>
          </w:tcPr>
          <w:p w14:paraId="16E85FB4" w14:textId="4274730B" w:rsidR="00C95140" w:rsidRPr="00722A06" w:rsidRDefault="00C95140" w:rsidP="00722A06">
            <w:pPr>
              <w:widowControl/>
              <w:spacing w:line="259" w:lineRule="auto"/>
              <w:jc w:val="center"/>
              <w:rPr>
                <w:rFonts w:eastAsia="Times New Roman" w:cs="Calibri"/>
                <w:sz w:val="20"/>
                <w:szCs w:val="20"/>
              </w:rPr>
            </w:pPr>
          </w:p>
        </w:tc>
        <w:tc>
          <w:tcPr>
            <w:tcW w:w="332" w:type="pct"/>
            <w:tcBorders>
              <w:top w:val="nil"/>
              <w:left w:val="nil"/>
              <w:bottom w:val="single" w:sz="4" w:space="0" w:color="auto"/>
              <w:right w:val="nil"/>
            </w:tcBorders>
            <w:shd w:val="clear" w:color="000000" w:fill="D9D9D9"/>
            <w:vAlign w:val="center"/>
            <w:hideMark/>
          </w:tcPr>
          <w:p w14:paraId="6BAC3B2E" w14:textId="086E42B8" w:rsidR="00C95140" w:rsidRPr="00722A06" w:rsidRDefault="00C95140" w:rsidP="00722A06">
            <w:pPr>
              <w:widowControl/>
              <w:spacing w:line="259" w:lineRule="auto"/>
              <w:jc w:val="center"/>
              <w:rPr>
                <w:rFonts w:eastAsia="Times New Roman" w:cs="Calibri"/>
                <w:sz w:val="20"/>
                <w:szCs w:val="20"/>
              </w:rPr>
            </w:pPr>
          </w:p>
        </w:tc>
      </w:tr>
    </w:tbl>
    <w:p w14:paraId="17877DBF" w14:textId="45CCD0C2" w:rsidR="00C95140" w:rsidRDefault="00C95140" w:rsidP="00D50DDA">
      <w:pPr>
        <w:pStyle w:val="BodyText1"/>
        <w:spacing w:after="0"/>
        <w:ind w:left="86" w:hanging="86"/>
        <w:rPr>
          <w:sz w:val="16"/>
        </w:rPr>
      </w:pPr>
      <w:commentRangeStart w:id="767"/>
      <w:r w:rsidRPr="0087225D">
        <w:rPr>
          <w:sz w:val="16"/>
        </w:rPr>
        <w:t>^ Results not statistically reliable, n&lt;30  </w:t>
      </w:r>
      <w:commentRangeEnd w:id="767"/>
      <w:r>
        <w:rPr>
          <w:rStyle w:val="CommentReference"/>
          <w:rFonts w:eastAsia="Arial" w:cs="Arial"/>
          <w:color w:val="000000"/>
        </w:rPr>
        <w:commentReference w:id="767"/>
      </w:r>
    </w:p>
    <w:p w14:paraId="43EFC96D" w14:textId="658183AF"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610F278C" w14:textId="542C7399" w:rsidR="00C95140" w:rsidRDefault="00C95140" w:rsidP="00D50DDA">
      <w:pPr>
        <w:pStyle w:val="BodyText1"/>
        <w:spacing w:after="0"/>
        <w:ind w:left="86" w:hanging="86"/>
        <w:rPr>
          <w:sz w:val="16"/>
          <w:szCs w:val="16"/>
        </w:rPr>
      </w:pPr>
      <w:r w:rsidRPr="00DE2508">
        <w:rPr>
          <w:sz w:val="16"/>
          <w:szCs w:val="16"/>
        </w:rPr>
        <w:t xml:space="preserve">Note: Estimates </w:t>
      </w:r>
      <w:r w:rsidR="00F24EBA">
        <w:rPr>
          <w:sz w:val="16"/>
          <w:szCs w:val="16"/>
        </w:rPr>
        <w:t xml:space="preserve">are </w:t>
      </w:r>
      <w:r w:rsidR="00FF36EF">
        <w:rPr>
          <w:sz w:val="16"/>
          <w:szCs w:val="16"/>
        </w:rPr>
        <w:t>based on de jure household members who are farmers responsible for cultivating maize</w:t>
      </w:r>
      <w:r w:rsidRPr="00DE2508">
        <w:rPr>
          <w:sz w:val="16"/>
          <w:szCs w:val="16"/>
        </w:rPr>
        <w:t>.</w:t>
      </w:r>
    </w:p>
    <w:p w14:paraId="1D6D149B"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r w:rsidRPr="00EC69E0">
        <w:rPr>
          <w:sz w:val="16"/>
        </w:rPr>
        <w:t xml:space="preserve"> </w:t>
      </w:r>
    </w:p>
    <w:p w14:paraId="7CBC439D" w14:textId="2CF77D19" w:rsidR="00C95140" w:rsidRDefault="004A61C1" w:rsidP="004C6618">
      <w:pPr>
        <w:pStyle w:val="Heading3"/>
        <w:numPr>
          <w:ilvl w:val="2"/>
          <w:numId w:val="63"/>
        </w:numPr>
      </w:pPr>
      <w:bookmarkStart w:id="768" w:name="_Toc12528196"/>
      <w:bookmarkStart w:id="769" w:name="_Toc63673364"/>
      <w:r>
        <w:t>Maize yield</w:t>
      </w:r>
      <w:bookmarkEnd w:id="768"/>
      <w:bookmarkEnd w:id="769"/>
    </w:p>
    <w:p w14:paraId="4DC67AAB" w14:textId="7C638F32" w:rsidR="00C95140" w:rsidRPr="00D90F68" w:rsidRDefault="00C95140" w:rsidP="00722A06">
      <w:pPr>
        <w:pStyle w:val="BodyText1"/>
      </w:pPr>
      <w:r>
        <w:t xml:space="preserve">Yield </w:t>
      </w:r>
      <w:r w:rsidRPr="00B518CB">
        <w:t xml:space="preserve">is </w:t>
      </w:r>
      <w:r>
        <w:t xml:space="preserve">a </w:t>
      </w:r>
      <w:r w:rsidRPr="00B518CB">
        <w:t xml:space="preserve">measure of total production </w:t>
      </w:r>
      <w:r>
        <w:t xml:space="preserve">per unit of </w:t>
      </w:r>
      <w:r w:rsidR="00F33B13">
        <w:t>area planted</w:t>
      </w:r>
      <w:r>
        <w:t xml:space="preserve">. For maize, yield </w:t>
      </w:r>
      <w:r w:rsidR="00AA6D71">
        <w:t xml:space="preserve">at the farmer level </w:t>
      </w:r>
      <w:r>
        <w:t xml:space="preserve">is the weight of maize, in </w:t>
      </w:r>
      <w:r w:rsidR="00753DA1">
        <w:t>kilograms</w:t>
      </w:r>
      <w:r>
        <w:t>, harvested in the season</w:t>
      </w:r>
      <w:r w:rsidRPr="00B518CB">
        <w:t xml:space="preserve"> </w:t>
      </w:r>
      <w:r>
        <w:t xml:space="preserve">preceding the survey </w:t>
      </w:r>
      <w:r w:rsidRPr="00B518CB">
        <w:t xml:space="preserve">divided by the </w:t>
      </w:r>
      <w:r>
        <w:t xml:space="preserve">area, in </w:t>
      </w:r>
      <w:r w:rsidRPr="005D715A">
        <w:t>hectares</w:t>
      </w:r>
      <w:r>
        <w:t>, planted in the season preceding the survey</w:t>
      </w:r>
      <w:r w:rsidRPr="00B518CB">
        <w:t>.</w:t>
      </w:r>
      <w:r w:rsidRPr="00D90F68">
        <w:t xml:space="preserve"> </w:t>
      </w:r>
      <w:r w:rsidRPr="001B2346">
        <w:t>Total production is the amount that is produced, regardless of how it was ultimately used. It also includes any post</w:t>
      </w:r>
      <w:r>
        <w:t>-</w:t>
      </w:r>
      <w:r w:rsidRPr="001B2346">
        <w:t>harvest loss (i.e.</w:t>
      </w:r>
      <w:r>
        <w:t>,</w:t>
      </w:r>
      <w:r w:rsidRPr="001B2346">
        <w:t xml:space="preserve"> post</w:t>
      </w:r>
      <w:r w:rsidR="00F24EBA">
        <w:t>-</w:t>
      </w:r>
      <w:r w:rsidRPr="001B2346">
        <w:t xml:space="preserve">harvest loss </w:t>
      </w:r>
      <w:r>
        <w:t xml:space="preserve">is </w:t>
      </w:r>
      <w:r w:rsidRPr="001B2346">
        <w:t>not subtracted from total production.)</w:t>
      </w:r>
      <w:r w:rsidR="00B748D5">
        <w:t xml:space="preserve"> To compute average farmer yield in the ZOI, maize yield is first calculated for each farmer and then averaged across farmers. </w:t>
      </w:r>
      <w:r w:rsidR="00B748D5">
        <w:rPr>
          <w:szCs w:val="22"/>
        </w:rPr>
        <w:t xml:space="preserve">Dividing the total production of sampled farmers by the total area planted by sampled farmers gives the </w:t>
      </w:r>
      <w:r w:rsidR="00B748D5">
        <w:rPr>
          <w:i/>
          <w:iCs/>
          <w:szCs w:val="22"/>
        </w:rPr>
        <w:t>area-</w:t>
      </w:r>
      <w:r w:rsidR="00B748D5" w:rsidRPr="00AE2855">
        <w:rPr>
          <w:szCs w:val="22"/>
        </w:rPr>
        <w:t>weigh</w:t>
      </w:r>
      <w:r w:rsidR="00B748D5">
        <w:rPr>
          <w:szCs w:val="22"/>
        </w:rPr>
        <w:t>t</w:t>
      </w:r>
      <w:r w:rsidR="00B748D5" w:rsidRPr="00AE2855">
        <w:rPr>
          <w:szCs w:val="22"/>
        </w:rPr>
        <w:t>ed</w:t>
      </w:r>
      <w:r w:rsidR="00B748D5">
        <w:rPr>
          <w:szCs w:val="22"/>
        </w:rPr>
        <w:t xml:space="preserve"> average yield of maize in the ZOI.</w:t>
      </w:r>
    </w:p>
    <w:p w14:paraId="525CCCC9" w14:textId="2CA7CDDE" w:rsidR="00C95140" w:rsidRPr="00BD3E51" w:rsidRDefault="00C95140" w:rsidP="00722A06">
      <w:pPr>
        <w:pStyle w:val="BodyText1"/>
        <w:rPr>
          <w:szCs w:val="22"/>
        </w:rPr>
      </w:pPr>
      <w:r w:rsidRPr="00BD3E51">
        <w:rPr>
          <w:b/>
          <w:szCs w:val="22"/>
        </w:rPr>
        <w:t xml:space="preserve">Table </w:t>
      </w:r>
      <w:r>
        <w:rPr>
          <w:b/>
          <w:szCs w:val="22"/>
        </w:rPr>
        <w:t>7</w:t>
      </w:r>
      <w:r w:rsidRPr="00BD3E51">
        <w:rPr>
          <w:b/>
          <w:szCs w:val="22"/>
        </w:rPr>
        <w:t>.1.1</w:t>
      </w:r>
      <w:r w:rsidR="00561B8B">
        <w:rPr>
          <w:b/>
          <w:szCs w:val="22"/>
        </w:rPr>
        <w:t>6</w:t>
      </w:r>
      <w:r w:rsidRPr="00BD3E51">
        <w:rPr>
          <w:b/>
          <w:szCs w:val="22"/>
        </w:rPr>
        <w:t xml:space="preserve"> </w:t>
      </w:r>
      <w:r w:rsidR="008F28C4" w:rsidRPr="00BD3E51">
        <w:rPr>
          <w:szCs w:val="22"/>
        </w:rPr>
        <w:t xml:space="preserve">presents the number of </w:t>
      </w:r>
      <w:r w:rsidR="008F28C4">
        <w:rPr>
          <w:szCs w:val="22"/>
        </w:rPr>
        <w:t>maize farmers</w:t>
      </w:r>
      <w:r w:rsidR="008F28C4" w:rsidRPr="00BD3E51">
        <w:rPr>
          <w:szCs w:val="22"/>
        </w:rPr>
        <w:t xml:space="preserve">, </w:t>
      </w:r>
      <w:r w:rsidR="008F28C4">
        <w:rPr>
          <w:szCs w:val="22"/>
        </w:rPr>
        <w:t xml:space="preserve">the </w:t>
      </w:r>
      <w:r w:rsidR="008F28C4" w:rsidRPr="00BD3E51">
        <w:rPr>
          <w:szCs w:val="22"/>
        </w:rPr>
        <w:t>total production</w:t>
      </w:r>
      <w:r w:rsidR="008F28C4">
        <w:rPr>
          <w:szCs w:val="22"/>
        </w:rPr>
        <w:t xml:space="preserve"> in metric tons (mt)</w:t>
      </w:r>
      <w:r w:rsidR="008F28C4" w:rsidRPr="00BD3E51">
        <w:rPr>
          <w:szCs w:val="22"/>
        </w:rPr>
        <w:t>, total produ</w:t>
      </w:r>
      <w:r w:rsidR="008F28C4">
        <w:rPr>
          <w:szCs w:val="22"/>
        </w:rPr>
        <w:t xml:space="preserve">ction units in hectares (ha), and the </w:t>
      </w:r>
      <w:r w:rsidR="00581F73">
        <w:rPr>
          <w:szCs w:val="22"/>
        </w:rPr>
        <w:t xml:space="preserve">area-weighted </w:t>
      </w:r>
      <w:r w:rsidR="00C95DE0">
        <w:rPr>
          <w:szCs w:val="22"/>
        </w:rPr>
        <w:t xml:space="preserve">average </w:t>
      </w:r>
      <w:r w:rsidR="00581F73">
        <w:rPr>
          <w:szCs w:val="22"/>
        </w:rPr>
        <w:t>yield of maize in metric tons per hectare (mt/ha) for the season preceding the ZOI Survey</w:t>
      </w:r>
      <w:r w:rsidR="00581F73" w:rsidRPr="00BD3E51">
        <w:rPr>
          <w:szCs w:val="22"/>
        </w:rPr>
        <w:t xml:space="preserve">. </w:t>
      </w:r>
      <w:r w:rsidR="00C95DE0">
        <w:rPr>
          <w:szCs w:val="22"/>
        </w:rPr>
        <w:t>The table</w:t>
      </w:r>
      <w:r w:rsidR="00581F73">
        <w:rPr>
          <w:szCs w:val="22"/>
        </w:rPr>
        <w:t xml:space="preserve"> also presents the average production (mt), </w:t>
      </w:r>
      <w:r w:rsidR="00C95DE0">
        <w:rPr>
          <w:szCs w:val="22"/>
        </w:rPr>
        <w:t xml:space="preserve">average </w:t>
      </w:r>
      <w:r w:rsidR="00581F73">
        <w:rPr>
          <w:szCs w:val="22"/>
        </w:rPr>
        <w:t xml:space="preserve">units of production (ha), and average yield of maize per farmer for the same time period. </w:t>
      </w:r>
      <w:r>
        <w:rPr>
          <w:szCs w:val="22"/>
        </w:rPr>
        <w:t xml:space="preserve">The results are </w:t>
      </w:r>
      <w:r w:rsidRPr="00BD3E51">
        <w:rPr>
          <w:szCs w:val="22"/>
        </w:rPr>
        <w:t xml:space="preserve">disaggregated by </w:t>
      </w:r>
      <w:r>
        <w:rPr>
          <w:szCs w:val="22"/>
        </w:rPr>
        <w:t>farm</w:t>
      </w:r>
      <w:r w:rsidRPr="00BD3E51">
        <w:rPr>
          <w:szCs w:val="22"/>
        </w:rPr>
        <w:t xml:space="preserve"> size</w:t>
      </w:r>
      <w:r>
        <w:rPr>
          <w:szCs w:val="22"/>
        </w:rPr>
        <w:t>—</w:t>
      </w:r>
      <w:r w:rsidRPr="00BD3E51">
        <w:rPr>
          <w:szCs w:val="22"/>
        </w:rPr>
        <w:t xml:space="preserve">smallholder </w:t>
      </w:r>
      <w:r>
        <w:rPr>
          <w:szCs w:val="22"/>
        </w:rPr>
        <w:t>and</w:t>
      </w:r>
      <w:r w:rsidRPr="00BD3E51">
        <w:rPr>
          <w:szCs w:val="22"/>
        </w:rPr>
        <w:t xml:space="preserve"> non-smallholder</w:t>
      </w:r>
      <w:r>
        <w:rPr>
          <w:szCs w:val="22"/>
        </w:rPr>
        <w:t>—</w:t>
      </w:r>
      <w:r w:rsidRPr="00BD3E51">
        <w:rPr>
          <w:szCs w:val="22"/>
        </w:rPr>
        <w:t xml:space="preserve">and then </w:t>
      </w:r>
      <w:r>
        <w:rPr>
          <w:szCs w:val="22"/>
        </w:rPr>
        <w:t xml:space="preserve">further </w:t>
      </w:r>
      <w:r w:rsidRPr="00BD3E51">
        <w:rPr>
          <w:szCs w:val="22"/>
        </w:rPr>
        <w:t xml:space="preserve">by </w:t>
      </w:r>
      <w:r>
        <w:rPr>
          <w:szCs w:val="22"/>
        </w:rPr>
        <w:t xml:space="preserve">sex </w:t>
      </w:r>
      <w:r w:rsidRPr="00BD3E51">
        <w:rPr>
          <w:szCs w:val="22"/>
        </w:rPr>
        <w:t xml:space="preserve">and age. </w:t>
      </w:r>
      <w:r w:rsidRPr="00BD3E51">
        <w:rPr>
          <w:szCs w:val="22"/>
          <w:highlight w:val="yellow"/>
        </w:rPr>
        <w:t>[Discuss fin</w:t>
      </w:r>
      <w:r w:rsidRPr="00FE070C">
        <w:rPr>
          <w:szCs w:val="22"/>
          <w:highlight w:val="yellow"/>
        </w:rPr>
        <w:t>dings. Were any differences found between disaggregate categories?]</w:t>
      </w:r>
    </w:p>
    <w:p w14:paraId="1516C4EA" w14:textId="77777777" w:rsidR="005F5BB6" w:rsidRDefault="005F5BB6" w:rsidP="00722A06">
      <w:pPr>
        <w:pStyle w:val="Tabletitle"/>
        <w:sectPr w:rsidR="005F5BB6" w:rsidSect="00FC3F4E">
          <w:footerReference w:type="default" r:id="rId43"/>
          <w:pgSz w:w="12240" w:h="15840"/>
          <w:pgMar w:top="1440" w:right="1440" w:bottom="1440" w:left="1440" w:header="720" w:footer="720" w:gutter="0"/>
          <w:cols w:space="720"/>
          <w:docGrid w:linePitch="360"/>
        </w:sectPr>
      </w:pPr>
    </w:p>
    <w:p w14:paraId="3AD5DBD2" w14:textId="7BB2CAB0" w:rsidR="00C95140" w:rsidRPr="005845A8" w:rsidRDefault="00C95140" w:rsidP="00722A06">
      <w:pPr>
        <w:pStyle w:val="Tabletitle"/>
      </w:pPr>
      <w:bookmarkStart w:id="770" w:name="_Toc63673102"/>
      <w:commentRangeStart w:id="771"/>
      <w:r w:rsidRPr="005845A8">
        <w:lastRenderedPageBreak/>
        <w:t xml:space="preserve">Table </w:t>
      </w:r>
      <w:r>
        <w:t>7</w:t>
      </w:r>
      <w:r w:rsidRPr="005845A8">
        <w:t>.1.1</w:t>
      </w:r>
      <w:r w:rsidR="00561B8B">
        <w:t>6</w:t>
      </w:r>
      <w:r>
        <w:t>:</w:t>
      </w:r>
      <w:r w:rsidRPr="005845A8">
        <w:t xml:space="preserve"> </w:t>
      </w:r>
      <w:commentRangeEnd w:id="771"/>
      <w:r w:rsidR="00827998">
        <w:rPr>
          <w:rStyle w:val="CommentReference"/>
          <w:b w:val="0"/>
          <w:snapToGrid/>
        </w:rPr>
        <w:commentReference w:id="771"/>
      </w:r>
      <w:r>
        <w:t>M</w:t>
      </w:r>
      <w:r w:rsidRPr="005845A8">
        <w:t xml:space="preserve">aize </w:t>
      </w:r>
      <w:r>
        <w:t>Yield in the ZOI during the Season Preceding the Survey, by Farm Size and F</w:t>
      </w:r>
      <w:r w:rsidRPr="005845A8">
        <w:t xml:space="preserve">armers’ </w:t>
      </w:r>
      <w:r>
        <w:t>S</w:t>
      </w:r>
      <w:r w:rsidRPr="005845A8">
        <w:t xml:space="preserve">ex and </w:t>
      </w:r>
      <w:r>
        <w:t>A</w:t>
      </w:r>
      <w:r w:rsidRPr="005845A8">
        <w:t>ge</w:t>
      </w:r>
      <w:bookmarkEnd w:id="770"/>
      <w:r w:rsidRPr="005845A8">
        <w:t xml:space="preserve"> </w:t>
      </w:r>
    </w:p>
    <w:tbl>
      <w:tblPr>
        <w:tblW w:w="12620" w:type="dxa"/>
        <w:tblLook w:val="04A0" w:firstRow="1" w:lastRow="0" w:firstColumn="1" w:lastColumn="0" w:noHBand="0" w:noVBand="1"/>
      </w:tblPr>
      <w:tblGrid>
        <w:gridCol w:w="2996"/>
        <w:gridCol w:w="1260"/>
        <w:gridCol w:w="1246"/>
        <w:gridCol w:w="1219"/>
        <w:gridCol w:w="272"/>
        <w:gridCol w:w="1260"/>
        <w:gridCol w:w="1246"/>
        <w:gridCol w:w="1240"/>
        <w:gridCol w:w="618"/>
        <w:gridCol w:w="1263"/>
      </w:tblGrid>
      <w:tr w:rsidR="007041C3" w:rsidRPr="000F13AD" w14:paraId="0A36C746" w14:textId="77777777" w:rsidTr="008D67B8">
        <w:trPr>
          <w:trHeight w:val="230"/>
        </w:trPr>
        <w:tc>
          <w:tcPr>
            <w:tcW w:w="2996" w:type="dxa"/>
            <w:vMerge w:val="restart"/>
            <w:tcBorders>
              <w:top w:val="single" w:sz="4" w:space="0" w:color="auto"/>
              <w:left w:val="nil"/>
              <w:bottom w:val="single" w:sz="4" w:space="0" w:color="000000"/>
              <w:right w:val="nil"/>
            </w:tcBorders>
            <w:shd w:val="clear" w:color="000000" w:fill="387990"/>
            <w:vAlign w:val="bottom"/>
            <w:hideMark/>
          </w:tcPr>
          <w:p w14:paraId="1C0B8842" w14:textId="77777777" w:rsidR="007041C3" w:rsidRPr="000F13AD" w:rsidRDefault="007041C3" w:rsidP="00ED5DC6">
            <w:pPr>
              <w:widowControl/>
              <w:spacing w:line="240" w:lineRule="auto"/>
              <w:rPr>
                <w:rFonts w:eastAsia="Times New Roman" w:cs="Times New Roman"/>
                <w:b/>
                <w:bCs/>
                <w:color w:val="FFFFFF"/>
                <w:sz w:val="20"/>
                <w:szCs w:val="20"/>
              </w:rPr>
            </w:pPr>
            <w:bookmarkStart w:id="772" w:name="_Hlk15379600"/>
            <w:r w:rsidRPr="000F13AD">
              <w:rPr>
                <w:rFonts w:eastAsia="Times New Roman" w:cs="Times New Roman"/>
                <w:b/>
                <w:bCs/>
                <w:color w:val="FFFFFF"/>
                <w:sz w:val="20"/>
                <w:szCs w:val="20"/>
              </w:rPr>
              <w:t>Background characteristic</w:t>
            </w:r>
          </w:p>
        </w:tc>
        <w:tc>
          <w:tcPr>
            <w:tcW w:w="3725" w:type="dxa"/>
            <w:gridSpan w:val="3"/>
            <w:tcBorders>
              <w:top w:val="single" w:sz="4" w:space="0" w:color="auto"/>
              <w:left w:val="nil"/>
              <w:bottom w:val="single" w:sz="4" w:space="0" w:color="FFFFFF"/>
              <w:right w:val="nil"/>
            </w:tcBorders>
            <w:shd w:val="clear" w:color="000000" w:fill="387990"/>
            <w:vAlign w:val="bottom"/>
            <w:hideMark/>
          </w:tcPr>
          <w:p w14:paraId="0177103E"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Area-weighted </w:t>
            </w:r>
          </w:p>
        </w:tc>
        <w:tc>
          <w:tcPr>
            <w:tcW w:w="272" w:type="dxa"/>
            <w:tcBorders>
              <w:top w:val="single" w:sz="4" w:space="0" w:color="auto"/>
              <w:left w:val="nil"/>
              <w:bottom w:val="nil"/>
              <w:right w:val="nil"/>
            </w:tcBorders>
            <w:shd w:val="clear" w:color="000000" w:fill="387990"/>
            <w:vAlign w:val="bottom"/>
            <w:hideMark/>
          </w:tcPr>
          <w:p w14:paraId="4FB6B9D8"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4364" w:type="dxa"/>
            <w:gridSpan w:val="4"/>
            <w:tcBorders>
              <w:top w:val="single" w:sz="4" w:space="0" w:color="auto"/>
              <w:left w:val="nil"/>
              <w:bottom w:val="single" w:sz="4" w:space="0" w:color="FFFFFF"/>
              <w:right w:val="nil"/>
            </w:tcBorders>
            <w:shd w:val="clear" w:color="000000" w:fill="387990"/>
            <w:vAlign w:val="bottom"/>
            <w:hideMark/>
          </w:tcPr>
          <w:p w14:paraId="30046A77"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Average per farmer</w:t>
            </w:r>
          </w:p>
        </w:tc>
        <w:tc>
          <w:tcPr>
            <w:tcW w:w="1263" w:type="dxa"/>
            <w:vMerge w:val="restart"/>
            <w:tcBorders>
              <w:top w:val="single" w:sz="4" w:space="0" w:color="auto"/>
              <w:left w:val="nil"/>
              <w:right w:val="nil"/>
            </w:tcBorders>
            <w:shd w:val="clear" w:color="000000" w:fill="387990"/>
            <w:vAlign w:val="bottom"/>
            <w:hideMark/>
          </w:tcPr>
          <w:p w14:paraId="347511C0" w14:textId="38D2A27A" w:rsidR="007041C3" w:rsidRPr="000F13AD" w:rsidRDefault="007041C3" w:rsidP="007041C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Number of </w:t>
            </w:r>
            <w:r>
              <w:rPr>
                <w:rFonts w:eastAsia="Times New Roman" w:cs="Times New Roman"/>
                <w:b/>
                <w:bCs/>
                <w:color w:val="FFFFFF"/>
                <w:sz w:val="20"/>
                <w:szCs w:val="20"/>
              </w:rPr>
              <w:t xml:space="preserve">maize </w:t>
            </w:r>
            <w:r w:rsidRPr="000F13AD">
              <w:rPr>
                <w:rFonts w:eastAsia="Times New Roman" w:cs="Times New Roman"/>
                <w:b/>
                <w:bCs/>
                <w:color w:val="FFFFFF"/>
                <w:sz w:val="20"/>
                <w:szCs w:val="20"/>
              </w:rPr>
              <w:t>farmers</w:t>
            </w:r>
            <w:r>
              <w:rPr>
                <w:rFonts w:eastAsia="Times New Roman" w:cs="Times New Roman"/>
                <w:b/>
                <w:bCs/>
                <w:color w:val="FFFFFF"/>
                <w:sz w:val="20"/>
                <w:szCs w:val="20"/>
              </w:rPr>
              <w:t xml:space="preserve"> (</w:t>
            </w:r>
            <w:r w:rsidRPr="007041C3">
              <w:rPr>
                <w:rFonts w:eastAsia="Times New Roman" w:cs="Times New Roman"/>
                <w:b/>
                <w:bCs/>
                <w:i/>
                <w:iCs/>
                <w:color w:val="FFFFFF"/>
                <w:sz w:val="20"/>
                <w:szCs w:val="20"/>
              </w:rPr>
              <w:t>n</w:t>
            </w:r>
            <w:r>
              <w:rPr>
                <w:rFonts w:eastAsia="Times New Roman" w:cs="Times New Roman"/>
                <w:b/>
                <w:bCs/>
                <w:color w:val="FFFFFF"/>
                <w:sz w:val="20"/>
                <w:szCs w:val="20"/>
              </w:rPr>
              <w:t>)</w:t>
            </w:r>
          </w:p>
        </w:tc>
      </w:tr>
      <w:tr w:rsidR="007041C3" w:rsidRPr="000F13AD" w14:paraId="7810A83E" w14:textId="77777777" w:rsidTr="008D67B8">
        <w:trPr>
          <w:trHeight w:val="230"/>
        </w:trPr>
        <w:tc>
          <w:tcPr>
            <w:tcW w:w="2996" w:type="dxa"/>
            <w:vMerge/>
            <w:tcBorders>
              <w:top w:val="single" w:sz="4" w:space="0" w:color="auto"/>
              <w:left w:val="nil"/>
              <w:bottom w:val="single" w:sz="4" w:space="0" w:color="000000"/>
              <w:right w:val="nil"/>
            </w:tcBorders>
            <w:vAlign w:val="center"/>
            <w:hideMark/>
          </w:tcPr>
          <w:p w14:paraId="728777B5" w14:textId="77777777" w:rsidR="007041C3" w:rsidRPr="000F13AD" w:rsidRDefault="007041C3" w:rsidP="000D3973">
            <w:pPr>
              <w:widowControl/>
              <w:spacing w:line="240" w:lineRule="auto"/>
              <w:rPr>
                <w:rFonts w:eastAsia="Times New Roman" w:cs="Times New Roman"/>
                <w:b/>
                <w:bCs/>
                <w:color w:val="FFFFFF"/>
                <w:sz w:val="20"/>
                <w:szCs w:val="20"/>
              </w:rPr>
            </w:pPr>
          </w:p>
        </w:tc>
        <w:tc>
          <w:tcPr>
            <w:tcW w:w="1260" w:type="dxa"/>
            <w:tcBorders>
              <w:top w:val="nil"/>
              <w:left w:val="nil"/>
              <w:bottom w:val="nil"/>
              <w:right w:val="nil"/>
            </w:tcBorders>
            <w:shd w:val="clear" w:color="000000" w:fill="387990"/>
            <w:vAlign w:val="bottom"/>
            <w:hideMark/>
          </w:tcPr>
          <w:p w14:paraId="52084C32"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Production </w:t>
            </w:r>
          </w:p>
        </w:tc>
        <w:tc>
          <w:tcPr>
            <w:tcW w:w="1246" w:type="dxa"/>
            <w:tcBorders>
              <w:top w:val="nil"/>
              <w:left w:val="nil"/>
              <w:bottom w:val="nil"/>
              <w:right w:val="nil"/>
            </w:tcBorders>
            <w:shd w:val="clear" w:color="000000" w:fill="387990"/>
            <w:vAlign w:val="bottom"/>
            <w:hideMark/>
          </w:tcPr>
          <w:p w14:paraId="235FF44E"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Units of production</w:t>
            </w:r>
          </w:p>
        </w:tc>
        <w:tc>
          <w:tcPr>
            <w:tcW w:w="1219" w:type="dxa"/>
            <w:tcBorders>
              <w:top w:val="nil"/>
              <w:left w:val="nil"/>
              <w:bottom w:val="nil"/>
              <w:right w:val="nil"/>
            </w:tcBorders>
            <w:shd w:val="clear" w:color="000000" w:fill="387990"/>
            <w:vAlign w:val="bottom"/>
            <w:hideMark/>
          </w:tcPr>
          <w:p w14:paraId="332C1B85"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Yield</w:t>
            </w:r>
          </w:p>
        </w:tc>
        <w:tc>
          <w:tcPr>
            <w:tcW w:w="272" w:type="dxa"/>
            <w:tcBorders>
              <w:top w:val="nil"/>
              <w:left w:val="nil"/>
              <w:bottom w:val="nil"/>
              <w:right w:val="nil"/>
            </w:tcBorders>
            <w:shd w:val="clear" w:color="000000" w:fill="387990"/>
            <w:vAlign w:val="bottom"/>
            <w:hideMark/>
          </w:tcPr>
          <w:p w14:paraId="3E288639"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0" w:type="dxa"/>
            <w:tcBorders>
              <w:top w:val="nil"/>
              <w:left w:val="nil"/>
              <w:bottom w:val="nil"/>
              <w:right w:val="nil"/>
            </w:tcBorders>
            <w:shd w:val="clear" w:color="000000" w:fill="387990"/>
            <w:vAlign w:val="bottom"/>
            <w:hideMark/>
          </w:tcPr>
          <w:p w14:paraId="33B2086F"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Production </w:t>
            </w:r>
          </w:p>
        </w:tc>
        <w:tc>
          <w:tcPr>
            <w:tcW w:w="1246" w:type="dxa"/>
            <w:tcBorders>
              <w:top w:val="nil"/>
              <w:left w:val="nil"/>
              <w:bottom w:val="nil"/>
              <w:right w:val="nil"/>
            </w:tcBorders>
            <w:shd w:val="clear" w:color="000000" w:fill="387990"/>
            <w:vAlign w:val="bottom"/>
            <w:hideMark/>
          </w:tcPr>
          <w:p w14:paraId="4FFA47FD"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Units of production</w:t>
            </w:r>
          </w:p>
        </w:tc>
        <w:tc>
          <w:tcPr>
            <w:tcW w:w="1240" w:type="dxa"/>
            <w:tcBorders>
              <w:top w:val="nil"/>
              <w:left w:val="nil"/>
              <w:bottom w:val="nil"/>
              <w:right w:val="nil"/>
            </w:tcBorders>
            <w:shd w:val="clear" w:color="000000" w:fill="387990"/>
            <w:vAlign w:val="bottom"/>
            <w:hideMark/>
          </w:tcPr>
          <w:p w14:paraId="4FA8A18E"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Yield</w:t>
            </w:r>
          </w:p>
        </w:tc>
        <w:tc>
          <w:tcPr>
            <w:tcW w:w="618" w:type="dxa"/>
            <w:tcBorders>
              <w:top w:val="nil"/>
              <w:left w:val="nil"/>
              <w:bottom w:val="nil"/>
              <w:right w:val="nil"/>
            </w:tcBorders>
            <w:shd w:val="clear" w:color="000000" w:fill="387990"/>
            <w:vAlign w:val="bottom"/>
            <w:hideMark/>
          </w:tcPr>
          <w:p w14:paraId="134AACF7"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3" w:type="dxa"/>
            <w:vMerge/>
            <w:tcBorders>
              <w:left w:val="nil"/>
              <w:right w:val="nil"/>
            </w:tcBorders>
            <w:shd w:val="clear" w:color="000000" w:fill="387990"/>
            <w:vAlign w:val="bottom"/>
            <w:hideMark/>
          </w:tcPr>
          <w:p w14:paraId="32DA342E" w14:textId="494B889A" w:rsidR="007041C3" w:rsidRPr="000F13AD" w:rsidRDefault="007041C3" w:rsidP="000D3973">
            <w:pPr>
              <w:widowControl/>
              <w:spacing w:line="240" w:lineRule="auto"/>
              <w:jc w:val="center"/>
              <w:rPr>
                <w:rFonts w:eastAsia="Times New Roman" w:cs="Times New Roman"/>
                <w:b/>
                <w:bCs/>
                <w:color w:val="FFFFFF"/>
                <w:sz w:val="20"/>
                <w:szCs w:val="20"/>
              </w:rPr>
            </w:pPr>
          </w:p>
        </w:tc>
      </w:tr>
      <w:tr w:rsidR="007041C3" w:rsidRPr="000F13AD" w14:paraId="1952B5CC" w14:textId="77777777" w:rsidTr="008D67B8">
        <w:trPr>
          <w:trHeight w:val="230"/>
        </w:trPr>
        <w:tc>
          <w:tcPr>
            <w:tcW w:w="2996" w:type="dxa"/>
            <w:vMerge/>
            <w:tcBorders>
              <w:top w:val="single" w:sz="4" w:space="0" w:color="auto"/>
              <w:left w:val="nil"/>
              <w:bottom w:val="single" w:sz="4" w:space="0" w:color="000000"/>
              <w:right w:val="nil"/>
            </w:tcBorders>
            <w:vAlign w:val="center"/>
            <w:hideMark/>
          </w:tcPr>
          <w:p w14:paraId="32134311" w14:textId="77777777" w:rsidR="007041C3" w:rsidRPr="000F13AD" w:rsidRDefault="007041C3" w:rsidP="000D3973">
            <w:pPr>
              <w:widowControl/>
              <w:spacing w:line="240" w:lineRule="auto"/>
              <w:rPr>
                <w:rFonts w:eastAsia="Times New Roman" w:cs="Times New Roman"/>
                <w:b/>
                <w:bCs/>
                <w:color w:val="FFFFFF"/>
                <w:sz w:val="20"/>
                <w:szCs w:val="20"/>
              </w:rPr>
            </w:pPr>
          </w:p>
        </w:tc>
        <w:tc>
          <w:tcPr>
            <w:tcW w:w="1260" w:type="dxa"/>
            <w:tcBorders>
              <w:top w:val="nil"/>
              <w:left w:val="nil"/>
              <w:bottom w:val="single" w:sz="4" w:space="0" w:color="auto"/>
              <w:right w:val="nil"/>
            </w:tcBorders>
            <w:shd w:val="clear" w:color="000000" w:fill="387990"/>
            <w:vAlign w:val="bottom"/>
            <w:hideMark/>
          </w:tcPr>
          <w:p w14:paraId="2800B66C"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(mt) </w:t>
            </w:r>
          </w:p>
        </w:tc>
        <w:tc>
          <w:tcPr>
            <w:tcW w:w="1246" w:type="dxa"/>
            <w:tcBorders>
              <w:top w:val="nil"/>
              <w:left w:val="nil"/>
              <w:bottom w:val="single" w:sz="4" w:space="0" w:color="auto"/>
              <w:right w:val="nil"/>
            </w:tcBorders>
            <w:shd w:val="clear" w:color="000000" w:fill="387990"/>
            <w:vAlign w:val="bottom"/>
            <w:hideMark/>
          </w:tcPr>
          <w:p w14:paraId="3E631F82"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(ha)</w:t>
            </w:r>
          </w:p>
        </w:tc>
        <w:tc>
          <w:tcPr>
            <w:tcW w:w="1219" w:type="dxa"/>
            <w:tcBorders>
              <w:top w:val="nil"/>
              <w:left w:val="nil"/>
              <w:bottom w:val="single" w:sz="4" w:space="0" w:color="auto"/>
              <w:right w:val="nil"/>
            </w:tcBorders>
            <w:shd w:val="clear" w:color="000000" w:fill="387990"/>
            <w:vAlign w:val="bottom"/>
            <w:hideMark/>
          </w:tcPr>
          <w:p w14:paraId="7BBC82A2"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(mt/ha)</w:t>
            </w:r>
          </w:p>
        </w:tc>
        <w:tc>
          <w:tcPr>
            <w:tcW w:w="272" w:type="dxa"/>
            <w:tcBorders>
              <w:top w:val="nil"/>
              <w:left w:val="nil"/>
              <w:bottom w:val="single" w:sz="4" w:space="0" w:color="auto"/>
              <w:right w:val="nil"/>
            </w:tcBorders>
            <w:shd w:val="clear" w:color="000000" w:fill="387990"/>
            <w:vAlign w:val="bottom"/>
            <w:hideMark/>
          </w:tcPr>
          <w:p w14:paraId="09EC7AD7"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0" w:type="dxa"/>
            <w:tcBorders>
              <w:top w:val="nil"/>
              <w:left w:val="nil"/>
              <w:bottom w:val="single" w:sz="4" w:space="0" w:color="auto"/>
              <w:right w:val="nil"/>
            </w:tcBorders>
            <w:shd w:val="clear" w:color="000000" w:fill="387990"/>
            <w:vAlign w:val="bottom"/>
            <w:hideMark/>
          </w:tcPr>
          <w:p w14:paraId="5031327E"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(mt) </w:t>
            </w:r>
          </w:p>
        </w:tc>
        <w:tc>
          <w:tcPr>
            <w:tcW w:w="1246" w:type="dxa"/>
            <w:tcBorders>
              <w:top w:val="nil"/>
              <w:left w:val="nil"/>
              <w:bottom w:val="single" w:sz="4" w:space="0" w:color="auto"/>
              <w:right w:val="nil"/>
            </w:tcBorders>
            <w:shd w:val="clear" w:color="000000" w:fill="387990"/>
            <w:vAlign w:val="bottom"/>
            <w:hideMark/>
          </w:tcPr>
          <w:p w14:paraId="0A6AE1F2"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(ha)</w:t>
            </w:r>
          </w:p>
        </w:tc>
        <w:tc>
          <w:tcPr>
            <w:tcW w:w="1240" w:type="dxa"/>
            <w:tcBorders>
              <w:top w:val="nil"/>
              <w:left w:val="nil"/>
              <w:bottom w:val="single" w:sz="4" w:space="0" w:color="auto"/>
              <w:right w:val="nil"/>
            </w:tcBorders>
            <w:shd w:val="clear" w:color="000000" w:fill="387990"/>
            <w:vAlign w:val="bottom"/>
            <w:hideMark/>
          </w:tcPr>
          <w:p w14:paraId="416AB00B"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(mt/ha)</w:t>
            </w:r>
          </w:p>
        </w:tc>
        <w:tc>
          <w:tcPr>
            <w:tcW w:w="618" w:type="dxa"/>
            <w:tcBorders>
              <w:top w:val="nil"/>
              <w:left w:val="nil"/>
              <w:bottom w:val="single" w:sz="4" w:space="0" w:color="auto"/>
              <w:right w:val="nil"/>
            </w:tcBorders>
            <w:shd w:val="clear" w:color="000000" w:fill="387990"/>
            <w:vAlign w:val="bottom"/>
            <w:hideMark/>
          </w:tcPr>
          <w:p w14:paraId="34F07980"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Sig.</w:t>
            </w:r>
            <w:r w:rsidRPr="000F13AD">
              <w:rPr>
                <w:rFonts w:eastAsia="Times New Roman" w:cs="Times New Roman"/>
                <w:b/>
                <w:bCs/>
                <w:color w:val="FFFFFF"/>
                <w:sz w:val="20"/>
                <w:szCs w:val="20"/>
                <w:vertAlign w:val="superscript"/>
              </w:rPr>
              <w:t>a</w:t>
            </w:r>
          </w:p>
        </w:tc>
        <w:tc>
          <w:tcPr>
            <w:tcW w:w="1263" w:type="dxa"/>
            <w:vMerge/>
            <w:tcBorders>
              <w:left w:val="nil"/>
              <w:bottom w:val="single" w:sz="4" w:space="0" w:color="000000"/>
              <w:right w:val="nil"/>
            </w:tcBorders>
            <w:vAlign w:val="center"/>
            <w:hideMark/>
          </w:tcPr>
          <w:p w14:paraId="087205BC" w14:textId="77777777" w:rsidR="007041C3" w:rsidRPr="000F13AD" w:rsidRDefault="007041C3" w:rsidP="000D3973">
            <w:pPr>
              <w:widowControl/>
              <w:spacing w:line="240" w:lineRule="auto"/>
              <w:rPr>
                <w:rFonts w:eastAsia="Times New Roman" w:cs="Times New Roman"/>
                <w:b/>
                <w:bCs/>
                <w:color w:val="FFFFFF"/>
                <w:sz w:val="20"/>
                <w:szCs w:val="20"/>
              </w:rPr>
            </w:pPr>
          </w:p>
        </w:tc>
      </w:tr>
      <w:tr w:rsidR="002F70B2" w:rsidRPr="000F13AD" w14:paraId="3C2C9A19" w14:textId="77777777" w:rsidTr="002F70B2">
        <w:trPr>
          <w:trHeight w:val="230"/>
        </w:trPr>
        <w:tc>
          <w:tcPr>
            <w:tcW w:w="2996" w:type="dxa"/>
            <w:tcBorders>
              <w:top w:val="nil"/>
              <w:left w:val="nil"/>
              <w:bottom w:val="nil"/>
              <w:right w:val="nil"/>
            </w:tcBorders>
            <w:shd w:val="clear" w:color="auto" w:fill="auto"/>
            <w:vAlign w:val="center"/>
            <w:hideMark/>
          </w:tcPr>
          <w:p w14:paraId="151504F1"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Total</w:t>
            </w:r>
          </w:p>
        </w:tc>
        <w:tc>
          <w:tcPr>
            <w:tcW w:w="1260" w:type="dxa"/>
            <w:tcBorders>
              <w:top w:val="nil"/>
              <w:left w:val="nil"/>
              <w:bottom w:val="nil"/>
              <w:right w:val="nil"/>
            </w:tcBorders>
            <w:shd w:val="clear" w:color="auto" w:fill="auto"/>
            <w:noWrap/>
            <w:vAlign w:val="bottom"/>
          </w:tcPr>
          <w:p w14:paraId="626B3D02" w14:textId="136AEB4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7105D0D" w14:textId="3BFDD1E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59CEA811" w14:textId="4AC328B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6812870A" w14:textId="7777777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vAlign w:val="center"/>
          </w:tcPr>
          <w:p w14:paraId="29D375EF" w14:textId="6BFFAE00"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auto" w:fill="auto"/>
            <w:vAlign w:val="center"/>
          </w:tcPr>
          <w:p w14:paraId="3060097F" w14:textId="6FD57BE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noWrap/>
            <w:vAlign w:val="bottom"/>
          </w:tcPr>
          <w:p w14:paraId="6F592566" w14:textId="5F8E440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49FCB935" w14:textId="18B47F8F"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7F5A0988" w14:textId="141585A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581743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62075F2"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7659759D" w14:textId="5E31C0F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1020AC9" w14:textId="300F836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6649983" w14:textId="08AEAC2A"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7C61FDEB" w14:textId="765DD483"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56571D93" w14:textId="5BBCD5AA"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67167E52" w14:textId="6BC0BA6D"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auto" w:fill="auto"/>
            <w:vAlign w:val="center"/>
          </w:tcPr>
          <w:p w14:paraId="64F8FB89" w14:textId="19F51F5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3ED69840" w14:textId="4F375CEF"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9BB527" w14:textId="07CFF00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7DE741F" w14:textId="77777777" w:rsidTr="002F70B2">
        <w:trPr>
          <w:trHeight w:val="230"/>
        </w:trPr>
        <w:tc>
          <w:tcPr>
            <w:tcW w:w="2996" w:type="dxa"/>
            <w:tcBorders>
              <w:top w:val="nil"/>
              <w:left w:val="nil"/>
              <w:bottom w:val="nil"/>
              <w:right w:val="nil"/>
            </w:tcBorders>
            <w:shd w:val="clear" w:color="auto" w:fill="auto"/>
            <w:vAlign w:val="center"/>
            <w:hideMark/>
          </w:tcPr>
          <w:p w14:paraId="0253E355"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6744F1D8" w14:textId="58A3196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5AFECDA0" w14:textId="4BD22A07"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C236204" w14:textId="0D5688F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74742D0F" w14:textId="0F355DA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27F19129" w14:textId="4A21D6A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95A9D58" w14:textId="2FF0F633"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245335CD" w14:textId="6DBABCF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2743C4A1" w14:textId="55E5D8CB"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6DDB0F14" w14:textId="35C4B1CD"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477B68E"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7C19747E"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7796FE8E" w14:textId="2D33F5B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6B0864B" w14:textId="3638697F"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6D1CDD0F" w14:textId="3789A2D4"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0759855C" w14:textId="4F457AE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105DC61C" w14:textId="02C80A7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885CFAC" w14:textId="625F72E8"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407CFFD5" w14:textId="5610ECF6"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166F5C15" w14:textId="46DAE1B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2C52F7" w14:textId="04122324"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86008A7" w14:textId="77777777" w:rsidTr="002F70B2">
        <w:trPr>
          <w:trHeight w:val="230"/>
        </w:trPr>
        <w:tc>
          <w:tcPr>
            <w:tcW w:w="2996" w:type="dxa"/>
            <w:tcBorders>
              <w:top w:val="nil"/>
              <w:left w:val="nil"/>
              <w:bottom w:val="nil"/>
              <w:right w:val="nil"/>
            </w:tcBorders>
            <w:shd w:val="clear" w:color="auto" w:fill="auto"/>
            <w:vAlign w:val="center"/>
            <w:hideMark/>
          </w:tcPr>
          <w:p w14:paraId="3FA343D9"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single" w:sz="4" w:space="0" w:color="auto"/>
              <w:right w:val="nil"/>
            </w:tcBorders>
            <w:shd w:val="clear" w:color="auto" w:fill="auto"/>
            <w:vAlign w:val="center"/>
          </w:tcPr>
          <w:p w14:paraId="756EA2A3" w14:textId="5F229FD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0623A02" w14:textId="4017765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nil"/>
              <w:right w:val="nil"/>
            </w:tcBorders>
            <w:shd w:val="clear" w:color="auto" w:fill="auto"/>
            <w:vAlign w:val="center"/>
          </w:tcPr>
          <w:p w14:paraId="43581CB1" w14:textId="7777777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26519475"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tcPr>
          <w:p w14:paraId="22B92466"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6" w:type="dxa"/>
            <w:tcBorders>
              <w:top w:val="nil"/>
              <w:left w:val="nil"/>
              <w:bottom w:val="nil"/>
              <w:right w:val="nil"/>
            </w:tcBorders>
            <w:shd w:val="clear" w:color="auto" w:fill="auto"/>
            <w:vAlign w:val="center"/>
          </w:tcPr>
          <w:p w14:paraId="33B61301" w14:textId="7777777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vAlign w:val="center"/>
          </w:tcPr>
          <w:p w14:paraId="6B03DECF" w14:textId="7777777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auto" w:fill="auto"/>
            <w:vAlign w:val="center"/>
          </w:tcPr>
          <w:p w14:paraId="0E87960D" w14:textId="3D67543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0294251A" w14:textId="77777777"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2B5C10D"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6738969B"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nil"/>
              <w:left w:val="nil"/>
              <w:bottom w:val="single" w:sz="4" w:space="0" w:color="auto"/>
              <w:right w:val="nil"/>
            </w:tcBorders>
            <w:shd w:val="clear" w:color="auto" w:fill="auto"/>
            <w:vAlign w:val="center"/>
          </w:tcPr>
          <w:p w14:paraId="00F6A207" w14:textId="4363600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0B2960D" w14:textId="2AD83483"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single" w:sz="4" w:space="0" w:color="auto"/>
              <w:left w:val="nil"/>
              <w:bottom w:val="single" w:sz="4" w:space="0" w:color="auto"/>
              <w:right w:val="nil"/>
            </w:tcBorders>
            <w:shd w:val="clear" w:color="auto" w:fill="auto"/>
            <w:vAlign w:val="center"/>
          </w:tcPr>
          <w:p w14:paraId="2E332A58" w14:textId="6BE77DF6"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7BEC4B18" w14:textId="1F6E776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3309C71A" w14:textId="1119A22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1927F78E" w14:textId="3446899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auto" w:fill="auto"/>
            <w:vAlign w:val="center"/>
          </w:tcPr>
          <w:p w14:paraId="2D50C486" w14:textId="1ED03323"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E901C87" w14:textId="17B1E5F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A32456" w14:textId="4E5B17E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8B72A57" w14:textId="77777777" w:rsidTr="002F70B2">
        <w:trPr>
          <w:trHeight w:val="230"/>
        </w:trPr>
        <w:tc>
          <w:tcPr>
            <w:tcW w:w="2996" w:type="dxa"/>
            <w:tcBorders>
              <w:top w:val="nil"/>
              <w:left w:val="nil"/>
              <w:bottom w:val="nil"/>
              <w:right w:val="nil"/>
            </w:tcBorders>
            <w:shd w:val="clear" w:color="auto" w:fill="auto"/>
            <w:vAlign w:val="center"/>
            <w:hideMark/>
          </w:tcPr>
          <w:p w14:paraId="61BBBFFA"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7AC0B2C2" w14:textId="6A33C6F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D96AD9E" w14:textId="39075AD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88F6B07" w14:textId="12DCBB3A"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2109C336" w14:textId="7777777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vAlign w:val="center"/>
          </w:tcPr>
          <w:p w14:paraId="0E92B607" w14:textId="48662D1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auto" w:fill="auto"/>
            <w:vAlign w:val="center"/>
          </w:tcPr>
          <w:p w14:paraId="2D5DE1FE" w14:textId="49A13474"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vAlign w:val="center"/>
          </w:tcPr>
          <w:p w14:paraId="05B390A3" w14:textId="33B88A5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54C07C01" w14:textId="6793FF5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77621471" w14:textId="5667CF9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EE2807E" w14:textId="77777777" w:rsidTr="002F70B2">
        <w:trPr>
          <w:trHeight w:val="230"/>
        </w:trPr>
        <w:tc>
          <w:tcPr>
            <w:tcW w:w="2996" w:type="dxa"/>
            <w:tcBorders>
              <w:top w:val="single" w:sz="4" w:space="0" w:color="auto"/>
              <w:left w:val="nil"/>
              <w:bottom w:val="single" w:sz="4" w:space="0" w:color="auto"/>
              <w:right w:val="nil"/>
            </w:tcBorders>
            <w:shd w:val="clear" w:color="000000" w:fill="D9E1F2"/>
            <w:vAlign w:val="center"/>
            <w:hideMark/>
          </w:tcPr>
          <w:p w14:paraId="75E005AC"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Farm size</w:t>
            </w:r>
          </w:p>
        </w:tc>
        <w:tc>
          <w:tcPr>
            <w:tcW w:w="1260" w:type="dxa"/>
            <w:tcBorders>
              <w:top w:val="nil"/>
              <w:left w:val="nil"/>
              <w:bottom w:val="single" w:sz="4" w:space="0" w:color="auto"/>
              <w:right w:val="nil"/>
            </w:tcBorders>
            <w:shd w:val="clear" w:color="000000" w:fill="D9E1F2"/>
            <w:vAlign w:val="center"/>
          </w:tcPr>
          <w:p w14:paraId="2E468EEC" w14:textId="452AE41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D9E1F2"/>
            <w:vAlign w:val="center"/>
          </w:tcPr>
          <w:p w14:paraId="63E5BBE3" w14:textId="65E60A6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D9E1F2"/>
            <w:vAlign w:val="center"/>
          </w:tcPr>
          <w:p w14:paraId="7F65F097" w14:textId="2349EBC1"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9E1F2"/>
            <w:vAlign w:val="center"/>
          </w:tcPr>
          <w:p w14:paraId="04CBDE19" w14:textId="6D45A14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000000" w:fill="D9E1F2"/>
            <w:vAlign w:val="center"/>
          </w:tcPr>
          <w:p w14:paraId="1C1427B2" w14:textId="4C04BFF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000000" w:fill="D9E1F2"/>
            <w:vAlign w:val="center"/>
          </w:tcPr>
          <w:p w14:paraId="4C439D7F" w14:textId="4E66778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000000" w:fill="D9E1F2"/>
            <w:vAlign w:val="center"/>
          </w:tcPr>
          <w:p w14:paraId="58FDF610" w14:textId="7C5E72C9"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E1F2"/>
            <w:vAlign w:val="center"/>
          </w:tcPr>
          <w:p w14:paraId="21D5B75B" w14:textId="58E5A10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000000" w:fill="D9E1F2"/>
            <w:vAlign w:val="center"/>
          </w:tcPr>
          <w:p w14:paraId="1EE7D4FC" w14:textId="5F65A13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F68605B" w14:textId="77777777" w:rsidTr="002F70B2">
        <w:trPr>
          <w:trHeight w:val="230"/>
        </w:trPr>
        <w:tc>
          <w:tcPr>
            <w:tcW w:w="2996" w:type="dxa"/>
            <w:tcBorders>
              <w:top w:val="nil"/>
              <w:left w:val="nil"/>
              <w:bottom w:val="nil"/>
              <w:right w:val="nil"/>
            </w:tcBorders>
            <w:shd w:val="clear" w:color="000000" w:fill="F2F2F2"/>
            <w:vAlign w:val="center"/>
            <w:hideMark/>
          </w:tcPr>
          <w:p w14:paraId="12683D6A"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Smallholder</w:t>
            </w:r>
          </w:p>
        </w:tc>
        <w:tc>
          <w:tcPr>
            <w:tcW w:w="1260" w:type="dxa"/>
            <w:tcBorders>
              <w:top w:val="nil"/>
              <w:left w:val="nil"/>
              <w:bottom w:val="nil"/>
              <w:right w:val="nil"/>
            </w:tcBorders>
            <w:shd w:val="clear" w:color="000000" w:fill="F2F2F2"/>
            <w:vAlign w:val="center"/>
          </w:tcPr>
          <w:p w14:paraId="4408C49A" w14:textId="0D66FD6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000000" w:fill="F2F2F2"/>
            <w:vAlign w:val="center"/>
          </w:tcPr>
          <w:p w14:paraId="1F6B3186" w14:textId="279B570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F2F2F2"/>
            <w:vAlign w:val="center"/>
          </w:tcPr>
          <w:p w14:paraId="6E579288" w14:textId="6AA06DA6"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000000" w:fill="F2F2F2"/>
            <w:vAlign w:val="center"/>
          </w:tcPr>
          <w:p w14:paraId="309D55BB" w14:textId="6BD1CC8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000000" w:fill="F2F2F2"/>
            <w:vAlign w:val="center"/>
          </w:tcPr>
          <w:p w14:paraId="1EEEB72F" w14:textId="0D680D4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F2F2F2"/>
            <w:vAlign w:val="center"/>
          </w:tcPr>
          <w:p w14:paraId="46F64E28" w14:textId="2AFED61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000000" w:fill="F2F2F2"/>
            <w:vAlign w:val="center"/>
          </w:tcPr>
          <w:p w14:paraId="72212454" w14:textId="382CD54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F2F2F2"/>
            <w:vAlign w:val="center"/>
          </w:tcPr>
          <w:p w14:paraId="7C7B9583" w14:textId="761FAC95"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000000" w:fill="F2F2F2"/>
            <w:vAlign w:val="center"/>
          </w:tcPr>
          <w:p w14:paraId="2C23AB1E" w14:textId="197D472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A5D206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24587AF"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10730B89" w14:textId="52AA985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288E3AC6" w14:textId="32506E77"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37173A7" w14:textId="3A9CF42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626EB092" w14:textId="47058A71"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4B78C840" w14:textId="6BFC3EE3"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3A718B6" w14:textId="3622B165"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6C6BF9AC" w14:textId="3C62D218"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0556298F" w14:textId="642A0DD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5584FFFB" w14:textId="4313A83D"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7020277" w14:textId="77777777" w:rsidTr="002F70B2">
        <w:trPr>
          <w:trHeight w:val="230"/>
        </w:trPr>
        <w:tc>
          <w:tcPr>
            <w:tcW w:w="2996" w:type="dxa"/>
            <w:tcBorders>
              <w:top w:val="nil"/>
              <w:left w:val="nil"/>
              <w:bottom w:val="nil"/>
              <w:right w:val="nil"/>
            </w:tcBorders>
            <w:shd w:val="clear" w:color="auto" w:fill="auto"/>
            <w:vAlign w:val="center"/>
            <w:hideMark/>
          </w:tcPr>
          <w:p w14:paraId="11B07EDD"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3AFF924B" w14:textId="6C9A249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99C0EF3" w14:textId="0E83AD4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2F679F5" w14:textId="3A73FB7D"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74B1AB9B" w14:textId="4835290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5F114009" w14:textId="552A0601"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3D2744F" w14:textId="3A832B89"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2BC4C8C7" w14:textId="79A1428E"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3757381C" w14:textId="015A209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8105E65" w14:textId="75A2CB31"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79BBEFA"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4325446E"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07BF0874" w14:textId="3897E63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6B41179" w14:textId="1DB4B53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050F25CE" w14:textId="16C4F9ED"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129F0F5" w14:textId="2110A635"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310DA56C" w14:textId="7661CD5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38FDF79" w14:textId="3EE51BA1"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717D0A7B" w14:textId="3300C07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650815AE" w14:textId="5C4DE2C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02349DF0" w14:textId="707BE6B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73AEBC7" w14:textId="77777777" w:rsidTr="002F70B2">
        <w:trPr>
          <w:trHeight w:val="230"/>
        </w:trPr>
        <w:tc>
          <w:tcPr>
            <w:tcW w:w="2996" w:type="dxa"/>
            <w:tcBorders>
              <w:top w:val="nil"/>
              <w:left w:val="nil"/>
              <w:bottom w:val="nil"/>
              <w:right w:val="nil"/>
            </w:tcBorders>
            <w:shd w:val="clear" w:color="auto" w:fill="auto"/>
            <w:vAlign w:val="center"/>
            <w:hideMark/>
          </w:tcPr>
          <w:p w14:paraId="6CFA5EE7"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single" w:sz="4" w:space="0" w:color="auto"/>
              <w:right w:val="nil"/>
            </w:tcBorders>
            <w:shd w:val="clear" w:color="auto" w:fill="auto"/>
            <w:vAlign w:val="center"/>
          </w:tcPr>
          <w:p w14:paraId="5C17ABD8" w14:textId="222D01BB"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32854EA" w14:textId="251E9AFF"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0D4E4783" w14:textId="4C1D8FB3"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0F1A3067" w14:textId="178E60A0"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7ABFA1A7" w14:textId="7560A45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24A97363" w14:textId="3135BB56"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13BC7037" w14:textId="30651725"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auto" w:fill="auto"/>
            <w:vAlign w:val="center"/>
          </w:tcPr>
          <w:p w14:paraId="3F2999E4" w14:textId="2DF879CA"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3A01843D" w14:textId="366724B8"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74C0038"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5A742668"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nil"/>
              <w:left w:val="nil"/>
              <w:bottom w:val="single" w:sz="4" w:space="0" w:color="auto"/>
              <w:right w:val="nil"/>
            </w:tcBorders>
            <w:shd w:val="clear" w:color="auto" w:fill="auto"/>
            <w:vAlign w:val="center"/>
          </w:tcPr>
          <w:p w14:paraId="34F239F3" w14:textId="51B8FD7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BA5F4C5" w14:textId="1539492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38AC0D12" w14:textId="63C8462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B7E4DC5" w14:textId="46CDE49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777A5D6C" w14:textId="63C63AE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2C5EF6CA" w14:textId="5D0A009C"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522E7547" w14:textId="4C9075F4"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5B561316" w14:textId="52456DC1"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10271B38" w14:textId="33A8154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ABC9491" w14:textId="77777777" w:rsidTr="002F70B2">
        <w:trPr>
          <w:trHeight w:val="230"/>
        </w:trPr>
        <w:tc>
          <w:tcPr>
            <w:tcW w:w="2996" w:type="dxa"/>
            <w:tcBorders>
              <w:top w:val="nil"/>
              <w:left w:val="nil"/>
              <w:bottom w:val="single" w:sz="4" w:space="0" w:color="auto"/>
              <w:right w:val="nil"/>
            </w:tcBorders>
            <w:shd w:val="clear" w:color="auto" w:fill="auto"/>
            <w:vAlign w:val="center"/>
            <w:hideMark/>
          </w:tcPr>
          <w:p w14:paraId="49B14C1F"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31C20AB1" w14:textId="13B7380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C210270" w14:textId="3846EB22"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1967703C" w14:textId="6F3AA7D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04976DA" w14:textId="1944609A"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D6166DC" w14:textId="5CD2AD0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CB3BB58" w14:textId="1D6F95CD"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46270C5D" w14:textId="690FC7C4"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63122D1D" w14:textId="2B2FEFD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4B59AFDD" w14:textId="40E1A2D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3A9D4F4" w14:textId="77777777" w:rsidTr="002F70B2">
        <w:trPr>
          <w:trHeight w:val="230"/>
        </w:trPr>
        <w:tc>
          <w:tcPr>
            <w:tcW w:w="2996" w:type="dxa"/>
            <w:tcBorders>
              <w:top w:val="nil"/>
              <w:left w:val="nil"/>
              <w:bottom w:val="nil"/>
              <w:right w:val="nil"/>
            </w:tcBorders>
            <w:shd w:val="clear" w:color="000000" w:fill="F2F2F2"/>
            <w:vAlign w:val="center"/>
            <w:hideMark/>
          </w:tcPr>
          <w:p w14:paraId="3F9C4C01"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Non-smallholder</w:t>
            </w:r>
          </w:p>
        </w:tc>
        <w:tc>
          <w:tcPr>
            <w:tcW w:w="1260" w:type="dxa"/>
            <w:tcBorders>
              <w:top w:val="nil"/>
              <w:left w:val="nil"/>
              <w:bottom w:val="nil"/>
              <w:right w:val="nil"/>
            </w:tcBorders>
            <w:shd w:val="clear" w:color="000000" w:fill="F2F2F2"/>
            <w:vAlign w:val="center"/>
          </w:tcPr>
          <w:p w14:paraId="6A1C8738" w14:textId="24AFB4E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000000" w:fill="F2F2F2"/>
            <w:noWrap/>
            <w:vAlign w:val="center"/>
          </w:tcPr>
          <w:p w14:paraId="637C6CC6" w14:textId="7EF8AA7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F2F2F2"/>
            <w:vAlign w:val="center"/>
          </w:tcPr>
          <w:p w14:paraId="3765C451" w14:textId="00E226D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000000" w:fill="F2F2F2"/>
            <w:vAlign w:val="center"/>
          </w:tcPr>
          <w:p w14:paraId="56292FD7" w14:textId="2B7D4C3A"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000000" w:fill="F2F2F2"/>
            <w:vAlign w:val="center"/>
          </w:tcPr>
          <w:p w14:paraId="051D31D6" w14:textId="46119491"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F2F2F2"/>
            <w:vAlign w:val="center"/>
          </w:tcPr>
          <w:p w14:paraId="4C0D9357" w14:textId="1E3082AB"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000000" w:fill="F2F2F2"/>
            <w:vAlign w:val="center"/>
          </w:tcPr>
          <w:p w14:paraId="3FDA5E13" w14:textId="5369D580"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F2F2F2"/>
            <w:vAlign w:val="center"/>
          </w:tcPr>
          <w:p w14:paraId="3757E734" w14:textId="73D87E15" w:rsidR="002F70B2" w:rsidRPr="000F13AD" w:rsidRDefault="002F70B2" w:rsidP="000D3973">
            <w:pPr>
              <w:widowControl/>
              <w:spacing w:line="240" w:lineRule="auto"/>
              <w:rPr>
                <w:rFonts w:ascii="Calibri" w:eastAsia="Times New Roman" w:hAnsi="Calibri" w:cs="Calibri"/>
                <w:b/>
                <w:bCs/>
                <w:sz w:val="20"/>
                <w:szCs w:val="20"/>
              </w:rPr>
            </w:pPr>
          </w:p>
        </w:tc>
        <w:tc>
          <w:tcPr>
            <w:tcW w:w="1263" w:type="dxa"/>
            <w:tcBorders>
              <w:top w:val="nil"/>
              <w:left w:val="nil"/>
              <w:bottom w:val="single" w:sz="4" w:space="0" w:color="auto"/>
              <w:right w:val="nil"/>
            </w:tcBorders>
            <w:shd w:val="clear" w:color="000000" w:fill="F2F2F2"/>
            <w:vAlign w:val="center"/>
          </w:tcPr>
          <w:p w14:paraId="424D89BC" w14:textId="76ECC1EC"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52DA1E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55B5E73"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6D431207" w14:textId="44AFD3C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411795D9" w14:textId="17D44034"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40DC70B0" w14:textId="779B31D9"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63DBD505" w14:textId="6E8B7883"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3880CCB" w14:textId="2DB4075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55F7169" w14:textId="6566A425"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098E7C53" w14:textId="6CA086F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3A4431F4" w14:textId="7B57A6A2"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653D2126" w14:textId="03BCC17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4488065" w14:textId="77777777" w:rsidTr="002F70B2">
        <w:trPr>
          <w:trHeight w:val="230"/>
        </w:trPr>
        <w:tc>
          <w:tcPr>
            <w:tcW w:w="2996" w:type="dxa"/>
            <w:tcBorders>
              <w:top w:val="nil"/>
              <w:left w:val="nil"/>
              <w:bottom w:val="nil"/>
              <w:right w:val="nil"/>
            </w:tcBorders>
            <w:shd w:val="clear" w:color="auto" w:fill="auto"/>
            <w:vAlign w:val="center"/>
            <w:hideMark/>
          </w:tcPr>
          <w:p w14:paraId="72A8A807"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4B430CA7" w14:textId="09B23FC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6494319" w14:textId="34F3D80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3A00D85" w14:textId="3EE36704"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4E336F52" w14:textId="7BB08B7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26428BFC" w14:textId="27FEF95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2010B4D" w14:textId="1BD726F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5D1B711F" w14:textId="7910FD6D"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00CF9E8A" w14:textId="1428B76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3801B34E" w14:textId="285D08D6"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2C66C3A"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5C726573"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2BAAE6E9" w14:textId="4D5C53F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56695554" w14:textId="09884F7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1FB6BCE" w14:textId="5D907293"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45639414" w14:textId="7AE5D104"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18349FBB" w14:textId="5A68A09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5E081F4" w14:textId="5ACBE04C"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00E65040" w14:textId="43F64BE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1EA15C3A" w14:textId="0B61DA0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F5BE0A8" w14:textId="1645B5F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DFBB7F4" w14:textId="77777777" w:rsidTr="002F70B2">
        <w:trPr>
          <w:trHeight w:val="230"/>
        </w:trPr>
        <w:tc>
          <w:tcPr>
            <w:tcW w:w="2996" w:type="dxa"/>
            <w:tcBorders>
              <w:top w:val="nil"/>
              <w:left w:val="nil"/>
              <w:bottom w:val="nil"/>
              <w:right w:val="nil"/>
            </w:tcBorders>
            <w:shd w:val="clear" w:color="auto" w:fill="auto"/>
            <w:vAlign w:val="center"/>
            <w:hideMark/>
          </w:tcPr>
          <w:p w14:paraId="4132D170"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nil"/>
              <w:right w:val="nil"/>
            </w:tcBorders>
            <w:shd w:val="clear" w:color="auto" w:fill="auto"/>
            <w:vAlign w:val="center"/>
          </w:tcPr>
          <w:p w14:paraId="5599882F" w14:textId="77777777" w:rsidR="002F70B2" w:rsidRPr="000F13AD" w:rsidRDefault="002F70B2" w:rsidP="000D3973">
            <w:pPr>
              <w:widowControl/>
              <w:spacing w:line="240" w:lineRule="auto"/>
              <w:ind w:firstLineChars="100" w:firstLine="201"/>
              <w:rPr>
                <w:rFonts w:eastAsia="Times New Roman" w:cs="Times New Roman"/>
                <w:b/>
                <w:bCs/>
                <w:sz w:val="20"/>
                <w:szCs w:val="20"/>
              </w:rPr>
            </w:pPr>
          </w:p>
        </w:tc>
        <w:tc>
          <w:tcPr>
            <w:tcW w:w="1246" w:type="dxa"/>
            <w:tcBorders>
              <w:top w:val="nil"/>
              <w:left w:val="nil"/>
              <w:bottom w:val="nil"/>
              <w:right w:val="nil"/>
            </w:tcBorders>
            <w:shd w:val="clear" w:color="auto" w:fill="auto"/>
            <w:vAlign w:val="center"/>
          </w:tcPr>
          <w:p w14:paraId="7E0A4C63"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19" w:type="dxa"/>
            <w:tcBorders>
              <w:top w:val="nil"/>
              <w:left w:val="nil"/>
              <w:bottom w:val="nil"/>
              <w:right w:val="nil"/>
            </w:tcBorders>
            <w:shd w:val="clear" w:color="auto" w:fill="auto"/>
            <w:vAlign w:val="center"/>
          </w:tcPr>
          <w:p w14:paraId="6C215F95"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272" w:type="dxa"/>
            <w:tcBorders>
              <w:top w:val="nil"/>
              <w:left w:val="nil"/>
              <w:bottom w:val="nil"/>
              <w:right w:val="nil"/>
            </w:tcBorders>
            <w:shd w:val="clear" w:color="auto" w:fill="auto"/>
            <w:vAlign w:val="center"/>
          </w:tcPr>
          <w:p w14:paraId="575CCD71"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tcPr>
          <w:p w14:paraId="1E423AB3"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6" w:type="dxa"/>
            <w:tcBorders>
              <w:top w:val="nil"/>
              <w:left w:val="nil"/>
              <w:bottom w:val="nil"/>
              <w:right w:val="nil"/>
            </w:tcBorders>
            <w:shd w:val="clear" w:color="auto" w:fill="auto"/>
            <w:vAlign w:val="center"/>
          </w:tcPr>
          <w:p w14:paraId="6DD2A5EA"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0" w:type="dxa"/>
            <w:tcBorders>
              <w:top w:val="nil"/>
              <w:left w:val="nil"/>
              <w:bottom w:val="single" w:sz="4" w:space="0" w:color="auto"/>
              <w:right w:val="nil"/>
            </w:tcBorders>
            <w:shd w:val="clear" w:color="auto" w:fill="auto"/>
            <w:vAlign w:val="center"/>
          </w:tcPr>
          <w:p w14:paraId="4533E763" w14:textId="08CECAF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tcPr>
          <w:p w14:paraId="734091A9" w14:textId="256AAF2B"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0F20F24A" w14:textId="6A0D906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933D0E6"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3CCCF8E3"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single" w:sz="4" w:space="0" w:color="auto"/>
              <w:left w:val="nil"/>
              <w:bottom w:val="single" w:sz="4" w:space="0" w:color="auto"/>
              <w:right w:val="nil"/>
            </w:tcBorders>
            <w:shd w:val="clear" w:color="auto" w:fill="auto"/>
            <w:vAlign w:val="center"/>
          </w:tcPr>
          <w:p w14:paraId="1E74F003" w14:textId="64DDE6D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07286AE0" w14:textId="3BB333F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single" w:sz="4" w:space="0" w:color="auto"/>
              <w:left w:val="nil"/>
              <w:bottom w:val="single" w:sz="4" w:space="0" w:color="auto"/>
              <w:right w:val="nil"/>
            </w:tcBorders>
            <w:shd w:val="clear" w:color="auto" w:fill="auto"/>
            <w:vAlign w:val="center"/>
          </w:tcPr>
          <w:p w14:paraId="3498C74D" w14:textId="47E51DC0"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6422AA17" w14:textId="6BD0E4C4"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20E41B62" w14:textId="14BE83B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69FB4F13" w14:textId="6B1EB97B"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691568E3" w14:textId="29C44F30"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7565B643" w14:textId="4304C9F3"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5A0E1476" w14:textId="004DC82B"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3AF5248" w14:textId="77777777" w:rsidTr="002F70B2">
        <w:trPr>
          <w:trHeight w:val="230"/>
        </w:trPr>
        <w:tc>
          <w:tcPr>
            <w:tcW w:w="2996" w:type="dxa"/>
            <w:tcBorders>
              <w:top w:val="nil"/>
              <w:left w:val="nil"/>
              <w:bottom w:val="single" w:sz="4" w:space="0" w:color="auto"/>
              <w:right w:val="nil"/>
            </w:tcBorders>
            <w:shd w:val="clear" w:color="auto" w:fill="auto"/>
            <w:vAlign w:val="center"/>
            <w:hideMark/>
          </w:tcPr>
          <w:p w14:paraId="03E20630"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111411DE" w14:textId="0231789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9FE2E7D" w14:textId="54920E0A"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374A5E22" w14:textId="03EA74D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B0A0755" w14:textId="033E3100"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AC81E93" w14:textId="1014A65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A49A6F3" w14:textId="1E6126A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36967EF0" w14:textId="68CD130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46907BAD" w14:textId="76279D5E"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FE5886C" w14:textId="2FEEC5D1" w:rsidR="002F70B2" w:rsidRPr="000F13AD" w:rsidRDefault="002F70B2" w:rsidP="000D3973">
            <w:pPr>
              <w:widowControl/>
              <w:spacing w:line="240" w:lineRule="auto"/>
              <w:jc w:val="center"/>
              <w:rPr>
                <w:rFonts w:eastAsia="Times New Roman" w:cs="Times New Roman"/>
                <w:sz w:val="20"/>
                <w:szCs w:val="20"/>
              </w:rPr>
            </w:pPr>
          </w:p>
        </w:tc>
      </w:tr>
    </w:tbl>
    <w:p w14:paraId="549404B0" w14:textId="2C72C565" w:rsidR="00C95140" w:rsidRPr="0087225D" w:rsidRDefault="00C95140" w:rsidP="00D50DDA">
      <w:pPr>
        <w:pStyle w:val="BodyText1"/>
        <w:spacing w:after="0"/>
        <w:ind w:left="86" w:hanging="86"/>
        <w:rPr>
          <w:sz w:val="16"/>
        </w:rPr>
      </w:pPr>
      <w:commentRangeStart w:id="773"/>
      <w:r w:rsidRPr="0087225D">
        <w:rPr>
          <w:sz w:val="16"/>
        </w:rPr>
        <w:t>^ Results not statistically reliable, n&lt;30  </w:t>
      </w:r>
      <w:commentRangeEnd w:id="773"/>
      <w:r>
        <w:rPr>
          <w:rStyle w:val="CommentReference"/>
          <w:rFonts w:eastAsia="Arial" w:cs="Arial"/>
          <w:color w:val="000000"/>
        </w:rPr>
        <w:commentReference w:id="773"/>
      </w:r>
    </w:p>
    <w:p w14:paraId="4D84A7EE" w14:textId="48315977"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w:t>
      </w:r>
      <w:r w:rsidR="00E9392E">
        <w:rPr>
          <w:sz w:val="16"/>
        </w:rPr>
        <w:t xml:space="preserve">(average yield per farmer) </w:t>
      </w:r>
      <w:r w:rsidRPr="00E33812">
        <w:rPr>
          <w:sz w:val="16"/>
        </w:rPr>
        <w:t>and the disaggregate variables. Associations found to be statistically significant are indicated by level: * p&lt;0.05, ** p&lt;0.01, *** p&lt;0.001; n/s=not significant.</w:t>
      </w:r>
    </w:p>
    <w:p w14:paraId="752B470D" w14:textId="25EB7FBE" w:rsidR="00C95140" w:rsidRPr="00074C3A" w:rsidRDefault="00C95140" w:rsidP="00D50DDA">
      <w:pPr>
        <w:pStyle w:val="BodyText1"/>
        <w:spacing w:after="0"/>
        <w:ind w:left="86" w:hanging="86"/>
        <w:rPr>
          <w:sz w:val="16"/>
        </w:rPr>
      </w:pPr>
      <w:r w:rsidRPr="00074C3A">
        <w:rPr>
          <w:sz w:val="16"/>
        </w:rPr>
        <w:t xml:space="preserve">Note: Estimates </w:t>
      </w:r>
      <w:r w:rsidR="00296105">
        <w:rPr>
          <w:sz w:val="16"/>
        </w:rPr>
        <w:t xml:space="preserve">are </w:t>
      </w:r>
      <w:r w:rsidR="00FF36EF">
        <w:rPr>
          <w:sz w:val="16"/>
        </w:rPr>
        <w:t>based on de jure household members who are farmers responsible for cultivating maize</w:t>
      </w:r>
      <w:r w:rsidRPr="00074C3A">
        <w:rPr>
          <w:sz w:val="16"/>
        </w:rPr>
        <w:t>.</w:t>
      </w:r>
    </w:p>
    <w:p w14:paraId="1851A5A7"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bookmarkEnd w:id="772"/>
    </w:p>
    <w:p w14:paraId="2F10DD18" w14:textId="77777777" w:rsidR="005F5BB6" w:rsidRDefault="005F5BB6" w:rsidP="003A55B9">
      <w:pPr>
        <w:pStyle w:val="BodyText1"/>
        <w:rPr>
          <w:b/>
        </w:rPr>
        <w:sectPr w:rsidR="005F5BB6" w:rsidSect="005F5BB6">
          <w:pgSz w:w="15840" w:h="12240" w:orient="landscape"/>
          <w:pgMar w:top="1440" w:right="1440" w:bottom="1440" w:left="1440" w:header="720" w:footer="720" w:gutter="0"/>
          <w:cols w:space="720"/>
          <w:docGrid w:linePitch="360"/>
        </w:sectPr>
      </w:pPr>
      <w:bookmarkStart w:id="774" w:name="_Hlk15379682"/>
    </w:p>
    <w:p w14:paraId="0AF28041" w14:textId="09FEE750" w:rsidR="00C95140" w:rsidRPr="00322BC3" w:rsidRDefault="00C95140" w:rsidP="003A55B9">
      <w:pPr>
        <w:pStyle w:val="BodyText1"/>
      </w:pPr>
      <w:r>
        <w:rPr>
          <w:b/>
        </w:rPr>
        <w:lastRenderedPageBreak/>
        <w:t>Table 7.1.1</w:t>
      </w:r>
      <w:r w:rsidR="00561B8B">
        <w:rPr>
          <w:b/>
        </w:rPr>
        <w:t>7</w:t>
      </w:r>
      <w:r>
        <w:rPr>
          <w:b/>
        </w:rPr>
        <w:t xml:space="preserve"> </w:t>
      </w:r>
      <w:r>
        <w:t>presents the average amount of harvested maize</w:t>
      </w:r>
      <w:r w:rsidR="00AE091F">
        <w:t xml:space="preserve"> </w:t>
      </w:r>
      <w:r>
        <w:t>consumed by farmers’ own households</w:t>
      </w:r>
      <w:r w:rsidR="00287311">
        <w:t xml:space="preserve">, </w:t>
      </w:r>
      <w:r w:rsidR="006F033A">
        <w:t>among</w:t>
      </w:r>
      <w:r w:rsidR="00287311">
        <w:t xml:space="preserve"> all households, and the average amount of harvest maize</w:t>
      </w:r>
      <w:r>
        <w:t xml:space="preserve"> also sold by farmers</w:t>
      </w:r>
      <w:r w:rsidR="00287311">
        <w:t>, among households that sold their maize</w:t>
      </w:r>
      <w:r>
        <w:t xml:space="preserve">. </w:t>
      </w:r>
      <w:r>
        <w:rPr>
          <w:szCs w:val="22"/>
          <w:highlight w:val="yellow"/>
        </w:rPr>
        <w:t xml:space="preserve">[Discuss findings. </w:t>
      </w:r>
      <w:r>
        <w:rPr>
          <w:highlight w:val="yellow"/>
        </w:rPr>
        <w:t>Were any differences found between disaggregate categories</w:t>
      </w:r>
      <w:r w:rsidRPr="00BD3E51">
        <w:rPr>
          <w:szCs w:val="22"/>
          <w:highlight w:val="yellow"/>
        </w:rPr>
        <w:t>?</w:t>
      </w:r>
      <w:r w:rsidR="00287311">
        <w:rPr>
          <w:szCs w:val="22"/>
          <w:highlight w:val="yellow"/>
        </w:rPr>
        <w:t xml:space="preserve"> What percentage of their harvested maize did households sell?</w:t>
      </w:r>
      <w:r w:rsidRPr="00BD3E51">
        <w:rPr>
          <w:szCs w:val="22"/>
          <w:highlight w:val="yellow"/>
        </w:rPr>
        <w:t>]</w:t>
      </w:r>
      <w:r>
        <w:t xml:space="preserve"> </w:t>
      </w:r>
    </w:p>
    <w:p w14:paraId="142F016D" w14:textId="3CE36CDC" w:rsidR="00C95140" w:rsidRDefault="00C95140" w:rsidP="003D186B">
      <w:pPr>
        <w:pStyle w:val="Tabletitle"/>
      </w:pPr>
      <w:bookmarkStart w:id="775" w:name="_Toc63673103"/>
      <w:bookmarkEnd w:id="774"/>
      <w:r w:rsidRPr="0017693A">
        <w:t xml:space="preserve">Table </w:t>
      </w:r>
      <w:r>
        <w:t>7</w:t>
      </w:r>
      <w:r w:rsidRPr="0017693A">
        <w:t>.1.1</w:t>
      </w:r>
      <w:r w:rsidR="00561B8B">
        <w:t>7</w:t>
      </w:r>
      <w:r>
        <w:t>:</w:t>
      </w:r>
      <w:r w:rsidRPr="0017693A">
        <w:t xml:space="preserve"> </w:t>
      </w:r>
      <w:r w:rsidRPr="00F632E8">
        <w:t xml:space="preserve">Average Amount of Maize in </w:t>
      </w:r>
      <w:r w:rsidR="00753DA1">
        <w:t xml:space="preserve">Kilograms </w:t>
      </w:r>
      <w:r w:rsidRPr="00F632E8">
        <w:t>Consumed by Farmers’ Own Households and Sold by Farmers in the ZOI by Farm Size, in Total and by Farmers’ Sex and Age</w:t>
      </w:r>
      <w:bookmarkEnd w:id="775"/>
    </w:p>
    <w:tbl>
      <w:tblPr>
        <w:tblW w:w="4970" w:type="pct"/>
        <w:tblLook w:val="04A0" w:firstRow="1" w:lastRow="0" w:firstColumn="1" w:lastColumn="0" w:noHBand="0" w:noVBand="1"/>
      </w:tblPr>
      <w:tblGrid>
        <w:gridCol w:w="2449"/>
        <w:gridCol w:w="1237"/>
        <w:gridCol w:w="624"/>
        <w:gridCol w:w="1011"/>
        <w:gridCol w:w="223"/>
        <w:gridCol w:w="1135"/>
        <w:gridCol w:w="1001"/>
        <w:gridCol w:w="624"/>
        <w:gridCol w:w="1215"/>
      </w:tblGrid>
      <w:tr w:rsidR="00977B69" w:rsidRPr="006C3BC9" w14:paraId="176BB082" w14:textId="77777777" w:rsidTr="00203EF0">
        <w:trPr>
          <w:trHeight w:val="1261"/>
          <w:tblHeader/>
        </w:trPr>
        <w:tc>
          <w:tcPr>
            <w:tcW w:w="1286" w:type="pct"/>
            <w:vMerge w:val="restart"/>
            <w:tcBorders>
              <w:top w:val="single" w:sz="4" w:space="0" w:color="auto"/>
              <w:left w:val="nil"/>
              <w:bottom w:val="single" w:sz="4" w:space="0" w:color="000000"/>
              <w:right w:val="nil"/>
            </w:tcBorders>
            <w:shd w:val="clear" w:color="000000" w:fill="387990"/>
            <w:vAlign w:val="bottom"/>
            <w:hideMark/>
          </w:tcPr>
          <w:p w14:paraId="40367EF5" w14:textId="43EB8905" w:rsidR="00997B69" w:rsidRPr="006C3BC9" w:rsidRDefault="00ED5DC6" w:rsidP="000D3973">
            <w:pPr>
              <w:widowControl/>
              <w:spacing w:line="259" w:lineRule="auto"/>
              <w:rPr>
                <w:rFonts w:eastAsia="Times New Roman" w:cs="Times New Roman"/>
                <w:b/>
                <w:bCs/>
                <w:color w:val="FFFFFF"/>
                <w:sz w:val="20"/>
                <w:szCs w:val="20"/>
              </w:rPr>
            </w:pPr>
            <w:bookmarkStart w:id="776" w:name="_Hlk15379953"/>
            <w:r>
              <w:rPr>
                <w:rFonts w:eastAsia="Times New Roman" w:cs="Times New Roman"/>
                <w:b/>
                <w:bCs/>
                <w:color w:val="FFFFFF"/>
                <w:sz w:val="20"/>
                <w:szCs w:val="20"/>
              </w:rPr>
              <w:t>Background</w:t>
            </w:r>
            <w:r w:rsidR="00203EF0">
              <w:rPr>
                <w:rFonts w:eastAsia="Times New Roman" w:cs="Times New Roman"/>
                <w:b/>
                <w:bCs/>
                <w:color w:val="FFFFFF"/>
                <w:sz w:val="20"/>
                <w:szCs w:val="20"/>
              </w:rPr>
              <w:t xml:space="preserve"> characteristic</w:t>
            </w:r>
          </w:p>
        </w:tc>
        <w:tc>
          <w:tcPr>
            <w:tcW w:w="650" w:type="pct"/>
            <w:tcBorders>
              <w:top w:val="single" w:sz="4" w:space="0" w:color="auto"/>
              <w:left w:val="nil"/>
              <w:bottom w:val="nil"/>
              <w:right w:val="nil"/>
            </w:tcBorders>
            <w:shd w:val="clear" w:color="000000" w:fill="387990"/>
            <w:vAlign w:val="bottom"/>
            <w:hideMark/>
          </w:tcPr>
          <w:p w14:paraId="05B1465D" w14:textId="196FF082"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A</w:t>
            </w:r>
            <w:r>
              <w:rPr>
                <w:rFonts w:eastAsia="Times New Roman" w:cs="Times New Roman"/>
                <w:b/>
                <w:bCs/>
                <w:color w:val="FFFFFF"/>
                <w:sz w:val="20"/>
                <w:szCs w:val="20"/>
              </w:rPr>
              <w:t>verage a</w:t>
            </w:r>
            <w:r w:rsidRPr="006C3BC9">
              <w:rPr>
                <w:rFonts w:eastAsia="Times New Roman" w:cs="Times New Roman"/>
                <w:b/>
                <w:bCs/>
                <w:color w:val="FFFFFF"/>
                <w:sz w:val="20"/>
                <w:szCs w:val="20"/>
              </w:rPr>
              <w:t xml:space="preserve">mount </w:t>
            </w:r>
            <w:r>
              <w:rPr>
                <w:rFonts w:eastAsia="Times New Roman" w:cs="Times New Roman"/>
                <w:b/>
                <w:bCs/>
                <w:color w:val="FFFFFF"/>
                <w:sz w:val="20"/>
                <w:szCs w:val="20"/>
              </w:rPr>
              <w:t>consumed</w:t>
            </w:r>
            <w:r w:rsidRPr="006C3BC9">
              <w:rPr>
                <w:rFonts w:eastAsia="Times New Roman" w:cs="Times New Roman"/>
                <w:b/>
                <w:bCs/>
                <w:color w:val="FFFFFF"/>
                <w:sz w:val="20"/>
                <w:szCs w:val="20"/>
                <w:vertAlign w:val="superscript"/>
              </w:rPr>
              <w:t>a</w:t>
            </w:r>
          </w:p>
        </w:tc>
        <w:tc>
          <w:tcPr>
            <w:tcW w:w="328" w:type="pct"/>
            <w:tcBorders>
              <w:top w:val="single" w:sz="4" w:space="0" w:color="auto"/>
              <w:left w:val="nil"/>
              <w:bottom w:val="nil"/>
              <w:right w:val="nil"/>
            </w:tcBorders>
            <w:shd w:val="clear" w:color="000000" w:fill="387990"/>
            <w:vAlign w:val="bottom"/>
            <w:hideMark/>
          </w:tcPr>
          <w:p w14:paraId="7CE50A97"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531" w:type="pct"/>
            <w:vMerge w:val="restart"/>
            <w:tcBorders>
              <w:top w:val="single" w:sz="4" w:space="0" w:color="auto"/>
              <w:left w:val="nil"/>
              <w:bottom w:val="single" w:sz="4" w:space="0" w:color="000000"/>
              <w:right w:val="nil"/>
            </w:tcBorders>
            <w:shd w:val="clear" w:color="000000" w:fill="387990"/>
            <w:vAlign w:val="bottom"/>
            <w:hideMark/>
          </w:tcPr>
          <w:p w14:paraId="79D43485" w14:textId="7A209AB9"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Number of maize farmers</w:t>
            </w:r>
            <w:r w:rsidR="007041C3">
              <w:rPr>
                <w:rFonts w:eastAsia="Times New Roman" w:cs="Times New Roman"/>
                <w:b/>
                <w:bCs/>
                <w:color w:val="FFFFFF"/>
                <w:sz w:val="20"/>
                <w:szCs w:val="20"/>
              </w:rPr>
              <w:t xml:space="preserve"> (</w:t>
            </w:r>
            <w:r w:rsidR="007041C3" w:rsidRPr="007041C3">
              <w:rPr>
                <w:rFonts w:eastAsia="Times New Roman" w:cs="Times New Roman"/>
                <w:b/>
                <w:bCs/>
                <w:i/>
                <w:iCs/>
                <w:color w:val="FFFFFF"/>
                <w:sz w:val="20"/>
                <w:szCs w:val="20"/>
              </w:rPr>
              <w:t>n</w:t>
            </w:r>
            <w:r w:rsidR="007041C3">
              <w:rPr>
                <w:rFonts w:eastAsia="Times New Roman" w:cs="Times New Roman"/>
                <w:b/>
                <w:bCs/>
                <w:color w:val="FFFFFF"/>
                <w:sz w:val="20"/>
                <w:szCs w:val="20"/>
              </w:rPr>
              <w:t>)</w:t>
            </w:r>
          </w:p>
        </w:tc>
        <w:tc>
          <w:tcPr>
            <w:tcW w:w="117" w:type="pct"/>
            <w:vMerge w:val="restart"/>
            <w:tcBorders>
              <w:top w:val="single" w:sz="4" w:space="0" w:color="auto"/>
              <w:left w:val="nil"/>
              <w:bottom w:val="nil"/>
              <w:right w:val="nil"/>
            </w:tcBorders>
            <w:shd w:val="clear" w:color="000000" w:fill="387990"/>
            <w:vAlign w:val="bottom"/>
          </w:tcPr>
          <w:p w14:paraId="5CEFC149"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596" w:type="pct"/>
            <w:vMerge w:val="restart"/>
            <w:tcBorders>
              <w:top w:val="single" w:sz="4" w:space="0" w:color="auto"/>
              <w:left w:val="nil"/>
              <w:right w:val="nil"/>
            </w:tcBorders>
            <w:shd w:val="clear" w:color="000000" w:fill="387990"/>
            <w:vAlign w:val="bottom"/>
          </w:tcPr>
          <w:p w14:paraId="74D6E7CE" w14:textId="77777777" w:rsidR="00997B69" w:rsidRDefault="00997B69" w:rsidP="000D3973">
            <w:pPr>
              <w:widowControl/>
              <w:spacing w:line="259" w:lineRule="auto"/>
              <w:jc w:val="center"/>
              <w:rPr>
                <w:rFonts w:eastAsia="Times New Roman" w:cs="Times New Roman"/>
                <w:b/>
                <w:bCs/>
                <w:color w:val="FFFFFF"/>
                <w:sz w:val="20"/>
                <w:szCs w:val="20"/>
              </w:rPr>
            </w:pPr>
            <w:r w:rsidRPr="00D4107E">
              <w:rPr>
                <w:rFonts w:eastAsia="Times New Roman" w:cs="Times New Roman"/>
                <w:b/>
                <w:bCs/>
                <w:color w:val="FFFFFF"/>
                <w:sz w:val="20"/>
                <w:szCs w:val="20"/>
              </w:rPr>
              <w:t>Average amount harvested</w:t>
            </w:r>
          </w:p>
          <w:p w14:paraId="7387C551" w14:textId="77777777" w:rsidR="00997B69" w:rsidRPr="006C3BC9" w:rsidRDefault="00997B69" w:rsidP="000D397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(kg)</w:t>
            </w:r>
          </w:p>
        </w:tc>
        <w:tc>
          <w:tcPr>
            <w:tcW w:w="526" w:type="pct"/>
            <w:tcBorders>
              <w:top w:val="single" w:sz="4" w:space="0" w:color="auto"/>
              <w:left w:val="nil"/>
              <w:bottom w:val="nil"/>
              <w:right w:val="nil"/>
            </w:tcBorders>
            <w:shd w:val="clear" w:color="000000" w:fill="387990"/>
            <w:vAlign w:val="bottom"/>
            <w:hideMark/>
          </w:tcPr>
          <w:p w14:paraId="3AA99B7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A</w:t>
            </w:r>
            <w:r>
              <w:rPr>
                <w:rFonts w:eastAsia="Times New Roman" w:cs="Times New Roman"/>
                <w:b/>
                <w:bCs/>
                <w:color w:val="FFFFFF"/>
                <w:sz w:val="20"/>
                <w:szCs w:val="20"/>
              </w:rPr>
              <w:t>verage a</w:t>
            </w:r>
            <w:r w:rsidRPr="006C3BC9">
              <w:rPr>
                <w:rFonts w:eastAsia="Times New Roman" w:cs="Times New Roman"/>
                <w:b/>
                <w:bCs/>
                <w:color w:val="FFFFFF"/>
                <w:sz w:val="20"/>
                <w:szCs w:val="20"/>
              </w:rPr>
              <w:t>mount sold</w:t>
            </w:r>
          </w:p>
        </w:tc>
        <w:tc>
          <w:tcPr>
            <w:tcW w:w="328" w:type="pct"/>
            <w:tcBorders>
              <w:top w:val="single" w:sz="4" w:space="0" w:color="auto"/>
              <w:left w:val="nil"/>
              <w:bottom w:val="nil"/>
              <w:right w:val="nil"/>
            </w:tcBorders>
            <w:shd w:val="clear" w:color="000000" w:fill="387990"/>
            <w:vAlign w:val="bottom"/>
            <w:hideMark/>
          </w:tcPr>
          <w:p w14:paraId="17BD81B1"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638" w:type="pct"/>
            <w:vMerge w:val="restart"/>
            <w:tcBorders>
              <w:top w:val="single" w:sz="4" w:space="0" w:color="auto"/>
              <w:left w:val="nil"/>
              <w:bottom w:val="single" w:sz="4" w:space="0" w:color="000000"/>
              <w:right w:val="nil"/>
            </w:tcBorders>
            <w:shd w:val="clear" w:color="000000" w:fill="387990"/>
            <w:vAlign w:val="bottom"/>
            <w:hideMark/>
          </w:tcPr>
          <w:p w14:paraId="14CF7FA9" w14:textId="77777777" w:rsidR="00203EF0"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Number of maize farmers who sold maize</w:t>
            </w:r>
            <w:r w:rsidR="007041C3">
              <w:rPr>
                <w:rFonts w:eastAsia="Times New Roman" w:cs="Times New Roman"/>
                <w:b/>
                <w:bCs/>
                <w:color w:val="FFFFFF"/>
                <w:sz w:val="20"/>
                <w:szCs w:val="20"/>
              </w:rPr>
              <w:t xml:space="preserve"> </w:t>
            </w:r>
          </w:p>
          <w:p w14:paraId="5C2520E4" w14:textId="0BC80E0B" w:rsidR="00997B69" w:rsidRPr="006C3BC9" w:rsidRDefault="007041C3" w:rsidP="000D397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7041C3">
              <w:rPr>
                <w:rFonts w:eastAsia="Times New Roman" w:cs="Times New Roman"/>
                <w:b/>
                <w:bCs/>
                <w:i/>
                <w:iCs/>
                <w:color w:val="FFFFFF"/>
                <w:sz w:val="20"/>
                <w:szCs w:val="20"/>
              </w:rPr>
              <w:t>n</w:t>
            </w:r>
            <w:r>
              <w:rPr>
                <w:rFonts w:eastAsia="Times New Roman" w:cs="Times New Roman"/>
                <w:b/>
                <w:bCs/>
                <w:color w:val="FFFFFF"/>
                <w:sz w:val="20"/>
                <w:szCs w:val="20"/>
              </w:rPr>
              <w:t>)</w:t>
            </w:r>
          </w:p>
        </w:tc>
      </w:tr>
      <w:tr w:rsidR="00977B69" w:rsidRPr="006C3BC9" w14:paraId="4F7A9540" w14:textId="77777777" w:rsidTr="00203EF0">
        <w:trPr>
          <w:trHeight w:val="60"/>
          <w:tblHeader/>
        </w:trPr>
        <w:tc>
          <w:tcPr>
            <w:tcW w:w="1286" w:type="pct"/>
            <w:vMerge/>
            <w:tcBorders>
              <w:top w:val="single" w:sz="4" w:space="0" w:color="auto"/>
              <w:left w:val="nil"/>
              <w:bottom w:val="single" w:sz="4" w:space="0" w:color="000000"/>
              <w:right w:val="nil"/>
            </w:tcBorders>
            <w:vAlign w:val="center"/>
            <w:hideMark/>
          </w:tcPr>
          <w:p w14:paraId="195F315D" w14:textId="77777777" w:rsidR="00997B69" w:rsidRPr="006C3BC9" w:rsidRDefault="00997B69" w:rsidP="000D3973">
            <w:pPr>
              <w:widowControl/>
              <w:spacing w:line="259" w:lineRule="auto"/>
              <w:rPr>
                <w:rFonts w:eastAsia="Times New Roman" w:cs="Times New Roman"/>
                <w:b/>
                <w:bCs/>
                <w:color w:val="FFFFFF"/>
                <w:sz w:val="20"/>
                <w:szCs w:val="20"/>
              </w:rPr>
            </w:pPr>
          </w:p>
        </w:tc>
        <w:tc>
          <w:tcPr>
            <w:tcW w:w="650" w:type="pct"/>
            <w:tcBorders>
              <w:top w:val="nil"/>
              <w:left w:val="nil"/>
              <w:bottom w:val="single" w:sz="4" w:space="0" w:color="auto"/>
              <w:right w:val="nil"/>
            </w:tcBorders>
            <w:shd w:val="clear" w:color="000000" w:fill="387990"/>
            <w:vAlign w:val="bottom"/>
            <w:hideMark/>
          </w:tcPr>
          <w:p w14:paraId="73F570DC"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(kg)</w:t>
            </w:r>
          </w:p>
        </w:tc>
        <w:tc>
          <w:tcPr>
            <w:tcW w:w="328" w:type="pct"/>
            <w:tcBorders>
              <w:top w:val="nil"/>
              <w:left w:val="nil"/>
              <w:bottom w:val="single" w:sz="4" w:space="0" w:color="auto"/>
              <w:right w:val="nil"/>
            </w:tcBorders>
            <w:shd w:val="clear" w:color="000000" w:fill="387990"/>
            <w:vAlign w:val="bottom"/>
            <w:hideMark/>
          </w:tcPr>
          <w:p w14:paraId="29F78AFB"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Sig.</w:t>
            </w:r>
            <w:r w:rsidRPr="006C3BC9">
              <w:rPr>
                <w:rFonts w:eastAsia="Times New Roman" w:cs="Times New Roman"/>
                <w:b/>
                <w:bCs/>
                <w:color w:val="FFFFFF"/>
                <w:sz w:val="20"/>
                <w:szCs w:val="20"/>
                <w:vertAlign w:val="superscript"/>
              </w:rPr>
              <w:t>b</w:t>
            </w:r>
          </w:p>
        </w:tc>
        <w:tc>
          <w:tcPr>
            <w:tcW w:w="531" w:type="pct"/>
            <w:vMerge/>
            <w:tcBorders>
              <w:top w:val="single" w:sz="4" w:space="0" w:color="auto"/>
              <w:left w:val="nil"/>
              <w:bottom w:val="single" w:sz="4" w:space="0" w:color="000000"/>
              <w:right w:val="nil"/>
            </w:tcBorders>
            <w:vAlign w:val="bottom"/>
            <w:hideMark/>
          </w:tcPr>
          <w:p w14:paraId="189B77C2"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117" w:type="pct"/>
            <w:vMerge/>
            <w:tcBorders>
              <w:left w:val="nil"/>
              <w:bottom w:val="single" w:sz="4" w:space="0" w:color="auto"/>
              <w:right w:val="nil"/>
            </w:tcBorders>
            <w:shd w:val="clear" w:color="000000" w:fill="387990"/>
          </w:tcPr>
          <w:p w14:paraId="1F4E0646"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596" w:type="pct"/>
            <w:vMerge/>
            <w:tcBorders>
              <w:left w:val="nil"/>
              <w:bottom w:val="single" w:sz="4" w:space="0" w:color="auto"/>
              <w:right w:val="nil"/>
            </w:tcBorders>
            <w:shd w:val="clear" w:color="000000" w:fill="387990"/>
          </w:tcPr>
          <w:p w14:paraId="0F537922" w14:textId="77777777" w:rsidR="00997B69" w:rsidRPr="006C3BC9" w:rsidRDefault="00997B69" w:rsidP="000D3973">
            <w:pPr>
              <w:widowControl/>
              <w:spacing w:line="259" w:lineRule="auto"/>
              <w:rPr>
                <w:rFonts w:eastAsia="Times New Roman" w:cs="Times New Roman"/>
                <w:b/>
                <w:bCs/>
                <w:color w:val="FFFFFF"/>
                <w:sz w:val="20"/>
                <w:szCs w:val="20"/>
              </w:rPr>
            </w:pPr>
          </w:p>
        </w:tc>
        <w:tc>
          <w:tcPr>
            <w:tcW w:w="526" w:type="pct"/>
            <w:tcBorders>
              <w:top w:val="nil"/>
              <w:left w:val="nil"/>
              <w:bottom w:val="single" w:sz="4" w:space="0" w:color="auto"/>
              <w:right w:val="nil"/>
            </w:tcBorders>
            <w:shd w:val="clear" w:color="000000" w:fill="387990"/>
            <w:vAlign w:val="bottom"/>
            <w:hideMark/>
          </w:tcPr>
          <w:p w14:paraId="105ACEB1"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(kg)</w:t>
            </w:r>
          </w:p>
        </w:tc>
        <w:tc>
          <w:tcPr>
            <w:tcW w:w="328" w:type="pct"/>
            <w:tcBorders>
              <w:top w:val="nil"/>
              <w:left w:val="nil"/>
              <w:bottom w:val="single" w:sz="4" w:space="0" w:color="auto"/>
              <w:right w:val="nil"/>
            </w:tcBorders>
            <w:shd w:val="clear" w:color="000000" w:fill="387990"/>
            <w:vAlign w:val="bottom"/>
            <w:hideMark/>
          </w:tcPr>
          <w:p w14:paraId="06B81EC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Sig.</w:t>
            </w:r>
            <w:r w:rsidRPr="006C3BC9">
              <w:rPr>
                <w:rFonts w:eastAsia="Times New Roman" w:cs="Times New Roman"/>
                <w:b/>
                <w:bCs/>
                <w:color w:val="FFFFFF"/>
                <w:sz w:val="20"/>
                <w:szCs w:val="20"/>
                <w:vertAlign w:val="superscript"/>
              </w:rPr>
              <w:t>b</w:t>
            </w:r>
          </w:p>
        </w:tc>
        <w:tc>
          <w:tcPr>
            <w:tcW w:w="638" w:type="pct"/>
            <w:vMerge/>
            <w:tcBorders>
              <w:top w:val="single" w:sz="4" w:space="0" w:color="auto"/>
              <w:left w:val="nil"/>
              <w:bottom w:val="single" w:sz="4" w:space="0" w:color="000000"/>
              <w:right w:val="nil"/>
            </w:tcBorders>
            <w:vAlign w:val="center"/>
            <w:hideMark/>
          </w:tcPr>
          <w:p w14:paraId="6080FD19" w14:textId="77777777" w:rsidR="00997B69" w:rsidRPr="006C3BC9" w:rsidRDefault="00997B69" w:rsidP="000D3973">
            <w:pPr>
              <w:widowControl/>
              <w:spacing w:line="259" w:lineRule="auto"/>
              <w:rPr>
                <w:rFonts w:eastAsia="Times New Roman" w:cs="Times New Roman"/>
                <w:b/>
                <w:bCs/>
                <w:color w:val="FFFFFF"/>
                <w:sz w:val="20"/>
                <w:szCs w:val="20"/>
              </w:rPr>
            </w:pPr>
          </w:p>
        </w:tc>
      </w:tr>
      <w:tr w:rsidR="00977B69" w:rsidRPr="006C3BC9" w14:paraId="19154C38" w14:textId="77777777" w:rsidTr="00203EF0">
        <w:tc>
          <w:tcPr>
            <w:tcW w:w="1286" w:type="pct"/>
            <w:tcBorders>
              <w:top w:val="nil"/>
              <w:left w:val="nil"/>
              <w:bottom w:val="single" w:sz="4" w:space="0" w:color="auto"/>
              <w:right w:val="nil"/>
            </w:tcBorders>
            <w:shd w:val="clear" w:color="000000" w:fill="D9E1F2"/>
            <w:vAlign w:val="center"/>
            <w:hideMark/>
          </w:tcPr>
          <w:p w14:paraId="2CBCAB0B"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Total</w:t>
            </w:r>
          </w:p>
        </w:tc>
        <w:tc>
          <w:tcPr>
            <w:tcW w:w="650" w:type="pct"/>
            <w:tcBorders>
              <w:top w:val="nil"/>
              <w:left w:val="nil"/>
              <w:bottom w:val="single" w:sz="4" w:space="0" w:color="auto"/>
              <w:right w:val="nil"/>
            </w:tcBorders>
            <w:shd w:val="clear" w:color="000000" w:fill="D9E1F2"/>
            <w:vAlign w:val="center"/>
          </w:tcPr>
          <w:p w14:paraId="5CFA82F6" w14:textId="5C0E8365"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E1F2"/>
            <w:noWrap/>
            <w:vAlign w:val="center"/>
          </w:tcPr>
          <w:p w14:paraId="117EF987" w14:textId="1AD442AC"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000000" w:fill="D9E1F2"/>
            <w:noWrap/>
            <w:vAlign w:val="center"/>
          </w:tcPr>
          <w:p w14:paraId="4F376192" w14:textId="6F1BDC03"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shd w:val="clear" w:color="000000" w:fill="D9E1F2"/>
          </w:tcPr>
          <w:p w14:paraId="1AA6FA5A"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shd w:val="clear" w:color="000000" w:fill="D9E1F2"/>
            <w:vAlign w:val="center"/>
          </w:tcPr>
          <w:p w14:paraId="12DF2025" w14:textId="6810FF37"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000000" w:fill="D9E1F2"/>
            <w:vAlign w:val="center"/>
          </w:tcPr>
          <w:p w14:paraId="14E0EFEE" w14:textId="150B282D"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E1F2"/>
            <w:noWrap/>
            <w:vAlign w:val="center"/>
          </w:tcPr>
          <w:p w14:paraId="146131B0" w14:textId="6B32C061"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000000" w:fill="D9E1F2"/>
            <w:noWrap/>
            <w:vAlign w:val="center"/>
          </w:tcPr>
          <w:p w14:paraId="6FBBF790" w14:textId="766A685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A43B442" w14:textId="77777777" w:rsidTr="00203EF0">
        <w:tc>
          <w:tcPr>
            <w:tcW w:w="1286" w:type="pct"/>
            <w:tcBorders>
              <w:top w:val="nil"/>
              <w:left w:val="nil"/>
              <w:bottom w:val="single" w:sz="4" w:space="0" w:color="auto"/>
              <w:right w:val="nil"/>
            </w:tcBorders>
            <w:shd w:val="clear" w:color="auto" w:fill="auto"/>
            <w:vAlign w:val="center"/>
            <w:hideMark/>
          </w:tcPr>
          <w:p w14:paraId="6119D263"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50" w:type="pct"/>
            <w:tcBorders>
              <w:top w:val="nil"/>
              <w:left w:val="nil"/>
              <w:bottom w:val="single" w:sz="4" w:space="0" w:color="auto"/>
              <w:right w:val="nil"/>
            </w:tcBorders>
            <w:shd w:val="clear" w:color="auto" w:fill="auto"/>
            <w:vAlign w:val="center"/>
          </w:tcPr>
          <w:p w14:paraId="36A91C32" w14:textId="2485C0BF"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10AB8A27" w14:textId="38F4DB17"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auto" w:fill="auto"/>
            <w:vAlign w:val="center"/>
          </w:tcPr>
          <w:p w14:paraId="1FDFA16F" w14:textId="3D63CE79"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6140D9B1"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0FEC4840" w14:textId="77F6428B"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769C76C5" w14:textId="3038392D"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6B855442" w14:textId="57FD6C7F"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auto" w:fill="auto"/>
            <w:vAlign w:val="center"/>
          </w:tcPr>
          <w:p w14:paraId="74FE4901" w14:textId="33D39B66"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BAB87A6"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72671C6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50" w:type="pct"/>
            <w:tcBorders>
              <w:top w:val="single" w:sz="4" w:space="0" w:color="auto"/>
              <w:left w:val="nil"/>
              <w:bottom w:val="single" w:sz="4" w:space="0" w:color="auto"/>
              <w:right w:val="nil"/>
            </w:tcBorders>
            <w:shd w:val="clear" w:color="auto" w:fill="auto"/>
            <w:vAlign w:val="center"/>
          </w:tcPr>
          <w:p w14:paraId="78BA29E8" w14:textId="41F224A7"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18E69EFF" w14:textId="005B199C"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noWrap/>
            <w:vAlign w:val="bottom"/>
          </w:tcPr>
          <w:p w14:paraId="626E5DE6" w14:textId="533A5852"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3F152269"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28D5F887" w14:textId="58446743"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33AC197A" w14:textId="1604FC01"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6C5A2D44" w14:textId="4AF78DBA"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5A8782A3" w14:textId="3A402C7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AB3CADC"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1E7FBC61"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50" w:type="pct"/>
            <w:tcBorders>
              <w:top w:val="single" w:sz="4" w:space="0" w:color="auto"/>
              <w:left w:val="nil"/>
              <w:bottom w:val="single" w:sz="4" w:space="0" w:color="auto"/>
              <w:right w:val="nil"/>
            </w:tcBorders>
            <w:shd w:val="clear" w:color="auto" w:fill="auto"/>
            <w:vAlign w:val="center"/>
          </w:tcPr>
          <w:p w14:paraId="256A9D3F" w14:textId="576E2D66"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061F42B9" w14:textId="7CC61DB2"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noWrap/>
            <w:vAlign w:val="bottom"/>
          </w:tcPr>
          <w:p w14:paraId="784F5599" w14:textId="619719D0"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1693B6BC"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3BD6105B" w14:textId="54732D20"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1E3E4688" w14:textId="3EA4D459"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56249038" w14:textId="7E3126A7"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53BD92C1" w14:textId="0174F03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5B738AB" w14:textId="77777777" w:rsidTr="00203EF0">
        <w:tc>
          <w:tcPr>
            <w:tcW w:w="1286" w:type="pct"/>
            <w:tcBorders>
              <w:top w:val="nil"/>
              <w:left w:val="nil"/>
              <w:bottom w:val="nil"/>
              <w:right w:val="nil"/>
            </w:tcBorders>
            <w:shd w:val="clear" w:color="auto" w:fill="auto"/>
            <w:vAlign w:val="center"/>
            <w:hideMark/>
          </w:tcPr>
          <w:p w14:paraId="4E7A1E1B"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50" w:type="pct"/>
            <w:tcBorders>
              <w:top w:val="nil"/>
              <w:left w:val="nil"/>
              <w:bottom w:val="single" w:sz="4" w:space="0" w:color="auto"/>
              <w:right w:val="nil"/>
            </w:tcBorders>
            <w:shd w:val="clear" w:color="auto" w:fill="auto"/>
            <w:vAlign w:val="center"/>
          </w:tcPr>
          <w:p w14:paraId="3DE1D6E3" w14:textId="50F501D6"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1BFD9D95" w14:textId="6D542AA6"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auto" w:fill="auto"/>
            <w:vAlign w:val="center"/>
          </w:tcPr>
          <w:p w14:paraId="6B930BCF" w14:textId="77777777"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0338E443"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38998CB9" w14:textId="5B4125CE"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75B85964" w14:textId="32B4C047"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3C4A4D69" w14:textId="38D08616"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auto" w:fill="auto"/>
            <w:vAlign w:val="center"/>
          </w:tcPr>
          <w:p w14:paraId="09888732"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31F2885"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7105D81A"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50" w:type="pct"/>
            <w:tcBorders>
              <w:top w:val="nil"/>
              <w:left w:val="nil"/>
              <w:bottom w:val="nil"/>
              <w:right w:val="nil"/>
            </w:tcBorders>
            <w:shd w:val="clear" w:color="auto" w:fill="auto"/>
            <w:vAlign w:val="center"/>
          </w:tcPr>
          <w:p w14:paraId="08405170" w14:textId="5B145DC0"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2680F00F" w14:textId="6E660680"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3B863608" w14:textId="04774385"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nil"/>
              <w:right w:val="nil"/>
            </w:tcBorders>
          </w:tcPr>
          <w:p w14:paraId="26D3AECB"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nil"/>
              <w:right w:val="nil"/>
            </w:tcBorders>
            <w:vAlign w:val="center"/>
          </w:tcPr>
          <w:p w14:paraId="21E56C14" w14:textId="53F54C27"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nil"/>
              <w:right w:val="nil"/>
            </w:tcBorders>
            <w:shd w:val="clear" w:color="auto" w:fill="auto"/>
            <w:vAlign w:val="center"/>
          </w:tcPr>
          <w:p w14:paraId="796FF5EE" w14:textId="476049A0"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573AB447" w14:textId="59DB267C"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0222FBB6" w14:textId="62545F5C"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A67741C" w14:textId="77777777" w:rsidTr="00203EF0">
        <w:tc>
          <w:tcPr>
            <w:tcW w:w="1286" w:type="pct"/>
            <w:tcBorders>
              <w:top w:val="nil"/>
              <w:left w:val="nil"/>
              <w:bottom w:val="single" w:sz="4" w:space="0" w:color="auto"/>
              <w:right w:val="nil"/>
            </w:tcBorders>
            <w:shd w:val="clear" w:color="auto" w:fill="auto"/>
            <w:vAlign w:val="center"/>
            <w:hideMark/>
          </w:tcPr>
          <w:p w14:paraId="2D624106"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50" w:type="pct"/>
            <w:tcBorders>
              <w:top w:val="single" w:sz="4" w:space="0" w:color="auto"/>
              <w:left w:val="nil"/>
              <w:bottom w:val="single" w:sz="4" w:space="0" w:color="auto"/>
              <w:right w:val="nil"/>
            </w:tcBorders>
            <w:shd w:val="clear" w:color="auto" w:fill="auto"/>
            <w:vAlign w:val="center"/>
          </w:tcPr>
          <w:p w14:paraId="2D655155" w14:textId="3BB45D08"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22EDEEAA" w14:textId="3934DAA2"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auto" w:fill="auto"/>
            <w:vAlign w:val="center"/>
          </w:tcPr>
          <w:p w14:paraId="1CE9BFDC" w14:textId="55DA77DA"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4E721511"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099F0538" w14:textId="5DD88105"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3497F93B" w14:textId="7ACE77D8"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454115A3" w14:textId="176AE48B"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auto" w:fill="auto"/>
            <w:vAlign w:val="center"/>
          </w:tcPr>
          <w:p w14:paraId="6CE7F9CF" w14:textId="375D7554"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060D3C31" w14:textId="77777777" w:rsidTr="00203EF0">
        <w:tc>
          <w:tcPr>
            <w:tcW w:w="1286" w:type="pct"/>
            <w:tcBorders>
              <w:top w:val="nil"/>
              <w:left w:val="nil"/>
              <w:bottom w:val="single" w:sz="4" w:space="0" w:color="auto"/>
              <w:right w:val="nil"/>
            </w:tcBorders>
            <w:shd w:val="clear" w:color="000000" w:fill="D9E1F2"/>
            <w:vAlign w:val="center"/>
            <w:hideMark/>
          </w:tcPr>
          <w:p w14:paraId="0DDE1E08"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Farm size</w:t>
            </w:r>
          </w:p>
        </w:tc>
        <w:tc>
          <w:tcPr>
            <w:tcW w:w="650" w:type="pct"/>
            <w:tcBorders>
              <w:top w:val="nil"/>
              <w:left w:val="nil"/>
              <w:bottom w:val="single" w:sz="4" w:space="0" w:color="auto"/>
              <w:right w:val="nil"/>
            </w:tcBorders>
            <w:shd w:val="clear" w:color="000000" w:fill="D9E1F2"/>
            <w:vAlign w:val="center"/>
          </w:tcPr>
          <w:p w14:paraId="1D32D3CD" w14:textId="13CB6CB9"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E1F2"/>
            <w:vAlign w:val="center"/>
          </w:tcPr>
          <w:p w14:paraId="41F43078" w14:textId="3B5054A1"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000000" w:fill="D9E1F2"/>
            <w:vAlign w:val="center"/>
          </w:tcPr>
          <w:p w14:paraId="4FF452FF" w14:textId="3C7A4FB3"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shd w:val="clear" w:color="000000" w:fill="D9E1F2"/>
          </w:tcPr>
          <w:p w14:paraId="6B20CD96"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shd w:val="clear" w:color="000000" w:fill="D9E1F2"/>
            <w:vAlign w:val="center"/>
          </w:tcPr>
          <w:p w14:paraId="647BE23C" w14:textId="45252146"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000000" w:fill="D9E1F2"/>
            <w:vAlign w:val="center"/>
          </w:tcPr>
          <w:p w14:paraId="7FA3039D" w14:textId="1C535D0B"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E1F2"/>
            <w:vAlign w:val="center"/>
          </w:tcPr>
          <w:p w14:paraId="2BCEACDA" w14:textId="707A3BC1"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000000" w:fill="D9E1F2"/>
            <w:vAlign w:val="center"/>
          </w:tcPr>
          <w:p w14:paraId="32C9E2C4" w14:textId="1161D021"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7BE997D7" w14:textId="77777777" w:rsidTr="00203EF0">
        <w:tc>
          <w:tcPr>
            <w:tcW w:w="1286" w:type="pct"/>
            <w:tcBorders>
              <w:top w:val="nil"/>
              <w:left w:val="nil"/>
              <w:bottom w:val="single" w:sz="4" w:space="0" w:color="auto"/>
              <w:right w:val="nil"/>
            </w:tcBorders>
            <w:shd w:val="clear" w:color="000000" w:fill="F2F2F2"/>
            <w:vAlign w:val="center"/>
            <w:hideMark/>
          </w:tcPr>
          <w:p w14:paraId="44CAE61D"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Smallholder</w:t>
            </w:r>
          </w:p>
        </w:tc>
        <w:tc>
          <w:tcPr>
            <w:tcW w:w="650" w:type="pct"/>
            <w:tcBorders>
              <w:top w:val="nil"/>
              <w:left w:val="nil"/>
              <w:bottom w:val="single" w:sz="4" w:space="0" w:color="auto"/>
              <w:right w:val="nil"/>
            </w:tcBorders>
            <w:shd w:val="clear" w:color="000000" w:fill="F2F2F2"/>
            <w:vAlign w:val="center"/>
          </w:tcPr>
          <w:p w14:paraId="36EAB6DC" w14:textId="097B681C"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F2F2F2"/>
            <w:vAlign w:val="center"/>
          </w:tcPr>
          <w:p w14:paraId="6575E4F8" w14:textId="0D86DA8F"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000000" w:fill="F2F2F2"/>
            <w:vAlign w:val="center"/>
          </w:tcPr>
          <w:p w14:paraId="76DDF022" w14:textId="394B018A"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shd w:val="clear" w:color="000000" w:fill="F2F2F2"/>
          </w:tcPr>
          <w:p w14:paraId="3B5233B9"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shd w:val="clear" w:color="000000" w:fill="F2F2F2"/>
            <w:vAlign w:val="center"/>
          </w:tcPr>
          <w:p w14:paraId="5B972549" w14:textId="682A494D"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000000" w:fill="F2F2F2"/>
            <w:vAlign w:val="center"/>
          </w:tcPr>
          <w:p w14:paraId="507E3CA2" w14:textId="3C06B3BE"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F2F2F2"/>
            <w:vAlign w:val="center"/>
          </w:tcPr>
          <w:p w14:paraId="15E8E7E6" w14:textId="46E78C85"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000000" w:fill="F2F2F2"/>
            <w:vAlign w:val="center"/>
          </w:tcPr>
          <w:p w14:paraId="23151C40" w14:textId="7E16AC93"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36957ABF" w14:textId="77777777" w:rsidTr="00203EF0">
        <w:tc>
          <w:tcPr>
            <w:tcW w:w="1286" w:type="pct"/>
            <w:tcBorders>
              <w:top w:val="nil"/>
              <w:left w:val="nil"/>
              <w:bottom w:val="single" w:sz="4" w:space="0" w:color="auto"/>
              <w:right w:val="nil"/>
            </w:tcBorders>
            <w:shd w:val="clear" w:color="auto" w:fill="auto"/>
            <w:vAlign w:val="center"/>
            <w:hideMark/>
          </w:tcPr>
          <w:p w14:paraId="4B731614"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50" w:type="pct"/>
            <w:tcBorders>
              <w:top w:val="nil"/>
              <w:left w:val="nil"/>
              <w:bottom w:val="single" w:sz="4" w:space="0" w:color="auto"/>
              <w:right w:val="nil"/>
            </w:tcBorders>
            <w:shd w:val="clear" w:color="auto" w:fill="auto"/>
            <w:vAlign w:val="center"/>
          </w:tcPr>
          <w:p w14:paraId="1922EA97" w14:textId="4838D6DD"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6B8E56DA" w14:textId="32A6E8AC"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auto" w:fill="auto"/>
            <w:vAlign w:val="center"/>
          </w:tcPr>
          <w:p w14:paraId="4EA6EBA5" w14:textId="25225F18"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74AAFBEB"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5E8F648C" w14:textId="7E1C7787"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3E114A91" w14:textId="4BE07CB1"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3866723F" w14:textId="177DB048"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auto" w:fill="auto"/>
            <w:vAlign w:val="center"/>
          </w:tcPr>
          <w:p w14:paraId="4D399EFF" w14:textId="5E55AA93"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68458239" w14:textId="77777777" w:rsidTr="00203EF0">
        <w:tc>
          <w:tcPr>
            <w:tcW w:w="1286" w:type="pct"/>
            <w:tcBorders>
              <w:top w:val="nil"/>
              <w:left w:val="nil"/>
              <w:bottom w:val="nil"/>
              <w:right w:val="nil"/>
            </w:tcBorders>
            <w:shd w:val="clear" w:color="auto" w:fill="auto"/>
            <w:vAlign w:val="center"/>
            <w:hideMark/>
          </w:tcPr>
          <w:p w14:paraId="1F92D09F"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50" w:type="pct"/>
            <w:tcBorders>
              <w:top w:val="nil"/>
              <w:left w:val="nil"/>
              <w:bottom w:val="nil"/>
              <w:right w:val="nil"/>
            </w:tcBorders>
            <w:shd w:val="clear" w:color="auto" w:fill="auto"/>
            <w:vAlign w:val="center"/>
          </w:tcPr>
          <w:p w14:paraId="5E5A386E" w14:textId="798B5600"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9D9D9"/>
            <w:vAlign w:val="center"/>
          </w:tcPr>
          <w:p w14:paraId="4633B78A" w14:textId="47614470"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auto" w:fill="auto"/>
            <w:vAlign w:val="center"/>
          </w:tcPr>
          <w:p w14:paraId="49151255" w14:textId="1AFF18A5"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nil"/>
              <w:right w:val="nil"/>
            </w:tcBorders>
          </w:tcPr>
          <w:p w14:paraId="486D219E" w14:textId="77777777" w:rsidR="00997B6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nil"/>
              <w:right w:val="nil"/>
            </w:tcBorders>
            <w:vAlign w:val="center"/>
          </w:tcPr>
          <w:p w14:paraId="1DAF82F7" w14:textId="6FBF5A7B" w:rsidR="00997B6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nil"/>
              <w:right w:val="nil"/>
            </w:tcBorders>
            <w:shd w:val="clear" w:color="auto" w:fill="auto"/>
            <w:vAlign w:val="center"/>
          </w:tcPr>
          <w:p w14:paraId="71400C07" w14:textId="14BE9DFB"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9D9D9"/>
            <w:vAlign w:val="center"/>
          </w:tcPr>
          <w:p w14:paraId="411A61A1" w14:textId="24DEDC85"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auto" w:fill="auto"/>
            <w:vAlign w:val="center"/>
          </w:tcPr>
          <w:p w14:paraId="2C202559" w14:textId="4797C7F5"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B65B9EC"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4DA1BC11"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50" w:type="pct"/>
            <w:tcBorders>
              <w:top w:val="single" w:sz="4" w:space="0" w:color="auto"/>
              <w:left w:val="nil"/>
              <w:bottom w:val="single" w:sz="4" w:space="0" w:color="auto"/>
              <w:right w:val="nil"/>
            </w:tcBorders>
            <w:shd w:val="clear" w:color="auto" w:fill="auto"/>
            <w:vAlign w:val="center"/>
          </w:tcPr>
          <w:p w14:paraId="50B8BF93" w14:textId="762B4F4A"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5A9A5DB7" w14:textId="753B11EB"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6F0A2439" w14:textId="446F19BC"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731C8A60"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28F585D4" w14:textId="6729AA17"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6E1BE0B7" w14:textId="1FB112C4"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3E88D05B" w14:textId="50E942B6"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21AE00E9" w14:textId="716F2B9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93A8FE7" w14:textId="77777777" w:rsidTr="00203EF0">
        <w:tc>
          <w:tcPr>
            <w:tcW w:w="1286" w:type="pct"/>
            <w:tcBorders>
              <w:top w:val="nil"/>
              <w:left w:val="nil"/>
              <w:bottom w:val="nil"/>
              <w:right w:val="nil"/>
            </w:tcBorders>
            <w:shd w:val="clear" w:color="auto" w:fill="auto"/>
            <w:vAlign w:val="center"/>
            <w:hideMark/>
          </w:tcPr>
          <w:p w14:paraId="789A4CF3"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50" w:type="pct"/>
            <w:tcBorders>
              <w:top w:val="nil"/>
              <w:left w:val="nil"/>
              <w:bottom w:val="single" w:sz="4" w:space="0" w:color="auto"/>
              <w:right w:val="nil"/>
            </w:tcBorders>
            <w:shd w:val="clear" w:color="auto" w:fill="auto"/>
            <w:vAlign w:val="center"/>
          </w:tcPr>
          <w:p w14:paraId="52870BA6" w14:textId="770F5D20"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21D6C56F" w14:textId="4A3F3CE1"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auto" w:fill="auto"/>
            <w:vAlign w:val="center"/>
          </w:tcPr>
          <w:p w14:paraId="4760FCE7" w14:textId="77777777"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6ED311FE"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32662294" w14:textId="1A625AB9"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1349516C" w14:textId="39B9724A"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7EC564E9" w14:textId="768DD1E0"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auto" w:fill="auto"/>
            <w:vAlign w:val="center"/>
          </w:tcPr>
          <w:p w14:paraId="75BD4630"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3B00366"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56AF837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50" w:type="pct"/>
            <w:tcBorders>
              <w:top w:val="nil"/>
              <w:left w:val="nil"/>
              <w:bottom w:val="nil"/>
              <w:right w:val="nil"/>
            </w:tcBorders>
            <w:shd w:val="clear" w:color="auto" w:fill="auto"/>
            <w:vAlign w:val="center"/>
          </w:tcPr>
          <w:p w14:paraId="2653FB8C" w14:textId="17B57903"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7EE5F8FB" w14:textId="73C2EAC5"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578DAE31" w14:textId="5B80B595"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nil"/>
              <w:right w:val="nil"/>
            </w:tcBorders>
          </w:tcPr>
          <w:p w14:paraId="71607520"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nil"/>
              <w:right w:val="nil"/>
            </w:tcBorders>
            <w:vAlign w:val="center"/>
          </w:tcPr>
          <w:p w14:paraId="1C7A38F9" w14:textId="37413450"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nil"/>
              <w:right w:val="nil"/>
            </w:tcBorders>
            <w:shd w:val="clear" w:color="auto" w:fill="auto"/>
            <w:vAlign w:val="center"/>
          </w:tcPr>
          <w:p w14:paraId="17E8751D" w14:textId="27C7CE47"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4BE1860B" w14:textId="48C0CEBC"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25E029CA" w14:textId="2374893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3C0B80B" w14:textId="77777777" w:rsidTr="00203EF0">
        <w:tc>
          <w:tcPr>
            <w:tcW w:w="1286" w:type="pct"/>
            <w:tcBorders>
              <w:top w:val="nil"/>
              <w:left w:val="nil"/>
              <w:bottom w:val="single" w:sz="4" w:space="0" w:color="auto"/>
              <w:right w:val="nil"/>
            </w:tcBorders>
            <w:shd w:val="clear" w:color="auto" w:fill="auto"/>
            <w:vAlign w:val="center"/>
            <w:hideMark/>
          </w:tcPr>
          <w:p w14:paraId="327F31CD"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50" w:type="pct"/>
            <w:tcBorders>
              <w:top w:val="single" w:sz="4" w:space="0" w:color="auto"/>
              <w:left w:val="nil"/>
              <w:bottom w:val="single" w:sz="4" w:space="0" w:color="auto"/>
              <w:right w:val="nil"/>
            </w:tcBorders>
            <w:shd w:val="clear" w:color="auto" w:fill="auto"/>
            <w:vAlign w:val="center"/>
          </w:tcPr>
          <w:p w14:paraId="54A665D4" w14:textId="73538A05"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0E9D667D" w14:textId="5A0B01DE"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auto" w:fill="auto"/>
            <w:vAlign w:val="center"/>
          </w:tcPr>
          <w:p w14:paraId="47716F2D" w14:textId="4395848E"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65C2D9CD"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7F2A801C" w14:textId="451B4E3E"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1C81AEEE" w14:textId="14FCE649"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3620A492" w14:textId="4169DAD5"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auto" w:fill="auto"/>
            <w:vAlign w:val="center"/>
          </w:tcPr>
          <w:p w14:paraId="1D565327" w14:textId="27F01BDE"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6BA837F4" w14:textId="77777777" w:rsidTr="00203EF0">
        <w:tc>
          <w:tcPr>
            <w:tcW w:w="1286" w:type="pct"/>
            <w:tcBorders>
              <w:top w:val="nil"/>
              <w:left w:val="nil"/>
              <w:bottom w:val="nil"/>
              <w:right w:val="nil"/>
            </w:tcBorders>
            <w:shd w:val="clear" w:color="000000" w:fill="F2F2F2"/>
            <w:vAlign w:val="center"/>
            <w:hideMark/>
          </w:tcPr>
          <w:p w14:paraId="63612C4D"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Non-smallholder</w:t>
            </w:r>
          </w:p>
        </w:tc>
        <w:tc>
          <w:tcPr>
            <w:tcW w:w="650" w:type="pct"/>
            <w:tcBorders>
              <w:top w:val="nil"/>
              <w:left w:val="nil"/>
              <w:bottom w:val="nil"/>
              <w:right w:val="nil"/>
            </w:tcBorders>
            <w:shd w:val="clear" w:color="000000" w:fill="F2F2F2"/>
            <w:vAlign w:val="center"/>
          </w:tcPr>
          <w:p w14:paraId="21ED698E" w14:textId="268C56A2"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F2F2F2"/>
            <w:vAlign w:val="center"/>
          </w:tcPr>
          <w:p w14:paraId="2BF72F6C" w14:textId="4CFD254A"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000000" w:fill="F2F2F2"/>
            <w:vAlign w:val="center"/>
          </w:tcPr>
          <w:p w14:paraId="44E31CF9" w14:textId="79C9C7A6"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shd w:val="clear" w:color="000000" w:fill="F2F2F2"/>
          </w:tcPr>
          <w:p w14:paraId="57DB5505"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shd w:val="clear" w:color="000000" w:fill="F2F2F2"/>
            <w:vAlign w:val="center"/>
          </w:tcPr>
          <w:p w14:paraId="1459957C" w14:textId="4A2EA055"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000000" w:fill="F2F2F2"/>
            <w:vAlign w:val="center"/>
          </w:tcPr>
          <w:p w14:paraId="4BC86267" w14:textId="73241460"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F2F2F2"/>
            <w:vAlign w:val="center"/>
          </w:tcPr>
          <w:p w14:paraId="6173F7A3" w14:textId="292B09CF"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000000" w:fill="F2F2F2"/>
            <w:vAlign w:val="center"/>
          </w:tcPr>
          <w:p w14:paraId="38F00979" w14:textId="66E2E2F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59C7BC8"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2F77730B"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50" w:type="pct"/>
            <w:tcBorders>
              <w:top w:val="single" w:sz="4" w:space="0" w:color="auto"/>
              <w:left w:val="nil"/>
              <w:bottom w:val="single" w:sz="4" w:space="0" w:color="auto"/>
              <w:right w:val="nil"/>
            </w:tcBorders>
            <w:shd w:val="clear" w:color="auto" w:fill="auto"/>
            <w:vAlign w:val="center"/>
          </w:tcPr>
          <w:p w14:paraId="148539F3" w14:textId="74AD2754"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tcPr>
          <w:p w14:paraId="560CE7A8" w14:textId="0B591CA9"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482003B4" w14:textId="1CFC0504"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0F3AEAE8"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625289F1" w14:textId="2AE7E2FE"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1382BD38" w14:textId="12A04E48"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tcPr>
          <w:p w14:paraId="19A1B894" w14:textId="0384A450"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6C32D82F" w14:textId="70E45B04"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3FECF5ED" w14:textId="77777777" w:rsidTr="00203EF0">
        <w:tc>
          <w:tcPr>
            <w:tcW w:w="1286" w:type="pct"/>
            <w:tcBorders>
              <w:top w:val="nil"/>
              <w:left w:val="nil"/>
              <w:bottom w:val="nil"/>
              <w:right w:val="nil"/>
            </w:tcBorders>
            <w:shd w:val="clear" w:color="auto" w:fill="auto"/>
            <w:vAlign w:val="center"/>
            <w:hideMark/>
          </w:tcPr>
          <w:p w14:paraId="0F45997A"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50" w:type="pct"/>
            <w:tcBorders>
              <w:top w:val="nil"/>
              <w:left w:val="nil"/>
              <w:bottom w:val="nil"/>
              <w:right w:val="nil"/>
            </w:tcBorders>
            <w:shd w:val="clear" w:color="auto" w:fill="auto"/>
            <w:vAlign w:val="center"/>
          </w:tcPr>
          <w:p w14:paraId="7C1D8D7F" w14:textId="5DEA248A"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9D9D9"/>
            <w:vAlign w:val="center"/>
          </w:tcPr>
          <w:p w14:paraId="14CA3979" w14:textId="6171983C"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auto" w:fill="auto"/>
            <w:vAlign w:val="center"/>
          </w:tcPr>
          <w:p w14:paraId="2D0BA602" w14:textId="381D91DD"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nil"/>
              <w:right w:val="nil"/>
            </w:tcBorders>
          </w:tcPr>
          <w:p w14:paraId="32EC6668"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nil"/>
              <w:right w:val="nil"/>
            </w:tcBorders>
            <w:vAlign w:val="center"/>
          </w:tcPr>
          <w:p w14:paraId="322168CB" w14:textId="47D100EE"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nil"/>
              <w:right w:val="nil"/>
            </w:tcBorders>
            <w:shd w:val="clear" w:color="auto" w:fill="auto"/>
            <w:vAlign w:val="center"/>
          </w:tcPr>
          <w:p w14:paraId="46BDF263" w14:textId="533232BB"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9D9D9"/>
            <w:vAlign w:val="center"/>
          </w:tcPr>
          <w:p w14:paraId="0008941D" w14:textId="49656DCD"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auto" w:fill="auto"/>
            <w:vAlign w:val="center"/>
          </w:tcPr>
          <w:p w14:paraId="6426CF56" w14:textId="31CABA9A"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3E7356A"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00A36AD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50" w:type="pct"/>
            <w:tcBorders>
              <w:top w:val="single" w:sz="4" w:space="0" w:color="auto"/>
              <w:left w:val="nil"/>
              <w:bottom w:val="single" w:sz="4" w:space="0" w:color="auto"/>
              <w:right w:val="nil"/>
            </w:tcBorders>
            <w:shd w:val="clear" w:color="auto" w:fill="auto"/>
            <w:vAlign w:val="center"/>
          </w:tcPr>
          <w:p w14:paraId="1846FA4D" w14:textId="038C3854"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75FD0BED" w14:textId="2BAF6A42"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07BF7208" w14:textId="1DC50DCE"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56866091"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7C337556" w14:textId="3FE05FB9"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5D295C33" w14:textId="277B4A5B"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16C30964" w14:textId="68809259"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534BF447" w14:textId="7A88ADC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1C3E449" w14:textId="77777777" w:rsidTr="00203EF0">
        <w:tc>
          <w:tcPr>
            <w:tcW w:w="1286" w:type="pct"/>
            <w:tcBorders>
              <w:top w:val="nil"/>
              <w:left w:val="nil"/>
              <w:bottom w:val="nil"/>
              <w:right w:val="nil"/>
            </w:tcBorders>
            <w:shd w:val="clear" w:color="auto" w:fill="auto"/>
            <w:vAlign w:val="center"/>
            <w:hideMark/>
          </w:tcPr>
          <w:p w14:paraId="77F8F361"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50" w:type="pct"/>
            <w:tcBorders>
              <w:top w:val="nil"/>
              <w:left w:val="nil"/>
              <w:bottom w:val="single" w:sz="4" w:space="0" w:color="auto"/>
              <w:right w:val="nil"/>
            </w:tcBorders>
            <w:shd w:val="clear" w:color="auto" w:fill="auto"/>
            <w:vAlign w:val="center"/>
          </w:tcPr>
          <w:p w14:paraId="249DC235" w14:textId="4E2C62D9"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5330295E" w14:textId="574D5E6D"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auto" w:fill="auto"/>
            <w:vAlign w:val="center"/>
          </w:tcPr>
          <w:p w14:paraId="79AFEB3D" w14:textId="77777777"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6CE0792B"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7A956A1E" w14:textId="15396E69"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5114F8B5" w14:textId="487D97E8"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2C9622AE" w14:textId="35599388"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auto" w:fill="auto"/>
            <w:vAlign w:val="center"/>
          </w:tcPr>
          <w:p w14:paraId="16BD2868"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19A83E2"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0319C1CE"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50" w:type="pct"/>
            <w:tcBorders>
              <w:top w:val="nil"/>
              <w:left w:val="nil"/>
              <w:bottom w:val="nil"/>
              <w:right w:val="nil"/>
            </w:tcBorders>
            <w:shd w:val="clear" w:color="auto" w:fill="auto"/>
            <w:vAlign w:val="center"/>
          </w:tcPr>
          <w:p w14:paraId="0E2CA3ED" w14:textId="07796313"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61997564" w14:textId="748E0597"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57397A4F" w14:textId="6CC8F5E3"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nil"/>
              <w:right w:val="nil"/>
            </w:tcBorders>
          </w:tcPr>
          <w:p w14:paraId="531601A3"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nil"/>
              <w:right w:val="nil"/>
            </w:tcBorders>
            <w:vAlign w:val="center"/>
          </w:tcPr>
          <w:p w14:paraId="0E49BB5C" w14:textId="515CB642"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nil"/>
              <w:right w:val="nil"/>
            </w:tcBorders>
            <w:shd w:val="clear" w:color="auto" w:fill="auto"/>
            <w:vAlign w:val="center"/>
          </w:tcPr>
          <w:p w14:paraId="3DA5768A" w14:textId="79767B14"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0FC155DE" w14:textId="7B835C3D"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0707CEF0" w14:textId="17D90436"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DB361D3" w14:textId="77777777" w:rsidTr="00203EF0">
        <w:tc>
          <w:tcPr>
            <w:tcW w:w="1286" w:type="pct"/>
            <w:tcBorders>
              <w:top w:val="nil"/>
              <w:left w:val="nil"/>
              <w:bottom w:val="single" w:sz="4" w:space="0" w:color="auto"/>
              <w:right w:val="nil"/>
            </w:tcBorders>
            <w:shd w:val="clear" w:color="auto" w:fill="auto"/>
            <w:vAlign w:val="center"/>
            <w:hideMark/>
          </w:tcPr>
          <w:p w14:paraId="2FC265DF"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50" w:type="pct"/>
            <w:tcBorders>
              <w:top w:val="single" w:sz="4" w:space="0" w:color="auto"/>
              <w:left w:val="nil"/>
              <w:bottom w:val="single" w:sz="4" w:space="0" w:color="auto"/>
              <w:right w:val="nil"/>
            </w:tcBorders>
            <w:shd w:val="clear" w:color="auto" w:fill="auto"/>
            <w:vAlign w:val="center"/>
          </w:tcPr>
          <w:p w14:paraId="4FCADDA6" w14:textId="366ED12C"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34A607A4" w14:textId="69567FB9"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auto" w:fill="auto"/>
            <w:vAlign w:val="center"/>
          </w:tcPr>
          <w:p w14:paraId="607FEC5A" w14:textId="447C22F9"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269B275E"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2941FF7E" w14:textId="1E62845A"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63F33D0B" w14:textId="6DACEF3A"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0579B8A6" w14:textId="1A955364"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auto" w:fill="auto"/>
            <w:vAlign w:val="center"/>
          </w:tcPr>
          <w:p w14:paraId="29AD7021" w14:textId="56DA950F" w:rsidR="00997B69" w:rsidRPr="006C3BC9" w:rsidRDefault="00997B69" w:rsidP="000D3973">
            <w:pPr>
              <w:widowControl/>
              <w:spacing w:line="259" w:lineRule="auto"/>
              <w:jc w:val="center"/>
              <w:rPr>
                <w:rFonts w:eastAsia="Times New Roman" w:cs="Times New Roman"/>
                <w:sz w:val="20"/>
                <w:szCs w:val="20"/>
              </w:rPr>
            </w:pPr>
          </w:p>
        </w:tc>
      </w:tr>
    </w:tbl>
    <w:p w14:paraId="5F0BEA7E" w14:textId="6253331C" w:rsidR="00C95140" w:rsidRPr="0087225D" w:rsidRDefault="00C95140" w:rsidP="00FF7E45">
      <w:pPr>
        <w:pStyle w:val="BodyText1"/>
        <w:spacing w:after="0"/>
        <w:ind w:left="86" w:right="1886" w:hanging="86"/>
        <w:rPr>
          <w:sz w:val="16"/>
        </w:rPr>
      </w:pPr>
      <w:commentRangeStart w:id="777"/>
      <w:r w:rsidRPr="0087225D">
        <w:rPr>
          <w:sz w:val="16"/>
        </w:rPr>
        <w:t>^ Results not statistically reliable, n&lt;30 </w:t>
      </w:r>
      <w:commentRangeEnd w:id="777"/>
      <w:r>
        <w:rPr>
          <w:rStyle w:val="CommentReference"/>
          <w:rFonts w:eastAsia="Arial" w:cs="Arial"/>
          <w:color w:val="000000"/>
        </w:rPr>
        <w:commentReference w:id="777"/>
      </w:r>
    </w:p>
    <w:p w14:paraId="672FD49D" w14:textId="7AB55D30" w:rsidR="00C95140" w:rsidRDefault="00C95140" w:rsidP="00672D11">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w:t>
      </w:r>
      <w:r w:rsidR="00672D11">
        <w:rPr>
          <w:sz w:val="16"/>
        </w:rPr>
        <w:t xml:space="preserve">(average amount consumed and average amount sold) </w:t>
      </w:r>
      <w:r w:rsidRPr="00E33812">
        <w:rPr>
          <w:sz w:val="16"/>
        </w:rPr>
        <w:t>and the disaggregate variables. Associations found to be statistically significant are indicated by level</w:t>
      </w:r>
      <w:r w:rsidR="00FF7E45">
        <w:rPr>
          <w:sz w:val="16"/>
        </w:rPr>
        <w:t>: * p&lt;0.05, ** </w:t>
      </w:r>
      <w:r w:rsidRPr="00E33812">
        <w:rPr>
          <w:sz w:val="16"/>
        </w:rPr>
        <w:t>p&lt;0.01, *** p&lt;0.001; n/s=not significant.</w:t>
      </w:r>
    </w:p>
    <w:p w14:paraId="30FC7A01" w14:textId="73D5AAE2" w:rsidR="00C95140" w:rsidRPr="00074C3A" w:rsidRDefault="00C95140" w:rsidP="00FF7E45">
      <w:pPr>
        <w:pStyle w:val="BodyText1"/>
        <w:spacing w:after="0"/>
        <w:ind w:left="86" w:right="1886" w:hanging="86"/>
        <w:rPr>
          <w:sz w:val="16"/>
        </w:rPr>
      </w:pPr>
      <w:r w:rsidRPr="00074C3A">
        <w:rPr>
          <w:sz w:val="16"/>
        </w:rPr>
        <w:t>Note: Estimates</w:t>
      </w:r>
      <w:r w:rsidR="00B8001A">
        <w:rPr>
          <w:sz w:val="16"/>
        </w:rPr>
        <w:t xml:space="preserve"> are</w:t>
      </w:r>
      <w:r w:rsidRPr="00074C3A">
        <w:rPr>
          <w:sz w:val="16"/>
        </w:rPr>
        <w:t xml:space="preserve"> </w:t>
      </w:r>
      <w:r w:rsidR="00FF36EF">
        <w:rPr>
          <w:sz w:val="16"/>
        </w:rPr>
        <w:t>based on de jure household members who are farmers responsible for cultivating maize</w:t>
      </w:r>
      <w:r w:rsidRPr="00074C3A">
        <w:rPr>
          <w:sz w:val="16"/>
        </w:rPr>
        <w:t>.</w:t>
      </w:r>
    </w:p>
    <w:p w14:paraId="60E15293" w14:textId="77777777" w:rsidR="00C95140" w:rsidRDefault="00C95140" w:rsidP="00FF7E45">
      <w:pPr>
        <w:pStyle w:val="BodyText1"/>
        <w:spacing w:after="240"/>
        <w:ind w:left="86" w:right="18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bookmarkEnd w:id="776"/>
    <w:p w14:paraId="409A8D28" w14:textId="7D7F3EBD" w:rsidR="00C95140" w:rsidRDefault="00C95140" w:rsidP="007349C0">
      <w:pPr>
        <w:pStyle w:val="BodyText1"/>
      </w:pPr>
      <w:r>
        <w:rPr>
          <w:b/>
        </w:rPr>
        <w:t>Table 7.1.1</w:t>
      </w:r>
      <w:r w:rsidR="00561B8B">
        <w:rPr>
          <w:b/>
        </w:rPr>
        <w:t>8</w:t>
      </w:r>
      <w:r>
        <w:rPr>
          <w:b/>
        </w:rPr>
        <w:t xml:space="preserve"> </w:t>
      </w:r>
      <w:bookmarkStart w:id="778" w:name="_Hlk15379982"/>
      <w:r>
        <w:t xml:space="preserve">presents the main buyers of harvested maize in the ZOI Survey. </w:t>
      </w:r>
      <w:r>
        <w:rPr>
          <w:highlight w:val="yellow"/>
        </w:rPr>
        <w:t>[Discuss findings. Who are the main buyers</w:t>
      </w:r>
      <w:r w:rsidRPr="00BD3E51">
        <w:rPr>
          <w:highlight w:val="yellow"/>
        </w:rPr>
        <w:t>? Were any results statistically different comparing males to females, young to old?]</w:t>
      </w:r>
    </w:p>
    <w:p w14:paraId="1596C77B" w14:textId="77777777" w:rsidR="00402775" w:rsidRDefault="00402775" w:rsidP="007349C0">
      <w:pPr>
        <w:pStyle w:val="BodyText1"/>
      </w:pPr>
    </w:p>
    <w:p w14:paraId="042607A2" w14:textId="18781AE2" w:rsidR="00C95140" w:rsidRPr="0017693A" w:rsidRDefault="00C95140" w:rsidP="007349C0">
      <w:pPr>
        <w:pStyle w:val="Tabletitle"/>
      </w:pPr>
      <w:bookmarkStart w:id="779" w:name="_Toc63673104"/>
      <w:bookmarkEnd w:id="778"/>
      <w:r w:rsidRPr="0017693A">
        <w:lastRenderedPageBreak/>
        <w:t xml:space="preserve">Table </w:t>
      </w:r>
      <w:r>
        <w:t>7</w:t>
      </w:r>
      <w:r w:rsidRPr="0017693A">
        <w:t>.1.1</w:t>
      </w:r>
      <w:r w:rsidR="00561B8B">
        <w:t>8</w:t>
      </w:r>
      <w:r>
        <w:t>:</w:t>
      </w:r>
      <w:r w:rsidRPr="0017693A">
        <w:t xml:space="preserve"> Main </w:t>
      </w:r>
      <w:r>
        <w:t>B</w:t>
      </w:r>
      <w:r w:rsidRPr="0017693A">
        <w:t xml:space="preserve">uyers of </w:t>
      </w:r>
      <w:r>
        <w:t>M</w:t>
      </w:r>
      <w:r w:rsidRPr="0017693A">
        <w:t xml:space="preserve">aize </w:t>
      </w:r>
      <w:r>
        <w:t xml:space="preserve">Produced </w:t>
      </w:r>
      <w:r w:rsidRPr="0017693A">
        <w:t>in the ZOI</w:t>
      </w:r>
      <w:r>
        <w:t xml:space="preserve"> by Farm Size</w:t>
      </w:r>
      <w:r w:rsidRPr="0017693A">
        <w:t xml:space="preserve">, </w:t>
      </w:r>
      <w:r>
        <w:t>in T</w:t>
      </w:r>
      <w:r w:rsidRPr="0017693A">
        <w:t xml:space="preserve">otal and by </w:t>
      </w:r>
      <w:r>
        <w:t>F</w:t>
      </w:r>
      <w:r w:rsidRPr="0017693A">
        <w:t xml:space="preserve">armers’ </w:t>
      </w:r>
      <w:r>
        <w:t>S</w:t>
      </w:r>
      <w:r w:rsidRPr="0017693A">
        <w:t xml:space="preserve">ex and </w:t>
      </w:r>
      <w:r>
        <w:t>A</w:t>
      </w:r>
      <w:r w:rsidRPr="0017693A">
        <w:t>ge</w:t>
      </w:r>
      <w:bookmarkEnd w:id="779"/>
    </w:p>
    <w:tbl>
      <w:tblPr>
        <w:tblW w:w="0" w:type="auto"/>
        <w:tblLayout w:type="fixed"/>
        <w:tblLook w:val="04A0" w:firstRow="1" w:lastRow="0" w:firstColumn="1" w:lastColumn="0" w:noHBand="0" w:noVBand="1"/>
      </w:tblPr>
      <w:tblGrid>
        <w:gridCol w:w="2810"/>
        <w:gridCol w:w="1078"/>
        <w:gridCol w:w="990"/>
        <w:gridCol w:w="990"/>
        <w:gridCol w:w="624"/>
        <w:gridCol w:w="9"/>
        <w:gridCol w:w="227"/>
        <w:gridCol w:w="9"/>
        <w:gridCol w:w="1021"/>
        <w:gridCol w:w="1080"/>
        <w:gridCol w:w="619"/>
        <w:gridCol w:w="12"/>
      </w:tblGrid>
      <w:tr w:rsidR="00402775" w:rsidRPr="007349C0" w14:paraId="3B795672" w14:textId="77777777" w:rsidTr="00402775">
        <w:trPr>
          <w:gridAfter w:val="1"/>
          <w:wAfter w:w="12" w:type="dxa"/>
          <w:tblHeader/>
        </w:trPr>
        <w:tc>
          <w:tcPr>
            <w:tcW w:w="2810" w:type="dxa"/>
            <w:vMerge w:val="restart"/>
            <w:tcBorders>
              <w:top w:val="single" w:sz="4" w:space="0" w:color="auto"/>
              <w:left w:val="nil"/>
              <w:bottom w:val="single" w:sz="4" w:space="0" w:color="000000"/>
              <w:right w:val="nil"/>
            </w:tcBorders>
            <w:shd w:val="clear" w:color="000000" w:fill="387990"/>
            <w:vAlign w:val="bottom"/>
            <w:hideMark/>
          </w:tcPr>
          <w:p w14:paraId="41FF8BFF" w14:textId="77777777" w:rsidR="00C95140" w:rsidRPr="007349C0" w:rsidRDefault="00C95140" w:rsidP="007349C0">
            <w:pPr>
              <w:widowControl/>
              <w:spacing w:line="259" w:lineRule="auto"/>
              <w:rPr>
                <w:rFonts w:eastAsia="Times New Roman" w:cs="Times New Roman"/>
                <w:b/>
                <w:bCs/>
                <w:color w:val="FFFFFF"/>
                <w:sz w:val="20"/>
                <w:szCs w:val="20"/>
              </w:rPr>
            </w:pPr>
            <w:bookmarkStart w:id="780" w:name="_Hlk15380097"/>
            <w:r w:rsidRPr="007349C0">
              <w:rPr>
                <w:rFonts w:eastAsia="Times New Roman" w:cs="Times New Roman"/>
                <w:b/>
                <w:bCs/>
                <w:color w:val="FFFFFF"/>
                <w:sz w:val="20"/>
                <w:szCs w:val="20"/>
              </w:rPr>
              <w:t>Main buyer of maize</w:t>
            </w:r>
          </w:p>
        </w:tc>
        <w:tc>
          <w:tcPr>
            <w:tcW w:w="1078" w:type="dxa"/>
            <w:vMerge w:val="restart"/>
            <w:tcBorders>
              <w:top w:val="single" w:sz="4" w:space="0" w:color="auto"/>
              <w:left w:val="nil"/>
              <w:bottom w:val="nil"/>
              <w:right w:val="nil"/>
            </w:tcBorders>
            <w:shd w:val="clear" w:color="000000" w:fill="387990"/>
            <w:vAlign w:val="bottom"/>
            <w:hideMark/>
          </w:tcPr>
          <w:p w14:paraId="03AA8DAE"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Total</w:t>
            </w:r>
          </w:p>
        </w:tc>
        <w:tc>
          <w:tcPr>
            <w:tcW w:w="2604" w:type="dxa"/>
            <w:gridSpan w:val="3"/>
            <w:tcBorders>
              <w:top w:val="single" w:sz="4" w:space="0" w:color="auto"/>
              <w:left w:val="nil"/>
              <w:bottom w:val="single" w:sz="4" w:space="0" w:color="FFFFFF"/>
              <w:right w:val="nil"/>
            </w:tcBorders>
            <w:shd w:val="clear" w:color="000000" w:fill="387990"/>
            <w:vAlign w:val="center"/>
            <w:hideMark/>
          </w:tcPr>
          <w:p w14:paraId="410A1019"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Sex</w:t>
            </w:r>
          </w:p>
        </w:tc>
        <w:tc>
          <w:tcPr>
            <w:tcW w:w="236" w:type="dxa"/>
            <w:gridSpan w:val="2"/>
            <w:tcBorders>
              <w:top w:val="single" w:sz="4" w:space="0" w:color="auto"/>
              <w:left w:val="nil"/>
              <w:bottom w:val="nil"/>
              <w:right w:val="nil"/>
            </w:tcBorders>
            <w:shd w:val="clear" w:color="000000" w:fill="387990"/>
            <w:vAlign w:val="center"/>
            <w:hideMark/>
          </w:tcPr>
          <w:p w14:paraId="3A18584A" w14:textId="77777777" w:rsidR="00C95140" w:rsidRPr="007349C0" w:rsidRDefault="00C95140"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2729" w:type="dxa"/>
            <w:gridSpan w:val="4"/>
            <w:tcBorders>
              <w:top w:val="single" w:sz="4" w:space="0" w:color="auto"/>
              <w:left w:val="nil"/>
              <w:bottom w:val="single" w:sz="4" w:space="0" w:color="FFFFFF"/>
              <w:right w:val="nil"/>
            </w:tcBorders>
            <w:shd w:val="clear" w:color="000000" w:fill="387990"/>
            <w:vAlign w:val="center"/>
            <w:hideMark/>
          </w:tcPr>
          <w:p w14:paraId="52FFD41E" w14:textId="1DE9975C"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402775" w:rsidRPr="007349C0" w14:paraId="42D086D7" w14:textId="77777777" w:rsidTr="00402775">
        <w:trPr>
          <w:tblHeader/>
        </w:trPr>
        <w:tc>
          <w:tcPr>
            <w:tcW w:w="2810" w:type="dxa"/>
            <w:vMerge/>
            <w:tcBorders>
              <w:top w:val="single" w:sz="4" w:space="0" w:color="auto"/>
              <w:left w:val="nil"/>
              <w:bottom w:val="single" w:sz="4" w:space="0" w:color="000000"/>
              <w:right w:val="nil"/>
            </w:tcBorders>
            <w:vAlign w:val="center"/>
            <w:hideMark/>
          </w:tcPr>
          <w:p w14:paraId="38F61B32"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1078" w:type="dxa"/>
            <w:vMerge/>
            <w:tcBorders>
              <w:top w:val="single" w:sz="4" w:space="0" w:color="auto"/>
              <w:left w:val="nil"/>
              <w:bottom w:val="nil"/>
              <w:right w:val="nil"/>
            </w:tcBorders>
            <w:vAlign w:val="center"/>
            <w:hideMark/>
          </w:tcPr>
          <w:p w14:paraId="547E277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06BC624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Female</w:t>
            </w:r>
          </w:p>
        </w:tc>
        <w:tc>
          <w:tcPr>
            <w:tcW w:w="990" w:type="dxa"/>
            <w:tcBorders>
              <w:top w:val="nil"/>
              <w:left w:val="nil"/>
              <w:bottom w:val="nil"/>
              <w:right w:val="nil"/>
            </w:tcBorders>
            <w:shd w:val="clear" w:color="000000" w:fill="387990"/>
            <w:vAlign w:val="center"/>
            <w:hideMark/>
          </w:tcPr>
          <w:p w14:paraId="04126502"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Male</w:t>
            </w:r>
          </w:p>
        </w:tc>
        <w:tc>
          <w:tcPr>
            <w:tcW w:w="633" w:type="dxa"/>
            <w:gridSpan w:val="2"/>
            <w:vMerge w:val="restart"/>
            <w:tcBorders>
              <w:top w:val="nil"/>
              <w:left w:val="nil"/>
              <w:right w:val="nil"/>
            </w:tcBorders>
            <w:shd w:val="clear" w:color="000000" w:fill="387990"/>
            <w:vAlign w:val="bottom"/>
            <w:hideMark/>
          </w:tcPr>
          <w:p w14:paraId="62390A49" w14:textId="41200874" w:rsidR="00B8001A" w:rsidRPr="007349C0" w:rsidRDefault="00B8001A" w:rsidP="008D1A1F">
            <w:pPr>
              <w:widowControl/>
              <w:spacing w:line="259" w:lineRule="auto"/>
              <w:jc w:val="center"/>
              <w:rPr>
                <w:rFonts w:eastAsia="Times New Roman" w:cs="Times New Roman"/>
                <w:b/>
                <w:bCs/>
                <w:color w:val="FFFFFF"/>
                <w:sz w:val="20"/>
                <w:szCs w:val="20"/>
              </w:rPr>
            </w:pPr>
          </w:p>
          <w:p w14:paraId="50B9A7D6" w14:textId="414C6CCF" w:rsidR="00B8001A" w:rsidRPr="007349C0" w:rsidRDefault="00B8001A">
            <w:pPr>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
        </w:tc>
        <w:tc>
          <w:tcPr>
            <w:tcW w:w="236" w:type="dxa"/>
            <w:gridSpan w:val="2"/>
            <w:tcBorders>
              <w:top w:val="nil"/>
              <w:left w:val="nil"/>
              <w:bottom w:val="nil"/>
              <w:right w:val="nil"/>
            </w:tcBorders>
            <w:shd w:val="clear" w:color="000000" w:fill="387990"/>
            <w:vAlign w:val="center"/>
            <w:hideMark/>
          </w:tcPr>
          <w:p w14:paraId="7D6899BA"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021" w:type="dxa"/>
            <w:tcBorders>
              <w:top w:val="nil"/>
              <w:left w:val="nil"/>
              <w:bottom w:val="nil"/>
              <w:right w:val="nil"/>
            </w:tcBorders>
            <w:shd w:val="clear" w:color="000000" w:fill="387990"/>
            <w:vAlign w:val="center"/>
            <w:hideMark/>
          </w:tcPr>
          <w:p w14:paraId="30DE5E5F" w14:textId="25607605"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15-29 </w:t>
            </w:r>
          </w:p>
        </w:tc>
        <w:tc>
          <w:tcPr>
            <w:tcW w:w="1080" w:type="dxa"/>
            <w:tcBorders>
              <w:top w:val="nil"/>
              <w:left w:val="nil"/>
              <w:bottom w:val="nil"/>
              <w:right w:val="nil"/>
            </w:tcBorders>
            <w:shd w:val="clear" w:color="000000" w:fill="387990"/>
            <w:vAlign w:val="center"/>
            <w:hideMark/>
          </w:tcPr>
          <w:p w14:paraId="5DD72845" w14:textId="009C703E"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30+ </w:t>
            </w:r>
          </w:p>
        </w:tc>
        <w:tc>
          <w:tcPr>
            <w:tcW w:w="631" w:type="dxa"/>
            <w:gridSpan w:val="2"/>
            <w:vMerge w:val="restart"/>
            <w:tcBorders>
              <w:top w:val="nil"/>
              <w:left w:val="nil"/>
              <w:right w:val="nil"/>
            </w:tcBorders>
            <w:shd w:val="clear" w:color="000000" w:fill="387990"/>
            <w:vAlign w:val="bottom"/>
            <w:hideMark/>
          </w:tcPr>
          <w:p w14:paraId="30E0A887" w14:textId="313C6703" w:rsidR="00B8001A" w:rsidRPr="007349C0" w:rsidRDefault="00B8001A" w:rsidP="008D1A1F">
            <w:pPr>
              <w:widowControl/>
              <w:spacing w:line="259" w:lineRule="auto"/>
              <w:jc w:val="center"/>
              <w:rPr>
                <w:rFonts w:eastAsia="Times New Roman" w:cs="Times New Roman"/>
                <w:b/>
                <w:bCs/>
                <w:color w:val="FFFFFF"/>
                <w:sz w:val="20"/>
                <w:szCs w:val="20"/>
              </w:rPr>
            </w:pPr>
          </w:p>
          <w:p w14:paraId="2230BD07" w14:textId="35AE067B" w:rsidR="00B8001A" w:rsidRPr="007349C0" w:rsidRDefault="00B8001A">
            <w:pPr>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
        </w:tc>
      </w:tr>
      <w:tr w:rsidR="00402775" w:rsidRPr="007349C0" w14:paraId="692D376C" w14:textId="77777777" w:rsidTr="00402775">
        <w:trPr>
          <w:tblHeader/>
        </w:trPr>
        <w:tc>
          <w:tcPr>
            <w:tcW w:w="2810" w:type="dxa"/>
            <w:vMerge/>
            <w:tcBorders>
              <w:top w:val="single" w:sz="4" w:space="0" w:color="auto"/>
              <w:left w:val="nil"/>
              <w:bottom w:val="single" w:sz="4" w:space="0" w:color="000000"/>
              <w:right w:val="nil"/>
            </w:tcBorders>
            <w:vAlign w:val="center"/>
            <w:hideMark/>
          </w:tcPr>
          <w:p w14:paraId="54D1C30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1078" w:type="dxa"/>
            <w:tcBorders>
              <w:top w:val="nil"/>
              <w:left w:val="nil"/>
              <w:bottom w:val="single" w:sz="4" w:space="0" w:color="auto"/>
              <w:right w:val="nil"/>
            </w:tcBorders>
            <w:shd w:val="clear" w:color="000000" w:fill="387990"/>
            <w:vAlign w:val="center"/>
            <w:hideMark/>
          </w:tcPr>
          <w:p w14:paraId="0E335349"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620EE166"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6FE9E3A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33" w:type="dxa"/>
            <w:gridSpan w:val="2"/>
            <w:vMerge/>
            <w:tcBorders>
              <w:left w:val="nil"/>
              <w:bottom w:val="single" w:sz="4" w:space="0" w:color="auto"/>
              <w:right w:val="nil"/>
            </w:tcBorders>
            <w:shd w:val="clear" w:color="000000" w:fill="387990"/>
            <w:vAlign w:val="center"/>
            <w:hideMark/>
          </w:tcPr>
          <w:p w14:paraId="7ACEDF65" w14:textId="75FC1185" w:rsidR="00B8001A" w:rsidRPr="007349C0" w:rsidRDefault="00B8001A" w:rsidP="007349C0">
            <w:pPr>
              <w:widowControl/>
              <w:spacing w:line="259" w:lineRule="auto"/>
              <w:jc w:val="center"/>
              <w:rPr>
                <w:rFonts w:eastAsia="Times New Roman" w:cs="Times New Roman"/>
                <w:b/>
                <w:bCs/>
                <w:color w:val="FFFFFF"/>
                <w:sz w:val="20"/>
                <w:szCs w:val="20"/>
              </w:rPr>
            </w:pPr>
          </w:p>
        </w:tc>
        <w:tc>
          <w:tcPr>
            <w:tcW w:w="236" w:type="dxa"/>
            <w:gridSpan w:val="2"/>
            <w:tcBorders>
              <w:top w:val="nil"/>
              <w:left w:val="nil"/>
              <w:bottom w:val="single" w:sz="4" w:space="0" w:color="auto"/>
              <w:right w:val="nil"/>
            </w:tcBorders>
            <w:shd w:val="clear" w:color="000000" w:fill="387990"/>
            <w:vAlign w:val="center"/>
            <w:hideMark/>
          </w:tcPr>
          <w:p w14:paraId="6D5D1735"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021" w:type="dxa"/>
            <w:tcBorders>
              <w:top w:val="nil"/>
              <w:left w:val="nil"/>
              <w:bottom w:val="single" w:sz="4" w:space="0" w:color="auto"/>
              <w:right w:val="nil"/>
            </w:tcBorders>
            <w:shd w:val="clear" w:color="000000" w:fill="387990"/>
            <w:vAlign w:val="center"/>
            <w:hideMark/>
          </w:tcPr>
          <w:p w14:paraId="27502D4A"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1080" w:type="dxa"/>
            <w:tcBorders>
              <w:top w:val="nil"/>
              <w:left w:val="nil"/>
              <w:bottom w:val="single" w:sz="4" w:space="0" w:color="auto"/>
              <w:right w:val="nil"/>
            </w:tcBorders>
            <w:shd w:val="clear" w:color="000000" w:fill="387990"/>
            <w:vAlign w:val="center"/>
            <w:hideMark/>
          </w:tcPr>
          <w:p w14:paraId="49E62C0D"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31" w:type="dxa"/>
            <w:gridSpan w:val="2"/>
            <w:vMerge/>
            <w:tcBorders>
              <w:left w:val="nil"/>
              <w:bottom w:val="single" w:sz="4" w:space="0" w:color="auto"/>
              <w:right w:val="nil"/>
            </w:tcBorders>
            <w:shd w:val="clear" w:color="000000" w:fill="387990"/>
            <w:vAlign w:val="center"/>
            <w:hideMark/>
          </w:tcPr>
          <w:p w14:paraId="1E34C318" w14:textId="5CB1ED12" w:rsidR="00B8001A" w:rsidRPr="007349C0" w:rsidRDefault="00B8001A" w:rsidP="007349C0">
            <w:pPr>
              <w:widowControl/>
              <w:spacing w:line="259" w:lineRule="auto"/>
              <w:jc w:val="center"/>
              <w:rPr>
                <w:rFonts w:eastAsia="Times New Roman" w:cs="Times New Roman"/>
                <w:b/>
                <w:bCs/>
                <w:color w:val="FFFFFF"/>
                <w:sz w:val="20"/>
                <w:szCs w:val="20"/>
              </w:rPr>
            </w:pPr>
          </w:p>
        </w:tc>
      </w:tr>
      <w:tr w:rsidR="00402775" w:rsidRPr="007349C0" w14:paraId="1CCD52E9" w14:textId="77777777" w:rsidTr="00402775">
        <w:tc>
          <w:tcPr>
            <w:tcW w:w="2810" w:type="dxa"/>
            <w:tcBorders>
              <w:top w:val="nil"/>
              <w:left w:val="nil"/>
              <w:bottom w:val="nil"/>
              <w:right w:val="nil"/>
            </w:tcBorders>
            <w:shd w:val="clear" w:color="000000" w:fill="DEEAF6"/>
            <w:vAlign w:val="center"/>
            <w:hideMark/>
          </w:tcPr>
          <w:p w14:paraId="06B423EC"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w:t>
            </w:r>
          </w:p>
        </w:tc>
        <w:tc>
          <w:tcPr>
            <w:tcW w:w="1078" w:type="dxa"/>
            <w:tcBorders>
              <w:top w:val="nil"/>
              <w:left w:val="nil"/>
              <w:bottom w:val="nil"/>
              <w:right w:val="nil"/>
            </w:tcBorders>
            <w:shd w:val="clear" w:color="000000" w:fill="DEEAF6"/>
            <w:vAlign w:val="center"/>
            <w:hideMark/>
          </w:tcPr>
          <w:p w14:paraId="47D2C79C" w14:textId="147DBC6A" w:rsidR="00C95140" w:rsidRPr="007349C0" w:rsidRDefault="00C95140" w:rsidP="007349C0">
            <w:pPr>
              <w:widowControl/>
              <w:spacing w:line="259" w:lineRule="auto"/>
              <w:jc w:val="center"/>
              <w:rPr>
                <w:rFonts w:eastAsia="Times New Roman" w:cs="Times New Roman"/>
                <w:b/>
                <w:bCs/>
                <w:sz w:val="20"/>
                <w:szCs w:val="20"/>
              </w:rPr>
            </w:pPr>
          </w:p>
        </w:tc>
        <w:tc>
          <w:tcPr>
            <w:tcW w:w="990" w:type="dxa"/>
            <w:tcBorders>
              <w:top w:val="nil"/>
              <w:left w:val="nil"/>
              <w:bottom w:val="nil"/>
              <w:right w:val="nil"/>
            </w:tcBorders>
            <w:shd w:val="clear" w:color="000000" w:fill="DEEAF6"/>
            <w:vAlign w:val="center"/>
            <w:hideMark/>
          </w:tcPr>
          <w:p w14:paraId="7C409252" w14:textId="36B1FD4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543A4E25" w14:textId="654DA324"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nil"/>
              <w:right w:val="nil"/>
            </w:tcBorders>
            <w:shd w:val="clear" w:color="000000" w:fill="DEEAF6"/>
            <w:vAlign w:val="center"/>
            <w:hideMark/>
          </w:tcPr>
          <w:p w14:paraId="5BD4D31B" w14:textId="6E7897EF"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000000" w:fill="DEEAF6"/>
            <w:vAlign w:val="center"/>
            <w:hideMark/>
          </w:tcPr>
          <w:p w14:paraId="0EB3A1B5" w14:textId="23698F55"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000000" w:fill="DEEAF6"/>
            <w:vAlign w:val="center"/>
            <w:hideMark/>
          </w:tcPr>
          <w:p w14:paraId="1C4F49A3" w14:textId="23AC6BC0"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nil"/>
              <w:right w:val="nil"/>
            </w:tcBorders>
            <w:shd w:val="clear" w:color="000000" w:fill="DEEAF6"/>
            <w:vAlign w:val="center"/>
            <w:hideMark/>
          </w:tcPr>
          <w:p w14:paraId="28C8C47D" w14:textId="28AE5D3F"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nil"/>
              <w:right w:val="nil"/>
            </w:tcBorders>
            <w:shd w:val="clear" w:color="000000" w:fill="DEEAF6"/>
            <w:noWrap/>
            <w:vAlign w:val="center"/>
            <w:hideMark/>
          </w:tcPr>
          <w:p w14:paraId="3926B3D2" w14:textId="443C1214"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3D0AE4CC"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BF28366"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71A78FDB" w14:textId="4F8E5B1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446C06A" w14:textId="2349425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9508616" w14:textId="4C8209C6"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5134E331" w14:textId="33BDBD6F"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4FCA989" w14:textId="11191043"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C00EBB3" w14:textId="09919204"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6A5F007A" w14:textId="309B555B"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9A228FA" w14:textId="52265CD9"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5995989A" w14:textId="77777777" w:rsidTr="00402775">
        <w:tc>
          <w:tcPr>
            <w:tcW w:w="2810" w:type="dxa"/>
            <w:tcBorders>
              <w:top w:val="nil"/>
              <w:left w:val="nil"/>
              <w:bottom w:val="nil"/>
              <w:right w:val="nil"/>
            </w:tcBorders>
            <w:shd w:val="clear" w:color="auto" w:fill="auto"/>
            <w:vAlign w:val="center"/>
            <w:hideMark/>
          </w:tcPr>
          <w:p w14:paraId="65F8481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00F370DB"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163D3FC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46C3797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541707CE" w14:textId="24C4D40A"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129355E3"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3952961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3054EC2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44F3D740" w14:textId="2E0749FE"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8711430"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B0C2A6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7CC499AB" w14:textId="68AE5E4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D4841EA" w14:textId="0462BA4F"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8156D2B" w14:textId="5A92223E"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690A0F8B" w14:textId="3338918C"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42032A54" w14:textId="1C34665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0E7BA266" w14:textId="214750E8"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3811DA47" w14:textId="47F78F53"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1FEFAA9D" w14:textId="7F424215"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3D5941C2" w14:textId="77777777" w:rsidTr="00402775">
        <w:tc>
          <w:tcPr>
            <w:tcW w:w="2810" w:type="dxa"/>
            <w:tcBorders>
              <w:top w:val="nil"/>
              <w:left w:val="nil"/>
              <w:bottom w:val="nil"/>
              <w:right w:val="nil"/>
            </w:tcBorders>
            <w:shd w:val="clear" w:color="auto" w:fill="auto"/>
            <w:vAlign w:val="center"/>
            <w:hideMark/>
          </w:tcPr>
          <w:p w14:paraId="3520566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349F3C2E"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5BD4823B"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0295034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29AA84B8" w14:textId="2BEE2527"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0DB251DA"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0CFADBD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0ED13B3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0BD9CB4F" w14:textId="6A141704"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9DB0394"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243C81D3" w14:textId="01A5CD13"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 number of farmers</w:t>
            </w:r>
            <w:r w:rsidR="00604287">
              <w:rPr>
                <w:rFonts w:eastAsia="Times New Roman" w:cs="Times New Roman"/>
                <w:b/>
                <w:bCs/>
                <w:sz w:val="20"/>
                <w:szCs w:val="20"/>
              </w:rPr>
              <w:t xml:space="preserve"> who sold maize</w:t>
            </w:r>
            <w:r w:rsidR="004B705E">
              <w:rPr>
                <w:rFonts w:eastAsia="Times New Roman" w:cs="Times New Roman"/>
                <w:b/>
                <w:bCs/>
                <w:color w:val="auto"/>
                <w:sz w:val="20"/>
                <w:szCs w:val="20"/>
              </w:rPr>
              <w:t xml:space="preserve"> (</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404D4708" w14:textId="1FC3EA1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FAACD67" w14:textId="39F854F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0696DDE9" w14:textId="06DF5A33"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64CBDFED" w14:textId="4194164B"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C5A6E58" w14:textId="692804D3"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344831B6" w14:textId="3F4DFABA"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50A7E3D0" w14:textId="2D9896E0"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3DB9474" w14:textId="51E0D907"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C1A3A3B" w14:textId="77777777" w:rsidTr="00402775">
        <w:tc>
          <w:tcPr>
            <w:tcW w:w="2810" w:type="dxa"/>
            <w:tcBorders>
              <w:top w:val="nil"/>
              <w:left w:val="nil"/>
              <w:bottom w:val="single" w:sz="4" w:space="0" w:color="auto"/>
              <w:right w:val="nil"/>
            </w:tcBorders>
            <w:shd w:val="clear" w:color="000000" w:fill="DDEBF7"/>
            <w:vAlign w:val="center"/>
            <w:hideMark/>
          </w:tcPr>
          <w:p w14:paraId="52250BA6"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Farm size</w:t>
            </w:r>
          </w:p>
        </w:tc>
        <w:tc>
          <w:tcPr>
            <w:tcW w:w="1078" w:type="dxa"/>
            <w:tcBorders>
              <w:top w:val="nil"/>
              <w:left w:val="nil"/>
              <w:bottom w:val="single" w:sz="4" w:space="0" w:color="auto"/>
              <w:right w:val="nil"/>
            </w:tcBorders>
            <w:shd w:val="clear" w:color="000000" w:fill="DDEBF7"/>
            <w:vAlign w:val="center"/>
            <w:hideMark/>
          </w:tcPr>
          <w:p w14:paraId="723CB2B2" w14:textId="39F2D09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vAlign w:val="center"/>
            <w:hideMark/>
          </w:tcPr>
          <w:p w14:paraId="1DA05D3D" w14:textId="3338EBAD"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vAlign w:val="center"/>
            <w:hideMark/>
          </w:tcPr>
          <w:p w14:paraId="2C25A954" w14:textId="29B615E1"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single" w:sz="4" w:space="0" w:color="auto"/>
              <w:right w:val="nil"/>
            </w:tcBorders>
            <w:shd w:val="clear" w:color="000000" w:fill="DDEBF7"/>
            <w:vAlign w:val="center"/>
            <w:hideMark/>
          </w:tcPr>
          <w:p w14:paraId="3BDDCFE3" w14:textId="49721DE6"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000000" w:fill="DDEBF7"/>
            <w:vAlign w:val="center"/>
            <w:hideMark/>
          </w:tcPr>
          <w:p w14:paraId="477CFF2C" w14:textId="39F1CD22"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000000" w:fill="DDEBF7"/>
            <w:vAlign w:val="center"/>
            <w:hideMark/>
          </w:tcPr>
          <w:p w14:paraId="21560E4F" w14:textId="0C575D42"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000000" w:fill="DDEBF7"/>
            <w:vAlign w:val="center"/>
            <w:hideMark/>
          </w:tcPr>
          <w:p w14:paraId="7D6F9F92" w14:textId="0EA16088"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single" w:sz="4" w:space="0" w:color="auto"/>
              <w:right w:val="nil"/>
            </w:tcBorders>
            <w:shd w:val="clear" w:color="000000" w:fill="DDEBF7"/>
            <w:noWrap/>
            <w:vAlign w:val="center"/>
            <w:hideMark/>
          </w:tcPr>
          <w:p w14:paraId="3E49B10E" w14:textId="6000F3AE"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1A8F0D95" w14:textId="77777777" w:rsidTr="00402775">
        <w:tc>
          <w:tcPr>
            <w:tcW w:w="2810" w:type="dxa"/>
            <w:tcBorders>
              <w:top w:val="nil"/>
              <w:left w:val="nil"/>
              <w:bottom w:val="nil"/>
              <w:right w:val="nil"/>
            </w:tcBorders>
            <w:shd w:val="clear" w:color="000000" w:fill="DEEAF6"/>
            <w:vAlign w:val="center"/>
            <w:hideMark/>
          </w:tcPr>
          <w:p w14:paraId="0538C29A"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Smallholder</w:t>
            </w:r>
          </w:p>
        </w:tc>
        <w:tc>
          <w:tcPr>
            <w:tcW w:w="1078" w:type="dxa"/>
            <w:tcBorders>
              <w:top w:val="nil"/>
              <w:left w:val="nil"/>
              <w:bottom w:val="nil"/>
              <w:right w:val="nil"/>
            </w:tcBorders>
            <w:shd w:val="clear" w:color="000000" w:fill="DEEAF6"/>
            <w:vAlign w:val="center"/>
            <w:hideMark/>
          </w:tcPr>
          <w:p w14:paraId="6D8E4743" w14:textId="1F9155D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0650D3D3" w14:textId="25970E1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65DAEA24" w14:textId="2F0390C5"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nil"/>
              <w:right w:val="nil"/>
            </w:tcBorders>
            <w:shd w:val="clear" w:color="000000" w:fill="DEEAF6"/>
            <w:vAlign w:val="center"/>
            <w:hideMark/>
          </w:tcPr>
          <w:p w14:paraId="1A555287" w14:textId="36D5B34D"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000000" w:fill="DEEAF6"/>
            <w:vAlign w:val="center"/>
            <w:hideMark/>
          </w:tcPr>
          <w:p w14:paraId="564BCAA6" w14:textId="3F4C73B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000000" w:fill="DEEAF6"/>
            <w:vAlign w:val="center"/>
            <w:hideMark/>
          </w:tcPr>
          <w:p w14:paraId="34AA38B1" w14:textId="73008FD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nil"/>
              <w:right w:val="nil"/>
            </w:tcBorders>
            <w:shd w:val="clear" w:color="000000" w:fill="DEEAF6"/>
            <w:vAlign w:val="center"/>
            <w:hideMark/>
          </w:tcPr>
          <w:p w14:paraId="014DB7D8" w14:textId="779B332C"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nil"/>
              <w:right w:val="nil"/>
            </w:tcBorders>
            <w:shd w:val="clear" w:color="000000" w:fill="DEEAF6"/>
            <w:noWrap/>
            <w:vAlign w:val="center"/>
            <w:hideMark/>
          </w:tcPr>
          <w:p w14:paraId="1D928F45" w14:textId="180719C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1B030BBD"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7D08BEF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5393FEC3" w14:textId="63754F7E"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FA15109" w14:textId="2677914E"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AAEAA14" w14:textId="540E32D4"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39BF72A5" w14:textId="3FC0D285"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009DF252" w14:textId="63591A8C"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4665E71D" w14:textId="6C5C4BB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4E602DA2" w14:textId="2BD1AA09"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AC38CF2" w14:textId="2574ED2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5A95F9F" w14:textId="77777777" w:rsidTr="00402775">
        <w:tc>
          <w:tcPr>
            <w:tcW w:w="2810" w:type="dxa"/>
            <w:tcBorders>
              <w:top w:val="nil"/>
              <w:left w:val="nil"/>
              <w:bottom w:val="nil"/>
              <w:right w:val="nil"/>
            </w:tcBorders>
            <w:shd w:val="clear" w:color="auto" w:fill="auto"/>
            <w:vAlign w:val="center"/>
            <w:hideMark/>
          </w:tcPr>
          <w:p w14:paraId="5EE613BF"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3B90682B"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DF9150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47A8C4D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3093A23A" w14:textId="11BB528E"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2AC3612A"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247356C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77D51E4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45F79203" w14:textId="5A5AD372"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F30312B"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DC62B2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06717F10" w14:textId="696EAFA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B2435C5" w14:textId="56558171"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72F9FCE" w14:textId="2953BBD8"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0912887E" w14:textId="0C5A279C"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270AF768" w14:textId="79AE52D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6AC21C02" w14:textId="2FAD647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33B960A7" w14:textId="29F3F908"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69BDBE08" w14:textId="0FA56C8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6D8D33E2" w14:textId="77777777" w:rsidTr="00402775">
        <w:tc>
          <w:tcPr>
            <w:tcW w:w="2810" w:type="dxa"/>
            <w:tcBorders>
              <w:top w:val="nil"/>
              <w:left w:val="nil"/>
              <w:bottom w:val="nil"/>
              <w:right w:val="nil"/>
            </w:tcBorders>
            <w:shd w:val="clear" w:color="auto" w:fill="auto"/>
            <w:vAlign w:val="center"/>
            <w:hideMark/>
          </w:tcPr>
          <w:p w14:paraId="66DB068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7B973772"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733703A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2094059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69A76FA8" w14:textId="5841D2A8"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57737F42"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04E5F12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0461276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1E318A23" w14:textId="703B5FC7"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01C68FDA"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D0C56C4" w14:textId="7708761F"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smallholder farmers</w:t>
            </w:r>
            <w:r w:rsidR="004B705E">
              <w:rPr>
                <w:rFonts w:eastAsia="Times New Roman" w:cs="Times New Roman"/>
                <w:b/>
                <w:bCs/>
                <w:color w:val="auto"/>
                <w:sz w:val="20"/>
                <w:szCs w:val="20"/>
              </w:rPr>
              <w:t xml:space="preserve"> </w:t>
            </w:r>
            <w:r w:rsidR="00604287">
              <w:rPr>
                <w:rFonts w:eastAsia="Times New Roman" w:cs="Times New Roman"/>
                <w:b/>
                <w:bCs/>
                <w:color w:val="auto"/>
                <w:sz w:val="20"/>
                <w:szCs w:val="20"/>
              </w:rPr>
              <w:t xml:space="preserve">who sold maize </w:t>
            </w:r>
            <w:r w:rsidR="004B705E">
              <w:rPr>
                <w:rFonts w:eastAsia="Times New Roman" w:cs="Times New Roman"/>
                <w:b/>
                <w:bCs/>
                <w:color w:val="auto"/>
                <w:sz w:val="20"/>
                <w:szCs w:val="20"/>
              </w:rPr>
              <w:t>(</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3D698C2C" w14:textId="30D652F3"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5334E33" w14:textId="2938FF4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C4BC8AD" w14:textId="0AA6402E"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325E7FFF" w14:textId="26F8E214"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6E6129E2" w14:textId="3505EA0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2090B18C" w14:textId="3EF05421"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69F817CE" w14:textId="24D84F4E"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6DB632C5" w14:textId="19672A98"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DDF3D1A" w14:textId="77777777" w:rsidTr="00402775">
        <w:tc>
          <w:tcPr>
            <w:tcW w:w="2810" w:type="dxa"/>
            <w:tcBorders>
              <w:top w:val="nil"/>
              <w:left w:val="nil"/>
              <w:bottom w:val="nil"/>
              <w:right w:val="nil"/>
            </w:tcBorders>
            <w:shd w:val="clear" w:color="000000" w:fill="DEEAF6"/>
            <w:vAlign w:val="center"/>
            <w:hideMark/>
          </w:tcPr>
          <w:p w14:paraId="39896168" w14:textId="77777777" w:rsidR="00C95140" w:rsidRPr="007349C0" w:rsidRDefault="00C95140" w:rsidP="004B1851">
            <w:pPr>
              <w:keepNext/>
              <w:widowControl/>
              <w:spacing w:line="259" w:lineRule="auto"/>
              <w:rPr>
                <w:rFonts w:eastAsia="Times New Roman" w:cs="Times New Roman"/>
                <w:b/>
                <w:bCs/>
                <w:sz w:val="20"/>
                <w:szCs w:val="20"/>
              </w:rPr>
            </w:pPr>
            <w:r w:rsidRPr="007349C0">
              <w:rPr>
                <w:rFonts w:eastAsia="Times New Roman" w:cs="Times New Roman"/>
                <w:b/>
                <w:bCs/>
                <w:sz w:val="20"/>
                <w:szCs w:val="20"/>
              </w:rPr>
              <w:t>Non-smallholder</w:t>
            </w:r>
          </w:p>
        </w:tc>
        <w:tc>
          <w:tcPr>
            <w:tcW w:w="1078" w:type="dxa"/>
            <w:tcBorders>
              <w:top w:val="nil"/>
              <w:left w:val="nil"/>
              <w:bottom w:val="nil"/>
              <w:right w:val="nil"/>
            </w:tcBorders>
            <w:shd w:val="clear" w:color="000000" w:fill="DEEAF6"/>
            <w:vAlign w:val="center"/>
            <w:hideMark/>
          </w:tcPr>
          <w:p w14:paraId="666AAA00" w14:textId="25D9D91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25089CF7" w14:textId="316A3953"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567A76D6" w14:textId="5325E331" w:rsidR="00C95140" w:rsidRPr="007349C0" w:rsidRDefault="00C95140" w:rsidP="007349C0">
            <w:pPr>
              <w:widowControl/>
              <w:spacing w:line="259" w:lineRule="auto"/>
              <w:jc w:val="center"/>
              <w:rPr>
                <w:rFonts w:eastAsia="Times New Roman" w:cs="Calibri"/>
                <w:b/>
                <w:bCs/>
                <w:sz w:val="20"/>
                <w:szCs w:val="20"/>
              </w:rPr>
            </w:pPr>
          </w:p>
        </w:tc>
        <w:tc>
          <w:tcPr>
            <w:tcW w:w="633" w:type="dxa"/>
            <w:gridSpan w:val="2"/>
            <w:tcBorders>
              <w:top w:val="nil"/>
              <w:left w:val="nil"/>
              <w:bottom w:val="nil"/>
              <w:right w:val="nil"/>
            </w:tcBorders>
            <w:shd w:val="clear" w:color="000000" w:fill="DEEAF6"/>
            <w:vAlign w:val="center"/>
            <w:hideMark/>
          </w:tcPr>
          <w:p w14:paraId="332DD80B" w14:textId="6F89B7EC" w:rsidR="00C95140" w:rsidRPr="007349C0" w:rsidRDefault="00C95140" w:rsidP="007349C0">
            <w:pPr>
              <w:widowControl/>
              <w:spacing w:line="259" w:lineRule="auto"/>
              <w:jc w:val="center"/>
              <w:rPr>
                <w:rFonts w:eastAsia="Times New Roman" w:cs="Calibri"/>
                <w:b/>
                <w:bCs/>
                <w:sz w:val="20"/>
                <w:szCs w:val="20"/>
              </w:rPr>
            </w:pPr>
          </w:p>
        </w:tc>
        <w:tc>
          <w:tcPr>
            <w:tcW w:w="236" w:type="dxa"/>
            <w:gridSpan w:val="2"/>
            <w:tcBorders>
              <w:top w:val="nil"/>
              <w:left w:val="nil"/>
              <w:bottom w:val="nil"/>
              <w:right w:val="nil"/>
            </w:tcBorders>
            <w:shd w:val="clear" w:color="000000" w:fill="DEEAF6"/>
            <w:vAlign w:val="center"/>
            <w:hideMark/>
          </w:tcPr>
          <w:p w14:paraId="00C5F1D8" w14:textId="1161D2DF" w:rsidR="00C95140" w:rsidRPr="007349C0" w:rsidRDefault="00C95140" w:rsidP="007349C0">
            <w:pPr>
              <w:widowControl/>
              <w:spacing w:line="259" w:lineRule="auto"/>
              <w:jc w:val="center"/>
              <w:rPr>
                <w:rFonts w:eastAsia="Times New Roman" w:cs="Calibri"/>
                <w:b/>
                <w:bCs/>
                <w:sz w:val="20"/>
                <w:szCs w:val="20"/>
              </w:rPr>
            </w:pPr>
          </w:p>
        </w:tc>
        <w:tc>
          <w:tcPr>
            <w:tcW w:w="1021" w:type="dxa"/>
            <w:tcBorders>
              <w:top w:val="nil"/>
              <w:left w:val="nil"/>
              <w:bottom w:val="nil"/>
              <w:right w:val="nil"/>
            </w:tcBorders>
            <w:shd w:val="clear" w:color="000000" w:fill="DEEAF6"/>
            <w:vAlign w:val="center"/>
            <w:hideMark/>
          </w:tcPr>
          <w:p w14:paraId="44DBA8C3" w14:textId="70E36B7B" w:rsidR="00C95140" w:rsidRPr="007349C0" w:rsidRDefault="00C95140" w:rsidP="007349C0">
            <w:pPr>
              <w:widowControl/>
              <w:spacing w:line="259" w:lineRule="auto"/>
              <w:jc w:val="center"/>
              <w:rPr>
                <w:rFonts w:eastAsia="Times New Roman" w:cs="Calibri"/>
                <w:b/>
                <w:bCs/>
                <w:sz w:val="20"/>
                <w:szCs w:val="20"/>
              </w:rPr>
            </w:pPr>
          </w:p>
        </w:tc>
        <w:tc>
          <w:tcPr>
            <w:tcW w:w="1080" w:type="dxa"/>
            <w:tcBorders>
              <w:top w:val="nil"/>
              <w:left w:val="nil"/>
              <w:bottom w:val="nil"/>
              <w:right w:val="nil"/>
            </w:tcBorders>
            <w:shd w:val="clear" w:color="000000" w:fill="DEEAF6"/>
            <w:noWrap/>
            <w:vAlign w:val="center"/>
            <w:hideMark/>
          </w:tcPr>
          <w:p w14:paraId="39E60AA5" w14:textId="5F9F4FE8" w:rsidR="00C95140" w:rsidRPr="007349C0" w:rsidRDefault="00C95140" w:rsidP="007349C0">
            <w:pPr>
              <w:widowControl/>
              <w:spacing w:line="259" w:lineRule="auto"/>
              <w:jc w:val="center"/>
              <w:rPr>
                <w:rFonts w:eastAsia="Times New Roman" w:cs="Calibri"/>
                <w:b/>
                <w:bCs/>
                <w:sz w:val="20"/>
                <w:szCs w:val="20"/>
              </w:rPr>
            </w:pPr>
          </w:p>
        </w:tc>
        <w:tc>
          <w:tcPr>
            <w:tcW w:w="631" w:type="dxa"/>
            <w:gridSpan w:val="2"/>
            <w:tcBorders>
              <w:top w:val="nil"/>
              <w:left w:val="nil"/>
              <w:bottom w:val="nil"/>
              <w:right w:val="nil"/>
            </w:tcBorders>
            <w:shd w:val="clear" w:color="000000" w:fill="DEEAF6"/>
            <w:noWrap/>
            <w:vAlign w:val="center"/>
            <w:hideMark/>
          </w:tcPr>
          <w:p w14:paraId="49333E06" w14:textId="7DC96BCB" w:rsidR="00C95140" w:rsidRPr="007349C0" w:rsidRDefault="00C95140" w:rsidP="007349C0">
            <w:pPr>
              <w:widowControl/>
              <w:spacing w:line="259" w:lineRule="auto"/>
              <w:jc w:val="center"/>
              <w:rPr>
                <w:rFonts w:eastAsia="Times New Roman" w:cs="Calibri"/>
                <w:b/>
                <w:bCs/>
                <w:sz w:val="20"/>
                <w:szCs w:val="20"/>
              </w:rPr>
            </w:pPr>
          </w:p>
        </w:tc>
      </w:tr>
      <w:tr w:rsidR="00402775" w:rsidRPr="007349C0" w14:paraId="29C76228"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837EEE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64D3FECF" w14:textId="333935E5"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33E33992" w14:textId="34D56271"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2F245EDF" w14:textId="792E5121"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215859C5" w14:textId="00EB5528"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55789C5A" w14:textId="5F2E7DE0"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0F1314F8" w14:textId="159FE9DF"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6A1833A0" w14:textId="32DBD9BE"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3D81708B" w14:textId="373D1DAC" w:rsidR="00C95140" w:rsidRPr="007349C0" w:rsidRDefault="00C95140" w:rsidP="007349C0">
            <w:pPr>
              <w:widowControl/>
              <w:spacing w:line="259" w:lineRule="auto"/>
              <w:jc w:val="center"/>
              <w:rPr>
                <w:rFonts w:eastAsia="Times New Roman" w:cs="Calibri"/>
                <w:sz w:val="20"/>
                <w:szCs w:val="20"/>
              </w:rPr>
            </w:pPr>
          </w:p>
        </w:tc>
      </w:tr>
      <w:tr w:rsidR="00402775" w:rsidRPr="007349C0" w14:paraId="0A3F5980" w14:textId="77777777" w:rsidTr="00402775">
        <w:tc>
          <w:tcPr>
            <w:tcW w:w="2810" w:type="dxa"/>
            <w:tcBorders>
              <w:top w:val="nil"/>
              <w:left w:val="nil"/>
              <w:bottom w:val="nil"/>
              <w:right w:val="nil"/>
            </w:tcBorders>
            <w:shd w:val="clear" w:color="auto" w:fill="auto"/>
            <w:vAlign w:val="center"/>
            <w:hideMark/>
          </w:tcPr>
          <w:p w14:paraId="610D7451"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5C3434D2"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59DB3D9F"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4AD7D4B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5508C6D9" w14:textId="3EA82C8C"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nil"/>
              <w:left w:val="nil"/>
              <w:bottom w:val="nil"/>
              <w:right w:val="nil"/>
            </w:tcBorders>
            <w:shd w:val="clear" w:color="auto" w:fill="auto"/>
            <w:vAlign w:val="center"/>
            <w:hideMark/>
          </w:tcPr>
          <w:p w14:paraId="4CC16685" w14:textId="77777777" w:rsidR="00C95140" w:rsidRPr="007349C0" w:rsidRDefault="00C95140" w:rsidP="007349C0">
            <w:pPr>
              <w:widowControl/>
              <w:spacing w:line="259" w:lineRule="auto"/>
              <w:jc w:val="center"/>
              <w:rPr>
                <w:rFonts w:eastAsia="Times New Roman" w:cs="Calibri"/>
                <w:sz w:val="20"/>
                <w:szCs w:val="20"/>
              </w:rPr>
            </w:pPr>
          </w:p>
        </w:tc>
        <w:tc>
          <w:tcPr>
            <w:tcW w:w="1021" w:type="dxa"/>
            <w:tcBorders>
              <w:top w:val="nil"/>
              <w:left w:val="nil"/>
              <w:bottom w:val="nil"/>
              <w:right w:val="nil"/>
            </w:tcBorders>
            <w:shd w:val="clear" w:color="auto" w:fill="auto"/>
            <w:vAlign w:val="center"/>
            <w:hideMark/>
          </w:tcPr>
          <w:p w14:paraId="3286E78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14:paraId="7C6D7032"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0D7630EB" w14:textId="54C1C143" w:rsidR="00C95140" w:rsidRPr="007349C0" w:rsidRDefault="00C95140" w:rsidP="007349C0">
            <w:pPr>
              <w:widowControl/>
              <w:spacing w:line="259" w:lineRule="auto"/>
              <w:jc w:val="center"/>
              <w:rPr>
                <w:rFonts w:eastAsia="Times New Roman" w:cs="Calibri"/>
                <w:sz w:val="20"/>
                <w:szCs w:val="20"/>
              </w:rPr>
            </w:pPr>
          </w:p>
        </w:tc>
      </w:tr>
      <w:tr w:rsidR="00402775" w:rsidRPr="007349C0" w14:paraId="7840C709"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3B594AD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6B98A438" w14:textId="28200F5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59E0E630" w14:textId="70F95AF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23EBA45E" w14:textId="29229D54"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220D7754" w14:textId="2FFA67F9"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9A7886F" w14:textId="347387BC"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2B2A0FFF" w14:textId="4F2B0DB0"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07B48547" w14:textId="41B90356"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3369ADE4" w14:textId="71C1D162" w:rsidR="00C95140" w:rsidRPr="007349C0" w:rsidRDefault="00C95140" w:rsidP="007349C0">
            <w:pPr>
              <w:widowControl/>
              <w:spacing w:line="259" w:lineRule="auto"/>
              <w:jc w:val="center"/>
              <w:rPr>
                <w:rFonts w:eastAsia="Times New Roman" w:cs="Calibri"/>
                <w:sz w:val="20"/>
                <w:szCs w:val="20"/>
              </w:rPr>
            </w:pPr>
          </w:p>
        </w:tc>
      </w:tr>
      <w:tr w:rsidR="00402775" w:rsidRPr="007349C0" w14:paraId="45B1D064" w14:textId="77777777" w:rsidTr="00402775">
        <w:tc>
          <w:tcPr>
            <w:tcW w:w="2810" w:type="dxa"/>
            <w:tcBorders>
              <w:top w:val="nil"/>
              <w:left w:val="nil"/>
              <w:bottom w:val="nil"/>
              <w:right w:val="nil"/>
            </w:tcBorders>
            <w:shd w:val="clear" w:color="auto" w:fill="auto"/>
            <w:vAlign w:val="center"/>
            <w:hideMark/>
          </w:tcPr>
          <w:p w14:paraId="6820A1D9"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46EDEC28"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30898AB5"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79B02DE"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00C9D293" w14:textId="338A7FF5"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nil"/>
              <w:left w:val="nil"/>
              <w:bottom w:val="nil"/>
              <w:right w:val="nil"/>
            </w:tcBorders>
            <w:shd w:val="clear" w:color="auto" w:fill="auto"/>
            <w:vAlign w:val="center"/>
            <w:hideMark/>
          </w:tcPr>
          <w:p w14:paraId="599FEF4C" w14:textId="77777777" w:rsidR="00C95140" w:rsidRPr="007349C0" w:rsidRDefault="00C95140" w:rsidP="007349C0">
            <w:pPr>
              <w:widowControl/>
              <w:spacing w:line="259" w:lineRule="auto"/>
              <w:jc w:val="center"/>
              <w:rPr>
                <w:rFonts w:eastAsia="Times New Roman" w:cs="Calibri"/>
                <w:sz w:val="20"/>
                <w:szCs w:val="20"/>
              </w:rPr>
            </w:pPr>
          </w:p>
        </w:tc>
        <w:tc>
          <w:tcPr>
            <w:tcW w:w="1021" w:type="dxa"/>
            <w:tcBorders>
              <w:top w:val="nil"/>
              <w:left w:val="nil"/>
              <w:bottom w:val="nil"/>
              <w:right w:val="nil"/>
            </w:tcBorders>
            <w:shd w:val="clear" w:color="auto" w:fill="auto"/>
            <w:vAlign w:val="center"/>
            <w:hideMark/>
          </w:tcPr>
          <w:p w14:paraId="67AC22A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14:paraId="51BA697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776DADCF" w14:textId="635BAE72" w:rsidR="00C95140" w:rsidRPr="007349C0" w:rsidRDefault="00C95140" w:rsidP="007349C0">
            <w:pPr>
              <w:widowControl/>
              <w:spacing w:line="259" w:lineRule="auto"/>
              <w:jc w:val="center"/>
              <w:rPr>
                <w:rFonts w:eastAsia="Times New Roman" w:cs="Calibri"/>
                <w:sz w:val="20"/>
                <w:szCs w:val="20"/>
              </w:rPr>
            </w:pPr>
          </w:p>
        </w:tc>
      </w:tr>
      <w:tr w:rsidR="00402775" w:rsidRPr="007349C0" w14:paraId="5AF1E457"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1945F46" w14:textId="4BD278C8"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non</w:t>
            </w:r>
            <w:r w:rsidR="00B8001A">
              <w:rPr>
                <w:rFonts w:eastAsia="Times New Roman" w:cs="Times New Roman"/>
                <w:b/>
                <w:bCs/>
                <w:sz w:val="20"/>
                <w:szCs w:val="20"/>
              </w:rPr>
              <w:noBreakHyphen/>
            </w:r>
            <w:r w:rsidRPr="007349C0">
              <w:rPr>
                <w:rFonts w:eastAsia="Times New Roman" w:cs="Times New Roman"/>
                <w:b/>
                <w:bCs/>
                <w:sz w:val="20"/>
                <w:szCs w:val="20"/>
              </w:rPr>
              <w:t>smallholder farmers</w:t>
            </w:r>
            <w:r w:rsidR="004B705E">
              <w:rPr>
                <w:rFonts w:eastAsia="Times New Roman" w:cs="Times New Roman"/>
                <w:b/>
                <w:bCs/>
                <w:color w:val="auto"/>
                <w:sz w:val="20"/>
                <w:szCs w:val="20"/>
              </w:rPr>
              <w:t xml:space="preserve"> </w:t>
            </w:r>
            <w:r w:rsidR="00604287">
              <w:rPr>
                <w:rFonts w:eastAsia="Times New Roman" w:cs="Times New Roman"/>
                <w:b/>
                <w:bCs/>
                <w:color w:val="auto"/>
                <w:sz w:val="20"/>
                <w:szCs w:val="20"/>
              </w:rPr>
              <w:t xml:space="preserve">who sold maize </w:t>
            </w:r>
            <w:r w:rsidR="004B705E">
              <w:rPr>
                <w:rFonts w:eastAsia="Times New Roman" w:cs="Times New Roman"/>
                <w:b/>
                <w:bCs/>
                <w:color w:val="auto"/>
                <w:sz w:val="20"/>
                <w:szCs w:val="20"/>
              </w:rPr>
              <w:t>(</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4417DD31" w14:textId="4F404074"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28D75B1" w14:textId="6EF5715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7E8FFC9" w14:textId="5909F038"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70A99EDA" w14:textId="6D517779"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3640136C" w14:textId="696142B5"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5335E462" w14:textId="53490D5E"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55876EBF" w14:textId="3492B367"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47B08BD9" w14:textId="7AF9519A" w:rsidR="00C95140" w:rsidRPr="007349C0" w:rsidRDefault="00C95140" w:rsidP="007349C0">
            <w:pPr>
              <w:widowControl/>
              <w:spacing w:line="259" w:lineRule="auto"/>
              <w:jc w:val="center"/>
              <w:rPr>
                <w:rFonts w:eastAsia="Times New Roman" w:cs="Calibri"/>
                <w:sz w:val="20"/>
                <w:szCs w:val="20"/>
              </w:rPr>
            </w:pPr>
          </w:p>
        </w:tc>
      </w:tr>
    </w:tbl>
    <w:p w14:paraId="0CD1B5A6" w14:textId="40EDD0AB" w:rsidR="00C95140" w:rsidRPr="0087225D" w:rsidRDefault="00C95140" w:rsidP="00FF7E45">
      <w:pPr>
        <w:pStyle w:val="BodyText1"/>
        <w:spacing w:after="0"/>
        <w:ind w:left="86" w:hanging="86"/>
        <w:rPr>
          <w:sz w:val="16"/>
        </w:rPr>
      </w:pPr>
      <w:commentRangeStart w:id="781"/>
      <w:r w:rsidRPr="0087225D">
        <w:rPr>
          <w:sz w:val="16"/>
        </w:rPr>
        <w:t>^ Results not statistically reliable, n&lt;30  </w:t>
      </w:r>
      <w:commentRangeEnd w:id="781"/>
      <w:r>
        <w:rPr>
          <w:rStyle w:val="CommentReference"/>
          <w:rFonts w:eastAsia="Arial" w:cs="Arial"/>
          <w:color w:val="000000"/>
        </w:rPr>
        <w:commentReference w:id="781"/>
      </w:r>
    </w:p>
    <w:p w14:paraId="64326530" w14:textId="6BAEF0E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C60D201" w14:textId="76047157" w:rsidR="00C95140" w:rsidRPr="00074C3A" w:rsidRDefault="00C95140" w:rsidP="00FF7E45">
      <w:pPr>
        <w:pStyle w:val="BodyText1"/>
        <w:spacing w:after="0"/>
        <w:ind w:left="86" w:hanging="86"/>
        <w:rPr>
          <w:sz w:val="16"/>
        </w:rPr>
      </w:pPr>
      <w:r w:rsidRPr="00074C3A">
        <w:rPr>
          <w:sz w:val="16"/>
        </w:rPr>
        <w:t xml:space="preserve">Note: Estimates </w:t>
      </w:r>
      <w:r w:rsidR="00B8001A">
        <w:rPr>
          <w:sz w:val="16"/>
        </w:rPr>
        <w:t xml:space="preserve">are </w:t>
      </w:r>
      <w:r w:rsidR="00FF36EF">
        <w:rPr>
          <w:sz w:val="16"/>
        </w:rPr>
        <w:t>based on de jure household members who are farmers responsible for cultivating maize</w:t>
      </w:r>
      <w:r w:rsidRPr="00074C3A">
        <w:rPr>
          <w:sz w:val="16"/>
        </w:rPr>
        <w:t>.</w:t>
      </w:r>
    </w:p>
    <w:p w14:paraId="29655BF6" w14:textId="77777777" w:rsidR="00C95140" w:rsidRDefault="00C95140" w:rsidP="00FF7E45">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16203BCB" w14:textId="77777777" w:rsidR="00C95140" w:rsidRDefault="00C95140" w:rsidP="004C6618">
      <w:pPr>
        <w:pStyle w:val="Heading3"/>
        <w:numPr>
          <w:ilvl w:val="2"/>
          <w:numId w:val="63"/>
        </w:numPr>
      </w:pPr>
      <w:bookmarkStart w:id="782" w:name="_Toc63673365"/>
      <w:bookmarkEnd w:id="780"/>
      <w:r>
        <w:t>Soil characteristics</w:t>
      </w:r>
      <w:bookmarkEnd w:id="782"/>
    </w:p>
    <w:p w14:paraId="6DA28EAB" w14:textId="77777777" w:rsidR="00C95140" w:rsidRDefault="00C95140" w:rsidP="007349C0">
      <w:pPr>
        <w:pStyle w:val="BodyText1"/>
      </w:pPr>
      <w:r>
        <w:t>This section presents soil characteristics, including texture, rock fragment percentage, land capability classification (LCC), and soil limitations of plots used to grow maize in the ZOI.</w:t>
      </w:r>
    </w:p>
    <w:p w14:paraId="1048319B" w14:textId="6E15F0BC" w:rsidR="00C95140" w:rsidRDefault="00C95140" w:rsidP="007349C0">
      <w:pPr>
        <w:pStyle w:val="BodyText1"/>
      </w:pPr>
      <w:r>
        <w:t>Texture is an important soil property that affects crop production, land use, and land management. A soil’s ability to retain nutrients and also drain is directly related to its texture.</w:t>
      </w:r>
      <w:r>
        <w:rPr>
          <w:rStyle w:val="FootnoteReference"/>
        </w:rPr>
        <w:footnoteReference w:id="66"/>
      </w:r>
      <w:r>
        <w:t xml:space="preserve"> Soil can be classified into 1 of 12 textural classes, as shown in </w:t>
      </w:r>
      <w:r>
        <w:rPr>
          <w:b/>
        </w:rPr>
        <w:t>Table 7.1.1</w:t>
      </w:r>
      <w:r w:rsidR="00561B8B">
        <w:rPr>
          <w:b/>
        </w:rPr>
        <w:t>9</w:t>
      </w:r>
      <w:r w:rsidRPr="00561B8B">
        <w:rPr>
          <w:bCs/>
        </w:rPr>
        <w:t>,</w:t>
      </w:r>
      <w:r w:rsidRPr="00901D8B">
        <w:rPr>
          <w:b/>
        </w:rPr>
        <w:t xml:space="preserve"> </w:t>
      </w:r>
      <w:r>
        <w:t>depending on the percentages of sand, silt, and clay that it contains.</w:t>
      </w:r>
      <w:r>
        <w:rPr>
          <w:rStyle w:val="FootnoteReference"/>
        </w:rPr>
        <w:footnoteReference w:id="67"/>
      </w:r>
      <w:r>
        <w:t xml:space="preserve"> </w:t>
      </w:r>
      <w:r>
        <w:rPr>
          <w:b/>
        </w:rPr>
        <w:t>Table 7.1.1</w:t>
      </w:r>
      <w:r w:rsidR="00561B8B">
        <w:rPr>
          <w:b/>
        </w:rPr>
        <w:t>9</w:t>
      </w:r>
      <w:r>
        <w:rPr>
          <w:b/>
        </w:rPr>
        <w:t xml:space="preserve"> </w:t>
      </w:r>
      <w:r>
        <w:t xml:space="preserve">presents percent distribution of soil textures in maize plots in the ZOI by depth, or soil horizon. </w:t>
      </w:r>
      <w:r w:rsidRPr="0097312E">
        <w:rPr>
          <w:szCs w:val="22"/>
          <w:highlight w:val="yellow"/>
        </w:rPr>
        <w:t>[Discuss findings.]</w:t>
      </w:r>
    </w:p>
    <w:p w14:paraId="4BDAAE95" w14:textId="77777777" w:rsidR="00EF30D1" w:rsidRDefault="00EF30D1" w:rsidP="007349C0">
      <w:pPr>
        <w:pStyle w:val="Tabletitle"/>
        <w:sectPr w:rsidR="00EF30D1" w:rsidSect="00FC3F4E">
          <w:pgSz w:w="12240" w:h="15840"/>
          <w:pgMar w:top="1440" w:right="1440" w:bottom="1440" w:left="1440" w:header="720" w:footer="720" w:gutter="0"/>
          <w:cols w:space="720"/>
          <w:docGrid w:linePitch="360"/>
        </w:sectPr>
      </w:pPr>
    </w:p>
    <w:p w14:paraId="3CA3C7F9" w14:textId="49187F5B" w:rsidR="00C95140" w:rsidRPr="005F08F5" w:rsidRDefault="00C95140" w:rsidP="007349C0">
      <w:pPr>
        <w:pStyle w:val="Tabletitle"/>
      </w:pPr>
      <w:bookmarkStart w:id="783" w:name="_Toc63673105"/>
      <w:r w:rsidRPr="005F08F5">
        <w:lastRenderedPageBreak/>
        <w:t>Table 7.1.1</w:t>
      </w:r>
      <w:r w:rsidR="00561B8B">
        <w:t>9</w:t>
      </w:r>
      <w:r w:rsidRPr="00921F06">
        <w:t>: Soil Texture by Soil Horizon in Maize Plots in the ZOI</w:t>
      </w:r>
      <w:bookmarkEnd w:id="783"/>
    </w:p>
    <w:tbl>
      <w:tblPr>
        <w:tblW w:w="5000" w:type="pct"/>
        <w:tblLayout w:type="fixed"/>
        <w:tblLook w:val="04A0" w:firstRow="1" w:lastRow="0" w:firstColumn="1" w:lastColumn="0" w:noHBand="0" w:noVBand="1"/>
      </w:tblPr>
      <w:tblGrid>
        <w:gridCol w:w="1080"/>
        <w:gridCol w:w="936"/>
        <w:gridCol w:w="864"/>
        <w:gridCol w:w="934"/>
        <w:gridCol w:w="934"/>
        <w:gridCol w:w="935"/>
        <w:gridCol w:w="936"/>
        <w:gridCol w:w="936"/>
        <w:gridCol w:w="934"/>
        <w:gridCol w:w="934"/>
        <w:gridCol w:w="937"/>
        <w:gridCol w:w="873"/>
        <w:gridCol w:w="845"/>
        <w:gridCol w:w="1098"/>
      </w:tblGrid>
      <w:tr w:rsidR="00487803" w:rsidRPr="002805D6" w14:paraId="75CC42EC" w14:textId="77777777" w:rsidTr="00577932">
        <w:trPr>
          <w:trHeight w:val="503"/>
        </w:trPr>
        <w:tc>
          <w:tcPr>
            <w:tcW w:w="1061" w:type="dxa"/>
            <w:vMerge w:val="restart"/>
            <w:tcBorders>
              <w:top w:val="single" w:sz="4" w:space="0" w:color="auto"/>
              <w:left w:val="nil"/>
              <w:bottom w:val="single" w:sz="4" w:space="0" w:color="auto"/>
              <w:right w:val="nil"/>
            </w:tcBorders>
            <w:shd w:val="clear" w:color="000000" w:fill="387990"/>
            <w:vAlign w:val="bottom"/>
            <w:hideMark/>
          </w:tcPr>
          <w:p w14:paraId="7EC8A1D3" w14:textId="77777777" w:rsidR="00487803" w:rsidRPr="002805D6" w:rsidRDefault="00487803" w:rsidP="00577932">
            <w:pPr>
              <w:widowControl/>
              <w:spacing w:line="240" w:lineRule="auto"/>
              <w:rPr>
                <w:rFonts w:eastAsia="Times New Roman" w:cs="Times New Roman"/>
                <w:b/>
                <w:bCs/>
                <w:color w:val="FFFFFF"/>
                <w:sz w:val="20"/>
                <w:szCs w:val="20"/>
              </w:rPr>
            </w:pPr>
            <w:r w:rsidRPr="002805D6">
              <w:rPr>
                <w:rFonts w:eastAsia="Times New Roman" w:cs="Times New Roman"/>
                <w:b/>
                <w:bCs/>
                <w:color w:val="FFFFFF"/>
                <w:sz w:val="20"/>
                <w:szCs w:val="20"/>
              </w:rPr>
              <w:t>Depth (cm)</w:t>
            </w:r>
          </w:p>
        </w:tc>
        <w:tc>
          <w:tcPr>
            <w:tcW w:w="10819" w:type="dxa"/>
            <w:gridSpan w:val="12"/>
            <w:tcBorders>
              <w:top w:val="single" w:sz="4" w:space="0" w:color="auto"/>
              <w:left w:val="nil"/>
              <w:bottom w:val="single" w:sz="4" w:space="0" w:color="FFFFFF" w:themeColor="background1"/>
              <w:right w:val="nil"/>
            </w:tcBorders>
            <w:shd w:val="clear" w:color="000000" w:fill="387990"/>
            <w:vAlign w:val="bottom"/>
            <w:hideMark/>
          </w:tcPr>
          <w:p w14:paraId="71F51901"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Soil textur</w:t>
            </w:r>
            <w:r>
              <w:rPr>
                <w:rFonts w:eastAsia="Times New Roman" w:cs="Times New Roman"/>
                <w:b/>
                <w:bCs/>
                <w:color w:val="FFFFFF"/>
                <w:sz w:val="20"/>
                <w:szCs w:val="20"/>
              </w:rPr>
              <w:t>al class</w:t>
            </w:r>
            <w:r w:rsidRPr="002805D6">
              <w:rPr>
                <w:rFonts w:eastAsia="Times New Roman" w:cs="Times New Roman"/>
                <w:b/>
                <w:bCs/>
                <w:color w:val="FFFFFF"/>
                <w:sz w:val="20"/>
                <w:szCs w:val="20"/>
              </w:rPr>
              <w:t xml:space="preserve"> </w:t>
            </w:r>
            <w:r w:rsidRPr="002805D6">
              <w:rPr>
                <w:rFonts w:eastAsia="Times New Roman" w:cs="Times New Roman"/>
                <w:b/>
                <w:bCs/>
                <w:color w:val="FFFFFF"/>
                <w:sz w:val="20"/>
                <w:szCs w:val="20"/>
              </w:rPr>
              <w:br/>
              <w:t>(% of plots)</w:t>
            </w:r>
          </w:p>
        </w:tc>
        <w:tc>
          <w:tcPr>
            <w:tcW w:w="1080" w:type="dxa"/>
            <w:vMerge w:val="restart"/>
            <w:tcBorders>
              <w:top w:val="single" w:sz="4" w:space="0" w:color="auto"/>
              <w:left w:val="nil"/>
              <w:bottom w:val="single" w:sz="4" w:space="0" w:color="000000"/>
              <w:right w:val="nil"/>
            </w:tcBorders>
            <w:shd w:val="clear" w:color="000000" w:fill="387990"/>
            <w:vAlign w:val="bottom"/>
            <w:hideMark/>
          </w:tcPr>
          <w:p w14:paraId="40BFE1B7" w14:textId="77777777" w:rsidR="00FE69AD"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Number of plots</w:t>
            </w:r>
          </w:p>
          <w:p w14:paraId="62CD3738" w14:textId="46B4F009" w:rsidR="00487803" w:rsidRPr="00F6753E" w:rsidRDefault="00FE69AD" w:rsidP="00577932">
            <w:pPr>
              <w:widowControl/>
              <w:spacing w:line="240"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w:t>
            </w:r>
            <w:r w:rsidRPr="00FE69AD">
              <w:rPr>
                <w:rFonts w:eastAsia="Times New Roman" w:cs="Times New Roman"/>
                <w:b/>
                <w:bCs/>
                <w:i/>
                <w:iCs/>
                <w:color w:val="FFFFFF"/>
                <w:sz w:val="20"/>
                <w:szCs w:val="20"/>
              </w:rPr>
              <w:t>n</w:t>
            </w:r>
            <w:r>
              <w:rPr>
                <w:rFonts w:eastAsia="Times New Roman" w:cs="Times New Roman"/>
                <w:b/>
                <w:bCs/>
                <w:color w:val="FFFFFF"/>
                <w:sz w:val="20"/>
                <w:szCs w:val="20"/>
              </w:rPr>
              <w:t>)</w:t>
            </w:r>
          </w:p>
        </w:tc>
      </w:tr>
      <w:tr w:rsidR="00487803" w:rsidRPr="002805D6" w14:paraId="3E15FFE2" w14:textId="77777777" w:rsidTr="00577932">
        <w:trPr>
          <w:trHeight w:val="710"/>
        </w:trPr>
        <w:tc>
          <w:tcPr>
            <w:tcW w:w="1061" w:type="dxa"/>
            <w:vMerge/>
            <w:tcBorders>
              <w:top w:val="single" w:sz="4" w:space="0" w:color="auto"/>
              <w:left w:val="nil"/>
              <w:bottom w:val="single" w:sz="4" w:space="0" w:color="auto"/>
              <w:right w:val="nil"/>
            </w:tcBorders>
            <w:vAlign w:val="center"/>
            <w:hideMark/>
          </w:tcPr>
          <w:p w14:paraId="383040EF" w14:textId="77777777" w:rsidR="00487803" w:rsidRPr="002805D6" w:rsidRDefault="00487803" w:rsidP="00577932">
            <w:pPr>
              <w:widowControl/>
              <w:spacing w:line="240" w:lineRule="auto"/>
              <w:rPr>
                <w:rFonts w:eastAsia="Times New Roman" w:cs="Times New Roman"/>
                <w:b/>
                <w:bCs/>
                <w:color w:val="FFFFFF"/>
                <w:sz w:val="20"/>
                <w:szCs w:val="20"/>
              </w:rPr>
            </w:pPr>
          </w:p>
        </w:tc>
        <w:tc>
          <w:tcPr>
            <w:tcW w:w="920" w:type="dxa"/>
            <w:tcBorders>
              <w:top w:val="single" w:sz="4" w:space="0" w:color="FFFFFF" w:themeColor="background1"/>
              <w:left w:val="nil"/>
              <w:bottom w:val="nil"/>
              <w:right w:val="nil"/>
            </w:tcBorders>
            <w:shd w:val="clear" w:color="000000" w:fill="387990"/>
            <w:vAlign w:val="bottom"/>
            <w:hideMark/>
          </w:tcPr>
          <w:p w14:paraId="2E37EB90"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Clay</w:t>
            </w:r>
          </w:p>
        </w:tc>
        <w:tc>
          <w:tcPr>
            <w:tcW w:w="849" w:type="dxa"/>
            <w:tcBorders>
              <w:top w:val="single" w:sz="4" w:space="0" w:color="FFFFFF" w:themeColor="background1"/>
              <w:left w:val="nil"/>
              <w:bottom w:val="nil"/>
              <w:right w:val="nil"/>
            </w:tcBorders>
            <w:shd w:val="clear" w:color="000000" w:fill="387990"/>
            <w:vAlign w:val="bottom"/>
            <w:hideMark/>
          </w:tcPr>
          <w:p w14:paraId="3254CBE1"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Sandy clay</w:t>
            </w:r>
          </w:p>
        </w:tc>
        <w:tc>
          <w:tcPr>
            <w:tcW w:w="919" w:type="dxa"/>
            <w:tcBorders>
              <w:top w:val="single" w:sz="4" w:space="0" w:color="FFFFFF" w:themeColor="background1"/>
              <w:left w:val="nil"/>
              <w:bottom w:val="nil"/>
              <w:right w:val="nil"/>
            </w:tcBorders>
            <w:shd w:val="clear" w:color="000000" w:fill="387990"/>
            <w:vAlign w:val="bottom"/>
            <w:hideMark/>
          </w:tcPr>
          <w:p w14:paraId="7A1E4509"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Silty clay</w:t>
            </w:r>
          </w:p>
        </w:tc>
        <w:tc>
          <w:tcPr>
            <w:tcW w:w="919" w:type="dxa"/>
            <w:tcBorders>
              <w:top w:val="single" w:sz="4" w:space="0" w:color="FFFFFF" w:themeColor="background1"/>
              <w:left w:val="nil"/>
              <w:bottom w:val="nil"/>
              <w:right w:val="nil"/>
            </w:tcBorders>
            <w:shd w:val="clear" w:color="000000" w:fill="387990"/>
            <w:vAlign w:val="bottom"/>
            <w:hideMark/>
          </w:tcPr>
          <w:p w14:paraId="764B635A"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Clay loam</w:t>
            </w:r>
          </w:p>
        </w:tc>
        <w:tc>
          <w:tcPr>
            <w:tcW w:w="920" w:type="dxa"/>
            <w:tcBorders>
              <w:top w:val="single" w:sz="4" w:space="0" w:color="FFFFFF" w:themeColor="background1"/>
              <w:left w:val="nil"/>
              <w:bottom w:val="nil"/>
              <w:right w:val="nil"/>
            </w:tcBorders>
            <w:shd w:val="clear" w:color="000000" w:fill="387990"/>
            <w:vAlign w:val="bottom"/>
            <w:hideMark/>
          </w:tcPr>
          <w:p w14:paraId="452F61EA"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Loam</w:t>
            </w:r>
          </w:p>
        </w:tc>
        <w:tc>
          <w:tcPr>
            <w:tcW w:w="921" w:type="dxa"/>
            <w:tcBorders>
              <w:top w:val="single" w:sz="4" w:space="0" w:color="FFFFFF" w:themeColor="background1"/>
              <w:left w:val="nil"/>
              <w:bottom w:val="nil"/>
              <w:right w:val="nil"/>
            </w:tcBorders>
            <w:shd w:val="clear" w:color="000000" w:fill="387990"/>
            <w:vAlign w:val="bottom"/>
            <w:hideMark/>
          </w:tcPr>
          <w:p w14:paraId="45CC2F57"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Sandy clay loam</w:t>
            </w:r>
          </w:p>
        </w:tc>
        <w:tc>
          <w:tcPr>
            <w:tcW w:w="921" w:type="dxa"/>
            <w:tcBorders>
              <w:top w:val="single" w:sz="4" w:space="0" w:color="FFFFFF" w:themeColor="background1"/>
              <w:left w:val="nil"/>
              <w:bottom w:val="nil"/>
              <w:right w:val="nil"/>
            </w:tcBorders>
            <w:shd w:val="clear" w:color="000000" w:fill="387990"/>
            <w:vAlign w:val="bottom"/>
            <w:hideMark/>
          </w:tcPr>
          <w:p w14:paraId="4540F492"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Sandy loam</w:t>
            </w:r>
          </w:p>
        </w:tc>
        <w:tc>
          <w:tcPr>
            <w:tcW w:w="919" w:type="dxa"/>
            <w:tcBorders>
              <w:top w:val="single" w:sz="4" w:space="0" w:color="FFFFFF" w:themeColor="background1"/>
              <w:left w:val="nil"/>
              <w:bottom w:val="nil"/>
              <w:right w:val="nil"/>
            </w:tcBorders>
            <w:shd w:val="clear" w:color="000000" w:fill="387990"/>
            <w:vAlign w:val="bottom"/>
            <w:hideMark/>
          </w:tcPr>
          <w:p w14:paraId="67F36851"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Silt loam</w:t>
            </w:r>
          </w:p>
        </w:tc>
        <w:tc>
          <w:tcPr>
            <w:tcW w:w="919" w:type="dxa"/>
            <w:tcBorders>
              <w:top w:val="single" w:sz="4" w:space="0" w:color="FFFFFF" w:themeColor="background1"/>
              <w:left w:val="nil"/>
              <w:bottom w:val="nil"/>
              <w:right w:val="nil"/>
            </w:tcBorders>
            <w:shd w:val="clear" w:color="000000" w:fill="387990"/>
            <w:vAlign w:val="bottom"/>
            <w:hideMark/>
          </w:tcPr>
          <w:p w14:paraId="7FF5DF1D"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Silty clay loam</w:t>
            </w:r>
          </w:p>
        </w:tc>
        <w:tc>
          <w:tcPr>
            <w:tcW w:w="922" w:type="dxa"/>
            <w:tcBorders>
              <w:top w:val="single" w:sz="4" w:space="0" w:color="FFFFFF" w:themeColor="background1"/>
              <w:left w:val="nil"/>
              <w:bottom w:val="nil"/>
              <w:right w:val="nil"/>
            </w:tcBorders>
            <w:shd w:val="clear" w:color="000000" w:fill="387990"/>
            <w:vAlign w:val="bottom"/>
            <w:hideMark/>
          </w:tcPr>
          <w:p w14:paraId="167D46C3"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Loamy sand</w:t>
            </w:r>
          </w:p>
        </w:tc>
        <w:tc>
          <w:tcPr>
            <w:tcW w:w="859" w:type="dxa"/>
            <w:tcBorders>
              <w:top w:val="single" w:sz="4" w:space="0" w:color="FFFFFF" w:themeColor="background1"/>
              <w:left w:val="nil"/>
              <w:bottom w:val="nil"/>
              <w:right w:val="nil"/>
            </w:tcBorders>
            <w:shd w:val="clear" w:color="000000" w:fill="387990"/>
            <w:vAlign w:val="bottom"/>
            <w:hideMark/>
          </w:tcPr>
          <w:p w14:paraId="5F10579E"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Sand</w:t>
            </w:r>
          </w:p>
        </w:tc>
        <w:tc>
          <w:tcPr>
            <w:tcW w:w="831" w:type="dxa"/>
            <w:tcBorders>
              <w:top w:val="single" w:sz="4" w:space="0" w:color="FFFFFF" w:themeColor="background1"/>
              <w:left w:val="nil"/>
              <w:bottom w:val="nil"/>
              <w:right w:val="nil"/>
            </w:tcBorders>
            <w:shd w:val="clear" w:color="000000" w:fill="387990"/>
            <w:vAlign w:val="bottom"/>
            <w:hideMark/>
          </w:tcPr>
          <w:p w14:paraId="10FE2BC2"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Silt</w:t>
            </w:r>
          </w:p>
        </w:tc>
        <w:tc>
          <w:tcPr>
            <w:tcW w:w="1080" w:type="dxa"/>
            <w:vMerge/>
            <w:tcBorders>
              <w:top w:val="single" w:sz="4" w:space="0" w:color="auto"/>
              <w:left w:val="nil"/>
              <w:bottom w:val="single" w:sz="4" w:space="0" w:color="000000"/>
              <w:right w:val="nil"/>
            </w:tcBorders>
            <w:vAlign w:val="center"/>
            <w:hideMark/>
          </w:tcPr>
          <w:p w14:paraId="01E15F69" w14:textId="77777777" w:rsidR="00487803" w:rsidRPr="002805D6" w:rsidRDefault="00487803" w:rsidP="00577932">
            <w:pPr>
              <w:widowControl/>
              <w:spacing w:line="240" w:lineRule="auto"/>
              <w:rPr>
                <w:rFonts w:eastAsia="Times New Roman" w:cs="Times New Roman"/>
                <w:b/>
                <w:bCs/>
                <w:color w:val="FFFFFF"/>
                <w:sz w:val="20"/>
                <w:szCs w:val="20"/>
              </w:rPr>
            </w:pPr>
          </w:p>
        </w:tc>
      </w:tr>
      <w:tr w:rsidR="00487803" w:rsidRPr="002805D6" w14:paraId="492B183A" w14:textId="77777777" w:rsidTr="00FE69AD">
        <w:trPr>
          <w:trHeight w:val="300"/>
        </w:trPr>
        <w:tc>
          <w:tcPr>
            <w:tcW w:w="1061" w:type="dxa"/>
            <w:tcBorders>
              <w:top w:val="nil"/>
              <w:left w:val="nil"/>
              <w:bottom w:val="single" w:sz="4" w:space="0" w:color="auto"/>
              <w:right w:val="nil"/>
            </w:tcBorders>
            <w:shd w:val="clear" w:color="auto" w:fill="auto"/>
            <w:vAlign w:val="center"/>
            <w:hideMark/>
          </w:tcPr>
          <w:p w14:paraId="6D06588B" w14:textId="77777777" w:rsidR="00487803" w:rsidRPr="002805D6" w:rsidRDefault="00487803" w:rsidP="00577932">
            <w:pPr>
              <w:widowControl/>
              <w:spacing w:line="240" w:lineRule="auto"/>
              <w:rPr>
                <w:rFonts w:eastAsia="Times New Roman" w:cs="Times New Roman"/>
                <w:sz w:val="20"/>
                <w:szCs w:val="20"/>
              </w:rPr>
            </w:pPr>
            <w:r w:rsidRPr="002805D6">
              <w:rPr>
                <w:rFonts w:eastAsia="Times New Roman" w:cs="Times New Roman"/>
                <w:sz w:val="20"/>
                <w:szCs w:val="20"/>
              </w:rPr>
              <w:t>0 to &lt;1</w:t>
            </w:r>
          </w:p>
        </w:tc>
        <w:tc>
          <w:tcPr>
            <w:tcW w:w="920" w:type="dxa"/>
            <w:tcBorders>
              <w:top w:val="single" w:sz="4" w:space="0" w:color="auto"/>
              <w:left w:val="nil"/>
              <w:bottom w:val="single" w:sz="4" w:space="0" w:color="auto"/>
              <w:right w:val="nil"/>
            </w:tcBorders>
            <w:shd w:val="clear" w:color="auto" w:fill="auto"/>
            <w:vAlign w:val="center"/>
          </w:tcPr>
          <w:p w14:paraId="277FBC5E" w14:textId="487529BF" w:rsidR="00487803" w:rsidRPr="002805D6" w:rsidRDefault="00487803" w:rsidP="00577932">
            <w:pPr>
              <w:widowControl/>
              <w:spacing w:line="240" w:lineRule="auto"/>
              <w:jc w:val="center"/>
              <w:rPr>
                <w:rFonts w:eastAsia="Times New Roman" w:cs="Times New Roman"/>
                <w:sz w:val="20"/>
                <w:szCs w:val="20"/>
              </w:rPr>
            </w:pPr>
          </w:p>
        </w:tc>
        <w:tc>
          <w:tcPr>
            <w:tcW w:w="849" w:type="dxa"/>
            <w:tcBorders>
              <w:top w:val="single" w:sz="4" w:space="0" w:color="auto"/>
              <w:left w:val="nil"/>
              <w:bottom w:val="single" w:sz="4" w:space="0" w:color="auto"/>
              <w:right w:val="nil"/>
            </w:tcBorders>
            <w:shd w:val="clear" w:color="auto" w:fill="auto"/>
            <w:vAlign w:val="center"/>
          </w:tcPr>
          <w:p w14:paraId="6A6A1CF7" w14:textId="745A54D3"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03E62020" w14:textId="727457D4"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2E6B30C9" w14:textId="2C0261F2" w:rsidR="00487803" w:rsidRPr="002805D6" w:rsidRDefault="00487803" w:rsidP="00577932">
            <w:pPr>
              <w:widowControl/>
              <w:spacing w:line="240" w:lineRule="auto"/>
              <w:jc w:val="center"/>
              <w:rPr>
                <w:rFonts w:eastAsia="Times New Roman" w:cs="Times New Roman"/>
                <w:sz w:val="20"/>
                <w:szCs w:val="20"/>
              </w:rPr>
            </w:pPr>
          </w:p>
        </w:tc>
        <w:tc>
          <w:tcPr>
            <w:tcW w:w="920" w:type="dxa"/>
            <w:tcBorders>
              <w:top w:val="single" w:sz="4" w:space="0" w:color="auto"/>
              <w:left w:val="nil"/>
              <w:bottom w:val="single" w:sz="4" w:space="0" w:color="auto"/>
              <w:right w:val="nil"/>
            </w:tcBorders>
            <w:shd w:val="clear" w:color="auto" w:fill="auto"/>
            <w:vAlign w:val="center"/>
          </w:tcPr>
          <w:p w14:paraId="613B5B98" w14:textId="2FAD7230"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single" w:sz="4" w:space="0" w:color="auto"/>
              <w:left w:val="nil"/>
              <w:bottom w:val="single" w:sz="4" w:space="0" w:color="auto"/>
              <w:right w:val="nil"/>
            </w:tcBorders>
            <w:shd w:val="clear" w:color="auto" w:fill="auto"/>
            <w:vAlign w:val="center"/>
          </w:tcPr>
          <w:p w14:paraId="3D35C87C" w14:textId="2B066716"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single" w:sz="4" w:space="0" w:color="auto"/>
              <w:left w:val="nil"/>
              <w:bottom w:val="single" w:sz="4" w:space="0" w:color="auto"/>
              <w:right w:val="nil"/>
            </w:tcBorders>
            <w:shd w:val="clear" w:color="auto" w:fill="auto"/>
            <w:vAlign w:val="center"/>
          </w:tcPr>
          <w:p w14:paraId="535916F6" w14:textId="14FC383E"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1BD2B403" w14:textId="2A6F9036"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7D5085FE" w14:textId="1B1C5EDA" w:rsidR="00487803" w:rsidRPr="002805D6" w:rsidRDefault="00487803" w:rsidP="00577932">
            <w:pPr>
              <w:widowControl/>
              <w:spacing w:line="240" w:lineRule="auto"/>
              <w:jc w:val="center"/>
              <w:rPr>
                <w:rFonts w:eastAsia="Times New Roman" w:cs="Times New Roman"/>
                <w:sz w:val="20"/>
                <w:szCs w:val="20"/>
              </w:rPr>
            </w:pPr>
          </w:p>
        </w:tc>
        <w:tc>
          <w:tcPr>
            <w:tcW w:w="922" w:type="dxa"/>
            <w:tcBorders>
              <w:top w:val="single" w:sz="4" w:space="0" w:color="auto"/>
              <w:left w:val="nil"/>
              <w:bottom w:val="single" w:sz="4" w:space="0" w:color="auto"/>
              <w:right w:val="nil"/>
            </w:tcBorders>
            <w:shd w:val="clear" w:color="auto" w:fill="auto"/>
            <w:vAlign w:val="center"/>
          </w:tcPr>
          <w:p w14:paraId="1531563D" w14:textId="7E5B997D" w:rsidR="00487803" w:rsidRPr="002805D6" w:rsidRDefault="00487803" w:rsidP="00577932">
            <w:pPr>
              <w:widowControl/>
              <w:spacing w:line="240" w:lineRule="auto"/>
              <w:jc w:val="center"/>
              <w:rPr>
                <w:rFonts w:eastAsia="Times New Roman" w:cs="Times New Roman"/>
                <w:sz w:val="20"/>
                <w:szCs w:val="20"/>
              </w:rPr>
            </w:pPr>
          </w:p>
        </w:tc>
        <w:tc>
          <w:tcPr>
            <w:tcW w:w="859" w:type="dxa"/>
            <w:tcBorders>
              <w:top w:val="single" w:sz="4" w:space="0" w:color="auto"/>
              <w:left w:val="nil"/>
              <w:bottom w:val="single" w:sz="4" w:space="0" w:color="auto"/>
              <w:right w:val="nil"/>
            </w:tcBorders>
            <w:shd w:val="clear" w:color="auto" w:fill="auto"/>
            <w:vAlign w:val="center"/>
          </w:tcPr>
          <w:p w14:paraId="20C62A78" w14:textId="2E93FCF2" w:rsidR="00487803" w:rsidRPr="002805D6" w:rsidRDefault="00487803" w:rsidP="00577932">
            <w:pPr>
              <w:widowControl/>
              <w:spacing w:line="240" w:lineRule="auto"/>
              <w:jc w:val="center"/>
              <w:rPr>
                <w:rFonts w:eastAsia="Times New Roman" w:cs="Times New Roman"/>
                <w:sz w:val="20"/>
                <w:szCs w:val="20"/>
              </w:rPr>
            </w:pPr>
          </w:p>
        </w:tc>
        <w:tc>
          <w:tcPr>
            <w:tcW w:w="831" w:type="dxa"/>
            <w:tcBorders>
              <w:top w:val="single" w:sz="4" w:space="0" w:color="auto"/>
              <w:left w:val="nil"/>
              <w:bottom w:val="single" w:sz="4" w:space="0" w:color="auto"/>
              <w:right w:val="nil"/>
            </w:tcBorders>
            <w:shd w:val="clear" w:color="auto" w:fill="auto"/>
            <w:vAlign w:val="center"/>
          </w:tcPr>
          <w:p w14:paraId="6D57FBEF" w14:textId="1FAC4306" w:rsidR="00487803" w:rsidRPr="002805D6" w:rsidRDefault="00487803" w:rsidP="00577932">
            <w:pPr>
              <w:widowControl/>
              <w:spacing w:line="240"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tcPr>
          <w:p w14:paraId="6368DE75" w14:textId="65844DDF" w:rsidR="00487803" w:rsidRPr="002805D6" w:rsidRDefault="00487803" w:rsidP="00577932">
            <w:pPr>
              <w:widowControl/>
              <w:spacing w:line="240" w:lineRule="auto"/>
              <w:jc w:val="center"/>
              <w:rPr>
                <w:rFonts w:eastAsia="Times New Roman" w:cs="Times New Roman"/>
                <w:sz w:val="20"/>
                <w:szCs w:val="20"/>
              </w:rPr>
            </w:pPr>
          </w:p>
        </w:tc>
      </w:tr>
      <w:tr w:rsidR="00487803" w:rsidRPr="002805D6" w14:paraId="6ED85CA9" w14:textId="77777777" w:rsidTr="00FE69AD">
        <w:trPr>
          <w:trHeight w:val="300"/>
        </w:trPr>
        <w:tc>
          <w:tcPr>
            <w:tcW w:w="1061" w:type="dxa"/>
            <w:tcBorders>
              <w:top w:val="nil"/>
              <w:left w:val="nil"/>
              <w:bottom w:val="single" w:sz="4" w:space="0" w:color="auto"/>
              <w:right w:val="nil"/>
            </w:tcBorders>
            <w:shd w:val="clear" w:color="auto" w:fill="auto"/>
            <w:vAlign w:val="center"/>
            <w:hideMark/>
          </w:tcPr>
          <w:p w14:paraId="154D4E3A" w14:textId="77777777" w:rsidR="00487803" w:rsidRPr="002805D6" w:rsidRDefault="00487803" w:rsidP="00577932">
            <w:pPr>
              <w:widowControl/>
              <w:spacing w:line="240" w:lineRule="auto"/>
              <w:rPr>
                <w:rFonts w:eastAsia="Times New Roman" w:cs="Times New Roman"/>
                <w:sz w:val="20"/>
                <w:szCs w:val="20"/>
              </w:rPr>
            </w:pPr>
            <w:r w:rsidRPr="002805D6">
              <w:rPr>
                <w:rFonts w:eastAsia="Times New Roman" w:cs="Times New Roman"/>
                <w:sz w:val="20"/>
                <w:szCs w:val="20"/>
              </w:rPr>
              <w:t>1 to &lt;10</w:t>
            </w:r>
          </w:p>
        </w:tc>
        <w:tc>
          <w:tcPr>
            <w:tcW w:w="920" w:type="dxa"/>
            <w:tcBorders>
              <w:top w:val="nil"/>
              <w:left w:val="nil"/>
              <w:bottom w:val="single" w:sz="4" w:space="0" w:color="auto"/>
              <w:right w:val="nil"/>
            </w:tcBorders>
            <w:shd w:val="clear" w:color="auto" w:fill="auto"/>
            <w:vAlign w:val="center"/>
          </w:tcPr>
          <w:p w14:paraId="51BEC2CA" w14:textId="4A4DF8C0" w:rsidR="00487803" w:rsidRPr="002805D6" w:rsidRDefault="00487803" w:rsidP="00577932">
            <w:pPr>
              <w:widowControl/>
              <w:spacing w:line="240" w:lineRule="auto"/>
              <w:jc w:val="center"/>
              <w:rPr>
                <w:rFonts w:eastAsia="Times New Roman" w:cs="Times New Roman"/>
                <w:sz w:val="20"/>
                <w:szCs w:val="20"/>
              </w:rPr>
            </w:pPr>
          </w:p>
        </w:tc>
        <w:tc>
          <w:tcPr>
            <w:tcW w:w="849" w:type="dxa"/>
            <w:tcBorders>
              <w:top w:val="nil"/>
              <w:left w:val="nil"/>
              <w:bottom w:val="single" w:sz="4" w:space="0" w:color="auto"/>
              <w:right w:val="nil"/>
            </w:tcBorders>
            <w:shd w:val="clear" w:color="auto" w:fill="auto"/>
            <w:vAlign w:val="center"/>
          </w:tcPr>
          <w:p w14:paraId="1E43904F" w14:textId="3E7930B2"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2103E0C5" w14:textId="5CEB0059"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2CD2B6A4" w14:textId="3E1C40B4" w:rsidR="00487803" w:rsidRPr="002805D6" w:rsidRDefault="00487803" w:rsidP="00577932">
            <w:pPr>
              <w:widowControl/>
              <w:spacing w:line="240" w:lineRule="auto"/>
              <w:jc w:val="center"/>
              <w:rPr>
                <w:rFonts w:eastAsia="Times New Roman" w:cs="Times New Roman"/>
                <w:sz w:val="20"/>
                <w:szCs w:val="20"/>
              </w:rPr>
            </w:pPr>
          </w:p>
        </w:tc>
        <w:tc>
          <w:tcPr>
            <w:tcW w:w="920" w:type="dxa"/>
            <w:tcBorders>
              <w:top w:val="nil"/>
              <w:left w:val="nil"/>
              <w:bottom w:val="single" w:sz="4" w:space="0" w:color="auto"/>
              <w:right w:val="nil"/>
            </w:tcBorders>
            <w:shd w:val="clear" w:color="auto" w:fill="auto"/>
            <w:vAlign w:val="center"/>
          </w:tcPr>
          <w:p w14:paraId="2AB57996" w14:textId="7E05C324"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0F063853" w14:textId="04B3BA7B"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7CAB90E8" w14:textId="66848373"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5CE2FC6E" w14:textId="0F37B0C1"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0AFAF463" w14:textId="4EA0F083" w:rsidR="00487803" w:rsidRPr="002805D6" w:rsidRDefault="00487803" w:rsidP="00577932">
            <w:pPr>
              <w:widowControl/>
              <w:spacing w:line="240"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vAlign w:val="center"/>
          </w:tcPr>
          <w:p w14:paraId="587E2712" w14:textId="1EF596A5" w:rsidR="00487803" w:rsidRPr="002805D6" w:rsidRDefault="00487803" w:rsidP="00577932">
            <w:pPr>
              <w:widowControl/>
              <w:spacing w:line="240" w:lineRule="auto"/>
              <w:jc w:val="center"/>
              <w:rPr>
                <w:rFonts w:eastAsia="Times New Roman" w:cs="Times New Roman"/>
                <w:sz w:val="20"/>
                <w:szCs w:val="20"/>
              </w:rPr>
            </w:pPr>
          </w:p>
        </w:tc>
        <w:tc>
          <w:tcPr>
            <w:tcW w:w="859" w:type="dxa"/>
            <w:tcBorders>
              <w:top w:val="nil"/>
              <w:left w:val="nil"/>
              <w:bottom w:val="single" w:sz="4" w:space="0" w:color="auto"/>
              <w:right w:val="nil"/>
            </w:tcBorders>
            <w:shd w:val="clear" w:color="auto" w:fill="auto"/>
            <w:vAlign w:val="center"/>
          </w:tcPr>
          <w:p w14:paraId="7AADC4B6" w14:textId="5FE63E6C" w:rsidR="00487803" w:rsidRPr="002805D6" w:rsidRDefault="00487803" w:rsidP="00577932">
            <w:pPr>
              <w:widowControl/>
              <w:spacing w:line="240" w:lineRule="auto"/>
              <w:jc w:val="center"/>
              <w:rPr>
                <w:rFonts w:eastAsia="Times New Roman" w:cs="Times New Roman"/>
                <w:sz w:val="20"/>
                <w:szCs w:val="20"/>
              </w:rPr>
            </w:pPr>
          </w:p>
        </w:tc>
        <w:tc>
          <w:tcPr>
            <w:tcW w:w="831" w:type="dxa"/>
            <w:tcBorders>
              <w:top w:val="nil"/>
              <w:left w:val="nil"/>
              <w:bottom w:val="single" w:sz="4" w:space="0" w:color="auto"/>
              <w:right w:val="nil"/>
            </w:tcBorders>
            <w:shd w:val="clear" w:color="auto" w:fill="auto"/>
            <w:vAlign w:val="center"/>
          </w:tcPr>
          <w:p w14:paraId="77607EE3" w14:textId="1E3E87A3" w:rsidR="00487803" w:rsidRPr="002805D6" w:rsidRDefault="00487803" w:rsidP="00577932">
            <w:pPr>
              <w:widowControl/>
              <w:spacing w:line="240"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tcPr>
          <w:p w14:paraId="4BF0C592" w14:textId="51CF7168" w:rsidR="00487803" w:rsidRPr="002805D6" w:rsidRDefault="00487803" w:rsidP="00577932">
            <w:pPr>
              <w:widowControl/>
              <w:spacing w:line="240" w:lineRule="auto"/>
              <w:jc w:val="center"/>
              <w:rPr>
                <w:rFonts w:eastAsia="Times New Roman" w:cs="Times New Roman"/>
                <w:sz w:val="20"/>
                <w:szCs w:val="20"/>
              </w:rPr>
            </w:pPr>
          </w:p>
        </w:tc>
      </w:tr>
      <w:tr w:rsidR="00487803" w:rsidRPr="002805D6" w14:paraId="449EFA1E" w14:textId="77777777" w:rsidTr="00FE69AD">
        <w:trPr>
          <w:trHeight w:val="300"/>
        </w:trPr>
        <w:tc>
          <w:tcPr>
            <w:tcW w:w="1061" w:type="dxa"/>
            <w:tcBorders>
              <w:top w:val="nil"/>
              <w:left w:val="nil"/>
              <w:bottom w:val="single" w:sz="4" w:space="0" w:color="auto"/>
              <w:right w:val="nil"/>
            </w:tcBorders>
            <w:shd w:val="clear" w:color="auto" w:fill="auto"/>
            <w:vAlign w:val="center"/>
            <w:hideMark/>
          </w:tcPr>
          <w:p w14:paraId="7D67AB70" w14:textId="77777777" w:rsidR="00487803" w:rsidRPr="002805D6" w:rsidRDefault="00487803" w:rsidP="00577932">
            <w:pPr>
              <w:widowControl/>
              <w:spacing w:line="240" w:lineRule="auto"/>
              <w:rPr>
                <w:rFonts w:eastAsia="Times New Roman" w:cs="Times New Roman"/>
                <w:sz w:val="20"/>
                <w:szCs w:val="20"/>
              </w:rPr>
            </w:pPr>
            <w:r w:rsidRPr="002805D6">
              <w:rPr>
                <w:rFonts w:eastAsia="Times New Roman" w:cs="Times New Roman"/>
                <w:sz w:val="20"/>
                <w:szCs w:val="20"/>
              </w:rPr>
              <w:t>10 to &lt;20</w:t>
            </w:r>
          </w:p>
        </w:tc>
        <w:tc>
          <w:tcPr>
            <w:tcW w:w="920" w:type="dxa"/>
            <w:tcBorders>
              <w:top w:val="nil"/>
              <w:left w:val="nil"/>
              <w:bottom w:val="single" w:sz="4" w:space="0" w:color="auto"/>
              <w:right w:val="nil"/>
            </w:tcBorders>
            <w:shd w:val="clear" w:color="auto" w:fill="auto"/>
            <w:vAlign w:val="center"/>
          </w:tcPr>
          <w:p w14:paraId="0D28E532" w14:textId="16A12784" w:rsidR="00487803" w:rsidRPr="002805D6" w:rsidRDefault="00487803" w:rsidP="00577932">
            <w:pPr>
              <w:widowControl/>
              <w:spacing w:line="240" w:lineRule="auto"/>
              <w:jc w:val="center"/>
              <w:rPr>
                <w:rFonts w:eastAsia="Times New Roman" w:cs="Times New Roman"/>
                <w:sz w:val="20"/>
                <w:szCs w:val="20"/>
              </w:rPr>
            </w:pPr>
          </w:p>
        </w:tc>
        <w:tc>
          <w:tcPr>
            <w:tcW w:w="849" w:type="dxa"/>
            <w:tcBorders>
              <w:top w:val="nil"/>
              <w:left w:val="nil"/>
              <w:bottom w:val="single" w:sz="4" w:space="0" w:color="auto"/>
              <w:right w:val="nil"/>
            </w:tcBorders>
            <w:shd w:val="clear" w:color="auto" w:fill="auto"/>
            <w:vAlign w:val="center"/>
          </w:tcPr>
          <w:p w14:paraId="74ED6C3A" w14:textId="026FD092"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535DEEB2" w14:textId="544BFE83"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559B05CB" w14:textId="033646EF" w:rsidR="00487803" w:rsidRPr="002805D6" w:rsidRDefault="00487803" w:rsidP="00577932">
            <w:pPr>
              <w:widowControl/>
              <w:spacing w:line="240" w:lineRule="auto"/>
              <w:jc w:val="center"/>
              <w:rPr>
                <w:rFonts w:eastAsia="Times New Roman" w:cs="Times New Roman"/>
                <w:sz w:val="20"/>
                <w:szCs w:val="20"/>
              </w:rPr>
            </w:pPr>
          </w:p>
        </w:tc>
        <w:tc>
          <w:tcPr>
            <w:tcW w:w="920" w:type="dxa"/>
            <w:tcBorders>
              <w:top w:val="nil"/>
              <w:left w:val="nil"/>
              <w:bottom w:val="single" w:sz="4" w:space="0" w:color="auto"/>
              <w:right w:val="nil"/>
            </w:tcBorders>
            <w:shd w:val="clear" w:color="auto" w:fill="auto"/>
            <w:vAlign w:val="center"/>
          </w:tcPr>
          <w:p w14:paraId="373A2280" w14:textId="25993FEE"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4C4A559A" w14:textId="1DCB917E"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5AC2CB43" w14:textId="36BD78AF"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7DFCACC4" w14:textId="0F2C6F7B"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617CDCD4" w14:textId="3139BDA0" w:rsidR="00487803" w:rsidRPr="002805D6" w:rsidRDefault="00487803" w:rsidP="00577932">
            <w:pPr>
              <w:widowControl/>
              <w:spacing w:line="240"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vAlign w:val="center"/>
          </w:tcPr>
          <w:p w14:paraId="0E309426" w14:textId="17A1B216" w:rsidR="00487803" w:rsidRPr="002805D6" w:rsidRDefault="00487803" w:rsidP="00577932">
            <w:pPr>
              <w:widowControl/>
              <w:spacing w:line="240" w:lineRule="auto"/>
              <w:jc w:val="center"/>
              <w:rPr>
                <w:rFonts w:eastAsia="Times New Roman" w:cs="Times New Roman"/>
                <w:sz w:val="20"/>
                <w:szCs w:val="20"/>
              </w:rPr>
            </w:pPr>
          </w:p>
        </w:tc>
        <w:tc>
          <w:tcPr>
            <w:tcW w:w="859" w:type="dxa"/>
            <w:tcBorders>
              <w:top w:val="nil"/>
              <w:left w:val="nil"/>
              <w:bottom w:val="single" w:sz="4" w:space="0" w:color="auto"/>
              <w:right w:val="nil"/>
            </w:tcBorders>
            <w:shd w:val="clear" w:color="auto" w:fill="auto"/>
            <w:vAlign w:val="center"/>
          </w:tcPr>
          <w:p w14:paraId="78B03531" w14:textId="4D8C3A34" w:rsidR="00487803" w:rsidRPr="002805D6" w:rsidRDefault="00487803" w:rsidP="00577932">
            <w:pPr>
              <w:widowControl/>
              <w:spacing w:line="240" w:lineRule="auto"/>
              <w:jc w:val="center"/>
              <w:rPr>
                <w:rFonts w:eastAsia="Times New Roman" w:cs="Times New Roman"/>
                <w:sz w:val="20"/>
                <w:szCs w:val="20"/>
              </w:rPr>
            </w:pPr>
          </w:p>
        </w:tc>
        <w:tc>
          <w:tcPr>
            <w:tcW w:w="831" w:type="dxa"/>
            <w:tcBorders>
              <w:top w:val="nil"/>
              <w:left w:val="nil"/>
              <w:bottom w:val="single" w:sz="4" w:space="0" w:color="auto"/>
              <w:right w:val="nil"/>
            </w:tcBorders>
            <w:shd w:val="clear" w:color="auto" w:fill="auto"/>
            <w:vAlign w:val="center"/>
          </w:tcPr>
          <w:p w14:paraId="1AF58C45" w14:textId="1787BDE2" w:rsidR="00487803" w:rsidRPr="002805D6" w:rsidRDefault="00487803" w:rsidP="00577932">
            <w:pPr>
              <w:widowControl/>
              <w:spacing w:line="240"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tcPr>
          <w:p w14:paraId="5912E318" w14:textId="2C4CC0A8" w:rsidR="00487803" w:rsidRPr="002805D6" w:rsidRDefault="00487803" w:rsidP="00577932">
            <w:pPr>
              <w:widowControl/>
              <w:spacing w:line="240" w:lineRule="auto"/>
              <w:jc w:val="center"/>
              <w:rPr>
                <w:rFonts w:eastAsia="Times New Roman" w:cs="Times New Roman"/>
                <w:sz w:val="20"/>
                <w:szCs w:val="20"/>
              </w:rPr>
            </w:pPr>
          </w:p>
        </w:tc>
      </w:tr>
      <w:tr w:rsidR="00487803" w:rsidRPr="002805D6" w14:paraId="7D519D81" w14:textId="77777777" w:rsidTr="00FE69AD">
        <w:trPr>
          <w:trHeight w:val="300"/>
        </w:trPr>
        <w:tc>
          <w:tcPr>
            <w:tcW w:w="1061" w:type="dxa"/>
            <w:tcBorders>
              <w:top w:val="nil"/>
              <w:left w:val="nil"/>
              <w:bottom w:val="single" w:sz="4" w:space="0" w:color="auto"/>
              <w:right w:val="nil"/>
            </w:tcBorders>
            <w:shd w:val="clear" w:color="auto" w:fill="auto"/>
            <w:vAlign w:val="center"/>
            <w:hideMark/>
          </w:tcPr>
          <w:p w14:paraId="21EE280B" w14:textId="77777777" w:rsidR="00487803" w:rsidRPr="002805D6" w:rsidRDefault="00487803" w:rsidP="00577932">
            <w:pPr>
              <w:widowControl/>
              <w:spacing w:line="240" w:lineRule="auto"/>
              <w:rPr>
                <w:rFonts w:eastAsia="Times New Roman" w:cs="Times New Roman"/>
                <w:sz w:val="20"/>
                <w:szCs w:val="20"/>
              </w:rPr>
            </w:pPr>
            <w:r w:rsidRPr="002805D6">
              <w:rPr>
                <w:rFonts w:eastAsia="Times New Roman" w:cs="Times New Roman"/>
                <w:sz w:val="20"/>
                <w:szCs w:val="20"/>
              </w:rPr>
              <w:t>20 to &lt;50</w:t>
            </w:r>
          </w:p>
        </w:tc>
        <w:tc>
          <w:tcPr>
            <w:tcW w:w="920" w:type="dxa"/>
            <w:tcBorders>
              <w:top w:val="nil"/>
              <w:left w:val="nil"/>
              <w:bottom w:val="single" w:sz="4" w:space="0" w:color="auto"/>
              <w:right w:val="nil"/>
            </w:tcBorders>
            <w:shd w:val="clear" w:color="auto" w:fill="auto"/>
            <w:vAlign w:val="center"/>
          </w:tcPr>
          <w:p w14:paraId="4882EAFD" w14:textId="5D8ECB47" w:rsidR="00487803" w:rsidRPr="002805D6" w:rsidRDefault="00487803" w:rsidP="00577932">
            <w:pPr>
              <w:widowControl/>
              <w:spacing w:line="240" w:lineRule="auto"/>
              <w:jc w:val="center"/>
              <w:rPr>
                <w:rFonts w:eastAsia="Times New Roman" w:cs="Times New Roman"/>
                <w:sz w:val="20"/>
                <w:szCs w:val="20"/>
              </w:rPr>
            </w:pPr>
          </w:p>
        </w:tc>
        <w:tc>
          <w:tcPr>
            <w:tcW w:w="849" w:type="dxa"/>
            <w:tcBorders>
              <w:top w:val="nil"/>
              <w:left w:val="nil"/>
              <w:bottom w:val="single" w:sz="4" w:space="0" w:color="auto"/>
              <w:right w:val="nil"/>
            </w:tcBorders>
            <w:shd w:val="clear" w:color="auto" w:fill="auto"/>
            <w:vAlign w:val="center"/>
          </w:tcPr>
          <w:p w14:paraId="617DC034" w14:textId="7D025549"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304371FE" w14:textId="1D591188"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2678F4B7" w14:textId="0CFE92F9" w:rsidR="00487803" w:rsidRPr="002805D6" w:rsidRDefault="00487803" w:rsidP="00577932">
            <w:pPr>
              <w:widowControl/>
              <w:spacing w:line="240" w:lineRule="auto"/>
              <w:jc w:val="center"/>
              <w:rPr>
                <w:rFonts w:eastAsia="Times New Roman" w:cs="Times New Roman"/>
                <w:sz w:val="20"/>
                <w:szCs w:val="20"/>
              </w:rPr>
            </w:pPr>
          </w:p>
        </w:tc>
        <w:tc>
          <w:tcPr>
            <w:tcW w:w="920" w:type="dxa"/>
            <w:tcBorders>
              <w:top w:val="nil"/>
              <w:left w:val="nil"/>
              <w:bottom w:val="single" w:sz="4" w:space="0" w:color="auto"/>
              <w:right w:val="nil"/>
            </w:tcBorders>
            <w:shd w:val="clear" w:color="auto" w:fill="auto"/>
            <w:vAlign w:val="center"/>
          </w:tcPr>
          <w:p w14:paraId="0950E959" w14:textId="6C8D8A46"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0014BF25" w14:textId="3D15132D"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36F5B0AE" w14:textId="3F0EFD38"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0A87CC92" w14:textId="25F4E557"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16BFB77C" w14:textId="419255DD" w:rsidR="00487803" w:rsidRPr="002805D6" w:rsidRDefault="00487803" w:rsidP="00577932">
            <w:pPr>
              <w:widowControl/>
              <w:spacing w:line="240"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vAlign w:val="center"/>
          </w:tcPr>
          <w:p w14:paraId="53EEDD99" w14:textId="69A6DDA8" w:rsidR="00487803" w:rsidRPr="002805D6" w:rsidRDefault="00487803" w:rsidP="00577932">
            <w:pPr>
              <w:widowControl/>
              <w:spacing w:line="240" w:lineRule="auto"/>
              <w:jc w:val="center"/>
              <w:rPr>
                <w:rFonts w:eastAsia="Times New Roman" w:cs="Times New Roman"/>
                <w:sz w:val="20"/>
                <w:szCs w:val="20"/>
              </w:rPr>
            </w:pPr>
          </w:p>
        </w:tc>
        <w:tc>
          <w:tcPr>
            <w:tcW w:w="859" w:type="dxa"/>
            <w:tcBorders>
              <w:top w:val="nil"/>
              <w:left w:val="nil"/>
              <w:bottom w:val="single" w:sz="4" w:space="0" w:color="auto"/>
              <w:right w:val="nil"/>
            </w:tcBorders>
            <w:shd w:val="clear" w:color="auto" w:fill="auto"/>
            <w:vAlign w:val="center"/>
          </w:tcPr>
          <w:p w14:paraId="0DB81059" w14:textId="7C051295" w:rsidR="00487803" w:rsidRPr="002805D6" w:rsidRDefault="00487803" w:rsidP="00577932">
            <w:pPr>
              <w:widowControl/>
              <w:spacing w:line="240" w:lineRule="auto"/>
              <w:jc w:val="center"/>
              <w:rPr>
                <w:rFonts w:eastAsia="Times New Roman" w:cs="Times New Roman"/>
                <w:sz w:val="20"/>
                <w:szCs w:val="20"/>
              </w:rPr>
            </w:pPr>
          </w:p>
        </w:tc>
        <w:tc>
          <w:tcPr>
            <w:tcW w:w="831" w:type="dxa"/>
            <w:tcBorders>
              <w:top w:val="nil"/>
              <w:left w:val="nil"/>
              <w:bottom w:val="single" w:sz="4" w:space="0" w:color="auto"/>
              <w:right w:val="nil"/>
            </w:tcBorders>
            <w:shd w:val="clear" w:color="auto" w:fill="auto"/>
            <w:vAlign w:val="center"/>
          </w:tcPr>
          <w:p w14:paraId="6957F109" w14:textId="1FCC4F25" w:rsidR="00487803" w:rsidRPr="002805D6" w:rsidRDefault="00487803" w:rsidP="00577932">
            <w:pPr>
              <w:widowControl/>
              <w:spacing w:line="240"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tcPr>
          <w:p w14:paraId="6DC6C3C7" w14:textId="3F75A874" w:rsidR="00487803" w:rsidRPr="002805D6" w:rsidRDefault="00487803" w:rsidP="00577932">
            <w:pPr>
              <w:widowControl/>
              <w:spacing w:line="240" w:lineRule="auto"/>
              <w:jc w:val="center"/>
              <w:rPr>
                <w:rFonts w:eastAsia="Times New Roman" w:cs="Times New Roman"/>
                <w:sz w:val="20"/>
                <w:szCs w:val="20"/>
              </w:rPr>
            </w:pPr>
          </w:p>
        </w:tc>
      </w:tr>
      <w:tr w:rsidR="00487803" w:rsidRPr="002805D6" w14:paraId="15661007" w14:textId="77777777" w:rsidTr="00FE69AD">
        <w:trPr>
          <w:trHeight w:val="300"/>
        </w:trPr>
        <w:tc>
          <w:tcPr>
            <w:tcW w:w="1061" w:type="dxa"/>
            <w:tcBorders>
              <w:top w:val="single" w:sz="4" w:space="0" w:color="auto"/>
              <w:left w:val="nil"/>
              <w:bottom w:val="single" w:sz="4" w:space="0" w:color="auto"/>
              <w:right w:val="nil"/>
            </w:tcBorders>
            <w:shd w:val="clear" w:color="auto" w:fill="auto"/>
            <w:vAlign w:val="center"/>
            <w:hideMark/>
          </w:tcPr>
          <w:p w14:paraId="3F145393" w14:textId="77777777" w:rsidR="00487803" w:rsidRPr="002805D6" w:rsidRDefault="00487803" w:rsidP="00577932">
            <w:pPr>
              <w:widowControl/>
              <w:spacing w:line="240" w:lineRule="auto"/>
              <w:rPr>
                <w:rFonts w:eastAsia="Times New Roman" w:cs="Times New Roman"/>
                <w:sz w:val="20"/>
                <w:szCs w:val="20"/>
              </w:rPr>
            </w:pPr>
            <w:r w:rsidRPr="002805D6">
              <w:rPr>
                <w:rFonts w:eastAsia="Times New Roman" w:cs="Times New Roman"/>
                <w:sz w:val="20"/>
                <w:szCs w:val="20"/>
              </w:rPr>
              <w:t>50 to &lt;70</w:t>
            </w:r>
          </w:p>
        </w:tc>
        <w:tc>
          <w:tcPr>
            <w:tcW w:w="920" w:type="dxa"/>
            <w:tcBorders>
              <w:top w:val="single" w:sz="4" w:space="0" w:color="auto"/>
              <w:left w:val="nil"/>
              <w:bottom w:val="single" w:sz="4" w:space="0" w:color="auto"/>
              <w:right w:val="nil"/>
            </w:tcBorders>
            <w:shd w:val="clear" w:color="auto" w:fill="auto"/>
            <w:vAlign w:val="center"/>
          </w:tcPr>
          <w:p w14:paraId="09D71608" w14:textId="7C64191E" w:rsidR="00487803" w:rsidRPr="002805D6" w:rsidRDefault="00487803" w:rsidP="00577932">
            <w:pPr>
              <w:widowControl/>
              <w:spacing w:line="240" w:lineRule="auto"/>
              <w:jc w:val="center"/>
              <w:rPr>
                <w:rFonts w:eastAsia="Times New Roman" w:cs="Times New Roman"/>
                <w:sz w:val="20"/>
                <w:szCs w:val="20"/>
              </w:rPr>
            </w:pPr>
          </w:p>
        </w:tc>
        <w:tc>
          <w:tcPr>
            <w:tcW w:w="849" w:type="dxa"/>
            <w:tcBorders>
              <w:top w:val="single" w:sz="4" w:space="0" w:color="auto"/>
              <w:left w:val="nil"/>
              <w:bottom w:val="single" w:sz="4" w:space="0" w:color="auto"/>
              <w:right w:val="nil"/>
            </w:tcBorders>
            <w:shd w:val="clear" w:color="auto" w:fill="auto"/>
            <w:vAlign w:val="center"/>
          </w:tcPr>
          <w:p w14:paraId="1B74EC67" w14:textId="67E94E0C"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6F9DE76F" w14:textId="2EFAD5D0"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17C47A1F" w14:textId="0ABDD0AB" w:rsidR="00487803" w:rsidRPr="002805D6" w:rsidRDefault="00487803" w:rsidP="00577932">
            <w:pPr>
              <w:widowControl/>
              <w:spacing w:line="240" w:lineRule="auto"/>
              <w:jc w:val="center"/>
              <w:rPr>
                <w:rFonts w:eastAsia="Times New Roman" w:cs="Times New Roman"/>
                <w:sz w:val="20"/>
                <w:szCs w:val="20"/>
              </w:rPr>
            </w:pPr>
          </w:p>
        </w:tc>
        <w:tc>
          <w:tcPr>
            <w:tcW w:w="920" w:type="dxa"/>
            <w:tcBorders>
              <w:top w:val="single" w:sz="4" w:space="0" w:color="auto"/>
              <w:left w:val="nil"/>
              <w:bottom w:val="single" w:sz="4" w:space="0" w:color="auto"/>
              <w:right w:val="nil"/>
            </w:tcBorders>
            <w:shd w:val="clear" w:color="auto" w:fill="auto"/>
            <w:vAlign w:val="center"/>
          </w:tcPr>
          <w:p w14:paraId="678DC735" w14:textId="3499C8EC"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single" w:sz="4" w:space="0" w:color="auto"/>
              <w:left w:val="nil"/>
              <w:bottom w:val="single" w:sz="4" w:space="0" w:color="auto"/>
              <w:right w:val="nil"/>
            </w:tcBorders>
            <w:shd w:val="clear" w:color="auto" w:fill="auto"/>
            <w:vAlign w:val="center"/>
          </w:tcPr>
          <w:p w14:paraId="45203530" w14:textId="31FC3C15"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single" w:sz="4" w:space="0" w:color="auto"/>
              <w:left w:val="nil"/>
              <w:bottom w:val="single" w:sz="4" w:space="0" w:color="auto"/>
              <w:right w:val="nil"/>
            </w:tcBorders>
            <w:shd w:val="clear" w:color="auto" w:fill="auto"/>
            <w:vAlign w:val="center"/>
          </w:tcPr>
          <w:p w14:paraId="7FA552B7" w14:textId="5AB02159"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04634659" w14:textId="29B688F0"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6F8E6E37" w14:textId="159C56B1" w:rsidR="00487803" w:rsidRPr="002805D6" w:rsidRDefault="00487803" w:rsidP="00577932">
            <w:pPr>
              <w:widowControl/>
              <w:spacing w:line="240" w:lineRule="auto"/>
              <w:jc w:val="center"/>
              <w:rPr>
                <w:rFonts w:eastAsia="Times New Roman" w:cs="Times New Roman"/>
                <w:sz w:val="20"/>
                <w:szCs w:val="20"/>
              </w:rPr>
            </w:pPr>
          </w:p>
        </w:tc>
        <w:tc>
          <w:tcPr>
            <w:tcW w:w="922" w:type="dxa"/>
            <w:tcBorders>
              <w:top w:val="single" w:sz="4" w:space="0" w:color="auto"/>
              <w:left w:val="nil"/>
              <w:bottom w:val="single" w:sz="4" w:space="0" w:color="auto"/>
              <w:right w:val="nil"/>
            </w:tcBorders>
            <w:shd w:val="clear" w:color="auto" w:fill="auto"/>
            <w:vAlign w:val="center"/>
          </w:tcPr>
          <w:p w14:paraId="4627226D" w14:textId="2D32EC34" w:rsidR="00487803" w:rsidRPr="002805D6" w:rsidRDefault="00487803" w:rsidP="00577932">
            <w:pPr>
              <w:widowControl/>
              <w:spacing w:line="240" w:lineRule="auto"/>
              <w:jc w:val="center"/>
              <w:rPr>
                <w:rFonts w:eastAsia="Times New Roman" w:cs="Times New Roman"/>
                <w:sz w:val="20"/>
                <w:szCs w:val="20"/>
              </w:rPr>
            </w:pPr>
          </w:p>
        </w:tc>
        <w:tc>
          <w:tcPr>
            <w:tcW w:w="859" w:type="dxa"/>
            <w:tcBorders>
              <w:top w:val="single" w:sz="4" w:space="0" w:color="auto"/>
              <w:left w:val="nil"/>
              <w:bottom w:val="single" w:sz="4" w:space="0" w:color="auto"/>
              <w:right w:val="nil"/>
            </w:tcBorders>
            <w:shd w:val="clear" w:color="auto" w:fill="auto"/>
            <w:vAlign w:val="center"/>
          </w:tcPr>
          <w:p w14:paraId="66607F8B" w14:textId="17EE54AB" w:rsidR="00487803" w:rsidRPr="002805D6" w:rsidRDefault="00487803" w:rsidP="00577932">
            <w:pPr>
              <w:widowControl/>
              <w:spacing w:line="240" w:lineRule="auto"/>
              <w:jc w:val="center"/>
              <w:rPr>
                <w:rFonts w:eastAsia="Times New Roman" w:cs="Times New Roman"/>
                <w:sz w:val="20"/>
                <w:szCs w:val="20"/>
              </w:rPr>
            </w:pPr>
          </w:p>
        </w:tc>
        <w:tc>
          <w:tcPr>
            <w:tcW w:w="831" w:type="dxa"/>
            <w:tcBorders>
              <w:top w:val="single" w:sz="4" w:space="0" w:color="auto"/>
              <w:left w:val="nil"/>
              <w:bottom w:val="single" w:sz="4" w:space="0" w:color="auto"/>
              <w:right w:val="nil"/>
            </w:tcBorders>
            <w:shd w:val="clear" w:color="auto" w:fill="auto"/>
            <w:vAlign w:val="center"/>
          </w:tcPr>
          <w:p w14:paraId="1F09F06F" w14:textId="462F1967" w:rsidR="00487803" w:rsidRPr="002805D6" w:rsidRDefault="00487803" w:rsidP="00577932">
            <w:pPr>
              <w:widowControl/>
              <w:spacing w:line="240"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5B598C3E" w14:textId="4A194313" w:rsidR="00487803" w:rsidRPr="002805D6" w:rsidRDefault="00487803" w:rsidP="00577932">
            <w:pPr>
              <w:widowControl/>
              <w:spacing w:line="240" w:lineRule="auto"/>
              <w:jc w:val="center"/>
              <w:rPr>
                <w:rFonts w:eastAsia="Times New Roman" w:cs="Times New Roman"/>
                <w:sz w:val="20"/>
                <w:szCs w:val="20"/>
              </w:rPr>
            </w:pPr>
          </w:p>
        </w:tc>
      </w:tr>
    </w:tbl>
    <w:p w14:paraId="4A4BA644" w14:textId="4D0D7108" w:rsidR="00C95140" w:rsidRDefault="00C95140" w:rsidP="007349C0">
      <w:pPr>
        <w:pStyle w:val="L1-FlLSp12"/>
        <w:spacing w:after="0"/>
        <w:contextualSpacing/>
        <w:rPr>
          <w:sz w:val="16"/>
          <w:szCs w:val="16"/>
        </w:rPr>
      </w:pPr>
      <w:r w:rsidRPr="00FF43CF">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FF43CF">
        <w:rPr>
          <w:sz w:val="16"/>
          <w:szCs w:val="16"/>
        </w:rPr>
        <w:t>.</w:t>
      </w:r>
    </w:p>
    <w:p w14:paraId="533664E8" w14:textId="77777777" w:rsidR="00C95140" w:rsidRPr="00FF43CF" w:rsidRDefault="00C95140" w:rsidP="007349C0">
      <w:pPr>
        <w:pStyle w:val="BodyText1"/>
        <w:spacing w:after="240"/>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7830AF79" w14:textId="77777777" w:rsidR="00487803" w:rsidRDefault="00487803" w:rsidP="005545CE">
      <w:pPr>
        <w:pStyle w:val="BodyText1"/>
        <w:sectPr w:rsidR="00487803" w:rsidSect="00487803">
          <w:pgSz w:w="15840" w:h="12240" w:orient="landscape"/>
          <w:pgMar w:top="1440" w:right="1440" w:bottom="1440" w:left="1440" w:header="720" w:footer="720" w:gutter="0"/>
          <w:cols w:space="720"/>
          <w:docGrid w:linePitch="360"/>
        </w:sectPr>
      </w:pPr>
    </w:p>
    <w:p w14:paraId="24F5F0F9" w14:textId="3892F0E7" w:rsidR="00C95140" w:rsidRDefault="00C95140" w:rsidP="005545CE">
      <w:pPr>
        <w:pStyle w:val="BodyText1"/>
      </w:pPr>
      <w:r>
        <w:lastRenderedPageBreak/>
        <w:t>Rock fragments are unattached pieces of rock 2</w:t>
      </w:r>
      <w:r w:rsidR="008D1A1F">
        <w:t xml:space="preserve"> </w:t>
      </w:r>
      <w:r>
        <w:t>mm in diameter or larger. Rock fragments are characterized by their size and shape and, in some cases, the type of rock</w:t>
      </w:r>
      <w:r w:rsidR="006B4D0F">
        <w:t>;</w:t>
      </w:r>
      <w:r>
        <w:t xml:space="preserve"> </w:t>
      </w:r>
      <w:r w:rsidR="00FC6549">
        <w:t>r</w:t>
      </w:r>
      <w:r>
        <w:t>ock fragments classes include pebbles, cobbles, channers, flagstones, stones, and boulders.</w:t>
      </w:r>
      <w:r>
        <w:rPr>
          <w:rStyle w:val="FootnoteReference"/>
        </w:rPr>
        <w:footnoteReference w:id="68"/>
      </w:r>
      <w:r>
        <w:t xml:space="preserve"> </w:t>
      </w:r>
      <w:r>
        <w:rPr>
          <w:b/>
        </w:rPr>
        <w:t>Table 7.1.</w:t>
      </w:r>
      <w:r w:rsidR="00561B8B">
        <w:rPr>
          <w:b/>
        </w:rPr>
        <w:t>20</w:t>
      </w:r>
      <w:r>
        <w:t xml:space="preserve"> presents the percent distribution of rock fragment</w:t>
      </w:r>
      <w:r w:rsidR="008D1A1F">
        <w:t>s</w:t>
      </w:r>
      <w:r>
        <w:t xml:space="preserve"> in maize plots in the ZOI by soil horizon. </w:t>
      </w:r>
      <w:r w:rsidRPr="0097312E">
        <w:rPr>
          <w:szCs w:val="22"/>
          <w:highlight w:val="yellow"/>
        </w:rPr>
        <w:t>[Discuss findings.]</w:t>
      </w:r>
    </w:p>
    <w:p w14:paraId="0A2A3FC6" w14:textId="2D3D5FB1" w:rsidR="00C95140" w:rsidRPr="004D163E" w:rsidRDefault="00C95140" w:rsidP="005545CE">
      <w:pPr>
        <w:pStyle w:val="Tabletitle"/>
      </w:pPr>
      <w:bookmarkStart w:id="784" w:name="_Toc63673106"/>
      <w:r w:rsidRPr="004D163E">
        <w:t>Table 7.1.</w:t>
      </w:r>
      <w:r w:rsidR="00561B8B">
        <w:t>20</w:t>
      </w:r>
      <w:r w:rsidRPr="004D163E">
        <w:t>: Rock Fragment Percentage by Soil Horizon in Maize Plots in the ZOI</w:t>
      </w:r>
      <w:bookmarkEnd w:id="784"/>
    </w:p>
    <w:tbl>
      <w:tblPr>
        <w:tblW w:w="0" w:type="auto"/>
        <w:tblLayout w:type="fixed"/>
        <w:tblLook w:val="04A0" w:firstRow="1" w:lastRow="0" w:firstColumn="1" w:lastColumn="0" w:noHBand="0" w:noVBand="1"/>
      </w:tblPr>
      <w:tblGrid>
        <w:gridCol w:w="1710"/>
        <w:gridCol w:w="900"/>
        <w:gridCol w:w="1080"/>
        <w:gridCol w:w="1080"/>
        <w:gridCol w:w="1080"/>
        <w:gridCol w:w="1080"/>
        <w:gridCol w:w="1260"/>
      </w:tblGrid>
      <w:tr w:rsidR="00C95140" w:rsidRPr="005545CE" w14:paraId="5C52CA45" w14:textId="77777777" w:rsidTr="00327AD7">
        <w:tc>
          <w:tcPr>
            <w:tcW w:w="1710" w:type="dxa"/>
            <w:vMerge w:val="restart"/>
            <w:tcBorders>
              <w:top w:val="single" w:sz="4" w:space="0" w:color="auto"/>
              <w:left w:val="nil"/>
              <w:bottom w:val="single" w:sz="4" w:space="0" w:color="auto"/>
              <w:right w:val="nil"/>
            </w:tcBorders>
            <w:shd w:val="clear" w:color="000000" w:fill="387990"/>
            <w:vAlign w:val="bottom"/>
            <w:hideMark/>
          </w:tcPr>
          <w:p w14:paraId="11DD5511"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Depth (cm)</w:t>
            </w:r>
          </w:p>
        </w:tc>
        <w:tc>
          <w:tcPr>
            <w:tcW w:w="5220" w:type="dxa"/>
            <w:gridSpan w:val="5"/>
            <w:tcBorders>
              <w:top w:val="single" w:sz="4" w:space="0" w:color="auto"/>
              <w:left w:val="nil"/>
              <w:bottom w:val="single" w:sz="4" w:space="0" w:color="FFFFFF"/>
              <w:right w:val="nil"/>
            </w:tcBorders>
            <w:shd w:val="clear" w:color="000000" w:fill="387990"/>
            <w:vAlign w:val="bottom"/>
            <w:hideMark/>
          </w:tcPr>
          <w:p w14:paraId="73152140" w14:textId="20CD8695"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Rock fragment </w:t>
            </w:r>
            <w:r w:rsidR="00EE47B1">
              <w:rPr>
                <w:rFonts w:eastAsia="Times New Roman" w:cs="Times New Roman"/>
                <w:b/>
                <w:bCs/>
                <w:color w:val="FFFFFF"/>
                <w:sz w:val="20"/>
                <w:szCs w:val="20"/>
              </w:rPr>
              <w:t xml:space="preserve">percentage </w:t>
            </w:r>
            <w:r w:rsidRPr="005545CE">
              <w:rPr>
                <w:rFonts w:eastAsia="Times New Roman" w:cs="Times New Roman"/>
                <w:b/>
                <w:bCs/>
                <w:color w:val="FFFFFF"/>
                <w:sz w:val="20"/>
                <w:szCs w:val="20"/>
              </w:rPr>
              <w:t>(%)</w:t>
            </w:r>
          </w:p>
        </w:tc>
        <w:tc>
          <w:tcPr>
            <w:tcW w:w="1260" w:type="dxa"/>
            <w:vMerge w:val="restart"/>
            <w:tcBorders>
              <w:top w:val="single" w:sz="4" w:space="0" w:color="auto"/>
              <w:left w:val="nil"/>
              <w:bottom w:val="single" w:sz="4" w:space="0" w:color="000000"/>
              <w:right w:val="nil"/>
            </w:tcBorders>
            <w:shd w:val="clear" w:color="000000" w:fill="387990"/>
            <w:vAlign w:val="bottom"/>
            <w:hideMark/>
          </w:tcPr>
          <w:p w14:paraId="0CA9774F" w14:textId="7A0B780D"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5545CE" w14:paraId="152F0AF6" w14:textId="77777777" w:rsidTr="00327AD7">
        <w:tc>
          <w:tcPr>
            <w:tcW w:w="1710" w:type="dxa"/>
            <w:vMerge/>
            <w:tcBorders>
              <w:top w:val="single" w:sz="4" w:space="0" w:color="auto"/>
              <w:left w:val="nil"/>
              <w:bottom w:val="single" w:sz="4" w:space="0" w:color="auto"/>
              <w:right w:val="nil"/>
            </w:tcBorders>
            <w:vAlign w:val="center"/>
            <w:hideMark/>
          </w:tcPr>
          <w:p w14:paraId="6F269839" w14:textId="77777777" w:rsidR="00C95140" w:rsidRPr="005545CE" w:rsidRDefault="00C95140" w:rsidP="005545CE">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bottom"/>
            <w:hideMark/>
          </w:tcPr>
          <w:p w14:paraId="36AAB6C6" w14:textId="4561B434"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0</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w:t>
            </w:r>
          </w:p>
        </w:tc>
        <w:tc>
          <w:tcPr>
            <w:tcW w:w="1080" w:type="dxa"/>
            <w:tcBorders>
              <w:top w:val="nil"/>
              <w:left w:val="nil"/>
              <w:bottom w:val="single" w:sz="4" w:space="0" w:color="auto"/>
              <w:right w:val="nil"/>
            </w:tcBorders>
            <w:shd w:val="clear" w:color="000000" w:fill="387990"/>
            <w:vAlign w:val="bottom"/>
            <w:hideMark/>
          </w:tcPr>
          <w:p w14:paraId="4E328B57" w14:textId="504B15B1"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15%</w:t>
            </w:r>
          </w:p>
        </w:tc>
        <w:tc>
          <w:tcPr>
            <w:tcW w:w="1080" w:type="dxa"/>
            <w:tcBorders>
              <w:top w:val="nil"/>
              <w:left w:val="nil"/>
              <w:bottom w:val="single" w:sz="4" w:space="0" w:color="auto"/>
              <w:right w:val="nil"/>
            </w:tcBorders>
            <w:shd w:val="clear" w:color="000000" w:fill="387990"/>
            <w:vAlign w:val="bottom"/>
            <w:hideMark/>
          </w:tcPr>
          <w:p w14:paraId="04187867" w14:textId="6B8C093B"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35%</w:t>
            </w:r>
          </w:p>
        </w:tc>
        <w:tc>
          <w:tcPr>
            <w:tcW w:w="1080" w:type="dxa"/>
            <w:tcBorders>
              <w:top w:val="nil"/>
              <w:left w:val="nil"/>
              <w:bottom w:val="single" w:sz="4" w:space="0" w:color="auto"/>
              <w:right w:val="nil"/>
            </w:tcBorders>
            <w:shd w:val="clear" w:color="000000" w:fill="387990"/>
            <w:vAlign w:val="bottom"/>
            <w:hideMark/>
          </w:tcPr>
          <w:p w14:paraId="39CFBB32" w14:textId="764B05C8"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35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60%</w:t>
            </w:r>
          </w:p>
        </w:tc>
        <w:tc>
          <w:tcPr>
            <w:tcW w:w="1080" w:type="dxa"/>
            <w:tcBorders>
              <w:top w:val="nil"/>
              <w:left w:val="nil"/>
              <w:bottom w:val="single" w:sz="4" w:space="0" w:color="auto"/>
              <w:right w:val="nil"/>
            </w:tcBorders>
            <w:shd w:val="clear" w:color="000000" w:fill="387990"/>
            <w:vAlign w:val="bottom"/>
            <w:hideMark/>
          </w:tcPr>
          <w:p w14:paraId="714D3458" w14:textId="3729B27B" w:rsidR="00C95140" w:rsidRPr="005545CE" w:rsidRDefault="00073F4E" w:rsidP="005545C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C95140" w:rsidRPr="005545CE">
              <w:rPr>
                <w:rFonts w:eastAsia="Times New Roman" w:cs="Times New Roman"/>
                <w:b/>
                <w:bCs/>
                <w:color w:val="FFFFFF"/>
                <w:sz w:val="20"/>
                <w:szCs w:val="20"/>
              </w:rPr>
              <w:t>60%</w:t>
            </w:r>
          </w:p>
        </w:tc>
        <w:tc>
          <w:tcPr>
            <w:tcW w:w="1260" w:type="dxa"/>
            <w:vMerge/>
            <w:tcBorders>
              <w:top w:val="single" w:sz="4" w:space="0" w:color="auto"/>
              <w:left w:val="nil"/>
              <w:bottom w:val="single" w:sz="4" w:space="0" w:color="000000"/>
              <w:right w:val="nil"/>
            </w:tcBorders>
            <w:vAlign w:val="center"/>
            <w:hideMark/>
          </w:tcPr>
          <w:p w14:paraId="39DE033D" w14:textId="77777777" w:rsidR="00C95140" w:rsidRPr="005545CE" w:rsidRDefault="00C95140" w:rsidP="005545CE">
            <w:pPr>
              <w:widowControl/>
              <w:spacing w:line="259" w:lineRule="auto"/>
              <w:rPr>
                <w:rFonts w:eastAsia="Times New Roman" w:cs="Times New Roman"/>
                <w:b/>
                <w:bCs/>
                <w:color w:val="FFFFFF"/>
                <w:sz w:val="20"/>
                <w:szCs w:val="20"/>
              </w:rPr>
            </w:pPr>
          </w:p>
        </w:tc>
      </w:tr>
      <w:tr w:rsidR="00C95140" w:rsidRPr="005545CE" w14:paraId="06C19077" w14:textId="77777777" w:rsidTr="00327AD7">
        <w:tc>
          <w:tcPr>
            <w:tcW w:w="1710" w:type="dxa"/>
            <w:tcBorders>
              <w:top w:val="nil"/>
              <w:left w:val="nil"/>
              <w:bottom w:val="single" w:sz="4" w:space="0" w:color="auto"/>
              <w:right w:val="nil"/>
            </w:tcBorders>
            <w:shd w:val="clear" w:color="auto" w:fill="auto"/>
            <w:vAlign w:val="center"/>
            <w:hideMark/>
          </w:tcPr>
          <w:p w14:paraId="48C44400" w14:textId="55B0F704"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0</w:t>
            </w:r>
            <w:r w:rsidR="00073F4E">
              <w:rPr>
                <w:rFonts w:eastAsia="Times New Roman" w:cs="Times New Roman"/>
                <w:sz w:val="20"/>
                <w:szCs w:val="20"/>
              </w:rPr>
              <w:t xml:space="preserve"> to &lt;</w:t>
            </w:r>
            <w:r w:rsidRPr="005545CE">
              <w:rPr>
                <w:rFonts w:eastAsia="Times New Roman" w:cs="Times New Roman"/>
                <w:sz w:val="20"/>
                <w:szCs w:val="20"/>
              </w:rPr>
              <w:t>1</w:t>
            </w:r>
          </w:p>
        </w:tc>
        <w:tc>
          <w:tcPr>
            <w:tcW w:w="900" w:type="dxa"/>
            <w:tcBorders>
              <w:top w:val="nil"/>
              <w:left w:val="nil"/>
              <w:bottom w:val="single" w:sz="4" w:space="0" w:color="auto"/>
              <w:right w:val="nil"/>
            </w:tcBorders>
            <w:shd w:val="clear" w:color="auto" w:fill="auto"/>
            <w:vAlign w:val="center"/>
            <w:hideMark/>
          </w:tcPr>
          <w:p w14:paraId="2C719C87" w14:textId="1749D53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D8EA96F" w14:textId="06846E7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506B842" w14:textId="218E0DB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DD7608A" w14:textId="61B0FA73"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A9F808C" w14:textId="5D84E6DE"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41362C9" w14:textId="4E99AB5D"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28910741" w14:textId="77777777" w:rsidTr="00327AD7">
        <w:tc>
          <w:tcPr>
            <w:tcW w:w="1710" w:type="dxa"/>
            <w:tcBorders>
              <w:top w:val="nil"/>
              <w:left w:val="nil"/>
              <w:bottom w:val="single" w:sz="4" w:space="0" w:color="auto"/>
              <w:right w:val="nil"/>
            </w:tcBorders>
            <w:shd w:val="clear" w:color="auto" w:fill="auto"/>
            <w:vAlign w:val="center"/>
            <w:hideMark/>
          </w:tcPr>
          <w:p w14:paraId="4ACFD7BB" w14:textId="0A6DC41A"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w:t>
            </w:r>
            <w:r w:rsidR="006B4D0F">
              <w:rPr>
                <w:rFonts w:eastAsia="Times New Roman" w:cs="Times New Roman"/>
                <w:sz w:val="20"/>
                <w:szCs w:val="20"/>
              </w:rPr>
              <w:t xml:space="preserve"> </w:t>
            </w:r>
            <w:r w:rsidR="00073F4E">
              <w:rPr>
                <w:rFonts w:eastAsia="Times New Roman" w:cs="Times New Roman"/>
                <w:sz w:val="20"/>
                <w:szCs w:val="20"/>
              </w:rPr>
              <w:t>to &lt;</w:t>
            </w:r>
            <w:r w:rsidRPr="005545CE">
              <w:rPr>
                <w:rFonts w:eastAsia="Times New Roman" w:cs="Times New Roman"/>
                <w:sz w:val="20"/>
                <w:szCs w:val="20"/>
              </w:rPr>
              <w:t>10</w:t>
            </w:r>
          </w:p>
        </w:tc>
        <w:tc>
          <w:tcPr>
            <w:tcW w:w="900" w:type="dxa"/>
            <w:tcBorders>
              <w:top w:val="nil"/>
              <w:left w:val="nil"/>
              <w:bottom w:val="single" w:sz="4" w:space="0" w:color="auto"/>
              <w:right w:val="nil"/>
            </w:tcBorders>
            <w:shd w:val="clear" w:color="auto" w:fill="auto"/>
            <w:vAlign w:val="center"/>
            <w:hideMark/>
          </w:tcPr>
          <w:p w14:paraId="22940B1C" w14:textId="784FEB0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47AF369" w14:textId="2CF80FA9"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BD8CC80" w14:textId="437D8F26"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72A1DAB" w14:textId="42E98CF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C11AC9" w14:textId="14D158EA"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6C2D7FE9" w14:textId="3E4CCE8B"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5E2617FB" w14:textId="77777777" w:rsidTr="00327AD7">
        <w:tc>
          <w:tcPr>
            <w:tcW w:w="1710" w:type="dxa"/>
            <w:tcBorders>
              <w:top w:val="nil"/>
              <w:left w:val="nil"/>
              <w:bottom w:val="single" w:sz="4" w:space="0" w:color="auto"/>
              <w:right w:val="nil"/>
            </w:tcBorders>
            <w:shd w:val="clear" w:color="auto" w:fill="auto"/>
            <w:vAlign w:val="center"/>
            <w:hideMark/>
          </w:tcPr>
          <w:p w14:paraId="5ED01AF5" w14:textId="294AB787"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10</w:t>
            </w:r>
            <w:r w:rsidR="00073F4E">
              <w:rPr>
                <w:rFonts w:eastAsia="Times New Roman" w:cs="Times New Roman"/>
                <w:sz w:val="20"/>
                <w:szCs w:val="20"/>
              </w:rPr>
              <w:t xml:space="preserve"> to &lt;</w:t>
            </w:r>
            <w:r w:rsidRPr="005545CE">
              <w:rPr>
                <w:rFonts w:eastAsia="Times New Roman" w:cs="Times New Roman"/>
                <w:sz w:val="20"/>
                <w:szCs w:val="20"/>
              </w:rPr>
              <w:t>20</w:t>
            </w:r>
          </w:p>
        </w:tc>
        <w:tc>
          <w:tcPr>
            <w:tcW w:w="900" w:type="dxa"/>
            <w:tcBorders>
              <w:top w:val="nil"/>
              <w:left w:val="nil"/>
              <w:bottom w:val="single" w:sz="4" w:space="0" w:color="auto"/>
              <w:right w:val="nil"/>
            </w:tcBorders>
            <w:shd w:val="clear" w:color="auto" w:fill="auto"/>
            <w:vAlign w:val="center"/>
            <w:hideMark/>
          </w:tcPr>
          <w:p w14:paraId="70A71ABE" w14:textId="239C738E"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B9E0E2" w14:textId="4409C5E2"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F533AA" w14:textId="45F94AE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7CBDA60" w14:textId="07BAD3D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28551A5" w14:textId="255E8041"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4F99E655" w14:textId="356B1594"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4C81C7DD" w14:textId="77777777" w:rsidTr="00327AD7">
        <w:tc>
          <w:tcPr>
            <w:tcW w:w="1710" w:type="dxa"/>
            <w:tcBorders>
              <w:top w:val="nil"/>
              <w:left w:val="nil"/>
              <w:bottom w:val="single" w:sz="4" w:space="0" w:color="auto"/>
              <w:right w:val="nil"/>
            </w:tcBorders>
            <w:shd w:val="clear" w:color="auto" w:fill="auto"/>
            <w:vAlign w:val="center"/>
            <w:hideMark/>
          </w:tcPr>
          <w:p w14:paraId="7672E580" w14:textId="326F7463"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20</w:t>
            </w:r>
            <w:r w:rsidR="00073F4E">
              <w:rPr>
                <w:rFonts w:eastAsia="Times New Roman" w:cs="Times New Roman"/>
                <w:sz w:val="20"/>
                <w:szCs w:val="20"/>
              </w:rPr>
              <w:t xml:space="preserve"> to &lt;</w:t>
            </w:r>
            <w:r w:rsidRPr="005545CE">
              <w:rPr>
                <w:rFonts w:eastAsia="Times New Roman" w:cs="Times New Roman"/>
                <w:sz w:val="20"/>
                <w:szCs w:val="20"/>
              </w:rPr>
              <w:t>50</w:t>
            </w:r>
          </w:p>
        </w:tc>
        <w:tc>
          <w:tcPr>
            <w:tcW w:w="900" w:type="dxa"/>
            <w:tcBorders>
              <w:top w:val="nil"/>
              <w:left w:val="nil"/>
              <w:bottom w:val="single" w:sz="4" w:space="0" w:color="auto"/>
              <w:right w:val="nil"/>
            </w:tcBorders>
            <w:shd w:val="clear" w:color="auto" w:fill="auto"/>
            <w:vAlign w:val="center"/>
            <w:hideMark/>
          </w:tcPr>
          <w:p w14:paraId="30DB603A" w14:textId="6827B20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B076D4E" w14:textId="55E643AF"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6F93A2E" w14:textId="7DBF7BC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239BF77" w14:textId="35FD182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C732062" w14:textId="499552E2"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7AE15A9" w14:textId="00998E75"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784C6BBF" w14:textId="77777777" w:rsidTr="00327AD7">
        <w:tc>
          <w:tcPr>
            <w:tcW w:w="1710" w:type="dxa"/>
            <w:tcBorders>
              <w:top w:val="nil"/>
              <w:left w:val="nil"/>
              <w:bottom w:val="single" w:sz="4" w:space="0" w:color="auto"/>
              <w:right w:val="nil"/>
            </w:tcBorders>
            <w:shd w:val="clear" w:color="auto" w:fill="auto"/>
            <w:vAlign w:val="center"/>
            <w:hideMark/>
          </w:tcPr>
          <w:p w14:paraId="29DD5077" w14:textId="78D0BDBC"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50</w:t>
            </w:r>
            <w:r w:rsidR="00073F4E">
              <w:rPr>
                <w:rFonts w:eastAsia="Times New Roman" w:cs="Times New Roman"/>
                <w:sz w:val="20"/>
                <w:szCs w:val="20"/>
              </w:rPr>
              <w:t xml:space="preserve"> to &lt;</w:t>
            </w:r>
            <w:r w:rsidRPr="005545CE">
              <w:rPr>
                <w:rFonts w:eastAsia="Times New Roman" w:cs="Times New Roman"/>
                <w:sz w:val="20"/>
                <w:szCs w:val="20"/>
              </w:rPr>
              <w:t>70</w:t>
            </w:r>
          </w:p>
        </w:tc>
        <w:tc>
          <w:tcPr>
            <w:tcW w:w="900" w:type="dxa"/>
            <w:tcBorders>
              <w:top w:val="nil"/>
              <w:left w:val="nil"/>
              <w:bottom w:val="single" w:sz="4" w:space="0" w:color="auto"/>
              <w:right w:val="nil"/>
            </w:tcBorders>
            <w:shd w:val="clear" w:color="auto" w:fill="auto"/>
            <w:vAlign w:val="center"/>
            <w:hideMark/>
          </w:tcPr>
          <w:p w14:paraId="2A649D47" w14:textId="1DFAD6A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0F28189" w14:textId="3B0893D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2604F52" w14:textId="531C6AA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CFBBA7" w14:textId="0435164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35EDEB8" w14:textId="03A3D0A6"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99305A5" w14:textId="3E882EA5" w:rsidR="00C95140" w:rsidRPr="005545CE" w:rsidRDefault="00C95140" w:rsidP="005545CE">
            <w:pPr>
              <w:widowControl/>
              <w:spacing w:line="259" w:lineRule="auto"/>
              <w:jc w:val="center"/>
              <w:rPr>
                <w:rFonts w:eastAsia="Times New Roman" w:cs="Times New Roman"/>
                <w:sz w:val="20"/>
                <w:szCs w:val="20"/>
              </w:rPr>
            </w:pPr>
          </w:p>
        </w:tc>
      </w:tr>
    </w:tbl>
    <w:p w14:paraId="04517EB6" w14:textId="11D958D9" w:rsidR="00C95140" w:rsidRPr="002778C7" w:rsidRDefault="00C95140" w:rsidP="00422772">
      <w:pPr>
        <w:pStyle w:val="L1-FlLSp12"/>
        <w:spacing w:after="0"/>
        <w:rPr>
          <w:sz w:val="16"/>
        </w:rPr>
      </w:pPr>
      <w:r w:rsidRPr="002778C7">
        <w:rPr>
          <w:sz w:val="16"/>
        </w:rPr>
        <w:t xml:space="preserve">Note: Estimates </w:t>
      </w:r>
      <w:r w:rsidR="008D1A1F">
        <w:rPr>
          <w:sz w:val="16"/>
        </w:rPr>
        <w:t xml:space="preserve">are </w:t>
      </w:r>
      <w:r w:rsidR="00FF36EF">
        <w:rPr>
          <w:sz w:val="16"/>
        </w:rPr>
        <w:t>based on de jure household members who are farmers responsible for cultivating maize</w:t>
      </w:r>
      <w:r w:rsidRPr="002778C7">
        <w:rPr>
          <w:sz w:val="16"/>
        </w:rPr>
        <w:t>.</w:t>
      </w:r>
    </w:p>
    <w:p w14:paraId="4576BB3F" w14:textId="77777777" w:rsidR="00C95140" w:rsidRPr="002778C7" w:rsidRDefault="00C95140" w:rsidP="005545CE">
      <w:pPr>
        <w:pStyle w:val="L1-FlLSp12"/>
        <w:spacing w:after="240"/>
        <w:rPr>
          <w:sz w:val="16"/>
        </w:rPr>
      </w:pPr>
      <w:r w:rsidRPr="002778C7">
        <w:rPr>
          <w:sz w:val="16"/>
        </w:rPr>
        <w:t>Source: Feed the Future [Country] ZOI Survey [Survey year(s)]</w:t>
      </w:r>
    </w:p>
    <w:p w14:paraId="76FA4363" w14:textId="6256C3FD" w:rsidR="00C95140" w:rsidRDefault="00C95140" w:rsidP="005545CE">
      <w:pPr>
        <w:pStyle w:val="BodyText1"/>
      </w:pPr>
      <w:r>
        <w:t>LCC is a system of grouping soils based on their capability to produce crops without deteriorating over time.</w:t>
      </w:r>
      <w:r>
        <w:rPr>
          <w:rStyle w:val="FootnoteReference"/>
        </w:rPr>
        <w:footnoteReference w:id="69"/>
      </w:r>
      <w:r>
        <w:t xml:space="preserve"> The eight capability classes, which indicate to farmers how limited their soil is for producing crops, are described in </w:t>
      </w:r>
      <w:r>
        <w:rPr>
          <w:b/>
        </w:rPr>
        <w:t>Table 7.1.2</w:t>
      </w:r>
      <w:r w:rsidR="00561B8B">
        <w:rPr>
          <w:b/>
        </w:rPr>
        <w:t>1</w:t>
      </w:r>
      <w:r w:rsidRPr="00BE7C43">
        <w:rPr>
          <w:b/>
        </w:rPr>
        <w:t>.</w:t>
      </w:r>
      <w:r>
        <w:t xml:space="preserve"> </w:t>
      </w:r>
      <w:r w:rsidR="008D1A1F">
        <w:t xml:space="preserve">This table </w:t>
      </w:r>
      <w:r>
        <w:t xml:space="preserve">also presents the percentage of maize plots and average maize yield by land capability classification. </w:t>
      </w:r>
      <w:r w:rsidRPr="0097312E">
        <w:rPr>
          <w:szCs w:val="22"/>
          <w:highlight w:val="yellow"/>
        </w:rPr>
        <w:t>[Discuss findings.]</w:t>
      </w:r>
    </w:p>
    <w:p w14:paraId="79F8358E" w14:textId="47C7BC3B" w:rsidR="00C95140" w:rsidRPr="004D163E" w:rsidRDefault="00C95140" w:rsidP="005545CE">
      <w:pPr>
        <w:pStyle w:val="Tabletitle"/>
      </w:pPr>
      <w:bookmarkStart w:id="785" w:name="_Toc63673107"/>
      <w:r w:rsidRPr="004D163E">
        <w:t>Table 7.1.</w:t>
      </w:r>
      <w:r>
        <w:t>2</w:t>
      </w:r>
      <w:r w:rsidR="00561B8B">
        <w:t>1</w:t>
      </w:r>
      <w:r w:rsidRPr="004D163E">
        <w:t xml:space="preserve">: </w:t>
      </w:r>
      <w:r w:rsidR="00525B76">
        <w:t xml:space="preserve">Percentage of Maize Plots and </w:t>
      </w:r>
      <w:r w:rsidRPr="004D163E">
        <w:t>Average Maize Yield in the ZOI by Land Capability Classification</w:t>
      </w:r>
      <w:bookmarkEnd w:id="785"/>
    </w:p>
    <w:tbl>
      <w:tblPr>
        <w:tblW w:w="5000" w:type="pct"/>
        <w:tblLayout w:type="fixed"/>
        <w:tblLook w:val="04A0" w:firstRow="1" w:lastRow="0" w:firstColumn="1" w:lastColumn="0" w:noHBand="0" w:noVBand="1"/>
      </w:tblPr>
      <w:tblGrid>
        <w:gridCol w:w="1275"/>
        <w:gridCol w:w="4211"/>
        <w:gridCol w:w="12"/>
        <w:gridCol w:w="1350"/>
        <w:gridCol w:w="1350"/>
        <w:gridCol w:w="1378"/>
      </w:tblGrid>
      <w:tr w:rsidR="00C95140" w:rsidRPr="005545CE" w14:paraId="1D348D06" w14:textId="77777777" w:rsidTr="005545CE">
        <w:trPr>
          <w:tblHeader/>
        </w:trPr>
        <w:tc>
          <w:tcPr>
            <w:tcW w:w="1260" w:type="dxa"/>
            <w:tcBorders>
              <w:top w:val="nil"/>
              <w:left w:val="nil"/>
              <w:bottom w:val="single" w:sz="4" w:space="0" w:color="auto"/>
              <w:right w:val="nil"/>
            </w:tcBorders>
            <w:shd w:val="clear" w:color="000000" w:fill="387990"/>
            <w:vAlign w:val="bottom"/>
            <w:hideMark/>
          </w:tcPr>
          <w:p w14:paraId="422B8DE2" w14:textId="77777777" w:rsidR="00C95140" w:rsidRPr="005545CE" w:rsidRDefault="00C95140" w:rsidP="00422772">
            <w:pPr>
              <w:widowControl/>
              <w:spacing w:line="240" w:lineRule="auto"/>
              <w:rPr>
                <w:rFonts w:eastAsia="Times New Roman" w:cs="Times New Roman"/>
                <w:b/>
                <w:bCs/>
                <w:color w:val="FFFFFF"/>
                <w:sz w:val="20"/>
                <w:szCs w:val="20"/>
              </w:rPr>
            </w:pPr>
            <w:r w:rsidRPr="005545CE">
              <w:rPr>
                <w:rFonts w:eastAsia="Times New Roman" w:cs="Times New Roman"/>
                <w:b/>
                <w:bCs/>
                <w:color w:val="FFFFFF"/>
                <w:sz w:val="20"/>
                <w:szCs w:val="20"/>
              </w:rPr>
              <w:t>LCC</w:t>
            </w:r>
          </w:p>
        </w:tc>
        <w:tc>
          <w:tcPr>
            <w:tcW w:w="4173" w:type="dxa"/>
            <w:gridSpan w:val="2"/>
            <w:tcBorders>
              <w:top w:val="nil"/>
              <w:left w:val="nil"/>
              <w:bottom w:val="single" w:sz="4" w:space="0" w:color="auto"/>
              <w:right w:val="nil"/>
            </w:tcBorders>
            <w:shd w:val="clear" w:color="000000" w:fill="387990"/>
            <w:vAlign w:val="bottom"/>
            <w:hideMark/>
          </w:tcPr>
          <w:p w14:paraId="1BEEF657"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1334" w:type="dxa"/>
            <w:tcBorders>
              <w:top w:val="nil"/>
              <w:left w:val="nil"/>
              <w:bottom w:val="single" w:sz="4" w:space="0" w:color="auto"/>
              <w:right w:val="nil"/>
            </w:tcBorders>
            <w:shd w:val="clear" w:color="000000" w:fill="387990"/>
            <w:vAlign w:val="bottom"/>
            <w:hideMark/>
          </w:tcPr>
          <w:p w14:paraId="396D15E9"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 of maize plots</w:t>
            </w:r>
            <w:r w:rsidRPr="005545CE">
              <w:rPr>
                <w:rFonts w:eastAsia="Times New Roman" w:cs="Times New Roman"/>
                <w:b/>
                <w:bCs/>
                <w:color w:val="FFFFFF"/>
                <w:sz w:val="20"/>
                <w:szCs w:val="20"/>
              </w:rPr>
              <w:br/>
              <w:t>(%)</w:t>
            </w:r>
          </w:p>
        </w:tc>
        <w:tc>
          <w:tcPr>
            <w:tcW w:w="1334" w:type="dxa"/>
            <w:tcBorders>
              <w:top w:val="nil"/>
              <w:left w:val="nil"/>
              <w:bottom w:val="single" w:sz="4" w:space="0" w:color="auto"/>
              <w:right w:val="nil"/>
            </w:tcBorders>
            <w:shd w:val="clear" w:color="000000" w:fill="387990"/>
            <w:vAlign w:val="bottom"/>
            <w:hideMark/>
          </w:tcPr>
          <w:p w14:paraId="79C7C897" w14:textId="3CA0031E" w:rsidR="00B15606"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Average maize </w:t>
            </w:r>
            <w:r w:rsidRPr="005545CE">
              <w:rPr>
                <w:rFonts w:eastAsia="Times New Roman" w:cs="Times New Roman"/>
                <w:b/>
                <w:bCs/>
                <w:color w:val="FFFFFF"/>
                <w:sz w:val="20"/>
                <w:szCs w:val="20"/>
              </w:rPr>
              <w:br/>
            </w:r>
            <w:r w:rsidR="00F33B13">
              <w:rPr>
                <w:rFonts w:eastAsia="Times New Roman" w:cs="Times New Roman"/>
                <w:b/>
                <w:bCs/>
                <w:color w:val="FFFFFF"/>
                <w:sz w:val="20"/>
                <w:szCs w:val="20"/>
              </w:rPr>
              <w:t>yield</w:t>
            </w:r>
          </w:p>
          <w:p w14:paraId="28EE6F3A" w14:textId="337FABC8" w:rsidR="00C95140" w:rsidRPr="005545CE"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w:t>
            </w:r>
            <w:r w:rsidR="00714FC9">
              <w:rPr>
                <w:rFonts w:eastAsia="Times New Roman" w:cs="Times New Roman"/>
                <w:b/>
                <w:bCs/>
                <w:color w:val="FFFFFF"/>
                <w:sz w:val="20"/>
                <w:szCs w:val="20"/>
              </w:rPr>
              <w:t>mt</w:t>
            </w:r>
            <w:r w:rsidRPr="005545CE">
              <w:rPr>
                <w:rFonts w:eastAsia="Times New Roman" w:cs="Times New Roman"/>
                <w:b/>
                <w:bCs/>
                <w:color w:val="FFFFFF"/>
                <w:sz w:val="20"/>
                <w:szCs w:val="20"/>
              </w:rPr>
              <w:t>/ha)</w:t>
            </w:r>
          </w:p>
        </w:tc>
        <w:tc>
          <w:tcPr>
            <w:tcW w:w="1362" w:type="dxa"/>
            <w:tcBorders>
              <w:top w:val="nil"/>
              <w:left w:val="nil"/>
              <w:bottom w:val="single" w:sz="4" w:space="0" w:color="auto"/>
              <w:right w:val="nil"/>
            </w:tcBorders>
            <w:shd w:val="clear" w:color="000000" w:fill="387990"/>
            <w:vAlign w:val="bottom"/>
            <w:hideMark/>
          </w:tcPr>
          <w:p w14:paraId="5E2DC6E8" w14:textId="2509798B"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maize farmers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r w:rsidR="00FA744F">
              <w:rPr>
                <w:rFonts w:eastAsia="Times New Roman" w:cs="Times New Roman"/>
                <w:b/>
                <w:bCs/>
                <w:color w:val="FFFFFF"/>
                <w:sz w:val="20"/>
                <w:szCs w:val="20"/>
                <w:vertAlign w:val="superscript"/>
              </w:rPr>
              <w:t>a</w:t>
            </w:r>
            <w:r w:rsidRPr="005545CE">
              <w:rPr>
                <w:rFonts w:eastAsia="Times New Roman" w:cs="Times New Roman"/>
                <w:b/>
                <w:bCs/>
                <w:color w:val="FFFFFF"/>
                <w:sz w:val="20"/>
                <w:szCs w:val="20"/>
              </w:rPr>
              <w:t xml:space="preserve"> </w:t>
            </w:r>
          </w:p>
        </w:tc>
      </w:tr>
      <w:tr w:rsidR="00C95140" w:rsidRPr="005545CE" w14:paraId="7CE1E91F" w14:textId="77777777" w:rsidTr="005545CE">
        <w:tc>
          <w:tcPr>
            <w:tcW w:w="1260" w:type="dxa"/>
            <w:tcBorders>
              <w:top w:val="nil"/>
              <w:left w:val="nil"/>
              <w:bottom w:val="single" w:sz="4" w:space="0" w:color="auto"/>
              <w:right w:val="nil"/>
            </w:tcBorders>
            <w:shd w:val="clear" w:color="auto" w:fill="auto"/>
            <w:hideMark/>
          </w:tcPr>
          <w:p w14:paraId="0412D16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1 (best)</w:t>
            </w:r>
          </w:p>
        </w:tc>
        <w:tc>
          <w:tcPr>
            <w:tcW w:w="4173" w:type="dxa"/>
            <w:gridSpan w:val="2"/>
            <w:tcBorders>
              <w:top w:val="nil"/>
              <w:left w:val="nil"/>
              <w:bottom w:val="single" w:sz="4" w:space="0" w:color="auto"/>
              <w:right w:val="nil"/>
            </w:tcBorders>
            <w:shd w:val="clear" w:color="auto" w:fill="auto"/>
            <w:hideMark/>
          </w:tcPr>
          <w:p w14:paraId="60F76AE6"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Slight limitations that restrict soil use</w:t>
            </w:r>
          </w:p>
        </w:tc>
        <w:tc>
          <w:tcPr>
            <w:tcW w:w="1334" w:type="dxa"/>
            <w:tcBorders>
              <w:top w:val="nil"/>
              <w:left w:val="nil"/>
              <w:bottom w:val="single" w:sz="4" w:space="0" w:color="auto"/>
              <w:right w:val="nil"/>
            </w:tcBorders>
            <w:shd w:val="clear" w:color="auto" w:fill="auto"/>
            <w:hideMark/>
          </w:tcPr>
          <w:p w14:paraId="0ECCF2A4" w14:textId="7F5501D9"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6785456F" w14:textId="7B34D9CA"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EC59494" w14:textId="3594133E"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A3CADF3" w14:textId="77777777" w:rsidTr="005545CE">
        <w:tc>
          <w:tcPr>
            <w:tcW w:w="1260" w:type="dxa"/>
            <w:tcBorders>
              <w:top w:val="nil"/>
              <w:left w:val="nil"/>
              <w:bottom w:val="single" w:sz="4" w:space="0" w:color="auto"/>
              <w:right w:val="nil"/>
            </w:tcBorders>
            <w:shd w:val="clear" w:color="auto" w:fill="auto"/>
            <w:hideMark/>
          </w:tcPr>
          <w:p w14:paraId="01B9581B"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II</w:t>
            </w:r>
          </w:p>
        </w:tc>
        <w:tc>
          <w:tcPr>
            <w:tcW w:w="4173" w:type="dxa"/>
            <w:gridSpan w:val="2"/>
            <w:tcBorders>
              <w:top w:val="nil"/>
              <w:left w:val="nil"/>
              <w:bottom w:val="single" w:sz="4" w:space="0" w:color="auto"/>
              <w:right w:val="nil"/>
            </w:tcBorders>
            <w:shd w:val="clear" w:color="auto" w:fill="auto"/>
            <w:hideMark/>
          </w:tcPr>
          <w:p w14:paraId="3E75B171"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Moderate limitations that reduce the choice of plants or require moderate conservation practices</w:t>
            </w:r>
          </w:p>
        </w:tc>
        <w:tc>
          <w:tcPr>
            <w:tcW w:w="1334" w:type="dxa"/>
            <w:tcBorders>
              <w:top w:val="nil"/>
              <w:left w:val="nil"/>
              <w:bottom w:val="single" w:sz="4" w:space="0" w:color="auto"/>
              <w:right w:val="nil"/>
            </w:tcBorders>
            <w:shd w:val="clear" w:color="auto" w:fill="auto"/>
            <w:hideMark/>
          </w:tcPr>
          <w:p w14:paraId="44250748" w14:textId="0CB30A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B952DB8" w14:textId="4BB6813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507E083" w14:textId="3388A68D"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00383D" w14:textId="77777777" w:rsidTr="005545CE">
        <w:tc>
          <w:tcPr>
            <w:tcW w:w="1260" w:type="dxa"/>
            <w:tcBorders>
              <w:top w:val="nil"/>
              <w:left w:val="nil"/>
              <w:bottom w:val="single" w:sz="4" w:space="0" w:color="auto"/>
              <w:right w:val="nil"/>
            </w:tcBorders>
            <w:shd w:val="clear" w:color="auto" w:fill="auto"/>
            <w:hideMark/>
          </w:tcPr>
          <w:p w14:paraId="24EA0B2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III</w:t>
            </w:r>
          </w:p>
        </w:tc>
        <w:tc>
          <w:tcPr>
            <w:tcW w:w="4173" w:type="dxa"/>
            <w:gridSpan w:val="2"/>
            <w:tcBorders>
              <w:top w:val="nil"/>
              <w:left w:val="nil"/>
              <w:bottom w:val="single" w:sz="4" w:space="0" w:color="auto"/>
              <w:right w:val="nil"/>
            </w:tcBorders>
            <w:shd w:val="clear" w:color="auto" w:fill="auto"/>
            <w:hideMark/>
          </w:tcPr>
          <w:p w14:paraId="41B9F89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reduce the choice of plants or require special conservation practices, or both</w:t>
            </w:r>
          </w:p>
        </w:tc>
        <w:tc>
          <w:tcPr>
            <w:tcW w:w="1334" w:type="dxa"/>
            <w:tcBorders>
              <w:top w:val="nil"/>
              <w:left w:val="nil"/>
              <w:bottom w:val="single" w:sz="4" w:space="0" w:color="auto"/>
              <w:right w:val="nil"/>
            </w:tcBorders>
            <w:shd w:val="clear" w:color="auto" w:fill="auto"/>
            <w:hideMark/>
          </w:tcPr>
          <w:p w14:paraId="168349AC" w14:textId="1C6A3B34"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5AE0C86" w14:textId="326DF469"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1233DA2" w14:textId="3F4634AA"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5A5CBDB" w14:textId="77777777" w:rsidTr="005545CE">
        <w:tc>
          <w:tcPr>
            <w:tcW w:w="1260" w:type="dxa"/>
            <w:tcBorders>
              <w:top w:val="nil"/>
              <w:left w:val="nil"/>
              <w:bottom w:val="single" w:sz="4" w:space="0" w:color="auto"/>
              <w:right w:val="nil"/>
            </w:tcBorders>
            <w:shd w:val="clear" w:color="auto" w:fill="auto"/>
            <w:hideMark/>
          </w:tcPr>
          <w:p w14:paraId="237A1B1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IV</w:t>
            </w:r>
          </w:p>
        </w:tc>
        <w:tc>
          <w:tcPr>
            <w:tcW w:w="4173" w:type="dxa"/>
            <w:gridSpan w:val="2"/>
            <w:tcBorders>
              <w:top w:val="nil"/>
              <w:left w:val="nil"/>
              <w:bottom w:val="single" w:sz="4" w:space="0" w:color="auto"/>
              <w:right w:val="nil"/>
            </w:tcBorders>
            <w:shd w:val="clear" w:color="auto" w:fill="auto"/>
            <w:hideMark/>
          </w:tcPr>
          <w:p w14:paraId="1E6EB55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restrict the choice of plants or require very careful management, or both</w:t>
            </w:r>
          </w:p>
        </w:tc>
        <w:tc>
          <w:tcPr>
            <w:tcW w:w="1334" w:type="dxa"/>
            <w:tcBorders>
              <w:top w:val="nil"/>
              <w:left w:val="nil"/>
              <w:bottom w:val="single" w:sz="4" w:space="0" w:color="auto"/>
              <w:right w:val="nil"/>
            </w:tcBorders>
            <w:shd w:val="clear" w:color="auto" w:fill="auto"/>
            <w:hideMark/>
          </w:tcPr>
          <w:p w14:paraId="182F029A" w14:textId="035F3368"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E83926E" w14:textId="7643C17E"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895608C" w14:textId="2062FF2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DE0D75" w14:textId="77777777" w:rsidTr="005545CE">
        <w:tc>
          <w:tcPr>
            <w:tcW w:w="1260" w:type="dxa"/>
            <w:tcBorders>
              <w:top w:val="nil"/>
              <w:left w:val="nil"/>
              <w:bottom w:val="single" w:sz="4" w:space="0" w:color="auto"/>
              <w:right w:val="nil"/>
            </w:tcBorders>
            <w:shd w:val="clear" w:color="auto" w:fill="auto"/>
            <w:hideMark/>
          </w:tcPr>
          <w:p w14:paraId="148A40B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w:t>
            </w:r>
          </w:p>
        </w:tc>
        <w:tc>
          <w:tcPr>
            <w:tcW w:w="4173" w:type="dxa"/>
            <w:gridSpan w:val="2"/>
            <w:tcBorders>
              <w:top w:val="nil"/>
              <w:left w:val="nil"/>
              <w:bottom w:val="single" w:sz="4" w:space="0" w:color="auto"/>
              <w:right w:val="nil"/>
            </w:tcBorders>
            <w:shd w:val="clear" w:color="auto" w:fill="auto"/>
            <w:hideMark/>
          </w:tcPr>
          <w:p w14:paraId="16E264A2"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Little or no hazard of erosion, but with other limitations; impractical to remove; limits soil use to mainly pasture, rangeland, forestland, or wildlife habitat</w:t>
            </w:r>
          </w:p>
        </w:tc>
        <w:tc>
          <w:tcPr>
            <w:tcW w:w="1334" w:type="dxa"/>
            <w:tcBorders>
              <w:top w:val="nil"/>
              <w:left w:val="nil"/>
              <w:bottom w:val="single" w:sz="4" w:space="0" w:color="auto"/>
              <w:right w:val="nil"/>
            </w:tcBorders>
            <w:shd w:val="clear" w:color="auto" w:fill="auto"/>
            <w:hideMark/>
          </w:tcPr>
          <w:p w14:paraId="063B69C1" w14:textId="10E24E50"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3054CEDB" w14:textId="54E304D0"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09074CF" w14:textId="243C90C8"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7D0BB8B6" w14:textId="77777777" w:rsidTr="005545CE">
        <w:tc>
          <w:tcPr>
            <w:tcW w:w="1260" w:type="dxa"/>
            <w:tcBorders>
              <w:top w:val="nil"/>
              <w:left w:val="nil"/>
              <w:bottom w:val="single" w:sz="4" w:space="0" w:color="auto"/>
              <w:right w:val="nil"/>
            </w:tcBorders>
            <w:shd w:val="clear" w:color="auto" w:fill="auto"/>
            <w:hideMark/>
          </w:tcPr>
          <w:p w14:paraId="61B6F654"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w:t>
            </w:r>
          </w:p>
        </w:tc>
        <w:tc>
          <w:tcPr>
            <w:tcW w:w="4173" w:type="dxa"/>
            <w:gridSpan w:val="2"/>
            <w:tcBorders>
              <w:top w:val="nil"/>
              <w:left w:val="nil"/>
              <w:bottom w:val="single" w:sz="4" w:space="0" w:color="auto"/>
              <w:right w:val="nil"/>
            </w:tcBorders>
            <w:shd w:val="clear" w:color="auto" w:fill="auto"/>
            <w:hideMark/>
          </w:tcPr>
          <w:p w14:paraId="4314D08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 xml:space="preserve">Severe limitations that make soils generally unsuited to cultivation and limit their use mainly to pasture, rangeland, forestland, or wildlife </w:t>
            </w:r>
            <w:r w:rsidRPr="005545CE">
              <w:rPr>
                <w:rFonts w:eastAsia="Times New Roman" w:cs="Times New Roman"/>
                <w:sz w:val="20"/>
                <w:szCs w:val="20"/>
              </w:rPr>
              <w:lastRenderedPageBreak/>
              <w:t>habitat</w:t>
            </w:r>
          </w:p>
        </w:tc>
        <w:tc>
          <w:tcPr>
            <w:tcW w:w="1334" w:type="dxa"/>
            <w:tcBorders>
              <w:top w:val="nil"/>
              <w:left w:val="nil"/>
              <w:bottom w:val="single" w:sz="4" w:space="0" w:color="auto"/>
              <w:right w:val="nil"/>
            </w:tcBorders>
            <w:shd w:val="clear" w:color="auto" w:fill="auto"/>
            <w:hideMark/>
          </w:tcPr>
          <w:p w14:paraId="1090B272" w14:textId="428B0DBE"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1A1A8C5E" w14:textId="6B9AF7A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787BA88" w14:textId="331AD1E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2429914" w14:textId="77777777" w:rsidTr="00BE7C43">
        <w:trPr>
          <w:cantSplit/>
        </w:trPr>
        <w:tc>
          <w:tcPr>
            <w:tcW w:w="1260" w:type="dxa"/>
            <w:tcBorders>
              <w:top w:val="nil"/>
              <w:left w:val="nil"/>
              <w:bottom w:val="single" w:sz="4" w:space="0" w:color="auto"/>
              <w:right w:val="nil"/>
            </w:tcBorders>
            <w:shd w:val="clear" w:color="auto" w:fill="auto"/>
            <w:hideMark/>
          </w:tcPr>
          <w:p w14:paraId="45BA1EF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w:t>
            </w:r>
          </w:p>
        </w:tc>
        <w:tc>
          <w:tcPr>
            <w:tcW w:w="4173" w:type="dxa"/>
            <w:gridSpan w:val="2"/>
            <w:tcBorders>
              <w:top w:val="nil"/>
              <w:left w:val="nil"/>
              <w:bottom w:val="single" w:sz="4" w:space="0" w:color="auto"/>
              <w:right w:val="nil"/>
            </w:tcBorders>
            <w:shd w:val="clear" w:color="auto" w:fill="auto"/>
            <w:hideMark/>
          </w:tcPr>
          <w:p w14:paraId="1043E04D"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make the soils unsuited to cultivation and that restrict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7009E47" w14:textId="26F257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0DC4B508" w14:textId="3A23882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E619FF7" w14:textId="002BC38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468A470F" w14:textId="77777777" w:rsidTr="005545CE">
        <w:tc>
          <w:tcPr>
            <w:tcW w:w="1260" w:type="dxa"/>
            <w:tcBorders>
              <w:top w:val="nil"/>
              <w:left w:val="nil"/>
              <w:bottom w:val="single" w:sz="4" w:space="0" w:color="auto"/>
              <w:right w:val="nil"/>
            </w:tcBorders>
            <w:shd w:val="clear" w:color="auto" w:fill="auto"/>
            <w:hideMark/>
          </w:tcPr>
          <w:p w14:paraId="1FF75FA5"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VIII (worst)</w:t>
            </w:r>
          </w:p>
        </w:tc>
        <w:tc>
          <w:tcPr>
            <w:tcW w:w="4173" w:type="dxa"/>
            <w:gridSpan w:val="2"/>
            <w:tcBorders>
              <w:top w:val="nil"/>
              <w:left w:val="nil"/>
              <w:bottom w:val="single" w:sz="4" w:space="0" w:color="auto"/>
              <w:right w:val="nil"/>
            </w:tcBorders>
            <w:shd w:val="clear" w:color="auto" w:fill="auto"/>
            <w:hideMark/>
          </w:tcPr>
          <w:p w14:paraId="701D0C70"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Limitations that prevent use for commercial plant production and limit use mainly to recreation, wildlife habitat, water supply, or esthetic purposes</w:t>
            </w:r>
          </w:p>
        </w:tc>
        <w:tc>
          <w:tcPr>
            <w:tcW w:w="1334" w:type="dxa"/>
            <w:tcBorders>
              <w:top w:val="nil"/>
              <w:left w:val="nil"/>
              <w:bottom w:val="single" w:sz="4" w:space="0" w:color="auto"/>
              <w:right w:val="nil"/>
            </w:tcBorders>
            <w:shd w:val="clear" w:color="auto" w:fill="auto"/>
            <w:hideMark/>
          </w:tcPr>
          <w:p w14:paraId="25731A2D" w14:textId="29F7ABDD"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BC002FE" w14:textId="1D89172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203FB187" w14:textId="2F4906AF"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2465FF7" w14:textId="77777777" w:rsidTr="005545CE">
        <w:tc>
          <w:tcPr>
            <w:tcW w:w="1260" w:type="dxa"/>
            <w:tcBorders>
              <w:top w:val="nil"/>
              <w:left w:val="nil"/>
              <w:bottom w:val="single" w:sz="4" w:space="0" w:color="auto"/>
              <w:right w:val="nil"/>
            </w:tcBorders>
            <w:shd w:val="clear" w:color="auto" w:fill="auto"/>
            <w:hideMark/>
          </w:tcPr>
          <w:p w14:paraId="41D4DB1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Unclassified</w:t>
            </w:r>
          </w:p>
        </w:tc>
        <w:tc>
          <w:tcPr>
            <w:tcW w:w="4173" w:type="dxa"/>
            <w:gridSpan w:val="2"/>
            <w:tcBorders>
              <w:top w:val="nil"/>
              <w:left w:val="nil"/>
              <w:bottom w:val="single" w:sz="4" w:space="0" w:color="auto"/>
              <w:right w:val="nil"/>
            </w:tcBorders>
            <w:shd w:val="clear" w:color="auto" w:fill="auto"/>
            <w:hideMark/>
          </w:tcPr>
          <w:p w14:paraId="1DE52C7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 </w:t>
            </w:r>
          </w:p>
        </w:tc>
        <w:tc>
          <w:tcPr>
            <w:tcW w:w="1334" w:type="dxa"/>
            <w:tcBorders>
              <w:top w:val="nil"/>
              <w:left w:val="nil"/>
              <w:bottom w:val="single" w:sz="4" w:space="0" w:color="auto"/>
              <w:right w:val="nil"/>
            </w:tcBorders>
            <w:shd w:val="clear" w:color="auto" w:fill="auto"/>
            <w:hideMark/>
          </w:tcPr>
          <w:p w14:paraId="7BE78C6C" w14:textId="1F923C2C"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7D02F81A" w14:textId="481B1A3B"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5F4FACC" w14:textId="52CA36C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80741DD" w14:textId="77777777" w:rsidTr="005545CE">
        <w:tc>
          <w:tcPr>
            <w:tcW w:w="5421" w:type="dxa"/>
            <w:gridSpan w:val="2"/>
            <w:tcBorders>
              <w:top w:val="single" w:sz="4" w:space="0" w:color="auto"/>
              <w:left w:val="nil"/>
              <w:bottom w:val="single" w:sz="4" w:space="0" w:color="auto"/>
              <w:right w:val="nil"/>
            </w:tcBorders>
            <w:shd w:val="clear" w:color="auto" w:fill="auto"/>
            <w:noWrap/>
            <w:hideMark/>
          </w:tcPr>
          <w:p w14:paraId="70DC6A4F" w14:textId="77777777" w:rsidR="00C95140" w:rsidRPr="005545CE" w:rsidRDefault="00C95140" w:rsidP="00422772">
            <w:pPr>
              <w:widowControl/>
              <w:spacing w:line="240" w:lineRule="auto"/>
              <w:rPr>
                <w:rFonts w:eastAsia="Times New Roman" w:cs="Times New Roman"/>
                <w:b/>
                <w:bCs/>
                <w:sz w:val="20"/>
                <w:szCs w:val="20"/>
              </w:rPr>
            </w:pPr>
            <w:r w:rsidRPr="005545CE">
              <w:rPr>
                <w:rFonts w:eastAsia="Times New Roman" w:cs="Times New Roman"/>
                <w:b/>
                <w:bCs/>
                <w:sz w:val="20"/>
                <w:szCs w:val="20"/>
              </w:rPr>
              <w:t>Number of plots</w:t>
            </w:r>
          </w:p>
        </w:tc>
        <w:tc>
          <w:tcPr>
            <w:tcW w:w="1346" w:type="dxa"/>
            <w:gridSpan w:val="2"/>
            <w:tcBorders>
              <w:top w:val="nil"/>
              <w:left w:val="nil"/>
              <w:bottom w:val="single" w:sz="4" w:space="0" w:color="auto"/>
              <w:right w:val="nil"/>
            </w:tcBorders>
            <w:shd w:val="clear" w:color="auto" w:fill="auto"/>
            <w:hideMark/>
          </w:tcPr>
          <w:p w14:paraId="52E741E6" w14:textId="32A3647A"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000000" w:fill="D9D9D9"/>
            <w:hideMark/>
          </w:tcPr>
          <w:p w14:paraId="0CD7EF4C" w14:textId="41527868"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000000" w:fill="D9D9D9"/>
            <w:hideMark/>
          </w:tcPr>
          <w:p w14:paraId="5303E8CF" w14:textId="13E210B1" w:rsidR="00C95140" w:rsidRPr="005545CE" w:rsidRDefault="00C95140" w:rsidP="005545CE">
            <w:pPr>
              <w:widowControl/>
              <w:spacing w:line="240" w:lineRule="auto"/>
              <w:jc w:val="center"/>
              <w:rPr>
                <w:rFonts w:eastAsia="Times New Roman" w:cs="Times New Roman"/>
                <w:sz w:val="20"/>
                <w:szCs w:val="20"/>
              </w:rPr>
            </w:pPr>
          </w:p>
        </w:tc>
      </w:tr>
    </w:tbl>
    <w:p w14:paraId="6D2A455D" w14:textId="5748F4B9" w:rsidR="00FA744F" w:rsidRDefault="00FA744F" w:rsidP="00FF7E45">
      <w:pPr>
        <w:pStyle w:val="L1-FlLSp12"/>
        <w:spacing w:after="0"/>
        <w:ind w:left="86" w:hanging="86"/>
        <w:rPr>
          <w:sz w:val="16"/>
          <w:szCs w:val="16"/>
        </w:rPr>
      </w:pPr>
      <w:r w:rsidRPr="009B58D0">
        <w:rPr>
          <w:sz w:val="16"/>
          <w:szCs w:val="16"/>
          <w:vertAlign w:val="superscript"/>
        </w:rPr>
        <w:t>a</w:t>
      </w:r>
      <w:r w:rsidR="009B58D0" w:rsidRPr="009B58D0">
        <w:t xml:space="preserve"> </w:t>
      </w:r>
      <w:r w:rsidR="009B58D0" w:rsidRPr="009B58D0">
        <w:rPr>
          <w:sz w:val="16"/>
          <w:szCs w:val="16"/>
        </w:rPr>
        <w:t>Estimates include only maize farmers who cultivated maize on one plot or who cultivated maize on multiple plots that all had the same LCC score. Farmers who cultivated maize on mu</w:t>
      </w:r>
      <w:r w:rsidR="002647ED">
        <w:rPr>
          <w:sz w:val="16"/>
          <w:szCs w:val="16"/>
        </w:rPr>
        <w:t>lt</w:t>
      </w:r>
      <w:r w:rsidR="009B58D0" w:rsidRPr="009B58D0">
        <w:rPr>
          <w:sz w:val="16"/>
          <w:szCs w:val="16"/>
        </w:rPr>
        <w:t>iple plots that did not all have the same LCC score or without a value for maize yield were excluded.</w:t>
      </w:r>
    </w:p>
    <w:p w14:paraId="4432AA95" w14:textId="57E0FBD7" w:rsidR="00C95140" w:rsidRPr="00AD798A" w:rsidRDefault="00C95140" w:rsidP="00FF7E45">
      <w:pPr>
        <w:pStyle w:val="L1-FlLSp12"/>
        <w:spacing w:after="0"/>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66C6F762" w14:textId="77777777" w:rsidR="00C95140" w:rsidRPr="00AD798A" w:rsidRDefault="00C95140" w:rsidP="00FF7E45">
      <w:pPr>
        <w:pStyle w:val="L1-FlLSp12"/>
        <w:spacing w:after="240"/>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6E7401C4" w14:textId="400B3608" w:rsidR="00C95140" w:rsidRPr="0097312E" w:rsidRDefault="00C95140" w:rsidP="005545CE">
      <w:pPr>
        <w:pStyle w:val="BodyText1"/>
      </w:pPr>
      <w:r>
        <w:t>The LCC designation is accompanied by a sub</w:t>
      </w:r>
      <w:r w:rsidR="008D1A1F">
        <w:t>-</w:t>
      </w:r>
      <w:r>
        <w:t>class designation. The sub</w:t>
      </w:r>
      <w:r w:rsidR="008D1A1F">
        <w:t>-</w:t>
      </w:r>
      <w:r>
        <w:t>class designation indicates to farmers the main limitation of their plot’s soil, such as erosion risk and low soil depth. A plot can have multiple sub</w:t>
      </w:r>
      <w:r w:rsidR="008D1A1F">
        <w:t>-</w:t>
      </w:r>
      <w:r>
        <w:t xml:space="preserve">class designations if it has more than one notable </w:t>
      </w:r>
      <w:r w:rsidR="008D1A1F">
        <w:t>limitation</w:t>
      </w:r>
      <w:r>
        <w:t>. The 10 sub</w:t>
      </w:r>
      <w:r w:rsidR="008D1A1F">
        <w:t>-</w:t>
      </w:r>
      <w:r>
        <w:t xml:space="preserve">classes, which are indicated by letters, are described in </w:t>
      </w:r>
      <w:r>
        <w:rPr>
          <w:b/>
        </w:rPr>
        <w:t>Table 7.1.2</w:t>
      </w:r>
      <w:r w:rsidR="00561B8B">
        <w:rPr>
          <w:b/>
        </w:rPr>
        <w:t>2</w:t>
      </w:r>
      <w:r w:rsidRPr="00BE7C43">
        <w:rPr>
          <w:b/>
        </w:rPr>
        <w:t>.</w:t>
      </w:r>
      <w:r>
        <w:t xml:space="preserve"> </w:t>
      </w:r>
      <w:r w:rsidR="008D1A1F">
        <w:t>This table</w:t>
      </w:r>
      <w:r>
        <w:rPr>
          <w:b/>
        </w:rPr>
        <w:t xml:space="preserve"> </w:t>
      </w:r>
      <w:r w:rsidRPr="00C81D93">
        <w:t>also</w:t>
      </w:r>
      <w:r>
        <w:rPr>
          <w:b/>
        </w:rPr>
        <w:t xml:space="preserve"> </w:t>
      </w:r>
      <w:r>
        <w:t xml:space="preserve">presents the percentages of maize farmers in the ZOI who have plots with soil in each LCC subclass. </w:t>
      </w:r>
      <w:r w:rsidRPr="0097312E">
        <w:rPr>
          <w:szCs w:val="22"/>
          <w:highlight w:val="yellow"/>
        </w:rPr>
        <w:t>[Discuss findings.]</w:t>
      </w:r>
    </w:p>
    <w:p w14:paraId="7374AF84" w14:textId="6043E136" w:rsidR="00C95140" w:rsidRPr="004D163E" w:rsidRDefault="00C95140" w:rsidP="005545CE">
      <w:pPr>
        <w:pStyle w:val="Tabletitle"/>
      </w:pPr>
      <w:bookmarkStart w:id="786" w:name="_Toc63673108"/>
      <w:r>
        <w:t>Table 7.1.2</w:t>
      </w:r>
      <w:r w:rsidR="00561B8B">
        <w:t>2</w:t>
      </w:r>
      <w:r w:rsidRPr="004D163E">
        <w:t>: Percentage of Maize Farmers in the ZOI with One or More Plots that Meet Each Land Capability Classification Criteria</w:t>
      </w:r>
      <w:bookmarkEnd w:id="786"/>
    </w:p>
    <w:tbl>
      <w:tblPr>
        <w:tblW w:w="5000" w:type="pct"/>
        <w:tblLook w:val="04A0" w:firstRow="1" w:lastRow="0" w:firstColumn="1" w:lastColumn="0" w:noHBand="0" w:noVBand="1"/>
      </w:tblPr>
      <w:tblGrid>
        <w:gridCol w:w="1533"/>
        <w:gridCol w:w="2346"/>
        <w:gridCol w:w="2707"/>
        <w:gridCol w:w="1534"/>
        <w:gridCol w:w="1456"/>
      </w:tblGrid>
      <w:tr w:rsidR="00C95140" w:rsidRPr="005545CE" w14:paraId="2A6BEE1D" w14:textId="77777777" w:rsidTr="005545CE">
        <w:trPr>
          <w:tblHeader/>
        </w:trPr>
        <w:tc>
          <w:tcPr>
            <w:tcW w:w="1530" w:type="dxa"/>
            <w:tcBorders>
              <w:top w:val="single" w:sz="4" w:space="0" w:color="auto"/>
              <w:left w:val="nil"/>
              <w:bottom w:val="single" w:sz="4" w:space="0" w:color="auto"/>
              <w:right w:val="nil"/>
            </w:tcBorders>
            <w:shd w:val="clear" w:color="000000" w:fill="387990"/>
            <w:vAlign w:val="bottom"/>
            <w:hideMark/>
          </w:tcPr>
          <w:p w14:paraId="5E7E49C5"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LCC criteria</w:t>
            </w:r>
          </w:p>
        </w:tc>
        <w:tc>
          <w:tcPr>
            <w:tcW w:w="2340" w:type="dxa"/>
            <w:tcBorders>
              <w:top w:val="single" w:sz="4" w:space="0" w:color="auto"/>
              <w:left w:val="nil"/>
              <w:bottom w:val="single" w:sz="4" w:space="0" w:color="auto"/>
              <w:right w:val="nil"/>
            </w:tcBorders>
            <w:shd w:val="clear" w:color="000000" w:fill="387990"/>
            <w:vAlign w:val="bottom"/>
            <w:hideMark/>
          </w:tcPr>
          <w:p w14:paraId="2DE0FD48"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2700" w:type="dxa"/>
            <w:tcBorders>
              <w:top w:val="single" w:sz="4" w:space="0" w:color="auto"/>
              <w:left w:val="nil"/>
              <w:bottom w:val="single" w:sz="4" w:space="0" w:color="auto"/>
              <w:right w:val="nil"/>
            </w:tcBorders>
            <w:shd w:val="clear" w:color="000000" w:fill="387990"/>
            <w:vAlign w:val="bottom"/>
            <w:hideMark/>
          </w:tcPr>
          <w:p w14:paraId="2B619085"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Reason for assessment</w:t>
            </w:r>
          </w:p>
        </w:tc>
        <w:tc>
          <w:tcPr>
            <w:tcW w:w="1530" w:type="dxa"/>
            <w:tcBorders>
              <w:top w:val="single" w:sz="4" w:space="0" w:color="auto"/>
              <w:left w:val="nil"/>
              <w:bottom w:val="single" w:sz="4" w:space="0" w:color="auto"/>
              <w:right w:val="nil"/>
            </w:tcBorders>
            <w:shd w:val="clear" w:color="000000" w:fill="387990"/>
            <w:vAlign w:val="bottom"/>
            <w:hideMark/>
          </w:tcPr>
          <w:p w14:paraId="58F1FE3B"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Classification</w:t>
            </w:r>
          </w:p>
        </w:tc>
        <w:tc>
          <w:tcPr>
            <w:tcW w:w="1452" w:type="dxa"/>
            <w:tcBorders>
              <w:top w:val="single" w:sz="4" w:space="0" w:color="auto"/>
              <w:left w:val="nil"/>
              <w:bottom w:val="single" w:sz="4" w:space="0" w:color="auto"/>
              <w:right w:val="nil"/>
            </w:tcBorders>
            <w:shd w:val="clear" w:color="000000" w:fill="387990"/>
            <w:vAlign w:val="bottom"/>
            <w:hideMark/>
          </w:tcPr>
          <w:p w14:paraId="56B2F4F3"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w:t>
            </w:r>
          </w:p>
        </w:tc>
      </w:tr>
      <w:tr w:rsidR="00C95140" w:rsidRPr="005545CE" w14:paraId="73071F87" w14:textId="77777777" w:rsidTr="005545CE">
        <w:tc>
          <w:tcPr>
            <w:tcW w:w="1530" w:type="dxa"/>
            <w:tcBorders>
              <w:top w:val="nil"/>
              <w:left w:val="nil"/>
              <w:bottom w:val="single" w:sz="4" w:space="0" w:color="auto"/>
              <w:right w:val="nil"/>
            </w:tcBorders>
            <w:shd w:val="clear" w:color="auto" w:fill="auto"/>
            <w:vAlign w:val="center"/>
            <w:hideMark/>
          </w:tcPr>
          <w:p w14:paraId="099A8E3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risk (e)</w:t>
            </w:r>
          </w:p>
        </w:tc>
        <w:tc>
          <w:tcPr>
            <w:tcW w:w="2340" w:type="dxa"/>
            <w:tcBorders>
              <w:top w:val="nil"/>
              <w:left w:val="nil"/>
              <w:bottom w:val="single" w:sz="4" w:space="0" w:color="auto"/>
              <w:right w:val="nil"/>
            </w:tcBorders>
            <w:shd w:val="clear" w:color="auto" w:fill="auto"/>
            <w:vAlign w:val="center"/>
            <w:hideMark/>
          </w:tcPr>
          <w:p w14:paraId="094F09A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Risk of surface soil wearing away due to moving water, depending on the soil texture and land slope. </w:t>
            </w:r>
          </w:p>
        </w:tc>
        <w:tc>
          <w:tcPr>
            <w:tcW w:w="2700" w:type="dxa"/>
            <w:tcBorders>
              <w:top w:val="nil"/>
              <w:left w:val="nil"/>
              <w:bottom w:val="single" w:sz="4" w:space="0" w:color="auto"/>
              <w:right w:val="nil"/>
            </w:tcBorders>
            <w:shd w:val="clear" w:color="auto" w:fill="auto"/>
            <w:vAlign w:val="center"/>
            <w:hideMark/>
          </w:tcPr>
          <w:p w14:paraId="3833446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is a major factor limiting future agricultural production. If the productive soil erodes away, the yields will significantly decline. </w:t>
            </w:r>
          </w:p>
        </w:tc>
        <w:tc>
          <w:tcPr>
            <w:tcW w:w="1530" w:type="dxa"/>
            <w:tcBorders>
              <w:top w:val="nil"/>
              <w:left w:val="nil"/>
              <w:bottom w:val="single" w:sz="4" w:space="0" w:color="auto"/>
              <w:right w:val="nil"/>
            </w:tcBorders>
            <w:shd w:val="clear" w:color="auto" w:fill="auto"/>
            <w:vAlign w:val="center"/>
            <w:hideMark/>
          </w:tcPr>
          <w:p w14:paraId="21D42E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is at risk of soil erosion.</w:t>
            </w:r>
          </w:p>
        </w:tc>
        <w:tc>
          <w:tcPr>
            <w:tcW w:w="1452" w:type="dxa"/>
            <w:tcBorders>
              <w:top w:val="nil"/>
              <w:left w:val="nil"/>
              <w:bottom w:val="single" w:sz="4" w:space="0" w:color="auto"/>
              <w:right w:val="nil"/>
            </w:tcBorders>
            <w:shd w:val="clear" w:color="auto" w:fill="auto"/>
            <w:vAlign w:val="center"/>
            <w:hideMark/>
          </w:tcPr>
          <w:p w14:paraId="6410C94B"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ECB7DB3" w14:textId="77777777" w:rsidTr="005545CE">
        <w:tc>
          <w:tcPr>
            <w:tcW w:w="1530" w:type="dxa"/>
            <w:tcBorders>
              <w:top w:val="nil"/>
              <w:left w:val="nil"/>
              <w:bottom w:val="single" w:sz="4" w:space="0" w:color="auto"/>
              <w:right w:val="nil"/>
            </w:tcBorders>
            <w:shd w:val="clear" w:color="auto" w:fill="auto"/>
            <w:vAlign w:val="center"/>
            <w:hideMark/>
          </w:tcPr>
          <w:p w14:paraId="735183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depth (s-d)</w:t>
            </w:r>
          </w:p>
        </w:tc>
        <w:tc>
          <w:tcPr>
            <w:tcW w:w="2340" w:type="dxa"/>
            <w:tcBorders>
              <w:top w:val="nil"/>
              <w:left w:val="nil"/>
              <w:bottom w:val="single" w:sz="4" w:space="0" w:color="auto"/>
              <w:right w:val="nil"/>
            </w:tcBorders>
            <w:shd w:val="clear" w:color="auto" w:fill="auto"/>
            <w:vAlign w:val="center"/>
            <w:hideMark/>
          </w:tcPr>
          <w:p w14:paraId="1936DF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Depth of soil to bedrock or other root-limiting layer. </w:t>
            </w:r>
          </w:p>
        </w:tc>
        <w:tc>
          <w:tcPr>
            <w:tcW w:w="2700" w:type="dxa"/>
            <w:tcBorders>
              <w:top w:val="nil"/>
              <w:left w:val="nil"/>
              <w:bottom w:val="single" w:sz="4" w:space="0" w:color="auto"/>
              <w:right w:val="nil"/>
            </w:tcBorders>
            <w:shd w:val="clear" w:color="auto" w:fill="auto"/>
            <w:vAlign w:val="center"/>
            <w:hideMark/>
          </w:tcPr>
          <w:p w14:paraId="691A616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depth can limit crop root growth if not deep enough. </w:t>
            </w:r>
          </w:p>
        </w:tc>
        <w:tc>
          <w:tcPr>
            <w:tcW w:w="1530" w:type="dxa"/>
            <w:tcBorders>
              <w:top w:val="nil"/>
              <w:left w:val="nil"/>
              <w:bottom w:val="single" w:sz="4" w:space="0" w:color="auto"/>
              <w:right w:val="nil"/>
            </w:tcBorders>
            <w:shd w:val="clear" w:color="auto" w:fill="auto"/>
            <w:vAlign w:val="center"/>
            <w:hideMark/>
          </w:tcPr>
          <w:p w14:paraId="3418A981" w14:textId="7F67D43C" w:rsidR="00C95140" w:rsidRPr="005545CE" w:rsidRDefault="00C95140" w:rsidP="006256AF">
            <w:pPr>
              <w:widowControl/>
              <w:spacing w:line="259" w:lineRule="auto"/>
              <w:rPr>
                <w:rFonts w:eastAsia="Times New Roman" w:cs="Times New Roman"/>
                <w:sz w:val="20"/>
                <w:szCs w:val="20"/>
              </w:rPr>
            </w:pPr>
            <w:r w:rsidRPr="005545CE">
              <w:rPr>
                <w:rFonts w:eastAsia="Times New Roman" w:cs="Times New Roman"/>
                <w:sz w:val="20"/>
                <w:szCs w:val="20"/>
              </w:rPr>
              <w:t>Plot soil depth is low.</w:t>
            </w:r>
          </w:p>
        </w:tc>
        <w:tc>
          <w:tcPr>
            <w:tcW w:w="1452" w:type="dxa"/>
            <w:tcBorders>
              <w:top w:val="nil"/>
              <w:left w:val="nil"/>
              <w:bottom w:val="single" w:sz="4" w:space="0" w:color="auto"/>
              <w:right w:val="nil"/>
            </w:tcBorders>
            <w:shd w:val="clear" w:color="auto" w:fill="auto"/>
            <w:vAlign w:val="center"/>
            <w:hideMark/>
          </w:tcPr>
          <w:p w14:paraId="312B8CF6"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2635E377" w14:textId="77777777" w:rsidTr="005545CE">
        <w:tc>
          <w:tcPr>
            <w:tcW w:w="1530" w:type="dxa"/>
            <w:tcBorders>
              <w:top w:val="nil"/>
              <w:left w:val="nil"/>
              <w:bottom w:val="single" w:sz="4" w:space="0" w:color="auto"/>
              <w:right w:val="nil"/>
            </w:tcBorders>
            <w:shd w:val="clear" w:color="auto" w:fill="auto"/>
            <w:vAlign w:val="center"/>
            <w:hideMark/>
          </w:tcPr>
          <w:p w14:paraId="0FA22F0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soil texture (s-t)</w:t>
            </w:r>
          </w:p>
        </w:tc>
        <w:tc>
          <w:tcPr>
            <w:tcW w:w="2340" w:type="dxa"/>
            <w:tcBorders>
              <w:top w:val="nil"/>
              <w:left w:val="nil"/>
              <w:bottom w:val="single" w:sz="4" w:space="0" w:color="auto"/>
              <w:right w:val="nil"/>
            </w:tcBorders>
            <w:shd w:val="clear" w:color="auto" w:fill="auto"/>
            <w:vAlign w:val="center"/>
            <w:hideMark/>
          </w:tcPr>
          <w:p w14:paraId="5BF38BF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texture near the surface is important for seedling establishment. </w:t>
            </w:r>
          </w:p>
        </w:tc>
        <w:tc>
          <w:tcPr>
            <w:tcW w:w="2700" w:type="dxa"/>
            <w:tcBorders>
              <w:top w:val="nil"/>
              <w:left w:val="nil"/>
              <w:bottom w:val="single" w:sz="4" w:space="0" w:color="auto"/>
              <w:right w:val="nil"/>
            </w:tcBorders>
            <w:shd w:val="clear" w:color="auto" w:fill="auto"/>
            <w:vAlign w:val="center"/>
            <w:hideMark/>
          </w:tcPr>
          <w:p w14:paraId="294C795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Poor surface soil texture can prevent seedling establishment. </w:t>
            </w:r>
          </w:p>
        </w:tc>
        <w:tc>
          <w:tcPr>
            <w:tcW w:w="1530" w:type="dxa"/>
            <w:tcBorders>
              <w:top w:val="nil"/>
              <w:left w:val="nil"/>
              <w:bottom w:val="single" w:sz="4" w:space="0" w:color="auto"/>
              <w:right w:val="nil"/>
            </w:tcBorders>
            <w:shd w:val="clear" w:color="auto" w:fill="auto"/>
            <w:vAlign w:val="center"/>
            <w:hideMark/>
          </w:tcPr>
          <w:p w14:paraId="75D6C6F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soil texture is poor.</w:t>
            </w:r>
          </w:p>
        </w:tc>
        <w:tc>
          <w:tcPr>
            <w:tcW w:w="1452" w:type="dxa"/>
            <w:tcBorders>
              <w:top w:val="nil"/>
              <w:left w:val="nil"/>
              <w:bottom w:val="single" w:sz="4" w:space="0" w:color="auto"/>
              <w:right w:val="nil"/>
            </w:tcBorders>
            <w:shd w:val="clear" w:color="auto" w:fill="auto"/>
            <w:vAlign w:val="center"/>
            <w:hideMark/>
          </w:tcPr>
          <w:p w14:paraId="4B9B7720"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DD3FA52" w14:textId="77777777" w:rsidTr="005545CE">
        <w:tc>
          <w:tcPr>
            <w:tcW w:w="1530" w:type="dxa"/>
            <w:tcBorders>
              <w:top w:val="nil"/>
              <w:left w:val="nil"/>
              <w:bottom w:val="single" w:sz="4" w:space="0" w:color="auto"/>
              <w:right w:val="nil"/>
            </w:tcBorders>
            <w:shd w:val="clear" w:color="auto" w:fill="auto"/>
            <w:vAlign w:val="center"/>
            <w:hideMark/>
          </w:tcPr>
          <w:p w14:paraId="7C6401B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Salinity (s-k)</w:t>
            </w:r>
          </w:p>
        </w:tc>
        <w:tc>
          <w:tcPr>
            <w:tcW w:w="2340" w:type="dxa"/>
            <w:tcBorders>
              <w:top w:val="nil"/>
              <w:left w:val="nil"/>
              <w:bottom w:val="single" w:sz="4" w:space="0" w:color="auto"/>
              <w:right w:val="nil"/>
            </w:tcBorders>
            <w:shd w:val="clear" w:color="auto" w:fill="auto"/>
            <w:vAlign w:val="center"/>
            <w:hideMark/>
          </w:tcPr>
          <w:p w14:paraId="23A330F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Salt on the soil surface is an indicator of high soil salinity. </w:t>
            </w:r>
          </w:p>
        </w:tc>
        <w:tc>
          <w:tcPr>
            <w:tcW w:w="2700" w:type="dxa"/>
            <w:tcBorders>
              <w:top w:val="nil"/>
              <w:left w:val="nil"/>
              <w:bottom w:val="single" w:sz="4" w:space="0" w:color="auto"/>
              <w:right w:val="nil"/>
            </w:tcBorders>
            <w:shd w:val="clear" w:color="auto" w:fill="auto"/>
            <w:vAlign w:val="center"/>
            <w:hideMark/>
          </w:tcPr>
          <w:p w14:paraId="46991E1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High soil salinity can limit crop growth. </w:t>
            </w:r>
          </w:p>
        </w:tc>
        <w:tc>
          <w:tcPr>
            <w:tcW w:w="1530" w:type="dxa"/>
            <w:tcBorders>
              <w:top w:val="nil"/>
              <w:left w:val="nil"/>
              <w:bottom w:val="single" w:sz="4" w:space="0" w:color="auto"/>
              <w:right w:val="nil"/>
            </w:tcBorders>
            <w:shd w:val="clear" w:color="auto" w:fill="auto"/>
            <w:vAlign w:val="center"/>
            <w:hideMark/>
          </w:tcPr>
          <w:p w14:paraId="7B24F77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salinity.</w:t>
            </w:r>
          </w:p>
        </w:tc>
        <w:tc>
          <w:tcPr>
            <w:tcW w:w="1452" w:type="dxa"/>
            <w:tcBorders>
              <w:top w:val="nil"/>
              <w:left w:val="nil"/>
              <w:bottom w:val="single" w:sz="4" w:space="0" w:color="auto"/>
              <w:right w:val="nil"/>
            </w:tcBorders>
            <w:shd w:val="clear" w:color="auto" w:fill="auto"/>
            <w:vAlign w:val="center"/>
            <w:hideMark/>
          </w:tcPr>
          <w:p w14:paraId="54370552"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7A16C7DB" w14:textId="77777777" w:rsidTr="005545CE">
        <w:tc>
          <w:tcPr>
            <w:tcW w:w="1530" w:type="dxa"/>
            <w:tcBorders>
              <w:top w:val="nil"/>
              <w:left w:val="nil"/>
              <w:bottom w:val="single" w:sz="4" w:space="0" w:color="auto"/>
              <w:right w:val="nil"/>
            </w:tcBorders>
            <w:shd w:val="clear" w:color="auto" w:fill="auto"/>
            <w:vAlign w:val="center"/>
            <w:hideMark/>
          </w:tcPr>
          <w:p w14:paraId="28370C5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stoniness (s-r)</w:t>
            </w:r>
          </w:p>
        </w:tc>
        <w:tc>
          <w:tcPr>
            <w:tcW w:w="2340" w:type="dxa"/>
            <w:tcBorders>
              <w:top w:val="nil"/>
              <w:left w:val="nil"/>
              <w:bottom w:val="single" w:sz="4" w:space="0" w:color="auto"/>
              <w:right w:val="nil"/>
            </w:tcBorders>
            <w:shd w:val="clear" w:color="auto" w:fill="auto"/>
            <w:vAlign w:val="center"/>
            <w:hideMark/>
          </w:tcPr>
          <w:p w14:paraId="62E0EBF9" w14:textId="5D538CB6"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Percentage of soil covered by stones and boulders (larger than 25</w:t>
            </w:r>
            <w:r w:rsidR="008D1A1F">
              <w:rPr>
                <w:rFonts w:eastAsia="Times New Roman" w:cs="Times New Roman"/>
                <w:sz w:val="20"/>
                <w:szCs w:val="20"/>
              </w:rPr>
              <w:t> </w:t>
            </w:r>
            <w:r w:rsidRPr="005545CE">
              <w:rPr>
                <w:rFonts w:eastAsia="Times New Roman" w:cs="Times New Roman"/>
                <w:sz w:val="20"/>
                <w:szCs w:val="20"/>
              </w:rPr>
              <w:t>cm). </w:t>
            </w:r>
          </w:p>
        </w:tc>
        <w:tc>
          <w:tcPr>
            <w:tcW w:w="2700" w:type="dxa"/>
            <w:tcBorders>
              <w:top w:val="nil"/>
              <w:left w:val="nil"/>
              <w:bottom w:val="single" w:sz="4" w:space="0" w:color="auto"/>
              <w:right w:val="nil"/>
            </w:tcBorders>
            <w:shd w:val="clear" w:color="auto" w:fill="auto"/>
            <w:vAlign w:val="center"/>
            <w:hideMark/>
          </w:tcPr>
          <w:p w14:paraId="69C99A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covered by stones and boulders can impede the use of tractors and animal-pulled plows. </w:t>
            </w:r>
          </w:p>
        </w:tc>
        <w:tc>
          <w:tcPr>
            <w:tcW w:w="1530" w:type="dxa"/>
            <w:tcBorders>
              <w:top w:val="nil"/>
              <w:left w:val="nil"/>
              <w:bottom w:val="single" w:sz="4" w:space="0" w:color="auto"/>
              <w:right w:val="nil"/>
            </w:tcBorders>
            <w:shd w:val="clear" w:color="auto" w:fill="auto"/>
            <w:vAlign w:val="center"/>
            <w:hideMark/>
          </w:tcPr>
          <w:p w14:paraId="762BBD2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too stony.</w:t>
            </w:r>
          </w:p>
        </w:tc>
        <w:tc>
          <w:tcPr>
            <w:tcW w:w="1452" w:type="dxa"/>
            <w:tcBorders>
              <w:top w:val="nil"/>
              <w:left w:val="nil"/>
              <w:bottom w:val="single" w:sz="4" w:space="0" w:color="auto"/>
              <w:right w:val="nil"/>
            </w:tcBorders>
            <w:shd w:val="clear" w:color="auto" w:fill="auto"/>
            <w:vAlign w:val="center"/>
            <w:hideMark/>
          </w:tcPr>
          <w:p w14:paraId="070586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1E964CC" w14:textId="77777777" w:rsidTr="005545CE">
        <w:tc>
          <w:tcPr>
            <w:tcW w:w="1530" w:type="dxa"/>
            <w:tcBorders>
              <w:top w:val="nil"/>
              <w:left w:val="nil"/>
              <w:bottom w:val="single" w:sz="4" w:space="0" w:color="auto"/>
              <w:right w:val="nil"/>
            </w:tcBorders>
            <w:shd w:val="clear" w:color="auto" w:fill="auto"/>
            <w:vAlign w:val="center"/>
            <w:hideMark/>
          </w:tcPr>
          <w:p w14:paraId="56FE0382"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xml:space="preserve">Soil water storage capacity </w:t>
            </w:r>
            <w:r w:rsidRPr="005545CE">
              <w:rPr>
                <w:rFonts w:eastAsia="Times New Roman" w:cs="Times New Roman"/>
                <w:sz w:val="20"/>
                <w:szCs w:val="20"/>
              </w:rPr>
              <w:lastRenderedPageBreak/>
              <w:t>(s-a)</w:t>
            </w:r>
          </w:p>
        </w:tc>
        <w:tc>
          <w:tcPr>
            <w:tcW w:w="2340" w:type="dxa"/>
            <w:tcBorders>
              <w:top w:val="nil"/>
              <w:left w:val="nil"/>
              <w:bottom w:val="single" w:sz="4" w:space="0" w:color="auto"/>
              <w:right w:val="nil"/>
            </w:tcBorders>
            <w:shd w:val="clear" w:color="auto" w:fill="auto"/>
            <w:vAlign w:val="center"/>
            <w:hideMark/>
          </w:tcPr>
          <w:p w14:paraId="69D9823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 xml:space="preserve">The amount of water that the soil can store that is </w:t>
            </w:r>
            <w:r w:rsidRPr="005545CE">
              <w:rPr>
                <w:rFonts w:eastAsia="Times New Roman" w:cs="Times New Roman"/>
                <w:sz w:val="20"/>
                <w:szCs w:val="20"/>
              </w:rPr>
              <w:lastRenderedPageBreak/>
              <w:t>usable by plants. </w:t>
            </w:r>
          </w:p>
        </w:tc>
        <w:tc>
          <w:tcPr>
            <w:tcW w:w="2700" w:type="dxa"/>
            <w:tcBorders>
              <w:top w:val="nil"/>
              <w:left w:val="nil"/>
              <w:bottom w:val="single" w:sz="4" w:space="0" w:color="auto"/>
              <w:right w:val="nil"/>
            </w:tcBorders>
            <w:shd w:val="clear" w:color="auto" w:fill="auto"/>
            <w:vAlign w:val="center"/>
            <w:hideMark/>
          </w:tcPr>
          <w:p w14:paraId="5866739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 xml:space="preserve">A lower ability to store water means there is less water </w:t>
            </w:r>
            <w:r w:rsidRPr="005545CE">
              <w:rPr>
                <w:rFonts w:eastAsia="Times New Roman" w:cs="Times New Roman"/>
                <w:sz w:val="20"/>
                <w:szCs w:val="20"/>
              </w:rPr>
              <w:lastRenderedPageBreak/>
              <w:t>available for plants to grow. Farmers should plant drought-resistant crops. </w:t>
            </w:r>
          </w:p>
        </w:tc>
        <w:tc>
          <w:tcPr>
            <w:tcW w:w="1530" w:type="dxa"/>
            <w:tcBorders>
              <w:top w:val="nil"/>
              <w:left w:val="nil"/>
              <w:bottom w:val="single" w:sz="4" w:space="0" w:color="auto"/>
              <w:right w:val="nil"/>
            </w:tcBorders>
            <w:shd w:val="clear" w:color="auto" w:fill="auto"/>
            <w:vAlign w:val="center"/>
            <w:hideMark/>
          </w:tcPr>
          <w:p w14:paraId="6D6C62D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 xml:space="preserve">Plot soil has poor ability to </w:t>
            </w:r>
            <w:r w:rsidRPr="005545CE">
              <w:rPr>
                <w:rFonts w:eastAsia="Times New Roman" w:cs="Times New Roman"/>
                <w:sz w:val="20"/>
                <w:szCs w:val="20"/>
              </w:rPr>
              <w:lastRenderedPageBreak/>
              <w:t>store water.</w:t>
            </w:r>
          </w:p>
        </w:tc>
        <w:tc>
          <w:tcPr>
            <w:tcW w:w="1452" w:type="dxa"/>
            <w:tcBorders>
              <w:top w:val="nil"/>
              <w:left w:val="nil"/>
              <w:bottom w:val="single" w:sz="4" w:space="0" w:color="auto"/>
              <w:right w:val="nil"/>
            </w:tcBorders>
            <w:shd w:val="clear" w:color="auto" w:fill="auto"/>
            <w:vAlign w:val="center"/>
            <w:hideMark/>
          </w:tcPr>
          <w:p w14:paraId="72195B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lastRenderedPageBreak/>
              <w:t> </w:t>
            </w:r>
          </w:p>
        </w:tc>
      </w:tr>
      <w:tr w:rsidR="00C95140" w:rsidRPr="005545CE" w14:paraId="53B2E9F7" w14:textId="77777777" w:rsidTr="005545CE">
        <w:tc>
          <w:tcPr>
            <w:tcW w:w="1530" w:type="dxa"/>
            <w:tcBorders>
              <w:top w:val="nil"/>
              <w:left w:val="nil"/>
              <w:bottom w:val="single" w:sz="4" w:space="0" w:color="auto"/>
              <w:right w:val="nil"/>
            </w:tcBorders>
            <w:shd w:val="clear" w:color="auto" w:fill="auto"/>
            <w:vAlign w:val="center"/>
            <w:hideMark/>
          </w:tcPr>
          <w:p w14:paraId="01CCD921" w14:textId="356E62C9"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Lime requirement (s</w:t>
            </w:r>
            <w:r w:rsidR="008D1A1F">
              <w:rPr>
                <w:rFonts w:eastAsia="Times New Roman" w:cs="Times New Roman"/>
                <w:sz w:val="20"/>
                <w:szCs w:val="20"/>
              </w:rPr>
              <w:noBreakHyphen/>
            </w:r>
            <w:r w:rsidRPr="005545CE">
              <w:rPr>
                <w:rFonts w:eastAsia="Times New Roman" w:cs="Times New Roman"/>
                <w:sz w:val="20"/>
                <w:szCs w:val="20"/>
              </w:rPr>
              <w:t>l)</w:t>
            </w:r>
          </w:p>
        </w:tc>
        <w:tc>
          <w:tcPr>
            <w:tcW w:w="2340" w:type="dxa"/>
            <w:tcBorders>
              <w:top w:val="nil"/>
              <w:left w:val="nil"/>
              <w:bottom w:val="single" w:sz="4" w:space="0" w:color="auto"/>
              <w:right w:val="nil"/>
            </w:tcBorders>
            <w:shd w:val="clear" w:color="auto" w:fill="auto"/>
            <w:vAlign w:val="center"/>
            <w:hideMark/>
          </w:tcPr>
          <w:p w14:paraId="2AB2737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soil pH (high acidity) requires lime to raise the pH to the ideal range for growing crops. </w:t>
            </w:r>
          </w:p>
        </w:tc>
        <w:tc>
          <w:tcPr>
            <w:tcW w:w="2700" w:type="dxa"/>
            <w:tcBorders>
              <w:top w:val="nil"/>
              <w:left w:val="nil"/>
              <w:bottom w:val="single" w:sz="4" w:space="0" w:color="auto"/>
              <w:right w:val="nil"/>
            </w:tcBorders>
            <w:shd w:val="clear" w:color="auto" w:fill="auto"/>
            <w:vAlign w:val="center"/>
            <w:hideMark/>
          </w:tcPr>
          <w:p w14:paraId="1B05A4E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pH (high acidity) can limit crop production.  </w:t>
            </w:r>
          </w:p>
        </w:tc>
        <w:tc>
          <w:tcPr>
            <w:tcW w:w="1530" w:type="dxa"/>
            <w:tcBorders>
              <w:top w:val="nil"/>
              <w:left w:val="nil"/>
              <w:bottom w:val="single" w:sz="4" w:space="0" w:color="auto"/>
              <w:right w:val="nil"/>
            </w:tcBorders>
            <w:shd w:val="clear" w:color="auto" w:fill="auto"/>
            <w:vAlign w:val="center"/>
            <w:hideMark/>
          </w:tcPr>
          <w:p w14:paraId="42952E7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acidity.</w:t>
            </w:r>
          </w:p>
        </w:tc>
        <w:tc>
          <w:tcPr>
            <w:tcW w:w="1452" w:type="dxa"/>
            <w:tcBorders>
              <w:top w:val="nil"/>
              <w:left w:val="nil"/>
              <w:bottom w:val="single" w:sz="4" w:space="0" w:color="auto"/>
              <w:right w:val="nil"/>
            </w:tcBorders>
            <w:shd w:val="clear" w:color="auto" w:fill="auto"/>
            <w:vAlign w:val="center"/>
            <w:hideMark/>
          </w:tcPr>
          <w:p w14:paraId="7024ED5D"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E4FBEA" w14:textId="77777777" w:rsidTr="005545CE">
        <w:tc>
          <w:tcPr>
            <w:tcW w:w="1530" w:type="dxa"/>
            <w:tcBorders>
              <w:top w:val="nil"/>
              <w:left w:val="nil"/>
              <w:bottom w:val="nil"/>
              <w:right w:val="nil"/>
            </w:tcBorders>
            <w:shd w:val="clear" w:color="auto" w:fill="auto"/>
            <w:vAlign w:val="center"/>
            <w:hideMark/>
          </w:tcPr>
          <w:p w14:paraId="11C6993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during growing season (w-f)</w:t>
            </w:r>
          </w:p>
        </w:tc>
        <w:tc>
          <w:tcPr>
            <w:tcW w:w="2340" w:type="dxa"/>
            <w:tcBorders>
              <w:top w:val="nil"/>
              <w:left w:val="nil"/>
              <w:bottom w:val="nil"/>
              <w:right w:val="nil"/>
            </w:tcBorders>
            <w:shd w:val="clear" w:color="auto" w:fill="auto"/>
            <w:vAlign w:val="center"/>
            <w:hideMark/>
          </w:tcPr>
          <w:p w14:paraId="0AF005A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Frequency of flooding during the growing season. </w:t>
            </w:r>
          </w:p>
        </w:tc>
        <w:tc>
          <w:tcPr>
            <w:tcW w:w="2700" w:type="dxa"/>
            <w:tcBorders>
              <w:top w:val="nil"/>
              <w:left w:val="nil"/>
              <w:bottom w:val="nil"/>
              <w:right w:val="nil"/>
            </w:tcBorders>
            <w:shd w:val="clear" w:color="auto" w:fill="auto"/>
            <w:vAlign w:val="center"/>
            <w:hideMark/>
          </w:tcPr>
          <w:p w14:paraId="3515C67D"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can damage crops and influence crop selection. </w:t>
            </w:r>
          </w:p>
        </w:tc>
        <w:tc>
          <w:tcPr>
            <w:tcW w:w="1530" w:type="dxa"/>
            <w:tcBorders>
              <w:top w:val="nil"/>
              <w:left w:val="nil"/>
              <w:bottom w:val="nil"/>
              <w:right w:val="nil"/>
            </w:tcBorders>
            <w:shd w:val="clear" w:color="auto" w:fill="auto"/>
            <w:vAlign w:val="center"/>
            <w:hideMark/>
          </w:tcPr>
          <w:p w14:paraId="1F6C75B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subject to flooding during growing season.</w:t>
            </w:r>
          </w:p>
        </w:tc>
        <w:tc>
          <w:tcPr>
            <w:tcW w:w="1452" w:type="dxa"/>
            <w:tcBorders>
              <w:top w:val="nil"/>
              <w:left w:val="nil"/>
              <w:bottom w:val="nil"/>
              <w:right w:val="nil"/>
            </w:tcBorders>
            <w:shd w:val="clear" w:color="auto" w:fill="auto"/>
            <w:vAlign w:val="center"/>
            <w:hideMark/>
          </w:tcPr>
          <w:p w14:paraId="1EEBB755" w14:textId="77777777" w:rsidR="00C95140" w:rsidRPr="005545CE" w:rsidRDefault="00C95140" w:rsidP="005545CE">
            <w:pPr>
              <w:widowControl/>
              <w:spacing w:line="259" w:lineRule="auto"/>
              <w:rPr>
                <w:rFonts w:eastAsia="Times New Roman" w:cs="Times New Roman"/>
                <w:sz w:val="20"/>
                <w:szCs w:val="20"/>
              </w:rPr>
            </w:pPr>
          </w:p>
        </w:tc>
      </w:tr>
      <w:tr w:rsidR="00C95140" w:rsidRPr="005545CE" w14:paraId="6798D644" w14:textId="77777777" w:rsidTr="005545CE">
        <w:tc>
          <w:tcPr>
            <w:tcW w:w="1530" w:type="dxa"/>
            <w:tcBorders>
              <w:top w:val="single" w:sz="4" w:space="0" w:color="auto"/>
              <w:left w:val="nil"/>
              <w:bottom w:val="single" w:sz="4" w:space="0" w:color="auto"/>
              <w:right w:val="nil"/>
            </w:tcBorders>
            <w:shd w:val="clear" w:color="auto" w:fill="auto"/>
            <w:vAlign w:val="center"/>
            <w:hideMark/>
          </w:tcPr>
          <w:p w14:paraId="12A117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Water table depth (w-d)</w:t>
            </w:r>
          </w:p>
        </w:tc>
        <w:tc>
          <w:tcPr>
            <w:tcW w:w="2340" w:type="dxa"/>
            <w:tcBorders>
              <w:top w:val="single" w:sz="4" w:space="0" w:color="auto"/>
              <w:left w:val="nil"/>
              <w:bottom w:val="single" w:sz="4" w:space="0" w:color="auto"/>
              <w:right w:val="nil"/>
            </w:tcBorders>
            <w:shd w:val="clear" w:color="auto" w:fill="auto"/>
            <w:vAlign w:val="center"/>
            <w:hideMark/>
          </w:tcPr>
          <w:p w14:paraId="4901F029"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Typical water table depth during the growing season. </w:t>
            </w:r>
          </w:p>
        </w:tc>
        <w:tc>
          <w:tcPr>
            <w:tcW w:w="2700" w:type="dxa"/>
            <w:tcBorders>
              <w:top w:val="single" w:sz="4" w:space="0" w:color="auto"/>
              <w:left w:val="nil"/>
              <w:bottom w:val="single" w:sz="4" w:space="0" w:color="auto"/>
              <w:right w:val="nil"/>
            </w:tcBorders>
            <w:shd w:val="clear" w:color="auto" w:fill="auto"/>
            <w:vAlign w:val="center"/>
            <w:hideMark/>
          </w:tcPr>
          <w:p w14:paraId="6A67293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A water table that is too high can create an environment not conducive to root growth. </w:t>
            </w:r>
          </w:p>
        </w:tc>
        <w:tc>
          <w:tcPr>
            <w:tcW w:w="1530" w:type="dxa"/>
            <w:tcBorders>
              <w:top w:val="single" w:sz="4" w:space="0" w:color="auto"/>
              <w:left w:val="nil"/>
              <w:bottom w:val="single" w:sz="4" w:space="0" w:color="auto"/>
              <w:right w:val="nil"/>
            </w:tcBorders>
            <w:shd w:val="clear" w:color="auto" w:fill="auto"/>
            <w:vAlign w:val="center"/>
            <w:hideMark/>
          </w:tcPr>
          <w:p w14:paraId="12A3FD8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water table depth is too high.</w:t>
            </w:r>
          </w:p>
        </w:tc>
        <w:tc>
          <w:tcPr>
            <w:tcW w:w="1452" w:type="dxa"/>
            <w:tcBorders>
              <w:top w:val="single" w:sz="4" w:space="0" w:color="auto"/>
              <w:left w:val="nil"/>
              <w:bottom w:val="single" w:sz="4" w:space="0" w:color="auto"/>
              <w:right w:val="nil"/>
            </w:tcBorders>
            <w:shd w:val="clear" w:color="auto" w:fill="auto"/>
            <w:vAlign w:val="center"/>
            <w:hideMark/>
          </w:tcPr>
          <w:p w14:paraId="38426E9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r w:rsidR="00C95140" w:rsidRPr="005545CE" w14:paraId="73CAAB4A" w14:textId="77777777" w:rsidTr="005545CE">
        <w:tc>
          <w:tcPr>
            <w:tcW w:w="1530" w:type="dxa"/>
            <w:tcBorders>
              <w:top w:val="nil"/>
              <w:left w:val="nil"/>
              <w:bottom w:val="single" w:sz="4" w:space="0" w:color="auto"/>
              <w:right w:val="nil"/>
            </w:tcBorders>
            <w:shd w:val="clear" w:color="auto" w:fill="auto"/>
            <w:vAlign w:val="center"/>
            <w:hideMark/>
          </w:tcPr>
          <w:p w14:paraId="6D60D8E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Permeability (w-p)</w:t>
            </w:r>
          </w:p>
        </w:tc>
        <w:tc>
          <w:tcPr>
            <w:tcW w:w="2340" w:type="dxa"/>
            <w:tcBorders>
              <w:top w:val="nil"/>
              <w:left w:val="nil"/>
              <w:bottom w:val="single" w:sz="4" w:space="0" w:color="000000"/>
              <w:right w:val="nil"/>
            </w:tcBorders>
            <w:shd w:val="clear" w:color="auto" w:fill="auto"/>
            <w:vAlign w:val="center"/>
            <w:hideMark/>
          </w:tcPr>
          <w:p w14:paraId="376CF1F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ability of water to move through the soil. </w:t>
            </w:r>
          </w:p>
        </w:tc>
        <w:tc>
          <w:tcPr>
            <w:tcW w:w="2700" w:type="dxa"/>
            <w:tcBorders>
              <w:top w:val="nil"/>
              <w:left w:val="nil"/>
              <w:bottom w:val="single" w:sz="4" w:space="0" w:color="000000"/>
              <w:right w:val="nil"/>
            </w:tcBorders>
            <w:shd w:val="clear" w:color="auto" w:fill="auto"/>
            <w:vAlign w:val="center"/>
            <w:hideMark/>
          </w:tcPr>
          <w:p w14:paraId="698BCD2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Low permeability can limit root growth during wet periods due to waterlogging. </w:t>
            </w:r>
          </w:p>
        </w:tc>
        <w:tc>
          <w:tcPr>
            <w:tcW w:w="1530" w:type="dxa"/>
            <w:tcBorders>
              <w:top w:val="nil"/>
              <w:left w:val="nil"/>
              <w:bottom w:val="single" w:sz="4" w:space="0" w:color="auto"/>
              <w:right w:val="nil"/>
            </w:tcBorders>
            <w:shd w:val="clear" w:color="auto" w:fill="auto"/>
            <w:vAlign w:val="center"/>
            <w:hideMark/>
          </w:tcPr>
          <w:p w14:paraId="334B0A8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permeability is low.</w:t>
            </w:r>
          </w:p>
        </w:tc>
        <w:tc>
          <w:tcPr>
            <w:tcW w:w="1452" w:type="dxa"/>
            <w:tcBorders>
              <w:top w:val="nil"/>
              <w:left w:val="nil"/>
              <w:bottom w:val="single" w:sz="4" w:space="0" w:color="auto"/>
              <w:right w:val="nil"/>
            </w:tcBorders>
            <w:shd w:val="clear" w:color="auto" w:fill="auto"/>
            <w:vAlign w:val="center"/>
            <w:hideMark/>
          </w:tcPr>
          <w:p w14:paraId="60DF5B9E"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C3F9863" w14:textId="77777777" w:rsidTr="005545CE">
        <w:tc>
          <w:tcPr>
            <w:tcW w:w="3870" w:type="dxa"/>
            <w:gridSpan w:val="2"/>
            <w:tcBorders>
              <w:top w:val="nil"/>
              <w:left w:val="nil"/>
              <w:bottom w:val="single" w:sz="4" w:space="0" w:color="auto"/>
              <w:right w:val="nil"/>
            </w:tcBorders>
            <w:shd w:val="clear" w:color="auto" w:fill="auto"/>
            <w:noWrap/>
            <w:hideMark/>
          </w:tcPr>
          <w:p w14:paraId="411A2F7E" w14:textId="384CA7FD" w:rsidR="00C95140" w:rsidRPr="005545CE" w:rsidRDefault="00C95140" w:rsidP="005545CE">
            <w:pPr>
              <w:widowControl/>
              <w:spacing w:line="259" w:lineRule="auto"/>
              <w:rPr>
                <w:rFonts w:eastAsia="Times New Roman" w:cs="Times New Roman"/>
                <w:b/>
                <w:bCs/>
                <w:sz w:val="20"/>
                <w:szCs w:val="20"/>
              </w:rPr>
            </w:pPr>
            <w:r w:rsidRPr="005545CE">
              <w:rPr>
                <w:rFonts w:eastAsia="Times New Roman" w:cs="Times New Roman"/>
                <w:b/>
                <w:bCs/>
                <w:sz w:val="20"/>
                <w:szCs w:val="20"/>
              </w:rPr>
              <w:t>Number of maize farmers</w:t>
            </w:r>
            <w:r w:rsidR="00CC7BB9">
              <w:rPr>
                <w:rFonts w:eastAsia="Times New Roman" w:cs="Times New Roman"/>
                <w:b/>
                <w:bCs/>
                <w:sz w:val="20"/>
                <w:szCs w:val="20"/>
              </w:rPr>
              <w:t xml:space="preserve"> (</w:t>
            </w:r>
            <w:r w:rsidR="00CC7BB9" w:rsidRPr="00CC7BB9">
              <w:rPr>
                <w:rFonts w:eastAsia="Times New Roman" w:cs="Times New Roman"/>
                <w:b/>
                <w:bCs/>
                <w:i/>
                <w:iCs/>
                <w:sz w:val="20"/>
                <w:szCs w:val="20"/>
              </w:rPr>
              <w:t>n</w:t>
            </w:r>
            <w:r w:rsidR="00CC7BB9">
              <w:rPr>
                <w:rFonts w:eastAsia="Times New Roman" w:cs="Times New Roman"/>
                <w:b/>
                <w:bCs/>
                <w:sz w:val="20"/>
                <w:szCs w:val="20"/>
              </w:rPr>
              <w:t>)</w:t>
            </w:r>
          </w:p>
        </w:tc>
        <w:tc>
          <w:tcPr>
            <w:tcW w:w="2700" w:type="dxa"/>
            <w:tcBorders>
              <w:top w:val="nil"/>
              <w:left w:val="nil"/>
              <w:bottom w:val="single" w:sz="4" w:space="0" w:color="auto"/>
              <w:right w:val="nil"/>
            </w:tcBorders>
            <w:shd w:val="clear" w:color="auto" w:fill="auto"/>
            <w:hideMark/>
          </w:tcPr>
          <w:p w14:paraId="249CC7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530" w:type="dxa"/>
            <w:tcBorders>
              <w:top w:val="nil"/>
              <w:left w:val="nil"/>
              <w:bottom w:val="single" w:sz="4" w:space="0" w:color="auto"/>
              <w:right w:val="nil"/>
            </w:tcBorders>
            <w:shd w:val="clear" w:color="auto" w:fill="auto"/>
            <w:hideMark/>
          </w:tcPr>
          <w:p w14:paraId="2D8FBBA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452" w:type="dxa"/>
            <w:tcBorders>
              <w:top w:val="nil"/>
              <w:left w:val="nil"/>
              <w:bottom w:val="single" w:sz="4" w:space="0" w:color="auto"/>
              <w:right w:val="nil"/>
            </w:tcBorders>
            <w:shd w:val="clear" w:color="auto" w:fill="auto"/>
            <w:hideMark/>
          </w:tcPr>
          <w:p w14:paraId="7E1E521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bl>
    <w:p w14:paraId="6E0665C8" w14:textId="3AA7C489" w:rsidR="00C95140" w:rsidRPr="00AD798A" w:rsidRDefault="00C95140" w:rsidP="00FF7E45">
      <w:pPr>
        <w:pStyle w:val="L1-FlLSp12"/>
        <w:spacing w:after="0" w:line="259" w:lineRule="auto"/>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067B9602" w14:textId="75BB58B4" w:rsidR="00C95140" w:rsidRDefault="00C95140" w:rsidP="00955348">
      <w:pPr>
        <w:pStyle w:val="L1-FlLSp12"/>
        <w:spacing w:after="240" w:line="259" w:lineRule="auto"/>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2F46F0C5" w14:textId="77777777" w:rsidR="00497631" w:rsidRDefault="00497631" w:rsidP="00FF7E45">
      <w:pPr>
        <w:pStyle w:val="L1-FlLSp12"/>
        <w:spacing w:after="240" w:line="259" w:lineRule="auto"/>
        <w:ind w:left="86" w:hanging="86"/>
        <w:rPr>
          <w:sz w:val="16"/>
          <w:szCs w:val="16"/>
        </w:rPr>
      </w:pPr>
    </w:p>
    <w:p w14:paraId="07177904" w14:textId="1B1A7600" w:rsidR="00497631" w:rsidRDefault="00497631" w:rsidP="00497631">
      <w:pPr>
        <w:pStyle w:val="Heading3"/>
        <w:numPr>
          <w:ilvl w:val="2"/>
          <w:numId w:val="63"/>
        </w:numPr>
      </w:pPr>
      <w:bookmarkStart w:id="787" w:name="_Toc63673366"/>
      <w:commentRangeStart w:id="788"/>
      <w:r>
        <w:t>Agrometeorological</w:t>
      </w:r>
      <w:commentRangeEnd w:id="788"/>
      <w:r w:rsidR="00376F39">
        <w:rPr>
          <w:rStyle w:val="CommentReference"/>
          <w:rFonts w:eastAsia="Arial" w:cs="Arial"/>
          <w:b w:val="0"/>
        </w:rPr>
        <w:commentReference w:id="788"/>
      </w:r>
      <w:r>
        <w:t xml:space="preserve"> context</w:t>
      </w:r>
      <w:bookmarkEnd w:id="787"/>
    </w:p>
    <w:p w14:paraId="418C8A09" w14:textId="4434C19F" w:rsidR="00222811" w:rsidRDefault="00222811" w:rsidP="00497631">
      <w:pPr>
        <w:pStyle w:val="BodyText"/>
      </w:pPr>
      <w:r>
        <w:t xml:space="preserve">Understanding the agrometeorological context (specifically, rainfall, temperature, and greenness during the main growing season) allows a better understanding of the agricultural data collected in the ZOI Surveys.  </w:t>
      </w:r>
      <w:r w:rsidRPr="00B311BE">
        <w:t xml:space="preserve">For example, when analyzing combined temperature and precipitation data with Normalized Difference Vegetation Index (NDVI) data, </w:t>
      </w:r>
      <w:r w:rsidR="00B311BE">
        <w:t xml:space="preserve">the reasons for measured yield levels and the </w:t>
      </w:r>
      <w:r w:rsidRPr="00B311BE">
        <w:t xml:space="preserve">degree of </w:t>
      </w:r>
      <w:r w:rsidR="00B311BE">
        <w:t xml:space="preserve">change in </w:t>
      </w:r>
      <w:r w:rsidRPr="00B311BE">
        <w:t xml:space="preserve">crop productivity that Feed the Future interventions </w:t>
      </w:r>
      <w:r w:rsidR="00B311BE">
        <w:t xml:space="preserve">may </w:t>
      </w:r>
      <w:r w:rsidRPr="00B311BE">
        <w:t>have contributed to can be more clearly understood</w:t>
      </w:r>
      <w:r w:rsidR="00B311BE">
        <w:t xml:space="preserve">. Farmer </w:t>
      </w:r>
      <w:r w:rsidRPr="00B311BE">
        <w:t>decisionmaking about area planted and input use</w:t>
      </w:r>
      <w:r w:rsidR="00B311BE">
        <w:t xml:space="preserve"> is also influenced by and can be better understood with information </w:t>
      </w:r>
      <w:r w:rsidR="00FF33B8">
        <w:t>about</w:t>
      </w:r>
      <w:r w:rsidR="00B311BE">
        <w:t xml:space="preserve"> the agrometeorological context.</w:t>
      </w:r>
    </w:p>
    <w:p w14:paraId="724E4EFB" w14:textId="0BD4E98E" w:rsidR="00222811" w:rsidRPr="00222811" w:rsidRDefault="00222811" w:rsidP="00497631">
      <w:pPr>
        <w:pStyle w:val="BodyText"/>
        <w:rPr>
          <w:i/>
          <w:iCs/>
        </w:rPr>
      </w:pPr>
      <w:r w:rsidRPr="00222811">
        <w:rPr>
          <w:i/>
          <w:iCs/>
        </w:rPr>
        <w:t>Rainfall</w:t>
      </w:r>
      <w:r w:rsidR="00DC5063">
        <w:rPr>
          <w:i/>
          <w:iCs/>
        </w:rPr>
        <w:t xml:space="preserve"> (Standardized Precipitation Index)</w:t>
      </w:r>
    </w:p>
    <w:p w14:paraId="15397245" w14:textId="277D7A4C" w:rsidR="00222811" w:rsidRDefault="00497631" w:rsidP="00497631">
      <w:pPr>
        <w:pStyle w:val="BodyText"/>
      </w:pPr>
      <w:r w:rsidRPr="00497631">
        <w:t>Rainfall is one of the primary factors affecting crop productivity, especially for rainfed agriculture. Lower</w:t>
      </w:r>
      <w:r w:rsidR="00222811">
        <w:t xml:space="preserve"> </w:t>
      </w:r>
      <w:r w:rsidRPr="00497631">
        <w:t xml:space="preserve">or less than optimum crop yields are usually associated with lower than normal (or higher than normal) rainfall conditions. </w:t>
      </w:r>
      <w:r w:rsidR="00222811" w:rsidRPr="00222811">
        <w:t>Th</w:t>
      </w:r>
      <w:r w:rsidR="00222811">
        <w:t>e rainfall</w:t>
      </w:r>
      <w:r w:rsidR="00222811" w:rsidRPr="00222811">
        <w:t xml:space="preserve"> indicator </w:t>
      </w:r>
      <w:r w:rsidR="00222811">
        <w:t xml:space="preserve">presented here </w:t>
      </w:r>
      <w:r w:rsidR="00222811" w:rsidRPr="00222811">
        <w:t>measures by how much the total amount of rainfall during the main growing season within the Feed the Future ZOI deviated from the 30</w:t>
      </w:r>
      <w:r w:rsidR="00222811">
        <w:t>-</w:t>
      </w:r>
      <w:r w:rsidR="00222811" w:rsidRPr="00222811">
        <w:t>year climatological average</w:t>
      </w:r>
      <w:r w:rsidR="00DC5063">
        <w:t xml:space="preserve"> – also known as the Standardized Precipitation Index</w:t>
      </w:r>
      <w:r w:rsidR="00BB04EB">
        <w:t xml:space="preserve"> (SPI)</w:t>
      </w:r>
      <w:r w:rsidR="00222811" w:rsidRPr="00222811">
        <w:t>. The</w:t>
      </w:r>
      <w:r w:rsidR="00DC5063">
        <w:t xml:space="preserve"> following</w:t>
      </w:r>
      <w:r w:rsidR="00222811" w:rsidRPr="00222811">
        <w:t xml:space="preserve"> categories obtained</w:t>
      </w:r>
      <w:r w:rsidR="00222811">
        <w:t xml:space="preserve"> </w:t>
      </w:r>
      <w:r w:rsidR="00222811" w:rsidRPr="00222811">
        <w:t>from The National Drought Mitigation Center</w:t>
      </w:r>
      <w:r w:rsidR="00FD5DA0">
        <w:rPr>
          <w:rStyle w:val="FootnoteReference"/>
        </w:rPr>
        <w:footnoteReference w:id="70"/>
      </w:r>
      <w:r w:rsidR="00222811" w:rsidRPr="00222811">
        <w:t xml:space="preserve"> illustrate how the amount of rainfall and its relevance to</w:t>
      </w:r>
      <w:r w:rsidR="00222811">
        <w:t xml:space="preserve"> </w:t>
      </w:r>
      <w:r w:rsidR="00222811" w:rsidRPr="00222811">
        <w:t>context can be interpreted:</w:t>
      </w:r>
      <w:r w:rsidR="00222811">
        <w:t xml:space="preserve"> </w:t>
      </w:r>
    </w:p>
    <w:p w14:paraId="21D0AE7B" w14:textId="77777777" w:rsidR="00222811" w:rsidRPr="00DC5063" w:rsidRDefault="00222811" w:rsidP="00222811">
      <w:pPr>
        <w:pStyle w:val="BodyText"/>
        <w:spacing w:after="0"/>
        <w:rPr>
          <w:b/>
          <w:bCs/>
        </w:rPr>
      </w:pPr>
      <w:r w:rsidRPr="00DC5063">
        <w:rPr>
          <w:b/>
          <w:bCs/>
        </w:rPr>
        <w:lastRenderedPageBreak/>
        <w:t>Standardized Precipitation Index Values</w:t>
      </w:r>
    </w:p>
    <w:p w14:paraId="41F90D74" w14:textId="36AFDEA4" w:rsidR="00222811" w:rsidRDefault="00222811" w:rsidP="00222811">
      <w:pPr>
        <w:pStyle w:val="BodyText"/>
        <w:spacing w:after="0"/>
      </w:pPr>
      <w:r w:rsidRPr="00222811">
        <w:t>2.00 and above</w:t>
      </w:r>
      <w:r>
        <w:tab/>
      </w:r>
      <w:r w:rsidR="00DC5063">
        <w:tab/>
      </w:r>
      <w:r w:rsidRPr="00222811">
        <w:t>Extremely wet</w:t>
      </w:r>
    </w:p>
    <w:p w14:paraId="6474EEA5" w14:textId="13FD063C" w:rsidR="00222811" w:rsidRDefault="00222811" w:rsidP="00222811">
      <w:pPr>
        <w:pStyle w:val="BodyText"/>
        <w:spacing w:after="0"/>
      </w:pPr>
      <w:r w:rsidRPr="00222811">
        <w:t>1.50 to 1.99</w:t>
      </w:r>
      <w:r>
        <w:tab/>
      </w:r>
      <w:r w:rsidR="00DC5063">
        <w:tab/>
      </w:r>
      <w:r w:rsidRPr="00222811">
        <w:t>Very wet</w:t>
      </w:r>
    </w:p>
    <w:p w14:paraId="39AD8F53" w14:textId="6CE4D84D" w:rsidR="00222811" w:rsidRDefault="00222811" w:rsidP="00222811">
      <w:pPr>
        <w:pStyle w:val="BodyText"/>
        <w:spacing w:after="0"/>
      </w:pPr>
      <w:r w:rsidRPr="00222811">
        <w:t>1.00 to 1.49</w:t>
      </w:r>
      <w:r>
        <w:tab/>
      </w:r>
      <w:r w:rsidR="00DC5063">
        <w:tab/>
      </w:r>
      <w:r w:rsidRPr="00222811">
        <w:t>Moderately wet</w:t>
      </w:r>
    </w:p>
    <w:p w14:paraId="23AD51FE" w14:textId="4D10C2B9" w:rsidR="00222811" w:rsidRDefault="00222811" w:rsidP="00222811">
      <w:pPr>
        <w:pStyle w:val="BodyText"/>
        <w:spacing w:after="0"/>
      </w:pPr>
      <w:r w:rsidRPr="00222811">
        <w:t>-0.99 to 0.99</w:t>
      </w:r>
      <w:r>
        <w:tab/>
      </w:r>
      <w:r w:rsidR="00DC5063">
        <w:tab/>
      </w:r>
      <w:r w:rsidRPr="00222811">
        <w:t>Near normal</w:t>
      </w:r>
    </w:p>
    <w:p w14:paraId="6CD92874" w14:textId="7510CBDB" w:rsidR="00222811" w:rsidRDefault="00222811" w:rsidP="00222811">
      <w:pPr>
        <w:pStyle w:val="BodyText"/>
        <w:spacing w:after="0"/>
      </w:pPr>
      <w:r w:rsidRPr="00222811">
        <w:t>-1.00 to -1.49</w:t>
      </w:r>
      <w:r w:rsidR="00DC5063">
        <w:tab/>
      </w:r>
      <w:r>
        <w:tab/>
      </w:r>
      <w:r w:rsidRPr="00222811">
        <w:t>Moderately dry</w:t>
      </w:r>
    </w:p>
    <w:p w14:paraId="4B94B0BB" w14:textId="611004FB" w:rsidR="00222811" w:rsidRDefault="00222811" w:rsidP="00222811">
      <w:pPr>
        <w:pStyle w:val="BodyText"/>
        <w:spacing w:after="0"/>
      </w:pPr>
      <w:r w:rsidRPr="00222811">
        <w:t>-1.50 to -1.99</w:t>
      </w:r>
      <w:r>
        <w:t xml:space="preserve">    </w:t>
      </w:r>
      <w:r w:rsidR="00DC5063">
        <w:tab/>
      </w:r>
      <w:r w:rsidRPr="00222811">
        <w:t>Severely dry</w:t>
      </w:r>
    </w:p>
    <w:p w14:paraId="3D641F5B" w14:textId="3E9BED6C" w:rsidR="00222811" w:rsidRDefault="00222811" w:rsidP="00497631">
      <w:pPr>
        <w:pStyle w:val="BodyText"/>
      </w:pPr>
      <w:r w:rsidRPr="00222811">
        <w:t>-2.00 and below</w:t>
      </w:r>
      <w:r>
        <w:t xml:space="preserve"> </w:t>
      </w:r>
      <w:r w:rsidR="00DC5063">
        <w:tab/>
      </w:r>
      <w:r w:rsidRPr="00222811">
        <w:t>Extremely dry</w:t>
      </w:r>
    </w:p>
    <w:p w14:paraId="1F9F0449" w14:textId="08139D91" w:rsidR="00222811" w:rsidRDefault="00222811" w:rsidP="00497631">
      <w:pPr>
        <w:pStyle w:val="BodyText"/>
      </w:pPr>
    </w:p>
    <w:p w14:paraId="18AD6BF2" w14:textId="6597E62B" w:rsidR="00DC5063" w:rsidRPr="00DC5063" w:rsidRDefault="00DC5063" w:rsidP="00497631">
      <w:pPr>
        <w:pStyle w:val="BodyText"/>
        <w:rPr>
          <w:i/>
          <w:iCs/>
        </w:rPr>
      </w:pPr>
      <w:r w:rsidRPr="00DC5063">
        <w:rPr>
          <w:i/>
          <w:iCs/>
        </w:rPr>
        <w:t xml:space="preserve">Temperature (Total number of heat stress days above </w:t>
      </w:r>
      <w:r w:rsidR="00C55796" w:rsidRPr="00C55796">
        <w:rPr>
          <w:i/>
          <w:iCs/>
        </w:rPr>
        <w:t>30°C</w:t>
      </w:r>
      <w:r w:rsidRPr="00DC5063">
        <w:rPr>
          <w:i/>
          <w:iCs/>
        </w:rPr>
        <w:t>)</w:t>
      </w:r>
    </w:p>
    <w:p w14:paraId="03D103EE" w14:textId="7952B562" w:rsidR="00C55796" w:rsidRDefault="002D7D4C" w:rsidP="00497631">
      <w:pPr>
        <w:pStyle w:val="BodyText"/>
      </w:pPr>
      <w:r w:rsidRPr="00C55796">
        <w:t>Air temperature influences plant growth through photosynthesis and respiration, affects soil temperature, and impacts the amount of available water in the soil.</w:t>
      </w:r>
      <w:r>
        <w:t xml:space="preserve"> </w:t>
      </w:r>
      <w:r w:rsidRPr="00C55796">
        <w:t>When temperatures exceed 30°C, especially during certain growth phases (e.g. flowering and seed</w:t>
      </w:r>
      <w:r>
        <w:t xml:space="preserve"> </w:t>
      </w:r>
      <w:r w:rsidRPr="00C55796">
        <w:t>development), crop yields can be negatively impacted. Assessing the number of days on which temperatures exceed 30°C during the main growing season in conjunction with precipitation data can help determine if temperature was a factor affecting crop yield.</w:t>
      </w:r>
      <w:r>
        <w:t xml:space="preserve">  </w:t>
      </w:r>
      <w:r w:rsidRPr="00C55796">
        <w:t>This indicator measures the total number of heat stress days where air temperatures exceeded 30°C</w:t>
      </w:r>
      <w:r>
        <w:t xml:space="preserve"> </w:t>
      </w:r>
      <w:r w:rsidRPr="00C55796">
        <w:t>during the main growing season within the Feed the Future ZOI.</w:t>
      </w:r>
      <w:r>
        <w:t xml:space="preserve"> </w:t>
      </w:r>
      <w:r w:rsidR="00C55796" w:rsidRPr="00C55796">
        <w:t xml:space="preserve">The total number of days above 30°C during the main growing season </w:t>
      </w:r>
      <w:r>
        <w:t>is</w:t>
      </w:r>
      <w:r w:rsidR="00C55796" w:rsidRPr="00C55796">
        <w:t xml:space="preserve"> compared to the prior 10-year average number of days that exceeded 30°C during the main growing season.</w:t>
      </w:r>
    </w:p>
    <w:p w14:paraId="10BC4299" w14:textId="77777777" w:rsidR="002D7D4C" w:rsidRDefault="002D7D4C" w:rsidP="00497631">
      <w:pPr>
        <w:pStyle w:val="BodyText"/>
        <w:rPr>
          <w:i/>
          <w:iCs/>
        </w:rPr>
      </w:pPr>
    </w:p>
    <w:p w14:paraId="05D2AE54" w14:textId="5B84CD13" w:rsidR="00DC5063" w:rsidRPr="00DC5063" w:rsidRDefault="00DC5063" w:rsidP="00497631">
      <w:pPr>
        <w:pStyle w:val="BodyText"/>
        <w:rPr>
          <w:i/>
          <w:iCs/>
        </w:rPr>
      </w:pPr>
      <w:r w:rsidRPr="00DC5063">
        <w:rPr>
          <w:i/>
          <w:iCs/>
        </w:rPr>
        <w:t>Greenness (Normalized Differential Vegetation Index)</w:t>
      </w:r>
    </w:p>
    <w:p w14:paraId="20758357" w14:textId="75055AC6" w:rsidR="00DC5063" w:rsidRDefault="00DC5063" w:rsidP="00497631">
      <w:pPr>
        <w:pStyle w:val="BodyText"/>
      </w:pPr>
      <w:r w:rsidRPr="00DC5063">
        <w:t xml:space="preserve">NDVI represents the greenness of plants covering a landscape or field, and serves as a proxy for photosynthetic activity in plants.  Photosynthesis is the process that captures solar energy and converts it to biomass, </w:t>
      </w:r>
      <w:r w:rsidRPr="00B311BE">
        <w:t xml:space="preserve">driving </w:t>
      </w:r>
      <w:r w:rsidR="00B311BE">
        <w:t xml:space="preserve">primary productivity of </w:t>
      </w:r>
      <w:r w:rsidRPr="00B311BE">
        <w:t>the entire food chain</w:t>
      </w:r>
      <w:r w:rsidRPr="00DC5063">
        <w:t>.</w:t>
      </w:r>
      <w:r>
        <w:t xml:space="preserve"> The indicator of greenness used by Feed the Future </w:t>
      </w:r>
      <w:r w:rsidRPr="00DC5063">
        <w:t>measures by how much the normal Normalized Difference Vegetation Index (NDVI) values during the main growing season within the Feed the Future ZO</w:t>
      </w:r>
      <w:r>
        <w:t>I</w:t>
      </w:r>
      <w:r w:rsidRPr="00DC5063">
        <w:t xml:space="preserve"> deviated from a rolling 10-year average NDVI during that season. </w:t>
      </w:r>
    </w:p>
    <w:p w14:paraId="2BD6C6D5" w14:textId="203ED36E" w:rsidR="00C55796" w:rsidRDefault="00C55796" w:rsidP="00497631">
      <w:pPr>
        <w:pStyle w:val="BodyText"/>
      </w:pPr>
      <w:r w:rsidRPr="00C55796">
        <w:t>Data from vegetated areas will yield positive values for NDVI. As</w:t>
      </w:r>
      <w:r>
        <w:t xml:space="preserve"> </w:t>
      </w:r>
      <w:r w:rsidRPr="00C55796">
        <w:t>the amount of green vegetation increases in a pixel</w:t>
      </w:r>
      <w:r w:rsidR="004276C1">
        <w:rPr>
          <w:rStyle w:val="FootnoteReference"/>
        </w:rPr>
        <w:footnoteReference w:id="71"/>
      </w:r>
      <w:r w:rsidRPr="00C55796">
        <w:t>, NDVI increases in value up to nearly 1.0.</w:t>
      </w:r>
      <w:r>
        <w:t xml:space="preserve"> </w:t>
      </w:r>
      <w:r w:rsidRPr="00C55796">
        <w:t>In contrast, bare soil and rocks</w:t>
      </w:r>
      <w:r>
        <w:t xml:space="preserve"> typically</w:t>
      </w:r>
      <w:r w:rsidRPr="00C55796">
        <w:t xml:space="preserve"> </w:t>
      </w:r>
      <w:r w:rsidR="0075419B">
        <w:t xml:space="preserve">produce </w:t>
      </w:r>
      <w:r w:rsidRPr="00C55796">
        <w:t>lower NDVI values close to</w:t>
      </w:r>
      <w:r>
        <w:t xml:space="preserve"> </w:t>
      </w:r>
      <w:r w:rsidRPr="00C55796">
        <w:t xml:space="preserve">0. </w:t>
      </w:r>
      <w:r>
        <w:t>W</w:t>
      </w:r>
      <w:r w:rsidRPr="00C55796">
        <w:t>ater, clouds, and snow produce negative NDVIs</w:t>
      </w:r>
      <w:r w:rsidR="00D00B50">
        <w:t>.</w:t>
      </w:r>
    </w:p>
    <w:p w14:paraId="19F963A1" w14:textId="0CB0F496" w:rsidR="00DC5063" w:rsidRPr="00DC5063" w:rsidRDefault="001257FD" w:rsidP="00DC5063">
      <w:pPr>
        <w:pStyle w:val="BodyText"/>
        <w:spacing w:after="0"/>
        <w:rPr>
          <w:b/>
          <w:bCs/>
        </w:rPr>
      </w:pPr>
      <w:commentRangeStart w:id="789"/>
      <w:r w:rsidRPr="00765B3F">
        <w:rPr>
          <w:noProof/>
          <w:szCs w:val="22"/>
        </w:rPr>
        <w:lastRenderedPageBreak/>
        <w:drawing>
          <wp:anchor distT="114300" distB="114300" distL="114300" distR="114300" simplePos="0" relativeHeight="251567104" behindDoc="1" locked="0" layoutInCell="1" hidden="0" allowOverlap="1" wp14:anchorId="5618AA26" wp14:editId="0EF96E83">
            <wp:simplePos x="0" y="0"/>
            <wp:positionH relativeFrom="margin">
              <wp:posOffset>3633470</wp:posOffset>
            </wp:positionH>
            <wp:positionV relativeFrom="page">
              <wp:posOffset>805180</wp:posOffset>
            </wp:positionV>
            <wp:extent cx="2341880" cy="2444750"/>
            <wp:effectExtent l="19050" t="19050" r="20320" b="12700"/>
            <wp:wrapTight wrapText="bothSides">
              <wp:wrapPolygon edited="0">
                <wp:start x="-176" y="-168"/>
                <wp:lineTo x="-176" y="21544"/>
                <wp:lineTo x="21612" y="21544"/>
                <wp:lineTo x="21612" y="-168"/>
                <wp:lineTo x="-176" y="-168"/>
              </wp:wrapPolygon>
            </wp:wrapTight>
            <wp:docPr id="10"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4"/>
                    <a:srcRect l="18663" r="29150"/>
                    <a:stretch>
                      <a:fillRect/>
                    </a:stretch>
                  </pic:blipFill>
                  <pic:spPr>
                    <a:xfrm>
                      <a:off x="0" y="0"/>
                      <a:ext cx="2341880" cy="24447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commentRangeEnd w:id="789"/>
      <w:r w:rsidR="00DC5385">
        <w:rPr>
          <w:rStyle w:val="CommentReference"/>
        </w:rPr>
        <w:commentReference w:id="789"/>
      </w:r>
      <w:r w:rsidR="00DC5063" w:rsidRPr="00DC5063">
        <w:rPr>
          <w:b/>
          <w:bCs/>
        </w:rPr>
        <w:t>NDVI Range</w:t>
      </w:r>
      <w:r w:rsidR="00DC5063" w:rsidRPr="00DC5063">
        <w:rPr>
          <w:b/>
          <w:bCs/>
        </w:rPr>
        <w:tab/>
      </w:r>
      <w:r w:rsidR="00DC5063" w:rsidRPr="00DC5063">
        <w:rPr>
          <w:b/>
          <w:bCs/>
        </w:rPr>
        <w:tab/>
        <w:t>Type of land cover</w:t>
      </w:r>
    </w:p>
    <w:p w14:paraId="12114BD1" w14:textId="77777777" w:rsidR="0093130E" w:rsidRDefault="00DC5063" w:rsidP="00DC5063">
      <w:pPr>
        <w:pStyle w:val="BodyText"/>
        <w:spacing w:after="0"/>
      </w:pPr>
      <w:r w:rsidRPr="00DC5063">
        <w:t>-1.00 to 0.00</w:t>
      </w:r>
      <w:r>
        <w:tab/>
      </w:r>
      <w:r>
        <w:tab/>
      </w:r>
      <w:r w:rsidRPr="00DC5063">
        <w:t xml:space="preserve">Barren surfaces (rock, soil) and </w:t>
      </w:r>
    </w:p>
    <w:p w14:paraId="7EBF7B87" w14:textId="750B8CE1" w:rsidR="00DC5063" w:rsidRDefault="0093130E" w:rsidP="0093130E">
      <w:pPr>
        <w:pStyle w:val="BodyText"/>
        <w:spacing w:after="0"/>
        <w:ind w:left="1440" w:firstLine="720"/>
      </w:pPr>
      <w:r>
        <w:t xml:space="preserve">water, snow, ice </w:t>
      </w:r>
      <w:r w:rsidR="00DC5063" w:rsidRPr="00DC5063">
        <w:t>and clouds</w:t>
      </w:r>
    </w:p>
    <w:p w14:paraId="5F02A7CC" w14:textId="488AE761" w:rsidR="00DC5063" w:rsidRDefault="00DC5063" w:rsidP="00DC5063">
      <w:pPr>
        <w:pStyle w:val="BodyText"/>
        <w:spacing w:after="0"/>
      </w:pPr>
      <w:r w:rsidRPr="00DC5063">
        <w:t>0.01 to 0.49</w:t>
      </w:r>
      <w:r>
        <w:tab/>
      </w:r>
      <w:r>
        <w:tab/>
      </w:r>
      <w:r w:rsidRPr="00DC5063">
        <w:t>Vegetation cover</w:t>
      </w:r>
    </w:p>
    <w:p w14:paraId="2909DD1D" w14:textId="6082B919" w:rsidR="00DC5063" w:rsidRDefault="00DC5063" w:rsidP="00DC5063">
      <w:pPr>
        <w:pStyle w:val="BodyText"/>
        <w:spacing w:after="0"/>
      </w:pPr>
      <w:r w:rsidRPr="00DC5063">
        <w:t>0.50 to 0.69</w:t>
      </w:r>
      <w:r>
        <w:tab/>
      </w:r>
      <w:r>
        <w:tab/>
      </w:r>
      <w:r w:rsidRPr="00DC5063">
        <w:t>Dense vegetation</w:t>
      </w:r>
    </w:p>
    <w:p w14:paraId="4AFC3869" w14:textId="01A375F6" w:rsidR="00DC5063" w:rsidRDefault="00DC5063" w:rsidP="00497631">
      <w:pPr>
        <w:pStyle w:val="BodyText"/>
      </w:pPr>
      <w:r w:rsidRPr="00DC5063">
        <w:t xml:space="preserve">0.70 to </w:t>
      </w:r>
      <w:r w:rsidR="00C366AD">
        <w:t>0.99</w:t>
      </w:r>
      <w:r>
        <w:tab/>
      </w:r>
      <w:r>
        <w:tab/>
      </w:r>
      <w:r w:rsidRPr="00DC5063">
        <w:t>Very dense and green vegetation</w:t>
      </w:r>
    </w:p>
    <w:p w14:paraId="3796C697" w14:textId="77777777" w:rsidR="002D7D4C" w:rsidRDefault="002D7D4C" w:rsidP="00497631">
      <w:pPr>
        <w:pStyle w:val="BodyText"/>
      </w:pPr>
    </w:p>
    <w:p w14:paraId="6843A287" w14:textId="2B4599EA" w:rsidR="002D7D4C" w:rsidRDefault="002D7D4C" w:rsidP="00497631">
      <w:pPr>
        <w:pStyle w:val="BodyText"/>
      </w:pPr>
    </w:p>
    <w:p w14:paraId="282E7F40" w14:textId="77777777" w:rsidR="00210D56" w:rsidRDefault="00210D56" w:rsidP="00497631">
      <w:pPr>
        <w:pStyle w:val="BodyText"/>
      </w:pPr>
    </w:p>
    <w:p w14:paraId="49DF107E" w14:textId="77777777" w:rsidR="007F26A3" w:rsidRDefault="007F26A3" w:rsidP="00497631">
      <w:pPr>
        <w:pStyle w:val="BodyText"/>
      </w:pPr>
    </w:p>
    <w:p w14:paraId="0B350AE1" w14:textId="3A5BC4B1" w:rsidR="002D7D4C" w:rsidRDefault="001257FD" w:rsidP="00497631">
      <w:pPr>
        <w:pStyle w:val="BodyText"/>
      </w:pPr>
      <w:r>
        <w:rPr>
          <w:noProof/>
        </w:rPr>
        <mc:AlternateContent>
          <mc:Choice Requires="wps">
            <w:drawing>
              <wp:anchor distT="0" distB="0" distL="114300" distR="114300" simplePos="0" relativeHeight="251572224" behindDoc="1" locked="0" layoutInCell="1" allowOverlap="0" wp14:anchorId="31978A45" wp14:editId="0D66EC50">
                <wp:simplePos x="0" y="0"/>
                <wp:positionH relativeFrom="column">
                  <wp:posOffset>4244340</wp:posOffset>
                </wp:positionH>
                <wp:positionV relativeFrom="page">
                  <wp:posOffset>3347720</wp:posOffset>
                </wp:positionV>
                <wp:extent cx="2340610" cy="237490"/>
                <wp:effectExtent l="0" t="0" r="2540" b="0"/>
                <wp:wrapSquare wrapText="left"/>
                <wp:docPr id="8" name="Text Box 8"/>
                <wp:cNvGraphicFramePr/>
                <a:graphic xmlns:a="http://schemas.openxmlformats.org/drawingml/2006/main">
                  <a:graphicData uri="http://schemas.microsoft.com/office/word/2010/wordprocessingShape">
                    <wps:wsp>
                      <wps:cNvSpPr txBox="1"/>
                      <wps:spPr>
                        <a:xfrm>
                          <a:off x="0" y="0"/>
                          <a:ext cx="2340610" cy="237490"/>
                        </a:xfrm>
                        <a:prstGeom prst="rect">
                          <a:avLst/>
                        </a:prstGeom>
                        <a:solidFill>
                          <a:prstClr val="white"/>
                        </a:solidFill>
                        <a:ln>
                          <a:noFill/>
                        </a:ln>
                      </wps:spPr>
                      <wps:txbx>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78A45" id="Text Box 8" o:spid="_x0000_s1048" type="#_x0000_t202" style="position:absolute;margin-left:334.2pt;margin-top:263.6pt;width:184.3pt;height:1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" o:allowoverlap="f" stroked="f">
                <v:textbox style="mso-fit-shape-to-text:t" inset="0,0,0,0">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v:textbox>
                <w10:wrap type="square" side="left" anchory="page"/>
              </v:shape>
            </w:pict>
          </mc:Fallback>
        </mc:AlternateContent>
      </w:r>
    </w:p>
    <w:p w14:paraId="106BCA36" w14:textId="2606B90D" w:rsidR="00DC5063" w:rsidRPr="00765B3F" w:rsidRDefault="002D7D4C" w:rsidP="00497631">
      <w:pPr>
        <w:pStyle w:val="BodyText"/>
      </w:pPr>
      <w:r>
        <w:t>In [COUNTRY]</w:t>
      </w:r>
      <w:r w:rsidR="001257FD">
        <w:t>, the main growing season for [</w:t>
      </w:r>
      <w:commentRangeStart w:id="790"/>
      <w:r w:rsidR="001257FD">
        <w:t>TARGET VALUE CHAIN COMMODITY</w:t>
      </w:r>
      <w:commentRangeEnd w:id="790"/>
      <w:r w:rsidR="00DC5385">
        <w:rPr>
          <w:rStyle w:val="CommentReference"/>
        </w:rPr>
        <w:commentReference w:id="790"/>
      </w:r>
      <w:r w:rsidR="001257FD">
        <w:t xml:space="preserve">] in [YEAR] was [MONTH]-[MONTH].  </w:t>
      </w:r>
    </w:p>
    <w:p w14:paraId="0452F8CE" w14:textId="2C26C649" w:rsidR="00497631" w:rsidRPr="0093130E" w:rsidRDefault="00BB04EB" w:rsidP="00497631">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00497631" w:rsidRPr="0093130E">
        <w:rPr>
          <w:rFonts w:cs="Calibri"/>
          <w:color w:val="000000" w:themeColor="text1"/>
          <w:sz w:val="22"/>
          <w:szCs w:val="22"/>
        </w:rPr>
        <w:t>SPI value indicate</w:t>
      </w:r>
      <w:r w:rsidR="00210D56" w:rsidRPr="0093130E">
        <w:rPr>
          <w:rFonts w:cs="Calibri"/>
          <w:color w:val="000000" w:themeColor="text1"/>
          <w:sz w:val="22"/>
          <w:szCs w:val="22"/>
        </w:rPr>
        <w:t>s</w:t>
      </w:r>
      <w:r w:rsidR="00497631" w:rsidRPr="0093130E">
        <w:rPr>
          <w:rFonts w:cs="Calibri"/>
          <w:color w:val="000000" w:themeColor="text1"/>
          <w:sz w:val="22"/>
          <w:szCs w:val="22"/>
        </w:rPr>
        <w:t xml:space="preserve"> a crop</w:t>
      </w:r>
      <w:r w:rsidR="00210D56" w:rsidRPr="0093130E">
        <w:rPr>
          <w:rFonts w:cs="Calibri"/>
          <w:color w:val="000000" w:themeColor="text1"/>
          <w:sz w:val="22"/>
          <w:szCs w:val="22"/>
        </w:rPr>
        <w:t>ping</w:t>
      </w:r>
      <w:r w:rsidR="00497631" w:rsidRPr="0093130E">
        <w:rPr>
          <w:rFonts w:cs="Calibri"/>
          <w:color w:val="000000" w:themeColor="text1"/>
          <w:sz w:val="22"/>
          <w:szCs w:val="22"/>
        </w:rPr>
        <w:t xml:space="preserve"> season </w:t>
      </w:r>
      <w:r w:rsidR="00BF3D32" w:rsidRPr="0093130E">
        <w:rPr>
          <w:rFonts w:cs="Calibri"/>
          <w:color w:val="000000" w:themeColor="text1"/>
          <w:sz w:val="22"/>
          <w:szCs w:val="22"/>
        </w:rPr>
        <w:t xml:space="preserve">in the Zone of Influence </w:t>
      </w:r>
      <w:r w:rsidR="007F26A3" w:rsidRPr="0093130E">
        <w:rPr>
          <w:rFonts w:cs="Calibri"/>
          <w:color w:val="000000" w:themeColor="text1"/>
          <w:sz w:val="22"/>
          <w:szCs w:val="22"/>
        </w:rPr>
        <w:t xml:space="preserve">that </w:t>
      </w:r>
      <w:r w:rsidRPr="0093130E">
        <w:rPr>
          <w:rFonts w:cs="Calibri"/>
          <w:color w:val="000000" w:themeColor="text1"/>
          <w:sz w:val="22"/>
          <w:szCs w:val="22"/>
        </w:rPr>
        <w:t>was</w:t>
      </w:r>
      <w:r w:rsidR="007F26A3" w:rsidRPr="0093130E">
        <w:rPr>
          <w:rFonts w:cs="Calibri"/>
          <w:color w:val="000000" w:themeColor="text1"/>
          <w:sz w:val="22"/>
          <w:szCs w:val="22"/>
        </w:rPr>
        <w:t xml:space="preserve"> [</w:t>
      </w:r>
      <w:commentRangeStart w:id="791"/>
      <w:r w:rsidR="00BF3D32" w:rsidRPr="0093130E">
        <w:rPr>
          <w:rFonts w:cs="Calibri"/>
          <w:color w:val="000000" w:themeColor="text1"/>
          <w:sz w:val="22"/>
          <w:szCs w:val="22"/>
          <w:highlight w:val="yellow"/>
        </w:rPr>
        <w:t>very dry/dry/average/wet /very wet</w:t>
      </w:r>
      <w:r w:rsidR="007F26A3" w:rsidRPr="0093130E">
        <w:rPr>
          <w:rFonts w:cs="Calibri"/>
          <w:color w:val="000000" w:themeColor="text1"/>
          <w:sz w:val="22"/>
          <w:szCs w:val="22"/>
          <w:highlight w:val="yellow"/>
        </w:rPr>
        <w:t>/</w:t>
      </w:r>
      <w:commentRangeEnd w:id="791"/>
      <w:r w:rsidR="00DC5385" w:rsidRPr="0093130E">
        <w:rPr>
          <w:rStyle w:val="CommentReference"/>
          <w:color w:val="000000" w:themeColor="text1"/>
        </w:rPr>
        <w:commentReference w:id="791"/>
      </w:r>
      <w:r w:rsidR="007F26A3" w:rsidRPr="0093130E">
        <w:rPr>
          <w:rFonts w:cs="Calibri"/>
          <w:color w:val="000000" w:themeColor="text1"/>
          <w:sz w:val="22"/>
          <w:szCs w:val="22"/>
        </w:rPr>
        <w:t>], with a value of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w:t>
      </w:r>
      <w:r w:rsidR="00497631" w:rsidRPr="0093130E">
        <w:rPr>
          <w:rFonts w:cs="Calibri"/>
          <w:color w:val="000000" w:themeColor="text1"/>
          <w:sz w:val="22"/>
          <w:szCs w:val="22"/>
        </w:rPr>
        <w:t>; this means that [</w:t>
      </w:r>
      <w:commentRangeStart w:id="792"/>
      <w:r w:rsidR="00497631" w:rsidRPr="0093130E">
        <w:rPr>
          <w:rFonts w:cs="Calibri"/>
          <w:color w:val="000000" w:themeColor="text1"/>
          <w:sz w:val="22"/>
          <w:szCs w:val="22"/>
          <w:highlight w:val="yellow"/>
        </w:rPr>
        <w:t>xx</w:t>
      </w:r>
      <w:commentRangeEnd w:id="792"/>
      <w:r w:rsidR="00DC5385" w:rsidRPr="0093130E">
        <w:rPr>
          <w:rStyle w:val="CommentReference"/>
          <w:color w:val="000000" w:themeColor="text1"/>
        </w:rPr>
        <w:commentReference w:id="792"/>
      </w:r>
      <w:r w:rsidR="00497631" w:rsidRPr="0093130E">
        <w:rPr>
          <w:rFonts w:cs="Calibri"/>
          <w:color w:val="000000" w:themeColor="text1"/>
          <w:sz w:val="22"/>
          <w:szCs w:val="22"/>
        </w:rPr>
        <w:t xml:space="preserve">]. </w:t>
      </w:r>
    </w:p>
    <w:p w14:paraId="7E1FA297" w14:textId="1ABE3D33" w:rsidR="00497631" w:rsidRPr="0093130E" w:rsidRDefault="00497631" w:rsidP="007F26A3">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There were </w:t>
      </w:r>
      <w:r w:rsidR="007F26A3" w:rsidRPr="0093130E">
        <w:rPr>
          <w:rFonts w:cs="Calibri"/>
          <w:color w:val="000000" w:themeColor="text1"/>
          <w:sz w:val="22"/>
          <w:szCs w:val="22"/>
        </w:rPr>
        <w:t>[</w:t>
      </w:r>
      <w:commentRangeStart w:id="793"/>
      <w:r w:rsidRPr="0093130E">
        <w:rPr>
          <w:rFonts w:cs="Calibri"/>
          <w:color w:val="000000" w:themeColor="text1"/>
          <w:sz w:val="22"/>
          <w:szCs w:val="22"/>
          <w:highlight w:val="yellow"/>
        </w:rPr>
        <w:t>very few</w:t>
      </w:r>
      <w:r w:rsidR="007F26A3" w:rsidRPr="0093130E">
        <w:rPr>
          <w:rFonts w:cs="Calibri"/>
          <w:color w:val="000000" w:themeColor="text1"/>
          <w:sz w:val="22"/>
          <w:szCs w:val="22"/>
          <w:highlight w:val="yellow"/>
        </w:rPr>
        <w:t>/many/an average number of</w:t>
      </w:r>
      <w:commentRangeEnd w:id="793"/>
      <w:r w:rsidR="00DC5385" w:rsidRPr="0093130E">
        <w:rPr>
          <w:rStyle w:val="CommentReference"/>
          <w:color w:val="000000" w:themeColor="text1"/>
        </w:rPr>
        <w:commentReference w:id="793"/>
      </w:r>
      <w:r w:rsidR="007F26A3" w:rsidRPr="0093130E">
        <w:rPr>
          <w:rFonts w:cs="Calibri"/>
          <w:color w:val="000000" w:themeColor="text1"/>
          <w:sz w:val="22"/>
          <w:szCs w:val="22"/>
        </w:rPr>
        <w:t>]</w:t>
      </w:r>
      <w:r w:rsidRPr="0093130E">
        <w:rPr>
          <w:rFonts w:cs="Calibri"/>
          <w:color w:val="000000" w:themeColor="text1"/>
          <w:sz w:val="22"/>
          <w:szCs w:val="22"/>
        </w:rPr>
        <w:t xml:space="preserve"> days above 30</w:t>
      </w:r>
      <w:r w:rsidRPr="0093130E">
        <w:rPr>
          <w:rFonts w:cs="Calibri"/>
          <w:color w:val="000000" w:themeColor="text1"/>
          <w:sz w:val="22"/>
          <w:szCs w:val="22"/>
          <w:vertAlign w:val="superscript"/>
        </w:rPr>
        <w:t>o</w:t>
      </w:r>
      <w:r w:rsidRPr="0093130E">
        <w:rPr>
          <w:rFonts w:cs="Calibri"/>
          <w:color w:val="000000" w:themeColor="text1"/>
          <w:sz w:val="22"/>
          <w:szCs w:val="22"/>
        </w:rPr>
        <w:t xml:space="preserve">C (heat stress days) </w:t>
      </w:r>
      <w:r w:rsidR="007F26A3" w:rsidRPr="0093130E">
        <w:rPr>
          <w:rFonts w:cs="Calibri"/>
          <w:color w:val="000000" w:themeColor="text1"/>
          <w:sz w:val="22"/>
          <w:szCs w:val="22"/>
        </w:rPr>
        <w:t xml:space="preserve">relative to the 10-year </w:t>
      </w:r>
      <w:r w:rsidRPr="0093130E">
        <w:rPr>
          <w:rFonts w:cs="Calibri"/>
          <w:color w:val="000000" w:themeColor="text1"/>
          <w:sz w:val="22"/>
          <w:szCs w:val="22"/>
        </w:rPr>
        <w:t>record</w:t>
      </w:r>
      <w:r w:rsidR="007F26A3" w:rsidRPr="0093130E">
        <w:rPr>
          <w:rFonts w:cs="Calibri"/>
          <w:color w:val="000000" w:themeColor="text1"/>
          <w:sz w:val="22"/>
          <w:szCs w:val="22"/>
        </w:rPr>
        <w:t xml:space="preserve">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 days); this means that [</w:t>
      </w:r>
      <w:commentRangeStart w:id="794"/>
      <w:r w:rsidR="007F26A3" w:rsidRPr="0093130E">
        <w:rPr>
          <w:rFonts w:cs="Calibri"/>
          <w:color w:val="000000" w:themeColor="text1"/>
          <w:sz w:val="22"/>
          <w:szCs w:val="22"/>
          <w:highlight w:val="yellow"/>
        </w:rPr>
        <w:t>xx</w:t>
      </w:r>
      <w:commentRangeEnd w:id="794"/>
      <w:r w:rsidR="00DC5385" w:rsidRPr="0093130E">
        <w:rPr>
          <w:rStyle w:val="CommentReference"/>
          <w:color w:val="000000" w:themeColor="text1"/>
        </w:rPr>
        <w:commentReference w:id="794"/>
      </w:r>
      <w:r w:rsidR="007F26A3" w:rsidRPr="0093130E">
        <w:rPr>
          <w:rFonts w:cs="Calibri"/>
          <w:color w:val="000000" w:themeColor="text1"/>
          <w:sz w:val="22"/>
          <w:szCs w:val="22"/>
        </w:rPr>
        <w:t xml:space="preserve">]. </w:t>
      </w:r>
    </w:p>
    <w:p w14:paraId="0F3E843A" w14:textId="4C7546BC" w:rsidR="00C366AD" w:rsidRPr="0093130E" w:rsidRDefault="00C366AD" w:rsidP="00C366AD">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Pr="0093130E">
        <w:rPr>
          <w:color w:val="000000" w:themeColor="text1"/>
          <w:sz w:val="22"/>
          <w:szCs w:val="22"/>
        </w:rPr>
        <w:t>Zone of Influence</w:t>
      </w:r>
      <w:r w:rsidRPr="0093130E">
        <w:rPr>
          <w:rFonts w:cs="Calibri"/>
          <w:color w:val="000000" w:themeColor="text1"/>
          <w:sz w:val="22"/>
          <w:szCs w:val="22"/>
        </w:rPr>
        <w:t xml:space="preserve"> shows [</w:t>
      </w:r>
      <w:commentRangeStart w:id="795"/>
      <w:r w:rsidRPr="0093130E">
        <w:rPr>
          <w:rFonts w:cs="Calibri"/>
          <w:color w:val="000000" w:themeColor="text1"/>
          <w:sz w:val="22"/>
          <w:szCs w:val="22"/>
          <w:highlight w:val="yellow"/>
        </w:rPr>
        <w:t>above/below</w:t>
      </w:r>
      <w:commentRangeEnd w:id="795"/>
      <w:r w:rsidR="00DC5385" w:rsidRPr="0093130E">
        <w:rPr>
          <w:rStyle w:val="CommentReference"/>
          <w:color w:val="000000" w:themeColor="text1"/>
        </w:rPr>
        <w:commentReference w:id="795"/>
      </w:r>
      <w:r w:rsidRPr="0093130E">
        <w:rPr>
          <w:rFonts w:cs="Calibri"/>
          <w:color w:val="000000" w:themeColor="text1"/>
          <w:sz w:val="22"/>
          <w:szCs w:val="22"/>
        </w:rPr>
        <w:t>] average NDVI for the main cropping season, with a value of [</w:t>
      </w:r>
      <w:r w:rsidRPr="0093130E">
        <w:rPr>
          <w:rFonts w:cs="Calibri"/>
          <w:color w:val="000000" w:themeColor="text1"/>
          <w:sz w:val="22"/>
          <w:szCs w:val="22"/>
          <w:highlight w:val="yellow"/>
        </w:rPr>
        <w:t>xx</w:t>
      </w:r>
      <w:r w:rsidRPr="0093130E">
        <w:rPr>
          <w:rFonts w:cs="Calibri"/>
          <w:color w:val="000000" w:themeColor="text1"/>
          <w:sz w:val="22"/>
          <w:szCs w:val="22"/>
        </w:rPr>
        <w:t>]; this means that [</w:t>
      </w:r>
      <w:commentRangeStart w:id="796"/>
      <w:r w:rsidRPr="0093130E">
        <w:rPr>
          <w:rFonts w:cs="Calibri"/>
          <w:color w:val="000000" w:themeColor="text1"/>
          <w:sz w:val="22"/>
          <w:szCs w:val="22"/>
          <w:highlight w:val="yellow"/>
        </w:rPr>
        <w:t>xx</w:t>
      </w:r>
      <w:commentRangeEnd w:id="796"/>
      <w:r w:rsidR="00DC5385" w:rsidRPr="0093130E">
        <w:rPr>
          <w:rStyle w:val="CommentReference"/>
          <w:color w:val="000000" w:themeColor="text1"/>
        </w:rPr>
        <w:commentReference w:id="796"/>
      </w:r>
      <w:r w:rsidRPr="0093130E">
        <w:rPr>
          <w:rFonts w:cs="Calibri"/>
          <w:color w:val="000000" w:themeColor="text1"/>
          <w:sz w:val="22"/>
          <w:szCs w:val="22"/>
        </w:rPr>
        <w:t>].</w:t>
      </w:r>
    </w:p>
    <w:p w14:paraId="36DB9E54" w14:textId="0EF929F8" w:rsidR="001A15D8" w:rsidRPr="0093130E" w:rsidRDefault="001A15D8" w:rsidP="007F26A3">
      <w:pPr>
        <w:widowControl/>
        <w:spacing w:after="340" w:line="240" w:lineRule="auto"/>
        <w:rPr>
          <w:rFonts w:cs="Calibri"/>
          <w:color w:val="000000" w:themeColor="text1"/>
          <w:sz w:val="22"/>
          <w:szCs w:val="22"/>
        </w:rPr>
      </w:pPr>
    </w:p>
    <w:p w14:paraId="6D0052BD" w14:textId="07A404E0" w:rsidR="00235CE0" w:rsidRPr="0093130E" w:rsidRDefault="001A15D8" w:rsidP="007F26A3">
      <w:pPr>
        <w:widowControl/>
        <w:spacing w:after="340" w:line="240" w:lineRule="auto"/>
        <w:rPr>
          <w:rFonts w:cs="Calibri"/>
          <w:color w:val="000000" w:themeColor="text1"/>
          <w:sz w:val="22"/>
          <w:szCs w:val="22"/>
        </w:rPr>
      </w:pPr>
      <w:r w:rsidRPr="0093130E">
        <w:rPr>
          <w:rFonts w:cs="Calibri"/>
          <w:color w:val="000000" w:themeColor="text1"/>
          <w:sz w:val="22"/>
          <w:szCs w:val="22"/>
        </w:rPr>
        <w:t xml:space="preserve">The graphs presented in Figure </w:t>
      </w:r>
      <w:r w:rsidR="00F6438E" w:rsidRPr="0093130E">
        <w:rPr>
          <w:rFonts w:cs="Calibri"/>
          <w:color w:val="000000" w:themeColor="text1"/>
          <w:sz w:val="22"/>
          <w:szCs w:val="22"/>
        </w:rPr>
        <w:t>7.1</w:t>
      </w:r>
      <w:r w:rsidRPr="0093130E">
        <w:rPr>
          <w:rFonts w:cs="Calibri"/>
          <w:color w:val="000000" w:themeColor="text1"/>
          <w:sz w:val="22"/>
          <w:szCs w:val="22"/>
        </w:rPr>
        <w:t xml:space="preserve"> below show the trend</w:t>
      </w:r>
      <w:r w:rsidR="00235CE0" w:rsidRPr="0093130E">
        <w:rPr>
          <w:rFonts w:cs="Calibri"/>
          <w:color w:val="000000" w:themeColor="text1"/>
          <w:sz w:val="22"/>
          <w:szCs w:val="22"/>
        </w:rPr>
        <w:t>s</w:t>
      </w:r>
      <w:r w:rsidRPr="0093130E">
        <w:rPr>
          <w:rFonts w:cs="Calibri"/>
          <w:color w:val="000000" w:themeColor="text1"/>
          <w:sz w:val="22"/>
          <w:szCs w:val="22"/>
        </w:rPr>
        <w:t xml:space="preserve"> in rainfall, temperature and greenness indicators for the [</w:t>
      </w:r>
      <w:r w:rsidRPr="0093130E">
        <w:rPr>
          <w:rFonts w:cs="Calibri"/>
          <w:color w:val="000000" w:themeColor="text1"/>
          <w:sz w:val="22"/>
          <w:szCs w:val="22"/>
          <w:highlight w:val="yellow"/>
        </w:rPr>
        <w:t>COUNTRY</w:t>
      </w:r>
      <w:r w:rsidRPr="0093130E">
        <w:rPr>
          <w:rFonts w:cs="Calibri"/>
          <w:color w:val="000000" w:themeColor="text1"/>
          <w:sz w:val="22"/>
          <w:szCs w:val="22"/>
        </w:rPr>
        <w:t>] Zone of Influence</w:t>
      </w:r>
      <w:r w:rsidR="00235CE0" w:rsidRPr="0093130E">
        <w:rPr>
          <w:rFonts w:cs="Calibri"/>
          <w:color w:val="000000" w:themeColor="text1"/>
          <w:sz w:val="22"/>
          <w:szCs w:val="22"/>
        </w:rPr>
        <w:t xml:space="preserve"> in [</w:t>
      </w:r>
      <w:r w:rsidR="00235CE0" w:rsidRPr="0093130E">
        <w:rPr>
          <w:rFonts w:cs="Calibri"/>
          <w:color w:val="000000" w:themeColor="text1"/>
          <w:sz w:val="22"/>
          <w:szCs w:val="22"/>
          <w:highlight w:val="yellow"/>
        </w:rPr>
        <w:t>YEAR</w:t>
      </w:r>
      <w:r w:rsidR="00235CE0" w:rsidRPr="0093130E">
        <w:rPr>
          <w:rFonts w:cs="Calibri"/>
          <w:color w:val="000000" w:themeColor="text1"/>
          <w:sz w:val="22"/>
          <w:szCs w:val="22"/>
        </w:rPr>
        <w:t>]</w:t>
      </w:r>
      <w:r w:rsidRPr="0093130E">
        <w:rPr>
          <w:rFonts w:cs="Calibri"/>
          <w:color w:val="000000" w:themeColor="text1"/>
          <w:sz w:val="22"/>
          <w:szCs w:val="22"/>
        </w:rPr>
        <w:t>. [</w:t>
      </w:r>
      <w:commentRangeStart w:id="797"/>
      <w:r w:rsidRPr="0093130E">
        <w:rPr>
          <w:rFonts w:cs="Calibri"/>
          <w:color w:val="000000" w:themeColor="text1"/>
          <w:sz w:val="22"/>
          <w:szCs w:val="22"/>
          <w:highlight w:val="yellow"/>
        </w:rPr>
        <w:t>xx</w:t>
      </w:r>
      <w:commentRangeEnd w:id="797"/>
      <w:r w:rsidR="00DC5385" w:rsidRPr="0093130E">
        <w:rPr>
          <w:rStyle w:val="CommentReference"/>
          <w:color w:val="000000" w:themeColor="text1"/>
        </w:rPr>
        <w:commentReference w:id="797"/>
      </w:r>
      <w:r w:rsidRPr="0093130E">
        <w:rPr>
          <w:rFonts w:cs="Calibri"/>
          <w:color w:val="000000" w:themeColor="text1"/>
          <w:sz w:val="22"/>
          <w:szCs w:val="22"/>
        </w:rPr>
        <w:t>]</w:t>
      </w:r>
    </w:p>
    <w:p w14:paraId="2DDADE9B" w14:textId="77777777" w:rsidR="00374BE0" w:rsidRDefault="00235CE0" w:rsidP="005B0B4A">
      <w:pPr>
        <w:pStyle w:val="Figuretitle"/>
        <w:outlineLvl w:val="9"/>
        <w:rPr>
          <w:noProof/>
        </w:rPr>
      </w:pPr>
      <w:bookmarkStart w:id="798" w:name="_Toc63673177"/>
      <w:r w:rsidRPr="00B5232B">
        <w:lastRenderedPageBreak/>
        <w:t xml:space="preserve">Figure </w:t>
      </w:r>
      <w:r>
        <w:t>7</w:t>
      </w:r>
      <w:r w:rsidRPr="00B5232B">
        <w:t xml:space="preserve">.1: </w:t>
      </w:r>
      <w:r>
        <w:t xml:space="preserve">Trends in rainfall, temperature and greenness indicators for </w:t>
      </w:r>
      <w:r w:rsidRPr="00235CE0">
        <w:t>the [</w:t>
      </w:r>
      <w:r w:rsidRPr="00235CE0">
        <w:rPr>
          <w:highlight w:val="yellow"/>
        </w:rPr>
        <w:t>COUNTRY</w:t>
      </w:r>
      <w:r w:rsidRPr="00235CE0">
        <w:t>] Zone of Influence in [</w:t>
      </w:r>
      <w:r w:rsidRPr="00235CE0">
        <w:rPr>
          <w:highlight w:val="yellow"/>
        </w:rPr>
        <w:t>YEAR</w:t>
      </w:r>
      <w:r w:rsidRPr="00235CE0">
        <w:t>]</w:t>
      </w:r>
      <w:bookmarkStart w:id="799" w:name="_Toc29314455"/>
      <w:bookmarkEnd w:id="798"/>
      <w:r w:rsidR="005B0B4A" w:rsidRPr="005B0B4A">
        <w:rPr>
          <w:noProof/>
        </w:rPr>
        <w:t xml:space="preserve"> </w:t>
      </w:r>
    </w:p>
    <w:p w14:paraId="24C177C5" w14:textId="631B6ABE" w:rsidR="005B0B4A" w:rsidRPr="005B0B4A" w:rsidRDefault="005B0B4A" w:rsidP="00374BE0">
      <w:pPr>
        <w:pStyle w:val="Body1"/>
      </w:pPr>
      <w:commentRangeStart w:id="800"/>
      <w:r>
        <w:rPr>
          <w:noProof/>
        </w:rPr>
        <w:drawing>
          <wp:inline distT="0" distB="0" distL="0" distR="0" wp14:anchorId="3CCC9FEB" wp14:editId="7352BDF0">
            <wp:extent cx="5943600" cy="11328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TF agromet indicator graphs.jpg"/>
                    <pic:cNvPicPr/>
                  </pic:nvPicPr>
                  <pic:blipFill>
                    <a:blip r:embed="rId45"/>
                    <a:stretch>
                      <a:fillRect/>
                    </a:stretch>
                  </pic:blipFill>
                  <pic:spPr>
                    <a:xfrm>
                      <a:off x="0" y="0"/>
                      <a:ext cx="5943600" cy="1132840"/>
                    </a:xfrm>
                    <a:prstGeom prst="rect">
                      <a:avLst/>
                    </a:prstGeom>
                  </pic:spPr>
                </pic:pic>
              </a:graphicData>
            </a:graphic>
          </wp:inline>
        </w:drawing>
      </w:r>
      <w:bookmarkEnd w:id="799"/>
      <w:commentRangeEnd w:id="800"/>
      <w:r w:rsidR="00DC5385">
        <w:rPr>
          <w:rStyle w:val="CommentReference"/>
        </w:rPr>
        <w:commentReference w:id="800"/>
      </w:r>
    </w:p>
    <w:p w14:paraId="1EAD7E0F" w14:textId="241D8336" w:rsidR="00497631" w:rsidRDefault="005B0B4A" w:rsidP="008D38F2">
      <w:pPr>
        <w:widowControl/>
        <w:spacing w:after="340" w:line="240" w:lineRule="auto"/>
      </w:pPr>
      <w:r>
        <w:rPr>
          <w:rFonts w:cs="Calibri"/>
          <w:color w:val="404040"/>
          <w:sz w:val="18"/>
          <w:szCs w:val="18"/>
        </w:rPr>
        <w:t>T</w:t>
      </w:r>
      <w:r w:rsidR="00497631" w:rsidRPr="00DF7352">
        <w:rPr>
          <w:rFonts w:cs="Calibri"/>
          <w:color w:val="404040"/>
          <w:sz w:val="18"/>
          <w:szCs w:val="18"/>
        </w:rPr>
        <w:t xml:space="preserve">he data sources for </w:t>
      </w:r>
      <w:r w:rsidR="00497631">
        <w:rPr>
          <w:rFonts w:cs="Calibri"/>
          <w:color w:val="404040"/>
          <w:sz w:val="18"/>
          <w:szCs w:val="18"/>
        </w:rPr>
        <w:t>Feed the Future</w:t>
      </w:r>
      <w:r w:rsidR="00497631" w:rsidRPr="00DF7352">
        <w:rPr>
          <w:rFonts w:cs="Calibri"/>
          <w:color w:val="404040"/>
          <w:sz w:val="18"/>
          <w:szCs w:val="18"/>
        </w:rPr>
        <w:t xml:space="preserve"> </w:t>
      </w:r>
      <w:r w:rsidR="001A15D8">
        <w:rPr>
          <w:rFonts w:cs="Calibri"/>
          <w:color w:val="404040"/>
          <w:sz w:val="18"/>
          <w:szCs w:val="18"/>
        </w:rPr>
        <w:t xml:space="preserve">agrometeorological </w:t>
      </w:r>
      <w:r w:rsidR="00497631" w:rsidRPr="00DF7352">
        <w:rPr>
          <w:rFonts w:cs="Calibri"/>
          <w:color w:val="404040"/>
          <w:sz w:val="18"/>
          <w:szCs w:val="18"/>
        </w:rPr>
        <w:t xml:space="preserve">metrics are </w:t>
      </w:r>
      <w:commentRangeStart w:id="801"/>
      <w:r w:rsidR="00497631" w:rsidRPr="00DF7352">
        <w:rPr>
          <w:rFonts w:cs="Calibri"/>
          <w:color w:val="404040"/>
          <w:sz w:val="18"/>
          <w:szCs w:val="18"/>
        </w:rPr>
        <w:t>UMD GLAM system for NDVI, C</w:t>
      </w:r>
      <w:r w:rsidR="001A15D8">
        <w:rPr>
          <w:rFonts w:cs="Calibri"/>
          <w:color w:val="404040"/>
          <w:sz w:val="18"/>
          <w:szCs w:val="18"/>
        </w:rPr>
        <w:t>HIRPS</w:t>
      </w:r>
      <w:r w:rsidR="00497631" w:rsidRPr="00DF7352">
        <w:rPr>
          <w:rFonts w:cs="Calibri"/>
          <w:color w:val="404040"/>
          <w:sz w:val="18"/>
          <w:szCs w:val="18"/>
        </w:rPr>
        <w:t xml:space="preserve"> for SPI and NOAA CPC for number of heat days</w:t>
      </w:r>
      <w:commentRangeEnd w:id="801"/>
      <w:r w:rsidR="00DC5385">
        <w:rPr>
          <w:rStyle w:val="CommentReference"/>
        </w:rPr>
        <w:commentReference w:id="801"/>
      </w:r>
      <w:r w:rsidR="00497631">
        <w:rPr>
          <w:rFonts w:cs="Calibri"/>
          <w:color w:val="404040"/>
          <w:sz w:val="18"/>
          <w:szCs w:val="18"/>
        </w:rPr>
        <w:t>.</w:t>
      </w:r>
    </w:p>
    <w:p w14:paraId="00C9BB07" w14:textId="77777777" w:rsidR="00497631" w:rsidRPr="00765B3F" w:rsidRDefault="00497631" w:rsidP="008D38F2"/>
    <w:p w14:paraId="12FC232E" w14:textId="77777777" w:rsidR="00497631" w:rsidRDefault="00497631" w:rsidP="00FF7E45">
      <w:pPr>
        <w:pStyle w:val="L1-FlLSp12"/>
        <w:spacing w:after="240" w:line="259" w:lineRule="auto"/>
        <w:ind w:left="86" w:hanging="86"/>
        <w:rPr>
          <w:sz w:val="16"/>
          <w:szCs w:val="16"/>
        </w:rPr>
      </w:pPr>
    </w:p>
    <w:p w14:paraId="199A7954" w14:textId="500FD71C" w:rsidR="00C95140" w:rsidRDefault="00C95140" w:rsidP="00770F5B">
      <w:pPr>
        <w:pStyle w:val="Heading2"/>
        <w:numPr>
          <w:ilvl w:val="1"/>
          <w:numId w:val="63"/>
        </w:numPr>
        <w:ind w:left="1440" w:hanging="720"/>
      </w:pPr>
      <w:bookmarkStart w:id="802" w:name="_Toc63673367"/>
      <w:commentRangeStart w:id="803"/>
      <w:r>
        <w:t>Fishpond aquaculture</w:t>
      </w:r>
      <w:commentRangeEnd w:id="803"/>
      <w:r w:rsidR="000C5FEC">
        <w:rPr>
          <w:rStyle w:val="CommentReference"/>
          <w:rFonts w:eastAsia="Arial" w:cs="Arial"/>
          <w:b w:val="0"/>
          <w:color w:val="000000"/>
        </w:rPr>
        <w:commentReference w:id="803"/>
      </w:r>
      <w:bookmarkEnd w:id="802"/>
    </w:p>
    <w:p w14:paraId="562D3AF2" w14:textId="278D7351" w:rsidR="00C95140" w:rsidRDefault="00C95140" w:rsidP="00770F5B">
      <w:pPr>
        <w:pStyle w:val="Heading3"/>
        <w:numPr>
          <w:ilvl w:val="2"/>
          <w:numId w:val="63"/>
        </w:numPr>
      </w:pPr>
      <w:bookmarkStart w:id="804" w:name="_Toc63673368"/>
      <w:r>
        <w:t xml:space="preserve">Fishpond aquaculture in </w:t>
      </w:r>
      <w:r w:rsidRPr="00E44089">
        <w:rPr>
          <w:highlight w:val="yellow"/>
        </w:rPr>
        <w:t>[C</w:t>
      </w:r>
      <w:r w:rsidR="00237FE0">
        <w:rPr>
          <w:highlight w:val="yellow"/>
        </w:rPr>
        <w:t>ountry</w:t>
      </w:r>
      <w:r w:rsidRPr="00E44089">
        <w:rPr>
          <w:highlight w:val="yellow"/>
        </w:rPr>
        <w:t>]</w:t>
      </w:r>
      <w:bookmarkEnd w:id="804"/>
    </w:p>
    <w:p w14:paraId="203B2EEE" w14:textId="42DD9DFD" w:rsidR="00C95140" w:rsidRDefault="00C95140" w:rsidP="00770F5B">
      <w:pPr>
        <w:pStyle w:val="BodyText"/>
      </w:pPr>
      <w:r w:rsidRPr="00E06261">
        <w:t xml:space="preserve">Feed the Future </w:t>
      </w:r>
      <w:r w:rsidRPr="00E06261">
        <w:rPr>
          <w:highlight w:val="yellow"/>
        </w:rPr>
        <w:t>[C</w:t>
      </w:r>
      <w:r w:rsidR="00237FE0">
        <w:rPr>
          <w:highlight w:val="yellow"/>
        </w:rPr>
        <w:t>ountry</w:t>
      </w:r>
      <w:r w:rsidRPr="00E06261">
        <w:rPr>
          <w:highlight w:val="yellow"/>
        </w:rPr>
        <w:t>]</w:t>
      </w:r>
      <w:r w:rsidRPr="00E06261">
        <w:t xml:space="preserve"> </w:t>
      </w:r>
      <w:r w:rsidR="00724B5F">
        <w:t xml:space="preserve">focuses on the </w:t>
      </w:r>
      <w:r w:rsidR="00F33B13">
        <w:t>fishpond aquaculture</w:t>
      </w:r>
      <w:r w:rsidR="00724B5F">
        <w:t xml:space="preserve"> value chain</w:t>
      </w:r>
      <w:r>
        <w:t xml:space="preserve">. </w:t>
      </w:r>
      <w:r w:rsidRPr="00F64679">
        <w:rPr>
          <w:highlight w:val="yellow"/>
        </w:rPr>
        <w:t xml:space="preserve">[Insert </w:t>
      </w:r>
      <w:r>
        <w:rPr>
          <w:highlight w:val="yellow"/>
        </w:rPr>
        <w:t xml:space="preserve">fishpond aquaculture </w:t>
      </w:r>
      <w:r w:rsidRPr="00F64679">
        <w:rPr>
          <w:highlight w:val="yellow"/>
        </w:rPr>
        <w:t xml:space="preserve">background information according </w:t>
      </w:r>
      <w:commentRangeStart w:id="805"/>
      <w:r w:rsidRPr="00F64679">
        <w:rPr>
          <w:highlight w:val="yellow"/>
        </w:rPr>
        <w:t>to instructions</w:t>
      </w:r>
      <w:commentRangeEnd w:id="805"/>
      <w:r>
        <w:rPr>
          <w:rStyle w:val="CommentReference"/>
        </w:rPr>
        <w:commentReference w:id="805"/>
      </w:r>
      <w:r w:rsidRPr="00F64679">
        <w:rPr>
          <w:highlight w:val="yellow"/>
        </w:rPr>
        <w:t>].</w:t>
      </w:r>
    </w:p>
    <w:p w14:paraId="19843236" w14:textId="77777777" w:rsidR="00C95140" w:rsidRDefault="00C95140" w:rsidP="006B4D0F">
      <w:pPr>
        <w:pStyle w:val="Heading3"/>
        <w:numPr>
          <w:ilvl w:val="2"/>
          <w:numId w:val="63"/>
        </w:numPr>
      </w:pPr>
      <w:bookmarkStart w:id="806" w:name="_Toc63673369"/>
      <w:r>
        <w:t>Farmers’ background</w:t>
      </w:r>
      <w:bookmarkEnd w:id="806"/>
    </w:p>
    <w:p w14:paraId="7F86FB9C" w14:textId="77777777" w:rsidR="00C95140" w:rsidRDefault="00C95140" w:rsidP="00770F5B">
      <w:pPr>
        <w:pStyle w:val="BodyText1"/>
      </w:pPr>
      <w:r w:rsidRPr="002E0C57">
        <w:rPr>
          <w:b/>
        </w:rPr>
        <w:t xml:space="preserve">Table </w:t>
      </w:r>
      <w:r>
        <w:rPr>
          <w:b/>
        </w:rPr>
        <w:t>7.2</w:t>
      </w:r>
      <w:r w:rsidRPr="002E0C57">
        <w:rPr>
          <w:b/>
        </w:rPr>
        <w:t>.</w:t>
      </w:r>
      <w:r>
        <w:rPr>
          <w:b/>
        </w:rPr>
        <w:t>1</w:t>
      </w:r>
      <w:r>
        <w:t xml:space="preserve"> presents the age and education characteristics of fishpond farmers in the ZOI. </w:t>
      </w:r>
      <w:r w:rsidRPr="00E06261">
        <w:rPr>
          <w:highlight w:val="yellow"/>
        </w:rPr>
        <w:t>[Discuss findings.</w:t>
      </w:r>
      <w:r>
        <w:rPr>
          <w:highlight w:val="yellow"/>
        </w:rPr>
        <w:t xml:space="preserve"> Compare the percentages of male to female farmers by age and education.</w:t>
      </w:r>
      <w:r w:rsidRPr="00E06261">
        <w:rPr>
          <w:highlight w:val="yellow"/>
        </w:rPr>
        <w:t>]</w:t>
      </w:r>
    </w:p>
    <w:p w14:paraId="786F8023" w14:textId="77777777" w:rsidR="00C95140" w:rsidRPr="005612F5" w:rsidRDefault="00C95140" w:rsidP="00770F5B">
      <w:pPr>
        <w:pStyle w:val="Tabletitle"/>
      </w:pPr>
      <w:bookmarkStart w:id="807" w:name="_Toc63673109"/>
      <w:r w:rsidRPr="005612F5">
        <w:t xml:space="preserve">Table </w:t>
      </w:r>
      <w:r>
        <w:t>7</w:t>
      </w:r>
      <w:r w:rsidRPr="005612F5">
        <w:t>.2.1</w:t>
      </w:r>
      <w:r>
        <w:t>:</w:t>
      </w:r>
      <w:r w:rsidRPr="005612F5">
        <w:t xml:space="preserve"> Age and </w:t>
      </w:r>
      <w:r>
        <w:t>E</w:t>
      </w:r>
      <w:r w:rsidRPr="005612F5">
        <w:t xml:space="preserve">ducation of </w:t>
      </w:r>
      <w:r>
        <w:t>F</w:t>
      </w:r>
      <w:r w:rsidRPr="005612F5">
        <w:t xml:space="preserve">ishpond </w:t>
      </w:r>
      <w:r>
        <w:t>F</w:t>
      </w:r>
      <w:r w:rsidRPr="005612F5">
        <w:t xml:space="preserve">armers in the ZOI, </w:t>
      </w:r>
      <w:r>
        <w:t>in T</w:t>
      </w:r>
      <w:r w:rsidRPr="005612F5">
        <w:t xml:space="preserve">otal and by </w:t>
      </w:r>
      <w:r>
        <w:t>F</w:t>
      </w:r>
      <w:r w:rsidRPr="005612F5">
        <w:t xml:space="preserve">armers’ </w:t>
      </w:r>
      <w:r>
        <w:t>S</w:t>
      </w:r>
      <w:r w:rsidRPr="005612F5">
        <w:t>ex</w:t>
      </w:r>
      <w:bookmarkEnd w:id="807"/>
    </w:p>
    <w:tbl>
      <w:tblPr>
        <w:tblW w:w="5947" w:type="pct"/>
        <w:tblLook w:val="04A0" w:firstRow="1" w:lastRow="0" w:firstColumn="1" w:lastColumn="0" w:noHBand="0" w:noVBand="1"/>
      </w:tblPr>
      <w:tblGrid>
        <w:gridCol w:w="3226"/>
        <w:gridCol w:w="1109"/>
        <w:gridCol w:w="1310"/>
        <w:gridCol w:w="1210"/>
        <w:gridCol w:w="907"/>
        <w:gridCol w:w="1814"/>
        <w:gridCol w:w="1814"/>
      </w:tblGrid>
      <w:tr w:rsidR="00C95140" w:rsidRPr="00770F5B" w14:paraId="1A96EC9A" w14:textId="77777777" w:rsidTr="00714FC9">
        <w:trPr>
          <w:gridAfter w:val="1"/>
          <w:wAfter w:w="1814" w:type="dxa"/>
          <w:tblHeader/>
        </w:trPr>
        <w:tc>
          <w:tcPr>
            <w:tcW w:w="3226" w:type="dxa"/>
            <w:vMerge w:val="restart"/>
            <w:tcBorders>
              <w:top w:val="single" w:sz="4" w:space="0" w:color="auto"/>
              <w:left w:val="nil"/>
              <w:bottom w:val="single" w:sz="4" w:space="0" w:color="000000"/>
              <w:right w:val="nil"/>
            </w:tcBorders>
            <w:shd w:val="clear" w:color="000000" w:fill="387990"/>
            <w:vAlign w:val="bottom"/>
            <w:hideMark/>
          </w:tcPr>
          <w:p w14:paraId="6893B147"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Background characteristic</w:t>
            </w:r>
          </w:p>
        </w:tc>
        <w:tc>
          <w:tcPr>
            <w:tcW w:w="1109" w:type="dxa"/>
            <w:tcBorders>
              <w:top w:val="single" w:sz="4" w:space="0" w:color="auto"/>
              <w:left w:val="nil"/>
              <w:bottom w:val="nil"/>
              <w:right w:val="nil"/>
            </w:tcBorders>
            <w:shd w:val="clear" w:color="000000" w:fill="387990"/>
            <w:vAlign w:val="center"/>
            <w:hideMark/>
          </w:tcPr>
          <w:p w14:paraId="0504E6A9"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w:t>
            </w:r>
          </w:p>
        </w:tc>
        <w:tc>
          <w:tcPr>
            <w:tcW w:w="3427" w:type="dxa"/>
            <w:gridSpan w:val="3"/>
            <w:tcBorders>
              <w:top w:val="single" w:sz="4" w:space="0" w:color="auto"/>
              <w:left w:val="nil"/>
              <w:bottom w:val="single" w:sz="4" w:space="0" w:color="FFFFFF"/>
              <w:right w:val="nil"/>
            </w:tcBorders>
            <w:shd w:val="clear" w:color="000000" w:fill="387990"/>
            <w:vAlign w:val="center"/>
            <w:hideMark/>
          </w:tcPr>
          <w:p w14:paraId="28118A28"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814" w:type="dxa"/>
            <w:vMerge w:val="restart"/>
            <w:tcBorders>
              <w:top w:val="single" w:sz="4" w:space="0" w:color="auto"/>
              <w:left w:val="nil"/>
              <w:bottom w:val="single" w:sz="4" w:space="0" w:color="000000"/>
              <w:right w:val="nil"/>
            </w:tcBorders>
            <w:shd w:val="clear" w:color="000000" w:fill="387990"/>
            <w:vAlign w:val="bottom"/>
            <w:hideMark/>
          </w:tcPr>
          <w:p w14:paraId="43EDF32D" w14:textId="3FF46410"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770F5B" w14:paraId="5B263594" w14:textId="77777777" w:rsidTr="00714FC9">
        <w:trPr>
          <w:gridAfter w:val="1"/>
          <w:wAfter w:w="1814" w:type="dxa"/>
          <w:tblHeader/>
        </w:trPr>
        <w:tc>
          <w:tcPr>
            <w:tcW w:w="3226" w:type="dxa"/>
            <w:vMerge/>
            <w:tcBorders>
              <w:top w:val="single" w:sz="4" w:space="0" w:color="auto"/>
              <w:left w:val="nil"/>
              <w:bottom w:val="single" w:sz="4" w:space="0" w:color="000000"/>
              <w:right w:val="nil"/>
            </w:tcBorders>
            <w:vAlign w:val="center"/>
            <w:hideMark/>
          </w:tcPr>
          <w:p w14:paraId="2AFF8EF6" w14:textId="77777777" w:rsidR="00C95140" w:rsidRPr="00770F5B" w:rsidRDefault="00C95140" w:rsidP="00770F5B">
            <w:pPr>
              <w:widowControl/>
              <w:spacing w:line="259" w:lineRule="auto"/>
              <w:rPr>
                <w:rFonts w:eastAsia="Times New Roman" w:cs="Times New Roman"/>
                <w:b/>
                <w:bCs/>
                <w:color w:val="FFFFFF"/>
                <w:sz w:val="20"/>
                <w:szCs w:val="20"/>
              </w:rPr>
            </w:pPr>
          </w:p>
        </w:tc>
        <w:tc>
          <w:tcPr>
            <w:tcW w:w="1109" w:type="dxa"/>
            <w:tcBorders>
              <w:top w:val="nil"/>
              <w:left w:val="nil"/>
              <w:bottom w:val="single" w:sz="4" w:space="0" w:color="auto"/>
              <w:right w:val="nil"/>
            </w:tcBorders>
            <w:shd w:val="clear" w:color="000000" w:fill="387990"/>
            <w:vAlign w:val="center"/>
            <w:hideMark/>
          </w:tcPr>
          <w:p w14:paraId="291C43FE"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r w:rsidRPr="00770F5B">
              <w:rPr>
                <w:rFonts w:eastAsia="Times New Roman" w:cs="Times New Roman"/>
                <w:b/>
                <w:bCs/>
                <w:color w:val="FFFFFF"/>
                <w:sz w:val="20"/>
                <w:szCs w:val="20"/>
              </w:rPr>
              <w:br/>
              <w:t>(%)</w:t>
            </w:r>
          </w:p>
        </w:tc>
        <w:tc>
          <w:tcPr>
            <w:tcW w:w="1310" w:type="dxa"/>
            <w:tcBorders>
              <w:top w:val="nil"/>
              <w:left w:val="nil"/>
              <w:bottom w:val="single" w:sz="4" w:space="0" w:color="auto"/>
              <w:right w:val="nil"/>
            </w:tcBorders>
            <w:shd w:val="clear" w:color="000000" w:fill="387990"/>
            <w:vAlign w:val="center"/>
            <w:hideMark/>
          </w:tcPr>
          <w:p w14:paraId="3C692BD5"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r w:rsidRPr="00770F5B">
              <w:rPr>
                <w:rFonts w:eastAsia="Times New Roman" w:cs="Times New Roman"/>
                <w:b/>
                <w:bCs/>
                <w:color w:val="FFFFFF"/>
                <w:sz w:val="20"/>
                <w:szCs w:val="20"/>
              </w:rPr>
              <w:br/>
              <w:t>(%)</w:t>
            </w:r>
          </w:p>
        </w:tc>
        <w:tc>
          <w:tcPr>
            <w:tcW w:w="1210" w:type="dxa"/>
            <w:tcBorders>
              <w:top w:val="nil"/>
              <w:left w:val="nil"/>
              <w:bottom w:val="single" w:sz="4" w:space="0" w:color="auto"/>
              <w:right w:val="nil"/>
            </w:tcBorders>
            <w:shd w:val="clear" w:color="000000" w:fill="387990"/>
            <w:vAlign w:val="center"/>
            <w:hideMark/>
          </w:tcPr>
          <w:p w14:paraId="29C36BF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r w:rsidRPr="00770F5B">
              <w:rPr>
                <w:rFonts w:eastAsia="Times New Roman" w:cs="Times New Roman"/>
                <w:b/>
                <w:bCs/>
                <w:color w:val="FFFFFF"/>
                <w:sz w:val="20"/>
                <w:szCs w:val="20"/>
              </w:rPr>
              <w:br/>
              <w:t>(%)</w:t>
            </w:r>
          </w:p>
        </w:tc>
        <w:tc>
          <w:tcPr>
            <w:tcW w:w="907" w:type="dxa"/>
            <w:tcBorders>
              <w:top w:val="nil"/>
              <w:left w:val="nil"/>
              <w:bottom w:val="single" w:sz="4" w:space="0" w:color="auto"/>
              <w:right w:val="nil"/>
            </w:tcBorders>
            <w:shd w:val="clear" w:color="000000" w:fill="387990"/>
            <w:vAlign w:val="bottom"/>
            <w:hideMark/>
          </w:tcPr>
          <w:p w14:paraId="49109CB2"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c>
          <w:tcPr>
            <w:tcW w:w="1814" w:type="dxa"/>
            <w:vMerge/>
            <w:tcBorders>
              <w:top w:val="single" w:sz="4" w:space="0" w:color="auto"/>
              <w:left w:val="nil"/>
              <w:bottom w:val="single" w:sz="4" w:space="0" w:color="000000"/>
              <w:right w:val="nil"/>
            </w:tcBorders>
            <w:vAlign w:val="center"/>
            <w:hideMark/>
          </w:tcPr>
          <w:p w14:paraId="1D582F95" w14:textId="77777777" w:rsidR="00C95140" w:rsidRPr="00770F5B" w:rsidRDefault="00C95140" w:rsidP="00770F5B">
            <w:pPr>
              <w:widowControl/>
              <w:spacing w:line="259" w:lineRule="auto"/>
              <w:rPr>
                <w:rFonts w:eastAsia="Times New Roman" w:cs="Times New Roman"/>
                <w:b/>
                <w:bCs/>
                <w:color w:val="FFFFFF"/>
                <w:sz w:val="20"/>
                <w:szCs w:val="20"/>
              </w:rPr>
            </w:pPr>
          </w:p>
        </w:tc>
      </w:tr>
      <w:tr w:rsidR="00C95140" w:rsidRPr="00770F5B" w14:paraId="44D15D83"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63E24F6C"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 xml:space="preserve">Total </w:t>
            </w:r>
          </w:p>
        </w:tc>
        <w:tc>
          <w:tcPr>
            <w:tcW w:w="1109" w:type="dxa"/>
            <w:tcBorders>
              <w:top w:val="nil"/>
              <w:left w:val="nil"/>
              <w:bottom w:val="nil"/>
              <w:right w:val="nil"/>
            </w:tcBorders>
            <w:shd w:val="clear" w:color="auto" w:fill="auto"/>
            <w:vAlign w:val="center"/>
            <w:hideMark/>
          </w:tcPr>
          <w:p w14:paraId="7C0DC835" w14:textId="77777777" w:rsidR="00C95140" w:rsidRPr="00770F5B" w:rsidRDefault="00C95140" w:rsidP="00770F5B">
            <w:pPr>
              <w:widowControl/>
              <w:spacing w:line="259" w:lineRule="auto"/>
              <w:jc w:val="center"/>
              <w:rPr>
                <w:rFonts w:eastAsia="Times New Roman" w:cs="Times New Roman"/>
                <w:sz w:val="20"/>
                <w:szCs w:val="20"/>
              </w:rPr>
            </w:pPr>
            <w:r w:rsidRPr="00770F5B">
              <w:rPr>
                <w:rFonts w:eastAsia="Times New Roman" w:cs="Times New Roman"/>
                <w:sz w:val="20"/>
                <w:szCs w:val="20"/>
              </w:rPr>
              <w:t>100</w:t>
            </w:r>
          </w:p>
        </w:tc>
        <w:tc>
          <w:tcPr>
            <w:tcW w:w="1310" w:type="dxa"/>
            <w:tcBorders>
              <w:top w:val="nil"/>
              <w:left w:val="nil"/>
              <w:bottom w:val="nil"/>
              <w:right w:val="nil"/>
            </w:tcBorders>
            <w:shd w:val="clear" w:color="auto" w:fill="auto"/>
            <w:vAlign w:val="bottom"/>
            <w:hideMark/>
          </w:tcPr>
          <w:p w14:paraId="37C6A1A0" w14:textId="77777777" w:rsidR="00C95140" w:rsidRPr="00770F5B" w:rsidRDefault="00C95140" w:rsidP="00770F5B">
            <w:pPr>
              <w:widowControl/>
              <w:spacing w:line="259" w:lineRule="auto"/>
              <w:jc w:val="center"/>
              <w:rPr>
                <w:rFonts w:eastAsia="Times New Roman" w:cs="Times New Roman"/>
                <w:sz w:val="20"/>
                <w:szCs w:val="20"/>
              </w:rPr>
            </w:pPr>
          </w:p>
        </w:tc>
        <w:tc>
          <w:tcPr>
            <w:tcW w:w="1210" w:type="dxa"/>
            <w:tcBorders>
              <w:top w:val="nil"/>
              <w:left w:val="nil"/>
              <w:bottom w:val="nil"/>
              <w:right w:val="nil"/>
            </w:tcBorders>
            <w:shd w:val="clear" w:color="auto" w:fill="auto"/>
            <w:vAlign w:val="bottom"/>
            <w:hideMark/>
          </w:tcPr>
          <w:p w14:paraId="5A334114"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bottom"/>
            <w:hideMark/>
          </w:tcPr>
          <w:p w14:paraId="7B5480D1" w14:textId="6E3AC905" w:rsidR="00C95140" w:rsidRPr="00770F5B" w:rsidRDefault="00C95140" w:rsidP="00770F5B">
            <w:pPr>
              <w:widowControl/>
              <w:spacing w:line="259" w:lineRule="auto"/>
              <w:jc w:val="center"/>
              <w:rPr>
                <w:rFonts w:eastAsia="Times New Roman" w:cs="Calibri"/>
                <w:sz w:val="20"/>
                <w:szCs w:val="20"/>
              </w:rPr>
            </w:pPr>
          </w:p>
        </w:tc>
        <w:tc>
          <w:tcPr>
            <w:tcW w:w="1814" w:type="dxa"/>
            <w:tcBorders>
              <w:top w:val="nil"/>
              <w:left w:val="nil"/>
              <w:bottom w:val="nil"/>
              <w:right w:val="nil"/>
            </w:tcBorders>
            <w:shd w:val="clear" w:color="auto" w:fill="auto"/>
            <w:vAlign w:val="bottom"/>
            <w:hideMark/>
          </w:tcPr>
          <w:p w14:paraId="73DEC8FC" w14:textId="77777777" w:rsidR="00C95140" w:rsidRPr="00770F5B" w:rsidRDefault="00C95140" w:rsidP="00770F5B">
            <w:pPr>
              <w:widowControl/>
              <w:spacing w:line="259" w:lineRule="auto"/>
              <w:jc w:val="center"/>
              <w:rPr>
                <w:rFonts w:eastAsia="Times New Roman" w:cs="Calibri"/>
                <w:sz w:val="20"/>
                <w:szCs w:val="20"/>
              </w:rPr>
            </w:pPr>
          </w:p>
        </w:tc>
      </w:tr>
      <w:tr w:rsidR="00C95140" w:rsidRPr="00770F5B" w14:paraId="04D0B86D"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2EFD4F12"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Age</w:t>
            </w:r>
          </w:p>
        </w:tc>
        <w:tc>
          <w:tcPr>
            <w:tcW w:w="1109" w:type="dxa"/>
            <w:tcBorders>
              <w:top w:val="single" w:sz="4" w:space="0" w:color="auto"/>
              <w:left w:val="nil"/>
              <w:bottom w:val="single" w:sz="4" w:space="0" w:color="auto"/>
              <w:right w:val="nil"/>
            </w:tcBorders>
            <w:shd w:val="clear" w:color="000000" w:fill="DEEAF6"/>
            <w:vAlign w:val="center"/>
          </w:tcPr>
          <w:p w14:paraId="46CF2F45" w14:textId="603EB236" w:rsidR="00C95140" w:rsidRPr="00770F5B" w:rsidRDefault="00C95140" w:rsidP="00770F5B">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tcPr>
          <w:p w14:paraId="155539B8" w14:textId="6047A2F3" w:rsidR="00C95140" w:rsidRPr="00770F5B" w:rsidRDefault="00C95140" w:rsidP="00770F5B">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tcPr>
          <w:p w14:paraId="0193FE8C" w14:textId="37431C3E" w:rsidR="00C95140" w:rsidRPr="00770F5B" w:rsidRDefault="00C95140" w:rsidP="00770F5B">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tcPr>
          <w:p w14:paraId="2598E4E7" w14:textId="249F59CE" w:rsidR="00C95140" w:rsidRPr="00770F5B" w:rsidRDefault="00C95140" w:rsidP="00770F5B">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tcPr>
          <w:p w14:paraId="7592338E" w14:textId="1045012A" w:rsidR="00C95140" w:rsidRPr="00770F5B" w:rsidRDefault="00C95140" w:rsidP="00770F5B">
            <w:pPr>
              <w:widowControl/>
              <w:spacing w:line="259" w:lineRule="auto"/>
              <w:jc w:val="center"/>
              <w:rPr>
                <w:rFonts w:eastAsia="Times New Roman" w:cs="Times New Roman"/>
                <w:b/>
                <w:bCs/>
                <w:sz w:val="20"/>
                <w:szCs w:val="20"/>
              </w:rPr>
            </w:pPr>
          </w:p>
        </w:tc>
      </w:tr>
      <w:tr w:rsidR="00714FC9" w:rsidRPr="00770F5B" w14:paraId="6405C8DD" w14:textId="072F9BE7" w:rsidTr="00714FC9">
        <w:tc>
          <w:tcPr>
            <w:tcW w:w="3226" w:type="dxa"/>
            <w:tcBorders>
              <w:top w:val="nil"/>
              <w:left w:val="nil"/>
              <w:bottom w:val="nil"/>
              <w:right w:val="nil"/>
            </w:tcBorders>
            <w:shd w:val="clear" w:color="auto" w:fill="auto"/>
            <w:vAlign w:val="center"/>
            <w:hideMark/>
          </w:tcPr>
          <w:p w14:paraId="563FE3C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15-19</w:t>
            </w:r>
          </w:p>
        </w:tc>
        <w:tc>
          <w:tcPr>
            <w:tcW w:w="1109" w:type="dxa"/>
            <w:tcBorders>
              <w:top w:val="nil"/>
              <w:left w:val="nil"/>
              <w:bottom w:val="nil"/>
              <w:right w:val="nil"/>
            </w:tcBorders>
            <w:shd w:val="clear" w:color="auto" w:fill="auto"/>
            <w:vAlign w:val="center"/>
            <w:hideMark/>
          </w:tcPr>
          <w:p w14:paraId="6C11E2EB"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53B2FD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AA7C05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08ADD5E" w14:textId="424A6D1E"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5B1A1F" w14:textId="77777777" w:rsidR="00714FC9" w:rsidRPr="00770F5B" w:rsidRDefault="00714FC9" w:rsidP="00714FC9">
            <w:pPr>
              <w:widowControl/>
              <w:spacing w:line="259" w:lineRule="auto"/>
              <w:jc w:val="center"/>
              <w:rPr>
                <w:rFonts w:eastAsia="Times New Roman" w:cs="Times New Roman"/>
                <w:sz w:val="20"/>
                <w:szCs w:val="20"/>
              </w:rPr>
            </w:pPr>
          </w:p>
        </w:tc>
        <w:tc>
          <w:tcPr>
            <w:tcW w:w="1814" w:type="dxa"/>
            <w:vAlign w:val="center"/>
          </w:tcPr>
          <w:p w14:paraId="487CB347" w14:textId="77777777" w:rsidR="00714FC9" w:rsidRPr="00770F5B" w:rsidRDefault="00714FC9" w:rsidP="00714FC9">
            <w:pPr>
              <w:widowControl/>
              <w:spacing w:line="240" w:lineRule="auto"/>
            </w:pPr>
          </w:p>
        </w:tc>
      </w:tr>
      <w:tr w:rsidR="00714FC9" w:rsidRPr="00770F5B" w14:paraId="037F12C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CF7A991"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20-24</w:t>
            </w:r>
          </w:p>
        </w:tc>
        <w:tc>
          <w:tcPr>
            <w:tcW w:w="1109" w:type="dxa"/>
            <w:tcBorders>
              <w:top w:val="single" w:sz="4" w:space="0" w:color="auto"/>
              <w:left w:val="nil"/>
              <w:bottom w:val="single" w:sz="4" w:space="0" w:color="auto"/>
              <w:right w:val="nil"/>
            </w:tcBorders>
            <w:shd w:val="clear" w:color="auto" w:fill="auto"/>
            <w:vAlign w:val="center"/>
            <w:hideMark/>
          </w:tcPr>
          <w:p w14:paraId="5430ED00" w14:textId="3C48EEF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4010438" w14:textId="5504561E"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660BD5C6" w14:textId="22689551"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F14E977" w14:textId="213504CB"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04D6096" w14:textId="0A059459"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509715E7"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3CFFAC7D"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25-29</w:t>
            </w:r>
          </w:p>
        </w:tc>
        <w:tc>
          <w:tcPr>
            <w:tcW w:w="1109" w:type="dxa"/>
            <w:tcBorders>
              <w:top w:val="nil"/>
              <w:left w:val="nil"/>
              <w:bottom w:val="nil"/>
              <w:right w:val="nil"/>
            </w:tcBorders>
            <w:shd w:val="clear" w:color="auto" w:fill="auto"/>
            <w:vAlign w:val="center"/>
            <w:hideMark/>
          </w:tcPr>
          <w:p w14:paraId="37891599"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210E4E6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CE355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785EBD9C" w14:textId="1318E17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59CEF59"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F9CE2CA"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F302053"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30-34</w:t>
            </w:r>
          </w:p>
        </w:tc>
        <w:tc>
          <w:tcPr>
            <w:tcW w:w="1109" w:type="dxa"/>
            <w:tcBorders>
              <w:top w:val="single" w:sz="4" w:space="0" w:color="auto"/>
              <w:left w:val="nil"/>
              <w:bottom w:val="single" w:sz="4" w:space="0" w:color="auto"/>
              <w:right w:val="nil"/>
            </w:tcBorders>
            <w:shd w:val="clear" w:color="auto" w:fill="auto"/>
            <w:vAlign w:val="center"/>
            <w:hideMark/>
          </w:tcPr>
          <w:p w14:paraId="0454EF17" w14:textId="3C8D6DF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964FE27" w14:textId="18C156C2"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276EBDE" w14:textId="4C2A0DC4"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7438B59" w14:textId="045F0860"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2545BE29" w14:textId="4CD0FB2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5F0D992"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0B54C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35-39</w:t>
            </w:r>
          </w:p>
        </w:tc>
        <w:tc>
          <w:tcPr>
            <w:tcW w:w="1109" w:type="dxa"/>
            <w:tcBorders>
              <w:top w:val="nil"/>
              <w:left w:val="nil"/>
              <w:bottom w:val="nil"/>
              <w:right w:val="nil"/>
            </w:tcBorders>
            <w:shd w:val="clear" w:color="auto" w:fill="auto"/>
            <w:vAlign w:val="center"/>
            <w:hideMark/>
          </w:tcPr>
          <w:p w14:paraId="0646B01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60DE274A"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5961FEB"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B5352A3" w14:textId="083EF9E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696100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8DA6BCC"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73D77C6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40-44</w:t>
            </w:r>
          </w:p>
        </w:tc>
        <w:tc>
          <w:tcPr>
            <w:tcW w:w="1109" w:type="dxa"/>
            <w:tcBorders>
              <w:top w:val="single" w:sz="4" w:space="0" w:color="auto"/>
              <w:left w:val="nil"/>
              <w:bottom w:val="single" w:sz="4" w:space="0" w:color="auto"/>
              <w:right w:val="nil"/>
            </w:tcBorders>
            <w:shd w:val="clear" w:color="auto" w:fill="auto"/>
            <w:vAlign w:val="center"/>
            <w:hideMark/>
          </w:tcPr>
          <w:p w14:paraId="2CCC1E09" w14:textId="7306EA3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2DA9161D" w14:textId="6B550AA3"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AC21E04" w14:textId="3885FF62"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1406643C" w14:textId="07A3294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4401109" w14:textId="19740228"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F1013C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2E664FAC"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45-49</w:t>
            </w:r>
          </w:p>
        </w:tc>
        <w:tc>
          <w:tcPr>
            <w:tcW w:w="1109" w:type="dxa"/>
            <w:tcBorders>
              <w:top w:val="nil"/>
              <w:left w:val="nil"/>
              <w:bottom w:val="nil"/>
              <w:right w:val="nil"/>
            </w:tcBorders>
            <w:shd w:val="clear" w:color="auto" w:fill="auto"/>
            <w:vAlign w:val="center"/>
            <w:hideMark/>
          </w:tcPr>
          <w:p w14:paraId="260B35CE"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171BDB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2CB47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B744454" w14:textId="12837F3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66E4313"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EBD899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16D3BE5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50-59</w:t>
            </w:r>
          </w:p>
        </w:tc>
        <w:tc>
          <w:tcPr>
            <w:tcW w:w="1109" w:type="dxa"/>
            <w:tcBorders>
              <w:top w:val="single" w:sz="4" w:space="0" w:color="auto"/>
              <w:left w:val="nil"/>
              <w:bottom w:val="single" w:sz="4" w:space="0" w:color="auto"/>
              <w:right w:val="nil"/>
            </w:tcBorders>
            <w:shd w:val="clear" w:color="auto" w:fill="auto"/>
            <w:vAlign w:val="center"/>
            <w:hideMark/>
          </w:tcPr>
          <w:p w14:paraId="543AE667" w14:textId="59B3394A"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2A5D77B" w14:textId="4BA9B874"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5F487042" w14:textId="49161B8C"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79078770" w14:textId="702BA8CA"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0E3D05F" w14:textId="55F752E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3C232BF"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3853CE0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60+</w:t>
            </w:r>
          </w:p>
        </w:tc>
        <w:tc>
          <w:tcPr>
            <w:tcW w:w="1109" w:type="dxa"/>
            <w:tcBorders>
              <w:top w:val="single" w:sz="4" w:space="0" w:color="auto"/>
              <w:left w:val="nil"/>
              <w:bottom w:val="single" w:sz="4" w:space="0" w:color="auto"/>
              <w:right w:val="nil"/>
            </w:tcBorders>
            <w:shd w:val="clear" w:color="auto" w:fill="auto"/>
            <w:vAlign w:val="center"/>
            <w:hideMark/>
          </w:tcPr>
          <w:p w14:paraId="0213C58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B8D7D7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0E14467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3AE0C941" w14:textId="0C345C2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C95A405"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088C1025"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7C21CEE8" w14:textId="77777777"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Education</w:t>
            </w:r>
          </w:p>
        </w:tc>
        <w:tc>
          <w:tcPr>
            <w:tcW w:w="1109" w:type="dxa"/>
            <w:tcBorders>
              <w:top w:val="single" w:sz="4" w:space="0" w:color="auto"/>
              <w:left w:val="nil"/>
              <w:bottom w:val="single" w:sz="4" w:space="0" w:color="auto"/>
              <w:right w:val="nil"/>
            </w:tcBorders>
            <w:shd w:val="clear" w:color="000000" w:fill="DEEAF6"/>
            <w:vAlign w:val="center"/>
            <w:hideMark/>
          </w:tcPr>
          <w:p w14:paraId="380B8E7F" w14:textId="4FBF53A0"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hideMark/>
          </w:tcPr>
          <w:p w14:paraId="2E666D7D" w14:textId="79F801B4" w:rsidR="00714FC9" w:rsidRPr="00770F5B" w:rsidRDefault="00714FC9" w:rsidP="00714FC9">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hideMark/>
          </w:tcPr>
          <w:p w14:paraId="2A831599" w14:textId="3A665BC3" w:rsidR="00714FC9" w:rsidRPr="00770F5B" w:rsidRDefault="00714FC9" w:rsidP="00714FC9">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hideMark/>
          </w:tcPr>
          <w:p w14:paraId="01E06979" w14:textId="03DB2DF9" w:rsidR="00714FC9" w:rsidRPr="00770F5B" w:rsidRDefault="00714FC9" w:rsidP="00714FC9">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hideMark/>
          </w:tcPr>
          <w:p w14:paraId="193B0719" w14:textId="0A7F4CAD" w:rsidR="00714FC9" w:rsidRPr="00770F5B" w:rsidRDefault="00714FC9" w:rsidP="00714FC9">
            <w:pPr>
              <w:widowControl/>
              <w:spacing w:line="259" w:lineRule="auto"/>
              <w:jc w:val="center"/>
              <w:rPr>
                <w:rFonts w:eastAsia="Times New Roman" w:cs="Times New Roman"/>
                <w:b/>
                <w:bCs/>
                <w:sz w:val="20"/>
                <w:szCs w:val="20"/>
              </w:rPr>
            </w:pPr>
          </w:p>
        </w:tc>
      </w:tr>
      <w:tr w:rsidR="00714FC9" w:rsidRPr="00770F5B" w14:paraId="3BA11D96"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00541F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No education</w:t>
            </w:r>
          </w:p>
        </w:tc>
        <w:tc>
          <w:tcPr>
            <w:tcW w:w="1109" w:type="dxa"/>
            <w:tcBorders>
              <w:top w:val="nil"/>
              <w:left w:val="nil"/>
              <w:bottom w:val="nil"/>
              <w:right w:val="nil"/>
            </w:tcBorders>
            <w:shd w:val="clear" w:color="auto" w:fill="auto"/>
            <w:vAlign w:val="center"/>
            <w:hideMark/>
          </w:tcPr>
          <w:p w14:paraId="364B425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3C961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F57B997"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377B4A4" w14:textId="50AD4A8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259D730"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85DDF26"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2EF8D278"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Less than primary</w:t>
            </w:r>
          </w:p>
        </w:tc>
        <w:tc>
          <w:tcPr>
            <w:tcW w:w="1109" w:type="dxa"/>
            <w:tcBorders>
              <w:top w:val="single" w:sz="4" w:space="0" w:color="auto"/>
              <w:left w:val="nil"/>
              <w:bottom w:val="single" w:sz="4" w:space="0" w:color="auto"/>
              <w:right w:val="nil"/>
            </w:tcBorders>
            <w:shd w:val="clear" w:color="auto" w:fill="auto"/>
            <w:vAlign w:val="center"/>
            <w:hideMark/>
          </w:tcPr>
          <w:p w14:paraId="1AAF0A4E" w14:textId="23123541"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82B1B77" w14:textId="0C91C84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8C988DC" w14:textId="4FBCC7BF"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6943797" w14:textId="1847CB92"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F256344" w14:textId="15596A12"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9A3363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4469E8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primary</w:t>
            </w:r>
          </w:p>
        </w:tc>
        <w:tc>
          <w:tcPr>
            <w:tcW w:w="1109" w:type="dxa"/>
            <w:tcBorders>
              <w:top w:val="nil"/>
              <w:left w:val="nil"/>
              <w:bottom w:val="nil"/>
              <w:right w:val="nil"/>
            </w:tcBorders>
            <w:shd w:val="clear" w:color="auto" w:fill="auto"/>
            <w:vAlign w:val="center"/>
            <w:hideMark/>
          </w:tcPr>
          <w:p w14:paraId="643C864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F7EE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276C1B3"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0F1D0D6" w14:textId="2246F9B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7E57AC2"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C3EDB2B"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0564091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secondary</w:t>
            </w:r>
          </w:p>
        </w:tc>
        <w:tc>
          <w:tcPr>
            <w:tcW w:w="1109" w:type="dxa"/>
            <w:tcBorders>
              <w:top w:val="single" w:sz="4" w:space="0" w:color="auto"/>
              <w:left w:val="nil"/>
              <w:bottom w:val="single" w:sz="4" w:space="0" w:color="auto"/>
              <w:right w:val="nil"/>
            </w:tcBorders>
            <w:shd w:val="clear" w:color="auto" w:fill="auto"/>
            <w:vAlign w:val="center"/>
            <w:hideMark/>
          </w:tcPr>
          <w:p w14:paraId="69BC9B6D" w14:textId="17E6149B"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03A3A507" w14:textId="70B14A3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7FEBDC2" w14:textId="5C78D388"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42C28881" w14:textId="2257E10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BFB8C37" w14:textId="20615EA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4C32BFEE"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526ADB8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lastRenderedPageBreak/>
              <w:t>Higher</w:t>
            </w:r>
          </w:p>
        </w:tc>
        <w:tc>
          <w:tcPr>
            <w:tcW w:w="1109" w:type="dxa"/>
            <w:tcBorders>
              <w:top w:val="nil"/>
              <w:left w:val="nil"/>
              <w:bottom w:val="nil"/>
              <w:right w:val="nil"/>
            </w:tcBorders>
            <w:shd w:val="clear" w:color="auto" w:fill="auto"/>
            <w:vAlign w:val="center"/>
            <w:hideMark/>
          </w:tcPr>
          <w:p w14:paraId="6873F0BA"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42E6FBF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25E12B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E01EA33" w14:textId="52781516"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8284F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73D9135"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51F9F802" w14:textId="1DAF8EB5"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09" w:type="dxa"/>
            <w:tcBorders>
              <w:top w:val="single" w:sz="4" w:space="0" w:color="auto"/>
              <w:left w:val="nil"/>
              <w:bottom w:val="single" w:sz="4" w:space="0" w:color="auto"/>
              <w:right w:val="nil"/>
            </w:tcBorders>
            <w:shd w:val="clear" w:color="auto" w:fill="auto"/>
            <w:vAlign w:val="center"/>
            <w:hideMark/>
          </w:tcPr>
          <w:p w14:paraId="7DAC49CD" w14:textId="63CDDB96"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55983EF3" w14:textId="6B6DE73A"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CB3C552" w14:textId="724C7ED3"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7A5BAD9" w14:textId="7BAA4E1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BFDEB6E" w14:textId="4F821E9F" w:rsidR="00714FC9" w:rsidRPr="00770F5B" w:rsidRDefault="00714FC9" w:rsidP="00714FC9">
            <w:pPr>
              <w:widowControl/>
              <w:spacing w:line="259" w:lineRule="auto"/>
              <w:jc w:val="center"/>
              <w:rPr>
                <w:rFonts w:eastAsia="Times New Roman" w:cs="Times New Roman"/>
                <w:sz w:val="20"/>
                <w:szCs w:val="20"/>
              </w:rPr>
            </w:pPr>
          </w:p>
        </w:tc>
      </w:tr>
    </w:tbl>
    <w:p w14:paraId="0FF88B94" w14:textId="1D690D38" w:rsidR="00C95140" w:rsidRPr="0087225D" w:rsidRDefault="00C95140" w:rsidP="00FF7E45">
      <w:pPr>
        <w:pStyle w:val="BodyText1"/>
        <w:spacing w:after="0"/>
        <w:ind w:left="86" w:hanging="86"/>
        <w:rPr>
          <w:sz w:val="16"/>
        </w:rPr>
      </w:pPr>
      <w:commentRangeStart w:id="808"/>
      <w:r w:rsidRPr="0087225D">
        <w:rPr>
          <w:sz w:val="16"/>
        </w:rPr>
        <w:t>^ Results not statistically reliable, n&lt;30  </w:t>
      </w:r>
      <w:commentRangeEnd w:id="808"/>
      <w:r>
        <w:rPr>
          <w:rStyle w:val="CommentReference"/>
          <w:rFonts w:eastAsia="Arial" w:cs="Arial"/>
          <w:color w:val="000000"/>
        </w:rPr>
        <w:commentReference w:id="808"/>
      </w:r>
    </w:p>
    <w:p w14:paraId="4D0F60D7" w14:textId="315DEA8D"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202FB29" w14:textId="3AAB5470" w:rsidR="00C95140" w:rsidRPr="00074C3A" w:rsidRDefault="00C95140" w:rsidP="00FF7E45">
      <w:pPr>
        <w:pStyle w:val="BodyText1"/>
        <w:spacing w:after="0"/>
        <w:ind w:left="86" w:hanging="86"/>
        <w:rPr>
          <w:sz w:val="16"/>
        </w:rPr>
      </w:pPr>
      <w:r w:rsidRPr="00074C3A">
        <w:rPr>
          <w:sz w:val="16"/>
        </w:rPr>
        <w:t xml:space="preserve">Note: Estimates </w:t>
      </w:r>
      <w:r w:rsidR="008D1A1F">
        <w:rPr>
          <w:sz w:val="16"/>
        </w:rPr>
        <w:t xml:space="preserve">are </w:t>
      </w:r>
      <w:r w:rsidR="00753DA1">
        <w:rPr>
          <w:sz w:val="16"/>
        </w:rPr>
        <w:t>based on de jure household members who are farmers responsible for raising fish in ponds</w:t>
      </w:r>
      <w:r w:rsidRPr="00074C3A">
        <w:rPr>
          <w:sz w:val="16"/>
        </w:rPr>
        <w:t>.</w:t>
      </w:r>
    </w:p>
    <w:p w14:paraId="276A32AE" w14:textId="77777777" w:rsidR="00C95140" w:rsidRDefault="00C95140" w:rsidP="00FF7E45">
      <w:pPr>
        <w:pStyle w:val="L1-FlLSp12"/>
        <w:spacing w:after="240"/>
        <w:ind w:left="86" w:hanging="86"/>
        <w:rPr>
          <w:sz w:val="16"/>
          <w:szCs w:val="16"/>
        </w:rPr>
      </w:pPr>
      <w:r w:rsidRPr="00076ED3">
        <w:rPr>
          <w:sz w:val="16"/>
          <w:szCs w:val="16"/>
        </w:rPr>
        <w:t xml:space="preserve">Source: </w:t>
      </w:r>
      <w:r w:rsidRPr="00AD798A">
        <w:rPr>
          <w:sz w:val="16"/>
          <w:szCs w:val="16"/>
        </w:rPr>
        <w:t>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w:t>
      </w:r>
      <w:r w:rsidRPr="00076ED3">
        <w:rPr>
          <w:sz w:val="16"/>
          <w:szCs w:val="16"/>
        </w:rPr>
        <w:t>.</w:t>
      </w:r>
    </w:p>
    <w:p w14:paraId="30270E6F" w14:textId="77777777" w:rsidR="00C95140" w:rsidRDefault="00C95140" w:rsidP="00770F5B">
      <w:pPr>
        <w:pStyle w:val="BodyText1"/>
      </w:pPr>
      <w:r w:rsidRPr="00E06261">
        <w:rPr>
          <w:highlight w:val="yellow"/>
        </w:rPr>
        <w:t>[Discuss relevant findings from other studies</w:t>
      </w:r>
      <w:r>
        <w:rPr>
          <w:highlight w:val="yellow"/>
        </w:rPr>
        <w:t>, if available</w:t>
      </w:r>
      <w:r w:rsidRPr="00E06261">
        <w:rPr>
          <w:highlight w:val="yellow"/>
        </w:rPr>
        <w:t>.]</w:t>
      </w:r>
    </w:p>
    <w:p w14:paraId="65618E44" w14:textId="77777777" w:rsidR="00C95140" w:rsidRDefault="00C95140" w:rsidP="00770F5B">
      <w:pPr>
        <w:pStyle w:val="BodyText1"/>
      </w:pPr>
      <w:r w:rsidRPr="00116A26">
        <w:t>In general, fishpond farmers raise fish for consumption by their household, to sell for income, or for both household consumptio</w:t>
      </w:r>
      <w:r>
        <w:t>n and sale</w:t>
      </w:r>
      <w:r w:rsidRPr="00116A26">
        <w:t xml:space="preserve">. </w:t>
      </w:r>
      <w:r w:rsidRPr="00561C91">
        <w:rPr>
          <w:b/>
        </w:rPr>
        <w:t xml:space="preserve">Table </w:t>
      </w:r>
      <w:r>
        <w:rPr>
          <w:b/>
          <w:bCs/>
        </w:rPr>
        <w:t>7</w:t>
      </w:r>
      <w:r>
        <w:rPr>
          <w:b/>
        </w:rPr>
        <w:t>.</w:t>
      </w:r>
      <w:r w:rsidRPr="00104D36">
        <w:rPr>
          <w:b/>
        </w:rPr>
        <w:t>2.2</w:t>
      </w:r>
      <w:r w:rsidRPr="00E06261">
        <w:t xml:space="preserve"> pr</w:t>
      </w:r>
      <w:r>
        <w:t>esent</w:t>
      </w:r>
      <w:r w:rsidRPr="00E06261">
        <w:t xml:space="preserve">s information about </w:t>
      </w:r>
      <w:r>
        <w:t>why farmers raise fish in ponds</w:t>
      </w:r>
      <w:r w:rsidRPr="00104D36">
        <w:t xml:space="preserve">. </w:t>
      </w:r>
      <w:r>
        <w:t>[</w:t>
      </w:r>
      <w:r w:rsidRPr="00104D36">
        <w:rPr>
          <w:highlight w:val="yellow"/>
        </w:rPr>
        <w:t xml:space="preserve">Discuss findings. Were any differences found between disaggregate categories?] </w:t>
      </w:r>
    </w:p>
    <w:p w14:paraId="6A9BADA7" w14:textId="77777777" w:rsidR="00C95140" w:rsidRPr="00E96409" w:rsidRDefault="00C95140" w:rsidP="00770F5B">
      <w:pPr>
        <w:pStyle w:val="Tabletitle"/>
      </w:pPr>
      <w:bookmarkStart w:id="809" w:name="_Toc63673110"/>
      <w:r w:rsidRPr="00E96409">
        <w:t xml:space="preserve">Table </w:t>
      </w:r>
      <w:r>
        <w:t>7</w:t>
      </w:r>
      <w:r w:rsidRPr="00E96409">
        <w:t>.2.2</w:t>
      </w:r>
      <w:r>
        <w:t>:</w:t>
      </w:r>
      <w:r w:rsidRPr="00E96409">
        <w:t xml:space="preserve"> </w:t>
      </w:r>
      <w:r>
        <w:t xml:space="preserve">Reasons for Raising Fish in Fishponds </w:t>
      </w:r>
      <w:r w:rsidRPr="00E96409">
        <w:t xml:space="preserve">in the ZOI, </w:t>
      </w:r>
      <w:r>
        <w:t>in T</w:t>
      </w:r>
      <w:r w:rsidRPr="00E96409">
        <w:t xml:space="preserve">otal and by </w:t>
      </w:r>
      <w:r>
        <w:t>F</w:t>
      </w:r>
      <w:r w:rsidRPr="00E96409">
        <w:t xml:space="preserve">armers’ </w:t>
      </w:r>
      <w:r>
        <w:t>S</w:t>
      </w:r>
      <w:r w:rsidRPr="00E96409">
        <w:t xml:space="preserve">ex and </w:t>
      </w:r>
      <w:r>
        <w:t>A</w:t>
      </w:r>
      <w:r w:rsidRPr="00E96409">
        <w:t>ge</w:t>
      </w:r>
      <w:bookmarkEnd w:id="809"/>
    </w:p>
    <w:tbl>
      <w:tblPr>
        <w:tblW w:w="5000" w:type="pct"/>
        <w:tblLook w:val="04A0" w:firstRow="1" w:lastRow="0" w:firstColumn="1" w:lastColumn="0" w:noHBand="0" w:noVBand="1"/>
      </w:tblPr>
      <w:tblGrid>
        <w:gridCol w:w="2700"/>
        <w:gridCol w:w="1065"/>
        <w:gridCol w:w="1065"/>
        <w:gridCol w:w="1025"/>
        <w:gridCol w:w="632"/>
        <w:gridCol w:w="285"/>
        <w:gridCol w:w="1084"/>
        <w:gridCol w:w="1084"/>
        <w:gridCol w:w="636"/>
      </w:tblGrid>
      <w:tr w:rsidR="00C95140" w:rsidRPr="00770F5B" w14:paraId="56DD00D9" w14:textId="77777777" w:rsidTr="000079DE">
        <w:tc>
          <w:tcPr>
            <w:tcW w:w="1410" w:type="pct"/>
            <w:vMerge w:val="restart"/>
            <w:tcBorders>
              <w:top w:val="single" w:sz="4" w:space="0" w:color="auto"/>
              <w:left w:val="nil"/>
              <w:bottom w:val="single" w:sz="4" w:space="0" w:color="000000"/>
              <w:right w:val="nil"/>
            </w:tcBorders>
            <w:shd w:val="clear" w:color="000000" w:fill="387990"/>
            <w:vAlign w:val="bottom"/>
            <w:hideMark/>
          </w:tcPr>
          <w:p w14:paraId="7161CF89"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Reason for raising fish</w:t>
            </w:r>
          </w:p>
        </w:tc>
        <w:tc>
          <w:tcPr>
            <w:tcW w:w="556" w:type="pct"/>
            <w:vMerge w:val="restart"/>
            <w:tcBorders>
              <w:top w:val="single" w:sz="4" w:space="0" w:color="auto"/>
              <w:left w:val="nil"/>
              <w:bottom w:val="nil"/>
              <w:right w:val="nil"/>
            </w:tcBorders>
            <w:shd w:val="clear" w:color="000000" w:fill="387990"/>
            <w:vAlign w:val="bottom"/>
            <w:hideMark/>
          </w:tcPr>
          <w:p w14:paraId="50639BE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p>
        </w:tc>
        <w:tc>
          <w:tcPr>
            <w:tcW w:w="1421" w:type="pct"/>
            <w:gridSpan w:val="3"/>
            <w:tcBorders>
              <w:top w:val="single" w:sz="4" w:space="0" w:color="auto"/>
              <w:left w:val="nil"/>
              <w:bottom w:val="single" w:sz="4" w:space="0" w:color="FFFFFF"/>
              <w:right w:val="nil"/>
            </w:tcBorders>
            <w:shd w:val="clear" w:color="000000" w:fill="387990"/>
            <w:vAlign w:val="center"/>
            <w:hideMark/>
          </w:tcPr>
          <w:p w14:paraId="185FC9CD"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DCD86C1" w14:textId="77777777" w:rsidR="00C95140" w:rsidRPr="00770F5B" w:rsidRDefault="00C95140"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40B76651" w14:textId="7083839A"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0079DE" w:rsidRPr="00770F5B" w14:paraId="56E2FC9D" w14:textId="77777777" w:rsidTr="00BE7C43">
        <w:tc>
          <w:tcPr>
            <w:tcW w:w="1412" w:type="pct"/>
            <w:vMerge/>
            <w:tcBorders>
              <w:top w:val="single" w:sz="4" w:space="0" w:color="auto"/>
              <w:left w:val="nil"/>
              <w:bottom w:val="single" w:sz="4" w:space="0" w:color="000000"/>
              <w:right w:val="nil"/>
            </w:tcBorders>
            <w:vAlign w:val="center"/>
            <w:hideMark/>
          </w:tcPr>
          <w:p w14:paraId="77767359"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vMerge/>
            <w:tcBorders>
              <w:top w:val="single" w:sz="4" w:space="0" w:color="auto"/>
              <w:left w:val="nil"/>
              <w:bottom w:val="nil"/>
              <w:right w:val="nil"/>
            </w:tcBorders>
            <w:vAlign w:val="center"/>
            <w:hideMark/>
          </w:tcPr>
          <w:p w14:paraId="16341A77"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67E807E4"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p>
        </w:tc>
        <w:tc>
          <w:tcPr>
            <w:tcW w:w="535" w:type="pct"/>
            <w:tcBorders>
              <w:top w:val="nil"/>
              <w:left w:val="nil"/>
              <w:bottom w:val="nil"/>
              <w:right w:val="nil"/>
            </w:tcBorders>
            <w:shd w:val="clear" w:color="000000" w:fill="387990"/>
            <w:vAlign w:val="center"/>
            <w:hideMark/>
          </w:tcPr>
          <w:p w14:paraId="4B83ACAA"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C689D22" w14:textId="71FDDE11" w:rsidR="000079DE" w:rsidRPr="00770F5B" w:rsidRDefault="000079DE" w:rsidP="00C53C55">
            <w:pPr>
              <w:widowControl/>
              <w:spacing w:line="259" w:lineRule="auto"/>
              <w:jc w:val="center"/>
              <w:rPr>
                <w:rFonts w:eastAsia="Times New Roman" w:cs="Times New Roman"/>
                <w:b/>
                <w:bCs/>
                <w:color w:val="FFFFFF"/>
                <w:sz w:val="20"/>
                <w:szCs w:val="20"/>
              </w:rPr>
            </w:pPr>
          </w:p>
          <w:p w14:paraId="1583D2BF" w14:textId="7460D0F7" w:rsidR="000079DE" w:rsidRPr="00770F5B" w:rsidRDefault="000079DE">
            <w:pPr>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7D38ACD2"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nil"/>
              <w:right w:val="nil"/>
            </w:tcBorders>
            <w:shd w:val="clear" w:color="000000" w:fill="387990"/>
            <w:vAlign w:val="center"/>
            <w:hideMark/>
          </w:tcPr>
          <w:p w14:paraId="024AE06A" w14:textId="005C9798"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15-29 </w:t>
            </w:r>
          </w:p>
        </w:tc>
        <w:tc>
          <w:tcPr>
            <w:tcW w:w="566" w:type="pct"/>
            <w:tcBorders>
              <w:top w:val="nil"/>
              <w:left w:val="nil"/>
              <w:bottom w:val="nil"/>
              <w:right w:val="nil"/>
            </w:tcBorders>
            <w:shd w:val="clear" w:color="000000" w:fill="387990"/>
            <w:vAlign w:val="center"/>
            <w:hideMark/>
          </w:tcPr>
          <w:p w14:paraId="0D8FFA2F" w14:textId="7B306461"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28C86E8" w14:textId="63F5BD8D" w:rsidR="000079DE" w:rsidRPr="00770F5B" w:rsidRDefault="000079DE" w:rsidP="00C53C55">
            <w:pPr>
              <w:widowControl/>
              <w:spacing w:line="259" w:lineRule="auto"/>
              <w:jc w:val="center"/>
              <w:rPr>
                <w:rFonts w:eastAsia="Times New Roman" w:cs="Times New Roman"/>
                <w:b/>
                <w:bCs/>
                <w:color w:val="FFFFFF"/>
                <w:sz w:val="20"/>
                <w:szCs w:val="20"/>
              </w:rPr>
            </w:pPr>
          </w:p>
          <w:p w14:paraId="677D8EFA" w14:textId="242042FB" w:rsidR="000079DE" w:rsidRPr="00770F5B" w:rsidRDefault="000079DE">
            <w:pPr>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r>
      <w:tr w:rsidR="000079DE" w:rsidRPr="00770F5B" w14:paraId="0BB0579A" w14:textId="77777777" w:rsidTr="00BE7C43">
        <w:trPr>
          <w:trHeight w:val="170"/>
        </w:trPr>
        <w:tc>
          <w:tcPr>
            <w:tcW w:w="1410" w:type="pct"/>
            <w:vMerge/>
            <w:tcBorders>
              <w:top w:val="single" w:sz="4" w:space="0" w:color="auto"/>
              <w:left w:val="nil"/>
              <w:bottom w:val="single" w:sz="4" w:space="0" w:color="auto"/>
              <w:right w:val="nil"/>
            </w:tcBorders>
            <w:vAlign w:val="center"/>
            <w:hideMark/>
          </w:tcPr>
          <w:p w14:paraId="5D01ED2C"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2DF49E88"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center"/>
            <w:hideMark/>
          </w:tcPr>
          <w:p w14:paraId="1C729050"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35" w:type="pct"/>
            <w:tcBorders>
              <w:top w:val="nil"/>
              <w:left w:val="nil"/>
              <w:bottom w:val="single" w:sz="4" w:space="0" w:color="auto"/>
              <w:right w:val="nil"/>
            </w:tcBorders>
            <w:shd w:val="clear" w:color="000000" w:fill="387990"/>
            <w:vAlign w:val="center"/>
            <w:hideMark/>
          </w:tcPr>
          <w:p w14:paraId="72171CC9"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BB82F0C" w14:textId="0C5E6580" w:rsidR="000079DE" w:rsidRPr="00770F5B" w:rsidRDefault="000079DE" w:rsidP="00770F5B">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63F1CC14"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single" w:sz="4" w:space="0" w:color="auto"/>
              <w:right w:val="nil"/>
            </w:tcBorders>
            <w:shd w:val="clear" w:color="000000" w:fill="387990"/>
            <w:vAlign w:val="center"/>
            <w:hideMark/>
          </w:tcPr>
          <w:p w14:paraId="4E2F0AAF"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66" w:type="pct"/>
            <w:tcBorders>
              <w:top w:val="nil"/>
              <w:left w:val="nil"/>
              <w:bottom w:val="single" w:sz="4" w:space="0" w:color="auto"/>
              <w:right w:val="nil"/>
            </w:tcBorders>
            <w:shd w:val="clear" w:color="000000" w:fill="387990"/>
            <w:vAlign w:val="center"/>
            <w:hideMark/>
          </w:tcPr>
          <w:p w14:paraId="7DB9B93B"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9040E95" w14:textId="5B681222" w:rsidR="000079DE" w:rsidRPr="00770F5B" w:rsidRDefault="000079DE" w:rsidP="00770F5B">
            <w:pPr>
              <w:widowControl/>
              <w:spacing w:line="259" w:lineRule="auto"/>
              <w:jc w:val="center"/>
              <w:rPr>
                <w:rFonts w:eastAsia="Times New Roman" w:cs="Times New Roman"/>
                <w:b/>
                <w:bCs/>
                <w:color w:val="FFFFFF"/>
                <w:sz w:val="20"/>
                <w:szCs w:val="20"/>
              </w:rPr>
            </w:pPr>
          </w:p>
        </w:tc>
      </w:tr>
      <w:tr w:rsidR="00C95140" w:rsidRPr="00770F5B" w14:paraId="16CD7EF3" w14:textId="77777777" w:rsidTr="00BE7C43">
        <w:tc>
          <w:tcPr>
            <w:tcW w:w="1410" w:type="pct"/>
            <w:tcBorders>
              <w:top w:val="single" w:sz="4" w:space="0" w:color="auto"/>
              <w:left w:val="nil"/>
              <w:bottom w:val="single" w:sz="4" w:space="0" w:color="auto"/>
              <w:right w:val="nil"/>
            </w:tcBorders>
            <w:shd w:val="clear" w:color="000000" w:fill="DDEBF7"/>
            <w:vAlign w:val="bottom"/>
            <w:hideMark/>
          </w:tcPr>
          <w:p w14:paraId="071D70E3" w14:textId="77777777" w:rsidR="00C95140" w:rsidRPr="00770F5B" w:rsidRDefault="00C95140" w:rsidP="00770F5B">
            <w:pPr>
              <w:widowControl/>
              <w:spacing w:line="259" w:lineRule="auto"/>
              <w:rPr>
                <w:rFonts w:eastAsia="Times New Roman" w:cs="Times New Roman"/>
                <w:b/>
                <w:bCs/>
                <w:color w:val="auto"/>
                <w:sz w:val="20"/>
                <w:szCs w:val="20"/>
              </w:rPr>
            </w:pPr>
            <w:r w:rsidRPr="00770F5B">
              <w:rPr>
                <w:rFonts w:eastAsia="Times New Roman" w:cs="Times New Roman"/>
                <w:b/>
                <w:bCs/>
                <w:color w:val="auto"/>
                <w:sz w:val="20"/>
                <w:szCs w:val="20"/>
              </w:rPr>
              <w:t>Reason</w:t>
            </w:r>
          </w:p>
        </w:tc>
        <w:tc>
          <w:tcPr>
            <w:tcW w:w="556" w:type="pct"/>
            <w:tcBorders>
              <w:top w:val="single" w:sz="4" w:space="0" w:color="auto"/>
              <w:left w:val="nil"/>
              <w:bottom w:val="single" w:sz="4" w:space="0" w:color="auto"/>
              <w:right w:val="nil"/>
            </w:tcBorders>
            <w:shd w:val="clear" w:color="000000" w:fill="DDEBF7"/>
            <w:vAlign w:val="center"/>
            <w:hideMark/>
          </w:tcPr>
          <w:p w14:paraId="0F8061F3" w14:textId="1CD4022E"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000000" w:fill="DDEBF7"/>
            <w:vAlign w:val="center"/>
            <w:hideMark/>
          </w:tcPr>
          <w:p w14:paraId="4B3A6491" w14:textId="0C6460CD" w:rsidR="00C95140" w:rsidRPr="00770F5B" w:rsidRDefault="00C95140" w:rsidP="00770F5B">
            <w:pPr>
              <w:widowControl/>
              <w:spacing w:line="259" w:lineRule="auto"/>
              <w:jc w:val="center"/>
              <w:rPr>
                <w:rFonts w:eastAsia="Times New Roman" w:cs="Times New Roman"/>
                <w:bCs/>
                <w:color w:val="auto"/>
                <w:sz w:val="20"/>
                <w:szCs w:val="20"/>
              </w:rPr>
            </w:pPr>
          </w:p>
        </w:tc>
        <w:tc>
          <w:tcPr>
            <w:tcW w:w="535" w:type="pct"/>
            <w:tcBorders>
              <w:top w:val="single" w:sz="4" w:space="0" w:color="auto"/>
              <w:left w:val="nil"/>
              <w:bottom w:val="single" w:sz="4" w:space="0" w:color="auto"/>
              <w:right w:val="nil"/>
            </w:tcBorders>
            <w:shd w:val="clear" w:color="000000" w:fill="DDEBF7"/>
            <w:vAlign w:val="center"/>
            <w:hideMark/>
          </w:tcPr>
          <w:p w14:paraId="1A30FED9" w14:textId="01E253E5" w:rsidR="00C95140" w:rsidRPr="00770F5B" w:rsidRDefault="00C95140" w:rsidP="00770F5B">
            <w:pPr>
              <w:widowControl/>
              <w:spacing w:line="259" w:lineRule="auto"/>
              <w:jc w:val="center"/>
              <w:rPr>
                <w:rFonts w:eastAsia="Times New Roman" w:cs="Times New Roman"/>
                <w:bCs/>
                <w:color w:val="auto"/>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64AD7B15" w14:textId="62B92D3D" w:rsidR="00C95140" w:rsidRPr="00770F5B" w:rsidRDefault="00C95140" w:rsidP="00770F5B">
            <w:pPr>
              <w:widowControl/>
              <w:spacing w:line="259" w:lineRule="auto"/>
              <w:jc w:val="center"/>
              <w:rPr>
                <w:rFonts w:eastAsia="Times New Roman" w:cs="Times New Roman"/>
                <w:bCs/>
                <w:color w:val="auto"/>
                <w:sz w:val="20"/>
                <w:szCs w:val="20"/>
              </w:rPr>
            </w:pPr>
          </w:p>
        </w:tc>
        <w:tc>
          <w:tcPr>
            <w:tcW w:w="149" w:type="pct"/>
            <w:tcBorders>
              <w:top w:val="single" w:sz="4" w:space="0" w:color="auto"/>
              <w:left w:val="nil"/>
              <w:bottom w:val="single" w:sz="4" w:space="0" w:color="auto"/>
              <w:right w:val="nil"/>
            </w:tcBorders>
            <w:shd w:val="clear" w:color="000000" w:fill="DDEBF7"/>
            <w:vAlign w:val="center"/>
            <w:hideMark/>
          </w:tcPr>
          <w:p w14:paraId="6E57D3EE" w14:textId="75096E14"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3A6A429A" w14:textId="05D0DBD9"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1989F294" w14:textId="388EBA92" w:rsidR="00C95140" w:rsidRPr="00770F5B" w:rsidRDefault="00C95140" w:rsidP="00770F5B">
            <w:pPr>
              <w:widowControl/>
              <w:spacing w:line="259" w:lineRule="auto"/>
              <w:jc w:val="center"/>
              <w:rPr>
                <w:rFonts w:eastAsia="Times New Roman" w:cs="Times New Roman"/>
                <w:bCs/>
                <w:color w:val="auto"/>
                <w:sz w:val="20"/>
                <w:szCs w:val="20"/>
              </w:rPr>
            </w:pPr>
          </w:p>
        </w:tc>
        <w:tc>
          <w:tcPr>
            <w:tcW w:w="331" w:type="pct"/>
            <w:tcBorders>
              <w:top w:val="single" w:sz="4" w:space="0" w:color="auto"/>
              <w:left w:val="nil"/>
              <w:bottom w:val="single" w:sz="4" w:space="0" w:color="auto"/>
              <w:right w:val="nil"/>
            </w:tcBorders>
            <w:shd w:val="clear" w:color="000000" w:fill="DDEBF7"/>
            <w:vAlign w:val="center"/>
            <w:hideMark/>
          </w:tcPr>
          <w:p w14:paraId="5C2BC911" w14:textId="5698495B" w:rsidR="00C95140" w:rsidRPr="00770F5B" w:rsidRDefault="00C95140" w:rsidP="00770F5B">
            <w:pPr>
              <w:widowControl/>
              <w:spacing w:line="259" w:lineRule="auto"/>
              <w:jc w:val="center"/>
              <w:rPr>
                <w:rFonts w:eastAsia="Times New Roman" w:cs="Times New Roman"/>
                <w:bCs/>
                <w:color w:val="auto"/>
                <w:sz w:val="20"/>
                <w:szCs w:val="20"/>
              </w:rPr>
            </w:pPr>
          </w:p>
        </w:tc>
      </w:tr>
      <w:tr w:rsidR="00C95140" w:rsidRPr="00770F5B" w14:paraId="31C04AE5" w14:textId="77777777" w:rsidTr="000079DE">
        <w:tc>
          <w:tcPr>
            <w:tcW w:w="1410" w:type="pct"/>
            <w:tcBorders>
              <w:top w:val="nil"/>
              <w:left w:val="nil"/>
              <w:bottom w:val="nil"/>
              <w:right w:val="nil"/>
            </w:tcBorders>
            <w:shd w:val="clear" w:color="auto" w:fill="auto"/>
            <w:vAlign w:val="center"/>
            <w:hideMark/>
          </w:tcPr>
          <w:p w14:paraId="648BE7B9"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w:t>
            </w:r>
          </w:p>
        </w:tc>
        <w:tc>
          <w:tcPr>
            <w:tcW w:w="556" w:type="pct"/>
            <w:tcBorders>
              <w:top w:val="nil"/>
              <w:left w:val="nil"/>
              <w:bottom w:val="nil"/>
              <w:right w:val="nil"/>
            </w:tcBorders>
            <w:shd w:val="clear" w:color="auto" w:fill="auto"/>
            <w:vAlign w:val="center"/>
            <w:hideMark/>
          </w:tcPr>
          <w:p w14:paraId="66458DEE"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1562C89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09B7111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F187CD2"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97964B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4119DE4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18713851"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A8A2BD4"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73884CA2"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3905F5BA"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Market</w:t>
            </w:r>
          </w:p>
        </w:tc>
        <w:tc>
          <w:tcPr>
            <w:tcW w:w="556" w:type="pct"/>
            <w:tcBorders>
              <w:top w:val="single" w:sz="4" w:space="0" w:color="auto"/>
              <w:left w:val="nil"/>
              <w:bottom w:val="single" w:sz="4" w:space="0" w:color="auto"/>
              <w:right w:val="nil"/>
            </w:tcBorders>
            <w:shd w:val="clear" w:color="auto" w:fill="auto"/>
            <w:vAlign w:val="center"/>
            <w:hideMark/>
          </w:tcPr>
          <w:p w14:paraId="34B0C5CD" w14:textId="2B430B7D"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7CA10C28" w14:textId="461C95AC"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95C4DB2" w14:textId="51A6CA77" w:rsidR="00C95140" w:rsidRPr="00770F5B" w:rsidRDefault="00C95140" w:rsidP="00770F5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1D868B" w14:textId="06B20F0D" w:rsidR="00C95140" w:rsidRPr="00770F5B" w:rsidRDefault="00C95140" w:rsidP="00770F5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BF7D62" w14:textId="77F814B3"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3539C7E2" w14:textId="033F12F6"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4B5F42F" w14:textId="25C72BA1" w:rsidR="00C95140" w:rsidRPr="00770F5B" w:rsidRDefault="00C95140" w:rsidP="00770F5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36562B3" w14:textId="64E1852C" w:rsidR="00C95140" w:rsidRPr="00770F5B" w:rsidRDefault="00C95140" w:rsidP="00770F5B">
            <w:pPr>
              <w:widowControl/>
              <w:spacing w:line="259" w:lineRule="auto"/>
              <w:jc w:val="center"/>
              <w:rPr>
                <w:rFonts w:eastAsia="Times New Roman" w:cs="Times New Roman"/>
                <w:sz w:val="20"/>
                <w:szCs w:val="20"/>
              </w:rPr>
            </w:pPr>
          </w:p>
        </w:tc>
      </w:tr>
      <w:tr w:rsidR="00C95140" w:rsidRPr="00770F5B" w14:paraId="1FF894F2" w14:textId="77777777" w:rsidTr="000079DE">
        <w:tc>
          <w:tcPr>
            <w:tcW w:w="1410" w:type="pct"/>
            <w:tcBorders>
              <w:top w:val="nil"/>
              <w:left w:val="nil"/>
              <w:bottom w:val="nil"/>
              <w:right w:val="nil"/>
            </w:tcBorders>
            <w:shd w:val="clear" w:color="auto" w:fill="auto"/>
            <w:vAlign w:val="center"/>
            <w:hideMark/>
          </w:tcPr>
          <w:p w14:paraId="4EF0DA5D"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 and market</w:t>
            </w:r>
          </w:p>
        </w:tc>
        <w:tc>
          <w:tcPr>
            <w:tcW w:w="556" w:type="pct"/>
            <w:tcBorders>
              <w:top w:val="nil"/>
              <w:left w:val="nil"/>
              <w:bottom w:val="nil"/>
              <w:right w:val="nil"/>
            </w:tcBorders>
            <w:shd w:val="clear" w:color="auto" w:fill="auto"/>
            <w:vAlign w:val="center"/>
            <w:hideMark/>
          </w:tcPr>
          <w:p w14:paraId="08F5F0D7"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5E250D6B"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4E80AD3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83088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2EAF72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3B19C59A"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66BE84C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F8AC59"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3B04C4DA"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1E76CDC0" w14:textId="730287DF"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56" w:type="pct"/>
            <w:tcBorders>
              <w:top w:val="single" w:sz="4" w:space="0" w:color="auto"/>
              <w:left w:val="nil"/>
              <w:bottom w:val="single" w:sz="4" w:space="0" w:color="auto"/>
              <w:right w:val="nil"/>
            </w:tcBorders>
            <w:shd w:val="clear" w:color="auto" w:fill="auto"/>
            <w:noWrap/>
            <w:vAlign w:val="center"/>
            <w:hideMark/>
          </w:tcPr>
          <w:p w14:paraId="4EBFFD51" w14:textId="3ABED6FB"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noWrap/>
            <w:vAlign w:val="center"/>
            <w:hideMark/>
          </w:tcPr>
          <w:p w14:paraId="3665D99A" w14:textId="464A2789"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C59C63A" w14:textId="25DB9022" w:rsidR="00C95140" w:rsidRPr="00770F5B" w:rsidRDefault="00C95140" w:rsidP="00770F5B">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16A4BF" w14:textId="73352843" w:rsidR="00C95140" w:rsidRPr="00770F5B" w:rsidRDefault="00C95140" w:rsidP="00770F5B">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BAE8A9" w14:textId="59569038"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737C7ADA" w14:textId="68E7942D"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981E6C6" w14:textId="172C6867" w:rsidR="00C95140" w:rsidRPr="00770F5B" w:rsidRDefault="00C95140" w:rsidP="00770F5B">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77EEADB" w14:textId="1DADFA08" w:rsidR="00C95140" w:rsidRPr="00770F5B" w:rsidRDefault="00C95140" w:rsidP="00770F5B">
            <w:pPr>
              <w:widowControl/>
              <w:spacing w:line="259" w:lineRule="auto"/>
              <w:jc w:val="center"/>
              <w:rPr>
                <w:rFonts w:eastAsia="Times New Roman" w:cs="Calibri"/>
                <w:sz w:val="20"/>
                <w:szCs w:val="20"/>
              </w:rPr>
            </w:pPr>
          </w:p>
        </w:tc>
      </w:tr>
    </w:tbl>
    <w:p w14:paraId="4100AB3F" w14:textId="5119DAF1" w:rsidR="00C95140" w:rsidRPr="0087225D" w:rsidRDefault="00C95140" w:rsidP="00FF7E45">
      <w:pPr>
        <w:pStyle w:val="BodyText1"/>
        <w:spacing w:after="0"/>
        <w:ind w:left="86" w:hanging="86"/>
        <w:rPr>
          <w:sz w:val="16"/>
        </w:rPr>
      </w:pPr>
      <w:commentRangeStart w:id="810"/>
      <w:r w:rsidRPr="0087225D">
        <w:rPr>
          <w:sz w:val="16"/>
        </w:rPr>
        <w:t>^ Results not statistically reliable, n&lt;30  </w:t>
      </w:r>
      <w:commentRangeEnd w:id="810"/>
      <w:r>
        <w:rPr>
          <w:rStyle w:val="CommentReference"/>
          <w:rFonts w:eastAsia="Arial" w:cs="Arial"/>
          <w:color w:val="000000"/>
        </w:rPr>
        <w:commentReference w:id="810"/>
      </w:r>
    </w:p>
    <w:p w14:paraId="51B677BD" w14:textId="77777777" w:rsidR="00C95140" w:rsidRDefault="00C95140" w:rsidP="00FF7E45">
      <w:pPr>
        <w:pStyle w:val="BodyText1"/>
        <w:spacing w:after="0"/>
        <w:ind w:left="86" w:hanging="86"/>
        <w:rPr>
          <w:sz w:val="16"/>
        </w:rPr>
      </w:pPr>
      <w:commentRangeStart w:id="81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1"/>
      <w:r>
        <w:rPr>
          <w:rStyle w:val="CommentReference"/>
          <w:rFonts w:eastAsia="Arial" w:cs="Arial"/>
          <w:color w:val="000000"/>
        </w:rPr>
        <w:commentReference w:id="811"/>
      </w:r>
    </w:p>
    <w:p w14:paraId="601C5E0E" w14:textId="2BECFA8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B513B78" w14:textId="71050F34"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36633227" w14:textId="77777777" w:rsidR="00C95140"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687C78E" w14:textId="77777777" w:rsidR="00C95140" w:rsidRDefault="00C95140" w:rsidP="00C95140">
      <w:pPr>
        <w:pStyle w:val="Heading3"/>
        <w:numPr>
          <w:ilvl w:val="2"/>
          <w:numId w:val="58"/>
        </w:numPr>
      </w:pPr>
      <w:bookmarkStart w:id="812" w:name="_Toc63673370"/>
      <w:r w:rsidRPr="00565CA2">
        <w:t>Application of management</w:t>
      </w:r>
      <w:r>
        <w:t xml:space="preserve"> practices and technologies by farmers</w:t>
      </w:r>
      <w:bookmarkEnd w:id="812"/>
    </w:p>
    <w:p w14:paraId="71FF4DB4" w14:textId="10F0C169" w:rsidR="00C95140" w:rsidRDefault="00C95140" w:rsidP="00770F5B">
      <w:pPr>
        <w:pStyle w:val="BodyText1"/>
      </w:pPr>
      <w:r w:rsidRPr="00565CA2">
        <w:t xml:space="preserve">This section </w:t>
      </w:r>
      <w:r>
        <w:t xml:space="preserve">examines </w:t>
      </w:r>
      <w:r w:rsidRPr="00565CA2">
        <w:t xml:space="preserve">the </w:t>
      </w:r>
      <w:r>
        <w:t>management practices and technologies that farmers used to raise fish in fishponds</w:t>
      </w:r>
      <w:r w:rsidRPr="00565CA2">
        <w:t>.</w:t>
      </w:r>
      <w:r w:rsidRPr="00E86D99">
        <w:t xml:space="preserve"> </w:t>
      </w:r>
      <w:commentRangeStart w:id="813"/>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13"/>
      <w:r>
        <w:rPr>
          <w:rStyle w:val="CommentReference"/>
          <w:rFonts w:eastAsia="Arial" w:cs="Arial"/>
          <w:color w:val="000000"/>
        </w:rPr>
        <w:commentReference w:id="813"/>
      </w:r>
    </w:p>
    <w:p w14:paraId="6A54D84A" w14:textId="77777777" w:rsidR="00C95140" w:rsidRDefault="00C95140" w:rsidP="00422772">
      <w:pPr>
        <w:pStyle w:val="Heading4"/>
      </w:pPr>
      <w:r>
        <w:t>Fish and pond characteristics</w:t>
      </w:r>
    </w:p>
    <w:p w14:paraId="53FA9048" w14:textId="4952D2A5" w:rsidR="00C95140" w:rsidRDefault="00C95140" w:rsidP="00770F5B">
      <w:pPr>
        <w:pStyle w:val="BodyText1"/>
      </w:pPr>
      <w:r w:rsidRPr="00561C91">
        <w:t xml:space="preserve">Globally, the </w:t>
      </w:r>
      <w:r>
        <w:t xml:space="preserve">top </w:t>
      </w:r>
      <w:r w:rsidRPr="00561C91">
        <w:t xml:space="preserve">fish species </w:t>
      </w:r>
      <w:r>
        <w:t>that are farmed are carp, tilapia,</w:t>
      </w:r>
      <w:r w:rsidRPr="00561C91">
        <w:t xml:space="preserve"> salmon, </w:t>
      </w:r>
      <w:r>
        <w:t>and cat</w:t>
      </w:r>
      <w:r w:rsidRPr="00561C91">
        <w:t>fish.</w:t>
      </w:r>
      <w:r w:rsidRPr="009E318E">
        <w:rPr>
          <w:vertAlign w:val="superscript"/>
        </w:rPr>
        <w:footnoteReference w:id="72"/>
      </w:r>
      <w:r w:rsidRPr="00561C91">
        <w:t xml:space="preserve"> The number of fish stocked by fishpond farmers can vary widely, depending on farmers’ </w:t>
      </w:r>
      <w:r>
        <w:t>resources</w:t>
      </w:r>
      <w:r w:rsidR="000079DE">
        <w:t>,</w:t>
      </w:r>
      <w:r>
        <w:t xml:space="preserve"> including the ability to </w:t>
      </w:r>
      <w:r>
        <w:lastRenderedPageBreak/>
        <w:t>acquire fish and land on which to raise them</w:t>
      </w:r>
      <w:r w:rsidRPr="00561C91">
        <w:t xml:space="preserve">. </w:t>
      </w:r>
      <w:r w:rsidRPr="00561C91">
        <w:rPr>
          <w:b/>
        </w:rPr>
        <w:t xml:space="preserve">Table </w:t>
      </w:r>
      <w:r>
        <w:rPr>
          <w:b/>
          <w:bCs/>
        </w:rPr>
        <w:t>7</w:t>
      </w:r>
      <w:r w:rsidRPr="00561C91">
        <w:rPr>
          <w:b/>
        </w:rPr>
        <w:t xml:space="preserve">.2.3 </w:t>
      </w:r>
      <w:r>
        <w:t>presents</w:t>
      </w:r>
      <w:r w:rsidRPr="00565CA2">
        <w:t xml:space="preserve"> the </w:t>
      </w:r>
      <w:r>
        <w:t>average number of fish stocked, the type of fish, the main source of fish, and the type of pond that fishpond farmers in the ZOI used during the 12 months preceding the survey</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4E7E0E98" w14:textId="3D550DBA" w:rsidR="00C95140" w:rsidRPr="002F590C" w:rsidRDefault="00C95140" w:rsidP="00770F5B">
      <w:pPr>
        <w:pStyle w:val="Tabletitle"/>
        <w:rPr>
          <w:bCs/>
        </w:rPr>
      </w:pPr>
      <w:bookmarkStart w:id="814" w:name="_Toc63673111"/>
      <w:r w:rsidRPr="002F590C">
        <w:t xml:space="preserve">Table </w:t>
      </w:r>
      <w:r>
        <w:t>7</w:t>
      </w:r>
      <w:r w:rsidRPr="002F590C">
        <w:t>.2.3</w:t>
      </w:r>
      <w:r>
        <w:t>:</w:t>
      </w:r>
      <w:r w:rsidRPr="002F590C">
        <w:t xml:space="preserve"> </w:t>
      </w:r>
      <w:r>
        <w:t xml:space="preserve">Average Number of Fish, Type of Fish, Main Source of Fish, and Type of Ponds Used by Fishpond Farmers </w:t>
      </w:r>
      <w:r w:rsidRPr="002F590C">
        <w:t xml:space="preserve">in the ZOI, </w:t>
      </w:r>
      <w:r>
        <w:t>in T</w:t>
      </w:r>
      <w:r w:rsidRPr="002F590C">
        <w:t xml:space="preserve">otal and by </w:t>
      </w:r>
      <w:r>
        <w:t>F</w:t>
      </w:r>
      <w:r w:rsidRPr="002F590C">
        <w:t xml:space="preserve">armers’ </w:t>
      </w:r>
      <w:r>
        <w:t>S</w:t>
      </w:r>
      <w:r w:rsidRPr="002F590C">
        <w:t xml:space="preserve">ex and </w:t>
      </w:r>
      <w:r>
        <w:t>A</w:t>
      </w:r>
      <w:r w:rsidRPr="002F590C">
        <w:t>ge</w:t>
      </w:r>
      <w:bookmarkEnd w:id="814"/>
    </w:p>
    <w:tbl>
      <w:tblPr>
        <w:tblW w:w="5000" w:type="pct"/>
        <w:tblLook w:val="04A0" w:firstRow="1" w:lastRow="0" w:firstColumn="1" w:lastColumn="0" w:noHBand="0" w:noVBand="1"/>
      </w:tblPr>
      <w:tblGrid>
        <w:gridCol w:w="3404"/>
        <w:gridCol w:w="919"/>
        <w:gridCol w:w="931"/>
        <w:gridCol w:w="917"/>
        <w:gridCol w:w="634"/>
        <w:gridCol w:w="285"/>
        <w:gridCol w:w="1015"/>
        <w:gridCol w:w="839"/>
        <w:gridCol w:w="632"/>
      </w:tblGrid>
      <w:tr w:rsidR="00C95140" w:rsidRPr="00342824" w14:paraId="51A0830E" w14:textId="77777777" w:rsidTr="00342824">
        <w:tc>
          <w:tcPr>
            <w:tcW w:w="1777" w:type="pct"/>
            <w:vMerge w:val="restart"/>
            <w:tcBorders>
              <w:top w:val="single" w:sz="4" w:space="0" w:color="auto"/>
              <w:left w:val="single" w:sz="4" w:space="0" w:color="auto"/>
              <w:bottom w:val="single" w:sz="4" w:space="0" w:color="000000"/>
              <w:right w:val="nil"/>
            </w:tcBorders>
            <w:shd w:val="clear" w:color="000000" w:fill="387990"/>
            <w:vAlign w:val="bottom"/>
            <w:hideMark/>
          </w:tcPr>
          <w:p w14:paraId="5502C166" w14:textId="77777777" w:rsidR="00C95140" w:rsidRPr="00342824" w:rsidRDefault="00C95140" w:rsidP="00342824">
            <w:pPr>
              <w:widowControl/>
              <w:spacing w:line="259" w:lineRule="auto"/>
              <w:rPr>
                <w:rFonts w:eastAsia="Times New Roman" w:cs="Times New Roman"/>
                <w:b/>
                <w:bCs/>
                <w:color w:val="FFFFFF"/>
                <w:sz w:val="20"/>
                <w:szCs w:val="20"/>
              </w:rPr>
            </w:pPr>
            <w:r w:rsidRPr="00342824">
              <w:rPr>
                <w:rFonts w:eastAsia="Times New Roman" w:cs="Times New Roman"/>
                <w:b/>
                <w:bCs/>
                <w:color w:val="FFFFFF"/>
                <w:sz w:val="20"/>
                <w:szCs w:val="20"/>
              </w:rPr>
              <w:t>Characteristic</w:t>
            </w:r>
          </w:p>
        </w:tc>
        <w:tc>
          <w:tcPr>
            <w:tcW w:w="480" w:type="pct"/>
            <w:vMerge w:val="restart"/>
            <w:tcBorders>
              <w:top w:val="single" w:sz="4" w:space="0" w:color="auto"/>
              <w:left w:val="nil"/>
              <w:bottom w:val="single" w:sz="4" w:space="0" w:color="000000"/>
              <w:right w:val="nil"/>
            </w:tcBorders>
            <w:shd w:val="clear" w:color="000000" w:fill="387990"/>
            <w:vAlign w:val="bottom"/>
            <w:hideMark/>
          </w:tcPr>
          <w:p w14:paraId="65C23A46"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Total</w:t>
            </w:r>
          </w:p>
        </w:tc>
        <w:tc>
          <w:tcPr>
            <w:tcW w:w="1296" w:type="pct"/>
            <w:gridSpan w:val="3"/>
            <w:tcBorders>
              <w:top w:val="single" w:sz="4" w:space="0" w:color="auto"/>
              <w:left w:val="nil"/>
              <w:bottom w:val="single" w:sz="4" w:space="0" w:color="FFFFFF"/>
              <w:right w:val="nil"/>
            </w:tcBorders>
            <w:shd w:val="clear" w:color="000000" w:fill="387990"/>
            <w:vAlign w:val="bottom"/>
            <w:hideMark/>
          </w:tcPr>
          <w:p w14:paraId="67426F90"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ABEC2DF" w14:textId="380B5314" w:rsidR="00C95140" w:rsidRPr="00342824" w:rsidRDefault="00C95140" w:rsidP="00342824">
            <w:pPr>
              <w:widowControl/>
              <w:spacing w:line="259" w:lineRule="auto"/>
              <w:jc w:val="center"/>
              <w:rPr>
                <w:rFonts w:eastAsia="Times New Roman" w:cs="Times New Roman"/>
                <w:b/>
                <w:bCs/>
                <w:sz w:val="20"/>
                <w:szCs w:val="20"/>
              </w:rPr>
            </w:pPr>
          </w:p>
        </w:tc>
        <w:tc>
          <w:tcPr>
            <w:tcW w:w="1298" w:type="pct"/>
            <w:gridSpan w:val="3"/>
            <w:tcBorders>
              <w:top w:val="single" w:sz="4" w:space="0" w:color="auto"/>
              <w:left w:val="nil"/>
              <w:bottom w:val="single" w:sz="4" w:space="0" w:color="FFFFFF"/>
              <w:right w:val="nil"/>
            </w:tcBorders>
            <w:shd w:val="clear" w:color="000000" w:fill="387990"/>
            <w:vAlign w:val="bottom"/>
            <w:hideMark/>
          </w:tcPr>
          <w:p w14:paraId="0346E3DF" w14:textId="0A87C5FE"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C95140" w:rsidRPr="00342824" w14:paraId="464FE277" w14:textId="77777777" w:rsidTr="00342824">
        <w:tc>
          <w:tcPr>
            <w:tcW w:w="1777" w:type="pct"/>
            <w:vMerge/>
            <w:tcBorders>
              <w:top w:val="single" w:sz="4" w:space="0" w:color="auto"/>
              <w:left w:val="single" w:sz="4" w:space="0" w:color="auto"/>
              <w:bottom w:val="single" w:sz="4" w:space="0" w:color="000000"/>
              <w:right w:val="nil"/>
            </w:tcBorders>
            <w:vAlign w:val="bottom"/>
            <w:hideMark/>
          </w:tcPr>
          <w:p w14:paraId="15D08DE7"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0" w:type="pct"/>
            <w:vMerge/>
            <w:tcBorders>
              <w:top w:val="single" w:sz="4" w:space="0" w:color="auto"/>
              <w:left w:val="nil"/>
              <w:bottom w:val="single" w:sz="4" w:space="0" w:color="000000"/>
              <w:right w:val="nil"/>
            </w:tcBorders>
            <w:vAlign w:val="bottom"/>
            <w:hideMark/>
          </w:tcPr>
          <w:p w14:paraId="7CE08AEA"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bottom"/>
            <w:hideMark/>
          </w:tcPr>
          <w:p w14:paraId="4D3E3575"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Female</w:t>
            </w:r>
          </w:p>
        </w:tc>
        <w:tc>
          <w:tcPr>
            <w:tcW w:w="479" w:type="pct"/>
            <w:tcBorders>
              <w:top w:val="nil"/>
              <w:left w:val="nil"/>
              <w:bottom w:val="single" w:sz="4" w:space="0" w:color="auto"/>
              <w:right w:val="nil"/>
            </w:tcBorders>
            <w:shd w:val="clear" w:color="000000" w:fill="387990"/>
            <w:vAlign w:val="bottom"/>
            <w:hideMark/>
          </w:tcPr>
          <w:p w14:paraId="6695AC7B"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Male</w:t>
            </w:r>
          </w:p>
        </w:tc>
        <w:tc>
          <w:tcPr>
            <w:tcW w:w="331" w:type="pct"/>
            <w:tcBorders>
              <w:top w:val="nil"/>
              <w:left w:val="nil"/>
              <w:bottom w:val="single" w:sz="4" w:space="0" w:color="auto"/>
              <w:right w:val="nil"/>
            </w:tcBorders>
            <w:shd w:val="clear" w:color="000000" w:fill="387990"/>
            <w:vAlign w:val="bottom"/>
            <w:hideMark/>
          </w:tcPr>
          <w:p w14:paraId="1706E8DE"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bottom"/>
            <w:hideMark/>
          </w:tcPr>
          <w:p w14:paraId="7F203BA0" w14:textId="257EFB63" w:rsidR="00C95140" w:rsidRPr="00342824" w:rsidRDefault="00C95140" w:rsidP="00342824">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387990"/>
            <w:vAlign w:val="bottom"/>
            <w:hideMark/>
          </w:tcPr>
          <w:p w14:paraId="129C650F" w14:textId="15C36097"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15-29 </w:t>
            </w:r>
          </w:p>
        </w:tc>
        <w:tc>
          <w:tcPr>
            <w:tcW w:w="438" w:type="pct"/>
            <w:tcBorders>
              <w:top w:val="nil"/>
              <w:left w:val="nil"/>
              <w:bottom w:val="single" w:sz="4" w:space="0" w:color="auto"/>
              <w:right w:val="nil"/>
            </w:tcBorders>
            <w:shd w:val="clear" w:color="000000" w:fill="387990"/>
            <w:vAlign w:val="bottom"/>
            <w:hideMark/>
          </w:tcPr>
          <w:p w14:paraId="14DDB4B6" w14:textId="035D46FE"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30+ </w:t>
            </w:r>
          </w:p>
        </w:tc>
        <w:tc>
          <w:tcPr>
            <w:tcW w:w="330" w:type="pct"/>
            <w:tcBorders>
              <w:top w:val="nil"/>
              <w:left w:val="nil"/>
              <w:bottom w:val="single" w:sz="4" w:space="0" w:color="auto"/>
              <w:right w:val="nil"/>
            </w:tcBorders>
            <w:shd w:val="clear" w:color="000000" w:fill="387990"/>
            <w:vAlign w:val="bottom"/>
            <w:hideMark/>
          </w:tcPr>
          <w:p w14:paraId="186A6FCE"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
        </w:tc>
      </w:tr>
      <w:tr w:rsidR="00C95140" w:rsidRPr="00342824" w14:paraId="1E5AB016" w14:textId="77777777" w:rsidTr="00342824">
        <w:tc>
          <w:tcPr>
            <w:tcW w:w="1777" w:type="pct"/>
            <w:tcBorders>
              <w:top w:val="nil"/>
              <w:left w:val="nil"/>
              <w:bottom w:val="single" w:sz="4" w:space="0" w:color="auto"/>
              <w:right w:val="nil"/>
            </w:tcBorders>
            <w:shd w:val="clear" w:color="auto" w:fill="auto"/>
            <w:vAlign w:val="center"/>
            <w:hideMark/>
          </w:tcPr>
          <w:p w14:paraId="01AFC4A7"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Average number of fish</w:t>
            </w:r>
          </w:p>
        </w:tc>
        <w:tc>
          <w:tcPr>
            <w:tcW w:w="480" w:type="pct"/>
            <w:tcBorders>
              <w:top w:val="nil"/>
              <w:left w:val="nil"/>
              <w:bottom w:val="single" w:sz="4" w:space="0" w:color="auto"/>
              <w:right w:val="nil"/>
            </w:tcBorders>
            <w:shd w:val="clear" w:color="auto" w:fill="auto"/>
            <w:vAlign w:val="center"/>
            <w:hideMark/>
          </w:tcPr>
          <w:p w14:paraId="4F17F0D7" w14:textId="5D2BC5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center"/>
            <w:hideMark/>
          </w:tcPr>
          <w:p w14:paraId="647F4E75" w14:textId="73422B4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02F1D3FF" w14:textId="4C8378F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125E89EC" w14:textId="6AC3A54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FDDE3A0" w14:textId="6EA81B3C"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0E724725" w14:textId="4229BE77"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1201DFF" w14:textId="567CA3D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82BAB62" w14:textId="06A622F6" w:rsidR="00C95140" w:rsidRPr="00342824" w:rsidRDefault="00C95140" w:rsidP="00342824">
            <w:pPr>
              <w:widowControl/>
              <w:spacing w:line="259" w:lineRule="auto"/>
              <w:jc w:val="center"/>
              <w:rPr>
                <w:rFonts w:eastAsia="Times New Roman" w:cs="Calibri"/>
                <w:sz w:val="20"/>
                <w:szCs w:val="20"/>
              </w:rPr>
            </w:pPr>
          </w:p>
        </w:tc>
      </w:tr>
      <w:tr w:rsidR="00C95140" w:rsidRPr="00342824" w14:paraId="46431AD0" w14:textId="77777777" w:rsidTr="00342824">
        <w:tc>
          <w:tcPr>
            <w:tcW w:w="1777" w:type="pct"/>
            <w:tcBorders>
              <w:top w:val="nil"/>
              <w:left w:val="nil"/>
              <w:bottom w:val="nil"/>
              <w:right w:val="nil"/>
            </w:tcBorders>
            <w:shd w:val="clear" w:color="000000" w:fill="DEEAF6"/>
            <w:noWrap/>
            <w:vAlign w:val="center"/>
            <w:hideMark/>
          </w:tcPr>
          <w:p w14:paraId="1821FB89"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Type of fish</w:t>
            </w:r>
            <w:r w:rsidRPr="00342824">
              <w:rPr>
                <w:rFonts w:eastAsia="Times New Roman" w:cs="Times New Roman"/>
                <w:b/>
                <w:bCs/>
                <w:sz w:val="20"/>
                <w:szCs w:val="20"/>
                <w:vertAlign w:val="superscript"/>
              </w:rPr>
              <w:t>b</w:t>
            </w:r>
            <w:r w:rsidRPr="00342824">
              <w:rPr>
                <w:rFonts w:eastAsia="Times New Roman" w:cs="Times New Roman"/>
                <w:b/>
                <w:bCs/>
                <w:sz w:val="20"/>
                <w:szCs w:val="20"/>
              </w:rPr>
              <w:t xml:space="preserve"> (%)</w:t>
            </w:r>
          </w:p>
        </w:tc>
        <w:tc>
          <w:tcPr>
            <w:tcW w:w="480" w:type="pct"/>
            <w:tcBorders>
              <w:top w:val="nil"/>
              <w:left w:val="nil"/>
              <w:bottom w:val="nil"/>
              <w:right w:val="nil"/>
            </w:tcBorders>
            <w:shd w:val="clear" w:color="000000" w:fill="DEEAF6"/>
            <w:vAlign w:val="center"/>
            <w:hideMark/>
          </w:tcPr>
          <w:p w14:paraId="6ABB6B71" w14:textId="2E97DF28"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3315C27E" w14:textId="1358C652"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64D31996" w14:textId="4FBCE186"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11898A14" w14:textId="1C24B231"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6482DB09" w14:textId="46D4B37A"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0B19C3D6" w14:textId="68F63991"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767A9ADE" w14:textId="490B5F3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8942458" w14:textId="5451B91F" w:rsidR="00C95140" w:rsidRPr="00342824" w:rsidRDefault="00C95140" w:rsidP="00342824">
            <w:pPr>
              <w:widowControl/>
              <w:spacing w:line="259" w:lineRule="auto"/>
              <w:jc w:val="center"/>
              <w:rPr>
                <w:rFonts w:eastAsia="Times New Roman" w:cs="Calibri"/>
                <w:sz w:val="20"/>
                <w:szCs w:val="20"/>
              </w:rPr>
            </w:pPr>
          </w:p>
        </w:tc>
      </w:tr>
      <w:tr w:rsidR="00C95140" w:rsidRPr="00342824" w14:paraId="7C99C83A"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1768650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Carp</w:t>
            </w:r>
          </w:p>
        </w:tc>
        <w:tc>
          <w:tcPr>
            <w:tcW w:w="480" w:type="pct"/>
            <w:tcBorders>
              <w:top w:val="single" w:sz="4" w:space="0" w:color="auto"/>
              <w:left w:val="nil"/>
              <w:bottom w:val="single" w:sz="4" w:space="0" w:color="auto"/>
              <w:right w:val="nil"/>
            </w:tcBorders>
            <w:shd w:val="clear" w:color="auto" w:fill="auto"/>
            <w:vAlign w:val="center"/>
            <w:hideMark/>
          </w:tcPr>
          <w:p w14:paraId="1AF93BC7" w14:textId="5E37ADCE"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6770088" w14:textId="1913A5FC"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E5C46EE" w14:textId="21D36879"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51A1D62" w14:textId="465BBF1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E61B6F" w14:textId="48BE22E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7B73B35" w14:textId="414ED4E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B67177A" w14:textId="084BB1D0"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FC7823" w14:textId="5AF13BFF" w:rsidR="00C95140" w:rsidRPr="00342824" w:rsidRDefault="00C95140" w:rsidP="00342824">
            <w:pPr>
              <w:widowControl/>
              <w:spacing w:line="259" w:lineRule="auto"/>
              <w:jc w:val="center"/>
              <w:rPr>
                <w:rFonts w:eastAsia="Times New Roman" w:cs="Calibri"/>
                <w:sz w:val="20"/>
                <w:szCs w:val="20"/>
              </w:rPr>
            </w:pPr>
          </w:p>
        </w:tc>
      </w:tr>
      <w:tr w:rsidR="00C95140" w:rsidRPr="00342824" w14:paraId="5030EF2A" w14:textId="77777777" w:rsidTr="00342824">
        <w:tc>
          <w:tcPr>
            <w:tcW w:w="1777" w:type="pct"/>
            <w:tcBorders>
              <w:top w:val="nil"/>
              <w:left w:val="nil"/>
              <w:bottom w:val="nil"/>
              <w:right w:val="nil"/>
            </w:tcBorders>
            <w:shd w:val="clear" w:color="auto" w:fill="auto"/>
            <w:vAlign w:val="center"/>
            <w:hideMark/>
          </w:tcPr>
          <w:p w14:paraId="32A360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Tilapia</w:t>
            </w:r>
          </w:p>
        </w:tc>
        <w:tc>
          <w:tcPr>
            <w:tcW w:w="480" w:type="pct"/>
            <w:tcBorders>
              <w:top w:val="nil"/>
              <w:left w:val="nil"/>
              <w:bottom w:val="nil"/>
              <w:right w:val="nil"/>
            </w:tcBorders>
            <w:shd w:val="clear" w:color="auto" w:fill="auto"/>
            <w:vAlign w:val="center"/>
            <w:hideMark/>
          </w:tcPr>
          <w:p w14:paraId="40B897C3"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04A2E837"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78B3275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BF86E7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B2F13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6FDBF1D0"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63D8B2EB"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54D30A" w14:textId="77777777" w:rsidR="00C95140" w:rsidRPr="00342824" w:rsidRDefault="00C95140" w:rsidP="00342824">
            <w:pPr>
              <w:widowControl/>
              <w:spacing w:line="259" w:lineRule="auto"/>
              <w:jc w:val="center"/>
              <w:rPr>
                <w:rFonts w:eastAsia="Times New Roman" w:cs="Times New Roman"/>
                <w:color w:val="auto"/>
                <w:sz w:val="20"/>
                <w:szCs w:val="20"/>
              </w:rPr>
            </w:pPr>
          </w:p>
        </w:tc>
      </w:tr>
      <w:tr w:rsidR="00C95140" w:rsidRPr="00342824" w14:paraId="01E2FC1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053F182"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Catfish</w:t>
            </w:r>
          </w:p>
        </w:tc>
        <w:tc>
          <w:tcPr>
            <w:tcW w:w="480" w:type="pct"/>
            <w:tcBorders>
              <w:top w:val="single" w:sz="4" w:space="0" w:color="auto"/>
              <w:left w:val="nil"/>
              <w:bottom w:val="single" w:sz="4" w:space="0" w:color="auto"/>
              <w:right w:val="nil"/>
            </w:tcBorders>
            <w:shd w:val="clear" w:color="auto" w:fill="auto"/>
            <w:vAlign w:val="center"/>
            <w:hideMark/>
          </w:tcPr>
          <w:p w14:paraId="2F64B423" w14:textId="739791C1"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55F6720" w14:textId="18BF9D70"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80418A1" w14:textId="0A07A323"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031C8CE" w14:textId="620A3A3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0F16B78" w14:textId="3D67911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B48BE5" w14:textId="4936F687"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167BDF5" w14:textId="5C9C6F95"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3EF642E" w14:textId="78719F76" w:rsidR="00C95140" w:rsidRPr="00342824" w:rsidRDefault="00C95140" w:rsidP="00342824">
            <w:pPr>
              <w:widowControl/>
              <w:spacing w:line="259" w:lineRule="auto"/>
              <w:jc w:val="center"/>
              <w:rPr>
                <w:rFonts w:eastAsia="Times New Roman" w:cs="Calibri"/>
                <w:sz w:val="20"/>
                <w:szCs w:val="20"/>
              </w:rPr>
            </w:pPr>
          </w:p>
        </w:tc>
      </w:tr>
      <w:tr w:rsidR="00C95140" w:rsidRPr="00342824" w14:paraId="0FBF8EF7" w14:textId="77777777" w:rsidTr="00342824">
        <w:tc>
          <w:tcPr>
            <w:tcW w:w="1777" w:type="pct"/>
            <w:tcBorders>
              <w:top w:val="nil"/>
              <w:left w:val="nil"/>
              <w:bottom w:val="nil"/>
              <w:right w:val="nil"/>
            </w:tcBorders>
            <w:shd w:val="clear" w:color="000000" w:fill="DEEAF6"/>
            <w:noWrap/>
            <w:vAlign w:val="center"/>
            <w:hideMark/>
          </w:tcPr>
          <w:p w14:paraId="7BED23B0"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Main source of fish (%)</w:t>
            </w:r>
          </w:p>
        </w:tc>
        <w:tc>
          <w:tcPr>
            <w:tcW w:w="480" w:type="pct"/>
            <w:tcBorders>
              <w:top w:val="nil"/>
              <w:left w:val="nil"/>
              <w:bottom w:val="nil"/>
              <w:right w:val="nil"/>
            </w:tcBorders>
            <w:shd w:val="clear" w:color="000000" w:fill="DEEAF6"/>
            <w:vAlign w:val="center"/>
            <w:hideMark/>
          </w:tcPr>
          <w:p w14:paraId="537F1F62" w14:textId="39FF6721"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4EE3DA87" w14:textId="1624412C"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1643446A" w14:textId="07E4E2D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2DA4420B" w14:textId="72DF323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118667EE" w14:textId="779729B8"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6C4DD752" w14:textId="7D2876D8"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014A5808" w14:textId="1464382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1C1FEC79" w14:textId="63CBEBFD" w:rsidR="00C95140" w:rsidRPr="00342824" w:rsidRDefault="00C95140" w:rsidP="00342824">
            <w:pPr>
              <w:widowControl/>
              <w:spacing w:line="259" w:lineRule="auto"/>
              <w:jc w:val="center"/>
              <w:rPr>
                <w:rFonts w:eastAsia="Times New Roman" w:cs="Calibri"/>
                <w:sz w:val="20"/>
                <w:szCs w:val="20"/>
              </w:rPr>
            </w:pPr>
          </w:p>
        </w:tc>
      </w:tr>
      <w:tr w:rsidR="00C95140" w:rsidRPr="00342824" w14:paraId="294F19D4"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42DC50C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Raised own or received (not purchased)</w:t>
            </w:r>
          </w:p>
        </w:tc>
        <w:tc>
          <w:tcPr>
            <w:tcW w:w="480" w:type="pct"/>
            <w:tcBorders>
              <w:top w:val="single" w:sz="4" w:space="0" w:color="auto"/>
              <w:left w:val="nil"/>
              <w:bottom w:val="single" w:sz="4" w:space="0" w:color="auto"/>
              <w:right w:val="nil"/>
            </w:tcBorders>
            <w:shd w:val="clear" w:color="auto" w:fill="auto"/>
            <w:vAlign w:val="center"/>
            <w:hideMark/>
          </w:tcPr>
          <w:p w14:paraId="191345C9" w14:textId="21293A5B"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368F242" w14:textId="45B068AF"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C229755" w14:textId="1BACE12F"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6146B0D" w14:textId="52479939"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85B9D07" w14:textId="1FCDEEAF"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DA3DE12" w14:textId="3A4A7449"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28B5225" w14:textId="555BDDA6"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DB4E13" w14:textId="40530DEF" w:rsidR="00C95140" w:rsidRPr="00342824" w:rsidRDefault="00C95140" w:rsidP="00342824">
            <w:pPr>
              <w:widowControl/>
              <w:spacing w:line="259" w:lineRule="auto"/>
              <w:jc w:val="center"/>
              <w:rPr>
                <w:rFonts w:eastAsia="Times New Roman" w:cs="Calibri"/>
                <w:sz w:val="20"/>
                <w:szCs w:val="20"/>
              </w:rPr>
            </w:pPr>
          </w:p>
        </w:tc>
      </w:tr>
      <w:tr w:rsidR="00C95140" w:rsidRPr="00342824" w14:paraId="76922CF6" w14:textId="77777777" w:rsidTr="00342824">
        <w:tc>
          <w:tcPr>
            <w:tcW w:w="1777" w:type="pct"/>
            <w:tcBorders>
              <w:top w:val="nil"/>
              <w:left w:val="nil"/>
              <w:bottom w:val="nil"/>
              <w:right w:val="nil"/>
            </w:tcBorders>
            <w:shd w:val="clear" w:color="auto" w:fill="auto"/>
            <w:vAlign w:val="center"/>
            <w:hideMark/>
          </w:tcPr>
          <w:p w14:paraId="5A9E9535"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friend or relative</w:t>
            </w:r>
          </w:p>
        </w:tc>
        <w:tc>
          <w:tcPr>
            <w:tcW w:w="480" w:type="pct"/>
            <w:tcBorders>
              <w:top w:val="nil"/>
              <w:left w:val="nil"/>
              <w:bottom w:val="nil"/>
              <w:right w:val="nil"/>
            </w:tcBorders>
            <w:shd w:val="clear" w:color="auto" w:fill="auto"/>
            <w:vAlign w:val="center"/>
            <w:hideMark/>
          </w:tcPr>
          <w:p w14:paraId="10CEFF21"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701E45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45EB3F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02A2BA5" w14:textId="4D4A617D"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7CD945E2" w14:textId="7777777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auto" w:fill="auto"/>
            <w:vAlign w:val="center"/>
            <w:hideMark/>
          </w:tcPr>
          <w:p w14:paraId="365AF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5A368E19"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9F63D14" w14:textId="398AE62E" w:rsidR="00C95140" w:rsidRPr="00342824" w:rsidRDefault="00C95140" w:rsidP="00342824">
            <w:pPr>
              <w:widowControl/>
              <w:spacing w:line="259" w:lineRule="auto"/>
              <w:jc w:val="center"/>
              <w:rPr>
                <w:rFonts w:eastAsia="Times New Roman" w:cs="Calibri"/>
                <w:sz w:val="20"/>
                <w:szCs w:val="20"/>
              </w:rPr>
            </w:pPr>
          </w:p>
        </w:tc>
      </w:tr>
      <w:tr w:rsidR="00C95140" w:rsidRPr="00342824" w14:paraId="79D36AA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60D3CD9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local hatchery</w:t>
            </w:r>
          </w:p>
        </w:tc>
        <w:tc>
          <w:tcPr>
            <w:tcW w:w="480" w:type="pct"/>
            <w:tcBorders>
              <w:top w:val="single" w:sz="4" w:space="0" w:color="auto"/>
              <w:left w:val="nil"/>
              <w:bottom w:val="single" w:sz="4" w:space="0" w:color="auto"/>
              <w:right w:val="nil"/>
            </w:tcBorders>
            <w:shd w:val="clear" w:color="auto" w:fill="auto"/>
            <w:vAlign w:val="center"/>
            <w:hideMark/>
          </w:tcPr>
          <w:p w14:paraId="38829C7B" w14:textId="20AD5086"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5B9DBE0" w14:textId="33F6E80B"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4634D4E6" w14:textId="2230ACCA"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3D8620E" w14:textId="40617D1A"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F369F82" w14:textId="77091F5D"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D9211C5" w14:textId="3405399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7C0A0B5" w14:textId="477EDA4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3E2408E" w14:textId="6888A4C4" w:rsidR="00C95140" w:rsidRPr="00342824" w:rsidRDefault="00C95140" w:rsidP="00342824">
            <w:pPr>
              <w:widowControl/>
              <w:spacing w:line="259" w:lineRule="auto"/>
              <w:jc w:val="center"/>
              <w:rPr>
                <w:rFonts w:eastAsia="Times New Roman" w:cs="Calibri"/>
                <w:sz w:val="20"/>
                <w:szCs w:val="20"/>
              </w:rPr>
            </w:pPr>
          </w:p>
        </w:tc>
      </w:tr>
      <w:tr w:rsidR="00C95140" w:rsidRPr="00342824" w14:paraId="2B916119" w14:textId="77777777" w:rsidTr="00342824">
        <w:tc>
          <w:tcPr>
            <w:tcW w:w="1777" w:type="pct"/>
            <w:tcBorders>
              <w:top w:val="nil"/>
              <w:left w:val="nil"/>
              <w:bottom w:val="nil"/>
              <w:right w:val="nil"/>
            </w:tcBorders>
            <w:shd w:val="clear" w:color="auto" w:fill="auto"/>
            <w:noWrap/>
            <w:vAlign w:val="center"/>
            <w:hideMark/>
          </w:tcPr>
          <w:p w14:paraId="3EAEF45D"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nil"/>
              <w:right w:val="nil"/>
            </w:tcBorders>
            <w:shd w:val="clear" w:color="auto" w:fill="auto"/>
            <w:vAlign w:val="center"/>
            <w:hideMark/>
          </w:tcPr>
          <w:p w14:paraId="58E16515"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59EFB3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BC797F6"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31DA89D" w14:textId="5D25DE46"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3DA4641"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C626CC"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7CB2B44"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8478A4C" w14:textId="10CD12ED"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1271AF90"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346CD9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single" w:sz="4" w:space="0" w:color="auto"/>
              <w:left w:val="nil"/>
              <w:bottom w:val="single" w:sz="4" w:space="0" w:color="auto"/>
              <w:right w:val="nil"/>
            </w:tcBorders>
            <w:shd w:val="clear" w:color="auto" w:fill="auto"/>
            <w:vAlign w:val="center"/>
            <w:hideMark/>
          </w:tcPr>
          <w:p w14:paraId="4E4A7EC3" w14:textId="265BCC5D"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AEDD550" w14:textId="2ABBE374"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11D19B5" w14:textId="0511A08D"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46FFEB5" w14:textId="1048F8AC"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8B4A4F" w14:textId="5A78A1D8"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5AE8965" w14:textId="60E5C09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3D9D996" w14:textId="691B75D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7D0690" w14:textId="5D84B064" w:rsidR="00C95140" w:rsidRPr="00342824" w:rsidRDefault="00C95140" w:rsidP="00342824">
            <w:pPr>
              <w:widowControl/>
              <w:spacing w:line="259" w:lineRule="auto"/>
              <w:jc w:val="center"/>
              <w:rPr>
                <w:rFonts w:eastAsia="Times New Roman" w:cs="Calibri"/>
                <w:sz w:val="20"/>
                <w:szCs w:val="20"/>
              </w:rPr>
            </w:pPr>
          </w:p>
        </w:tc>
      </w:tr>
      <w:tr w:rsidR="00C95140" w:rsidRPr="00342824" w14:paraId="4D480160" w14:textId="77777777" w:rsidTr="00342824">
        <w:tc>
          <w:tcPr>
            <w:tcW w:w="1777" w:type="pct"/>
            <w:tcBorders>
              <w:top w:val="nil"/>
              <w:left w:val="nil"/>
              <w:bottom w:val="single" w:sz="4" w:space="0" w:color="auto"/>
              <w:right w:val="nil"/>
            </w:tcBorders>
            <w:shd w:val="clear" w:color="auto" w:fill="auto"/>
            <w:vAlign w:val="center"/>
            <w:hideMark/>
          </w:tcPr>
          <w:p w14:paraId="2E68D47F"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non-local hatchery</w:t>
            </w:r>
          </w:p>
        </w:tc>
        <w:tc>
          <w:tcPr>
            <w:tcW w:w="480" w:type="pct"/>
            <w:tcBorders>
              <w:top w:val="nil"/>
              <w:left w:val="nil"/>
              <w:bottom w:val="single" w:sz="4" w:space="0" w:color="auto"/>
              <w:right w:val="nil"/>
            </w:tcBorders>
            <w:shd w:val="clear" w:color="auto" w:fill="auto"/>
            <w:vAlign w:val="center"/>
            <w:hideMark/>
          </w:tcPr>
          <w:p w14:paraId="06ACD3EC" w14:textId="466FCCC3"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2F4AB8A9" w14:textId="4A0F25E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09B0083" w14:textId="422E4A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356F889E" w14:textId="04DA444A"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2D8E5E0" w14:textId="447A6D46"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5F77900" w14:textId="27BEFE95"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1E9B870" w14:textId="65396009"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E556673" w14:textId="6526252A" w:rsidR="00C95140" w:rsidRPr="00342824" w:rsidRDefault="00C95140" w:rsidP="00342824">
            <w:pPr>
              <w:widowControl/>
              <w:spacing w:line="259" w:lineRule="auto"/>
              <w:jc w:val="center"/>
              <w:rPr>
                <w:rFonts w:eastAsia="Times New Roman" w:cs="Calibri"/>
                <w:sz w:val="20"/>
                <w:szCs w:val="20"/>
              </w:rPr>
            </w:pPr>
          </w:p>
        </w:tc>
      </w:tr>
      <w:tr w:rsidR="00C95140" w:rsidRPr="00342824" w14:paraId="301C2468" w14:textId="77777777" w:rsidTr="00342824">
        <w:tc>
          <w:tcPr>
            <w:tcW w:w="1777" w:type="pct"/>
            <w:tcBorders>
              <w:top w:val="nil"/>
              <w:left w:val="nil"/>
              <w:bottom w:val="single" w:sz="4" w:space="0" w:color="auto"/>
              <w:right w:val="nil"/>
            </w:tcBorders>
            <w:shd w:val="clear" w:color="auto" w:fill="auto"/>
            <w:vAlign w:val="center"/>
            <w:hideMark/>
          </w:tcPr>
          <w:p w14:paraId="5E69912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single" w:sz="4" w:space="0" w:color="auto"/>
              <w:right w:val="nil"/>
            </w:tcBorders>
            <w:shd w:val="clear" w:color="auto" w:fill="auto"/>
            <w:vAlign w:val="center"/>
            <w:hideMark/>
          </w:tcPr>
          <w:p w14:paraId="12F321E6" w14:textId="036CABA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14683106" w14:textId="7B02E981"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7C2D7D0E" w14:textId="39C4FC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8238608" w14:textId="5504EC8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5D9DC2B" w14:textId="38F41240"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11E00975" w14:textId="066CF51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AD78AF2" w14:textId="1D037D6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9FA3DA8" w14:textId="29ED95AE" w:rsidR="00C95140" w:rsidRPr="00342824" w:rsidRDefault="00C95140" w:rsidP="00342824">
            <w:pPr>
              <w:widowControl/>
              <w:spacing w:line="259" w:lineRule="auto"/>
              <w:jc w:val="center"/>
              <w:rPr>
                <w:rFonts w:eastAsia="Times New Roman" w:cs="Calibri"/>
                <w:sz w:val="20"/>
                <w:szCs w:val="20"/>
              </w:rPr>
            </w:pPr>
          </w:p>
        </w:tc>
      </w:tr>
      <w:tr w:rsidR="00C95140" w:rsidRPr="00342824" w14:paraId="415B685D" w14:textId="77777777" w:rsidTr="00342824">
        <w:tc>
          <w:tcPr>
            <w:tcW w:w="1777" w:type="pct"/>
            <w:tcBorders>
              <w:top w:val="nil"/>
              <w:left w:val="nil"/>
              <w:bottom w:val="single" w:sz="4" w:space="0" w:color="auto"/>
              <w:right w:val="nil"/>
            </w:tcBorders>
            <w:shd w:val="clear" w:color="auto" w:fill="auto"/>
            <w:vAlign w:val="center"/>
            <w:hideMark/>
          </w:tcPr>
          <w:p w14:paraId="42AD83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nil"/>
              <w:left w:val="nil"/>
              <w:bottom w:val="single" w:sz="4" w:space="0" w:color="auto"/>
              <w:right w:val="nil"/>
            </w:tcBorders>
            <w:shd w:val="clear" w:color="auto" w:fill="auto"/>
            <w:vAlign w:val="center"/>
            <w:hideMark/>
          </w:tcPr>
          <w:p w14:paraId="15997CB2" w14:textId="1A940AD5"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3C5173EF" w14:textId="3C703FF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BD9654D" w14:textId="395264C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E100DC4" w14:textId="28F13123"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8ED0D64" w14:textId="47F6D572"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49279277" w14:textId="6367461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E2AB09B" w14:textId="0BF7B0E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6C5E7D4" w14:textId="38494BC8" w:rsidR="00C95140" w:rsidRPr="00342824" w:rsidRDefault="00C95140" w:rsidP="00342824">
            <w:pPr>
              <w:widowControl/>
              <w:spacing w:line="259" w:lineRule="auto"/>
              <w:jc w:val="center"/>
              <w:rPr>
                <w:rFonts w:eastAsia="Times New Roman" w:cs="Calibri"/>
                <w:sz w:val="20"/>
                <w:szCs w:val="20"/>
              </w:rPr>
            </w:pPr>
          </w:p>
        </w:tc>
      </w:tr>
      <w:tr w:rsidR="00C95140" w:rsidRPr="00342824" w14:paraId="0D56747E" w14:textId="77777777" w:rsidTr="00342824">
        <w:tc>
          <w:tcPr>
            <w:tcW w:w="1777" w:type="pct"/>
            <w:tcBorders>
              <w:top w:val="nil"/>
              <w:left w:val="nil"/>
              <w:bottom w:val="single" w:sz="4" w:space="0" w:color="auto"/>
              <w:right w:val="nil"/>
            </w:tcBorders>
            <w:shd w:val="clear" w:color="auto" w:fill="auto"/>
            <w:vAlign w:val="center"/>
            <w:hideMark/>
          </w:tcPr>
          <w:p w14:paraId="6ABF8209"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Aid distribution</w:t>
            </w:r>
          </w:p>
        </w:tc>
        <w:tc>
          <w:tcPr>
            <w:tcW w:w="480" w:type="pct"/>
            <w:tcBorders>
              <w:top w:val="nil"/>
              <w:left w:val="nil"/>
              <w:bottom w:val="single" w:sz="4" w:space="0" w:color="auto"/>
              <w:right w:val="nil"/>
            </w:tcBorders>
            <w:shd w:val="clear" w:color="auto" w:fill="auto"/>
            <w:vAlign w:val="center"/>
            <w:hideMark/>
          </w:tcPr>
          <w:p w14:paraId="4FEC93B2" w14:textId="6EECF94A"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1EAFA3E" w14:textId="1424909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E8EE98C" w14:textId="59CB71F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BA29592" w14:textId="6CE07975"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750E9AB" w14:textId="7AA05E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62100B0" w14:textId="75465113"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1B24494A" w14:textId="25A1331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5A1C5E31" w14:textId="34312C68" w:rsidR="00C95140" w:rsidRPr="00342824" w:rsidRDefault="00C95140" w:rsidP="00342824">
            <w:pPr>
              <w:widowControl/>
              <w:spacing w:line="259" w:lineRule="auto"/>
              <w:jc w:val="center"/>
              <w:rPr>
                <w:rFonts w:eastAsia="Times New Roman" w:cs="Calibri"/>
                <w:sz w:val="20"/>
                <w:szCs w:val="20"/>
              </w:rPr>
            </w:pPr>
          </w:p>
        </w:tc>
      </w:tr>
      <w:tr w:rsidR="00C95140" w:rsidRPr="00342824" w14:paraId="4751D307" w14:textId="77777777" w:rsidTr="00342824">
        <w:tc>
          <w:tcPr>
            <w:tcW w:w="1777" w:type="pct"/>
            <w:tcBorders>
              <w:top w:val="nil"/>
              <w:left w:val="nil"/>
              <w:bottom w:val="nil"/>
              <w:right w:val="nil"/>
            </w:tcBorders>
            <w:shd w:val="clear" w:color="auto" w:fill="auto"/>
            <w:noWrap/>
            <w:vAlign w:val="center"/>
            <w:hideMark/>
          </w:tcPr>
          <w:p w14:paraId="48BFAE76"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nil"/>
              <w:right w:val="nil"/>
            </w:tcBorders>
            <w:shd w:val="clear" w:color="auto" w:fill="auto"/>
            <w:vAlign w:val="center"/>
            <w:hideMark/>
          </w:tcPr>
          <w:p w14:paraId="7C94B08B"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6F45AFDE"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F78BCB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ED06C2" w14:textId="5D8156B7"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1291C7D"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136C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CF1024D"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4F21D11" w14:textId="45E88884"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07B580E0" w14:textId="77777777" w:rsidTr="00342824">
        <w:tc>
          <w:tcPr>
            <w:tcW w:w="1777" w:type="pct"/>
            <w:tcBorders>
              <w:top w:val="single" w:sz="4" w:space="0" w:color="auto"/>
              <w:left w:val="nil"/>
              <w:bottom w:val="single" w:sz="4" w:space="0" w:color="auto"/>
              <w:right w:val="nil"/>
            </w:tcBorders>
            <w:shd w:val="clear" w:color="000000" w:fill="DEEAF6"/>
            <w:noWrap/>
            <w:vAlign w:val="center"/>
            <w:hideMark/>
          </w:tcPr>
          <w:p w14:paraId="29199E6E"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Type of pond</w:t>
            </w:r>
            <w:r w:rsidRPr="00342824">
              <w:rPr>
                <w:rFonts w:eastAsia="Times New Roman" w:cs="Times New Roman"/>
                <w:b/>
                <w:bCs/>
                <w:sz w:val="20"/>
                <w:szCs w:val="20"/>
                <w:vertAlign w:val="superscript"/>
              </w:rPr>
              <w:t>b</w:t>
            </w:r>
            <w:r w:rsidRPr="00342824">
              <w:rPr>
                <w:rFonts w:eastAsia="Times New Roman" w:cs="Times New Roman"/>
                <w:b/>
                <w:bCs/>
                <w:sz w:val="20"/>
                <w:szCs w:val="20"/>
              </w:rPr>
              <w:t xml:space="preserve"> (%)</w:t>
            </w:r>
          </w:p>
        </w:tc>
        <w:tc>
          <w:tcPr>
            <w:tcW w:w="480" w:type="pct"/>
            <w:tcBorders>
              <w:top w:val="single" w:sz="4" w:space="0" w:color="auto"/>
              <w:left w:val="nil"/>
              <w:bottom w:val="single" w:sz="4" w:space="0" w:color="auto"/>
              <w:right w:val="nil"/>
            </w:tcBorders>
            <w:shd w:val="clear" w:color="000000" w:fill="DEEAF6"/>
            <w:vAlign w:val="center"/>
            <w:hideMark/>
          </w:tcPr>
          <w:p w14:paraId="56DFACE3" w14:textId="04CA0839"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000000" w:fill="DEEAF6"/>
            <w:noWrap/>
            <w:vAlign w:val="center"/>
            <w:hideMark/>
          </w:tcPr>
          <w:p w14:paraId="5DF872E1" w14:textId="55AA2522"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000000" w:fill="DEEAF6"/>
            <w:vAlign w:val="center"/>
            <w:hideMark/>
          </w:tcPr>
          <w:p w14:paraId="1F5C0997" w14:textId="7B5F6C8E"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8E8B641" w14:textId="16D4704F"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02A4B1A3" w14:textId="6EE54FC0"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000000" w:fill="DEEAF6"/>
            <w:vAlign w:val="center"/>
            <w:hideMark/>
          </w:tcPr>
          <w:p w14:paraId="033F5B6A" w14:textId="6E317CC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000000" w:fill="DEEAF6"/>
            <w:vAlign w:val="center"/>
            <w:hideMark/>
          </w:tcPr>
          <w:p w14:paraId="30A29088" w14:textId="7B8C93DD"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678F8385" w14:textId="5B1180B1" w:rsidR="00C95140" w:rsidRPr="00342824" w:rsidRDefault="00C95140" w:rsidP="00342824">
            <w:pPr>
              <w:widowControl/>
              <w:spacing w:line="259" w:lineRule="auto"/>
              <w:jc w:val="center"/>
              <w:rPr>
                <w:rFonts w:eastAsia="Times New Roman" w:cs="Calibri"/>
                <w:sz w:val="20"/>
                <w:szCs w:val="20"/>
              </w:rPr>
            </w:pPr>
          </w:p>
        </w:tc>
      </w:tr>
      <w:tr w:rsidR="00C95140" w:rsidRPr="00342824" w14:paraId="0BE992CB" w14:textId="77777777" w:rsidTr="00342824">
        <w:tc>
          <w:tcPr>
            <w:tcW w:w="1777" w:type="pct"/>
            <w:tcBorders>
              <w:top w:val="nil"/>
              <w:left w:val="nil"/>
              <w:bottom w:val="single" w:sz="4" w:space="0" w:color="auto"/>
              <w:right w:val="nil"/>
            </w:tcBorders>
            <w:shd w:val="clear" w:color="auto" w:fill="auto"/>
            <w:vAlign w:val="center"/>
            <w:hideMark/>
          </w:tcPr>
          <w:p w14:paraId="591DD901"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Man-made earthen pond</w:t>
            </w:r>
          </w:p>
        </w:tc>
        <w:tc>
          <w:tcPr>
            <w:tcW w:w="480" w:type="pct"/>
            <w:tcBorders>
              <w:top w:val="nil"/>
              <w:left w:val="nil"/>
              <w:bottom w:val="single" w:sz="4" w:space="0" w:color="auto"/>
              <w:right w:val="nil"/>
            </w:tcBorders>
            <w:shd w:val="clear" w:color="auto" w:fill="auto"/>
            <w:vAlign w:val="center"/>
            <w:hideMark/>
          </w:tcPr>
          <w:p w14:paraId="691AEE14" w14:textId="4982E6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92C52A0" w14:textId="3DCF0BE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446AAA67" w14:textId="4B07DBF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B1808EF" w14:textId="078E0D57"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41B98A8" w14:textId="6FA273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1BC4B15" w14:textId="4625DA7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F994DC2" w14:textId="353B38E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748B8E3" w14:textId="3C0229A4" w:rsidR="00C95140" w:rsidRPr="00342824" w:rsidRDefault="00C95140" w:rsidP="00342824">
            <w:pPr>
              <w:widowControl/>
              <w:spacing w:line="259" w:lineRule="auto"/>
              <w:jc w:val="center"/>
              <w:rPr>
                <w:rFonts w:eastAsia="Times New Roman" w:cs="Calibri"/>
                <w:sz w:val="20"/>
                <w:szCs w:val="20"/>
              </w:rPr>
            </w:pPr>
          </w:p>
        </w:tc>
      </w:tr>
      <w:tr w:rsidR="00C95140" w:rsidRPr="00342824" w14:paraId="4B2E90D3" w14:textId="77777777" w:rsidTr="00342824">
        <w:tc>
          <w:tcPr>
            <w:tcW w:w="1777" w:type="pct"/>
            <w:tcBorders>
              <w:top w:val="nil"/>
              <w:left w:val="nil"/>
              <w:bottom w:val="single" w:sz="4" w:space="0" w:color="auto"/>
              <w:right w:val="nil"/>
            </w:tcBorders>
            <w:shd w:val="clear" w:color="auto" w:fill="auto"/>
            <w:vAlign w:val="center"/>
            <w:hideMark/>
          </w:tcPr>
          <w:p w14:paraId="1AB11D50"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Natural pond or lake</w:t>
            </w:r>
          </w:p>
        </w:tc>
        <w:tc>
          <w:tcPr>
            <w:tcW w:w="480" w:type="pct"/>
            <w:tcBorders>
              <w:top w:val="nil"/>
              <w:left w:val="nil"/>
              <w:bottom w:val="single" w:sz="4" w:space="0" w:color="auto"/>
              <w:right w:val="nil"/>
            </w:tcBorders>
            <w:shd w:val="clear" w:color="auto" w:fill="auto"/>
            <w:vAlign w:val="center"/>
            <w:hideMark/>
          </w:tcPr>
          <w:p w14:paraId="17BE35F2" w14:textId="3A0455DD"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283B02" w14:textId="535EDE98"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5D6CC179" w14:textId="798E48D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304721A4" w14:textId="628DD90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3E24C86" w14:textId="76CB582D"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B9E7026" w14:textId="72029B8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8410F83" w14:textId="69145FB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2FCE6C9" w14:textId="4DA967DE" w:rsidR="00C95140" w:rsidRPr="00342824" w:rsidRDefault="00C95140" w:rsidP="00342824">
            <w:pPr>
              <w:widowControl/>
              <w:spacing w:line="259" w:lineRule="auto"/>
              <w:jc w:val="center"/>
              <w:rPr>
                <w:rFonts w:eastAsia="Times New Roman" w:cs="Calibri"/>
                <w:sz w:val="20"/>
                <w:szCs w:val="20"/>
              </w:rPr>
            </w:pPr>
          </w:p>
        </w:tc>
      </w:tr>
      <w:tr w:rsidR="00C95140" w:rsidRPr="00342824" w14:paraId="0C1D6D0C" w14:textId="77777777" w:rsidTr="00342824">
        <w:tc>
          <w:tcPr>
            <w:tcW w:w="1777" w:type="pct"/>
            <w:tcBorders>
              <w:top w:val="nil"/>
              <w:left w:val="nil"/>
              <w:bottom w:val="single" w:sz="4" w:space="0" w:color="auto"/>
              <w:right w:val="nil"/>
            </w:tcBorders>
            <w:shd w:val="clear" w:color="auto" w:fill="auto"/>
            <w:vAlign w:val="center"/>
            <w:hideMark/>
          </w:tcPr>
          <w:p w14:paraId="5476C66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Raceway</w:t>
            </w:r>
          </w:p>
        </w:tc>
        <w:tc>
          <w:tcPr>
            <w:tcW w:w="480" w:type="pct"/>
            <w:tcBorders>
              <w:top w:val="nil"/>
              <w:left w:val="nil"/>
              <w:bottom w:val="single" w:sz="4" w:space="0" w:color="auto"/>
              <w:right w:val="nil"/>
            </w:tcBorders>
            <w:shd w:val="clear" w:color="auto" w:fill="auto"/>
            <w:vAlign w:val="center"/>
            <w:hideMark/>
          </w:tcPr>
          <w:p w14:paraId="6BA5DF10" w14:textId="77028EC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556B68DD" w14:textId="382D68E7"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4A2D076" w14:textId="411E2755"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524011B" w14:textId="3CD7B14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14B322B" w14:textId="39B9FDD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CD0486F" w14:textId="2F4BE84A"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D776F44" w14:textId="0E1B27C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9F44C3C" w14:textId="42D2401B" w:rsidR="00C95140" w:rsidRPr="00342824" w:rsidRDefault="00C95140" w:rsidP="00342824">
            <w:pPr>
              <w:widowControl/>
              <w:spacing w:line="259" w:lineRule="auto"/>
              <w:jc w:val="center"/>
              <w:rPr>
                <w:rFonts w:eastAsia="Times New Roman" w:cs="Calibri"/>
                <w:sz w:val="20"/>
                <w:szCs w:val="20"/>
              </w:rPr>
            </w:pPr>
          </w:p>
        </w:tc>
      </w:tr>
      <w:tr w:rsidR="00C95140" w:rsidRPr="00342824" w14:paraId="7D9CD94C" w14:textId="77777777" w:rsidTr="00342824">
        <w:tc>
          <w:tcPr>
            <w:tcW w:w="1777" w:type="pct"/>
            <w:tcBorders>
              <w:top w:val="nil"/>
              <w:left w:val="nil"/>
              <w:bottom w:val="single" w:sz="4" w:space="0" w:color="auto"/>
              <w:right w:val="nil"/>
            </w:tcBorders>
            <w:shd w:val="clear" w:color="auto" w:fill="auto"/>
            <w:vAlign w:val="center"/>
            <w:hideMark/>
          </w:tcPr>
          <w:p w14:paraId="5FED114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Stream</w:t>
            </w:r>
          </w:p>
        </w:tc>
        <w:tc>
          <w:tcPr>
            <w:tcW w:w="480" w:type="pct"/>
            <w:tcBorders>
              <w:top w:val="nil"/>
              <w:left w:val="nil"/>
              <w:bottom w:val="single" w:sz="4" w:space="0" w:color="auto"/>
              <w:right w:val="nil"/>
            </w:tcBorders>
            <w:shd w:val="clear" w:color="auto" w:fill="auto"/>
            <w:vAlign w:val="center"/>
            <w:hideMark/>
          </w:tcPr>
          <w:p w14:paraId="24BC487A" w14:textId="16F22FD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663543F0" w14:textId="6422116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247C434D" w14:textId="0A01EB5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E2EB724" w14:textId="06AE436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134B592" w14:textId="665D3F6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E26858C" w14:textId="225642F6"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76DE07B9" w14:textId="6253AA7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3EDB496E" w14:textId="3EBF5B91" w:rsidR="00C95140" w:rsidRPr="00342824" w:rsidRDefault="00C95140" w:rsidP="00342824">
            <w:pPr>
              <w:widowControl/>
              <w:spacing w:line="259" w:lineRule="auto"/>
              <w:jc w:val="center"/>
              <w:rPr>
                <w:rFonts w:eastAsia="Times New Roman" w:cs="Calibri"/>
                <w:sz w:val="20"/>
                <w:szCs w:val="20"/>
              </w:rPr>
            </w:pPr>
          </w:p>
        </w:tc>
      </w:tr>
      <w:tr w:rsidR="00C95140" w:rsidRPr="00342824" w14:paraId="5E6A8755" w14:textId="77777777" w:rsidTr="00342824">
        <w:tc>
          <w:tcPr>
            <w:tcW w:w="1777" w:type="pct"/>
            <w:tcBorders>
              <w:top w:val="nil"/>
              <w:left w:val="nil"/>
              <w:bottom w:val="single" w:sz="4" w:space="0" w:color="auto"/>
              <w:right w:val="nil"/>
            </w:tcBorders>
            <w:shd w:val="clear" w:color="auto" w:fill="auto"/>
            <w:vAlign w:val="center"/>
            <w:hideMark/>
          </w:tcPr>
          <w:p w14:paraId="05493EB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single" w:sz="4" w:space="0" w:color="auto"/>
              <w:right w:val="nil"/>
            </w:tcBorders>
            <w:shd w:val="clear" w:color="auto" w:fill="auto"/>
            <w:vAlign w:val="center"/>
            <w:hideMark/>
          </w:tcPr>
          <w:p w14:paraId="65F86B2A" w14:textId="4E28965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0634254B" w14:textId="061BE764"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9876B77" w14:textId="778896C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7B327710" w14:textId="4E0C697E"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A0EA1EA" w14:textId="4D37D88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7E6666A5" w14:textId="727A46AC"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7CC393" w14:textId="57F624F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267AD28" w14:textId="18F470D8" w:rsidR="00C95140" w:rsidRPr="00342824" w:rsidRDefault="00C95140" w:rsidP="00342824">
            <w:pPr>
              <w:widowControl/>
              <w:spacing w:line="259" w:lineRule="auto"/>
              <w:jc w:val="center"/>
              <w:rPr>
                <w:rFonts w:eastAsia="Times New Roman" w:cs="Calibri"/>
                <w:sz w:val="20"/>
                <w:szCs w:val="20"/>
              </w:rPr>
            </w:pPr>
          </w:p>
        </w:tc>
      </w:tr>
      <w:tr w:rsidR="00C95140" w:rsidRPr="00342824" w14:paraId="2E730232" w14:textId="77777777" w:rsidTr="00342824">
        <w:tc>
          <w:tcPr>
            <w:tcW w:w="1777" w:type="pct"/>
            <w:tcBorders>
              <w:top w:val="nil"/>
              <w:left w:val="nil"/>
              <w:bottom w:val="single" w:sz="4" w:space="0" w:color="auto"/>
              <w:right w:val="nil"/>
            </w:tcBorders>
            <w:shd w:val="clear" w:color="auto" w:fill="auto"/>
            <w:vAlign w:val="center"/>
            <w:hideMark/>
          </w:tcPr>
          <w:p w14:paraId="37D6C3BD" w14:textId="43237936"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451FFDCE" w14:textId="7499DDE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58A0FF" w14:textId="4DE2625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E255CB0" w14:textId="00E3C72E"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1A617DC4" w14:textId="3D5CD0D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9229A07" w14:textId="2CC439CC"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F7BBF82" w14:textId="7EEA11CF"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6EA436" w14:textId="74BA3612"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49E781E" w14:textId="26B944C1" w:rsidR="00C95140" w:rsidRPr="00342824" w:rsidRDefault="00C95140" w:rsidP="00342824">
            <w:pPr>
              <w:widowControl/>
              <w:spacing w:line="259" w:lineRule="auto"/>
              <w:jc w:val="center"/>
              <w:rPr>
                <w:rFonts w:eastAsia="Times New Roman" w:cs="Calibri"/>
                <w:sz w:val="20"/>
                <w:szCs w:val="20"/>
              </w:rPr>
            </w:pPr>
          </w:p>
        </w:tc>
      </w:tr>
    </w:tbl>
    <w:p w14:paraId="0D281634" w14:textId="02FC60E1" w:rsidR="00C95140" w:rsidRPr="0087225D" w:rsidRDefault="00C95140" w:rsidP="00FF7E45">
      <w:pPr>
        <w:pStyle w:val="BodyText1"/>
        <w:spacing w:after="0"/>
        <w:ind w:left="86" w:hanging="86"/>
        <w:rPr>
          <w:sz w:val="16"/>
        </w:rPr>
      </w:pPr>
      <w:commentRangeStart w:id="815"/>
      <w:r w:rsidRPr="0087225D">
        <w:rPr>
          <w:sz w:val="16"/>
        </w:rPr>
        <w:t>^ Results not statistically reliable, n&lt;30  </w:t>
      </w:r>
      <w:commentRangeEnd w:id="815"/>
      <w:r>
        <w:rPr>
          <w:rStyle w:val="CommentReference"/>
          <w:rFonts w:eastAsia="Arial" w:cs="Arial"/>
          <w:color w:val="000000"/>
        </w:rPr>
        <w:commentReference w:id="815"/>
      </w:r>
    </w:p>
    <w:p w14:paraId="55E87ACB" w14:textId="271D5615" w:rsidR="00C95140" w:rsidRDefault="00C95140" w:rsidP="00FF7E45">
      <w:pPr>
        <w:pStyle w:val="BodyText1"/>
        <w:spacing w:after="0"/>
        <w:ind w:left="86" w:hanging="86"/>
        <w:rPr>
          <w:sz w:val="16"/>
        </w:rPr>
      </w:pPr>
      <w:bookmarkStart w:id="816" w:name="_Hlk19872247"/>
      <w:commentRangeStart w:id="81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7"/>
      <w:r>
        <w:rPr>
          <w:rStyle w:val="CommentReference"/>
          <w:rFonts w:eastAsia="Arial" w:cs="Arial"/>
          <w:color w:val="000000"/>
        </w:rPr>
        <w:commentReference w:id="817"/>
      </w:r>
    </w:p>
    <w:p w14:paraId="52BB9689" w14:textId="5347473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8AE8FB" w14:textId="7083915F"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0079DE">
        <w:rPr>
          <w:sz w:val="16"/>
        </w:rPr>
        <w:t xml:space="preserve"> percent</w:t>
      </w:r>
      <w:r w:rsidRPr="007E309E">
        <w:rPr>
          <w:sz w:val="16"/>
        </w:rPr>
        <w:t>.</w:t>
      </w:r>
    </w:p>
    <w:p w14:paraId="4918852E" w14:textId="590C2D1D"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4CB9FEB1"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16"/>
    <w:p w14:paraId="166CAE76" w14:textId="6BC4C790" w:rsidR="00C95140" w:rsidRDefault="004A61C1" w:rsidP="00422772">
      <w:pPr>
        <w:pStyle w:val="Heading4"/>
      </w:pPr>
      <w:r>
        <w:t xml:space="preserve">Use of inputs </w:t>
      </w:r>
    </w:p>
    <w:p w14:paraId="626D9665" w14:textId="3F09DF1B" w:rsidR="00C95140" w:rsidRDefault="00C95140" w:rsidP="00342824">
      <w:pPr>
        <w:pStyle w:val="BodyText1"/>
      </w:pPr>
      <w:r>
        <w:t xml:space="preserve">This section presents information on fishpond farmers’ inputs, including supplemental feed, manure use, hormone application, </w:t>
      </w:r>
      <w:r w:rsidR="000079DE">
        <w:t xml:space="preserve">and </w:t>
      </w:r>
      <w:r>
        <w:t>techniques to improve fish production.</w:t>
      </w:r>
    </w:p>
    <w:p w14:paraId="212F7D01" w14:textId="50BC8655" w:rsidR="00C95140" w:rsidRPr="00F26619" w:rsidRDefault="00C95140" w:rsidP="00342824">
      <w:pPr>
        <w:pStyle w:val="BodyText1"/>
      </w:pPr>
      <w:r>
        <w:t xml:space="preserve">Although fish eat foods that occur naturally in ponds, such as algae and plankton, some farmers also give their fish supplemental feed so that </w:t>
      </w:r>
      <w:r w:rsidR="000079DE">
        <w:t xml:space="preserve">the </w:t>
      </w:r>
      <w:r>
        <w:t xml:space="preserve">fish grow faster. Supplemental feed can be made from items such as rice bran, cassava flour, soy meal, leaves from crops, and fish meal. </w:t>
      </w:r>
      <w:r w:rsidRPr="008E6221">
        <w:rPr>
          <w:b/>
        </w:rPr>
        <w:t xml:space="preserve">Table </w:t>
      </w:r>
      <w:r>
        <w:rPr>
          <w:b/>
        </w:rPr>
        <w:t>7.2.4</w:t>
      </w:r>
      <w:r w:rsidRPr="00F630D3">
        <w:t xml:space="preserve"> </w:t>
      </w:r>
      <w:r>
        <w:t>presents information about whether fishpond farmers in the ZOI used supplemental feed</w:t>
      </w:r>
      <w:r w:rsidR="00724B5F">
        <w:t>,</w:t>
      </w:r>
      <w:r>
        <w:t xml:space="preserve"> and the source of supplemental </w:t>
      </w:r>
      <w:r>
        <w:lastRenderedPageBreak/>
        <w:t>feed among those who did.</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5DB60D0" w14:textId="77777777" w:rsidR="00C95140" w:rsidRPr="0023038F" w:rsidRDefault="00C95140" w:rsidP="00FA3A8C">
      <w:pPr>
        <w:pStyle w:val="Tabletitle"/>
      </w:pPr>
      <w:bookmarkStart w:id="818" w:name="_Toc63673112"/>
      <w:r w:rsidRPr="0023038F">
        <w:t xml:space="preserve">Table </w:t>
      </w:r>
      <w:r>
        <w:t>7</w:t>
      </w:r>
      <w:r w:rsidRPr="0023038F">
        <w:t>.2.4</w:t>
      </w:r>
      <w:r>
        <w:t>:</w:t>
      </w:r>
      <w:r w:rsidRPr="0023038F">
        <w:t xml:space="preserve"> </w:t>
      </w:r>
      <w:r>
        <w:t>Supplemental Feed</w:t>
      </w:r>
      <w:r w:rsidRPr="0023038F">
        <w:t xml:space="preserve"> </w:t>
      </w:r>
      <w:r>
        <w:t xml:space="preserve">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18"/>
    </w:p>
    <w:tbl>
      <w:tblPr>
        <w:tblW w:w="5000" w:type="pct"/>
        <w:tblLook w:val="04A0" w:firstRow="1" w:lastRow="0" w:firstColumn="1" w:lastColumn="0" w:noHBand="0" w:noVBand="1"/>
      </w:tblPr>
      <w:tblGrid>
        <w:gridCol w:w="3194"/>
        <w:gridCol w:w="1042"/>
        <w:gridCol w:w="992"/>
        <w:gridCol w:w="951"/>
        <w:gridCol w:w="618"/>
        <w:gridCol w:w="272"/>
        <w:gridCol w:w="927"/>
        <w:gridCol w:w="962"/>
        <w:gridCol w:w="618"/>
      </w:tblGrid>
      <w:tr w:rsidR="00C95140" w:rsidRPr="00FA3A8C" w14:paraId="72AA9406" w14:textId="77777777" w:rsidTr="00FA3A8C">
        <w:tc>
          <w:tcPr>
            <w:tcW w:w="1536" w:type="pct"/>
            <w:vMerge w:val="restart"/>
            <w:tcBorders>
              <w:top w:val="single" w:sz="4" w:space="0" w:color="auto"/>
              <w:left w:val="nil"/>
              <w:bottom w:val="single" w:sz="4" w:space="0" w:color="000000"/>
              <w:right w:val="nil"/>
            </w:tcBorders>
            <w:shd w:val="clear" w:color="000000" w:fill="387990"/>
            <w:vAlign w:val="bottom"/>
            <w:hideMark/>
          </w:tcPr>
          <w:p w14:paraId="3C1DD00C"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Supplemental feed use and source</w:t>
            </w:r>
          </w:p>
        </w:tc>
        <w:tc>
          <w:tcPr>
            <w:tcW w:w="563" w:type="pct"/>
            <w:vMerge w:val="restart"/>
            <w:tcBorders>
              <w:top w:val="single" w:sz="4" w:space="0" w:color="auto"/>
              <w:left w:val="nil"/>
              <w:bottom w:val="nil"/>
              <w:right w:val="nil"/>
            </w:tcBorders>
            <w:shd w:val="clear" w:color="000000" w:fill="387990"/>
            <w:vAlign w:val="bottom"/>
            <w:hideMark/>
          </w:tcPr>
          <w:p w14:paraId="5EC336F2"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82" w:type="pct"/>
            <w:gridSpan w:val="3"/>
            <w:tcBorders>
              <w:top w:val="single" w:sz="4" w:space="0" w:color="auto"/>
              <w:left w:val="nil"/>
              <w:bottom w:val="single" w:sz="4" w:space="0" w:color="FFFFFF"/>
              <w:right w:val="nil"/>
            </w:tcBorders>
            <w:shd w:val="clear" w:color="000000" w:fill="387990"/>
            <w:vAlign w:val="center"/>
            <w:hideMark/>
          </w:tcPr>
          <w:p w14:paraId="021FD2E9"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9EAE4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635944A0" w14:textId="239908BC"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0079DE" w:rsidRPr="00FA3A8C" w14:paraId="5240B422" w14:textId="77777777" w:rsidTr="00BE7C43">
        <w:tc>
          <w:tcPr>
            <w:tcW w:w="1536" w:type="pct"/>
            <w:vMerge/>
            <w:tcBorders>
              <w:top w:val="single" w:sz="4" w:space="0" w:color="auto"/>
              <w:left w:val="nil"/>
              <w:bottom w:val="single" w:sz="4" w:space="0" w:color="000000"/>
              <w:right w:val="nil"/>
            </w:tcBorders>
            <w:vAlign w:val="center"/>
            <w:hideMark/>
          </w:tcPr>
          <w:p w14:paraId="14FDAB95"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vMerge/>
            <w:tcBorders>
              <w:top w:val="single" w:sz="4" w:space="0" w:color="auto"/>
              <w:left w:val="nil"/>
              <w:bottom w:val="nil"/>
              <w:right w:val="nil"/>
            </w:tcBorders>
            <w:vAlign w:val="center"/>
            <w:hideMark/>
          </w:tcPr>
          <w:p w14:paraId="62AC4147"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37" w:type="pct"/>
            <w:tcBorders>
              <w:top w:val="nil"/>
              <w:left w:val="nil"/>
              <w:bottom w:val="nil"/>
              <w:right w:val="nil"/>
            </w:tcBorders>
            <w:shd w:val="clear" w:color="000000" w:fill="387990"/>
            <w:vAlign w:val="center"/>
            <w:hideMark/>
          </w:tcPr>
          <w:p w14:paraId="05512BF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515" w:type="pct"/>
            <w:tcBorders>
              <w:top w:val="nil"/>
              <w:left w:val="nil"/>
              <w:bottom w:val="nil"/>
              <w:right w:val="nil"/>
            </w:tcBorders>
            <w:shd w:val="clear" w:color="000000" w:fill="387990"/>
            <w:vAlign w:val="center"/>
            <w:hideMark/>
          </w:tcPr>
          <w:p w14:paraId="160F8CA7"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15018E7" w14:textId="79E4B3B4" w:rsidR="000079DE" w:rsidRPr="00FA3A8C" w:rsidRDefault="000079DE" w:rsidP="00C53C55">
            <w:pPr>
              <w:widowControl/>
              <w:spacing w:line="259" w:lineRule="auto"/>
              <w:jc w:val="center"/>
              <w:rPr>
                <w:rFonts w:eastAsia="Times New Roman" w:cs="Times New Roman"/>
                <w:b/>
                <w:bCs/>
                <w:color w:val="FFFFFF"/>
                <w:sz w:val="20"/>
                <w:szCs w:val="20"/>
              </w:rPr>
            </w:pPr>
          </w:p>
          <w:p w14:paraId="6D939CCF" w14:textId="48D80858" w:rsidR="000079DE" w:rsidRPr="00FA3A8C" w:rsidRDefault="000079DE">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52F3AF9A"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nil"/>
              <w:right w:val="nil"/>
            </w:tcBorders>
            <w:shd w:val="clear" w:color="000000" w:fill="387990"/>
            <w:vAlign w:val="center"/>
            <w:hideMark/>
          </w:tcPr>
          <w:p w14:paraId="69A49144" w14:textId="40F0E512"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520" w:type="pct"/>
            <w:tcBorders>
              <w:top w:val="nil"/>
              <w:left w:val="nil"/>
              <w:bottom w:val="nil"/>
              <w:right w:val="nil"/>
            </w:tcBorders>
            <w:shd w:val="clear" w:color="000000" w:fill="387990"/>
            <w:vAlign w:val="center"/>
            <w:hideMark/>
          </w:tcPr>
          <w:p w14:paraId="6965D43D" w14:textId="7490CD09"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6A5DA8F" w14:textId="6FC873FB" w:rsidR="000079DE" w:rsidRPr="00FA3A8C" w:rsidRDefault="000079DE" w:rsidP="00C53C55">
            <w:pPr>
              <w:widowControl/>
              <w:spacing w:line="259" w:lineRule="auto"/>
              <w:jc w:val="center"/>
              <w:rPr>
                <w:rFonts w:eastAsia="Times New Roman" w:cs="Times New Roman"/>
                <w:b/>
                <w:bCs/>
                <w:color w:val="FFFFFF"/>
                <w:sz w:val="20"/>
                <w:szCs w:val="20"/>
              </w:rPr>
            </w:pPr>
          </w:p>
          <w:p w14:paraId="028C0FA4" w14:textId="73BE5538" w:rsidR="000079DE" w:rsidRPr="00FA3A8C" w:rsidRDefault="000079DE">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0079DE" w:rsidRPr="00FA3A8C" w14:paraId="158C4763" w14:textId="77777777" w:rsidTr="000079DE">
        <w:tc>
          <w:tcPr>
            <w:tcW w:w="1536" w:type="pct"/>
            <w:vMerge/>
            <w:tcBorders>
              <w:top w:val="single" w:sz="4" w:space="0" w:color="auto"/>
              <w:left w:val="nil"/>
              <w:bottom w:val="single" w:sz="4" w:space="0" w:color="000000"/>
              <w:right w:val="nil"/>
            </w:tcBorders>
            <w:vAlign w:val="center"/>
            <w:hideMark/>
          </w:tcPr>
          <w:p w14:paraId="174B66FB"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000000" w:fill="387990"/>
            <w:vAlign w:val="center"/>
            <w:hideMark/>
          </w:tcPr>
          <w:p w14:paraId="42BA618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37" w:type="pct"/>
            <w:tcBorders>
              <w:top w:val="nil"/>
              <w:left w:val="nil"/>
              <w:bottom w:val="single" w:sz="4" w:space="0" w:color="auto"/>
              <w:right w:val="nil"/>
            </w:tcBorders>
            <w:shd w:val="clear" w:color="000000" w:fill="387990"/>
            <w:vAlign w:val="center"/>
            <w:hideMark/>
          </w:tcPr>
          <w:p w14:paraId="033B8628"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5" w:type="pct"/>
            <w:tcBorders>
              <w:top w:val="nil"/>
              <w:left w:val="nil"/>
              <w:bottom w:val="single" w:sz="4" w:space="0" w:color="auto"/>
              <w:right w:val="nil"/>
            </w:tcBorders>
            <w:shd w:val="clear" w:color="000000" w:fill="387990"/>
            <w:vAlign w:val="center"/>
            <w:hideMark/>
          </w:tcPr>
          <w:p w14:paraId="1D965C6A"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64049C" w14:textId="7FF5BC92" w:rsidR="000079DE" w:rsidRPr="00FA3A8C" w:rsidRDefault="000079DE"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11A4B3"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single" w:sz="4" w:space="0" w:color="auto"/>
              <w:right w:val="nil"/>
            </w:tcBorders>
            <w:shd w:val="clear" w:color="000000" w:fill="387990"/>
            <w:vAlign w:val="center"/>
            <w:hideMark/>
          </w:tcPr>
          <w:p w14:paraId="03E81A35"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0" w:type="pct"/>
            <w:tcBorders>
              <w:top w:val="nil"/>
              <w:left w:val="nil"/>
              <w:bottom w:val="single" w:sz="4" w:space="0" w:color="auto"/>
              <w:right w:val="nil"/>
            </w:tcBorders>
            <w:shd w:val="clear" w:color="000000" w:fill="387990"/>
            <w:vAlign w:val="center"/>
            <w:hideMark/>
          </w:tcPr>
          <w:p w14:paraId="7A42190D"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4C7F198" w14:textId="19ACD64C" w:rsidR="000079DE" w:rsidRPr="00FA3A8C" w:rsidRDefault="000079DE" w:rsidP="00FA3A8C">
            <w:pPr>
              <w:widowControl/>
              <w:spacing w:line="259" w:lineRule="auto"/>
              <w:jc w:val="center"/>
              <w:rPr>
                <w:rFonts w:eastAsia="Times New Roman" w:cs="Times New Roman"/>
                <w:b/>
                <w:bCs/>
                <w:color w:val="FFFFFF"/>
                <w:sz w:val="20"/>
                <w:szCs w:val="20"/>
              </w:rPr>
            </w:pPr>
          </w:p>
        </w:tc>
      </w:tr>
      <w:tr w:rsidR="00C95140" w:rsidRPr="00FA3A8C" w14:paraId="128DD13E" w14:textId="77777777" w:rsidTr="00FA3A8C">
        <w:tc>
          <w:tcPr>
            <w:tcW w:w="1536" w:type="pct"/>
            <w:tcBorders>
              <w:top w:val="nil"/>
              <w:left w:val="nil"/>
              <w:bottom w:val="nil"/>
              <w:right w:val="nil"/>
            </w:tcBorders>
            <w:shd w:val="clear" w:color="auto" w:fill="auto"/>
            <w:noWrap/>
            <w:vAlign w:val="center"/>
            <w:hideMark/>
          </w:tcPr>
          <w:p w14:paraId="419B5B69"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supplemental feed</w:t>
            </w:r>
          </w:p>
        </w:tc>
        <w:tc>
          <w:tcPr>
            <w:tcW w:w="563" w:type="pct"/>
            <w:tcBorders>
              <w:top w:val="nil"/>
              <w:left w:val="nil"/>
              <w:bottom w:val="nil"/>
              <w:right w:val="nil"/>
            </w:tcBorders>
            <w:shd w:val="clear" w:color="auto" w:fill="auto"/>
            <w:noWrap/>
            <w:vAlign w:val="center"/>
            <w:hideMark/>
          </w:tcPr>
          <w:p w14:paraId="000E98B3"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4B04BE6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100A4CA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62C00E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12B946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4FE82DD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1932B04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8A239BD"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4A6F9628"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65A0F93C" w14:textId="42EDE8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single" w:sz="4" w:space="0" w:color="auto"/>
              <w:left w:val="nil"/>
              <w:bottom w:val="single" w:sz="4" w:space="0" w:color="auto"/>
              <w:right w:val="nil"/>
            </w:tcBorders>
            <w:shd w:val="clear" w:color="auto" w:fill="auto"/>
            <w:noWrap/>
            <w:vAlign w:val="center"/>
            <w:hideMark/>
          </w:tcPr>
          <w:p w14:paraId="6B865819" w14:textId="76967EA6"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BEEA71A" w14:textId="06859FC4"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2D8D5934" w14:textId="4F4EE69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2A3E1AE" w14:textId="20F1E8A8"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415961F" w14:textId="7B7743C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4B2CE8CB" w14:textId="297025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4EBA32B" w14:textId="4E67E54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EDF5FEB" w14:textId="02D45FB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0338E41" w14:textId="77777777" w:rsidTr="00FA3A8C">
        <w:tc>
          <w:tcPr>
            <w:tcW w:w="1536" w:type="pct"/>
            <w:tcBorders>
              <w:top w:val="nil"/>
              <w:left w:val="nil"/>
              <w:bottom w:val="nil"/>
              <w:right w:val="nil"/>
            </w:tcBorders>
            <w:shd w:val="clear" w:color="000000" w:fill="DBE5F1"/>
            <w:noWrap/>
            <w:vAlign w:val="center"/>
            <w:hideMark/>
          </w:tcPr>
          <w:p w14:paraId="35E069ED"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Source of supplemental feed</w:t>
            </w:r>
          </w:p>
        </w:tc>
        <w:tc>
          <w:tcPr>
            <w:tcW w:w="563" w:type="pct"/>
            <w:tcBorders>
              <w:top w:val="nil"/>
              <w:left w:val="nil"/>
              <w:bottom w:val="nil"/>
              <w:right w:val="nil"/>
            </w:tcBorders>
            <w:shd w:val="clear" w:color="000000" w:fill="DBE5F1"/>
            <w:noWrap/>
            <w:vAlign w:val="center"/>
            <w:hideMark/>
          </w:tcPr>
          <w:p w14:paraId="7D4C8A6D" w14:textId="2867BCEE"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000000" w:fill="DBE5F1"/>
            <w:vAlign w:val="center"/>
            <w:hideMark/>
          </w:tcPr>
          <w:p w14:paraId="7C6775EC" w14:textId="2EC7AFB6" w:rsidR="00C95140" w:rsidRPr="00FA3A8C" w:rsidRDefault="00C95140" w:rsidP="00FA3A8C">
            <w:pPr>
              <w:widowControl/>
              <w:spacing w:line="259" w:lineRule="auto"/>
              <w:jc w:val="center"/>
              <w:rPr>
                <w:rFonts w:eastAsia="Times New Roman" w:cs="Calibri"/>
                <w:sz w:val="20"/>
                <w:szCs w:val="20"/>
              </w:rPr>
            </w:pPr>
          </w:p>
        </w:tc>
        <w:tc>
          <w:tcPr>
            <w:tcW w:w="515" w:type="pct"/>
            <w:tcBorders>
              <w:top w:val="nil"/>
              <w:left w:val="nil"/>
              <w:bottom w:val="nil"/>
              <w:right w:val="nil"/>
            </w:tcBorders>
            <w:shd w:val="clear" w:color="000000" w:fill="DBE5F1"/>
            <w:vAlign w:val="center"/>
            <w:hideMark/>
          </w:tcPr>
          <w:p w14:paraId="2823E887" w14:textId="3DAC9AE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49C5E62" w14:textId="21BF7C31"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7DDD992F" w14:textId="4A0C2955"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394A9A22" w14:textId="4F9A914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7E07E024" w14:textId="77C4EE44"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F2EC476" w14:textId="58F5A8DA"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5D03764E"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24E50D9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made</w:t>
            </w:r>
          </w:p>
        </w:tc>
        <w:tc>
          <w:tcPr>
            <w:tcW w:w="563" w:type="pct"/>
            <w:tcBorders>
              <w:top w:val="single" w:sz="4" w:space="0" w:color="auto"/>
              <w:left w:val="nil"/>
              <w:bottom w:val="single" w:sz="4" w:space="0" w:color="auto"/>
              <w:right w:val="nil"/>
            </w:tcBorders>
            <w:shd w:val="clear" w:color="auto" w:fill="auto"/>
            <w:noWrap/>
            <w:vAlign w:val="center"/>
            <w:hideMark/>
          </w:tcPr>
          <w:p w14:paraId="0247E3C8" w14:textId="635BA0AA"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AFA156C" w14:textId="4D2F820F" w:rsidR="00C95140" w:rsidRPr="00FA3A8C" w:rsidRDefault="00C95140" w:rsidP="00FA3A8C">
            <w:pPr>
              <w:widowControl/>
              <w:spacing w:line="259" w:lineRule="auto"/>
              <w:jc w:val="center"/>
              <w:rPr>
                <w:rFonts w:eastAsia="Times New Roman" w:cs="Calibri"/>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071498B2" w14:textId="329D4D4C"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C32A195" w14:textId="57AB19E6"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6D9E74" w14:textId="5A0D7CB9"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7164B35C" w14:textId="52769B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3F41CDED" w14:textId="2B44C69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A85E087" w14:textId="08838000"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8005CA6" w14:textId="77777777" w:rsidTr="00FA3A8C">
        <w:tc>
          <w:tcPr>
            <w:tcW w:w="1536" w:type="pct"/>
            <w:tcBorders>
              <w:top w:val="nil"/>
              <w:left w:val="nil"/>
              <w:bottom w:val="nil"/>
              <w:right w:val="nil"/>
            </w:tcBorders>
            <w:shd w:val="clear" w:color="auto" w:fill="auto"/>
            <w:noWrap/>
            <w:vAlign w:val="center"/>
            <w:hideMark/>
          </w:tcPr>
          <w:p w14:paraId="68DE715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purchased</w:t>
            </w:r>
          </w:p>
        </w:tc>
        <w:tc>
          <w:tcPr>
            <w:tcW w:w="563" w:type="pct"/>
            <w:tcBorders>
              <w:top w:val="nil"/>
              <w:left w:val="nil"/>
              <w:bottom w:val="nil"/>
              <w:right w:val="nil"/>
            </w:tcBorders>
            <w:shd w:val="clear" w:color="auto" w:fill="auto"/>
            <w:noWrap/>
            <w:vAlign w:val="center"/>
            <w:hideMark/>
          </w:tcPr>
          <w:p w14:paraId="38AE083E"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077F07D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2F5DA5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981974" w14:textId="37D23E1E"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155541" w14:textId="7777777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auto" w:fill="auto"/>
            <w:vAlign w:val="center"/>
            <w:hideMark/>
          </w:tcPr>
          <w:p w14:paraId="4174577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274D04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BAC40F" w14:textId="17A5CEA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641D21D"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30EF270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Half made, half purchased</w:t>
            </w:r>
          </w:p>
        </w:tc>
        <w:tc>
          <w:tcPr>
            <w:tcW w:w="563" w:type="pct"/>
            <w:tcBorders>
              <w:top w:val="single" w:sz="4" w:space="0" w:color="auto"/>
              <w:left w:val="nil"/>
              <w:bottom w:val="single" w:sz="4" w:space="0" w:color="auto"/>
              <w:right w:val="nil"/>
            </w:tcBorders>
            <w:shd w:val="clear" w:color="auto" w:fill="auto"/>
            <w:noWrap/>
            <w:vAlign w:val="center"/>
            <w:hideMark/>
          </w:tcPr>
          <w:p w14:paraId="61B9A98F" w14:textId="4EF4C623"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2AAAC79D" w14:textId="1F6209C7"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74B8A4C1" w14:textId="0F1DE1B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956E55" w14:textId="086851A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1B69437" w14:textId="2511C518"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5460B395" w14:textId="35C2F77F"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CD63E6A" w14:textId="139D8B72"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2252679" w14:textId="1DFB52C2"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80A4E41" w14:textId="77777777" w:rsidTr="00FA3A8C">
        <w:tc>
          <w:tcPr>
            <w:tcW w:w="1536" w:type="pct"/>
            <w:tcBorders>
              <w:top w:val="nil"/>
              <w:left w:val="nil"/>
              <w:bottom w:val="single" w:sz="4" w:space="0" w:color="auto"/>
              <w:right w:val="nil"/>
            </w:tcBorders>
            <w:shd w:val="clear" w:color="auto" w:fill="auto"/>
            <w:vAlign w:val="center"/>
            <w:hideMark/>
          </w:tcPr>
          <w:p w14:paraId="66267A6D" w14:textId="3BFF64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supplemental feed</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nil"/>
              <w:left w:val="nil"/>
              <w:bottom w:val="single" w:sz="4" w:space="0" w:color="auto"/>
              <w:right w:val="nil"/>
            </w:tcBorders>
            <w:shd w:val="clear" w:color="auto" w:fill="auto"/>
            <w:noWrap/>
            <w:vAlign w:val="center"/>
            <w:hideMark/>
          </w:tcPr>
          <w:p w14:paraId="6D3383E8" w14:textId="4DA294BF"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single" w:sz="4" w:space="0" w:color="auto"/>
              <w:right w:val="nil"/>
            </w:tcBorders>
            <w:shd w:val="clear" w:color="auto" w:fill="auto"/>
            <w:vAlign w:val="center"/>
            <w:hideMark/>
          </w:tcPr>
          <w:p w14:paraId="6C585317" w14:textId="71314D08"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shd w:val="clear" w:color="auto" w:fill="auto"/>
            <w:vAlign w:val="center"/>
            <w:hideMark/>
          </w:tcPr>
          <w:p w14:paraId="13788448" w14:textId="0B653075"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177796D" w14:textId="4400B86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7A1813" w14:textId="6AAFB86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79FA63B2" w14:textId="72418DC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15CF98DB" w14:textId="57E9B12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827C054" w14:textId="3B3E5B05" w:rsidR="00C95140" w:rsidRPr="00FA3A8C" w:rsidRDefault="00C95140" w:rsidP="00FA3A8C">
            <w:pPr>
              <w:widowControl/>
              <w:spacing w:line="259" w:lineRule="auto"/>
              <w:jc w:val="center"/>
              <w:rPr>
                <w:rFonts w:eastAsia="Times New Roman" w:cs="Times New Roman"/>
                <w:sz w:val="20"/>
                <w:szCs w:val="20"/>
              </w:rPr>
            </w:pPr>
          </w:p>
        </w:tc>
      </w:tr>
    </w:tbl>
    <w:p w14:paraId="0E68D122" w14:textId="2B59AF9B" w:rsidR="00C95140" w:rsidRPr="0087225D" w:rsidRDefault="00C95140" w:rsidP="00FF7E45">
      <w:pPr>
        <w:pStyle w:val="BodyText1"/>
        <w:spacing w:after="0"/>
        <w:ind w:left="86" w:hanging="86"/>
        <w:rPr>
          <w:sz w:val="16"/>
        </w:rPr>
      </w:pPr>
      <w:commentRangeStart w:id="819"/>
      <w:r w:rsidRPr="0087225D">
        <w:rPr>
          <w:sz w:val="16"/>
        </w:rPr>
        <w:t>^ Results not statistically reliable, n&lt;30  </w:t>
      </w:r>
      <w:commentRangeEnd w:id="819"/>
      <w:r>
        <w:rPr>
          <w:rStyle w:val="CommentReference"/>
          <w:rFonts w:eastAsia="Arial" w:cs="Arial"/>
          <w:color w:val="000000"/>
        </w:rPr>
        <w:commentReference w:id="819"/>
      </w:r>
    </w:p>
    <w:p w14:paraId="662BBDB2" w14:textId="2AB2862E" w:rsidR="00C95140" w:rsidRDefault="00C95140" w:rsidP="00FF7E45">
      <w:pPr>
        <w:pStyle w:val="BodyText1"/>
        <w:spacing w:after="0"/>
        <w:ind w:left="86" w:hanging="86"/>
        <w:rPr>
          <w:sz w:val="16"/>
        </w:rPr>
      </w:pPr>
      <w:commentRangeStart w:id="82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0"/>
      <w:r>
        <w:rPr>
          <w:rStyle w:val="CommentReference"/>
          <w:rFonts w:eastAsia="Arial" w:cs="Arial"/>
          <w:color w:val="000000"/>
        </w:rPr>
        <w:commentReference w:id="820"/>
      </w:r>
    </w:p>
    <w:p w14:paraId="37194648" w14:textId="2BD4D7D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FAA1238" w14:textId="14D02C9C"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1A89D4E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5A0BE30" w14:textId="5630A41D" w:rsidR="00C95140" w:rsidRPr="00561C91" w:rsidRDefault="00B7409D" w:rsidP="00FA3A8C">
      <w:pPr>
        <w:pStyle w:val="BodyText1"/>
        <w:rPr>
          <w:i/>
        </w:rPr>
      </w:pPr>
      <w:r>
        <w:t xml:space="preserve">As noted in the FAO training materials, </w:t>
      </w:r>
      <w:r w:rsidR="0030362F">
        <w:t>m</w:t>
      </w:r>
      <w:r w:rsidR="00C95140" w:rsidRPr="00561C91">
        <w:t>anure can be added to fishponds as an organic fertilizer to increase the natural food supply for f</w:t>
      </w:r>
      <w:r w:rsidR="00C95140">
        <w:t>ish and to improve fish production.</w:t>
      </w:r>
      <w:r w:rsidR="00FA3A8C">
        <w:t xml:space="preserve"> </w:t>
      </w:r>
      <w:r w:rsidR="000079DE">
        <w:t>N</w:t>
      </w:r>
      <w:r w:rsidR="00C95140">
        <w:t>ot only is manure a food source for fish, it is also a food source for zooplankton</w:t>
      </w:r>
      <w:r w:rsidR="000079DE">
        <w:t>. It also</w:t>
      </w:r>
      <w:r w:rsidR="00C95140">
        <w:t xml:space="preserve"> increases the amount of bacteria in the water, which speeds up the decomposition of organic matter</w:t>
      </w:r>
      <w:r w:rsidR="000079DE">
        <w:t>,</w:t>
      </w:r>
      <w:r w:rsidR="00C95140">
        <w:t xml:space="preserve"> and adds carbon dioxide to the water, which enables efficient use of nutrients in the water. Manure does have disadvantages</w:t>
      </w:r>
      <w:r w:rsidR="000079DE">
        <w:t>, however</w:t>
      </w:r>
      <w:r w:rsidR="00C95140">
        <w:t>. For example, it has low nitrogen, phosphorus,</w:t>
      </w:r>
      <w:r w:rsidR="00C95140" w:rsidRPr="00803D80">
        <w:t xml:space="preserve"> and potassium</w:t>
      </w:r>
      <w:r w:rsidR="00C95140">
        <w:t xml:space="preserve"> content, </w:t>
      </w:r>
      <w:r w:rsidR="000079DE">
        <w:t xml:space="preserve">which are </w:t>
      </w:r>
      <w:r w:rsidR="00C95140">
        <w:t>primary fertilizer nutrients; negatively affects the dissolved oxygen content in ponds; and can result in fish loss if too much is applied at one time.</w:t>
      </w:r>
      <w:r w:rsidR="00C95140">
        <w:rPr>
          <w:rStyle w:val="FootnoteReference"/>
        </w:rPr>
        <w:footnoteReference w:id="73"/>
      </w:r>
      <w:r w:rsidR="00C95140">
        <w:t xml:space="preserve"> </w:t>
      </w:r>
      <w:r w:rsidR="00C95140" w:rsidRPr="00561C91">
        <w:rPr>
          <w:b/>
        </w:rPr>
        <w:t xml:space="preserve">Table </w:t>
      </w:r>
      <w:r w:rsidR="00C95140">
        <w:rPr>
          <w:b/>
          <w:bCs/>
        </w:rPr>
        <w:t>7</w:t>
      </w:r>
      <w:r w:rsidR="00C95140" w:rsidRPr="00561C91">
        <w:rPr>
          <w:b/>
        </w:rPr>
        <w:t>.2.5</w:t>
      </w:r>
      <w:r w:rsidR="00C95140" w:rsidRPr="00561C91">
        <w:rPr>
          <w:b/>
          <w:bCs/>
        </w:rPr>
        <w:t xml:space="preserve"> </w:t>
      </w:r>
      <w:r w:rsidR="00C95140">
        <w:rPr>
          <w:bCs/>
        </w:rPr>
        <w:t>presents</w:t>
      </w:r>
      <w:r w:rsidR="00C95140">
        <w:t xml:space="preserve"> information about whether fishpond farmers in the ZOI added manure to their fishponds and the source of the manure among those who did.</w:t>
      </w:r>
      <w:r w:rsidR="00C95140" w:rsidRPr="00F630D3">
        <w:t xml:space="preserve"> </w:t>
      </w:r>
      <w:r w:rsidR="00C95140" w:rsidRPr="00F630D3">
        <w:rPr>
          <w:highlight w:val="yellow"/>
        </w:rPr>
        <w:t xml:space="preserve">[Discuss findings. </w:t>
      </w:r>
      <w:r w:rsidR="00C95140">
        <w:rPr>
          <w:highlight w:val="yellow"/>
        </w:rPr>
        <w:t>Were any differences found between disaggregate categories?</w:t>
      </w:r>
      <w:r w:rsidR="00C95140" w:rsidRPr="00F630D3">
        <w:rPr>
          <w:highlight w:val="yellow"/>
        </w:rPr>
        <w:t>]</w:t>
      </w:r>
    </w:p>
    <w:p w14:paraId="62AD1EFD" w14:textId="77777777" w:rsidR="00C95140" w:rsidRPr="0023038F" w:rsidRDefault="00C95140" w:rsidP="00FA3A8C">
      <w:pPr>
        <w:pStyle w:val="Tabletitle"/>
      </w:pPr>
      <w:bookmarkStart w:id="821" w:name="_Toc63673113"/>
      <w:r w:rsidRPr="0023038F">
        <w:t xml:space="preserve">Table </w:t>
      </w:r>
      <w:r>
        <w:t>7</w:t>
      </w:r>
      <w:r w:rsidRPr="0023038F">
        <w:t>.2.</w:t>
      </w:r>
      <w:r>
        <w:t>5:</w:t>
      </w:r>
      <w:r w:rsidRPr="0023038F">
        <w:t xml:space="preserve"> </w:t>
      </w:r>
      <w:r>
        <w:t xml:space="preserve">Manure 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21"/>
    </w:p>
    <w:tbl>
      <w:tblPr>
        <w:tblW w:w="5066" w:type="pct"/>
        <w:tblLayout w:type="fixed"/>
        <w:tblLook w:val="04A0" w:firstRow="1" w:lastRow="0" w:firstColumn="1" w:lastColumn="0" w:noHBand="0" w:noVBand="1"/>
      </w:tblPr>
      <w:tblGrid>
        <w:gridCol w:w="3257"/>
        <w:gridCol w:w="829"/>
        <w:gridCol w:w="1013"/>
        <w:gridCol w:w="920"/>
        <w:gridCol w:w="708"/>
        <w:gridCol w:w="248"/>
        <w:gridCol w:w="1172"/>
        <w:gridCol w:w="920"/>
        <w:gridCol w:w="635"/>
      </w:tblGrid>
      <w:tr w:rsidR="00C95140" w:rsidRPr="00FA3A8C" w14:paraId="767BC472" w14:textId="77777777" w:rsidTr="0093130E">
        <w:tc>
          <w:tcPr>
            <w:tcW w:w="1679" w:type="pct"/>
            <w:vMerge w:val="restart"/>
            <w:tcBorders>
              <w:top w:val="single" w:sz="4" w:space="0" w:color="auto"/>
              <w:left w:val="nil"/>
              <w:bottom w:val="single" w:sz="4" w:space="0" w:color="000000"/>
              <w:right w:val="nil"/>
            </w:tcBorders>
            <w:shd w:val="clear" w:color="000000" w:fill="387990"/>
            <w:vAlign w:val="bottom"/>
            <w:hideMark/>
          </w:tcPr>
          <w:p w14:paraId="268AAACD"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Manure use and source</w:t>
            </w:r>
          </w:p>
        </w:tc>
        <w:tc>
          <w:tcPr>
            <w:tcW w:w="427" w:type="pct"/>
            <w:vMerge w:val="restart"/>
            <w:tcBorders>
              <w:top w:val="single" w:sz="4" w:space="0" w:color="auto"/>
              <w:left w:val="nil"/>
              <w:bottom w:val="nil"/>
              <w:right w:val="nil"/>
            </w:tcBorders>
            <w:shd w:val="clear" w:color="000000" w:fill="387990"/>
            <w:vAlign w:val="bottom"/>
            <w:hideMark/>
          </w:tcPr>
          <w:p w14:paraId="30C73A9D"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61" w:type="pct"/>
            <w:gridSpan w:val="3"/>
            <w:tcBorders>
              <w:top w:val="single" w:sz="4" w:space="0" w:color="auto"/>
              <w:left w:val="nil"/>
              <w:bottom w:val="single" w:sz="4" w:space="0" w:color="FFFFFF"/>
              <w:right w:val="nil"/>
            </w:tcBorders>
            <w:shd w:val="clear" w:color="000000" w:fill="387990"/>
            <w:vAlign w:val="center"/>
            <w:hideMark/>
          </w:tcPr>
          <w:p w14:paraId="66205F17"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28" w:type="pct"/>
            <w:tcBorders>
              <w:top w:val="single" w:sz="4" w:space="0" w:color="auto"/>
              <w:left w:val="nil"/>
              <w:bottom w:val="nil"/>
              <w:right w:val="nil"/>
            </w:tcBorders>
            <w:shd w:val="clear" w:color="000000" w:fill="387990"/>
            <w:vAlign w:val="center"/>
            <w:hideMark/>
          </w:tcPr>
          <w:p w14:paraId="02ECEF31"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404" w:type="pct"/>
            <w:gridSpan w:val="3"/>
            <w:tcBorders>
              <w:top w:val="single" w:sz="4" w:space="0" w:color="auto"/>
              <w:left w:val="nil"/>
              <w:bottom w:val="single" w:sz="4" w:space="0" w:color="FFFFFF"/>
              <w:right w:val="nil"/>
            </w:tcBorders>
            <w:shd w:val="clear" w:color="000000" w:fill="387990"/>
            <w:vAlign w:val="center"/>
            <w:hideMark/>
          </w:tcPr>
          <w:p w14:paraId="56A0EB9D" w14:textId="786EBD36"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B970AF" w:rsidRPr="00FA3A8C" w14:paraId="7EE2427C" w14:textId="77777777" w:rsidTr="0093130E">
        <w:tc>
          <w:tcPr>
            <w:tcW w:w="1679" w:type="pct"/>
            <w:vMerge/>
            <w:tcBorders>
              <w:top w:val="single" w:sz="4" w:space="0" w:color="auto"/>
              <w:left w:val="nil"/>
              <w:bottom w:val="single" w:sz="4" w:space="0" w:color="000000"/>
              <w:right w:val="nil"/>
            </w:tcBorders>
            <w:vAlign w:val="center"/>
            <w:hideMark/>
          </w:tcPr>
          <w:p w14:paraId="052C352A"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C00478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22" w:type="pct"/>
            <w:tcBorders>
              <w:top w:val="nil"/>
              <w:left w:val="nil"/>
              <w:bottom w:val="nil"/>
              <w:right w:val="nil"/>
            </w:tcBorders>
            <w:shd w:val="clear" w:color="000000" w:fill="387990"/>
            <w:vAlign w:val="center"/>
            <w:hideMark/>
          </w:tcPr>
          <w:p w14:paraId="01C4D38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4" w:type="pct"/>
            <w:tcBorders>
              <w:top w:val="nil"/>
              <w:left w:val="nil"/>
              <w:bottom w:val="nil"/>
              <w:right w:val="nil"/>
            </w:tcBorders>
            <w:shd w:val="clear" w:color="000000" w:fill="387990"/>
            <w:vAlign w:val="center"/>
            <w:hideMark/>
          </w:tcPr>
          <w:p w14:paraId="76F3681C"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65" w:type="pct"/>
            <w:vMerge w:val="restart"/>
            <w:tcBorders>
              <w:top w:val="nil"/>
              <w:left w:val="nil"/>
              <w:right w:val="nil"/>
            </w:tcBorders>
            <w:shd w:val="clear" w:color="000000" w:fill="387990"/>
            <w:vAlign w:val="bottom"/>
            <w:hideMark/>
          </w:tcPr>
          <w:p w14:paraId="5788260F" w14:textId="53D3F1CC" w:rsidR="00B970AF" w:rsidRPr="00FA3A8C" w:rsidRDefault="00B970AF" w:rsidP="00C53C55">
            <w:pPr>
              <w:widowControl/>
              <w:spacing w:line="259" w:lineRule="auto"/>
              <w:jc w:val="center"/>
              <w:rPr>
                <w:rFonts w:eastAsia="Times New Roman" w:cs="Times New Roman"/>
                <w:b/>
                <w:bCs/>
                <w:color w:val="FFFFFF"/>
                <w:sz w:val="20"/>
                <w:szCs w:val="20"/>
              </w:rPr>
            </w:pPr>
          </w:p>
          <w:p w14:paraId="72EDEF5C" w14:textId="1D28FBF9"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28" w:type="pct"/>
            <w:tcBorders>
              <w:top w:val="nil"/>
              <w:left w:val="nil"/>
              <w:bottom w:val="nil"/>
              <w:right w:val="nil"/>
            </w:tcBorders>
            <w:shd w:val="clear" w:color="000000" w:fill="387990"/>
            <w:vAlign w:val="center"/>
            <w:hideMark/>
          </w:tcPr>
          <w:p w14:paraId="2D0490A3"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nil"/>
              <w:right w:val="nil"/>
            </w:tcBorders>
            <w:shd w:val="clear" w:color="000000" w:fill="387990"/>
            <w:vAlign w:val="center"/>
            <w:hideMark/>
          </w:tcPr>
          <w:p w14:paraId="232D8C91" w14:textId="4B5DC876"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257657DE" w14:textId="67E03CD8"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27" w:type="pct"/>
            <w:vMerge w:val="restart"/>
            <w:tcBorders>
              <w:top w:val="nil"/>
              <w:left w:val="nil"/>
              <w:right w:val="nil"/>
            </w:tcBorders>
            <w:shd w:val="clear" w:color="000000" w:fill="387990"/>
            <w:vAlign w:val="bottom"/>
            <w:hideMark/>
          </w:tcPr>
          <w:p w14:paraId="2D5810EA" w14:textId="750C63AE" w:rsidR="00B970AF" w:rsidRPr="00FA3A8C" w:rsidRDefault="00B970AF" w:rsidP="00C53C55">
            <w:pPr>
              <w:widowControl/>
              <w:spacing w:line="259" w:lineRule="auto"/>
              <w:jc w:val="center"/>
              <w:rPr>
                <w:rFonts w:eastAsia="Times New Roman" w:cs="Times New Roman"/>
                <w:b/>
                <w:bCs/>
                <w:color w:val="FFFFFF"/>
                <w:sz w:val="20"/>
                <w:szCs w:val="20"/>
              </w:rPr>
            </w:pPr>
          </w:p>
          <w:p w14:paraId="4815942C" w14:textId="268DAC2A"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3660B9B2" w14:textId="77777777" w:rsidTr="0093130E">
        <w:tc>
          <w:tcPr>
            <w:tcW w:w="1679" w:type="pct"/>
            <w:vMerge/>
            <w:tcBorders>
              <w:top w:val="single" w:sz="4" w:space="0" w:color="auto"/>
              <w:left w:val="nil"/>
              <w:bottom w:val="single" w:sz="4" w:space="0" w:color="000000"/>
              <w:right w:val="nil"/>
            </w:tcBorders>
            <w:vAlign w:val="center"/>
            <w:hideMark/>
          </w:tcPr>
          <w:p w14:paraId="491D7B7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0B167E24"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2" w:type="pct"/>
            <w:tcBorders>
              <w:top w:val="nil"/>
              <w:left w:val="nil"/>
              <w:bottom w:val="single" w:sz="4" w:space="0" w:color="auto"/>
              <w:right w:val="nil"/>
            </w:tcBorders>
            <w:shd w:val="clear" w:color="000000" w:fill="387990"/>
            <w:vAlign w:val="center"/>
            <w:hideMark/>
          </w:tcPr>
          <w:p w14:paraId="78F1F2D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74FEBC35"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65" w:type="pct"/>
            <w:vMerge/>
            <w:tcBorders>
              <w:left w:val="nil"/>
              <w:bottom w:val="single" w:sz="4" w:space="0" w:color="auto"/>
              <w:right w:val="nil"/>
            </w:tcBorders>
            <w:shd w:val="clear" w:color="000000" w:fill="387990"/>
            <w:vAlign w:val="center"/>
            <w:hideMark/>
          </w:tcPr>
          <w:p w14:paraId="6B8738CF" w14:textId="5A17A0FE" w:rsidR="00B970AF" w:rsidRPr="00FA3A8C" w:rsidRDefault="00B970AF" w:rsidP="00FA3A8C">
            <w:pPr>
              <w:widowControl/>
              <w:spacing w:line="259" w:lineRule="auto"/>
              <w:jc w:val="center"/>
              <w:rPr>
                <w:rFonts w:eastAsia="Times New Roman" w:cs="Times New Roman"/>
                <w:b/>
                <w:bCs/>
                <w:color w:val="FFFFFF"/>
                <w:sz w:val="20"/>
                <w:szCs w:val="20"/>
              </w:rPr>
            </w:pPr>
          </w:p>
        </w:tc>
        <w:tc>
          <w:tcPr>
            <w:tcW w:w="128" w:type="pct"/>
            <w:tcBorders>
              <w:top w:val="nil"/>
              <w:left w:val="nil"/>
              <w:bottom w:val="single" w:sz="4" w:space="0" w:color="auto"/>
              <w:right w:val="nil"/>
            </w:tcBorders>
            <w:shd w:val="clear" w:color="000000" w:fill="387990"/>
            <w:vAlign w:val="center"/>
            <w:hideMark/>
          </w:tcPr>
          <w:p w14:paraId="3D9B4B45"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single" w:sz="4" w:space="0" w:color="auto"/>
              <w:right w:val="nil"/>
            </w:tcBorders>
            <w:shd w:val="clear" w:color="000000" w:fill="387990"/>
            <w:vAlign w:val="center"/>
            <w:hideMark/>
          </w:tcPr>
          <w:p w14:paraId="09A36977"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5D11B413"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7" w:type="pct"/>
            <w:vMerge/>
            <w:tcBorders>
              <w:left w:val="nil"/>
              <w:bottom w:val="single" w:sz="4" w:space="0" w:color="auto"/>
              <w:right w:val="nil"/>
            </w:tcBorders>
            <w:shd w:val="clear" w:color="000000" w:fill="387990"/>
            <w:vAlign w:val="center"/>
            <w:hideMark/>
          </w:tcPr>
          <w:p w14:paraId="0B361F70" w14:textId="6ACF4A08"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61689E81" w14:textId="77777777" w:rsidTr="0093130E">
        <w:tc>
          <w:tcPr>
            <w:tcW w:w="1679" w:type="pct"/>
            <w:tcBorders>
              <w:top w:val="nil"/>
              <w:left w:val="nil"/>
              <w:bottom w:val="nil"/>
              <w:right w:val="nil"/>
            </w:tcBorders>
            <w:shd w:val="clear" w:color="auto" w:fill="auto"/>
            <w:noWrap/>
            <w:vAlign w:val="center"/>
            <w:hideMark/>
          </w:tcPr>
          <w:p w14:paraId="37C0A95F"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manure</w:t>
            </w:r>
          </w:p>
        </w:tc>
        <w:tc>
          <w:tcPr>
            <w:tcW w:w="427" w:type="pct"/>
            <w:tcBorders>
              <w:top w:val="nil"/>
              <w:left w:val="nil"/>
              <w:bottom w:val="nil"/>
              <w:right w:val="nil"/>
            </w:tcBorders>
            <w:shd w:val="clear" w:color="auto" w:fill="auto"/>
            <w:noWrap/>
            <w:vAlign w:val="center"/>
            <w:hideMark/>
          </w:tcPr>
          <w:p w14:paraId="752E74D4" w14:textId="77777777" w:rsidR="00C95140" w:rsidRPr="00FA3A8C" w:rsidRDefault="00C95140" w:rsidP="00FA3A8C">
            <w:pPr>
              <w:widowControl/>
              <w:spacing w:line="259" w:lineRule="auto"/>
              <w:jc w:val="center"/>
              <w:rPr>
                <w:rFonts w:eastAsia="Times New Roman" w:cs="Times New Roman"/>
                <w:b/>
                <w:bCs/>
                <w:sz w:val="20"/>
                <w:szCs w:val="20"/>
              </w:rPr>
            </w:pPr>
          </w:p>
        </w:tc>
        <w:tc>
          <w:tcPr>
            <w:tcW w:w="522" w:type="pct"/>
            <w:tcBorders>
              <w:top w:val="nil"/>
              <w:left w:val="nil"/>
              <w:bottom w:val="nil"/>
              <w:right w:val="nil"/>
            </w:tcBorders>
            <w:shd w:val="clear" w:color="auto" w:fill="auto"/>
            <w:vAlign w:val="center"/>
            <w:hideMark/>
          </w:tcPr>
          <w:p w14:paraId="1244E89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789CDC1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65" w:type="pct"/>
            <w:tcBorders>
              <w:top w:val="nil"/>
              <w:left w:val="nil"/>
              <w:bottom w:val="nil"/>
              <w:right w:val="nil"/>
            </w:tcBorders>
            <w:shd w:val="clear" w:color="auto" w:fill="auto"/>
            <w:vAlign w:val="center"/>
            <w:hideMark/>
          </w:tcPr>
          <w:p w14:paraId="34B5929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28" w:type="pct"/>
            <w:tcBorders>
              <w:top w:val="nil"/>
              <w:left w:val="nil"/>
              <w:bottom w:val="nil"/>
              <w:right w:val="nil"/>
            </w:tcBorders>
            <w:shd w:val="clear" w:color="auto" w:fill="auto"/>
            <w:vAlign w:val="center"/>
            <w:hideMark/>
          </w:tcPr>
          <w:p w14:paraId="34C5721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04" w:type="pct"/>
            <w:tcBorders>
              <w:top w:val="nil"/>
              <w:left w:val="nil"/>
              <w:bottom w:val="nil"/>
              <w:right w:val="nil"/>
            </w:tcBorders>
            <w:shd w:val="clear" w:color="auto" w:fill="auto"/>
            <w:vAlign w:val="center"/>
            <w:hideMark/>
          </w:tcPr>
          <w:p w14:paraId="15B7926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3E7891B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7" w:type="pct"/>
            <w:tcBorders>
              <w:top w:val="nil"/>
              <w:left w:val="nil"/>
              <w:bottom w:val="nil"/>
              <w:right w:val="nil"/>
            </w:tcBorders>
            <w:shd w:val="clear" w:color="auto" w:fill="auto"/>
            <w:vAlign w:val="center"/>
            <w:hideMark/>
          </w:tcPr>
          <w:p w14:paraId="327C30C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163C1179" w14:textId="77777777" w:rsidTr="0093130E">
        <w:tc>
          <w:tcPr>
            <w:tcW w:w="1679" w:type="pct"/>
            <w:tcBorders>
              <w:top w:val="single" w:sz="4" w:space="0" w:color="auto"/>
              <w:left w:val="nil"/>
              <w:bottom w:val="single" w:sz="4" w:space="0" w:color="auto"/>
              <w:right w:val="nil"/>
            </w:tcBorders>
            <w:shd w:val="clear" w:color="auto" w:fill="auto"/>
            <w:noWrap/>
            <w:vAlign w:val="center"/>
            <w:hideMark/>
          </w:tcPr>
          <w:p w14:paraId="0595B500" w14:textId="4FC174AD"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noWrap/>
            <w:vAlign w:val="center"/>
            <w:hideMark/>
          </w:tcPr>
          <w:p w14:paraId="5B4D7752" w14:textId="343F84B3"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5E77914" w14:textId="03D28EBD"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C1CCA82" w14:textId="3FBA959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5791B9B0" w14:textId="740AA7A3"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0C8D7453" w14:textId="57CDFEDE"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9B45065" w14:textId="14B75EC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57D0E08" w14:textId="59BC6AE9"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29900C7E" w14:textId="2C5E4C54"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7FDEC1A1" w14:textId="77777777" w:rsidTr="0093130E">
        <w:tc>
          <w:tcPr>
            <w:tcW w:w="1679" w:type="pct"/>
            <w:tcBorders>
              <w:top w:val="nil"/>
              <w:left w:val="nil"/>
              <w:bottom w:val="nil"/>
              <w:right w:val="nil"/>
            </w:tcBorders>
            <w:shd w:val="clear" w:color="000000" w:fill="DEEAF6"/>
            <w:vAlign w:val="center"/>
            <w:hideMark/>
          </w:tcPr>
          <w:p w14:paraId="1976FE5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Main source of manure </w:t>
            </w:r>
          </w:p>
        </w:tc>
        <w:tc>
          <w:tcPr>
            <w:tcW w:w="427" w:type="pct"/>
            <w:tcBorders>
              <w:top w:val="nil"/>
              <w:left w:val="nil"/>
              <w:bottom w:val="nil"/>
              <w:right w:val="nil"/>
            </w:tcBorders>
            <w:shd w:val="clear" w:color="000000" w:fill="DEEAF6"/>
            <w:vAlign w:val="center"/>
            <w:hideMark/>
          </w:tcPr>
          <w:p w14:paraId="0507151D" w14:textId="38A30AA2"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000000" w:fill="DEEAF6"/>
            <w:vAlign w:val="center"/>
            <w:hideMark/>
          </w:tcPr>
          <w:p w14:paraId="7BC1A909" w14:textId="61DBB3B4"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4F7EC49E" w14:textId="4489EBD6"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EEAF6"/>
            <w:vAlign w:val="center"/>
            <w:hideMark/>
          </w:tcPr>
          <w:p w14:paraId="4D49AF19" w14:textId="7A295CB6"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000000" w:fill="DEEAF6"/>
            <w:vAlign w:val="center"/>
            <w:hideMark/>
          </w:tcPr>
          <w:p w14:paraId="1ECF39C9" w14:textId="1FD6A882"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000000" w:fill="DEEAF6"/>
            <w:vAlign w:val="center"/>
            <w:hideMark/>
          </w:tcPr>
          <w:p w14:paraId="0EE8967C" w14:textId="090B3668"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0BE1CAF2" w14:textId="0E32E995"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EEAF6"/>
            <w:vAlign w:val="center"/>
            <w:hideMark/>
          </w:tcPr>
          <w:p w14:paraId="70336CB8" w14:textId="5237BCA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0244476"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FB7482F"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Own animals</w:t>
            </w:r>
          </w:p>
        </w:tc>
        <w:tc>
          <w:tcPr>
            <w:tcW w:w="427" w:type="pct"/>
            <w:tcBorders>
              <w:top w:val="single" w:sz="4" w:space="0" w:color="auto"/>
              <w:left w:val="nil"/>
              <w:bottom w:val="single" w:sz="4" w:space="0" w:color="auto"/>
              <w:right w:val="nil"/>
            </w:tcBorders>
            <w:shd w:val="clear" w:color="auto" w:fill="auto"/>
            <w:vAlign w:val="center"/>
            <w:hideMark/>
          </w:tcPr>
          <w:p w14:paraId="5558EEF1" w14:textId="3F4CAC4E"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FD37269" w14:textId="7B7B062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DD8FE55" w14:textId="39A8BE05"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08A1FB11" w14:textId="198E9F5C"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49297C23" w14:textId="0F844239"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578C370F" w14:textId="5FED483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292D51" w14:textId="2CF8591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7BBC415B" w14:textId="4E7DE16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6BC3C36" w14:textId="77777777" w:rsidTr="0093130E">
        <w:tc>
          <w:tcPr>
            <w:tcW w:w="1679" w:type="pct"/>
            <w:tcBorders>
              <w:top w:val="nil"/>
              <w:left w:val="nil"/>
              <w:bottom w:val="nil"/>
              <w:right w:val="nil"/>
            </w:tcBorders>
            <w:shd w:val="clear" w:color="auto" w:fill="auto"/>
            <w:vAlign w:val="center"/>
            <w:hideMark/>
          </w:tcPr>
          <w:p w14:paraId="0A6314D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lastRenderedPageBreak/>
              <w:t>Family, friends, or neighbor farm</w:t>
            </w:r>
          </w:p>
        </w:tc>
        <w:tc>
          <w:tcPr>
            <w:tcW w:w="427" w:type="pct"/>
            <w:tcBorders>
              <w:top w:val="nil"/>
              <w:left w:val="nil"/>
              <w:bottom w:val="nil"/>
              <w:right w:val="nil"/>
            </w:tcBorders>
            <w:shd w:val="clear" w:color="auto" w:fill="auto"/>
            <w:vAlign w:val="center"/>
            <w:hideMark/>
          </w:tcPr>
          <w:p w14:paraId="1623823B" w14:textId="77777777"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auto" w:fill="auto"/>
            <w:vAlign w:val="center"/>
            <w:hideMark/>
          </w:tcPr>
          <w:p w14:paraId="6B47D887"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3E4AB275" w14:textId="77777777"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9D9D9"/>
            <w:vAlign w:val="center"/>
            <w:hideMark/>
          </w:tcPr>
          <w:p w14:paraId="52AD1B07" w14:textId="4E3C17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auto" w:fill="auto"/>
            <w:vAlign w:val="center"/>
            <w:hideMark/>
          </w:tcPr>
          <w:p w14:paraId="55F2C44B" w14:textId="77777777"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D614889"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7828A10F" w14:textId="77777777"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9D9D9"/>
            <w:vAlign w:val="center"/>
            <w:hideMark/>
          </w:tcPr>
          <w:p w14:paraId="49B7AEDD" w14:textId="726E1F0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C4FF31D"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E5EBAFC" w14:textId="06E3722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Purchase</w:t>
            </w:r>
            <w:r w:rsidR="007364CE">
              <w:rPr>
                <w:rFonts w:eastAsia="Times New Roman" w:cs="Times New Roman"/>
                <w:sz w:val="20"/>
                <w:szCs w:val="20"/>
              </w:rPr>
              <w:t>d</w:t>
            </w:r>
          </w:p>
        </w:tc>
        <w:tc>
          <w:tcPr>
            <w:tcW w:w="427" w:type="pct"/>
            <w:tcBorders>
              <w:top w:val="single" w:sz="4" w:space="0" w:color="auto"/>
              <w:left w:val="nil"/>
              <w:bottom w:val="single" w:sz="4" w:space="0" w:color="auto"/>
              <w:right w:val="nil"/>
            </w:tcBorders>
            <w:shd w:val="clear" w:color="auto" w:fill="auto"/>
            <w:vAlign w:val="center"/>
            <w:hideMark/>
          </w:tcPr>
          <w:p w14:paraId="33382772" w14:textId="05A96A80"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C4E0859" w14:textId="4F6755E3"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8A30032" w14:textId="4A56D7C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104B4B0B" w14:textId="00A1DAB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338AA669" w14:textId="5C50995D"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691ED392" w14:textId="1B185A6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EA7888A" w14:textId="1052048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5C2E03AD" w14:textId="35839AD6"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D523EA1" w14:textId="77777777" w:rsidTr="0093130E">
        <w:tc>
          <w:tcPr>
            <w:tcW w:w="1679" w:type="pct"/>
            <w:tcBorders>
              <w:top w:val="nil"/>
              <w:left w:val="nil"/>
              <w:bottom w:val="single" w:sz="4" w:space="0" w:color="auto"/>
              <w:right w:val="nil"/>
            </w:tcBorders>
            <w:shd w:val="clear" w:color="auto" w:fill="auto"/>
            <w:vAlign w:val="center"/>
            <w:hideMark/>
          </w:tcPr>
          <w:p w14:paraId="522E959F" w14:textId="4BA5E990"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manure</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602ED8CA" w14:textId="14D7D2A5"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single" w:sz="4" w:space="0" w:color="auto"/>
              <w:right w:val="nil"/>
            </w:tcBorders>
            <w:shd w:val="clear" w:color="auto" w:fill="auto"/>
            <w:vAlign w:val="center"/>
            <w:hideMark/>
          </w:tcPr>
          <w:p w14:paraId="003FAA08" w14:textId="36B8C1A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256AB6EC" w14:textId="68EB23D3"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000000" w:fill="D9D9D9"/>
            <w:vAlign w:val="center"/>
            <w:hideMark/>
          </w:tcPr>
          <w:p w14:paraId="09F83030" w14:textId="1FCA39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single" w:sz="4" w:space="0" w:color="auto"/>
              <w:right w:val="nil"/>
            </w:tcBorders>
            <w:shd w:val="clear" w:color="auto" w:fill="auto"/>
            <w:vAlign w:val="center"/>
            <w:hideMark/>
          </w:tcPr>
          <w:p w14:paraId="115D68FF" w14:textId="2C1C5478"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4791C405" w14:textId="55E15B9B"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3E19D54C" w14:textId="4184253F"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018AA84" w14:textId="0595B6DC" w:rsidR="00C95140" w:rsidRPr="00FA3A8C" w:rsidRDefault="00C95140" w:rsidP="00FA3A8C">
            <w:pPr>
              <w:widowControl/>
              <w:spacing w:line="259" w:lineRule="auto"/>
              <w:jc w:val="center"/>
              <w:rPr>
                <w:rFonts w:eastAsia="Times New Roman" w:cs="Times New Roman"/>
                <w:sz w:val="20"/>
                <w:szCs w:val="20"/>
              </w:rPr>
            </w:pPr>
          </w:p>
        </w:tc>
      </w:tr>
    </w:tbl>
    <w:p w14:paraId="67397490" w14:textId="62085A52" w:rsidR="00C95140" w:rsidRDefault="00C95140" w:rsidP="00FF7E45">
      <w:pPr>
        <w:pStyle w:val="BodyText1"/>
        <w:spacing w:after="0"/>
        <w:ind w:left="86" w:hanging="86"/>
        <w:rPr>
          <w:sz w:val="16"/>
        </w:rPr>
      </w:pPr>
      <w:commentRangeStart w:id="822"/>
      <w:r w:rsidRPr="0087225D">
        <w:rPr>
          <w:sz w:val="16"/>
        </w:rPr>
        <w:t>^ Results not statistically reliable, n&lt;30  </w:t>
      </w:r>
      <w:commentRangeEnd w:id="822"/>
      <w:r>
        <w:rPr>
          <w:rStyle w:val="CommentReference"/>
          <w:rFonts w:eastAsia="Arial" w:cs="Arial"/>
          <w:color w:val="000000"/>
        </w:rPr>
        <w:commentReference w:id="822"/>
      </w:r>
    </w:p>
    <w:p w14:paraId="2239AA21" w14:textId="757DDFBE" w:rsidR="00C95140" w:rsidRDefault="00C95140" w:rsidP="00FF7E45">
      <w:pPr>
        <w:pStyle w:val="BodyText1"/>
        <w:spacing w:after="0"/>
        <w:ind w:left="86" w:hanging="86"/>
        <w:rPr>
          <w:sz w:val="16"/>
        </w:rPr>
      </w:pPr>
      <w:commentRangeStart w:id="82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3"/>
      <w:r>
        <w:rPr>
          <w:rStyle w:val="CommentReference"/>
          <w:rFonts w:eastAsia="Arial" w:cs="Arial"/>
          <w:color w:val="000000"/>
        </w:rPr>
        <w:commentReference w:id="823"/>
      </w:r>
    </w:p>
    <w:p w14:paraId="19408A75" w14:textId="2B99FC9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0C7581" w14:textId="793672D6"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6504CF3F"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152892D" w14:textId="4DAFBD67" w:rsidR="00C95140" w:rsidRDefault="00110822" w:rsidP="00FA3A8C">
      <w:pPr>
        <w:pStyle w:val="BodyText1"/>
      </w:pPr>
      <w:r w:rsidRPr="00110822">
        <w:t>Hormones are a controlled s</w:t>
      </w:r>
      <w:r>
        <w:t>ubstance and should not be used</w:t>
      </w:r>
      <w:r w:rsidRPr="00110822">
        <w:t xml:space="preserve"> because of the potential </w:t>
      </w:r>
      <w:r>
        <w:t>for</w:t>
      </w:r>
      <w:r w:rsidRPr="00110822">
        <w:t xml:space="preserve"> misuse.</w:t>
      </w:r>
      <w:r>
        <w:t xml:space="preserve"> Nevertheless, some f</w:t>
      </w:r>
      <w:r w:rsidR="00C95140">
        <w:t xml:space="preserve">ishpond farmers </w:t>
      </w:r>
      <w:r>
        <w:t xml:space="preserve">do </w:t>
      </w:r>
      <w:r w:rsidR="00C95140">
        <w:t xml:space="preserve">use hormones </w:t>
      </w:r>
      <w:r>
        <w:t>in an effort to modify their</w:t>
      </w:r>
      <w:r w:rsidR="00C95140">
        <w:t xml:space="preserve"> production systems. </w:t>
      </w:r>
      <w:r w:rsidR="00C95140">
        <w:rPr>
          <w:b/>
        </w:rPr>
        <w:t>Table 7.2.6</w:t>
      </w:r>
      <w:r w:rsidR="00C95140" w:rsidRPr="00933F3A">
        <w:t xml:space="preserve"> presents information about whether fishpond farmers in the ZOI used </w:t>
      </w:r>
      <w:r w:rsidR="00C95140">
        <w:t xml:space="preserve">hormones </w:t>
      </w:r>
      <w:r w:rsidR="00C95140" w:rsidRPr="00933F3A">
        <w:t>and</w:t>
      </w:r>
      <w:r w:rsidR="00C95140">
        <w:t>, if they used hormones,</w:t>
      </w:r>
      <w:r w:rsidR="00C95140" w:rsidRPr="00933F3A">
        <w:t xml:space="preserve"> </w:t>
      </w:r>
      <w:r w:rsidR="00C95140">
        <w:t>when they applied them</w:t>
      </w:r>
      <w:r w:rsidR="00C95140" w:rsidRPr="00933F3A">
        <w:t>. [</w:t>
      </w:r>
      <w:r w:rsidR="00C95140" w:rsidRPr="00933F3A">
        <w:rPr>
          <w:highlight w:val="yellow"/>
        </w:rPr>
        <w:t>Discuss findings. Were any differences found between disaggregate categories?</w:t>
      </w:r>
      <w:r w:rsidR="00C95140" w:rsidRPr="00933F3A">
        <w:t>]</w:t>
      </w:r>
    </w:p>
    <w:p w14:paraId="12DB5B00" w14:textId="77777777" w:rsidR="00C95140" w:rsidRPr="0023038F" w:rsidRDefault="00C95140" w:rsidP="00FA3A8C">
      <w:pPr>
        <w:pStyle w:val="Tabletitle"/>
      </w:pPr>
      <w:bookmarkStart w:id="824" w:name="_Toc63673114"/>
      <w:r w:rsidRPr="0023038F">
        <w:t xml:space="preserve">Table </w:t>
      </w:r>
      <w:r>
        <w:t>7</w:t>
      </w:r>
      <w:r w:rsidRPr="0023038F">
        <w:t>.2.</w:t>
      </w:r>
      <w:r>
        <w:t>6:</w:t>
      </w:r>
      <w:r w:rsidRPr="0023038F">
        <w:t xml:space="preserve"> </w:t>
      </w:r>
      <w:r>
        <w:t>H</w:t>
      </w:r>
      <w:r w:rsidRPr="0023038F">
        <w:t xml:space="preserve">ormone </w:t>
      </w:r>
      <w:r>
        <w:t>P</w:t>
      </w:r>
      <w:r w:rsidRPr="0023038F">
        <w:t xml:space="preserve">ractices </w:t>
      </w:r>
      <w:r>
        <w:t>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4"/>
    </w:p>
    <w:tbl>
      <w:tblPr>
        <w:tblW w:w="5000" w:type="pct"/>
        <w:tblLook w:val="04A0" w:firstRow="1" w:lastRow="0" w:firstColumn="1" w:lastColumn="0" w:noHBand="0" w:noVBand="1"/>
      </w:tblPr>
      <w:tblGrid>
        <w:gridCol w:w="3429"/>
        <w:gridCol w:w="967"/>
        <w:gridCol w:w="931"/>
        <w:gridCol w:w="894"/>
        <w:gridCol w:w="634"/>
        <w:gridCol w:w="285"/>
        <w:gridCol w:w="902"/>
        <w:gridCol w:w="902"/>
        <w:gridCol w:w="632"/>
      </w:tblGrid>
      <w:tr w:rsidR="00C95140" w:rsidRPr="00FA3A8C" w14:paraId="22EF0125" w14:textId="77777777" w:rsidTr="00B970AF">
        <w:tc>
          <w:tcPr>
            <w:tcW w:w="1790" w:type="pct"/>
            <w:vMerge w:val="restart"/>
            <w:tcBorders>
              <w:top w:val="nil"/>
              <w:left w:val="nil"/>
              <w:bottom w:val="single" w:sz="4" w:space="0" w:color="000000"/>
              <w:right w:val="nil"/>
            </w:tcBorders>
            <w:shd w:val="clear" w:color="000000" w:fill="387990"/>
            <w:vAlign w:val="bottom"/>
            <w:hideMark/>
          </w:tcPr>
          <w:p w14:paraId="043ED643" w14:textId="77777777" w:rsidR="00C95140" w:rsidRPr="00FA3A8C" w:rsidRDefault="00C95140" w:rsidP="00FA3A8C">
            <w:pPr>
              <w:keepNext/>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Hormone use, training, and timing of use</w:t>
            </w:r>
          </w:p>
        </w:tc>
        <w:tc>
          <w:tcPr>
            <w:tcW w:w="505" w:type="pct"/>
            <w:vMerge w:val="restart"/>
            <w:tcBorders>
              <w:top w:val="single" w:sz="4" w:space="0" w:color="auto"/>
              <w:left w:val="nil"/>
              <w:bottom w:val="nil"/>
              <w:right w:val="nil"/>
            </w:tcBorders>
            <w:shd w:val="clear" w:color="000000" w:fill="387990"/>
            <w:vAlign w:val="bottom"/>
            <w:hideMark/>
          </w:tcPr>
          <w:p w14:paraId="79AE71D9"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84" w:type="pct"/>
            <w:gridSpan w:val="3"/>
            <w:tcBorders>
              <w:top w:val="single" w:sz="4" w:space="0" w:color="auto"/>
              <w:left w:val="nil"/>
              <w:bottom w:val="single" w:sz="4" w:space="0" w:color="FFFFFF"/>
              <w:right w:val="nil"/>
            </w:tcBorders>
            <w:shd w:val="clear" w:color="000000" w:fill="387990"/>
            <w:vAlign w:val="center"/>
            <w:hideMark/>
          </w:tcPr>
          <w:p w14:paraId="345283CD"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C970D96" w14:textId="77777777" w:rsidR="00C95140" w:rsidRPr="00FA3A8C" w:rsidRDefault="00C95140"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2" w:type="pct"/>
            <w:gridSpan w:val="3"/>
            <w:tcBorders>
              <w:top w:val="single" w:sz="4" w:space="0" w:color="auto"/>
              <w:left w:val="nil"/>
              <w:bottom w:val="single" w:sz="4" w:space="0" w:color="FFFFFF"/>
              <w:right w:val="nil"/>
            </w:tcBorders>
            <w:shd w:val="clear" w:color="000000" w:fill="387990"/>
            <w:vAlign w:val="center"/>
            <w:hideMark/>
          </w:tcPr>
          <w:p w14:paraId="29F12396" w14:textId="208B0C7A"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42A156DD" w14:textId="77777777" w:rsidTr="00B970AF">
        <w:tc>
          <w:tcPr>
            <w:tcW w:w="1790" w:type="pct"/>
            <w:vMerge/>
            <w:tcBorders>
              <w:top w:val="nil"/>
              <w:left w:val="nil"/>
              <w:bottom w:val="single" w:sz="4" w:space="0" w:color="000000"/>
              <w:right w:val="nil"/>
            </w:tcBorders>
            <w:vAlign w:val="center"/>
            <w:hideMark/>
          </w:tcPr>
          <w:p w14:paraId="460B9F24"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7" w:type="pct"/>
            <w:vMerge/>
            <w:tcBorders>
              <w:top w:val="single" w:sz="4" w:space="0" w:color="auto"/>
              <w:left w:val="nil"/>
              <w:bottom w:val="nil"/>
              <w:right w:val="nil"/>
            </w:tcBorders>
            <w:vAlign w:val="center"/>
            <w:hideMark/>
          </w:tcPr>
          <w:p w14:paraId="46E4F27B"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center"/>
            <w:hideMark/>
          </w:tcPr>
          <w:p w14:paraId="583740AF"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67" w:type="pct"/>
            <w:tcBorders>
              <w:top w:val="nil"/>
              <w:left w:val="nil"/>
              <w:bottom w:val="nil"/>
              <w:right w:val="nil"/>
            </w:tcBorders>
            <w:shd w:val="clear" w:color="000000" w:fill="387990"/>
            <w:vAlign w:val="center"/>
            <w:hideMark/>
          </w:tcPr>
          <w:p w14:paraId="5AB957E8"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A0F068C" w14:textId="63147C6D" w:rsidR="00B970AF" w:rsidRPr="00FA3A8C" w:rsidRDefault="00B970AF" w:rsidP="00C53C55">
            <w:pPr>
              <w:keepNext/>
              <w:widowControl/>
              <w:spacing w:line="259" w:lineRule="auto"/>
              <w:jc w:val="center"/>
              <w:rPr>
                <w:rFonts w:eastAsia="Times New Roman" w:cs="Times New Roman"/>
                <w:b/>
                <w:bCs/>
                <w:color w:val="FFFFFF"/>
                <w:sz w:val="20"/>
                <w:szCs w:val="20"/>
              </w:rPr>
            </w:pPr>
          </w:p>
          <w:p w14:paraId="136E536C" w14:textId="7D7ADDAE" w:rsidR="00B970AF" w:rsidRPr="00FA3A8C" w:rsidRDefault="00B970AF">
            <w:pPr>
              <w:keepNext/>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0A831E8B"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nil"/>
              <w:right w:val="nil"/>
            </w:tcBorders>
            <w:shd w:val="clear" w:color="000000" w:fill="387990"/>
            <w:vAlign w:val="center"/>
            <w:hideMark/>
          </w:tcPr>
          <w:p w14:paraId="633778D6" w14:textId="116A6E47"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62238860" w14:textId="3B1557FC"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4ACFB40" w14:textId="49BA86B7" w:rsidR="00B970AF" w:rsidRPr="00FA3A8C" w:rsidRDefault="00B970AF" w:rsidP="00C53C55">
            <w:pPr>
              <w:keepNext/>
              <w:widowControl/>
              <w:spacing w:line="259" w:lineRule="auto"/>
              <w:jc w:val="center"/>
              <w:rPr>
                <w:rFonts w:eastAsia="Times New Roman" w:cs="Times New Roman"/>
                <w:b/>
                <w:bCs/>
                <w:color w:val="FFFFFF"/>
                <w:sz w:val="20"/>
                <w:szCs w:val="20"/>
              </w:rPr>
            </w:pPr>
          </w:p>
          <w:p w14:paraId="0833B487" w14:textId="3B2FA509" w:rsidR="00B970AF" w:rsidRPr="00FA3A8C" w:rsidRDefault="00B970AF">
            <w:pPr>
              <w:keepNext/>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22496087" w14:textId="77777777" w:rsidTr="00B970AF">
        <w:tc>
          <w:tcPr>
            <w:tcW w:w="1790" w:type="pct"/>
            <w:vMerge/>
            <w:tcBorders>
              <w:top w:val="nil"/>
              <w:left w:val="nil"/>
              <w:bottom w:val="single" w:sz="4" w:space="0" w:color="000000"/>
              <w:right w:val="nil"/>
            </w:tcBorders>
            <w:vAlign w:val="center"/>
            <w:hideMark/>
          </w:tcPr>
          <w:p w14:paraId="428E427D"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5" w:type="pct"/>
            <w:tcBorders>
              <w:top w:val="nil"/>
              <w:left w:val="nil"/>
              <w:bottom w:val="single" w:sz="4" w:space="0" w:color="auto"/>
              <w:right w:val="nil"/>
            </w:tcBorders>
            <w:shd w:val="clear" w:color="000000" w:fill="387990"/>
            <w:vAlign w:val="center"/>
            <w:hideMark/>
          </w:tcPr>
          <w:p w14:paraId="669985F5"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center"/>
            <w:hideMark/>
          </w:tcPr>
          <w:p w14:paraId="2AB4EBF6"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66" w:type="pct"/>
            <w:tcBorders>
              <w:top w:val="nil"/>
              <w:left w:val="nil"/>
              <w:bottom w:val="single" w:sz="4" w:space="0" w:color="auto"/>
              <w:right w:val="nil"/>
            </w:tcBorders>
            <w:shd w:val="clear" w:color="000000" w:fill="387990"/>
            <w:vAlign w:val="center"/>
            <w:hideMark/>
          </w:tcPr>
          <w:p w14:paraId="79CCFBA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47E02EB5" w14:textId="35AEB2D3" w:rsidR="00B970AF" w:rsidRPr="00FA3A8C" w:rsidRDefault="00B970AF" w:rsidP="00FA3A8C">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E6CB030"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single" w:sz="4" w:space="0" w:color="auto"/>
              <w:right w:val="nil"/>
            </w:tcBorders>
            <w:shd w:val="clear" w:color="000000" w:fill="387990"/>
            <w:vAlign w:val="center"/>
            <w:hideMark/>
          </w:tcPr>
          <w:p w14:paraId="2AB02ADC"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368F27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2BAAEF" w14:textId="050C51DB" w:rsidR="00B970AF" w:rsidRPr="00FA3A8C" w:rsidRDefault="00B970AF" w:rsidP="00FA3A8C">
            <w:pPr>
              <w:keepNext/>
              <w:widowControl/>
              <w:spacing w:line="259" w:lineRule="auto"/>
              <w:jc w:val="center"/>
              <w:rPr>
                <w:rFonts w:eastAsia="Times New Roman" w:cs="Times New Roman"/>
                <w:b/>
                <w:bCs/>
                <w:color w:val="FFFFFF"/>
                <w:sz w:val="20"/>
                <w:szCs w:val="20"/>
              </w:rPr>
            </w:pPr>
          </w:p>
        </w:tc>
      </w:tr>
      <w:tr w:rsidR="00C95140" w:rsidRPr="00FA3A8C" w14:paraId="2667947E" w14:textId="77777777" w:rsidTr="00B970AF">
        <w:tc>
          <w:tcPr>
            <w:tcW w:w="1790" w:type="pct"/>
            <w:tcBorders>
              <w:top w:val="nil"/>
              <w:left w:val="nil"/>
              <w:bottom w:val="nil"/>
              <w:right w:val="nil"/>
            </w:tcBorders>
            <w:shd w:val="clear" w:color="auto" w:fill="auto"/>
            <w:noWrap/>
            <w:vAlign w:val="center"/>
            <w:hideMark/>
          </w:tcPr>
          <w:p w14:paraId="7408DC6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Used hormones</w:t>
            </w:r>
          </w:p>
        </w:tc>
        <w:tc>
          <w:tcPr>
            <w:tcW w:w="505" w:type="pct"/>
            <w:tcBorders>
              <w:top w:val="nil"/>
              <w:left w:val="nil"/>
              <w:bottom w:val="nil"/>
              <w:right w:val="nil"/>
            </w:tcBorders>
            <w:shd w:val="clear" w:color="auto" w:fill="auto"/>
            <w:noWrap/>
            <w:vAlign w:val="center"/>
            <w:hideMark/>
          </w:tcPr>
          <w:p w14:paraId="12FB5E11" w14:textId="77777777" w:rsidR="00C95140" w:rsidRPr="00FA3A8C" w:rsidRDefault="00C95140" w:rsidP="00FA3A8C">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0546A2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5179019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A3E797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9C57C0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6833F72D"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C9E630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348AED2"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28212B3C" w14:textId="77777777" w:rsidTr="00B970AF">
        <w:tc>
          <w:tcPr>
            <w:tcW w:w="1790" w:type="pct"/>
            <w:tcBorders>
              <w:top w:val="single" w:sz="4" w:space="0" w:color="auto"/>
              <w:left w:val="nil"/>
              <w:bottom w:val="single" w:sz="4" w:space="0" w:color="auto"/>
              <w:right w:val="nil"/>
            </w:tcBorders>
            <w:shd w:val="clear" w:color="auto" w:fill="auto"/>
            <w:noWrap/>
            <w:vAlign w:val="center"/>
            <w:hideMark/>
          </w:tcPr>
          <w:p w14:paraId="6EB87652" w14:textId="36FE158D"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35A00BBF" w14:textId="070CF18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57EF5DDA" w14:textId="1699F52D"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4F04845" w14:textId="2B5F76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112AE6" w14:textId="08601358"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A79D5B" w14:textId="68D2D1A3"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B4CAA2A" w14:textId="7AC13CAB"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728DBA3" w14:textId="62415FE2"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7EAF8A" w14:textId="0108535F"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7C30284B" w14:textId="77777777" w:rsidTr="00B970AF">
        <w:tc>
          <w:tcPr>
            <w:tcW w:w="1790" w:type="pct"/>
            <w:tcBorders>
              <w:top w:val="nil"/>
              <w:left w:val="nil"/>
              <w:bottom w:val="nil"/>
              <w:right w:val="nil"/>
            </w:tcBorders>
            <w:shd w:val="clear" w:color="auto" w:fill="auto"/>
            <w:noWrap/>
            <w:vAlign w:val="center"/>
            <w:hideMark/>
          </w:tcPr>
          <w:p w14:paraId="1B84581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Received training in hormone use</w:t>
            </w:r>
          </w:p>
        </w:tc>
        <w:tc>
          <w:tcPr>
            <w:tcW w:w="505" w:type="pct"/>
            <w:tcBorders>
              <w:top w:val="nil"/>
              <w:left w:val="nil"/>
              <w:bottom w:val="nil"/>
              <w:right w:val="nil"/>
            </w:tcBorders>
            <w:shd w:val="clear" w:color="auto" w:fill="auto"/>
            <w:noWrap/>
            <w:vAlign w:val="center"/>
            <w:hideMark/>
          </w:tcPr>
          <w:p w14:paraId="3F3351A7"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2ED0467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072C120F"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0BD803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0ECDC1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9C3CF25"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47EE9D2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80FAB6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70ACB471" w14:textId="77777777" w:rsidTr="00B970AF">
        <w:tc>
          <w:tcPr>
            <w:tcW w:w="1790" w:type="pct"/>
            <w:tcBorders>
              <w:top w:val="single" w:sz="4" w:space="0" w:color="auto"/>
              <w:left w:val="nil"/>
              <w:bottom w:val="single" w:sz="4" w:space="0" w:color="auto"/>
              <w:right w:val="nil"/>
            </w:tcBorders>
            <w:shd w:val="clear" w:color="000000" w:fill="DEEAF6"/>
            <w:vAlign w:val="center"/>
            <w:hideMark/>
          </w:tcPr>
          <w:p w14:paraId="5E86D22F"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Timing of hormone application</w:t>
            </w:r>
            <w:r w:rsidRPr="00FA3A8C">
              <w:rPr>
                <w:rFonts w:eastAsia="Times New Roman" w:cs="Times New Roman"/>
                <w:b/>
                <w:bCs/>
                <w:sz w:val="20"/>
                <w:szCs w:val="20"/>
                <w:vertAlign w:val="superscript"/>
              </w:rPr>
              <w:t>b</w:t>
            </w:r>
          </w:p>
        </w:tc>
        <w:tc>
          <w:tcPr>
            <w:tcW w:w="505" w:type="pct"/>
            <w:tcBorders>
              <w:top w:val="single" w:sz="4" w:space="0" w:color="auto"/>
              <w:left w:val="nil"/>
              <w:bottom w:val="single" w:sz="4" w:space="0" w:color="auto"/>
              <w:right w:val="nil"/>
            </w:tcBorders>
            <w:shd w:val="clear" w:color="000000" w:fill="DEEAF6"/>
            <w:noWrap/>
            <w:vAlign w:val="center"/>
            <w:hideMark/>
          </w:tcPr>
          <w:p w14:paraId="753A4889" w14:textId="37731710"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7FDAC73" w14:textId="55489974"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000000" w:fill="DBE5F1"/>
            <w:vAlign w:val="center"/>
            <w:hideMark/>
          </w:tcPr>
          <w:p w14:paraId="39CD9B35" w14:textId="5D33D7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1FC81B85" w14:textId="28ED72F6"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5AD479EF" w14:textId="385FFEE4"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4569DA4" w14:textId="55C23B28"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9EA71EC" w14:textId="17644E91"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2221404E" w14:textId="7E26CCC4"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64F81A83" w14:textId="77777777" w:rsidTr="00B970AF">
        <w:tc>
          <w:tcPr>
            <w:tcW w:w="1790" w:type="pct"/>
            <w:tcBorders>
              <w:top w:val="nil"/>
              <w:left w:val="nil"/>
              <w:bottom w:val="nil"/>
              <w:right w:val="nil"/>
            </w:tcBorders>
            <w:shd w:val="clear" w:color="auto" w:fill="auto"/>
            <w:vAlign w:val="center"/>
            <w:hideMark/>
          </w:tcPr>
          <w:p w14:paraId="2C935787"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Initial growth phase (first 4 weeks)</w:t>
            </w:r>
          </w:p>
        </w:tc>
        <w:tc>
          <w:tcPr>
            <w:tcW w:w="505" w:type="pct"/>
            <w:tcBorders>
              <w:top w:val="nil"/>
              <w:left w:val="nil"/>
              <w:bottom w:val="nil"/>
              <w:right w:val="nil"/>
            </w:tcBorders>
            <w:shd w:val="clear" w:color="auto" w:fill="auto"/>
            <w:noWrap/>
            <w:vAlign w:val="center"/>
            <w:hideMark/>
          </w:tcPr>
          <w:p w14:paraId="2B918EEA"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A247BA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34A97F6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58A61C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8D6A9DA"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E3EC26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8B4915B"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23922C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04563A77"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1D1DF4DA"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Development phase</w:t>
            </w:r>
          </w:p>
        </w:tc>
        <w:tc>
          <w:tcPr>
            <w:tcW w:w="505" w:type="pct"/>
            <w:tcBorders>
              <w:top w:val="single" w:sz="4" w:space="0" w:color="auto"/>
              <w:left w:val="nil"/>
              <w:bottom w:val="single" w:sz="4" w:space="0" w:color="auto"/>
              <w:right w:val="nil"/>
            </w:tcBorders>
            <w:shd w:val="clear" w:color="auto" w:fill="auto"/>
            <w:noWrap/>
            <w:vAlign w:val="center"/>
            <w:hideMark/>
          </w:tcPr>
          <w:p w14:paraId="214710D6" w14:textId="318A6EF8"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E5D99B7" w14:textId="26CFEBFF"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27DECF42" w14:textId="119D6F8E"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C1DF49" w14:textId="5FCD4CDC"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9FB1DD" w14:textId="620A8F8D"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277238E" w14:textId="4A32092F"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6F9BE83B" w14:textId="7C973EAA"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23FB" w14:textId="514C03DB"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4C3AF87B" w14:textId="77777777" w:rsidTr="00B970AF">
        <w:tc>
          <w:tcPr>
            <w:tcW w:w="1790" w:type="pct"/>
            <w:tcBorders>
              <w:top w:val="nil"/>
              <w:left w:val="nil"/>
              <w:bottom w:val="nil"/>
              <w:right w:val="nil"/>
            </w:tcBorders>
            <w:shd w:val="clear" w:color="auto" w:fill="auto"/>
            <w:vAlign w:val="center"/>
            <w:hideMark/>
          </w:tcPr>
          <w:p w14:paraId="7B0D986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Other time</w:t>
            </w:r>
          </w:p>
        </w:tc>
        <w:tc>
          <w:tcPr>
            <w:tcW w:w="505" w:type="pct"/>
            <w:tcBorders>
              <w:top w:val="nil"/>
              <w:left w:val="nil"/>
              <w:bottom w:val="nil"/>
              <w:right w:val="nil"/>
            </w:tcBorders>
            <w:shd w:val="clear" w:color="auto" w:fill="auto"/>
            <w:noWrap/>
            <w:vAlign w:val="center"/>
            <w:hideMark/>
          </w:tcPr>
          <w:p w14:paraId="539BC76F"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A3ED37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7742D2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99AC4E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18150C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7903A65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12757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3004F6"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B65773B"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0D5B597C" w14:textId="4C8D8CB3"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hormones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04849283" w14:textId="6C3CCB6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F5625C" w14:textId="73538534" w:rsidR="00C95140" w:rsidRPr="00FA3A8C" w:rsidRDefault="00C95140" w:rsidP="00FA3A8C">
            <w:pPr>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CCB5B29" w14:textId="662A1FF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074F190" w14:textId="791A0FB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63E798" w14:textId="77DAB5E6"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0B89A98" w14:textId="1C813CA8"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50F9408" w14:textId="2500B580"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AED670" w14:textId="273FB962" w:rsidR="00C95140" w:rsidRPr="00FA3A8C" w:rsidRDefault="00C95140" w:rsidP="00FA3A8C">
            <w:pPr>
              <w:widowControl/>
              <w:spacing w:line="259" w:lineRule="auto"/>
              <w:jc w:val="center"/>
              <w:rPr>
                <w:rFonts w:eastAsia="Times New Roman" w:cs="Times New Roman"/>
                <w:sz w:val="20"/>
                <w:szCs w:val="20"/>
              </w:rPr>
            </w:pPr>
          </w:p>
        </w:tc>
      </w:tr>
    </w:tbl>
    <w:p w14:paraId="3E9BE588" w14:textId="7AFBE216" w:rsidR="00C95140" w:rsidRPr="0087225D" w:rsidRDefault="00C95140" w:rsidP="00FF7E45">
      <w:pPr>
        <w:pStyle w:val="BodyText1"/>
        <w:spacing w:after="0"/>
        <w:ind w:left="86" w:hanging="86"/>
        <w:rPr>
          <w:sz w:val="16"/>
        </w:rPr>
      </w:pPr>
      <w:commentRangeStart w:id="825"/>
      <w:r w:rsidRPr="0087225D">
        <w:rPr>
          <w:sz w:val="16"/>
        </w:rPr>
        <w:t>^ Results not statistically reliable, n&lt;30  </w:t>
      </w:r>
      <w:commentRangeEnd w:id="825"/>
      <w:r>
        <w:rPr>
          <w:rStyle w:val="CommentReference"/>
          <w:rFonts w:eastAsia="Arial" w:cs="Arial"/>
          <w:color w:val="000000"/>
        </w:rPr>
        <w:commentReference w:id="825"/>
      </w:r>
    </w:p>
    <w:p w14:paraId="7DC156BD" w14:textId="2C1D4F0B" w:rsidR="00C95140" w:rsidRDefault="00C95140" w:rsidP="00FF7E45">
      <w:pPr>
        <w:pStyle w:val="L1-FlLSp12"/>
        <w:spacing w:after="0"/>
        <w:ind w:left="86" w:hanging="86"/>
        <w:rPr>
          <w:sz w:val="16"/>
        </w:rPr>
      </w:pPr>
      <w:commentRangeStart w:id="82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6"/>
      <w:r>
        <w:rPr>
          <w:rStyle w:val="CommentReference"/>
          <w:rFonts w:eastAsia="Arial" w:cs="Arial"/>
          <w:color w:val="000000"/>
        </w:rPr>
        <w:commentReference w:id="826"/>
      </w:r>
    </w:p>
    <w:p w14:paraId="7D2983AC" w14:textId="4BB2A3A8"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AD56CB" w14:textId="1F3D4FD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00B970AF" w:rsidRPr="007E309E">
        <w:rPr>
          <w:sz w:val="16"/>
        </w:rPr>
        <w:t>.</w:t>
      </w:r>
    </w:p>
    <w:p w14:paraId="60E78695" w14:textId="3E8A1D5D"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2D22DDFE"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A0E85A5" w14:textId="683E2790" w:rsidR="00C95140" w:rsidRPr="001A5375" w:rsidRDefault="0030362F" w:rsidP="00FA3A8C">
      <w:pPr>
        <w:pStyle w:val="BodyText1"/>
      </w:pPr>
      <w:r>
        <w:t>As noted in FAO training materials, f</w:t>
      </w:r>
      <w:r w:rsidR="00C95140" w:rsidRPr="006030EE">
        <w:t>ish dise</w:t>
      </w:r>
      <w:r w:rsidR="00C95140">
        <w:t xml:space="preserve">ases can result in large losses for fishpond farmers. </w:t>
      </w:r>
      <w:r w:rsidR="00B970AF">
        <w:t>Fish d</w:t>
      </w:r>
      <w:r w:rsidR="00C95140">
        <w:t>iseases can, for example, reduce growth and production</w:t>
      </w:r>
      <w:r w:rsidR="00B970AF">
        <w:t>,</w:t>
      </w:r>
      <w:r w:rsidR="00C95140">
        <w:t xml:space="preserve"> </w:t>
      </w:r>
      <w:r w:rsidR="00C95140" w:rsidRPr="006030EE">
        <w:t>increase vulnerability to predat</w:t>
      </w:r>
      <w:r w:rsidR="00C95140">
        <w:t>ors</w:t>
      </w:r>
      <w:r w:rsidR="00B970AF">
        <w:t>,</w:t>
      </w:r>
      <w:r w:rsidR="00C95140">
        <w:t xml:space="preserve"> increase </w:t>
      </w:r>
      <w:r w:rsidR="00C95140" w:rsidRPr="006030EE">
        <w:t xml:space="preserve">susceptibility </w:t>
      </w:r>
      <w:r w:rsidR="00C95140">
        <w:t xml:space="preserve">to low water quality, or result in </w:t>
      </w:r>
      <w:r w:rsidR="00C95140" w:rsidRPr="006030EE">
        <w:t>death</w:t>
      </w:r>
      <w:r w:rsidR="00C95140">
        <w:t xml:space="preserve">. The three main causes of fish diseases include improper feeding, </w:t>
      </w:r>
      <w:r w:rsidR="00C95140" w:rsidRPr="00CC1565">
        <w:t xml:space="preserve">stress </w:t>
      </w:r>
      <w:r w:rsidR="00C95140">
        <w:t xml:space="preserve">introduced by </w:t>
      </w:r>
      <w:r w:rsidR="00C95140" w:rsidRPr="00CC1565">
        <w:t>extreme or toxic condition</w:t>
      </w:r>
      <w:r w:rsidR="00C95140">
        <w:t xml:space="preserve">s, and </w:t>
      </w:r>
      <w:r w:rsidR="00C95140" w:rsidRPr="00CC1565">
        <w:t>attack</w:t>
      </w:r>
      <w:r w:rsidR="00C95140">
        <w:t>s</w:t>
      </w:r>
      <w:r w:rsidR="00C95140" w:rsidRPr="00CC1565">
        <w:t xml:space="preserve"> by disease organisms.</w:t>
      </w:r>
      <w:r w:rsidR="00C95140">
        <w:rPr>
          <w:rStyle w:val="FootnoteReference"/>
        </w:rPr>
        <w:footnoteReference w:id="74"/>
      </w:r>
      <w:r w:rsidR="00C95140">
        <w:t xml:space="preserve"> Preventing disease in fish is more efficient and effective than controlling diseases after they occur. </w:t>
      </w:r>
      <w:r w:rsidR="00FA3A8C">
        <w:rPr>
          <w:b/>
        </w:rPr>
        <w:t>Table </w:t>
      </w:r>
      <w:r w:rsidR="00C95140">
        <w:rPr>
          <w:b/>
        </w:rPr>
        <w:t>7.2.7</w:t>
      </w:r>
      <w:r w:rsidR="00C95140" w:rsidRPr="00933F3A">
        <w:t xml:space="preserve"> presents information about whether fishpond farmers in the ZOI </w:t>
      </w:r>
      <w:r w:rsidR="00C95140">
        <w:t xml:space="preserve">observed disease in their </w:t>
      </w:r>
      <w:r w:rsidR="00C95140">
        <w:lastRenderedPageBreak/>
        <w:t>fish, and if they did, what they used to control the disease</w:t>
      </w:r>
      <w:r w:rsidR="00C95140" w:rsidRPr="00933F3A">
        <w:t>.</w:t>
      </w:r>
      <w:r w:rsidR="00110822">
        <w:t xml:space="preserve"> It is important to note that substances including formalin, malachite green and methyl blue should not be used on fish intended for human consumption; formalin can only be safely used on fish eggs.  </w:t>
      </w:r>
      <w:r w:rsidR="00C95140" w:rsidRPr="00933F3A">
        <w:t xml:space="preserve"> [</w:t>
      </w:r>
      <w:r w:rsidR="00C95140" w:rsidRPr="00933F3A">
        <w:rPr>
          <w:highlight w:val="yellow"/>
        </w:rPr>
        <w:t>Discuss findings. Were any differences found between disaggregate categories?</w:t>
      </w:r>
      <w:r w:rsidR="00C95140" w:rsidRPr="00933F3A">
        <w:t>]</w:t>
      </w:r>
    </w:p>
    <w:p w14:paraId="6E416320" w14:textId="77777777" w:rsidR="00C95140" w:rsidRPr="0023038F" w:rsidRDefault="00C95140" w:rsidP="00FA3A8C">
      <w:pPr>
        <w:pStyle w:val="Tabletitle"/>
      </w:pPr>
      <w:bookmarkStart w:id="827" w:name="_Toc63673115"/>
      <w:r w:rsidRPr="0023038F">
        <w:t xml:space="preserve">Table </w:t>
      </w:r>
      <w:r>
        <w:t>7</w:t>
      </w:r>
      <w:r w:rsidRPr="0023038F">
        <w:t>.2.</w:t>
      </w:r>
      <w:r>
        <w:t>7:</w:t>
      </w:r>
      <w:r w:rsidRPr="0023038F">
        <w:t xml:space="preserve"> </w:t>
      </w:r>
      <w:r>
        <w:t xml:space="preserve">Disease Control Methods Used </w:t>
      </w:r>
      <w:r w:rsidRPr="0023038F">
        <w:t xml:space="preserve">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7"/>
    </w:p>
    <w:tbl>
      <w:tblPr>
        <w:tblW w:w="5000" w:type="pct"/>
        <w:tblLayout w:type="fixed"/>
        <w:tblLook w:val="04A0" w:firstRow="1" w:lastRow="0" w:firstColumn="1" w:lastColumn="0" w:noHBand="0" w:noVBand="1"/>
      </w:tblPr>
      <w:tblGrid>
        <w:gridCol w:w="3621"/>
        <w:gridCol w:w="810"/>
        <w:gridCol w:w="990"/>
        <w:gridCol w:w="810"/>
        <w:gridCol w:w="630"/>
        <w:gridCol w:w="268"/>
        <w:gridCol w:w="1170"/>
        <w:gridCol w:w="630"/>
        <w:gridCol w:w="647"/>
      </w:tblGrid>
      <w:tr w:rsidR="00E16DCF" w:rsidRPr="00FA3A8C" w14:paraId="030A05F7" w14:textId="77777777" w:rsidTr="00E16DCF">
        <w:trPr>
          <w:tblHeader/>
        </w:trPr>
        <w:tc>
          <w:tcPr>
            <w:tcW w:w="1890" w:type="pct"/>
            <w:vMerge w:val="restart"/>
            <w:tcBorders>
              <w:top w:val="single" w:sz="4" w:space="0" w:color="auto"/>
              <w:left w:val="nil"/>
              <w:bottom w:val="single" w:sz="4" w:space="0" w:color="000000"/>
              <w:right w:val="nil"/>
            </w:tcBorders>
            <w:shd w:val="clear" w:color="000000" w:fill="387990"/>
            <w:vAlign w:val="bottom"/>
            <w:hideMark/>
          </w:tcPr>
          <w:p w14:paraId="5D84C812"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Disease control</w:t>
            </w:r>
          </w:p>
        </w:tc>
        <w:tc>
          <w:tcPr>
            <w:tcW w:w="423" w:type="pct"/>
            <w:vMerge w:val="restart"/>
            <w:tcBorders>
              <w:top w:val="single" w:sz="4" w:space="0" w:color="auto"/>
              <w:left w:val="nil"/>
              <w:bottom w:val="nil"/>
              <w:right w:val="nil"/>
            </w:tcBorders>
            <w:shd w:val="clear" w:color="000000" w:fill="387990"/>
            <w:vAlign w:val="bottom"/>
            <w:hideMark/>
          </w:tcPr>
          <w:p w14:paraId="49FC47B6"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69" w:type="pct"/>
            <w:gridSpan w:val="3"/>
            <w:tcBorders>
              <w:top w:val="single" w:sz="4" w:space="0" w:color="auto"/>
              <w:left w:val="nil"/>
              <w:bottom w:val="single" w:sz="4" w:space="0" w:color="FFFFFF"/>
              <w:right w:val="nil"/>
            </w:tcBorders>
            <w:shd w:val="clear" w:color="000000" w:fill="387990"/>
            <w:vAlign w:val="center"/>
            <w:hideMark/>
          </w:tcPr>
          <w:p w14:paraId="6E57DD8B"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0" w:type="pct"/>
            <w:tcBorders>
              <w:top w:val="single" w:sz="4" w:space="0" w:color="auto"/>
              <w:left w:val="nil"/>
              <w:bottom w:val="nil"/>
              <w:right w:val="nil"/>
            </w:tcBorders>
            <w:shd w:val="clear" w:color="000000" w:fill="387990"/>
            <w:vAlign w:val="center"/>
            <w:hideMark/>
          </w:tcPr>
          <w:p w14:paraId="3BDB01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8" w:type="pct"/>
            <w:gridSpan w:val="3"/>
            <w:tcBorders>
              <w:top w:val="single" w:sz="4" w:space="0" w:color="auto"/>
              <w:left w:val="nil"/>
              <w:bottom w:val="single" w:sz="4" w:space="0" w:color="FFFFFF"/>
              <w:right w:val="nil"/>
            </w:tcBorders>
            <w:shd w:val="clear" w:color="000000" w:fill="387990"/>
            <w:vAlign w:val="center"/>
            <w:hideMark/>
          </w:tcPr>
          <w:p w14:paraId="5BE1DDE2" w14:textId="3CDD2F3F"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E16DCF" w:rsidRPr="00FA3A8C" w14:paraId="36F71B7D"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3293868F"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09DEDC6"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7" w:type="pct"/>
            <w:tcBorders>
              <w:top w:val="nil"/>
              <w:left w:val="nil"/>
              <w:bottom w:val="nil"/>
              <w:right w:val="nil"/>
            </w:tcBorders>
            <w:shd w:val="clear" w:color="000000" w:fill="387990"/>
            <w:vAlign w:val="center"/>
            <w:hideMark/>
          </w:tcPr>
          <w:p w14:paraId="25B79CE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center"/>
            <w:hideMark/>
          </w:tcPr>
          <w:p w14:paraId="100AE07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29" w:type="pct"/>
            <w:vMerge w:val="restart"/>
            <w:tcBorders>
              <w:top w:val="nil"/>
              <w:left w:val="nil"/>
              <w:right w:val="nil"/>
            </w:tcBorders>
            <w:shd w:val="clear" w:color="000000" w:fill="387990"/>
            <w:vAlign w:val="bottom"/>
            <w:hideMark/>
          </w:tcPr>
          <w:p w14:paraId="0C524F49" w14:textId="460BE15D" w:rsidR="00B970AF" w:rsidRPr="00FA3A8C" w:rsidRDefault="00B970AF" w:rsidP="00FA3A8C">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0" w:type="pct"/>
            <w:tcBorders>
              <w:top w:val="nil"/>
              <w:left w:val="nil"/>
              <w:bottom w:val="nil"/>
              <w:right w:val="nil"/>
            </w:tcBorders>
            <w:shd w:val="clear" w:color="000000" w:fill="387990"/>
            <w:vAlign w:val="center"/>
            <w:hideMark/>
          </w:tcPr>
          <w:p w14:paraId="4CB86861"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nil"/>
              <w:right w:val="nil"/>
            </w:tcBorders>
            <w:shd w:val="clear" w:color="000000" w:fill="387990"/>
            <w:vAlign w:val="center"/>
            <w:hideMark/>
          </w:tcPr>
          <w:p w14:paraId="5989284E" w14:textId="0C6A4F6B"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329" w:type="pct"/>
            <w:tcBorders>
              <w:top w:val="nil"/>
              <w:left w:val="nil"/>
              <w:bottom w:val="nil"/>
              <w:right w:val="nil"/>
            </w:tcBorders>
            <w:shd w:val="clear" w:color="000000" w:fill="387990"/>
            <w:vAlign w:val="center"/>
            <w:hideMark/>
          </w:tcPr>
          <w:p w14:paraId="7DDC14B8" w14:textId="657572F1"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8" w:type="pct"/>
            <w:vMerge w:val="restart"/>
            <w:tcBorders>
              <w:top w:val="nil"/>
              <w:left w:val="nil"/>
              <w:right w:val="nil"/>
            </w:tcBorders>
            <w:shd w:val="clear" w:color="000000" w:fill="387990"/>
            <w:vAlign w:val="bottom"/>
            <w:hideMark/>
          </w:tcPr>
          <w:p w14:paraId="1FA0B7EA" w14:textId="16A4543B" w:rsidR="00B970AF" w:rsidRPr="00FA3A8C" w:rsidRDefault="00B970AF" w:rsidP="00C53C55">
            <w:pPr>
              <w:widowControl/>
              <w:spacing w:line="259" w:lineRule="auto"/>
              <w:jc w:val="center"/>
              <w:rPr>
                <w:rFonts w:eastAsia="Times New Roman" w:cs="Times New Roman"/>
                <w:b/>
                <w:bCs/>
                <w:color w:val="FFFFFF"/>
                <w:sz w:val="20"/>
                <w:szCs w:val="20"/>
              </w:rPr>
            </w:pPr>
          </w:p>
          <w:p w14:paraId="7F13D59E" w14:textId="73BC3C1C"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E16DCF" w:rsidRPr="00FA3A8C" w14:paraId="2D43C6C6"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40E66573"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61CEBAD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7" w:type="pct"/>
            <w:tcBorders>
              <w:top w:val="nil"/>
              <w:left w:val="nil"/>
              <w:bottom w:val="single" w:sz="4" w:space="0" w:color="auto"/>
              <w:right w:val="nil"/>
            </w:tcBorders>
            <w:shd w:val="clear" w:color="000000" w:fill="387990"/>
            <w:vAlign w:val="center"/>
            <w:hideMark/>
          </w:tcPr>
          <w:p w14:paraId="52E3216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center"/>
            <w:hideMark/>
          </w:tcPr>
          <w:p w14:paraId="6E843418"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vMerge/>
            <w:tcBorders>
              <w:left w:val="nil"/>
              <w:bottom w:val="single" w:sz="4" w:space="0" w:color="auto"/>
              <w:right w:val="nil"/>
            </w:tcBorders>
            <w:shd w:val="clear" w:color="000000" w:fill="387990"/>
            <w:vAlign w:val="center"/>
            <w:hideMark/>
          </w:tcPr>
          <w:p w14:paraId="60CF5CDA" w14:textId="154D0029" w:rsidR="00B970AF" w:rsidRPr="00FA3A8C" w:rsidRDefault="00B970AF" w:rsidP="00FA3A8C">
            <w:pPr>
              <w:widowControl/>
              <w:spacing w:line="259" w:lineRule="auto"/>
              <w:jc w:val="center"/>
              <w:rPr>
                <w:rFonts w:eastAsia="Times New Roman" w:cs="Times New Roman"/>
                <w:b/>
                <w:bCs/>
                <w:color w:val="FFFFFF"/>
                <w:sz w:val="20"/>
                <w:szCs w:val="20"/>
              </w:rPr>
            </w:pPr>
          </w:p>
        </w:tc>
        <w:tc>
          <w:tcPr>
            <w:tcW w:w="140" w:type="pct"/>
            <w:tcBorders>
              <w:top w:val="nil"/>
              <w:left w:val="nil"/>
              <w:bottom w:val="single" w:sz="4" w:space="0" w:color="auto"/>
              <w:right w:val="nil"/>
            </w:tcBorders>
            <w:shd w:val="clear" w:color="000000" w:fill="387990"/>
            <w:vAlign w:val="center"/>
            <w:hideMark/>
          </w:tcPr>
          <w:p w14:paraId="0E29F2D6"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single" w:sz="4" w:space="0" w:color="auto"/>
              <w:right w:val="nil"/>
            </w:tcBorders>
            <w:shd w:val="clear" w:color="000000" w:fill="387990"/>
            <w:vAlign w:val="center"/>
            <w:hideMark/>
          </w:tcPr>
          <w:p w14:paraId="7A55B4D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tcBorders>
              <w:top w:val="nil"/>
              <w:left w:val="nil"/>
              <w:bottom w:val="single" w:sz="4" w:space="0" w:color="auto"/>
              <w:right w:val="nil"/>
            </w:tcBorders>
            <w:shd w:val="clear" w:color="000000" w:fill="387990"/>
            <w:vAlign w:val="center"/>
            <w:hideMark/>
          </w:tcPr>
          <w:p w14:paraId="45075F51"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8" w:type="pct"/>
            <w:vMerge/>
            <w:tcBorders>
              <w:left w:val="nil"/>
              <w:bottom w:val="single" w:sz="4" w:space="0" w:color="auto"/>
              <w:right w:val="nil"/>
            </w:tcBorders>
            <w:shd w:val="clear" w:color="000000" w:fill="387990"/>
            <w:vAlign w:val="center"/>
            <w:hideMark/>
          </w:tcPr>
          <w:p w14:paraId="46E07DB8" w14:textId="56874CF8" w:rsidR="00B970AF" w:rsidRPr="00FA3A8C" w:rsidRDefault="00B970AF" w:rsidP="00FA3A8C">
            <w:pPr>
              <w:widowControl/>
              <w:spacing w:line="259" w:lineRule="auto"/>
              <w:jc w:val="center"/>
              <w:rPr>
                <w:rFonts w:eastAsia="Times New Roman" w:cs="Times New Roman"/>
                <w:b/>
                <w:bCs/>
                <w:color w:val="FFFFFF"/>
                <w:sz w:val="20"/>
                <w:szCs w:val="20"/>
              </w:rPr>
            </w:pPr>
          </w:p>
        </w:tc>
      </w:tr>
      <w:tr w:rsidR="00E16DCF" w:rsidRPr="00FA3A8C" w14:paraId="4627E6B0" w14:textId="77777777" w:rsidTr="00E16DCF">
        <w:tc>
          <w:tcPr>
            <w:tcW w:w="1890" w:type="pct"/>
            <w:tcBorders>
              <w:top w:val="nil"/>
              <w:left w:val="nil"/>
              <w:bottom w:val="nil"/>
              <w:right w:val="nil"/>
            </w:tcBorders>
            <w:shd w:val="clear" w:color="auto" w:fill="auto"/>
            <w:vAlign w:val="center"/>
            <w:hideMark/>
          </w:tcPr>
          <w:p w14:paraId="1C2D65FC"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disease among fish</w:t>
            </w:r>
          </w:p>
        </w:tc>
        <w:tc>
          <w:tcPr>
            <w:tcW w:w="423" w:type="pct"/>
            <w:tcBorders>
              <w:top w:val="nil"/>
              <w:left w:val="nil"/>
              <w:bottom w:val="nil"/>
              <w:right w:val="nil"/>
            </w:tcBorders>
            <w:shd w:val="clear" w:color="auto" w:fill="auto"/>
            <w:noWrap/>
            <w:vAlign w:val="center"/>
            <w:hideMark/>
          </w:tcPr>
          <w:p w14:paraId="14AE360A" w14:textId="77777777" w:rsidR="00C95140" w:rsidRPr="00FA3A8C" w:rsidRDefault="00C95140" w:rsidP="00FA3A8C">
            <w:pPr>
              <w:widowControl/>
              <w:spacing w:line="259" w:lineRule="auto"/>
              <w:jc w:val="center"/>
              <w:rPr>
                <w:rFonts w:eastAsia="Times New Roman" w:cs="Times New Roman"/>
                <w:b/>
                <w:bCs/>
                <w:sz w:val="20"/>
                <w:szCs w:val="20"/>
              </w:rPr>
            </w:pPr>
          </w:p>
        </w:tc>
        <w:tc>
          <w:tcPr>
            <w:tcW w:w="517" w:type="pct"/>
            <w:tcBorders>
              <w:top w:val="nil"/>
              <w:left w:val="nil"/>
              <w:bottom w:val="nil"/>
              <w:right w:val="nil"/>
            </w:tcBorders>
            <w:shd w:val="clear" w:color="auto" w:fill="auto"/>
            <w:vAlign w:val="center"/>
            <w:hideMark/>
          </w:tcPr>
          <w:p w14:paraId="7A5BC7A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2E07C12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7A8949A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7FDAB79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04C24A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CA5ED8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7496542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C12B8C6"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03C9CB87" w14:textId="6D5B9DF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6F91A87F" w14:textId="71C763C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41FA01A7" w14:textId="094C5A43"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2F1E44B4" w14:textId="512F6506"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373E697C" w14:textId="22438939"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70618772" w14:textId="13F414B8"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6896129A" w14:textId="15CB957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0549741" w14:textId="3E328A31"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283B7560" w14:textId="33EC52F7"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4D5BD5C" w14:textId="77777777" w:rsidTr="00E16DCF">
        <w:tc>
          <w:tcPr>
            <w:tcW w:w="1890" w:type="pct"/>
            <w:tcBorders>
              <w:top w:val="nil"/>
              <w:left w:val="nil"/>
              <w:bottom w:val="nil"/>
              <w:right w:val="nil"/>
            </w:tcBorders>
            <w:shd w:val="clear" w:color="000000" w:fill="DDEBF7"/>
            <w:noWrap/>
            <w:vAlign w:val="center"/>
            <w:hideMark/>
          </w:tcPr>
          <w:p w14:paraId="45472FB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Method of disease control used</w:t>
            </w:r>
            <w:r w:rsidRPr="00FA3A8C">
              <w:rPr>
                <w:rFonts w:eastAsia="Times New Roman" w:cs="Times New Roman"/>
                <w:b/>
                <w:bCs/>
                <w:sz w:val="20"/>
                <w:szCs w:val="20"/>
                <w:vertAlign w:val="superscript"/>
              </w:rPr>
              <w:t>b</w:t>
            </w:r>
          </w:p>
        </w:tc>
        <w:tc>
          <w:tcPr>
            <w:tcW w:w="423" w:type="pct"/>
            <w:tcBorders>
              <w:top w:val="nil"/>
              <w:left w:val="nil"/>
              <w:bottom w:val="nil"/>
              <w:right w:val="nil"/>
            </w:tcBorders>
            <w:shd w:val="clear" w:color="000000" w:fill="DDEBF7"/>
            <w:noWrap/>
            <w:vAlign w:val="center"/>
            <w:hideMark/>
          </w:tcPr>
          <w:p w14:paraId="56FD4FC6" w14:textId="0C37AD6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DEBF7"/>
            <w:vAlign w:val="center"/>
            <w:hideMark/>
          </w:tcPr>
          <w:p w14:paraId="4EEA3ACB" w14:textId="4F04939F"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nil"/>
              <w:left w:val="nil"/>
              <w:bottom w:val="nil"/>
              <w:right w:val="nil"/>
            </w:tcBorders>
            <w:shd w:val="clear" w:color="000000" w:fill="DDEBF7"/>
            <w:vAlign w:val="center"/>
            <w:hideMark/>
          </w:tcPr>
          <w:p w14:paraId="0ADE4BC0" w14:textId="7DA02BFA"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0D0CBB9A" w14:textId="04C4014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nil"/>
              <w:left w:val="nil"/>
              <w:bottom w:val="nil"/>
              <w:right w:val="nil"/>
            </w:tcBorders>
            <w:shd w:val="clear" w:color="000000" w:fill="DDEBF7"/>
            <w:vAlign w:val="center"/>
            <w:hideMark/>
          </w:tcPr>
          <w:p w14:paraId="3C85B4EC" w14:textId="6E7179D2"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nil"/>
              <w:left w:val="nil"/>
              <w:bottom w:val="nil"/>
              <w:right w:val="nil"/>
            </w:tcBorders>
            <w:shd w:val="clear" w:color="000000" w:fill="DDEBF7"/>
            <w:vAlign w:val="center"/>
            <w:hideMark/>
          </w:tcPr>
          <w:p w14:paraId="707AA17D" w14:textId="125B719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2B923DDC" w14:textId="5922657B"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nil"/>
              <w:left w:val="nil"/>
              <w:bottom w:val="nil"/>
              <w:right w:val="nil"/>
            </w:tcBorders>
            <w:shd w:val="clear" w:color="000000" w:fill="DDEBF7"/>
            <w:vAlign w:val="center"/>
            <w:hideMark/>
          </w:tcPr>
          <w:p w14:paraId="245BE7BB" w14:textId="179C0A89"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4CFC920E"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6CE56C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423" w:type="pct"/>
            <w:tcBorders>
              <w:top w:val="single" w:sz="4" w:space="0" w:color="auto"/>
              <w:left w:val="nil"/>
              <w:bottom w:val="single" w:sz="4" w:space="0" w:color="auto"/>
              <w:right w:val="nil"/>
            </w:tcBorders>
            <w:shd w:val="clear" w:color="auto" w:fill="auto"/>
            <w:noWrap/>
            <w:vAlign w:val="center"/>
            <w:hideMark/>
          </w:tcPr>
          <w:p w14:paraId="74E2E5FA" w14:textId="584CDDF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3F9DAD0B" w14:textId="17ED4A4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F045757" w14:textId="0546E940"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04975E01" w14:textId="0C6EE7DD"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3DFE0516" w14:textId="15C1B1D3"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5515E3B9" w14:textId="42CFA965"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43CE1C07" w14:textId="33A254F2"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551620FE" w14:textId="75A185CD"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14F5D2B2" w14:textId="77777777" w:rsidTr="00E16DCF">
        <w:tc>
          <w:tcPr>
            <w:tcW w:w="1890" w:type="pct"/>
            <w:tcBorders>
              <w:top w:val="nil"/>
              <w:left w:val="nil"/>
              <w:bottom w:val="nil"/>
              <w:right w:val="nil"/>
            </w:tcBorders>
            <w:shd w:val="clear" w:color="auto" w:fill="auto"/>
            <w:vAlign w:val="center"/>
            <w:hideMark/>
          </w:tcPr>
          <w:p w14:paraId="107BFE8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423" w:type="pct"/>
            <w:tcBorders>
              <w:top w:val="nil"/>
              <w:left w:val="nil"/>
              <w:bottom w:val="nil"/>
              <w:right w:val="nil"/>
            </w:tcBorders>
            <w:shd w:val="clear" w:color="auto" w:fill="auto"/>
            <w:noWrap/>
            <w:vAlign w:val="center"/>
            <w:hideMark/>
          </w:tcPr>
          <w:p w14:paraId="7FDF3F0D"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282CBA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5ECBE8A3"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FA891A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10E9793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67DCAF0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1833ED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1B3D2D0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65F5A0B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5A0A60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423" w:type="pct"/>
            <w:tcBorders>
              <w:top w:val="single" w:sz="4" w:space="0" w:color="auto"/>
              <w:left w:val="nil"/>
              <w:bottom w:val="single" w:sz="4" w:space="0" w:color="auto"/>
              <w:right w:val="nil"/>
            </w:tcBorders>
            <w:shd w:val="clear" w:color="auto" w:fill="auto"/>
            <w:noWrap/>
            <w:vAlign w:val="center"/>
            <w:hideMark/>
          </w:tcPr>
          <w:p w14:paraId="6F0DDFDC" w14:textId="50970B06"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251F728" w14:textId="4D8EC144"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D83734E" w14:textId="7899309B"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6EB2C89" w14:textId="27EAA18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17187344" w14:textId="6F4344DA"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00AB5F9" w14:textId="02B561B9"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5F3C2C2" w14:textId="0372B9D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3837A40" w14:textId="63515450"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AD765D1" w14:textId="77777777" w:rsidTr="00E16DCF">
        <w:tc>
          <w:tcPr>
            <w:tcW w:w="1890" w:type="pct"/>
            <w:tcBorders>
              <w:top w:val="nil"/>
              <w:left w:val="nil"/>
              <w:bottom w:val="nil"/>
              <w:right w:val="nil"/>
            </w:tcBorders>
            <w:shd w:val="clear" w:color="auto" w:fill="auto"/>
            <w:vAlign w:val="center"/>
            <w:hideMark/>
          </w:tcPr>
          <w:p w14:paraId="1B22B664"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423" w:type="pct"/>
            <w:tcBorders>
              <w:top w:val="nil"/>
              <w:left w:val="nil"/>
              <w:bottom w:val="nil"/>
              <w:right w:val="nil"/>
            </w:tcBorders>
            <w:shd w:val="clear" w:color="auto" w:fill="auto"/>
            <w:noWrap/>
            <w:vAlign w:val="center"/>
            <w:hideMark/>
          </w:tcPr>
          <w:p w14:paraId="1DBBD91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4A8535F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7374AF1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5E6E7F3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50143EA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33B51B7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5EB429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6D65F0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383AFC47"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46A0108"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Antibiotics/antibiotic feed</w:t>
            </w:r>
          </w:p>
        </w:tc>
        <w:tc>
          <w:tcPr>
            <w:tcW w:w="423" w:type="pct"/>
            <w:tcBorders>
              <w:top w:val="single" w:sz="4" w:space="0" w:color="auto"/>
              <w:left w:val="nil"/>
              <w:bottom w:val="single" w:sz="4" w:space="0" w:color="auto"/>
              <w:right w:val="nil"/>
            </w:tcBorders>
            <w:shd w:val="clear" w:color="auto" w:fill="auto"/>
            <w:noWrap/>
            <w:vAlign w:val="center"/>
            <w:hideMark/>
          </w:tcPr>
          <w:p w14:paraId="61B65E5B" w14:textId="421C69A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C4EA9B8" w14:textId="570E0C19"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60D1B775" w14:textId="50F31284"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877E582" w14:textId="181A405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AAC9C8B" w14:textId="422278FC"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AFE650D" w14:textId="3F88244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7C77746B" w14:textId="64E5861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DBA1EC4" w14:textId="54573F88"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0162F015" w14:textId="77777777" w:rsidTr="00E16DCF">
        <w:tc>
          <w:tcPr>
            <w:tcW w:w="1890" w:type="pct"/>
            <w:tcBorders>
              <w:top w:val="nil"/>
              <w:left w:val="nil"/>
              <w:bottom w:val="nil"/>
              <w:right w:val="nil"/>
            </w:tcBorders>
            <w:shd w:val="clear" w:color="auto" w:fill="auto"/>
            <w:vAlign w:val="center"/>
            <w:hideMark/>
          </w:tcPr>
          <w:p w14:paraId="49ECF6A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423" w:type="pct"/>
            <w:tcBorders>
              <w:top w:val="nil"/>
              <w:left w:val="nil"/>
              <w:bottom w:val="nil"/>
              <w:right w:val="nil"/>
            </w:tcBorders>
            <w:shd w:val="clear" w:color="auto" w:fill="auto"/>
            <w:noWrap/>
            <w:vAlign w:val="center"/>
            <w:hideMark/>
          </w:tcPr>
          <w:p w14:paraId="22C01E3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F5510B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3D6FB8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0204819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01ECB8A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7174B1F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4DD272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5333B2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D139FE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BA116E4" w14:textId="6EC919D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disease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7DF80AAF" w14:textId="322D304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FBEC96C" w14:textId="0AA2E96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4541F2CD" w14:textId="26E07EF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0E0C6FA7" w14:textId="0D748BB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E241098" w14:textId="4B20190F"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189D502B" w14:textId="296E35C8"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61936E5" w14:textId="041211A0"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705BCEA6" w14:textId="443AE40B" w:rsidR="00C95140" w:rsidRPr="00FA3A8C" w:rsidRDefault="00C95140" w:rsidP="00FA3A8C">
            <w:pPr>
              <w:widowControl/>
              <w:spacing w:line="259" w:lineRule="auto"/>
              <w:jc w:val="center"/>
              <w:rPr>
                <w:rFonts w:eastAsia="Times New Roman" w:cs="Times New Roman"/>
                <w:sz w:val="20"/>
                <w:szCs w:val="20"/>
              </w:rPr>
            </w:pPr>
          </w:p>
        </w:tc>
      </w:tr>
    </w:tbl>
    <w:p w14:paraId="44E95208" w14:textId="3407C9C7" w:rsidR="00C95140" w:rsidRPr="0087225D" w:rsidRDefault="00C95140" w:rsidP="00FF7E45">
      <w:pPr>
        <w:pStyle w:val="BodyText1"/>
        <w:spacing w:after="0"/>
        <w:ind w:left="86" w:hanging="86"/>
        <w:rPr>
          <w:sz w:val="16"/>
        </w:rPr>
      </w:pPr>
      <w:commentRangeStart w:id="828"/>
      <w:r w:rsidRPr="0087225D">
        <w:rPr>
          <w:sz w:val="16"/>
        </w:rPr>
        <w:t>^ Results not statistically reliable, n&lt;30  </w:t>
      </w:r>
      <w:commentRangeEnd w:id="828"/>
      <w:r>
        <w:rPr>
          <w:rStyle w:val="CommentReference"/>
          <w:rFonts w:eastAsia="Arial" w:cs="Arial"/>
          <w:color w:val="000000"/>
        </w:rPr>
        <w:commentReference w:id="828"/>
      </w:r>
    </w:p>
    <w:p w14:paraId="45FCC7D6" w14:textId="29D49DBA" w:rsidR="00C95140" w:rsidRDefault="00C95140" w:rsidP="00FF7E45">
      <w:pPr>
        <w:pStyle w:val="BodyText1"/>
        <w:spacing w:after="0"/>
        <w:ind w:left="86" w:hanging="86"/>
        <w:rPr>
          <w:sz w:val="16"/>
        </w:rPr>
      </w:pPr>
      <w:commentRangeStart w:id="82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9"/>
      <w:r>
        <w:rPr>
          <w:rStyle w:val="CommentReference"/>
          <w:rFonts w:eastAsia="Arial" w:cs="Arial"/>
          <w:color w:val="000000"/>
        </w:rPr>
        <w:commentReference w:id="829"/>
      </w:r>
    </w:p>
    <w:p w14:paraId="0D8B28CC" w14:textId="75BA98E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A8DB99" w14:textId="0896DF11"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110822">
        <w:rPr>
          <w:sz w:val="16"/>
        </w:rPr>
        <w:t xml:space="preserve"> F</w:t>
      </w:r>
      <w:r w:rsidR="00110822" w:rsidRPr="00110822">
        <w:rPr>
          <w:sz w:val="16"/>
        </w:rPr>
        <w:t>ormalin, malachite green and methyl blue should not be used on fish intended for human consumption; formalin can only be safely used on fish eggs</w:t>
      </w:r>
      <w:r w:rsidR="00825828">
        <w:rPr>
          <w:sz w:val="16"/>
        </w:rPr>
        <w:t>.</w:t>
      </w:r>
    </w:p>
    <w:p w14:paraId="1EFD4CFC" w14:textId="513AAC19"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767F0F3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818D23D" w14:textId="5C83F6FD" w:rsidR="00C95140" w:rsidRPr="00D459DC" w:rsidRDefault="00C95140" w:rsidP="00FA3A8C">
      <w:pPr>
        <w:pStyle w:val="BodyText1"/>
      </w:pPr>
      <w:r w:rsidRPr="00AF6B20">
        <w:t xml:space="preserve">Parasites </w:t>
      </w:r>
      <w:r>
        <w:t>that affect fish are o</w:t>
      </w:r>
      <w:r w:rsidRPr="00A4670E">
        <w:t>rganism</w:t>
      </w:r>
      <w:r>
        <w:t>s that live</w:t>
      </w:r>
      <w:r w:rsidRPr="00A4670E">
        <w:t xml:space="preserve"> in or on </w:t>
      </w:r>
      <w:r>
        <w:t xml:space="preserve">the fish—their host—and obtain </w:t>
      </w:r>
      <w:r w:rsidRPr="00A4670E">
        <w:t xml:space="preserve">nutrients </w:t>
      </w:r>
      <w:r>
        <w:t xml:space="preserve">from the fish </w:t>
      </w:r>
      <w:r w:rsidRPr="00A4670E">
        <w:t xml:space="preserve">at the </w:t>
      </w:r>
      <w:r>
        <w:t xml:space="preserve">fish’s </w:t>
      </w:r>
      <w:r w:rsidRPr="00A4670E">
        <w:t>expense.</w:t>
      </w:r>
      <w:r>
        <w:t xml:space="preserve"> Parasites that commonly live on fish include protozoa, flukes, leeches, copepods, fish lice, and water fungi</w:t>
      </w:r>
      <w:r w:rsidR="00622FD7">
        <w:t>, and although</w:t>
      </w:r>
      <w:r>
        <w:t xml:space="preserve"> </w:t>
      </w:r>
      <w:r w:rsidR="00622FD7">
        <w:t>s</w:t>
      </w:r>
      <w:r>
        <w:t xml:space="preserve">ometimes parasites can be controlled by making changes to the </w:t>
      </w:r>
      <w:r w:rsidR="00B970AF">
        <w:t xml:space="preserve">fish’s </w:t>
      </w:r>
      <w:r>
        <w:t>environment</w:t>
      </w:r>
      <w:r w:rsidR="00E30EEB">
        <w:t>,</w:t>
      </w:r>
      <w:r>
        <w:t xml:space="preserve"> other times chemical treatment may be warranted.</w:t>
      </w:r>
      <w:r>
        <w:rPr>
          <w:rStyle w:val="FootnoteReference"/>
        </w:rPr>
        <w:footnoteReference w:id="75"/>
      </w:r>
      <w:r>
        <w:t xml:space="preserve"> </w:t>
      </w:r>
      <w:r>
        <w:rPr>
          <w:b/>
        </w:rPr>
        <w:t>Table 7.2.8</w:t>
      </w:r>
      <w:r w:rsidRPr="00933F3A">
        <w:t xml:space="preserve"> presents information about whether fishpond farmers in the ZOI </w:t>
      </w:r>
      <w:r>
        <w:t>observed parasite cases among their fish, and if they did, what they used to control the parasites</w:t>
      </w:r>
      <w:r w:rsidRPr="00933F3A">
        <w:t>.</w:t>
      </w:r>
      <w:r w:rsidR="00110822">
        <w:t xml:space="preserve"> It is important to note that substances including formalin, malachite green and methyl blue should not be used on fish intended for human consumption; formalin can only be safely used on fish eggs.</w:t>
      </w:r>
      <w:r w:rsidRPr="00933F3A">
        <w:t xml:space="preserve"> [</w:t>
      </w:r>
      <w:r w:rsidRPr="00933F3A">
        <w:rPr>
          <w:highlight w:val="yellow"/>
        </w:rPr>
        <w:t>Discuss findings. Were any differences found between disaggregate categories?</w:t>
      </w:r>
      <w:r w:rsidRPr="00933F3A">
        <w:t>]</w:t>
      </w:r>
    </w:p>
    <w:p w14:paraId="0EB5C2AC" w14:textId="77777777" w:rsidR="00C95140" w:rsidRDefault="00C95140" w:rsidP="00FA3A8C">
      <w:pPr>
        <w:pStyle w:val="Tabletitle"/>
      </w:pPr>
      <w:bookmarkStart w:id="830" w:name="_Toc63673116"/>
      <w:r w:rsidRPr="0023038F">
        <w:lastRenderedPageBreak/>
        <w:t xml:space="preserve">Table </w:t>
      </w:r>
      <w:r>
        <w:t>7</w:t>
      </w:r>
      <w:r w:rsidRPr="0023038F">
        <w:t>.2.</w:t>
      </w:r>
      <w:r>
        <w:t>8:</w:t>
      </w:r>
      <w:r w:rsidRPr="0023038F">
        <w:t xml:space="preserve"> </w:t>
      </w:r>
      <w:r>
        <w:t>Parasite Control Methods 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30"/>
    </w:p>
    <w:tbl>
      <w:tblPr>
        <w:tblW w:w="5000" w:type="pct"/>
        <w:tblLook w:val="04A0" w:firstRow="1" w:lastRow="0" w:firstColumn="1" w:lastColumn="0" w:noHBand="0" w:noVBand="1"/>
      </w:tblPr>
      <w:tblGrid>
        <w:gridCol w:w="3343"/>
        <w:gridCol w:w="982"/>
        <w:gridCol w:w="938"/>
        <w:gridCol w:w="902"/>
        <w:gridCol w:w="634"/>
        <w:gridCol w:w="285"/>
        <w:gridCol w:w="952"/>
        <w:gridCol w:w="908"/>
        <w:gridCol w:w="632"/>
      </w:tblGrid>
      <w:tr w:rsidR="00C95140" w:rsidRPr="00FA3A8C" w14:paraId="77CF44FB" w14:textId="77777777" w:rsidTr="00B970AF">
        <w:tc>
          <w:tcPr>
            <w:tcW w:w="1745" w:type="pct"/>
            <w:vMerge w:val="restart"/>
            <w:tcBorders>
              <w:top w:val="single" w:sz="4" w:space="0" w:color="auto"/>
              <w:left w:val="nil"/>
              <w:bottom w:val="single" w:sz="4" w:space="0" w:color="000000"/>
              <w:right w:val="nil"/>
            </w:tcBorders>
            <w:shd w:val="clear" w:color="000000" w:fill="387990"/>
            <w:vAlign w:val="bottom"/>
            <w:hideMark/>
          </w:tcPr>
          <w:p w14:paraId="6DF9F588"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Parasite control</w:t>
            </w:r>
          </w:p>
        </w:tc>
        <w:tc>
          <w:tcPr>
            <w:tcW w:w="513" w:type="pct"/>
            <w:vMerge w:val="restart"/>
            <w:tcBorders>
              <w:top w:val="single" w:sz="4" w:space="0" w:color="auto"/>
              <w:left w:val="nil"/>
              <w:bottom w:val="nil"/>
              <w:right w:val="nil"/>
            </w:tcBorders>
            <w:shd w:val="clear" w:color="000000" w:fill="387990"/>
            <w:vAlign w:val="bottom"/>
            <w:hideMark/>
          </w:tcPr>
          <w:p w14:paraId="294D5353"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168266CE"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3AEA389"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01" w:type="pct"/>
            <w:gridSpan w:val="3"/>
            <w:tcBorders>
              <w:top w:val="single" w:sz="4" w:space="0" w:color="auto"/>
              <w:left w:val="nil"/>
              <w:bottom w:val="single" w:sz="4" w:space="0" w:color="FFFFFF"/>
              <w:right w:val="nil"/>
            </w:tcBorders>
            <w:shd w:val="clear" w:color="000000" w:fill="387990"/>
            <w:vAlign w:val="center"/>
            <w:hideMark/>
          </w:tcPr>
          <w:p w14:paraId="7DC4892B" w14:textId="65C774CB"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1D38AC57" w14:textId="77777777" w:rsidTr="008957F7">
        <w:tc>
          <w:tcPr>
            <w:tcW w:w="1745" w:type="pct"/>
            <w:vMerge/>
            <w:tcBorders>
              <w:top w:val="single" w:sz="4" w:space="0" w:color="auto"/>
              <w:left w:val="nil"/>
              <w:bottom w:val="single" w:sz="4" w:space="0" w:color="000000"/>
              <w:right w:val="nil"/>
            </w:tcBorders>
            <w:vAlign w:val="center"/>
            <w:hideMark/>
          </w:tcPr>
          <w:p w14:paraId="659655E1"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vMerge/>
            <w:tcBorders>
              <w:top w:val="single" w:sz="4" w:space="0" w:color="auto"/>
              <w:left w:val="nil"/>
              <w:bottom w:val="nil"/>
              <w:right w:val="nil"/>
            </w:tcBorders>
            <w:vAlign w:val="center"/>
            <w:hideMark/>
          </w:tcPr>
          <w:p w14:paraId="53698CF4"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90" w:type="pct"/>
            <w:tcBorders>
              <w:top w:val="nil"/>
              <w:left w:val="nil"/>
              <w:bottom w:val="nil"/>
              <w:right w:val="nil"/>
            </w:tcBorders>
            <w:shd w:val="clear" w:color="000000" w:fill="387990"/>
            <w:vAlign w:val="bottom"/>
            <w:hideMark/>
          </w:tcPr>
          <w:p w14:paraId="13513BEB" w14:textId="77777777" w:rsidR="00B970AF" w:rsidRPr="00FA3A8C" w:rsidRDefault="00B970AF" w:rsidP="002B076E">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1" w:type="pct"/>
            <w:tcBorders>
              <w:top w:val="nil"/>
              <w:left w:val="nil"/>
              <w:bottom w:val="nil"/>
              <w:right w:val="nil"/>
            </w:tcBorders>
            <w:shd w:val="clear" w:color="000000" w:fill="387990"/>
            <w:vAlign w:val="bottom"/>
            <w:hideMark/>
          </w:tcPr>
          <w:p w14:paraId="2E746097" w14:textId="77777777" w:rsidR="00B970AF" w:rsidRPr="00FA3A8C" w:rsidRDefault="00B970AF">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6666A7CC" w14:textId="557F2A93" w:rsidR="00B970AF" w:rsidRPr="00FA3A8C" w:rsidRDefault="00B970AF">
            <w:pPr>
              <w:widowControl/>
              <w:spacing w:line="259" w:lineRule="auto"/>
              <w:jc w:val="center"/>
              <w:rPr>
                <w:rFonts w:eastAsia="Times New Roman" w:cs="Times New Roman"/>
                <w:b/>
                <w:bCs/>
                <w:color w:val="FFFFFF"/>
                <w:sz w:val="20"/>
                <w:szCs w:val="20"/>
              </w:rPr>
            </w:pPr>
          </w:p>
          <w:p w14:paraId="41AA5FDD" w14:textId="0B403D64"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bottom"/>
            <w:hideMark/>
          </w:tcPr>
          <w:p w14:paraId="402C876A" w14:textId="7FB1A4AF" w:rsidR="00B970AF" w:rsidRPr="00FA3A8C" w:rsidRDefault="00B970AF">
            <w:pPr>
              <w:widowControl/>
              <w:spacing w:line="259" w:lineRule="auto"/>
              <w:jc w:val="center"/>
              <w:rPr>
                <w:rFonts w:eastAsia="Times New Roman" w:cs="Times New Roman"/>
                <w:b/>
                <w:bCs/>
                <w:sz w:val="20"/>
                <w:szCs w:val="20"/>
              </w:rPr>
            </w:pPr>
          </w:p>
        </w:tc>
        <w:tc>
          <w:tcPr>
            <w:tcW w:w="497" w:type="pct"/>
            <w:tcBorders>
              <w:top w:val="nil"/>
              <w:left w:val="nil"/>
              <w:bottom w:val="nil"/>
              <w:right w:val="nil"/>
            </w:tcBorders>
            <w:shd w:val="clear" w:color="000000" w:fill="387990"/>
            <w:vAlign w:val="bottom"/>
            <w:hideMark/>
          </w:tcPr>
          <w:p w14:paraId="0753B717" w14:textId="2FD88982"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31A3AF12" w14:textId="211FFA13"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B44DA7C" w14:textId="3E007ABC" w:rsidR="00B970AF" w:rsidRPr="00FA3A8C" w:rsidRDefault="00B970AF">
            <w:pPr>
              <w:widowControl/>
              <w:spacing w:line="259" w:lineRule="auto"/>
              <w:jc w:val="center"/>
              <w:rPr>
                <w:rFonts w:eastAsia="Times New Roman" w:cs="Times New Roman"/>
                <w:b/>
                <w:bCs/>
                <w:color w:val="FFFFFF"/>
                <w:sz w:val="20"/>
                <w:szCs w:val="20"/>
              </w:rPr>
            </w:pPr>
          </w:p>
          <w:p w14:paraId="6F80047A" w14:textId="2B7EA8AE"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7DF482F1" w14:textId="77777777" w:rsidTr="00661A30">
        <w:tc>
          <w:tcPr>
            <w:tcW w:w="1745" w:type="pct"/>
            <w:vMerge/>
            <w:tcBorders>
              <w:top w:val="single" w:sz="4" w:space="0" w:color="auto"/>
              <w:left w:val="nil"/>
              <w:bottom w:val="single" w:sz="4" w:space="0" w:color="000000"/>
              <w:right w:val="nil"/>
            </w:tcBorders>
            <w:vAlign w:val="center"/>
            <w:hideMark/>
          </w:tcPr>
          <w:p w14:paraId="22384E5D"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tcBorders>
              <w:top w:val="nil"/>
              <w:left w:val="nil"/>
              <w:bottom w:val="single" w:sz="4" w:space="0" w:color="auto"/>
              <w:right w:val="nil"/>
            </w:tcBorders>
            <w:shd w:val="clear" w:color="000000" w:fill="387990"/>
            <w:vAlign w:val="center"/>
            <w:hideMark/>
          </w:tcPr>
          <w:p w14:paraId="65230792"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90" w:type="pct"/>
            <w:tcBorders>
              <w:top w:val="nil"/>
              <w:left w:val="nil"/>
              <w:bottom w:val="single" w:sz="4" w:space="0" w:color="auto"/>
              <w:right w:val="nil"/>
            </w:tcBorders>
            <w:shd w:val="clear" w:color="000000" w:fill="387990"/>
            <w:vAlign w:val="center"/>
            <w:hideMark/>
          </w:tcPr>
          <w:p w14:paraId="0BE6585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1ED6BA99"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2EC148A3" w14:textId="06FB011F" w:rsidR="00B970AF" w:rsidRPr="00FA3A8C" w:rsidRDefault="00B970AF"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480C72E0"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97" w:type="pct"/>
            <w:tcBorders>
              <w:top w:val="nil"/>
              <w:left w:val="nil"/>
              <w:bottom w:val="single" w:sz="4" w:space="0" w:color="auto"/>
              <w:right w:val="nil"/>
            </w:tcBorders>
            <w:shd w:val="clear" w:color="000000" w:fill="387990"/>
            <w:vAlign w:val="center"/>
            <w:hideMark/>
          </w:tcPr>
          <w:p w14:paraId="209FD72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2F0E2D4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DEC5137" w14:textId="501185BF"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5F0A4F9D" w14:textId="77777777" w:rsidTr="00B970AF">
        <w:tc>
          <w:tcPr>
            <w:tcW w:w="1745" w:type="pct"/>
            <w:tcBorders>
              <w:top w:val="nil"/>
              <w:left w:val="nil"/>
              <w:bottom w:val="nil"/>
              <w:right w:val="nil"/>
            </w:tcBorders>
            <w:shd w:val="clear" w:color="auto" w:fill="auto"/>
            <w:vAlign w:val="center"/>
            <w:hideMark/>
          </w:tcPr>
          <w:p w14:paraId="28506132"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parasite cases among fish</w:t>
            </w:r>
          </w:p>
        </w:tc>
        <w:tc>
          <w:tcPr>
            <w:tcW w:w="513" w:type="pct"/>
            <w:tcBorders>
              <w:top w:val="nil"/>
              <w:left w:val="nil"/>
              <w:bottom w:val="nil"/>
              <w:right w:val="nil"/>
            </w:tcBorders>
            <w:shd w:val="clear" w:color="auto" w:fill="auto"/>
            <w:noWrap/>
            <w:vAlign w:val="center"/>
            <w:hideMark/>
          </w:tcPr>
          <w:p w14:paraId="2EAD8891" w14:textId="77777777" w:rsidR="00C95140" w:rsidRPr="00FA3A8C" w:rsidRDefault="00C95140" w:rsidP="00FA3A8C">
            <w:pPr>
              <w:widowControl/>
              <w:spacing w:line="259" w:lineRule="auto"/>
              <w:jc w:val="center"/>
              <w:rPr>
                <w:rFonts w:eastAsia="Times New Roman" w:cs="Times New Roman"/>
                <w:b/>
                <w:bCs/>
                <w:sz w:val="20"/>
                <w:szCs w:val="20"/>
              </w:rPr>
            </w:pPr>
          </w:p>
        </w:tc>
        <w:tc>
          <w:tcPr>
            <w:tcW w:w="490" w:type="pct"/>
            <w:tcBorders>
              <w:top w:val="nil"/>
              <w:left w:val="nil"/>
              <w:bottom w:val="nil"/>
              <w:right w:val="nil"/>
            </w:tcBorders>
            <w:shd w:val="clear" w:color="auto" w:fill="auto"/>
            <w:vAlign w:val="center"/>
            <w:hideMark/>
          </w:tcPr>
          <w:p w14:paraId="525CEE8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2369DC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50EAF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52B44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22DA40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9E7CBB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7E9441"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3E0FA72"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299D173F" w14:textId="33F18E5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single" w:sz="4" w:space="0" w:color="auto"/>
              <w:left w:val="nil"/>
              <w:bottom w:val="single" w:sz="4" w:space="0" w:color="auto"/>
              <w:right w:val="nil"/>
            </w:tcBorders>
            <w:shd w:val="clear" w:color="auto" w:fill="auto"/>
            <w:noWrap/>
            <w:vAlign w:val="center"/>
            <w:hideMark/>
          </w:tcPr>
          <w:p w14:paraId="0A91A43B" w14:textId="47649D69"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105624D5" w14:textId="79F792B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3CFB819" w14:textId="29C3906E"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6842D" w14:textId="4E8896D0"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999E2B" w14:textId="690E950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5255C012" w14:textId="6F7759B2"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EB65452" w14:textId="50B8F80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DA933" w14:textId="6310E44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B25A8C3" w14:textId="77777777" w:rsidTr="00B970AF">
        <w:tc>
          <w:tcPr>
            <w:tcW w:w="1745" w:type="pct"/>
            <w:tcBorders>
              <w:top w:val="nil"/>
              <w:left w:val="nil"/>
              <w:bottom w:val="nil"/>
              <w:right w:val="nil"/>
            </w:tcBorders>
            <w:shd w:val="clear" w:color="000000" w:fill="DEEAF6"/>
            <w:noWrap/>
            <w:vAlign w:val="center"/>
            <w:hideMark/>
          </w:tcPr>
          <w:p w14:paraId="58F4B71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Method of parasite control used</w:t>
            </w:r>
            <w:r w:rsidRPr="00FA3A8C">
              <w:rPr>
                <w:rFonts w:eastAsia="Times New Roman" w:cs="Times New Roman"/>
                <w:b/>
                <w:bCs/>
                <w:sz w:val="20"/>
                <w:szCs w:val="20"/>
                <w:vertAlign w:val="superscript"/>
              </w:rPr>
              <w:t>b</w:t>
            </w:r>
          </w:p>
        </w:tc>
        <w:tc>
          <w:tcPr>
            <w:tcW w:w="513" w:type="pct"/>
            <w:tcBorders>
              <w:top w:val="nil"/>
              <w:left w:val="nil"/>
              <w:bottom w:val="nil"/>
              <w:right w:val="nil"/>
            </w:tcBorders>
            <w:shd w:val="clear" w:color="000000" w:fill="DEEAF6"/>
            <w:noWrap/>
            <w:vAlign w:val="center"/>
            <w:hideMark/>
          </w:tcPr>
          <w:p w14:paraId="3F1FBDE0" w14:textId="1A11BA8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000000" w:fill="DEEAF6"/>
            <w:vAlign w:val="center"/>
            <w:hideMark/>
          </w:tcPr>
          <w:p w14:paraId="3FC404C7" w14:textId="352CAA60"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DF82E4B" w14:textId="0D90F19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1514D195" w14:textId="0C917ACA"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AB90EE7" w14:textId="442042B1"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nil"/>
              <w:right w:val="nil"/>
            </w:tcBorders>
            <w:shd w:val="clear" w:color="000000" w:fill="DEEAF6"/>
            <w:vAlign w:val="center"/>
            <w:hideMark/>
          </w:tcPr>
          <w:p w14:paraId="087DA297" w14:textId="24AB59B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56D33932" w14:textId="5C9CA986"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004611CD" w14:textId="01206BCD"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0F1C22A"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EC7F8A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513" w:type="pct"/>
            <w:tcBorders>
              <w:top w:val="single" w:sz="4" w:space="0" w:color="auto"/>
              <w:left w:val="nil"/>
              <w:bottom w:val="single" w:sz="4" w:space="0" w:color="auto"/>
              <w:right w:val="nil"/>
            </w:tcBorders>
            <w:shd w:val="clear" w:color="auto" w:fill="auto"/>
            <w:noWrap/>
            <w:vAlign w:val="center"/>
            <w:hideMark/>
          </w:tcPr>
          <w:p w14:paraId="289B5FFC" w14:textId="53D43D16"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BBE124C" w14:textId="103855E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D0DFF2" w14:textId="5C43525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92C4E4F" w14:textId="1DBB610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C50F3A" w14:textId="3886EA18"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19E61ECE" w14:textId="2ACF614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C388C8B" w14:textId="70D4A4D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7483D2" w14:textId="28C5564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FB31FEB" w14:textId="77777777" w:rsidTr="00B970AF">
        <w:tc>
          <w:tcPr>
            <w:tcW w:w="1745" w:type="pct"/>
            <w:tcBorders>
              <w:top w:val="nil"/>
              <w:left w:val="nil"/>
              <w:bottom w:val="nil"/>
              <w:right w:val="nil"/>
            </w:tcBorders>
            <w:shd w:val="clear" w:color="auto" w:fill="auto"/>
            <w:vAlign w:val="center"/>
            <w:hideMark/>
          </w:tcPr>
          <w:p w14:paraId="35B2ABE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513" w:type="pct"/>
            <w:tcBorders>
              <w:top w:val="nil"/>
              <w:left w:val="nil"/>
              <w:bottom w:val="nil"/>
              <w:right w:val="nil"/>
            </w:tcBorders>
            <w:shd w:val="clear" w:color="auto" w:fill="auto"/>
            <w:noWrap/>
            <w:vAlign w:val="center"/>
            <w:hideMark/>
          </w:tcPr>
          <w:p w14:paraId="2279DDA4"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3838A7CF"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708A71C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A3B1D3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DC4C4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667FBD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6E35471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CF50AF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29E01CBC"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5DC40F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513" w:type="pct"/>
            <w:tcBorders>
              <w:top w:val="single" w:sz="4" w:space="0" w:color="auto"/>
              <w:left w:val="nil"/>
              <w:bottom w:val="single" w:sz="4" w:space="0" w:color="auto"/>
              <w:right w:val="nil"/>
            </w:tcBorders>
            <w:shd w:val="clear" w:color="auto" w:fill="auto"/>
            <w:noWrap/>
            <w:vAlign w:val="center"/>
            <w:hideMark/>
          </w:tcPr>
          <w:p w14:paraId="6DB4AE86" w14:textId="358AB648"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47983B5F" w14:textId="257FCA9D"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62A8C8B" w14:textId="328CB670"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95E92F4" w14:textId="5B3FB28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38680A" w14:textId="35B044E6"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7AFC39D2" w14:textId="4650085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432699" w14:textId="075BE05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2C986B" w14:textId="6AB97BE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2043C05" w14:textId="77777777" w:rsidTr="00B970AF">
        <w:tc>
          <w:tcPr>
            <w:tcW w:w="1745" w:type="pct"/>
            <w:tcBorders>
              <w:top w:val="nil"/>
              <w:left w:val="nil"/>
              <w:bottom w:val="nil"/>
              <w:right w:val="nil"/>
            </w:tcBorders>
            <w:shd w:val="clear" w:color="auto" w:fill="auto"/>
            <w:vAlign w:val="center"/>
            <w:hideMark/>
          </w:tcPr>
          <w:p w14:paraId="15BB264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513" w:type="pct"/>
            <w:tcBorders>
              <w:top w:val="nil"/>
              <w:left w:val="nil"/>
              <w:bottom w:val="nil"/>
              <w:right w:val="nil"/>
            </w:tcBorders>
            <w:shd w:val="clear" w:color="auto" w:fill="auto"/>
            <w:noWrap/>
            <w:vAlign w:val="center"/>
            <w:hideMark/>
          </w:tcPr>
          <w:p w14:paraId="47B90ED2"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217A66A2"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6FC00E3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EF65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C27C84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D3AA52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DDDC75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34509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7B14CE99"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577F682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513" w:type="pct"/>
            <w:tcBorders>
              <w:top w:val="single" w:sz="4" w:space="0" w:color="auto"/>
              <w:left w:val="nil"/>
              <w:bottom w:val="single" w:sz="4" w:space="0" w:color="auto"/>
              <w:right w:val="nil"/>
            </w:tcBorders>
            <w:shd w:val="clear" w:color="auto" w:fill="auto"/>
            <w:noWrap/>
            <w:vAlign w:val="center"/>
            <w:hideMark/>
          </w:tcPr>
          <w:p w14:paraId="4DCA8B6F" w14:textId="68D3767B"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E540C2B" w14:textId="1375288C"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963CE93" w14:textId="10A150D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74F8A81A" w14:textId="17A7E52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55F153" w14:textId="1F0E21B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3617A4A4" w14:textId="7C2F630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4413F6DB" w14:textId="40F8158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200C8" w14:textId="085EEF95"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E1B1441" w14:textId="77777777" w:rsidTr="00B970AF">
        <w:tc>
          <w:tcPr>
            <w:tcW w:w="1745" w:type="pct"/>
            <w:tcBorders>
              <w:top w:val="nil"/>
              <w:left w:val="nil"/>
              <w:bottom w:val="single" w:sz="4" w:space="0" w:color="auto"/>
              <w:right w:val="nil"/>
            </w:tcBorders>
            <w:shd w:val="clear" w:color="auto" w:fill="auto"/>
            <w:vAlign w:val="center"/>
            <w:hideMark/>
          </w:tcPr>
          <w:p w14:paraId="6846AA88" w14:textId="54EEB131"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parasite cases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nil"/>
              <w:left w:val="nil"/>
              <w:bottom w:val="single" w:sz="4" w:space="0" w:color="auto"/>
              <w:right w:val="nil"/>
            </w:tcBorders>
            <w:shd w:val="clear" w:color="auto" w:fill="auto"/>
            <w:noWrap/>
            <w:vAlign w:val="center"/>
            <w:hideMark/>
          </w:tcPr>
          <w:p w14:paraId="7A09136C" w14:textId="3D19CD3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single" w:sz="4" w:space="0" w:color="auto"/>
              <w:right w:val="nil"/>
            </w:tcBorders>
            <w:shd w:val="clear" w:color="auto" w:fill="auto"/>
            <w:vAlign w:val="center"/>
            <w:hideMark/>
          </w:tcPr>
          <w:p w14:paraId="493B0547" w14:textId="21E1B522"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7846561F" w14:textId="6AEE9524"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D62E197" w14:textId="5DDC8455"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575414A" w14:textId="6FCD8D43"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shd w:val="clear" w:color="auto" w:fill="auto"/>
            <w:vAlign w:val="center"/>
            <w:hideMark/>
          </w:tcPr>
          <w:p w14:paraId="4E5668C8" w14:textId="3BB1421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3FEA3A2" w14:textId="1A425FA1"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D87C08" w14:textId="7F5B5816" w:rsidR="00C95140" w:rsidRPr="00FA3A8C" w:rsidRDefault="00C95140" w:rsidP="00FA3A8C">
            <w:pPr>
              <w:widowControl/>
              <w:spacing w:line="259" w:lineRule="auto"/>
              <w:jc w:val="center"/>
              <w:rPr>
                <w:rFonts w:eastAsia="Times New Roman" w:cs="Times New Roman"/>
                <w:sz w:val="20"/>
                <w:szCs w:val="20"/>
              </w:rPr>
            </w:pPr>
          </w:p>
        </w:tc>
      </w:tr>
    </w:tbl>
    <w:p w14:paraId="0FE4B0D2" w14:textId="11021896" w:rsidR="00C95140" w:rsidRPr="0087225D" w:rsidRDefault="00C95140" w:rsidP="00FF7E45">
      <w:pPr>
        <w:pStyle w:val="BodyText1"/>
        <w:spacing w:after="0"/>
        <w:ind w:left="86" w:hanging="86"/>
        <w:rPr>
          <w:sz w:val="16"/>
        </w:rPr>
      </w:pPr>
      <w:commentRangeStart w:id="831"/>
      <w:r w:rsidRPr="0087225D">
        <w:rPr>
          <w:sz w:val="16"/>
        </w:rPr>
        <w:t>^ Results not statistically reliable, n&lt;30  </w:t>
      </w:r>
      <w:commentRangeEnd w:id="831"/>
      <w:r>
        <w:rPr>
          <w:rStyle w:val="CommentReference"/>
          <w:rFonts w:eastAsia="Arial" w:cs="Arial"/>
          <w:color w:val="000000"/>
        </w:rPr>
        <w:commentReference w:id="831"/>
      </w:r>
    </w:p>
    <w:p w14:paraId="53602C66" w14:textId="1875F674" w:rsidR="00C95140" w:rsidRDefault="00C95140" w:rsidP="00FF7E45">
      <w:pPr>
        <w:pStyle w:val="BodyText1"/>
        <w:spacing w:after="0"/>
        <w:ind w:left="86" w:hanging="86"/>
        <w:rPr>
          <w:sz w:val="16"/>
        </w:rPr>
      </w:pPr>
      <w:commentRangeStart w:id="83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2"/>
      <w:r>
        <w:rPr>
          <w:rStyle w:val="CommentReference"/>
          <w:rFonts w:eastAsia="Arial" w:cs="Arial"/>
          <w:color w:val="000000"/>
        </w:rPr>
        <w:commentReference w:id="832"/>
      </w:r>
    </w:p>
    <w:p w14:paraId="2B94232B" w14:textId="45B9348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15E17D" w14:textId="47FA99B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A61F19">
        <w:rPr>
          <w:sz w:val="16"/>
        </w:rPr>
        <w:t xml:space="preserve">  S</w:t>
      </w:r>
      <w:r w:rsidR="00A61F19" w:rsidRPr="00A61F19">
        <w:rPr>
          <w:sz w:val="16"/>
        </w:rPr>
        <w:t>ubstances including formalin, malachite green and methyl blue should not be used on fish intended for human consumption; formalin can only be safely used on fish eggs.</w:t>
      </w:r>
    </w:p>
    <w:p w14:paraId="7B787370" w14:textId="4F8E716F"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56F199C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C275455" w14:textId="18167728" w:rsidR="00C95140" w:rsidRDefault="00E30EEB" w:rsidP="00FA3A8C">
      <w:pPr>
        <w:pStyle w:val="BodyText1"/>
      </w:pPr>
      <w:r>
        <w:t>As noted in the FAO training materials, m</w:t>
      </w:r>
      <w:r w:rsidR="00C95140">
        <w:t xml:space="preserve">aintaining good water quality is critical to obtaining high fish production. Maintaining good water quality can be achieved by controlling the composition of the pond water to create the best conditions for raising fish. Three water characteristics that are particularly important to water quality are the pH, turbidity, and dissolved oxygen content. The pH of pond water is a measure of its acidity or alkalinity. In general, pond water that is neutral—not too acidic or alkaline—is best for raising fish. Pond water pH can be measured using a number of methods, including pH indicator paper, a water-testing kit, or a pH meter. Pond water turbidity is the </w:t>
      </w:r>
      <w:r w:rsidR="00C95140" w:rsidRPr="00037EA1">
        <w:t xml:space="preserve">cloudiness or haziness </w:t>
      </w:r>
      <w:r w:rsidR="00C95140">
        <w:t xml:space="preserve">of its water </w:t>
      </w:r>
      <w:r w:rsidR="00C95140" w:rsidRPr="00037EA1">
        <w:t xml:space="preserve">caused by suspended solids that are usually </w:t>
      </w:r>
      <w:r w:rsidR="00C95140">
        <w:t xml:space="preserve">so small that they are </w:t>
      </w:r>
      <w:r w:rsidR="00C95140" w:rsidRPr="00037EA1">
        <w:t>invisible to the naked eye</w:t>
      </w:r>
      <w:r w:rsidR="00C95140">
        <w:t xml:space="preserve">. Pond water with high turbidity does not allow sunlight to penetrate deep into the pond and limits the amount of oxygen that is produced. </w:t>
      </w:r>
      <w:r w:rsidR="00D25466">
        <w:t>FAO indicates that a</w:t>
      </w:r>
      <w:r w:rsidR="00C95140">
        <w:t>lthough mineral turbidity must be assessed using laboratory tests, plankton turbidity can be assessed by fishpond farmers using their own arms or a Secchi disc. Fish need dissolved oxygen in the pond water to survive; it is also necessary to decompose organic material in fishponds.</w:t>
      </w:r>
      <w:r w:rsidR="00C95140">
        <w:rPr>
          <w:rStyle w:val="FootnoteReference"/>
        </w:rPr>
        <w:footnoteReference w:id="76"/>
      </w:r>
      <w:r w:rsidR="00C95140">
        <w:t xml:space="preserve"> The dissolved oxygen content in fishponds can be measured using chemical testing kits or an oxygen meter. Fishpond farmers can also look for </w:t>
      </w:r>
      <w:r w:rsidR="00A61F19">
        <w:t>“</w:t>
      </w:r>
      <w:r w:rsidR="00C95140">
        <w:t>piping</w:t>
      </w:r>
      <w:r w:rsidR="00A61F19">
        <w:t>”</w:t>
      </w:r>
      <w:r w:rsidR="00C95140">
        <w:t xml:space="preserve"> behavior among their fish—that is, fish gasping for air at the water surface</w:t>
      </w:r>
      <w:r w:rsidR="006E3279">
        <w:t>, and</w:t>
      </w:r>
      <w:r w:rsidR="00C95140">
        <w:t xml:space="preserve"> </w:t>
      </w:r>
      <w:r w:rsidR="006E3279">
        <w:t>a</w:t>
      </w:r>
      <w:r w:rsidR="00C95140">
        <w:t xml:space="preserve">lthough </w:t>
      </w:r>
      <w:r w:rsidR="00A61F19">
        <w:t>“</w:t>
      </w:r>
      <w:r w:rsidR="00C95140">
        <w:t>piping</w:t>
      </w:r>
      <w:r w:rsidR="00A61F19">
        <w:t>”</w:t>
      </w:r>
      <w:r w:rsidR="00C95140">
        <w:t xml:space="preserve"> behavior is not a </w:t>
      </w:r>
      <w:r w:rsidR="00C95140">
        <w:lastRenderedPageBreak/>
        <w:t>measurement of the oxygen content, it signals to farmers that the dissolved oxygen content in their pond is low.</w:t>
      </w:r>
      <w:r w:rsidR="00C95140">
        <w:rPr>
          <w:rStyle w:val="FootnoteReference"/>
        </w:rPr>
        <w:footnoteReference w:id="77"/>
      </w:r>
      <w:r w:rsidR="00C95140">
        <w:t xml:space="preserve"> </w:t>
      </w:r>
    </w:p>
    <w:p w14:paraId="092AE0C1" w14:textId="4D8686EB" w:rsidR="00C95140" w:rsidRDefault="00C95140" w:rsidP="00FA3A8C">
      <w:pPr>
        <w:pStyle w:val="BodyText1"/>
      </w:pPr>
      <w:r>
        <w:t xml:space="preserve">There are a variety of methods that fishpond farmers can use to maintain good water quality in addition to adjusting the pH, turbidity, and dissolved oxygen content of their ponds. </w:t>
      </w:r>
      <w:r w:rsidR="00027D17">
        <w:t xml:space="preserve">A few such methods include screening the water coming into the pond to ensure that wild fish, dirt, and debris do not enter; removing some of the suspended organic materials such as plant debris; and draining the pond to clean it. </w:t>
      </w:r>
      <w:r>
        <w:rPr>
          <w:b/>
        </w:rPr>
        <w:t>Table 7.2.9</w:t>
      </w:r>
      <w:r w:rsidRPr="00933F3A">
        <w:t xml:space="preserve"> presents information about </w:t>
      </w:r>
      <w:r>
        <w:t xml:space="preserve">methods </w:t>
      </w:r>
      <w:r w:rsidR="00E106FB">
        <w:t xml:space="preserve">that </w:t>
      </w:r>
      <w:r w:rsidRPr="00933F3A">
        <w:t xml:space="preserve">fishpond farmers in the ZOI </w:t>
      </w:r>
      <w:r>
        <w:t>used to monitor and maintain good water quality</w:t>
      </w:r>
      <w:r w:rsidRPr="00933F3A">
        <w:t>. [</w:t>
      </w:r>
      <w:r w:rsidRPr="00933F3A">
        <w:rPr>
          <w:highlight w:val="yellow"/>
        </w:rPr>
        <w:t>Discuss findings. Were any differences found between disaggregate categories?</w:t>
      </w:r>
      <w:r>
        <w:t xml:space="preserve"> </w:t>
      </w:r>
      <w:r w:rsidRPr="007D3A1D">
        <w:rPr>
          <w:highlight w:val="yellow"/>
        </w:rPr>
        <w:t>Include information about the number/percentage of fishpond farmers who drained their ponds and allowed the bottom of the pond to dry, and the average number of times they did so during the 12 months preceding the survey.</w:t>
      </w:r>
      <w:r w:rsidRPr="00933F3A">
        <w:t>]</w:t>
      </w:r>
    </w:p>
    <w:p w14:paraId="1EE0ACCF" w14:textId="77777777" w:rsidR="00C95140" w:rsidRDefault="00C95140" w:rsidP="00A27085">
      <w:pPr>
        <w:pStyle w:val="Tabletitle"/>
      </w:pPr>
      <w:bookmarkStart w:id="833" w:name="_Toc63673117"/>
      <w:r w:rsidRPr="0023038F">
        <w:t xml:space="preserve">Table </w:t>
      </w:r>
      <w:r>
        <w:t>7</w:t>
      </w:r>
      <w:r w:rsidRPr="0023038F">
        <w:t>.2.</w:t>
      </w:r>
      <w:r>
        <w:t>9:</w:t>
      </w:r>
      <w:r w:rsidRPr="0023038F">
        <w:t xml:space="preserve"> </w:t>
      </w:r>
      <w:r>
        <w:t>Methods U</w:t>
      </w:r>
      <w:r w:rsidRPr="0023038F">
        <w:t xml:space="preserve">sed by </w:t>
      </w:r>
      <w:r>
        <w:t>F</w:t>
      </w:r>
      <w:r w:rsidRPr="0023038F">
        <w:t xml:space="preserve">ishpond </w:t>
      </w:r>
      <w:r>
        <w:t>F</w:t>
      </w:r>
      <w:r w:rsidRPr="0023038F">
        <w:t>armers in the ZOI</w:t>
      </w:r>
      <w:r>
        <w:t xml:space="preserve"> to Monitor and Maintain Good Water Quality</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3"/>
    </w:p>
    <w:tbl>
      <w:tblPr>
        <w:tblW w:w="5000" w:type="pct"/>
        <w:tblLayout w:type="fixed"/>
        <w:tblLook w:val="04A0" w:firstRow="1" w:lastRow="0" w:firstColumn="1" w:lastColumn="0" w:noHBand="0" w:noVBand="1"/>
      </w:tblPr>
      <w:tblGrid>
        <w:gridCol w:w="3408"/>
        <w:gridCol w:w="739"/>
        <w:gridCol w:w="1015"/>
        <w:gridCol w:w="829"/>
        <w:gridCol w:w="666"/>
        <w:gridCol w:w="255"/>
        <w:gridCol w:w="1145"/>
        <w:gridCol w:w="875"/>
        <w:gridCol w:w="644"/>
      </w:tblGrid>
      <w:tr w:rsidR="00C95140" w:rsidRPr="00A27085" w14:paraId="710B3EA2" w14:textId="77777777" w:rsidTr="00A27085">
        <w:tc>
          <w:tcPr>
            <w:tcW w:w="1779" w:type="pct"/>
            <w:vMerge w:val="restart"/>
            <w:tcBorders>
              <w:top w:val="single" w:sz="4" w:space="0" w:color="auto"/>
              <w:left w:val="nil"/>
              <w:bottom w:val="single" w:sz="4" w:space="0" w:color="000000"/>
              <w:right w:val="nil"/>
            </w:tcBorders>
            <w:shd w:val="clear" w:color="000000" w:fill="387990"/>
            <w:vAlign w:val="bottom"/>
            <w:hideMark/>
          </w:tcPr>
          <w:p w14:paraId="2C52411D" w14:textId="77777777" w:rsidR="00C95140" w:rsidRPr="00A27085" w:rsidRDefault="00C95140" w:rsidP="00A27085">
            <w:pPr>
              <w:widowControl/>
              <w:spacing w:line="259" w:lineRule="auto"/>
              <w:rPr>
                <w:rFonts w:eastAsia="Times New Roman" w:cs="Times New Roman"/>
                <w:b/>
                <w:bCs/>
                <w:color w:val="FFFFFF"/>
                <w:sz w:val="20"/>
                <w:szCs w:val="20"/>
              </w:rPr>
            </w:pPr>
            <w:r w:rsidRPr="00A27085">
              <w:rPr>
                <w:rFonts w:eastAsia="Times New Roman" w:cs="Times New Roman"/>
                <w:b/>
                <w:bCs/>
                <w:color w:val="FFFFFF"/>
                <w:sz w:val="20"/>
                <w:szCs w:val="20"/>
              </w:rPr>
              <w:t>Method</w:t>
            </w:r>
          </w:p>
        </w:tc>
        <w:tc>
          <w:tcPr>
            <w:tcW w:w="386" w:type="pct"/>
            <w:vMerge w:val="restart"/>
            <w:tcBorders>
              <w:top w:val="single" w:sz="4" w:space="0" w:color="auto"/>
              <w:left w:val="nil"/>
              <w:bottom w:val="nil"/>
              <w:right w:val="nil"/>
            </w:tcBorders>
            <w:shd w:val="clear" w:color="000000" w:fill="387990"/>
            <w:vAlign w:val="bottom"/>
            <w:hideMark/>
          </w:tcPr>
          <w:p w14:paraId="6A98CD0D"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Total</w:t>
            </w:r>
          </w:p>
        </w:tc>
        <w:tc>
          <w:tcPr>
            <w:tcW w:w="1311" w:type="pct"/>
            <w:gridSpan w:val="3"/>
            <w:tcBorders>
              <w:top w:val="single" w:sz="4" w:space="0" w:color="auto"/>
              <w:left w:val="nil"/>
              <w:bottom w:val="single" w:sz="4" w:space="0" w:color="FFFFFF"/>
              <w:right w:val="nil"/>
            </w:tcBorders>
            <w:shd w:val="clear" w:color="000000" w:fill="387990"/>
            <w:vAlign w:val="center"/>
            <w:hideMark/>
          </w:tcPr>
          <w:p w14:paraId="02FF4B8F"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Sex</w:t>
            </w:r>
          </w:p>
        </w:tc>
        <w:tc>
          <w:tcPr>
            <w:tcW w:w="133" w:type="pct"/>
            <w:tcBorders>
              <w:top w:val="single" w:sz="4" w:space="0" w:color="auto"/>
              <w:left w:val="nil"/>
              <w:bottom w:val="nil"/>
              <w:right w:val="nil"/>
            </w:tcBorders>
            <w:shd w:val="clear" w:color="000000" w:fill="387990"/>
            <w:vAlign w:val="center"/>
            <w:hideMark/>
          </w:tcPr>
          <w:p w14:paraId="17026CA4" w14:textId="77777777" w:rsidR="00C95140" w:rsidRPr="00A27085" w:rsidRDefault="00C95140"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1391" w:type="pct"/>
            <w:gridSpan w:val="3"/>
            <w:tcBorders>
              <w:top w:val="single" w:sz="4" w:space="0" w:color="auto"/>
              <w:left w:val="nil"/>
              <w:bottom w:val="single" w:sz="4" w:space="0" w:color="FFFFFF"/>
              <w:right w:val="nil"/>
            </w:tcBorders>
            <w:shd w:val="clear" w:color="000000" w:fill="387990"/>
            <w:vAlign w:val="center"/>
            <w:hideMark/>
          </w:tcPr>
          <w:p w14:paraId="530E9231" w14:textId="62C96711"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707F6C" w:rsidRPr="00A27085" w14:paraId="59FE00D0" w14:textId="77777777" w:rsidTr="00BE7C43">
        <w:tc>
          <w:tcPr>
            <w:tcW w:w="1779" w:type="pct"/>
            <w:vMerge/>
            <w:tcBorders>
              <w:top w:val="single" w:sz="4" w:space="0" w:color="auto"/>
              <w:left w:val="nil"/>
              <w:bottom w:val="single" w:sz="4" w:space="0" w:color="000000"/>
              <w:right w:val="nil"/>
            </w:tcBorders>
            <w:vAlign w:val="center"/>
            <w:hideMark/>
          </w:tcPr>
          <w:p w14:paraId="576ECF13"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vMerge/>
            <w:tcBorders>
              <w:top w:val="single" w:sz="4" w:space="0" w:color="auto"/>
              <w:left w:val="nil"/>
              <w:bottom w:val="nil"/>
              <w:right w:val="nil"/>
            </w:tcBorders>
            <w:vAlign w:val="center"/>
            <w:hideMark/>
          </w:tcPr>
          <w:p w14:paraId="510B006A"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530" w:type="pct"/>
            <w:tcBorders>
              <w:top w:val="nil"/>
              <w:left w:val="nil"/>
              <w:bottom w:val="nil"/>
              <w:right w:val="nil"/>
            </w:tcBorders>
            <w:shd w:val="clear" w:color="000000" w:fill="387990"/>
            <w:vAlign w:val="center"/>
            <w:hideMark/>
          </w:tcPr>
          <w:p w14:paraId="2E1BCDA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center"/>
            <w:hideMark/>
          </w:tcPr>
          <w:p w14:paraId="7BAD76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Male</w:t>
            </w:r>
          </w:p>
        </w:tc>
        <w:tc>
          <w:tcPr>
            <w:tcW w:w="348" w:type="pct"/>
            <w:vMerge w:val="restart"/>
            <w:tcBorders>
              <w:top w:val="nil"/>
              <w:left w:val="nil"/>
              <w:right w:val="nil"/>
            </w:tcBorders>
            <w:shd w:val="clear" w:color="000000" w:fill="387990"/>
            <w:vAlign w:val="bottom"/>
            <w:hideMark/>
          </w:tcPr>
          <w:p w14:paraId="7FEA33CE" w14:textId="56E6CA5F" w:rsidR="00707F6C" w:rsidRPr="00A27085" w:rsidRDefault="00707F6C" w:rsidP="00C53C55">
            <w:pPr>
              <w:widowControl/>
              <w:spacing w:line="259" w:lineRule="auto"/>
              <w:jc w:val="center"/>
              <w:rPr>
                <w:rFonts w:eastAsia="Times New Roman" w:cs="Times New Roman"/>
                <w:b/>
                <w:bCs/>
                <w:color w:val="FFFFFF"/>
                <w:sz w:val="20"/>
                <w:szCs w:val="20"/>
              </w:rPr>
            </w:pPr>
          </w:p>
          <w:p w14:paraId="4899B07F" w14:textId="56D26E81" w:rsidR="00707F6C" w:rsidRPr="00A27085" w:rsidRDefault="00707F6C">
            <w:pPr>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
        </w:tc>
        <w:tc>
          <w:tcPr>
            <w:tcW w:w="133" w:type="pct"/>
            <w:tcBorders>
              <w:top w:val="nil"/>
              <w:left w:val="nil"/>
              <w:bottom w:val="nil"/>
              <w:right w:val="nil"/>
            </w:tcBorders>
            <w:shd w:val="clear" w:color="000000" w:fill="387990"/>
            <w:vAlign w:val="center"/>
            <w:hideMark/>
          </w:tcPr>
          <w:p w14:paraId="4B14D02D"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nil"/>
              <w:right w:val="nil"/>
            </w:tcBorders>
            <w:shd w:val="clear" w:color="000000" w:fill="387990"/>
            <w:vAlign w:val="center"/>
            <w:hideMark/>
          </w:tcPr>
          <w:p w14:paraId="78833898" w14:textId="6383F1E8"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15-29 </w:t>
            </w:r>
          </w:p>
        </w:tc>
        <w:tc>
          <w:tcPr>
            <w:tcW w:w="457" w:type="pct"/>
            <w:tcBorders>
              <w:top w:val="nil"/>
              <w:left w:val="nil"/>
              <w:bottom w:val="nil"/>
              <w:right w:val="nil"/>
            </w:tcBorders>
            <w:shd w:val="clear" w:color="000000" w:fill="387990"/>
            <w:vAlign w:val="center"/>
            <w:hideMark/>
          </w:tcPr>
          <w:p w14:paraId="5D1F0EC9" w14:textId="57E43F5A"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77635947" w14:textId="0E1859E5" w:rsidR="00707F6C" w:rsidRPr="00A27085" w:rsidRDefault="00707F6C" w:rsidP="00C53C55">
            <w:pPr>
              <w:widowControl/>
              <w:spacing w:line="259" w:lineRule="auto"/>
              <w:jc w:val="center"/>
              <w:rPr>
                <w:rFonts w:eastAsia="Times New Roman" w:cs="Times New Roman"/>
                <w:b/>
                <w:bCs/>
                <w:color w:val="FFFFFF"/>
                <w:sz w:val="20"/>
                <w:szCs w:val="20"/>
              </w:rPr>
            </w:pPr>
          </w:p>
          <w:p w14:paraId="0B8720B2" w14:textId="3964ECB5" w:rsidR="00707F6C" w:rsidRPr="00A27085" w:rsidRDefault="00707F6C">
            <w:pPr>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
        </w:tc>
      </w:tr>
      <w:tr w:rsidR="00707F6C" w:rsidRPr="00A27085" w14:paraId="0D332765" w14:textId="77777777" w:rsidTr="00661A30">
        <w:tc>
          <w:tcPr>
            <w:tcW w:w="1779" w:type="pct"/>
            <w:vMerge/>
            <w:tcBorders>
              <w:top w:val="single" w:sz="4" w:space="0" w:color="auto"/>
              <w:left w:val="nil"/>
              <w:bottom w:val="single" w:sz="4" w:space="0" w:color="000000"/>
              <w:right w:val="nil"/>
            </w:tcBorders>
            <w:vAlign w:val="center"/>
            <w:hideMark/>
          </w:tcPr>
          <w:p w14:paraId="00721597"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tcBorders>
              <w:top w:val="nil"/>
              <w:left w:val="nil"/>
              <w:bottom w:val="single" w:sz="4" w:space="0" w:color="auto"/>
              <w:right w:val="nil"/>
            </w:tcBorders>
            <w:shd w:val="clear" w:color="000000" w:fill="387990"/>
            <w:vAlign w:val="center"/>
            <w:hideMark/>
          </w:tcPr>
          <w:p w14:paraId="33B2F62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739A2E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center"/>
            <w:hideMark/>
          </w:tcPr>
          <w:p w14:paraId="7CE885E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48" w:type="pct"/>
            <w:vMerge/>
            <w:tcBorders>
              <w:left w:val="nil"/>
              <w:bottom w:val="single" w:sz="4" w:space="0" w:color="auto"/>
              <w:right w:val="nil"/>
            </w:tcBorders>
            <w:shd w:val="clear" w:color="000000" w:fill="387990"/>
            <w:vAlign w:val="center"/>
            <w:hideMark/>
          </w:tcPr>
          <w:p w14:paraId="7F661CAC" w14:textId="17D92196" w:rsidR="00707F6C" w:rsidRPr="00A27085" w:rsidRDefault="00707F6C" w:rsidP="00A27085">
            <w:pPr>
              <w:widowControl/>
              <w:spacing w:line="259" w:lineRule="auto"/>
              <w:jc w:val="center"/>
              <w:rPr>
                <w:rFonts w:eastAsia="Times New Roman" w:cs="Times New Roman"/>
                <w:b/>
                <w:bCs/>
                <w:color w:val="FFFFFF"/>
                <w:sz w:val="20"/>
                <w:szCs w:val="20"/>
              </w:rPr>
            </w:pPr>
          </w:p>
        </w:tc>
        <w:tc>
          <w:tcPr>
            <w:tcW w:w="133" w:type="pct"/>
            <w:tcBorders>
              <w:top w:val="nil"/>
              <w:left w:val="nil"/>
              <w:bottom w:val="single" w:sz="4" w:space="0" w:color="auto"/>
              <w:right w:val="nil"/>
            </w:tcBorders>
            <w:shd w:val="clear" w:color="000000" w:fill="387990"/>
            <w:vAlign w:val="center"/>
            <w:hideMark/>
          </w:tcPr>
          <w:p w14:paraId="0B66FB62"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single" w:sz="4" w:space="0" w:color="auto"/>
              <w:right w:val="nil"/>
            </w:tcBorders>
            <w:shd w:val="clear" w:color="000000" w:fill="387990"/>
            <w:vAlign w:val="center"/>
            <w:hideMark/>
          </w:tcPr>
          <w:p w14:paraId="08C68CB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57" w:type="pct"/>
            <w:tcBorders>
              <w:top w:val="nil"/>
              <w:left w:val="nil"/>
              <w:bottom w:val="single" w:sz="4" w:space="0" w:color="auto"/>
              <w:right w:val="nil"/>
            </w:tcBorders>
            <w:shd w:val="clear" w:color="000000" w:fill="387990"/>
            <w:vAlign w:val="center"/>
            <w:hideMark/>
          </w:tcPr>
          <w:p w14:paraId="440FE44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0B43A73" w14:textId="7EF0CFDD" w:rsidR="00707F6C" w:rsidRPr="00A27085" w:rsidRDefault="00707F6C" w:rsidP="00A27085">
            <w:pPr>
              <w:widowControl/>
              <w:spacing w:line="259" w:lineRule="auto"/>
              <w:jc w:val="center"/>
              <w:rPr>
                <w:rFonts w:eastAsia="Times New Roman" w:cs="Times New Roman"/>
                <w:b/>
                <w:bCs/>
                <w:color w:val="FFFFFF"/>
                <w:sz w:val="20"/>
                <w:szCs w:val="20"/>
              </w:rPr>
            </w:pPr>
          </w:p>
        </w:tc>
      </w:tr>
      <w:tr w:rsidR="00C95140" w:rsidRPr="00A27085" w14:paraId="742FB656" w14:textId="77777777" w:rsidTr="00A27085">
        <w:tc>
          <w:tcPr>
            <w:tcW w:w="1779" w:type="pct"/>
            <w:tcBorders>
              <w:top w:val="nil"/>
              <w:left w:val="nil"/>
              <w:bottom w:val="nil"/>
              <w:right w:val="nil"/>
            </w:tcBorders>
            <w:shd w:val="clear" w:color="000000" w:fill="DEEAF6"/>
            <w:vAlign w:val="center"/>
            <w:hideMark/>
          </w:tcPr>
          <w:p w14:paraId="7E7B0A74"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Method used to monitor water quality</w:t>
            </w:r>
            <w:r w:rsidRPr="00A27085">
              <w:rPr>
                <w:rFonts w:eastAsia="Times New Roman" w:cs="Times New Roman"/>
                <w:b/>
                <w:bCs/>
                <w:sz w:val="20"/>
                <w:szCs w:val="20"/>
                <w:vertAlign w:val="superscript"/>
              </w:rPr>
              <w:t>b</w:t>
            </w:r>
          </w:p>
        </w:tc>
        <w:tc>
          <w:tcPr>
            <w:tcW w:w="386" w:type="pct"/>
            <w:tcBorders>
              <w:top w:val="nil"/>
              <w:left w:val="nil"/>
              <w:bottom w:val="nil"/>
              <w:right w:val="nil"/>
            </w:tcBorders>
            <w:shd w:val="clear" w:color="000000" w:fill="DEEAF6"/>
            <w:vAlign w:val="center"/>
            <w:hideMark/>
          </w:tcPr>
          <w:p w14:paraId="514D1041" w14:textId="26A85CAF" w:rsidR="00C95140" w:rsidRPr="00A27085" w:rsidRDefault="00C95140" w:rsidP="00A27085">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DEEAF6"/>
            <w:vAlign w:val="center"/>
            <w:hideMark/>
          </w:tcPr>
          <w:p w14:paraId="1475813B" w14:textId="23F85D06"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AEB7252" w14:textId="0A15728B"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358DB557" w14:textId="73D7FD48"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1872A6B2" w14:textId="401CBB9A"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0171B736" w14:textId="2955D3F2"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028E3D1B" w14:textId="5CB0ABF3"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25CAE7EA" w14:textId="00C17C99"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7AE1184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572E6E1"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hand to assess turbidity</w:t>
            </w:r>
          </w:p>
        </w:tc>
        <w:tc>
          <w:tcPr>
            <w:tcW w:w="386" w:type="pct"/>
            <w:tcBorders>
              <w:top w:val="single" w:sz="4" w:space="0" w:color="auto"/>
              <w:left w:val="nil"/>
              <w:bottom w:val="single" w:sz="4" w:space="0" w:color="auto"/>
              <w:right w:val="nil"/>
            </w:tcBorders>
            <w:shd w:val="clear" w:color="auto" w:fill="auto"/>
            <w:vAlign w:val="center"/>
            <w:hideMark/>
          </w:tcPr>
          <w:p w14:paraId="0410420C" w14:textId="19D59B9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EC286F2" w14:textId="32BF284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7BFE1C9" w14:textId="6A782BA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74596D6" w14:textId="1F2E91C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3B88022" w14:textId="589C1A3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81883E1" w14:textId="77A6D1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2F87F507" w14:textId="55C992C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DCFE06B" w14:textId="3111E3F2"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684FA2A8" w14:textId="77777777" w:rsidTr="00A27085">
        <w:tc>
          <w:tcPr>
            <w:tcW w:w="1779" w:type="pct"/>
            <w:tcBorders>
              <w:top w:val="nil"/>
              <w:left w:val="nil"/>
              <w:bottom w:val="nil"/>
              <w:right w:val="nil"/>
            </w:tcBorders>
            <w:shd w:val="clear" w:color="auto" w:fill="auto"/>
            <w:vAlign w:val="center"/>
            <w:hideMark/>
          </w:tcPr>
          <w:p w14:paraId="286E1AF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Secchi disk to assess turbidity</w:t>
            </w:r>
          </w:p>
        </w:tc>
        <w:tc>
          <w:tcPr>
            <w:tcW w:w="386" w:type="pct"/>
            <w:tcBorders>
              <w:top w:val="nil"/>
              <w:left w:val="nil"/>
              <w:bottom w:val="nil"/>
              <w:right w:val="nil"/>
            </w:tcBorders>
            <w:shd w:val="clear" w:color="auto" w:fill="auto"/>
            <w:vAlign w:val="center"/>
            <w:hideMark/>
          </w:tcPr>
          <w:p w14:paraId="230E2DA9"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71FA66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E36D46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880728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B6747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9EE7B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272D878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18B4B9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F181588"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21FE404"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Tested water pH</w:t>
            </w:r>
          </w:p>
        </w:tc>
        <w:tc>
          <w:tcPr>
            <w:tcW w:w="386" w:type="pct"/>
            <w:tcBorders>
              <w:top w:val="single" w:sz="4" w:space="0" w:color="auto"/>
              <w:left w:val="nil"/>
              <w:bottom w:val="single" w:sz="4" w:space="0" w:color="auto"/>
              <w:right w:val="nil"/>
            </w:tcBorders>
            <w:shd w:val="clear" w:color="auto" w:fill="auto"/>
            <w:vAlign w:val="center"/>
            <w:hideMark/>
          </w:tcPr>
          <w:p w14:paraId="2C7B5741" w14:textId="16627F1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2CF1E60" w14:textId="5BB2C72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ECD0079" w14:textId="748F4B0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997F342" w14:textId="383D60C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55BE187" w14:textId="25B645B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50E7B482" w14:textId="5C9CBF9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6404CF78" w14:textId="046EDC5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7980C2E" w14:textId="2C0809AA"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419A5AAA" w14:textId="77777777" w:rsidTr="00A27085">
        <w:tc>
          <w:tcPr>
            <w:tcW w:w="1779" w:type="pct"/>
            <w:tcBorders>
              <w:top w:val="nil"/>
              <w:left w:val="nil"/>
              <w:bottom w:val="nil"/>
              <w:right w:val="nil"/>
            </w:tcBorders>
            <w:shd w:val="clear" w:color="auto" w:fill="auto"/>
            <w:vAlign w:val="center"/>
            <w:hideMark/>
          </w:tcPr>
          <w:p w14:paraId="29FECD90" w14:textId="01E14F82"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 xml:space="preserve">Observed fish for </w:t>
            </w:r>
            <w:r w:rsidR="00A61F19">
              <w:rPr>
                <w:rFonts w:eastAsia="Times New Roman" w:cs="Times New Roman"/>
                <w:sz w:val="20"/>
                <w:szCs w:val="20"/>
              </w:rPr>
              <w:t>“</w:t>
            </w:r>
            <w:r w:rsidRPr="00A27085">
              <w:rPr>
                <w:rFonts w:eastAsia="Times New Roman" w:cs="Times New Roman"/>
                <w:sz w:val="20"/>
                <w:szCs w:val="20"/>
              </w:rPr>
              <w:t>piping</w:t>
            </w:r>
            <w:r w:rsidR="00A61F19">
              <w:rPr>
                <w:rFonts w:eastAsia="Times New Roman" w:cs="Times New Roman"/>
                <w:sz w:val="20"/>
                <w:szCs w:val="20"/>
              </w:rPr>
              <w:t>”</w:t>
            </w:r>
            <w:r w:rsidRPr="00A27085">
              <w:rPr>
                <w:rFonts w:eastAsia="Times New Roman" w:cs="Times New Roman"/>
                <w:sz w:val="20"/>
                <w:szCs w:val="20"/>
              </w:rPr>
              <w:t xml:space="preserve"> behavior</w:t>
            </w:r>
          </w:p>
        </w:tc>
        <w:tc>
          <w:tcPr>
            <w:tcW w:w="386" w:type="pct"/>
            <w:tcBorders>
              <w:top w:val="nil"/>
              <w:left w:val="nil"/>
              <w:bottom w:val="nil"/>
              <w:right w:val="nil"/>
            </w:tcBorders>
            <w:shd w:val="clear" w:color="auto" w:fill="auto"/>
            <w:vAlign w:val="center"/>
            <w:hideMark/>
          </w:tcPr>
          <w:p w14:paraId="2F20C7E8"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A1EA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B859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703E92C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2B92E5A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D819C4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0550A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497C5374"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3AE8D1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994F73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 monitor</w:t>
            </w:r>
          </w:p>
        </w:tc>
        <w:tc>
          <w:tcPr>
            <w:tcW w:w="386" w:type="pct"/>
            <w:tcBorders>
              <w:top w:val="single" w:sz="4" w:space="0" w:color="auto"/>
              <w:left w:val="nil"/>
              <w:bottom w:val="single" w:sz="4" w:space="0" w:color="auto"/>
              <w:right w:val="nil"/>
            </w:tcBorders>
            <w:shd w:val="clear" w:color="auto" w:fill="auto"/>
            <w:vAlign w:val="center"/>
            <w:hideMark/>
          </w:tcPr>
          <w:p w14:paraId="42DCA916" w14:textId="4B6795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64F7BFF" w14:textId="5FE2FC6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5254B8A8" w14:textId="21FAC66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173CE8C3" w14:textId="2C99367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16BA519E" w14:textId="0CCBCBD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4D9C689" w14:textId="015822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1A228B9" w14:textId="2D2C3903"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5010877" w14:textId="1493E409"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D673BF9" w14:textId="77777777" w:rsidTr="00A27085">
        <w:tc>
          <w:tcPr>
            <w:tcW w:w="2165" w:type="pct"/>
            <w:gridSpan w:val="2"/>
            <w:tcBorders>
              <w:top w:val="single" w:sz="4" w:space="0" w:color="auto"/>
              <w:left w:val="nil"/>
              <w:bottom w:val="single" w:sz="4" w:space="0" w:color="auto"/>
              <w:right w:val="nil"/>
            </w:tcBorders>
            <w:shd w:val="clear" w:color="000000" w:fill="DEEAF6"/>
            <w:vAlign w:val="center"/>
            <w:hideMark/>
          </w:tcPr>
          <w:p w14:paraId="5A681069"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Method used to maintain good water quality</w:t>
            </w:r>
            <w:r w:rsidRPr="00A27085">
              <w:rPr>
                <w:rFonts w:eastAsia="Times New Roman" w:cs="Times New Roman"/>
                <w:b/>
                <w:bCs/>
                <w:sz w:val="20"/>
                <w:szCs w:val="20"/>
                <w:vertAlign w:val="superscript"/>
              </w:rPr>
              <w:t>b</w:t>
            </w:r>
          </w:p>
        </w:tc>
        <w:tc>
          <w:tcPr>
            <w:tcW w:w="530" w:type="pct"/>
            <w:tcBorders>
              <w:top w:val="nil"/>
              <w:left w:val="nil"/>
              <w:bottom w:val="nil"/>
              <w:right w:val="nil"/>
            </w:tcBorders>
            <w:shd w:val="clear" w:color="000000" w:fill="DEEAF6"/>
            <w:vAlign w:val="center"/>
            <w:hideMark/>
          </w:tcPr>
          <w:p w14:paraId="654A708C" w14:textId="089FF83D"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3CC93FB" w14:textId="7C02F883"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0A55FE52" w14:textId="1904B290"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200A4644" w14:textId="64430F02"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45365434" w14:textId="7BA3B19D"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50491CE4" w14:textId="51E1D7D5"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1FE6340B" w14:textId="6021F3B3"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025E39EE" w14:textId="77777777" w:rsidTr="00A27085">
        <w:tc>
          <w:tcPr>
            <w:tcW w:w="1779" w:type="pct"/>
            <w:tcBorders>
              <w:top w:val="nil"/>
              <w:left w:val="nil"/>
              <w:bottom w:val="single" w:sz="4" w:space="0" w:color="auto"/>
              <w:right w:val="nil"/>
            </w:tcBorders>
            <w:shd w:val="clear" w:color="auto" w:fill="auto"/>
            <w:vAlign w:val="center"/>
            <w:hideMark/>
          </w:tcPr>
          <w:p w14:paraId="5C749F37"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Screened water coming into pond</w:t>
            </w:r>
          </w:p>
        </w:tc>
        <w:tc>
          <w:tcPr>
            <w:tcW w:w="386" w:type="pct"/>
            <w:tcBorders>
              <w:top w:val="nil"/>
              <w:left w:val="nil"/>
              <w:bottom w:val="single" w:sz="4" w:space="0" w:color="auto"/>
              <w:right w:val="nil"/>
            </w:tcBorders>
            <w:shd w:val="clear" w:color="auto" w:fill="auto"/>
            <w:vAlign w:val="center"/>
            <w:hideMark/>
          </w:tcPr>
          <w:p w14:paraId="010CE012" w14:textId="118EF4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FCB2E8" w14:textId="34427C6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685A1B" w14:textId="75ABD16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0558B5D" w14:textId="5B8DA05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6CD0222F" w14:textId="634D9C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7BC5625" w14:textId="337D75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418F0C" w14:textId="6F1AE3E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119B5BE" w14:textId="75A5BB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24E8AF65" w14:textId="77777777" w:rsidTr="00A27085">
        <w:tc>
          <w:tcPr>
            <w:tcW w:w="1779" w:type="pct"/>
            <w:tcBorders>
              <w:top w:val="nil"/>
              <w:left w:val="nil"/>
              <w:bottom w:val="nil"/>
              <w:right w:val="nil"/>
            </w:tcBorders>
            <w:shd w:val="clear" w:color="auto" w:fill="auto"/>
            <w:vAlign w:val="center"/>
            <w:hideMark/>
          </w:tcPr>
          <w:p w14:paraId="73E11555"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Cut grass around pond</w:t>
            </w:r>
          </w:p>
        </w:tc>
        <w:tc>
          <w:tcPr>
            <w:tcW w:w="386" w:type="pct"/>
            <w:tcBorders>
              <w:top w:val="nil"/>
              <w:left w:val="nil"/>
              <w:bottom w:val="nil"/>
              <w:right w:val="nil"/>
            </w:tcBorders>
            <w:shd w:val="clear" w:color="auto" w:fill="auto"/>
            <w:vAlign w:val="center"/>
            <w:hideMark/>
          </w:tcPr>
          <w:p w14:paraId="1CFC4EBA"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664EE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2D78F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085A6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5B98A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4EFC044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53CE7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7C96167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70A1379B"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0D9D795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Drained pond to clean it</w:t>
            </w:r>
          </w:p>
        </w:tc>
        <w:tc>
          <w:tcPr>
            <w:tcW w:w="386" w:type="pct"/>
            <w:tcBorders>
              <w:top w:val="single" w:sz="4" w:space="0" w:color="auto"/>
              <w:left w:val="nil"/>
              <w:bottom w:val="single" w:sz="4" w:space="0" w:color="auto"/>
              <w:right w:val="nil"/>
            </w:tcBorders>
            <w:shd w:val="clear" w:color="auto" w:fill="auto"/>
            <w:vAlign w:val="center"/>
            <w:hideMark/>
          </w:tcPr>
          <w:p w14:paraId="6D454C5B" w14:textId="720E92FE"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68F3706" w14:textId="342A126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F3E8D51" w14:textId="4D101A0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DC00F60" w14:textId="7DC39C5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C1AC37E" w14:textId="5451A3F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29CAAF16" w14:textId="5B0C76B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ABB1A3" w14:textId="08338D4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58CAA177" w14:textId="3CC05A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C4ED53B" w14:textId="77777777" w:rsidTr="00A27085">
        <w:tc>
          <w:tcPr>
            <w:tcW w:w="1779" w:type="pct"/>
            <w:tcBorders>
              <w:top w:val="nil"/>
              <w:left w:val="nil"/>
              <w:bottom w:val="nil"/>
              <w:right w:val="nil"/>
            </w:tcBorders>
            <w:shd w:val="clear" w:color="auto" w:fill="auto"/>
            <w:vAlign w:val="center"/>
            <w:hideMark/>
          </w:tcPr>
          <w:p w14:paraId="73DF2C4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ash to stabilize water pH</w:t>
            </w:r>
          </w:p>
        </w:tc>
        <w:tc>
          <w:tcPr>
            <w:tcW w:w="386" w:type="pct"/>
            <w:tcBorders>
              <w:top w:val="nil"/>
              <w:left w:val="nil"/>
              <w:bottom w:val="nil"/>
              <w:right w:val="nil"/>
            </w:tcBorders>
            <w:shd w:val="clear" w:color="auto" w:fill="auto"/>
            <w:vAlign w:val="center"/>
            <w:hideMark/>
          </w:tcPr>
          <w:p w14:paraId="53B3242B"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A7F674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4A8F6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0F5A3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6A80DDF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D1366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12136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6247171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3367D41A"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757118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dissolved oxygen</w:t>
            </w:r>
          </w:p>
        </w:tc>
        <w:tc>
          <w:tcPr>
            <w:tcW w:w="386" w:type="pct"/>
            <w:tcBorders>
              <w:top w:val="single" w:sz="4" w:space="0" w:color="auto"/>
              <w:left w:val="nil"/>
              <w:bottom w:val="single" w:sz="4" w:space="0" w:color="auto"/>
              <w:right w:val="nil"/>
            </w:tcBorders>
            <w:shd w:val="clear" w:color="auto" w:fill="auto"/>
            <w:vAlign w:val="center"/>
            <w:hideMark/>
          </w:tcPr>
          <w:p w14:paraId="42481A65" w14:textId="3A541C1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32970ED" w14:textId="47C5ED4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7DE24F1" w14:textId="0F2C979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303BFA28" w14:textId="3CC0F4D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07F8AAC0" w14:textId="517DCCA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69BB2F89" w14:textId="6220CF6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4D1B85EB" w14:textId="1FC166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3ED5878" w14:textId="598FC6C4"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7652EF6D" w14:textId="77777777" w:rsidTr="00A27085">
        <w:tc>
          <w:tcPr>
            <w:tcW w:w="1779" w:type="pct"/>
            <w:tcBorders>
              <w:top w:val="nil"/>
              <w:left w:val="nil"/>
              <w:bottom w:val="nil"/>
              <w:right w:val="nil"/>
            </w:tcBorders>
            <w:shd w:val="clear" w:color="auto" w:fill="auto"/>
            <w:vAlign w:val="center"/>
            <w:hideMark/>
          </w:tcPr>
          <w:p w14:paraId="3140C17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nothing</w:t>
            </w:r>
          </w:p>
        </w:tc>
        <w:tc>
          <w:tcPr>
            <w:tcW w:w="386" w:type="pct"/>
            <w:tcBorders>
              <w:top w:val="nil"/>
              <w:left w:val="nil"/>
              <w:bottom w:val="nil"/>
              <w:right w:val="nil"/>
            </w:tcBorders>
            <w:shd w:val="clear" w:color="auto" w:fill="auto"/>
            <w:vAlign w:val="center"/>
            <w:hideMark/>
          </w:tcPr>
          <w:p w14:paraId="1C4B9C4C"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BB7D8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77058F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B51EB7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00C215E9"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0CF468A"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1AD1ED2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0282FD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6BF1AF3F"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6B817C1" w14:textId="64107BDE"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6" w:type="pct"/>
            <w:tcBorders>
              <w:top w:val="single" w:sz="4" w:space="0" w:color="auto"/>
              <w:left w:val="nil"/>
              <w:bottom w:val="single" w:sz="4" w:space="0" w:color="auto"/>
              <w:right w:val="nil"/>
            </w:tcBorders>
            <w:shd w:val="clear" w:color="auto" w:fill="auto"/>
            <w:vAlign w:val="center"/>
            <w:hideMark/>
          </w:tcPr>
          <w:p w14:paraId="3F7436AF" w14:textId="7BC9201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629CCE" w14:textId="6DE04EB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2684BF" w14:textId="5137DB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22BF5B2C" w14:textId="66F653E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2195AE9" w14:textId="12FDA82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41C171C3" w14:textId="282799F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5362CDE" w14:textId="124B218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A64111E" w14:textId="67520EBC" w:rsidR="00C95140" w:rsidRPr="00A27085" w:rsidRDefault="00C95140" w:rsidP="00A27085">
            <w:pPr>
              <w:widowControl/>
              <w:spacing w:line="259" w:lineRule="auto"/>
              <w:ind w:firstLineChars="100" w:firstLine="200"/>
              <w:jc w:val="center"/>
              <w:rPr>
                <w:rFonts w:eastAsia="Times New Roman" w:cs="Times New Roman"/>
                <w:sz w:val="20"/>
                <w:szCs w:val="20"/>
              </w:rPr>
            </w:pPr>
          </w:p>
        </w:tc>
      </w:tr>
    </w:tbl>
    <w:p w14:paraId="31DCEDC3" w14:textId="1B39B646" w:rsidR="00C95140" w:rsidRPr="0087225D" w:rsidRDefault="00C95140" w:rsidP="00FF7E45">
      <w:pPr>
        <w:pStyle w:val="BodyText1"/>
        <w:spacing w:after="0"/>
        <w:ind w:left="86" w:hanging="86"/>
        <w:rPr>
          <w:sz w:val="16"/>
        </w:rPr>
      </w:pPr>
      <w:commentRangeStart w:id="834"/>
      <w:r w:rsidRPr="0087225D">
        <w:rPr>
          <w:sz w:val="16"/>
        </w:rPr>
        <w:t>^ Results not statistically reliable, n&lt;30  </w:t>
      </w:r>
      <w:commentRangeEnd w:id="834"/>
      <w:r>
        <w:rPr>
          <w:rStyle w:val="CommentReference"/>
          <w:rFonts w:eastAsia="Arial" w:cs="Arial"/>
          <w:color w:val="000000"/>
        </w:rPr>
        <w:commentReference w:id="834"/>
      </w:r>
    </w:p>
    <w:p w14:paraId="039A1EA5" w14:textId="13801FE2" w:rsidR="00C95140" w:rsidRDefault="00C95140" w:rsidP="00FF7E45">
      <w:pPr>
        <w:pStyle w:val="BodyText1"/>
        <w:spacing w:after="0"/>
        <w:ind w:left="86" w:hanging="86"/>
        <w:rPr>
          <w:sz w:val="16"/>
        </w:rPr>
      </w:pPr>
      <w:commentRangeStart w:id="83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5"/>
      <w:r>
        <w:rPr>
          <w:rStyle w:val="CommentReference"/>
          <w:rFonts w:eastAsia="Arial" w:cs="Arial"/>
          <w:color w:val="000000"/>
        </w:rPr>
        <w:commentReference w:id="835"/>
      </w:r>
    </w:p>
    <w:p w14:paraId="4A965A63" w14:textId="06BED42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5165585" w14:textId="658BD78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4DB82B8" w14:textId="0505ACC8"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3432978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AA115C" w14:textId="77777777" w:rsidR="00C95140" w:rsidRDefault="00C95140" w:rsidP="00A27085">
      <w:pPr>
        <w:pStyle w:val="BodyText"/>
      </w:pPr>
      <w:r>
        <w:t xml:space="preserve">There are several techniques that can be used to improve fish production, including sex or age separation, feed variation, and stocking methods. </w:t>
      </w:r>
      <w:r w:rsidRPr="00E047B9">
        <w:t>Table</w:t>
      </w:r>
      <w:r>
        <w:rPr>
          <w:b/>
        </w:rPr>
        <w:t xml:space="preserve"> 7.2.10</w:t>
      </w:r>
      <w:r w:rsidRPr="00933F3A">
        <w:t xml:space="preserve"> presents information about </w:t>
      </w:r>
      <w:r>
        <w:t xml:space="preserve">techniques </w:t>
      </w:r>
      <w:r>
        <w:lastRenderedPageBreak/>
        <w:t xml:space="preserve">that </w:t>
      </w:r>
      <w:r w:rsidRPr="00933F3A">
        <w:t xml:space="preserve">fishpond farmers in the ZOI </w:t>
      </w:r>
      <w:r>
        <w:t>used to improve the production of their fish</w:t>
      </w:r>
      <w:r w:rsidRPr="00933F3A">
        <w:t>. [</w:t>
      </w:r>
      <w:r w:rsidRPr="00933F3A">
        <w:rPr>
          <w:highlight w:val="yellow"/>
        </w:rPr>
        <w:t>Discuss findings. Were any differences found between disaggregate categories?</w:t>
      </w:r>
      <w:r w:rsidRPr="00933F3A">
        <w:t>]</w:t>
      </w:r>
    </w:p>
    <w:p w14:paraId="7934DC2E" w14:textId="77777777" w:rsidR="00C95140" w:rsidRDefault="00C95140" w:rsidP="002D4FE0">
      <w:pPr>
        <w:pStyle w:val="Tabletitle"/>
      </w:pPr>
      <w:bookmarkStart w:id="836" w:name="_Toc63673118"/>
      <w:r w:rsidRPr="0023038F">
        <w:t xml:space="preserve">Table </w:t>
      </w:r>
      <w:r>
        <w:t>7</w:t>
      </w:r>
      <w:r w:rsidRPr="0023038F">
        <w:t>.2.</w:t>
      </w:r>
      <w:r>
        <w:t>10:</w:t>
      </w:r>
      <w:r w:rsidRPr="0023038F">
        <w:t xml:space="preserve"> </w:t>
      </w:r>
      <w:r>
        <w:t>Techniques U</w:t>
      </w:r>
      <w:r w:rsidRPr="0023038F">
        <w:t xml:space="preserve">sed by </w:t>
      </w:r>
      <w:r>
        <w:t>F</w:t>
      </w:r>
      <w:r w:rsidRPr="0023038F">
        <w:t xml:space="preserve">ishpond </w:t>
      </w:r>
      <w:r>
        <w:t>F</w:t>
      </w:r>
      <w:r w:rsidRPr="0023038F">
        <w:t>armers in the ZOI</w:t>
      </w:r>
      <w:r>
        <w:t xml:space="preserve"> to Improve Fish Production</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6"/>
    </w:p>
    <w:tbl>
      <w:tblPr>
        <w:tblW w:w="4945" w:type="pct"/>
        <w:tblLayout w:type="fixed"/>
        <w:tblLook w:val="04A0" w:firstRow="1" w:lastRow="0" w:firstColumn="1" w:lastColumn="0" w:noHBand="0" w:noVBand="1"/>
      </w:tblPr>
      <w:tblGrid>
        <w:gridCol w:w="3443"/>
        <w:gridCol w:w="807"/>
        <w:gridCol w:w="1078"/>
        <w:gridCol w:w="780"/>
        <w:gridCol w:w="661"/>
        <w:gridCol w:w="271"/>
        <w:gridCol w:w="898"/>
        <w:gridCol w:w="900"/>
        <w:gridCol w:w="633"/>
      </w:tblGrid>
      <w:tr w:rsidR="0093130E" w:rsidRPr="002D4FE0" w14:paraId="02C2C95E" w14:textId="77777777" w:rsidTr="0093130E">
        <w:tc>
          <w:tcPr>
            <w:tcW w:w="1818" w:type="pct"/>
            <w:vMerge w:val="restart"/>
            <w:tcBorders>
              <w:top w:val="single" w:sz="4" w:space="0" w:color="auto"/>
              <w:left w:val="nil"/>
              <w:bottom w:val="single" w:sz="4" w:space="0" w:color="000000"/>
              <w:right w:val="nil"/>
            </w:tcBorders>
            <w:shd w:val="clear" w:color="000000" w:fill="387990"/>
            <w:vAlign w:val="bottom"/>
            <w:hideMark/>
          </w:tcPr>
          <w:p w14:paraId="7BEFBDA7" w14:textId="77777777" w:rsidR="00C95140" w:rsidRPr="002D4FE0" w:rsidRDefault="00C95140" w:rsidP="002D4FE0">
            <w:pPr>
              <w:widowControl/>
              <w:spacing w:line="259" w:lineRule="auto"/>
              <w:rPr>
                <w:rFonts w:eastAsia="Times New Roman" w:cs="Times New Roman"/>
                <w:b/>
                <w:bCs/>
                <w:color w:val="FFFFFF"/>
                <w:sz w:val="20"/>
                <w:szCs w:val="20"/>
              </w:rPr>
            </w:pPr>
            <w:r w:rsidRPr="002D4FE0">
              <w:rPr>
                <w:rFonts w:eastAsia="Times New Roman" w:cs="Times New Roman"/>
                <w:b/>
                <w:bCs/>
                <w:color w:val="FFFFFF"/>
                <w:sz w:val="20"/>
                <w:szCs w:val="20"/>
              </w:rPr>
              <w:t>Technique</w:t>
            </w:r>
            <w:r w:rsidRPr="002D4FE0">
              <w:rPr>
                <w:rFonts w:eastAsia="Times New Roman" w:cs="Times New Roman"/>
                <w:b/>
                <w:bCs/>
                <w:color w:val="FFFFFF"/>
                <w:sz w:val="20"/>
                <w:szCs w:val="20"/>
                <w:vertAlign w:val="superscript"/>
              </w:rPr>
              <w:t>a</w:t>
            </w:r>
          </w:p>
        </w:tc>
        <w:tc>
          <w:tcPr>
            <w:tcW w:w="426" w:type="pct"/>
            <w:vMerge w:val="restart"/>
            <w:tcBorders>
              <w:top w:val="single" w:sz="4" w:space="0" w:color="auto"/>
              <w:left w:val="nil"/>
              <w:bottom w:val="nil"/>
              <w:right w:val="nil"/>
            </w:tcBorders>
            <w:shd w:val="clear" w:color="000000" w:fill="387990"/>
            <w:vAlign w:val="bottom"/>
            <w:hideMark/>
          </w:tcPr>
          <w:p w14:paraId="374BB411"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Total</w:t>
            </w:r>
          </w:p>
        </w:tc>
        <w:tc>
          <w:tcPr>
            <w:tcW w:w="1330" w:type="pct"/>
            <w:gridSpan w:val="3"/>
            <w:tcBorders>
              <w:top w:val="single" w:sz="4" w:space="0" w:color="auto"/>
              <w:left w:val="nil"/>
              <w:bottom w:val="single" w:sz="4" w:space="0" w:color="FFFFFF"/>
              <w:right w:val="nil"/>
            </w:tcBorders>
            <w:shd w:val="clear" w:color="000000" w:fill="387990"/>
            <w:vAlign w:val="center"/>
            <w:hideMark/>
          </w:tcPr>
          <w:p w14:paraId="6E47C884"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Sex</w:t>
            </w:r>
          </w:p>
        </w:tc>
        <w:tc>
          <w:tcPr>
            <w:tcW w:w="143" w:type="pct"/>
            <w:tcBorders>
              <w:top w:val="single" w:sz="4" w:space="0" w:color="auto"/>
              <w:left w:val="nil"/>
              <w:bottom w:val="nil"/>
              <w:right w:val="nil"/>
            </w:tcBorders>
            <w:shd w:val="clear" w:color="000000" w:fill="387990"/>
            <w:vAlign w:val="center"/>
            <w:hideMark/>
          </w:tcPr>
          <w:p w14:paraId="52E44FB6" w14:textId="77777777" w:rsidR="00C95140" w:rsidRPr="002D4FE0" w:rsidRDefault="00C95140"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1283" w:type="pct"/>
            <w:gridSpan w:val="3"/>
            <w:tcBorders>
              <w:top w:val="single" w:sz="4" w:space="0" w:color="auto"/>
              <w:left w:val="nil"/>
              <w:bottom w:val="single" w:sz="4" w:space="0" w:color="FFFFFF"/>
              <w:right w:val="nil"/>
            </w:tcBorders>
            <w:shd w:val="clear" w:color="000000" w:fill="387990"/>
            <w:vAlign w:val="center"/>
            <w:hideMark/>
          </w:tcPr>
          <w:p w14:paraId="1BD2D85B" w14:textId="6A5F3303"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93130E" w:rsidRPr="002D4FE0" w14:paraId="60E6841A" w14:textId="77777777" w:rsidTr="0093130E">
        <w:tc>
          <w:tcPr>
            <w:tcW w:w="1818" w:type="pct"/>
            <w:vMerge/>
            <w:tcBorders>
              <w:top w:val="single" w:sz="4" w:space="0" w:color="auto"/>
              <w:left w:val="nil"/>
              <w:bottom w:val="single" w:sz="4" w:space="0" w:color="000000"/>
              <w:right w:val="nil"/>
            </w:tcBorders>
            <w:vAlign w:val="center"/>
            <w:hideMark/>
          </w:tcPr>
          <w:p w14:paraId="05B3D85E"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vMerge/>
            <w:tcBorders>
              <w:top w:val="single" w:sz="4" w:space="0" w:color="auto"/>
              <w:left w:val="nil"/>
              <w:bottom w:val="nil"/>
              <w:right w:val="nil"/>
            </w:tcBorders>
            <w:vAlign w:val="center"/>
            <w:hideMark/>
          </w:tcPr>
          <w:p w14:paraId="5F8050FC"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569" w:type="pct"/>
            <w:tcBorders>
              <w:top w:val="nil"/>
              <w:left w:val="nil"/>
              <w:bottom w:val="nil"/>
              <w:right w:val="nil"/>
            </w:tcBorders>
            <w:shd w:val="clear" w:color="000000" w:fill="387990"/>
            <w:vAlign w:val="center"/>
            <w:hideMark/>
          </w:tcPr>
          <w:p w14:paraId="58AFC547"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center"/>
            <w:hideMark/>
          </w:tcPr>
          <w:p w14:paraId="6A301B5E"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Male</w:t>
            </w:r>
          </w:p>
        </w:tc>
        <w:tc>
          <w:tcPr>
            <w:tcW w:w="349" w:type="pct"/>
            <w:vMerge w:val="restart"/>
            <w:tcBorders>
              <w:top w:val="nil"/>
              <w:left w:val="nil"/>
              <w:right w:val="nil"/>
            </w:tcBorders>
            <w:shd w:val="clear" w:color="000000" w:fill="387990"/>
            <w:vAlign w:val="bottom"/>
            <w:hideMark/>
          </w:tcPr>
          <w:p w14:paraId="10BBADE3" w14:textId="624F2A0B" w:rsidR="00E106FB" w:rsidRPr="002D4FE0" w:rsidRDefault="00E106FB" w:rsidP="00C53C55">
            <w:pPr>
              <w:widowControl/>
              <w:spacing w:line="259" w:lineRule="auto"/>
              <w:jc w:val="center"/>
              <w:rPr>
                <w:rFonts w:eastAsia="Times New Roman" w:cs="Times New Roman"/>
                <w:b/>
                <w:bCs/>
                <w:color w:val="FFFFFF"/>
                <w:sz w:val="20"/>
                <w:szCs w:val="20"/>
              </w:rPr>
            </w:pPr>
          </w:p>
          <w:p w14:paraId="5296D88A" w14:textId="0B0A8555" w:rsidR="00E106FB" w:rsidRPr="002D4FE0" w:rsidRDefault="00E106FB">
            <w:pPr>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
        </w:tc>
        <w:tc>
          <w:tcPr>
            <w:tcW w:w="143" w:type="pct"/>
            <w:tcBorders>
              <w:top w:val="nil"/>
              <w:left w:val="nil"/>
              <w:bottom w:val="nil"/>
              <w:right w:val="nil"/>
            </w:tcBorders>
            <w:shd w:val="clear" w:color="000000" w:fill="387990"/>
            <w:vAlign w:val="center"/>
            <w:hideMark/>
          </w:tcPr>
          <w:p w14:paraId="7FFDF57A"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nil"/>
              <w:right w:val="nil"/>
            </w:tcBorders>
            <w:shd w:val="clear" w:color="000000" w:fill="387990"/>
            <w:vAlign w:val="center"/>
            <w:hideMark/>
          </w:tcPr>
          <w:p w14:paraId="4CBF573C" w14:textId="6134F9B1"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638273D5" w14:textId="485BE1F4"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A5C64AA" w14:textId="16D71EDC" w:rsidR="00E106FB" w:rsidRPr="002D4FE0" w:rsidRDefault="00E106FB" w:rsidP="00C53C55">
            <w:pPr>
              <w:widowControl/>
              <w:spacing w:line="259" w:lineRule="auto"/>
              <w:jc w:val="center"/>
              <w:rPr>
                <w:rFonts w:eastAsia="Times New Roman" w:cs="Times New Roman"/>
                <w:b/>
                <w:bCs/>
                <w:color w:val="FFFFFF"/>
                <w:sz w:val="20"/>
                <w:szCs w:val="20"/>
              </w:rPr>
            </w:pPr>
          </w:p>
          <w:p w14:paraId="1EA2A6D2" w14:textId="058E9CBC" w:rsidR="00E106FB" w:rsidRPr="002D4FE0" w:rsidRDefault="00E106FB">
            <w:pPr>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
        </w:tc>
      </w:tr>
      <w:tr w:rsidR="0093130E" w:rsidRPr="002D4FE0" w14:paraId="6ACE4313" w14:textId="77777777" w:rsidTr="0093130E">
        <w:tc>
          <w:tcPr>
            <w:tcW w:w="1818" w:type="pct"/>
            <w:vMerge/>
            <w:tcBorders>
              <w:top w:val="single" w:sz="4" w:space="0" w:color="auto"/>
              <w:left w:val="nil"/>
              <w:bottom w:val="single" w:sz="4" w:space="0" w:color="000000"/>
              <w:right w:val="nil"/>
            </w:tcBorders>
            <w:vAlign w:val="center"/>
            <w:hideMark/>
          </w:tcPr>
          <w:p w14:paraId="0666D408"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tcBorders>
              <w:top w:val="nil"/>
              <w:left w:val="nil"/>
              <w:bottom w:val="single" w:sz="4" w:space="0" w:color="auto"/>
              <w:right w:val="nil"/>
            </w:tcBorders>
            <w:shd w:val="clear" w:color="000000" w:fill="387990"/>
            <w:vAlign w:val="center"/>
            <w:hideMark/>
          </w:tcPr>
          <w:p w14:paraId="31E0F0AD"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569" w:type="pct"/>
            <w:tcBorders>
              <w:top w:val="nil"/>
              <w:left w:val="nil"/>
              <w:bottom w:val="single" w:sz="4" w:space="0" w:color="auto"/>
              <w:right w:val="nil"/>
            </w:tcBorders>
            <w:shd w:val="clear" w:color="000000" w:fill="387990"/>
            <w:vAlign w:val="center"/>
            <w:hideMark/>
          </w:tcPr>
          <w:p w14:paraId="1D7DF86A"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center"/>
            <w:hideMark/>
          </w:tcPr>
          <w:p w14:paraId="04AFACA4"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49" w:type="pct"/>
            <w:vMerge/>
            <w:tcBorders>
              <w:left w:val="nil"/>
              <w:bottom w:val="single" w:sz="4" w:space="0" w:color="auto"/>
              <w:right w:val="nil"/>
            </w:tcBorders>
            <w:shd w:val="clear" w:color="000000" w:fill="387990"/>
            <w:vAlign w:val="center"/>
            <w:hideMark/>
          </w:tcPr>
          <w:p w14:paraId="627EB08B" w14:textId="2A802296" w:rsidR="00E106FB" w:rsidRPr="002D4FE0" w:rsidRDefault="00E106FB" w:rsidP="002D4FE0">
            <w:pPr>
              <w:widowControl/>
              <w:spacing w:line="259" w:lineRule="auto"/>
              <w:jc w:val="center"/>
              <w:rPr>
                <w:rFonts w:eastAsia="Times New Roman" w:cs="Times New Roman"/>
                <w:b/>
                <w:bCs/>
                <w:color w:val="FFFFFF"/>
                <w:sz w:val="20"/>
                <w:szCs w:val="20"/>
              </w:rPr>
            </w:pPr>
          </w:p>
        </w:tc>
        <w:tc>
          <w:tcPr>
            <w:tcW w:w="143" w:type="pct"/>
            <w:tcBorders>
              <w:top w:val="nil"/>
              <w:left w:val="nil"/>
              <w:bottom w:val="single" w:sz="4" w:space="0" w:color="auto"/>
              <w:right w:val="nil"/>
            </w:tcBorders>
            <w:shd w:val="clear" w:color="000000" w:fill="387990"/>
            <w:vAlign w:val="center"/>
            <w:hideMark/>
          </w:tcPr>
          <w:p w14:paraId="3147C1B4"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single" w:sz="4" w:space="0" w:color="auto"/>
              <w:right w:val="nil"/>
            </w:tcBorders>
            <w:shd w:val="clear" w:color="000000" w:fill="387990"/>
            <w:vAlign w:val="center"/>
            <w:hideMark/>
          </w:tcPr>
          <w:p w14:paraId="28DEDDE0"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08F298CB"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5DDC62FC" w14:textId="1C852154" w:rsidR="00E106FB" w:rsidRPr="002D4FE0" w:rsidRDefault="00E106FB" w:rsidP="002D4FE0">
            <w:pPr>
              <w:widowControl/>
              <w:spacing w:line="259" w:lineRule="auto"/>
              <w:jc w:val="center"/>
              <w:rPr>
                <w:rFonts w:eastAsia="Times New Roman" w:cs="Times New Roman"/>
                <w:b/>
                <w:bCs/>
                <w:color w:val="FFFFFF"/>
                <w:sz w:val="20"/>
                <w:szCs w:val="20"/>
              </w:rPr>
            </w:pPr>
          </w:p>
        </w:tc>
      </w:tr>
      <w:tr w:rsidR="0093130E" w:rsidRPr="002D4FE0" w14:paraId="259703FF" w14:textId="77777777" w:rsidTr="0093130E">
        <w:tc>
          <w:tcPr>
            <w:tcW w:w="1818" w:type="pct"/>
            <w:tcBorders>
              <w:top w:val="nil"/>
              <w:left w:val="nil"/>
              <w:bottom w:val="single" w:sz="4" w:space="0" w:color="auto"/>
              <w:right w:val="nil"/>
            </w:tcBorders>
            <w:shd w:val="clear" w:color="auto" w:fill="auto"/>
            <w:vAlign w:val="center"/>
            <w:hideMark/>
          </w:tcPr>
          <w:p w14:paraId="05F00E77"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Sex separation</w:t>
            </w:r>
          </w:p>
        </w:tc>
        <w:tc>
          <w:tcPr>
            <w:tcW w:w="426" w:type="pct"/>
            <w:tcBorders>
              <w:top w:val="nil"/>
              <w:left w:val="nil"/>
              <w:bottom w:val="single" w:sz="4" w:space="0" w:color="auto"/>
              <w:right w:val="nil"/>
            </w:tcBorders>
            <w:shd w:val="clear" w:color="auto" w:fill="auto"/>
            <w:vAlign w:val="center"/>
            <w:hideMark/>
          </w:tcPr>
          <w:p w14:paraId="6567A7B2" w14:textId="195F3FF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49947E8" w14:textId="76267D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7686CDF" w14:textId="3DB66C0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1C255578" w14:textId="1A5B6153"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5F4CA7BF" w14:textId="3EB16EA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CC2B59" w14:textId="37EE59F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25A7AA75" w14:textId="4DFEA1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2C431C07" w14:textId="3C937CA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BA19DA" w14:textId="77777777" w:rsidTr="0093130E">
        <w:tc>
          <w:tcPr>
            <w:tcW w:w="1818" w:type="pct"/>
            <w:tcBorders>
              <w:top w:val="nil"/>
              <w:left w:val="nil"/>
              <w:bottom w:val="nil"/>
              <w:right w:val="nil"/>
            </w:tcBorders>
            <w:shd w:val="clear" w:color="auto" w:fill="auto"/>
            <w:vAlign w:val="center"/>
            <w:hideMark/>
          </w:tcPr>
          <w:p w14:paraId="2D81241B"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Age separation</w:t>
            </w:r>
          </w:p>
        </w:tc>
        <w:tc>
          <w:tcPr>
            <w:tcW w:w="426" w:type="pct"/>
            <w:tcBorders>
              <w:top w:val="nil"/>
              <w:left w:val="nil"/>
              <w:bottom w:val="nil"/>
              <w:right w:val="nil"/>
            </w:tcBorders>
            <w:shd w:val="clear" w:color="auto" w:fill="auto"/>
            <w:vAlign w:val="center"/>
            <w:hideMark/>
          </w:tcPr>
          <w:p w14:paraId="4E52EAD0"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5E070095"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4DAE37DC"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2FA1C3B2"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6BDD5628"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253F3C36"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05F5AAE1"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3CA9234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4C2A3C32"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617EA499"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Feed variation</w:t>
            </w:r>
          </w:p>
        </w:tc>
        <w:tc>
          <w:tcPr>
            <w:tcW w:w="426" w:type="pct"/>
            <w:tcBorders>
              <w:top w:val="single" w:sz="4" w:space="0" w:color="auto"/>
              <w:left w:val="nil"/>
              <w:bottom w:val="single" w:sz="4" w:space="0" w:color="auto"/>
              <w:right w:val="nil"/>
            </w:tcBorders>
            <w:shd w:val="clear" w:color="auto" w:fill="auto"/>
            <w:vAlign w:val="center"/>
            <w:hideMark/>
          </w:tcPr>
          <w:p w14:paraId="527D6AB5" w14:textId="01224B25"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0737586" w14:textId="1BA9859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5870725D" w14:textId="5175A4D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6CE04E12" w14:textId="294225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74200524" w14:textId="69AE7A0E"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B7238FB" w14:textId="658D665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800B540" w14:textId="7C9C101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0E361758" w14:textId="0A221F32"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CE8AF69" w14:textId="77777777" w:rsidTr="0093130E">
        <w:tc>
          <w:tcPr>
            <w:tcW w:w="1818" w:type="pct"/>
            <w:tcBorders>
              <w:top w:val="nil"/>
              <w:left w:val="nil"/>
              <w:bottom w:val="nil"/>
              <w:right w:val="nil"/>
            </w:tcBorders>
            <w:shd w:val="clear" w:color="auto" w:fill="auto"/>
            <w:vAlign w:val="center"/>
            <w:hideMark/>
          </w:tcPr>
          <w:p w14:paraId="0B5430F8"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Stocking method</w:t>
            </w:r>
          </w:p>
        </w:tc>
        <w:tc>
          <w:tcPr>
            <w:tcW w:w="426" w:type="pct"/>
            <w:tcBorders>
              <w:top w:val="nil"/>
              <w:left w:val="nil"/>
              <w:bottom w:val="nil"/>
              <w:right w:val="nil"/>
            </w:tcBorders>
            <w:shd w:val="clear" w:color="auto" w:fill="auto"/>
            <w:vAlign w:val="center"/>
            <w:hideMark/>
          </w:tcPr>
          <w:p w14:paraId="37E755AA"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40CE1DBE"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3E57EAB3"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4DD3A55A"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4B7B3CBF"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51D6371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220B4C3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26768C14"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8D7745E"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759E284E"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None</w:t>
            </w:r>
          </w:p>
        </w:tc>
        <w:tc>
          <w:tcPr>
            <w:tcW w:w="426" w:type="pct"/>
            <w:tcBorders>
              <w:top w:val="single" w:sz="4" w:space="0" w:color="auto"/>
              <w:left w:val="nil"/>
              <w:bottom w:val="single" w:sz="4" w:space="0" w:color="auto"/>
              <w:right w:val="nil"/>
            </w:tcBorders>
            <w:shd w:val="clear" w:color="auto" w:fill="auto"/>
            <w:vAlign w:val="center"/>
            <w:hideMark/>
          </w:tcPr>
          <w:p w14:paraId="4F7D3E62" w14:textId="5A1376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12CF0DCC" w14:textId="37BF05A1"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2C50F692" w14:textId="3647CA9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39100001" w14:textId="7B33687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35DCEC59" w14:textId="7E3C12EB"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763DED5" w14:textId="61AEB24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D687CAD" w14:textId="05FA908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3C83D6E2" w14:textId="78878E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78F7ED" w14:textId="77777777" w:rsidTr="0093130E">
        <w:tc>
          <w:tcPr>
            <w:tcW w:w="1818" w:type="pct"/>
            <w:tcBorders>
              <w:top w:val="nil"/>
              <w:left w:val="nil"/>
              <w:bottom w:val="single" w:sz="4" w:space="0" w:color="auto"/>
              <w:right w:val="nil"/>
            </w:tcBorders>
            <w:shd w:val="clear" w:color="auto" w:fill="auto"/>
            <w:vAlign w:val="center"/>
            <w:hideMark/>
          </w:tcPr>
          <w:p w14:paraId="6C9812F0" w14:textId="676CD008" w:rsidR="00C95140" w:rsidRPr="002D4FE0" w:rsidRDefault="00C95140" w:rsidP="002D4FE0">
            <w:pPr>
              <w:widowControl/>
              <w:spacing w:line="259" w:lineRule="auto"/>
              <w:rPr>
                <w:rFonts w:eastAsia="Times New Roman" w:cs="Times New Roman"/>
                <w:b/>
                <w:bCs/>
                <w:sz w:val="20"/>
                <w:szCs w:val="20"/>
              </w:rPr>
            </w:pPr>
            <w:r w:rsidRPr="002D4FE0">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6" w:type="pct"/>
            <w:tcBorders>
              <w:top w:val="nil"/>
              <w:left w:val="nil"/>
              <w:bottom w:val="single" w:sz="4" w:space="0" w:color="auto"/>
              <w:right w:val="nil"/>
            </w:tcBorders>
            <w:shd w:val="clear" w:color="auto" w:fill="auto"/>
            <w:vAlign w:val="center"/>
            <w:hideMark/>
          </w:tcPr>
          <w:p w14:paraId="211B6465" w14:textId="03715C0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2E73D0D" w14:textId="2EE32DB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C1DE4B3" w14:textId="5C5D846B"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D9D9D9"/>
            <w:vAlign w:val="center"/>
            <w:hideMark/>
          </w:tcPr>
          <w:p w14:paraId="51DBA415" w14:textId="0AADECE4"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7232999C" w14:textId="4D65AF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3BE9AA" w14:textId="510AEF68"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077FD921" w14:textId="2B8F592D"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4EB98D92" w14:textId="355CD8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bl>
    <w:p w14:paraId="1ECC096E" w14:textId="5BA50D6D" w:rsidR="00C95140" w:rsidRPr="0087225D" w:rsidRDefault="00C95140" w:rsidP="00FF7E45">
      <w:pPr>
        <w:pStyle w:val="BodyText1"/>
        <w:spacing w:after="0"/>
        <w:ind w:left="86" w:hanging="86"/>
        <w:rPr>
          <w:sz w:val="16"/>
        </w:rPr>
      </w:pPr>
      <w:commentRangeStart w:id="837"/>
      <w:r w:rsidRPr="0087225D">
        <w:rPr>
          <w:sz w:val="16"/>
        </w:rPr>
        <w:t>^ Results not statistically reliable, n&lt;30  </w:t>
      </w:r>
      <w:commentRangeEnd w:id="837"/>
      <w:r>
        <w:rPr>
          <w:rStyle w:val="CommentReference"/>
          <w:rFonts w:eastAsia="Arial" w:cs="Arial"/>
          <w:color w:val="000000"/>
        </w:rPr>
        <w:commentReference w:id="837"/>
      </w:r>
    </w:p>
    <w:p w14:paraId="14927BA2" w14:textId="241639D7" w:rsidR="00C95140" w:rsidRDefault="00C95140" w:rsidP="00FF7E45">
      <w:pPr>
        <w:pStyle w:val="BodyText1"/>
        <w:spacing w:after="0"/>
        <w:ind w:left="86" w:hanging="86"/>
        <w:rPr>
          <w:sz w:val="16"/>
        </w:rPr>
      </w:pPr>
      <w:commentRangeStart w:id="83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8"/>
      <w:r>
        <w:rPr>
          <w:rStyle w:val="CommentReference"/>
          <w:rFonts w:eastAsia="Arial" w:cs="Arial"/>
          <w:color w:val="000000"/>
        </w:rPr>
        <w:commentReference w:id="838"/>
      </w:r>
    </w:p>
    <w:p w14:paraId="529DB1F1" w14:textId="00C7CE60" w:rsidR="00C95140" w:rsidRDefault="00C95140" w:rsidP="00FF7E45">
      <w:pPr>
        <w:pStyle w:val="BodyText1"/>
        <w:spacing w:after="0"/>
        <w:ind w:left="86" w:hanging="86"/>
        <w:rPr>
          <w:sz w:val="16"/>
        </w:rPr>
      </w:pPr>
      <w:r w:rsidRPr="00E33812">
        <w:rPr>
          <w:sz w:val="16"/>
          <w:vertAlign w:val="superscript"/>
        </w:rPr>
        <w:t xml:space="preserve">a </w:t>
      </w:r>
      <w:r w:rsidRPr="00BB33D6">
        <w:rPr>
          <w:sz w:val="16"/>
        </w:rPr>
        <w:t>Farmers were allowed to give more than one response, so the percentages may not add up to 100</w:t>
      </w:r>
      <w:r w:rsidR="00707F6C">
        <w:rPr>
          <w:sz w:val="16"/>
        </w:rPr>
        <w:t xml:space="preserve"> percent</w:t>
      </w:r>
      <w:r w:rsidRPr="00BB33D6">
        <w:rPr>
          <w:sz w:val="16"/>
        </w:rPr>
        <w:t>.</w:t>
      </w:r>
    </w:p>
    <w:p w14:paraId="06C05E52" w14:textId="1BB98E41" w:rsidR="00C95140" w:rsidRDefault="00C95140" w:rsidP="00FF7E45">
      <w:pPr>
        <w:pStyle w:val="BodyText1"/>
        <w:spacing w:after="0"/>
        <w:ind w:left="86" w:hanging="86"/>
        <w:rPr>
          <w:sz w:val="16"/>
        </w:rPr>
      </w:pPr>
      <w:r w:rsidRPr="007E309E">
        <w:rPr>
          <w:sz w:val="16"/>
          <w:vertAlign w:val="superscript"/>
        </w:rPr>
        <w:t xml:space="preserve">b </w:t>
      </w:r>
      <w:r w:rsidRPr="00B019C1">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Pr>
          <w:sz w:val="16"/>
        </w:rPr>
        <w:t>.</w:t>
      </w:r>
    </w:p>
    <w:p w14:paraId="1CEF1541" w14:textId="45970A2D"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1B0F319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0ED17B6" w14:textId="77777777" w:rsidR="00C95140" w:rsidRDefault="00C95140" w:rsidP="00422772">
      <w:pPr>
        <w:pStyle w:val="Heading4"/>
      </w:pPr>
      <w:r>
        <w:t>Harvesting practices</w:t>
      </w:r>
    </w:p>
    <w:p w14:paraId="12B37604" w14:textId="0B31C4A9" w:rsidR="00C95140" w:rsidRDefault="00C95140" w:rsidP="00942D37">
      <w:pPr>
        <w:pStyle w:val="BodyText1"/>
      </w:pPr>
      <w:r>
        <w:t xml:space="preserve">Fish can be harvested all at once or in multiple partial harvests, and they can be harvested without draining the pond, </w:t>
      </w:r>
      <w:r w:rsidR="00E106FB">
        <w:t xml:space="preserve">by </w:t>
      </w:r>
      <w:r>
        <w:t xml:space="preserve">partially draining the pond, or </w:t>
      </w:r>
      <w:r w:rsidR="00E106FB">
        <w:t xml:space="preserve">by </w:t>
      </w:r>
      <w:r>
        <w:t xml:space="preserve">completely draining the pond. If draining the pond completely, a catch basin can be used inside the pond </w:t>
      </w:r>
      <w:r w:rsidR="00625D0E">
        <w:t xml:space="preserve">to </w:t>
      </w:r>
      <w:r>
        <w:t>catch the fish</w:t>
      </w:r>
      <w:r w:rsidR="00625D0E">
        <w:t>;</w:t>
      </w:r>
      <w:r>
        <w:t xml:space="preserve"> outside the pond at the end of an outlet structure, woven baskets, netting, a harvest box, or a permanent harvesting basin can be used.</w:t>
      </w:r>
      <w:r>
        <w:rPr>
          <w:rStyle w:val="FootnoteReference"/>
        </w:rPr>
        <w:footnoteReference w:id="78"/>
      </w:r>
      <w:r>
        <w:t xml:space="preserve"> S</w:t>
      </w:r>
      <w:r w:rsidRPr="00D25C27">
        <w:t>eine net</w:t>
      </w:r>
      <w:r>
        <w:t>s, cast nets, or pull-up cages can be used to harvest fish if the pond is not drained or is partially drained.</w:t>
      </w:r>
      <w:r>
        <w:rPr>
          <w:rStyle w:val="FootnoteReference"/>
        </w:rPr>
        <w:footnoteReference w:id="79"/>
      </w:r>
      <w:r>
        <w:t xml:space="preserve"> </w:t>
      </w:r>
    </w:p>
    <w:p w14:paraId="1E2AAB75" w14:textId="77777777" w:rsidR="00C95140" w:rsidRDefault="00C95140" w:rsidP="00942D37">
      <w:pPr>
        <w:pStyle w:val="BodyText1"/>
      </w:pPr>
      <w:r>
        <w:rPr>
          <w:b/>
        </w:rPr>
        <w:t>Table 7.2.11</w:t>
      </w:r>
      <w:r w:rsidRPr="00933F3A">
        <w:t xml:space="preserve"> presents information about </w:t>
      </w:r>
      <w:r>
        <w:t xml:space="preserve">the timing and method of harvesting fish among </w:t>
      </w:r>
      <w:r w:rsidRPr="00933F3A">
        <w:t>fishpond farmers in the</w:t>
      </w:r>
      <w:r>
        <w:t xml:space="preserve"> ZOI</w:t>
      </w:r>
      <w:r w:rsidRPr="00933F3A">
        <w:t>. [</w:t>
      </w:r>
      <w:r w:rsidRPr="00933F3A">
        <w:rPr>
          <w:highlight w:val="yellow"/>
        </w:rPr>
        <w:t>Discuss findings. Were any differences found between disaggregate categories?</w:t>
      </w:r>
      <w:r>
        <w:t xml:space="preserve"> </w:t>
      </w:r>
      <w:r w:rsidRPr="0027008F">
        <w:rPr>
          <w:highlight w:val="yellow"/>
        </w:rPr>
        <w:t>Also discuss the average number of cages and the average volume of cages among fishpond farmers who use pull-up cages to harvest their fish. If it makes sense to disaggregate the cage information by farmers’ age and sex, the information can be added to the table.</w:t>
      </w:r>
      <w:r w:rsidRPr="00933F3A">
        <w:t>]</w:t>
      </w:r>
    </w:p>
    <w:p w14:paraId="36FCBD5D" w14:textId="77777777" w:rsidR="00C95140" w:rsidRDefault="00C95140" w:rsidP="00942D37">
      <w:pPr>
        <w:pStyle w:val="Tabletitle"/>
      </w:pPr>
      <w:bookmarkStart w:id="839" w:name="_Toc63673119"/>
      <w:r w:rsidRPr="0023038F">
        <w:t xml:space="preserve">Table </w:t>
      </w:r>
      <w:r>
        <w:t>7</w:t>
      </w:r>
      <w:r w:rsidRPr="0023038F">
        <w:t>.2.</w:t>
      </w:r>
      <w:r>
        <w:t>11:</w:t>
      </w:r>
      <w:r w:rsidRPr="0023038F">
        <w:t xml:space="preserve"> </w:t>
      </w:r>
      <w:r>
        <w:t>Timing and Methods U</w:t>
      </w:r>
      <w:r w:rsidRPr="0023038F">
        <w:t xml:space="preserve">sed </w:t>
      </w:r>
      <w:r>
        <w:t>to Harvest Fish among</w:t>
      </w:r>
      <w:r w:rsidRPr="0023038F">
        <w:t xml:space="preserve">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39"/>
    </w:p>
    <w:tbl>
      <w:tblPr>
        <w:tblW w:w="5000" w:type="pct"/>
        <w:tblLayout w:type="fixed"/>
        <w:tblLook w:val="04A0" w:firstRow="1" w:lastRow="0" w:firstColumn="1" w:lastColumn="0" w:noHBand="0" w:noVBand="1"/>
      </w:tblPr>
      <w:tblGrid>
        <w:gridCol w:w="3316"/>
        <w:gridCol w:w="829"/>
        <w:gridCol w:w="1011"/>
        <w:gridCol w:w="829"/>
        <w:gridCol w:w="636"/>
        <w:gridCol w:w="247"/>
        <w:gridCol w:w="1061"/>
        <w:gridCol w:w="908"/>
        <w:gridCol w:w="739"/>
      </w:tblGrid>
      <w:tr w:rsidR="00C95140" w:rsidRPr="00942D37" w14:paraId="6F3255EB" w14:textId="77777777" w:rsidTr="00942D37">
        <w:tc>
          <w:tcPr>
            <w:tcW w:w="1731" w:type="pct"/>
            <w:vMerge w:val="restart"/>
            <w:tcBorders>
              <w:top w:val="single" w:sz="4" w:space="0" w:color="auto"/>
              <w:left w:val="nil"/>
              <w:bottom w:val="single" w:sz="4" w:space="0" w:color="000000"/>
              <w:right w:val="nil"/>
            </w:tcBorders>
            <w:shd w:val="clear" w:color="000000" w:fill="387990"/>
            <w:vAlign w:val="bottom"/>
            <w:hideMark/>
          </w:tcPr>
          <w:p w14:paraId="18F97600"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Harvesting characteristic</w:t>
            </w:r>
          </w:p>
        </w:tc>
        <w:tc>
          <w:tcPr>
            <w:tcW w:w="433" w:type="pct"/>
            <w:vMerge w:val="restart"/>
            <w:tcBorders>
              <w:top w:val="single" w:sz="4" w:space="0" w:color="auto"/>
              <w:left w:val="nil"/>
              <w:bottom w:val="nil"/>
              <w:right w:val="nil"/>
            </w:tcBorders>
            <w:shd w:val="clear" w:color="000000" w:fill="387990"/>
            <w:vAlign w:val="bottom"/>
            <w:hideMark/>
          </w:tcPr>
          <w:p w14:paraId="35308FFA"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bottom"/>
            <w:hideMark/>
          </w:tcPr>
          <w:p w14:paraId="23104995"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29" w:type="pct"/>
            <w:tcBorders>
              <w:top w:val="single" w:sz="4" w:space="0" w:color="auto"/>
              <w:left w:val="nil"/>
              <w:bottom w:val="nil"/>
              <w:right w:val="nil"/>
            </w:tcBorders>
            <w:shd w:val="clear" w:color="000000" w:fill="387990"/>
            <w:vAlign w:val="bottom"/>
            <w:hideMark/>
          </w:tcPr>
          <w:p w14:paraId="42E391DA" w14:textId="456521BB" w:rsidR="00C95140" w:rsidRPr="00942D37" w:rsidRDefault="00C95140" w:rsidP="00942D37">
            <w:pPr>
              <w:widowControl/>
              <w:spacing w:line="259" w:lineRule="auto"/>
              <w:jc w:val="center"/>
              <w:rPr>
                <w:rFonts w:eastAsia="Times New Roman" w:cs="Times New Roman"/>
                <w:b/>
                <w:bCs/>
                <w:sz w:val="20"/>
                <w:szCs w:val="20"/>
              </w:rPr>
            </w:pPr>
          </w:p>
        </w:tc>
        <w:tc>
          <w:tcPr>
            <w:tcW w:w="1414" w:type="pct"/>
            <w:gridSpan w:val="3"/>
            <w:tcBorders>
              <w:top w:val="single" w:sz="4" w:space="0" w:color="auto"/>
              <w:left w:val="nil"/>
              <w:bottom w:val="single" w:sz="4" w:space="0" w:color="FFFFFF"/>
              <w:right w:val="nil"/>
            </w:tcBorders>
            <w:shd w:val="clear" w:color="000000" w:fill="387990"/>
            <w:vAlign w:val="bottom"/>
            <w:hideMark/>
          </w:tcPr>
          <w:p w14:paraId="2F5F1EEE" w14:textId="7EA4D5D0"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23CD1E8C" w14:textId="77777777" w:rsidTr="00C53C55">
        <w:tc>
          <w:tcPr>
            <w:tcW w:w="1731" w:type="pct"/>
            <w:vMerge/>
            <w:tcBorders>
              <w:top w:val="single" w:sz="4" w:space="0" w:color="auto"/>
              <w:left w:val="nil"/>
              <w:bottom w:val="single" w:sz="4" w:space="0" w:color="000000"/>
              <w:right w:val="nil"/>
            </w:tcBorders>
            <w:vAlign w:val="bottom"/>
            <w:hideMark/>
          </w:tcPr>
          <w:p w14:paraId="791700D1"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bottom"/>
            <w:hideMark/>
          </w:tcPr>
          <w:p w14:paraId="02875A39"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1D9CFFC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bottom"/>
            <w:hideMark/>
          </w:tcPr>
          <w:p w14:paraId="2B0CF1D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2" w:type="pct"/>
            <w:vMerge w:val="restart"/>
            <w:tcBorders>
              <w:top w:val="nil"/>
              <w:left w:val="nil"/>
              <w:right w:val="nil"/>
            </w:tcBorders>
            <w:shd w:val="clear" w:color="000000" w:fill="387990"/>
            <w:vAlign w:val="bottom"/>
            <w:hideMark/>
          </w:tcPr>
          <w:p w14:paraId="2AA6F50A" w14:textId="328C3815" w:rsidR="00C53C55" w:rsidRPr="00942D37" w:rsidRDefault="00C53C55" w:rsidP="00942D37">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129" w:type="pct"/>
            <w:tcBorders>
              <w:top w:val="nil"/>
              <w:left w:val="nil"/>
              <w:bottom w:val="nil"/>
              <w:right w:val="nil"/>
            </w:tcBorders>
            <w:shd w:val="clear" w:color="000000" w:fill="387990"/>
            <w:vAlign w:val="bottom"/>
            <w:hideMark/>
          </w:tcPr>
          <w:p w14:paraId="621346FD" w14:textId="4F76E2E0"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nil"/>
              <w:right w:val="nil"/>
            </w:tcBorders>
            <w:shd w:val="clear" w:color="000000" w:fill="387990"/>
            <w:vAlign w:val="bottom"/>
            <w:hideMark/>
          </w:tcPr>
          <w:p w14:paraId="18974742" w14:textId="14AB8E31"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7E955F4D" w14:textId="147AAA9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86" w:type="pct"/>
            <w:vMerge w:val="restart"/>
            <w:tcBorders>
              <w:top w:val="nil"/>
              <w:left w:val="nil"/>
              <w:right w:val="nil"/>
            </w:tcBorders>
            <w:shd w:val="clear" w:color="000000" w:fill="387990"/>
            <w:vAlign w:val="bottom"/>
            <w:hideMark/>
          </w:tcPr>
          <w:p w14:paraId="4376133F" w14:textId="2BABDAE7" w:rsidR="00C53C55" w:rsidRPr="00942D37" w:rsidRDefault="00C53C55" w:rsidP="00942D37">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C53C55" w:rsidRPr="00942D37" w14:paraId="1B173C8E" w14:textId="77777777" w:rsidTr="00661A30">
        <w:tc>
          <w:tcPr>
            <w:tcW w:w="1731" w:type="pct"/>
            <w:vMerge/>
            <w:tcBorders>
              <w:top w:val="single" w:sz="4" w:space="0" w:color="auto"/>
              <w:left w:val="nil"/>
              <w:bottom w:val="single" w:sz="4" w:space="0" w:color="000000"/>
              <w:right w:val="nil"/>
            </w:tcBorders>
            <w:vAlign w:val="bottom"/>
            <w:hideMark/>
          </w:tcPr>
          <w:p w14:paraId="0F199F5A"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bottom"/>
            <w:hideMark/>
          </w:tcPr>
          <w:p w14:paraId="650305E7"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40065053"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bottom"/>
            <w:hideMark/>
          </w:tcPr>
          <w:p w14:paraId="4D445F16"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bottom"/>
            <w:hideMark/>
          </w:tcPr>
          <w:p w14:paraId="5300AE26" w14:textId="301BB8C5" w:rsidR="00C53C55" w:rsidRPr="00942D37" w:rsidRDefault="00C53C55" w:rsidP="00942D37">
            <w:pPr>
              <w:widowControl/>
              <w:spacing w:line="259" w:lineRule="auto"/>
              <w:jc w:val="center"/>
              <w:rPr>
                <w:rFonts w:eastAsia="Times New Roman" w:cs="Times New Roman"/>
                <w:b/>
                <w:bCs/>
                <w:color w:val="FFFFFF"/>
                <w:sz w:val="20"/>
                <w:szCs w:val="20"/>
              </w:rPr>
            </w:pPr>
          </w:p>
        </w:tc>
        <w:tc>
          <w:tcPr>
            <w:tcW w:w="129" w:type="pct"/>
            <w:tcBorders>
              <w:top w:val="nil"/>
              <w:left w:val="nil"/>
              <w:bottom w:val="single" w:sz="4" w:space="0" w:color="auto"/>
              <w:right w:val="nil"/>
            </w:tcBorders>
            <w:shd w:val="clear" w:color="000000" w:fill="387990"/>
            <w:vAlign w:val="bottom"/>
            <w:hideMark/>
          </w:tcPr>
          <w:p w14:paraId="5C25DBDE" w14:textId="28558603"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single" w:sz="4" w:space="0" w:color="auto"/>
              <w:right w:val="nil"/>
            </w:tcBorders>
            <w:shd w:val="clear" w:color="000000" w:fill="387990"/>
            <w:vAlign w:val="bottom"/>
            <w:hideMark/>
          </w:tcPr>
          <w:p w14:paraId="3370BB5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bottom"/>
            <w:hideMark/>
          </w:tcPr>
          <w:p w14:paraId="06D02E29"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86" w:type="pct"/>
            <w:vMerge/>
            <w:tcBorders>
              <w:left w:val="nil"/>
              <w:bottom w:val="single" w:sz="4" w:space="0" w:color="auto"/>
              <w:right w:val="nil"/>
            </w:tcBorders>
            <w:shd w:val="clear" w:color="000000" w:fill="387990"/>
            <w:vAlign w:val="bottom"/>
            <w:hideMark/>
          </w:tcPr>
          <w:p w14:paraId="7B8792CA" w14:textId="4419C51E"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35F3974A" w14:textId="77777777" w:rsidTr="00942D37">
        <w:tc>
          <w:tcPr>
            <w:tcW w:w="5000" w:type="pct"/>
            <w:gridSpan w:val="9"/>
            <w:tcBorders>
              <w:top w:val="nil"/>
              <w:left w:val="nil"/>
              <w:bottom w:val="nil"/>
              <w:right w:val="nil"/>
            </w:tcBorders>
            <w:shd w:val="clear" w:color="000000" w:fill="DEEAF6"/>
            <w:vAlign w:val="center"/>
            <w:hideMark/>
          </w:tcPr>
          <w:p w14:paraId="657AE016"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Timing of fish harvesting</w:t>
            </w:r>
          </w:p>
        </w:tc>
      </w:tr>
      <w:tr w:rsidR="00C95140" w:rsidRPr="00942D37" w14:paraId="0CC260A2"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5CFFCFEB"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All at once</w:t>
            </w:r>
          </w:p>
        </w:tc>
        <w:tc>
          <w:tcPr>
            <w:tcW w:w="433" w:type="pct"/>
            <w:tcBorders>
              <w:top w:val="single" w:sz="4" w:space="0" w:color="auto"/>
              <w:left w:val="nil"/>
              <w:bottom w:val="single" w:sz="4" w:space="0" w:color="auto"/>
              <w:right w:val="nil"/>
            </w:tcBorders>
            <w:shd w:val="clear" w:color="auto" w:fill="auto"/>
            <w:vAlign w:val="center"/>
            <w:hideMark/>
          </w:tcPr>
          <w:p w14:paraId="5CD842A3" w14:textId="22F841E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F814001" w14:textId="29055FB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814991" w14:textId="4E34A6D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6F02C66" w14:textId="54F0B5D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6E40E0A" w14:textId="317D7E2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45FB45F6" w14:textId="365D981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3B7CE46" w14:textId="3F9FFF0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D714073" w14:textId="780849A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9E97E8B" w14:textId="77777777" w:rsidTr="00C53C55">
        <w:tc>
          <w:tcPr>
            <w:tcW w:w="1731" w:type="pct"/>
            <w:tcBorders>
              <w:top w:val="nil"/>
              <w:left w:val="nil"/>
              <w:bottom w:val="nil"/>
              <w:right w:val="nil"/>
            </w:tcBorders>
            <w:shd w:val="clear" w:color="auto" w:fill="auto"/>
            <w:vAlign w:val="center"/>
            <w:hideMark/>
          </w:tcPr>
          <w:p w14:paraId="1801ED1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Multiple partial harvests</w:t>
            </w:r>
          </w:p>
        </w:tc>
        <w:tc>
          <w:tcPr>
            <w:tcW w:w="433" w:type="pct"/>
            <w:tcBorders>
              <w:top w:val="nil"/>
              <w:left w:val="nil"/>
              <w:bottom w:val="nil"/>
              <w:right w:val="nil"/>
            </w:tcBorders>
            <w:shd w:val="clear" w:color="auto" w:fill="auto"/>
            <w:vAlign w:val="center"/>
            <w:hideMark/>
          </w:tcPr>
          <w:p w14:paraId="1CF039D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46E8657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C8A71E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4641AB86" w14:textId="70FE3A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05E1B6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54D411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4FC5E11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5585CB5" w14:textId="6414284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20C1F3A" w14:textId="77777777" w:rsidTr="00C53C55">
        <w:tc>
          <w:tcPr>
            <w:tcW w:w="1731" w:type="pct"/>
            <w:tcBorders>
              <w:top w:val="single" w:sz="4" w:space="0" w:color="auto"/>
              <w:left w:val="nil"/>
              <w:bottom w:val="single" w:sz="4" w:space="0" w:color="auto"/>
              <w:right w:val="nil"/>
            </w:tcBorders>
            <w:shd w:val="clear" w:color="000000" w:fill="DEEAF6"/>
            <w:noWrap/>
            <w:vAlign w:val="center"/>
            <w:hideMark/>
          </w:tcPr>
          <w:p w14:paraId="6DA87ED3"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Method of fish harvesting</w:t>
            </w:r>
          </w:p>
        </w:tc>
        <w:tc>
          <w:tcPr>
            <w:tcW w:w="433" w:type="pct"/>
            <w:tcBorders>
              <w:top w:val="single" w:sz="4" w:space="0" w:color="auto"/>
              <w:left w:val="nil"/>
              <w:bottom w:val="single" w:sz="4" w:space="0" w:color="auto"/>
              <w:right w:val="nil"/>
            </w:tcBorders>
            <w:shd w:val="clear" w:color="000000" w:fill="DEEAF6"/>
            <w:vAlign w:val="center"/>
            <w:hideMark/>
          </w:tcPr>
          <w:p w14:paraId="741646CE" w14:textId="745962E3"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000000" w:fill="DEEAF6"/>
            <w:vAlign w:val="center"/>
            <w:hideMark/>
          </w:tcPr>
          <w:p w14:paraId="15A74B3E" w14:textId="243382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000000" w:fill="DEEAF6"/>
            <w:vAlign w:val="center"/>
            <w:hideMark/>
          </w:tcPr>
          <w:p w14:paraId="4DFE4D7C" w14:textId="671F28B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EEAF6"/>
            <w:vAlign w:val="center"/>
            <w:hideMark/>
          </w:tcPr>
          <w:p w14:paraId="2FEF5E39" w14:textId="31692F1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000000" w:fill="DEEAF6"/>
            <w:vAlign w:val="center"/>
            <w:hideMark/>
          </w:tcPr>
          <w:p w14:paraId="0CFE71D3" w14:textId="2B40A44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18615936" w14:textId="69EB1B9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000000" w:fill="DEEAF6"/>
            <w:vAlign w:val="center"/>
            <w:hideMark/>
          </w:tcPr>
          <w:p w14:paraId="69A830E0" w14:textId="7B8E94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EEAF6"/>
            <w:vAlign w:val="center"/>
            <w:hideMark/>
          </w:tcPr>
          <w:p w14:paraId="7467ED6B" w14:textId="27DD028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2A79E3E0" w14:textId="77777777" w:rsidTr="00C53C55">
        <w:tc>
          <w:tcPr>
            <w:tcW w:w="1731" w:type="pct"/>
            <w:tcBorders>
              <w:top w:val="nil"/>
              <w:left w:val="nil"/>
              <w:bottom w:val="nil"/>
              <w:right w:val="nil"/>
            </w:tcBorders>
            <w:shd w:val="clear" w:color="auto" w:fill="auto"/>
            <w:vAlign w:val="center"/>
            <w:hideMark/>
          </w:tcPr>
          <w:p w14:paraId="3616C99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Cast net</w:t>
            </w:r>
          </w:p>
        </w:tc>
        <w:tc>
          <w:tcPr>
            <w:tcW w:w="433" w:type="pct"/>
            <w:tcBorders>
              <w:top w:val="nil"/>
              <w:left w:val="nil"/>
              <w:bottom w:val="nil"/>
              <w:right w:val="nil"/>
            </w:tcBorders>
            <w:shd w:val="clear" w:color="auto" w:fill="auto"/>
            <w:vAlign w:val="center"/>
            <w:hideMark/>
          </w:tcPr>
          <w:p w14:paraId="233F7CD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55A44028"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193E1D65"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7EFA5D84" w14:textId="64B6CEE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5E2892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3EB3EB0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174CCAF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813CBAF" w14:textId="542B85C6"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49F98E4"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2127C00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Seine net</w:t>
            </w:r>
          </w:p>
        </w:tc>
        <w:tc>
          <w:tcPr>
            <w:tcW w:w="433" w:type="pct"/>
            <w:tcBorders>
              <w:top w:val="single" w:sz="4" w:space="0" w:color="auto"/>
              <w:left w:val="nil"/>
              <w:bottom w:val="single" w:sz="4" w:space="0" w:color="auto"/>
              <w:right w:val="nil"/>
            </w:tcBorders>
            <w:shd w:val="clear" w:color="auto" w:fill="auto"/>
            <w:vAlign w:val="center"/>
            <w:hideMark/>
          </w:tcPr>
          <w:p w14:paraId="0CFF64A1" w14:textId="24B7D6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3CC426EA" w14:textId="3BA5D6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15C236" w14:textId="6410233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9C87E56" w14:textId="5A23743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BA39897" w14:textId="1D2EDC5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E218955" w14:textId="29C6E3F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79E6FBA" w14:textId="4E23908E"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3430F123" w14:textId="456D890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09AE3A0B" w14:textId="77777777" w:rsidTr="00C53C55">
        <w:tc>
          <w:tcPr>
            <w:tcW w:w="1731" w:type="pct"/>
            <w:tcBorders>
              <w:top w:val="nil"/>
              <w:left w:val="nil"/>
              <w:bottom w:val="nil"/>
              <w:right w:val="nil"/>
            </w:tcBorders>
            <w:shd w:val="clear" w:color="auto" w:fill="auto"/>
            <w:vAlign w:val="center"/>
            <w:hideMark/>
          </w:tcPr>
          <w:p w14:paraId="09B9401E" w14:textId="552E1DDE"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Pull</w:t>
            </w:r>
            <w:r w:rsidR="00C53C55">
              <w:rPr>
                <w:rFonts w:eastAsia="Times New Roman" w:cs="Times New Roman"/>
                <w:sz w:val="20"/>
                <w:szCs w:val="20"/>
              </w:rPr>
              <w:t>-</w:t>
            </w:r>
            <w:r w:rsidRPr="00942D37">
              <w:rPr>
                <w:rFonts w:eastAsia="Times New Roman" w:cs="Times New Roman"/>
                <w:sz w:val="20"/>
                <w:szCs w:val="20"/>
              </w:rPr>
              <w:t>up cages</w:t>
            </w:r>
          </w:p>
        </w:tc>
        <w:tc>
          <w:tcPr>
            <w:tcW w:w="433" w:type="pct"/>
            <w:tcBorders>
              <w:top w:val="nil"/>
              <w:left w:val="nil"/>
              <w:bottom w:val="nil"/>
              <w:right w:val="nil"/>
            </w:tcBorders>
            <w:shd w:val="clear" w:color="auto" w:fill="auto"/>
            <w:vAlign w:val="center"/>
            <w:hideMark/>
          </w:tcPr>
          <w:p w14:paraId="22DD77D9"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254B751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AD86C44"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3BBE5647" w14:textId="162EAB8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1000B90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6C66C0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052BFEE6"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03DE7EAC" w14:textId="177760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7B6F54FC"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7BF57C4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33" w:type="pct"/>
            <w:tcBorders>
              <w:top w:val="single" w:sz="4" w:space="0" w:color="auto"/>
              <w:left w:val="nil"/>
              <w:bottom w:val="single" w:sz="4" w:space="0" w:color="auto"/>
              <w:right w:val="nil"/>
            </w:tcBorders>
            <w:shd w:val="clear" w:color="auto" w:fill="auto"/>
            <w:vAlign w:val="center"/>
            <w:hideMark/>
          </w:tcPr>
          <w:p w14:paraId="13ACB5AA" w14:textId="59AB4A9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3C1EB89" w14:textId="1B59C4E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175CA20" w14:textId="5DE4567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ED801EB" w14:textId="1BD51C8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7FCE7B78" w14:textId="59B4E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F63A866" w14:textId="0BC6D44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D4029FF" w14:textId="65CB08A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197E66A" w14:textId="3917CC7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6D513FD6" w14:textId="77777777" w:rsidTr="00C53C55">
        <w:tc>
          <w:tcPr>
            <w:tcW w:w="1731" w:type="pct"/>
            <w:tcBorders>
              <w:top w:val="nil"/>
              <w:left w:val="nil"/>
              <w:bottom w:val="single" w:sz="4" w:space="0" w:color="auto"/>
              <w:right w:val="nil"/>
            </w:tcBorders>
            <w:shd w:val="clear" w:color="auto" w:fill="auto"/>
            <w:vAlign w:val="center"/>
            <w:hideMark/>
          </w:tcPr>
          <w:p w14:paraId="791C37A3" w14:textId="5475C1AF"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33" w:type="pct"/>
            <w:tcBorders>
              <w:top w:val="nil"/>
              <w:left w:val="nil"/>
              <w:bottom w:val="single" w:sz="4" w:space="0" w:color="auto"/>
              <w:right w:val="nil"/>
            </w:tcBorders>
            <w:shd w:val="clear" w:color="auto" w:fill="auto"/>
            <w:vAlign w:val="center"/>
            <w:hideMark/>
          </w:tcPr>
          <w:p w14:paraId="4A8F5E3A" w14:textId="610C4E0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single" w:sz="4" w:space="0" w:color="auto"/>
              <w:right w:val="nil"/>
            </w:tcBorders>
            <w:shd w:val="clear" w:color="auto" w:fill="auto"/>
            <w:vAlign w:val="center"/>
            <w:hideMark/>
          </w:tcPr>
          <w:p w14:paraId="791EB434" w14:textId="301AE12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29F426A1" w14:textId="123C50E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67AAC28" w14:textId="2EF7E56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single" w:sz="4" w:space="0" w:color="auto"/>
              <w:right w:val="nil"/>
            </w:tcBorders>
            <w:shd w:val="clear" w:color="auto" w:fill="auto"/>
            <w:vAlign w:val="center"/>
            <w:hideMark/>
          </w:tcPr>
          <w:p w14:paraId="7B2B40D0" w14:textId="7727E76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hideMark/>
          </w:tcPr>
          <w:p w14:paraId="456253F0" w14:textId="50E50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83AF913" w14:textId="7D028B2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vAlign w:val="center"/>
            <w:hideMark/>
          </w:tcPr>
          <w:p w14:paraId="39723468" w14:textId="65A0E13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bl>
    <w:p w14:paraId="610AEE93" w14:textId="7BCCB750" w:rsidR="00C95140" w:rsidRPr="0087225D" w:rsidRDefault="00C95140" w:rsidP="00FF7E45">
      <w:pPr>
        <w:pStyle w:val="BodyText1"/>
        <w:spacing w:after="0"/>
        <w:ind w:left="86" w:hanging="86"/>
        <w:rPr>
          <w:sz w:val="16"/>
        </w:rPr>
      </w:pPr>
      <w:commentRangeStart w:id="840"/>
      <w:r w:rsidRPr="0087225D">
        <w:rPr>
          <w:sz w:val="16"/>
        </w:rPr>
        <w:t>^ Results not statistically reliable, n&lt;30  </w:t>
      </w:r>
      <w:commentRangeEnd w:id="840"/>
      <w:r>
        <w:rPr>
          <w:rStyle w:val="CommentReference"/>
          <w:rFonts w:eastAsia="Arial" w:cs="Arial"/>
          <w:color w:val="000000"/>
        </w:rPr>
        <w:commentReference w:id="840"/>
      </w:r>
    </w:p>
    <w:p w14:paraId="7B6F64BA" w14:textId="7CAF866E" w:rsidR="00C95140" w:rsidRDefault="00C95140" w:rsidP="00FF7E45">
      <w:pPr>
        <w:pStyle w:val="BodyText1"/>
        <w:spacing w:after="0"/>
        <w:ind w:left="86" w:hanging="86"/>
        <w:rPr>
          <w:sz w:val="16"/>
        </w:rPr>
      </w:pPr>
      <w:commentRangeStart w:id="84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1"/>
      <w:r>
        <w:rPr>
          <w:rStyle w:val="CommentReference"/>
          <w:rFonts w:eastAsia="Arial" w:cs="Arial"/>
          <w:color w:val="000000"/>
        </w:rPr>
        <w:commentReference w:id="841"/>
      </w:r>
    </w:p>
    <w:p w14:paraId="7B781FEA" w14:textId="2C228E4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A6D4706" w14:textId="5B2C0FB0"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5D4A842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B9C64" w14:textId="77777777" w:rsidR="00C95140" w:rsidRDefault="00C95140" w:rsidP="00422772">
      <w:pPr>
        <w:pStyle w:val="Heading4"/>
      </w:pPr>
      <w:r>
        <w:t>Post-harvest processing</w:t>
      </w:r>
    </w:p>
    <w:p w14:paraId="4E6B56DC" w14:textId="77777777" w:rsidR="00C95140" w:rsidRDefault="00C95140" w:rsidP="00942D37">
      <w:pPr>
        <w:pStyle w:val="BodyText"/>
      </w:pPr>
      <w:r>
        <w:t xml:space="preserve">After fish are harvested, they must be prepared for home consumption or sale. There are a number of methods that can be used to prepare fish, including drying, gutting, leaving whole, pickling, salting, and smoking. </w:t>
      </w:r>
      <w:r>
        <w:rPr>
          <w:b/>
        </w:rPr>
        <w:t>Table 7.2.12</w:t>
      </w:r>
      <w:r w:rsidRPr="00933F3A">
        <w:t xml:space="preserve"> presents information about </w:t>
      </w:r>
      <w:r>
        <w:t>the usual methods that fishpond farmers in the ZOI used to prepare their fish for home consumption and for sale or trade</w:t>
      </w:r>
      <w:r w:rsidRPr="00933F3A">
        <w:t>. [</w:t>
      </w:r>
      <w:r w:rsidRPr="00933F3A">
        <w:rPr>
          <w:highlight w:val="yellow"/>
        </w:rPr>
        <w:t>Discuss findings. Were any differences found between disaggregate categories</w:t>
      </w:r>
      <w:r>
        <w:rPr>
          <w:highlight w:val="yellow"/>
        </w:rPr>
        <w:t>?</w:t>
      </w:r>
      <w:r w:rsidRPr="00933F3A">
        <w:t>]</w:t>
      </w:r>
    </w:p>
    <w:p w14:paraId="41716AD5" w14:textId="77777777" w:rsidR="00C95140" w:rsidRDefault="00C95140" w:rsidP="00942D37">
      <w:pPr>
        <w:pStyle w:val="Tabletitle"/>
      </w:pPr>
      <w:bookmarkStart w:id="842" w:name="_Toc63673120"/>
      <w:r w:rsidRPr="0023038F">
        <w:t xml:space="preserve">Table </w:t>
      </w:r>
      <w:r>
        <w:t>7</w:t>
      </w:r>
      <w:r w:rsidRPr="0023038F">
        <w:t>.2.</w:t>
      </w:r>
      <w:r>
        <w:t>12:</w:t>
      </w:r>
      <w:r w:rsidRPr="0023038F">
        <w:t xml:space="preserve"> </w:t>
      </w:r>
      <w:r>
        <w:t>Usual Fish Preparation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42"/>
    </w:p>
    <w:tbl>
      <w:tblPr>
        <w:tblW w:w="5000" w:type="pct"/>
        <w:tblLook w:val="04A0" w:firstRow="1" w:lastRow="0" w:firstColumn="1" w:lastColumn="0" w:noHBand="0" w:noVBand="1"/>
      </w:tblPr>
      <w:tblGrid>
        <w:gridCol w:w="2685"/>
        <w:gridCol w:w="961"/>
        <w:gridCol w:w="981"/>
        <w:gridCol w:w="961"/>
        <w:gridCol w:w="634"/>
        <w:gridCol w:w="550"/>
        <w:gridCol w:w="1111"/>
        <w:gridCol w:w="1061"/>
        <w:gridCol w:w="632"/>
      </w:tblGrid>
      <w:tr w:rsidR="00C95140" w:rsidRPr="00942D37" w14:paraId="69B01252" w14:textId="77777777" w:rsidTr="00C53C55">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371C493E"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Preparation method</w:t>
            </w:r>
          </w:p>
        </w:tc>
        <w:tc>
          <w:tcPr>
            <w:tcW w:w="502" w:type="pct"/>
            <w:vMerge w:val="restart"/>
            <w:tcBorders>
              <w:top w:val="single" w:sz="4" w:space="0" w:color="auto"/>
              <w:left w:val="nil"/>
              <w:bottom w:val="nil"/>
              <w:right w:val="nil"/>
            </w:tcBorders>
            <w:shd w:val="clear" w:color="000000" w:fill="387990"/>
            <w:vAlign w:val="bottom"/>
            <w:hideMark/>
          </w:tcPr>
          <w:p w14:paraId="53329D86"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45" w:type="pct"/>
            <w:gridSpan w:val="3"/>
            <w:tcBorders>
              <w:top w:val="single" w:sz="4" w:space="0" w:color="auto"/>
              <w:left w:val="nil"/>
              <w:bottom w:val="single" w:sz="4" w:space="0" w:color="FFFFFF"/>
              <w:right w:val="nil"/>
            </w:tcBorders>
            <w:shd w:val="clear" w:color="000000" w:fill="387990"/>
            <w:vAlign w:val="center"/>
            <w:hideMark/>
          </w:tcPr>
          <w:p w14:paraId="57D1FAE4"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287" w:type="pct"/>
            <w:tcBorders>
              <w:top w:val="single" w:sz="4" w:space="0" w:color="auto"/>
              <w:left w:val="nil"/>
              <w:bottom w:val="nil"/>
              <w:right w:val="nil"/>
            </w:tcBorders>
            <w:shd w:val="clear" w:color="000000" w:fill="387990"/>
            <w:vAlign w:val="center"/>
            <w:hideMark/>
          </w:tcPr>
          <w:p w14:paraId="2D92D52C" w14:textId="77777777" w:rsidR="00C95140" w:rsidRPr="00942D37" w:rsidRDefault="00C95140"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7508B260" w14:textId="181DD023"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4ED54CC2" w14:textId="77777777" w:rsidTr="00BE7C43">
        <w:trPr>
          <w:tblHeader/>
        </w:trPr>
        <w:tc>
          <w:tcPr>
            <w:tcW w:w="1402" w:type="pct"/>
            <w:vMerge/>
            <w:tcBorders>
              <w:top w:val="single" w:sz="4" w:space="0" w:color="auto"/>
              <w:left w:val="nil"/>
              <w:bottom w:val="single" w:sz="4" w:space="0" w:color="000000"/>
              <w:right w:val="nil"/>
            </w:tcBorders>
            <w:vAlign w:val="center"/>
            <w:hideMark/>
          </w:tcPr>
          <w:p w14:paraId="22BBC0F6"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vMerge/>
            <w:tcBorders>
              <w:top w:val="single" w:sz="4" w:space="0" w:color="auto"/>
              <w:left w:val="nil"/>
              <w:bottom w:val="nil"/>
              <w:right w:val="nil"/>
            </w:tcBorders>
            <w:vAlign w:val="center"/>
            <w:hideMark/>
          </w:tcPr>
          <w:p w14:paraId="17E669CC"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7D75751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02" w:type="pct"/>
            <w:tcBorders>
              <w:top w:val="nil"/>
              <w:left w:val="nil"/>
              <w:bottom w:val="nil"/>
              <w:right w:val="nil"/>
            </w:tcBorders>
            <w:shd w:val="clear" w:color="000000" w:fill="387990"/>
            <w:vAlign w:val="center"/>
            <w:hideMark/>
          </w:tcPr>
          <w:p w14:paraId="1E193C1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4E0FD6AB" w14:textId="48974869" w:rsidR="00C53C55" w:rsidRPr="00942D37" w:rsidRDefault="00C53C55" w:rsidP="00C53C55">
            <w:pPr>
              <w:widowControl/>
              <w:spacing w:line="259" w:lineRule="auto"/>
              <w:jc w:val="center"/>
              <w:rPr>
                <w:rFonts w:eastAsia="Times New Roman" w:cs="Times New Roman"/>
                <w:b/>
                <w:bCs/>
                <w:color w:val="FFFFFF"/>
                <w:sz w:val="20"/>
                <w:szCs w:val="20"/>
              </w:rPr>
            </w:pPr>
          </w:p>
          <w:p w14:paraId="4921E37D" w14:textId="50AB35A3" w:rsidR="00C53C55" w:rsidRPr="00942D37" w:rsidRDefault="00C53C55">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287" w:type="pct"/>
            <w:tcBorders>
              <w:top w:val="nil"/>
              <w:left w:val="nil"/>
              <w:bottom w:val="nil"/>
              <w:right w:val="nil"/>
            </w:tcBorders>
            <w:shd w:val="clear" w:color="000000" w:fill="387990"/>
            <w:vAlign w:val="center"/>
            <w:hideMark/>
          </w:tcPr>
          <w:p w14:paraId="34211CA9"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nil"/>
              <w:right w:val="nil"/>
            </w:tcBorders>
            <w:shd w:val="clear" w:color="000000" w:fill="387990"/>
            <w:vAlign w:val="center"/>
            <w:hideMark/>
          </w:tcPr>
          <w:p w14:paraId="75554899" w14:textId="4AC68B55"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554" w:type="pct"/>
            <w:tcBorders>
              <w:top w:val="nil"/>
              <w:left w:val="nil"/>
              <w:bottom w:val="nil"/>
              <w:right w:val="nil"/>
            </w:tcBorders>
            <w:shd w:val="clear" w:color="000000" w:fill="387990"/>
            <w:vAlign w:val="center"/>
            <w:hideMark/>
          </w:tcPr>
          <w:p w14:paraId="63CF012D" w14:textId="3DDC13B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966F50F" w14:textId="480F7AA5" w:rsidR="00C53C55" w:rsidRPr="00942D37" w:rsidRDefault="00C53C55" w:rsidP="00C53C55">
            <w:pPr>
              <w:widowControl/>
              <w:spacing w:line="259" w:lineRule="auto"/>
              <w:jc w:val="center"/>
              <w:rPr>
                <w:rFonts w:eastAsia="Times New Roman" w:cs="Times New Roman"/>
                <w:b/>
                <w:bCs/>
                <w:color w:val="FFFFFF"/>
                <w:sz w:val="20"/>
                <w:szCs w:val="20"/>
              </w:rPr>
            </w:pPr>
          </w:p>
          <w:p w14:paraId="176D1542" w14:textId="4DD3F99E" w:rsidR="00C53C55" w:rsidRPr="00942D37" w:rsidRDefault="00C53C55">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C53C55" w:rsidRPr="00942D37" w14:paraId="0D899E74" w14:textId="77777777" w:rsidTr="00C53C55">
        <w:trPr>
          <w:tblHeader/>
        </w:trPr>
        <w:tc>
          <w:tcPr>
            <w:tcW w:w="1402" w:type="pct"/>
            <w:vMerge/>
            <w:tcBorders>
              <w:top w:val="single" w:sz="4" w:space="0" w:color="auto"/>
              <w:left w:val="nil"/>
              <w:bottom w:val="single" w:sz="4" w:space="0" w:color="000000"/>
              <w:right w:val="nil"/>
            </w:tcBorders>
            <w:vAlign w:val="center"/>
            <w:hideMark/>
          </w:tcPr>
          <w:p w14:paraId="67EE88C3"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tcBorders>
              <w:top w:val="nil"/>
              <w:left w:val="nil"/>
              <w:bottom w:val="single" w:sz="4" w:space="0" w:color="auto"/>
              <w:right w:val="nil"/>
            </w:tcBorders>
            <w:shd w:val="clear" w:color="000000" w:fill="387990"/>
            <w:vAlign w:val="center"/>
            <w:hideMark/>
          </w:tcPr>
          <w:p w14:paraId="45019C5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12" w:type="pct"/>
            <w:tcBorders>
              <w:top w:val="nil"/>
              <w:left w:val="nil"/>
              <w:bottom w:val="single" w:sz="4" w:space="0" w:color="auto"/>
              <w:right w:val="nil"/>
            </w:tcBorders>
            <w:shd w:val="clear" w:color="000000" w:fill="387990"/>
            <w:vAlign w:val="center"/>
            <w:hideMark/>
          </w:tcPr>
          <w:p w14:paraId="69D6DCD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02" w:type="pct"/>
            <w:tcBorders>
              <w:top w:val="nil"/>
              <w:left w:val="nil"/>
              <w:bottom w:val="single" w:sz="4" w:space="0" w:color="auto"/>
              <w:right w:val="nil"/>
            </w:tcBorders>
            <w:shd w:val="clear" w:color="000000" w:fill="387990"/>
            <w:vAlign w:val="center"/>
            <w:hideMark/>
          </w:tcPr>
          <w:p w14:paraId="72E20E6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54F3C0A" w14:textId="0F3A63B5" w:rsidR="00C53C55" w:rsidRPr="00942D37" w:rsidRDefault="00C53C55" w:rsidP="00942D37">
            <w:pPr>
              <w:widowControl/>
              <w:spacing w:line="259" w:lineRule="auto"/>
              <w:jc w:val="center"/>
              <w:rPr>
                <w:rFonts w:eastAsia="Times New Roman" w:cs="Times New Roman"/>
                <w:b/>
                <w:bCs/>
                <w:color w:val="FFFFFF"/>
                <w:sz w:val="20"/>
                <w:szCs w:val="20"/>
              </w:rPr>
            </w:pPr>
          </w:p>
        </w:tc>
        <w:tc>
          <w:tcPr>
            <w:tcW w:w="287" w:type="pct"/>
            <w:tcBorders>
              <w:top w:val="nil"/>
              <w:left w:val="nil"/>
              <w:bottom w:val="single" w:sz="4" w:space="0" w:color="auto"/>
              <w:right w:val="nil"/>
            </w:tcBorders>
            <w:shd w:val="clear" w:color="000000" w:fill="387990"/>
            <w:vAlign w:val="center"/>
            <w:hideMark/>
          </w:tcPr>
          <w:p w14:paraId="2BBF3582"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single" w:sz="4" w:space="0" w:color="auto"/>
              <w:right w:val="nil"/>
            </w:tcBorders>
            <w:shd w:val="clear" w:color="000000" w:fill="387990"/>
            <w:vAlign w:val="center"/>
            <w:hideMark/>
          </w:tcPr>
          <w:p w14:paraId="617488F4"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54" w:type="pct"/>
            <w:tcBorders>
              <w:top w:val="nil"/>
              <w:left w:val="nil"/>
              <w:bottom w:val="single" w:sz="4" w:space="0" w:color="auto"/>
              <w:right w:val="nil"/>
            </w:tcBorders>
            <w:shd w:val="clear" w:color="000000" w:fill="387990"/>
            <w:vAlign w:val="center"/>
            <w:hideMark/>
          </w:tcPr>
          <w:p w14:paraId="4EB6D27B"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6B58A5B" w14:textId="6C36B266"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0725A21F" w14:textId="77777777" w:rsidTr="00942D37">
        <w:tc>
          <w:tcPr>
            <w:tcW w:w="5000" w:type="pct"/>
            <w:gridSpan w:val="9"/>
            <w:tcBorders>
              <w:top w:val="nil"/>
              <w:left w:val="nil"/>
              <w:bottom w:val="nil"/>
              <w:right w:val="nil"/>
            </w:tcBorders>
            <w:shd w:val="clear" w:color="000000" w:fill="DEEAF6"/>
            <w:vAlign w:val="center"/>
            <w:hideMark/>
          </w:tcPr>
          <w:p w14:paraId="73907000"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Home consumption</w:t>
            </w:r>
          </w:p>
        </w:tc>
      </w:tr>
      <w:tr w:rsidR="00C95140" w:rsidRPr="00942D37" w14:paraId="3CF8FBE4"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9C924F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single" w:sz="4" w:space="0" w:color="auto"/>
              <w:left w:val="nil"/>
              <w:bottom w:val="single" w:sz="4" w:space="0" w:color="auto"/>
              <w:right w:val="nil"/>
            </w:tcBorders>
            <w:shd w:val="clear" w:color="auto" w:fill="auto"/>
            <w:vAlign w:val="center"/>
            <w:hideMark/>
          </w:tcPr>
          <w:p w14:paraId="449B6621" w14:textId="356D9AC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8A9D064" w14:textId="48D6BAB9"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5AC3BFC" w14:textId="70C63886"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B85FA1A" w14:textId="7F736D6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D8A331" w14:textId="0A390B06"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AF9706E" w14:textId="4968895F"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E5B1FCD" w14:textId="4A6AD116"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8DFCE44" w14:textId="7EE40F1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ADFC3F" w14:textId="77777777" w:rsidTr="00C53C55">
        <w:tc>
          <w:tcPr>
            <w:tcW w:w="1402" w:type="pct"/>
            <w:tcBorders>
              <w:top w:val="nil"/>
              <w:left w:val="nil"/>
              <w:bottom w:val="nil"/>
              <w:right w:val="nil"/>
            </w:tcBorders>
            <w:shd w:val="clear" w:color="auto" w:fill="auto"/>
            <w:vAlign w:val="center"/>
            <w:hideMark/>
          </w:tcPr>
          <w:p w14:paraId="36E436F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nil"/>
              <w:left w:val="nil"/>
              <w:bottom w:val="nil"/>
              <w:right w:val="nil"/>
            </w:tcBorders>
            <w:shd w:val="clear" w:color="auto" w:fill="auto"/>
            <w:vAlign w:val="center"/>
            <w:hideMark/>
          </w:tcPr>
          <w:p w14:paraId="6C1D731A"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0D5905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5C0E9EEF"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7F42E69" w14:textId="0E238D85"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2DA54817"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8CB5AF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C6CBF6B"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2F84CFB" w14:textId="04F8E89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DBDC55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FB2C62A"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single" w:sz="4" w:space="0" w:color="auto"/>
              <w:left w:val="nil"/>
              <w:bottom w:val="single" w:sz="4" w:space="0" w:color="auto"/>
              <w:right w:val="nil"/>
            </w:tcBorders>
            <w:shd w:val="clear" w:color="auto" w:fill="auto"/>
            <w:vAlign w:val="center"/>
            <w:hideMark/>
          </w:tcPr>
          <w:p w14:paraId="38692BD3" w14:textId="5BFF579F"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5C30D27" w14:textId="6DD15124"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16DC604C" w14:textId="1222BEE1"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F66EFE5" w14:textId="5A01675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4B0DE514" w14:textId="02E5ADBA"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6F1A15A4" w14:textId="4046727D"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6BD2B90" w14:textId="69A30E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3D1E3D" w14:textId="2F7FE7E6"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48BF13C5" w14:textId="77777777" w:rsidTr="00C53C55">
        <w:tc>
          <w:tcPr>
            <w:tcW w:w="1402" w:type="pct"/>
            <w:tcBorders>
              <w:top w:val="nil"/>
              <w:left w:val="nil"/>
              <w:bottom w:val="nil"/>
              <w:right w:val="nil"/>
            </w:tcBorders>
            <w:shd w:val="clear" w:color="auto" w:fill="auto"/>
            <w:vAlign w:val="center"/>
            <w:hideMark/>
          </w:tcPr>
          <w:p w14:paraId="2448FA9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nil"/>
              <w:left w:val="nil"/>
              <w:bottom w:val="nil"/>
              <w:right w:val="nil"/>
            </w:tcBorders>
            <w:shd w:val="clear" w:color="auto" w:fill="auto"/>
            <w:vAlign w:val="center"/>
            <w:hideMark/>
          </w:tcPr>
          <w:p w14:paraId="1EC163A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C196C8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665C6AB"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983748C" w14:textId="58F0219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31B046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E842886"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F137F5C"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5A09E5BB" w14:textId="0F44AEAA"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B35B17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566486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1FF571F7" w14:textId="58ED745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621C794" w14:textId="289428FC"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8F2511A" w14:textId="56F5120E"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31E5892" w14:textId="12C27A0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E3891E9" w14:textId="49CF46D0"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B426C52" w14:textId="2FDC7A3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E4233A5" w14:textId="38499C5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C42113" w14:textId="7AFED7CB"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31854D72" w14:textId="77777777" w:rsidTr="00C53C55">
        <w:tc>
          <w:tcPr>
            <w:tcW w:w="1402" w:type="pct"/>
            <w:tcBorders>
              <w:top w:val="nil"/>
              <w:left w:val="nil"/>
              <w:bottom w:val="nil"/>
              <w:right w:val="nil"/>
            </w:tcBorders>
            <w:shd w:val="clear" w:color="auto" w:fill="auto"/>
            <w:vAlign w:val="center"/>
            <w:hideMark/>
          </w:tcPr>
          <w:p w14:paraId="55E5FAB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nil"/>
              <w:left w:val="nil"/>
              <w:bottom w:val="nil"/>
              <w:right w:val="nil"/>
            </w:tcBorders>
            <w:shd w:val="clear" w:color="auto" w:fill="auto"/>
            <w:vAlign w:val="center"/>
            <w:hideMark/>
          </w:tcPr>
          <w:p w14:paraId="72D0529C"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3CFE2ED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E57FE30"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10BF82F5" w14:textId="1DA9771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E0FACE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A67C5DF"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5A1ED433"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6BBFA0B6" w14:textId="09498572"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86E8DE8"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1F8D47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single" w:sz="4" w:space="0" w:color="auto"/>
              <w:left w:val="nil"/>
              <w:bottom w:val="single" w:sz="4" w:space="0" w:color="auto"/>
              <w:right w:val="nil"/>
            </w:tcBorders>
            <w:shd w:val="clear" w:color="auto" w:fill="auto"/>
            <w:vAlign w:val="center"/>
            <w:hideMark/>
          </w:tcPr>
          <w:p w14:paraId="21FBF96E" w14:textId="649117B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5A9CB1C6" w14:textId="2D47B54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85CD757" w14:textId="33013610"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CBDF95A" w14:textId="5083C7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0F13B5E2" w14:textId="6A7CC823"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2355DD2" w14:textId="5016C8CC"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45CF60A" w14:textId="15220B0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57B2AF" w14:textId="560E1257"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DC9ABB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446EF2C" w14:textId="44943D4D"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 whose household consumed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7052486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FB11E1E"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DD387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9CB3533" w14:textId="74E264AD"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3C4997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383FCC4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28BE702"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29E1D6" w14:textId="2C3D2F3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23694F6" w14:textId="77777777" w:rsidTr="00C53C55">
        <w:tc>
          <w:tcPr>
            <w:tcW w:w="1402" w:type="pct"/>
            <w:tcBorders>
              <w:top w:val="single" w:sz="4" w:space="0" w:color="auto"/>
              <w:left w:val="nil"/>
              <w:bottom w:val="single" w:sz="4" w:space="0" w:color="auto"/>
              <w:right w:val="nil"/>
            </w:tcBorders>
            <w:shd w:val="clear" w:color="000000" w:fill="DEEAF6"/>
            <w:vAlign w:val="center"/>
            <w:hideMark/>
          </w:tcPr>
          <w:p w14:paraId="3CCDFF5F" w14:textId="77777777" w:rsidR="00C95140" w:rsidRPr="00942D37" w:rsidRDefault="00C95140" w:rsidP="00BE7C43">
            <w:pPr>
              <w:keepNext/>
              <w:widowControl/>
              <w:spacing w:line="259" w:lineRule="auto"/>
              <w:rPr>
                <w:rFonts w:eastAsia="Times New Roman" w:cs="Times New Roman"/>
                <w:b/>
                <w:bCs/>
                <w:sz w:val="20"/>
                <w:szCs w:val="20"/>
              </w:rPr>
            </w:pPr>
            <w:r w:rsidRPr="00942D37">
              <w:rPr>
                <w:rFonts w:eastAsia="Times New Roman" w:cs="Times New Roman"/>
                <w:b/>
                <w:bCs/>
                <w:sz w:val="20"/>
                <w:szCs w:val="20"/>
              </w:rPr>
              <w:t>Sale or trade</w:t>
            </w:r>
          </w:p>
        </w:tc>
        <w:tc>
          <w:tcPr>
            <w:tcW w:w="502" w:type="pct"/>
            <w:tcBorders>
              <w:top w:val="single" w:sz="4" w:space="0" w:color="auto"/>
              <w:left w:val="nil"/>
              <w:bottom w:val="single" w:sz="4" w:space="0" w:color="auto"/>
              <w:right w:val="nil"/>
            </w:tcBorders>
            <w:shd w:val="clear" w:color="000000" w:fill="DEEAF6"/>
            <w:vAlign w:val="center"/>
            <w:hideMark/>
          </w:tcPr>
          <w:p w14:paraId="45CAC2A4" w14:textId="42494040"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000000" w:fill="DEEAF6"/>
            <w:vAlign w:val="center"/>
            <w:hideMark/>
          </w:tcPr>
          <w:p w14:paraId="0E99F356" w14:textId="0F32A6FA"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000000" w:fill="DEEAF6"/>
            <w:vAlign w:val="center"/>
            <w:hideMark/>
          </w:tcPr>
          <w:p w14:paraId="4318D0FB" w14:textId="253C827D"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A160381" w14:textId="1D66BBB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EEAF6"/>
            <w:vAlign w:val="center"/>
            <w:hideMark/>
          </w:tcPr>
          <w:p w14:paraId="299128EE" w14:textId="093B5DAE"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000000" w:fill="DEEAF6"/>
            <w:vAlign w:val="center"/>
            <w:hideMark/>
          </w:tcPr>
          <w:p w14:paraId="40DC0DB9" w14:textId="458590A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55075530" w14:textId="300B82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55BEA42" w14:textId="44AAAEA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23886C8" w14:textId="77777777" w:rsidTr="00C53C55">
        <w:tc>
          <w:tcPr>
            <w:tcW w:w="1402" w:type="pct"/>
            <w:tcBorders>
              <w:top w:val="nil"/>
              <w:left w:val="nil"/>
              <w:bottom w:val="nil"/>
              <w:right w:val="nil"/>
            </w:tcBorders>
            <w:shd w:val="clear" w:color="auto" w:fill="auto"/>
            <w:vAlign w:val="center"/>
            <w:hideMark/>
          </w:tcPr>
          <w:p w14:paraId="02FD509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nil"/>
              <w:left w:val="nil"/>
              <w:bottom w:val="nil"/>
              <w:right w:val="nil"/>
            </w:tcBorders>
            <w:shd w:val="clear" w:color="auto" w:fill="auto"/>
            <w:vAlign w:val="center"/>
            <w:hideMark/>
          </w:tcPr>
          <w:p w14:paraId="4B08DB84"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DDA25B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24E5128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030592DA" w14:textId="62FA9CA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7DF70B1"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21F2F25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0471138"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416C48FA" w14:textId="43595D2F"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598362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7D97A3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single" w:sz="4" w:space="0" w:color="auto"/>
              <w:left w:val="nil"/>
              <w:bottom w:val="single" w:sz="4" w:space="0" w:color="auto"/>
              <w:right w:val="nil"/>
            </w:tcBorders>
            <w:shd w:val="clear" w:color="auto" w:fill="auto"/>
            <w:vAlign w:val="center"/>
            <w:hideMark/>
          </w:tcPr>
          <w:p w14:paraId="3D567E31" w14:textId="5658A0BA"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A33E343" w14:textId="211AD271"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3A2436C" w14:textId="1D080ED9"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3018E61" w14:textId="592E4D7B"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BFFAB9" w14:textId="605F5FCB"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29028318" w14:textId="45EACF1B"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06BFB2B" w14:textId="5C1808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8F9D74" w14:textId="211AC52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4366A0D" w14:textId="77777777" w:rsidTr="00C53C55">
        <w:tc>
          <w:tcPr>
            <w:tcW w:w="1402" w:type="pct"/>
            <w:tcBorders>
              <w:top w:val="nil"/>
              <w:left w:val="nil"/>
              <w:bottom w:val="nil"/>
              <w:right w:val="nil"/>
            </w:tcBorders>
            <w:shd w:val="clear" w:color="auto" w:fill="auto"/>
            <w:vAlign w:val="center"/>
            <w:hideMark/>
          </w:tcPr>
          <w:p w14:paraId="3B61FC76"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nil"/>
              <w:left w:val="nil"/>
              <w:bottom w:val="nil"/>
              <w:right w:val="nil"/>
            </w:tcBorders>
            <w:shd w:val="clear" w:color="auto" w:fill="auto"/>
            <w:vAlign w:val="center"/>
            <w:hideMark/>
          </w:tcPr>
          <w:p w14:paraId="391F1E99"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9E5A45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9DF098D"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7C7E65F9" w14:textId="1B0998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81AF62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D60D60E"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700CC46"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4A97691" w14:textId="5A1F9C4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2614548"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68F323E"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single" w:sz="4" w:space="0" w:color="auto"/>
              <w:left w:val="nil"/>
              <w:bottom w:val="single" w:sz="4" w:space="0" w:color="auto"/>
              <w:right w:val="nil"/>
            </w:tcBorders>
            <w:shd w:val="clear" w:color="auto" w:fill="auto"/>
            <w:vAlign w:val="center"/>
            <w:hideMark/>
          </w:tcPr>
          <w:p w14:paraId="3E872CDF" w14:textId="09BA8CBC"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62D13144" w14:textId="54B5CC55"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E5BD7C5" w14:textId="5D6CB00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47160C7" w14:textId="2DA993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9AA5AF" w14:textId="5D7FD34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3D2F9ED" w14:textId="0BD931E6"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1FCABA4A" w14:textId="265BF5A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F595D68" w14:textId="30EB20B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49BC6D6"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48ABC79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01144C3D"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2BD80F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3B09AED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865AE3" w14:textId="4752F6A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2659BF1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C03816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D876BC4"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3DE58B" w14:textId="54CD4D4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5809D61A"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727C235"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single" w:sz="4" w:space="0" w:color="auto"/>
              <w:left w:val="nil"/>
              <w:bottom w:val="single" w:sz="4" w:space="0" w:color="auto"/>
              <w:right w:val="nil"/>
            </w:tcBorders>
            <w:shd w:val="clear" w:color="auto" w:fill="auto"/>
            <w:vAlign w:val="center"/>
            <w:hideMark/>
          </w:tcPr>
          <w:p w14:paraId="1B522327" w14:textId="631A196B"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91B55FA" w14:textId="7B4E176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BE243F" w14:textId="7DE4BC1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816937" w14:textId="4B106099"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AE4523" w14:textId="4E56A7DF"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49F279C" w14:textId="6D72EB21"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8BF419E" w14:textId="6CB33803"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454236" w14:textId="3278C201"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97963B" w14:textId="77777777" w:rsidTr="00C53C55">
        <w:tc>
          <w:tcPr>
            <w:tcW w:w="1402" w:type="pct"/>
            <w:tcBorders>
              <w:top w:val="nil"/>
              <w:left w:val="nil"/>
              <w:bottom w:val="nil"/>
              <w:right w:val="nil"/>
            </w:tcBorders>
            <w:shd w:val="clear" w:color="auto" w:fill="auto"/>
            <w:vAlign w:val="center"/>
            <w:hideMark/>
          </w:tcPr>
          <w:p w14:paraId="0C677E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nil"/>
              <w:left w:val="nil"/>
              <w:bottom w:val="nil"/>
              <w:right w:val="nil"/>
            </w:tcBorders>
            <w:shd w:val="clear" w:color="auto" w:fill="auto"/>
            <w:vAlign w:val="center"/>
            <w:hideMark/>
          </w:tcPr>
          <w:p w14:paraId="795AE9E5"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FCBF31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3E39D82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4C253FDB" w14:textId="5DB75E0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4C0F948B"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0CC26620"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8D493FF"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E3E6438" w14:textId="5E9F1F30"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CDD66A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146B1FC4" w14:textId="06008DF1"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 xml:space="preserve">Number of fishpond farmers who sold their </w:t>
            </w:r>
            <w:r w:rsidRPr="00942D37">
              <w:rPr>
                <w:rFonts w:eastAsia="Times New Roman" w:cs="Times New Roman"/>
                <w:b/>
                <w:bCs/>
                <w:sz w:val="20"/>
                <w:szCs w:val="20"/>
              </w:rPr>
              <w:lastRenderedPageBreak/>
              <w:t>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6CAE5CDF" w14:textId="197C5CD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82DB977" w14:textId="5301726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D30FE26" w14:textId="798DAC68"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92AB48" w14:textId="4B1C0253"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4C1BAD4" w14:textId="0C91FD6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7293069" w14:textId="57B30453"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232D401" w14:textId="09B9CE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2FC1C7C" w14:textId="38442DB8" w:rsidR="00C95140" w:rsidRPr="00942D37" w:rsidRDefault="00C95140" w:rsidP="00942D37">
            <w:pPr>
              <w:widowControl/>
              <w:spacing w:line="259" w:lineRule="auto"/>
              <w:jc w:val="center"/>
              <w:rPr>
                <w:rFonts w:eastAsia="Times New Roman" w:cs="Times New Roman"/>
                <w:sz w:val="20"/>
                <w:szCs w:val="20"/>
              </w:rPr>
            </w:pPr>
          </w:p>
        </w:tc>
      </w:tr>
    </w:tbl>
    <w:p w14:paraId="3EEC6902" w14:textId="0E85474C" w:rsidR="00A91EAD" w:rsidRPr="0087225D" w:rsidRDefault="00C95140" w:rsidP="00FF7E45">
      <w:pPr>
        <w:pStyle w:val="BodyText1"/>
        <w:spacing w:after="0"/>
        <w:ind w:left="86" w:hanging="86"/>
        <w:rPr>
          <w:sz w:val="16"/>
        </w:rPr>
      </w:pPr>
      <w:commentRangeStart w:id="843"/>
      <w:r w:rsidRPr="0087225D">
        <w:rPr>
          <w:sz w:val="16"/>
        </w:rPr>
        <w:t>^ Results not statistically reliable, n&lt;30  </w:t>
      </w:r>
      <w:commentRangeEnd w:id="843"/>
      <w:r>
        <w:rPr>
          <w:rStyle w:val="CommentReference"/>
          <w:rFonts w:eastAsia="Arial" w:cs="Arial"/>
          <w:color w:val="000000"/>
        </w:rPr>
        <w:commentReference w:id="843"/>
      </w:r>
    </w:p>
    <w:p w14:paraId="5BD38950" w14:textId="3B4219BF" w:rsidR="00C95140" w:rsidRDefault="00C95140" w:rsidP="00FF7E45">
      <w:pPr>
        <w:pStyle w:val="BodyText1"/>
        <w:spacing w:after="0"/>
        <w:ind w:left="86" w:hanging="86"/>
        <w:rPr>
          <w:sz w:val="16"/>
        </w:rPr>
      </w:pPr>
      <w:commentRangeStart w:id="84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4"/>
      <w:r>
        <w:rPr>
          <w:rStyle w:val="CommentReference"/>
          <w:rFonts w:eastAsia="Arial" w:cs="Arial"/>
          <w:color w:val="000000"/>
        </w:rPr>
        <w:commentReference w:id="844"/>
      </w:r>
    </w:p>
    <w:p w14:paraId="5D47B513" w14:textId="178D473B"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2FA9323" w14:textId="791041DA"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01EB7B8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FF3345" w14:textId="21F268B8" w:rsidR="00C95140" w:rsidRDefault="00C95140">
      <w:pPr>
        <w:pStyle w:val="BodyText1"/>
      </w:pPr>
      <w:r>
        <w:t xml:space="preserve">Fish waste, including guts, scales, and skins, can be valuable if it is used as compost or animal feed. </w:t>
      </w:r>
      <w:r w:rsidRPr="00901D8B">
        <w:rPr>
          <w:b/>
        </w:rPr>
        <w:t>Table</w:t>
      </w:r>
      <w:r w:rsidR="00661A30" w:rsidRPr="00661A30">
        <w:rPr>
          <w:b/>
        </w:rPr>
        <w:t> </w:t>
      </w:r>
      <w:r>
        <w:rPr>
          <w:b/>
        </w:rPr>
        <w:t>7.2.13</w:t>
      </w:r>
      <w:r w:rsidRPr="00933F3A">
        <w:t xml:space="preserve"> presents information about </w:t>
      </w:r>
      <w:r>
        <w:t>the waste reuse methods that fishpond farmers in the ZOI</w:t>
      </w:r>
      <w:r w:rsidR="00661A30">
        <w:t xml:space="preserve"> used</w:t>
      </w:r>
      <w:r w:rsidRPr="00933F3A">
        <w:t>. [</w:t>
      </w:r>
      <w:r w:rsidRPr="00933F3A">
        <w:rPr>
          <w:highlight w:val="yellow"/>
        </w:rPr>
        <w:t>Discuss findings. Were any differences found between disaggregate categories</w:t>
      </w:r>
      <w:r>
        <w:rPr>
          <w:highlight w:val="yellow"/>
        </w:rPr>
        <w:t>?</w:t>
      </w:r>
      <w:r w:rsidRPr="00933F3A">
        <w:t>]</w:t>
      </w:r>
    </w:p>
    <w:p w14:paraId="182E9E00" w14:textId="77777777" w:rsidR="00C95140" w:rsidRDefault="00C95140" w:rsidP="00942D37">
      <w:pPr>
        <w:pStyle w:val="Tabletitle"/>
      </w:pPr>
      <w:bookmarkStart w:id="845" w:name="_Toc63673121"/>
      <w:r w:rsidRPr="0023038F">
        <w:t xml:space="preserve">Table </w:t>
      </w:r>
      <w:r>
        <w:t>7</w:t>
      </w:r>
      <w:r w:rsidRPr="0023038F">
        <w:t>.2.</w:t>
      </w:r>
      <w:r>
        <w:t>13:</w:t>
      </w:r>
      <w:r w:rsidRPr="0023038F">
        <w:t xml:space="preserve"> </w:t>
      </w:r>
      <w:r>
        <w:t>Waste Reuse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45"/>
    </w:p>
    <w:tbl>
      <w:tblPr>
        <w:tblW w:w="4985" w:type="pct"/>
        <w:tblLayout w:type="fixed"/>
        <w:tblLook w:val="04A0" w:firstRow="1" w:lastRow="0" w:firstColumn="1" w:lastColumn="0" w:noHBand="0" w:noVBand="1"/>
      </w:tblPr>
      <w:tblGrid>
        <w:gridCol w:w="3441"/>
        <w:gridCol w:w="808"/>
        <w:gridCol w:w="1010"/>
        <w:gridCol w:w="1012"/>
        <w:gridCol w:w="649"/>
        <w:gridCol w:w="277"/>
        <w:gridCol w:w="811"/>
        <w:gridCol w:w="899"/>
        <w:gridCol w:w="640"/>
      </w:tblGrid>
      <w:tr w:rsidR="00C95140" w:rsidRPr="00942D37" w14:paraId="2D95FF24" w14:textId="77777777" w:rsidTr="0093130E">
        <w:tc>
          <w:tcPr>
            <w:tcW w:w="1802" w:type="pct"/>
            <w:vMerge w:val="restart"/>
            <w:tcBorders>
              <w:top w:val="single" w:sz="4" w:space="0" w:color="auto"/>
              <w:left w:val="nil"/>
              <w:bottom w:val="single" w:sz="4" w:space="0" w:color="000000"/>
              <w:right w:val="nil"/>
            </w:tcBorders>
            <w:shd w:val="clear" w:color="000000" w:fill="387990"/>
            <w:vAlign w:val="bottom"/>
            <w:hideMark/>
          </w:tcPr>
          <w:p w14:paraId="4F7032F3" w14:textId="77777777" w:rsidR="00C95140" w:rsidRPr="00942D37" w:rsidRDefault="00C95140" w:rsidP="00942D37">
            <w:pPr>
              <w:keepNext/>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Waste reuse practice</w:t>
            </w:r>
          </w:p>
        </w:tc>
        <w:tc>
          <w:tcPr>
            <w:tcW w:w="423" w:type="pct"/>
            <w:vMerge w:val="restart"/>
            <w:tcBorders>
              <w:top w:val="single" w:sz="4" w:space="0" w:color="auto"/>
              <w:left w:val="nil"/>
              <w:bottom w:val="nil"/>
              <w:right w:val="nil"/>
            </w:tcBorders>
            <w:shd w:val="clear" w:color="000000" w:fill="387990"/>
            <w:vAlign w:val="bottom"/>
            <w:hideMark/>
          </w:tcPr>
          <w:p w14:paraId="1E5F8306"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99" w:type="pct"/>
            <w:gridSpan w:val="3"/>
            <w:tcBorders>
              <w:top w:val="single" w:sz="4" w:space="0" w:color="auto"/>
              <w:left w:val="nil"/>
              <w:bottom w:val="single" w:sz="4" w:space="0" w:color="FFFFFF"/>
              <w:right w:val="nil"/>
            </w:tcBorders>
            <w:shd w:val="clear" w:color="000000" w:fill="387990"/>
            <w:vAlign w:val="center"/>
            <w:hideMark/>
          </w:tcPr>
          <w:p w14:paraId="5132427D"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102D8FED" w14:textId="77777777" w:rsidR="00C95140" w:rsidRPr="00942D37" w:rsidRDefault="00C9514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232" w:type="pct"/>
            <w:gridSpan w:val="3"/>
            <w:tcBorders>
              <w:top w:val="single" w:sz="4" w:space="0" w:color="auto"/>
              <w:left w:val="nil"/>
              <w:bottom w:val="single" w:sz="4" w:space="0" w:color="FFFFFF"/>
              <w:right w:val="nil"/>
            </w:tcBorders>
            <w:shd w:val="clear" w:color="000000" w:fill="387990"/>
            <w:vAlign w:val="center"/>
            <w:hideMark/>
          </w:tcPr>
          <w:p w14:paraId="3EF73AC2" w14:textId="2956D233"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3130E" w:rsidRPr="00942D37" w14:paraId="49575343" w14:textId="77777777" w:rsidTr="0093130E">
        <w:tc>
          <w:tcPr>
            <w:tcW w:w="1802" w:type="pct"/>
            <w:vMerge/>
            <w:tcBorders>
              <w:top w:val="single" w:sz="4" w:space="0" w:color="auto"/>
              <w:left w:val="nil"/>
              <w:bottom w:val="single" w:sz="4" w:space="0" w:color="000000"/>
              <w:right w:val="nil"/>
            </w:tcBorders>
            <w:vAlign w:val="center"/>
            <w:hideMark/>
          </w:tcPr>
          <w:p w14:paraId="6E69D9AC"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DD09444"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75D4ED69"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04A4C6F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40" w:type="pct"/>
            <w:vMerge w:val="restart"/>
            <w:tcBorders>
              <w:top w:val="nil"/>
              <w:left w:val="nil"/>
              <w:right w:val="nil"/>
            </w:tcBorders>
            <w:shd w:val="clear" w:color="000000" w:fill="387990"/>
            <w:vAlign w:val="bottom"/>
            <w:hideMark/>
          </w:tcPr>
          <w:p w14:paraId="72D83551" w14:textId="4C941B62" w:rsidR="00661A30" w:rsidRPr="00942D37" w:rsidRDefault="00661A30">
            <w:pPr>
              <w:keepNext/>
              <w:widowControl/>
              <w:spacing w:line="259" w:lineRule="auto"/>
              <w:jc w:val="center"/>
              <w:rPr>
                <w:rFonts w:eastAsia="Times New Roman" w:cs="Times New Roman"/>
                <w:b/>
                <w:bCs/>
                <w:color w:val="FFFFFF"/>
                <w:sz w:val="20"/>
                <w:szCs w:val="20"/>
              </w:rPr>
            </w:pPr>
          </w:p>
          <w:p w14:paraId="4071A1E9" w14:textId="6B825CFC" w:rsidR="00661A30" w:rsidRPr="00942D37" w:rsidRDefault="00661A30">
            <w:pPr>
              <w:keepNext/>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145" w:type="pct"/>
            <w:tcBorders>
              <w:top w:val="nil"/>
              <w:left w:val="nil"/>
              <w:bottom w:val="nil"/>
              <w:right w:val="nil"/>
            </w:tcBorders>
            <w:shd w:val="clear" w:color="000000" w:fill="387990"/>
            <w:vAlign w:val="center"/>
            <w:hideMark/>
          </w:tcPr>
          <w:p w14:paraId="625D399D"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nil"/>
              <w:right w:val="nil"/>
            </w:tcBorders>
            <w:shd w:val="clear" w:color="000000" w:fill="387990"/>
            <w:vAlign w:val="center"/>
            <w:hideMark/>
          </w:tcPr>
          <w:p w14:paraId="2D78314D" w14:textId="02CAC406"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770814B6" w14:textId="37CED752"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29AF65CC" w14:textId="0BD1551E" w:rsidR="00661A30" w:rsidRPr="00942D37" w:rsidRDefault="00661A30">
            <w:pPr>
              <w:keepNext/>
              <w:widowControl/>
              <w:spacing w:line="259" w:lineRule="auto"/>
              <w:jc w:val="center"/>
              <w:rPr>
                <w:rFonts w:eastAsia="Times New Roman" w:cs="Times New Roman"/>
                <w:b/>
                <w:bCs/>
                <w:color w:val="FFFFFF"/>
                <w:sz w:val="20"/>
                <w:szCs w:val="20"/>
              </w:rPr>
            </w:pPr>
          </w:p>
          <w:p w14:paraId="0C0F7DBC" w14:textId="48E10EF0" w:rsidR="00661A30" w:rsidRPr="00942D37" w:rsidRDefault="00661A30">
            <w:pPr>
              <w:keepNext/>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93130E" w:rsidRPr="00942D37" w14:paraId="7B2BA2C6" w14:textId="77777777" w:rsidTr="0093130E">
        <w:tc>
          <w:tcPr>
            <w:tcW w:w="1802" w:type="pct"/>
            <w:vMerge/>
            <w:tcBorders>
              <w:top w:val="single" w:sz="4" w:space="0" w:color="auto"/>
              <w:left w:val="nil"/>
              <w:bottom w:val="single" w:sz="4" w:space="0" w:color="000000"/>
              <w:right w:val="nil"/>
            </w:tcBorders>
            <w:vAlign w:val="center"/>
            <w:hideMark/>
          </w:tcPr>
          <w:p w14:paraId="3622137F"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5452C70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06AA33DC"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4A942A0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40" w:type="pct"/>
            <w:vMerge/>
            <w:tcBorders>
              <w:left w:val="nil"/>
              <w:bottom w:val="single" w:sz="4" w:space="0" w:color="auto"/>
              <w:right w:val="nil"/>
            </w:tcBorders>
            <w:shd w:val="clear" w:color="000000" w:fill="387990"/>
            <w:vAlign w:val="center"/>
            <w:hideMark/>
          </w:tcPr>
          <w:p w14:paraId="311C5336" w14:textId="51D85240" w:rsidR="00661A30" w:rsidRPr="00942D37" w:rsidRDefault="00661A30" w:rsidP="00942D37">
            <w:pPr>
              <w:keepNext/>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26B11935"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single" w:sz="4" w:space="0" w:color="auto"/>
              <w:right w:val="nil"/>
            </w:tcBorders>
            <w:shd w:val="clear" w:color="000000" w:fill="387990"/>
            <w:vAlign w:val="center"/>
            <w:hideMark/>
          </w:tcPr>
          <w:p w14:paraId="7320D0E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CFA44A5"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8283FFD" w14:textId="0EF009AA" w:rsidR="00661A30" w:rsidRPr="00942D37" w:rsidRDefault="00661A30" w:rsidP="00942D37">
            <w:pPr>
              <w:keepNext/>
              <w:widowControl/>
              <w:spacing w:line="259" w:lineRule="auto"/>
              <w:jc w:val="center"/>
              <w:rPr>
                <w:rFonts w:eastAsia="Times New Roman" w:cs="Times New Roman"/>
                <w:b/>
                <w:bCs/>
                <w:color w:val="FFFFFF"/>
                <w:sz w:val="20"/>
                <w:szCs w:val="20"/>
              </w:rPr>
            </w:pPr>
          </w:p>
        </w:tc>
      </w:tr>
      <w:tr w:rsidR="00C95140" w:rsidRPr="00942D37" w14:paraId="19E24D7F" w14:textId="77777777" w:rsidTr="0093130E">
        <w:tc>
          <w:tcPr>
            <w:tcW w:w="5000" w:type="pct"/>
            <w:gridSpan w:val="9"/>
            <w:tcBorders>
              <w:top w:val="nil"/>
              <w:left w:val="nil"/>
              <w:bottom w:val="nil"/>
              <w:right w:val="nil"/>
            </w:tcBorders>
            <w:shd w:val="clear" w:color="000000" w:fill="DEEAF6"/>
            <w:vAlign w:val="center"/>
            <w:hideMark/>
          </w:tcPr>
          <w:p w14:paraId="54108C46" w14:textId="77777777" w:rsidR="00C95140" w:rsidRPr="00942D37" w:rsidRDefault="00C95140" w:rsidP="00942D37">
            <w:pPr>
              <w:keepNext/>
              <w:widowControl/>
              <w:spacing w:line="259" w:lineRule="auto"/>
              <w:rPr>
                <w:rFonts w:eastAsia="Times New Roman" w:cs="Times New Roman"/>
                <w:b/>
                <w:bCs/>
                <w:sz w:val="20"/>
                <w:szCs w:val="20"/>
              </w:rPr>
            </w:pPr>
            <w:r w:rsidRPr="00942D37">
              <w:rPr>
                <w:rFonts w:eastAsia="Times New Roman" w:cs="Times New Roman"/>
                <w:b/>
                <w:bCs/>
                <w:sz w:val="20"/>
                <w:szCs w:val="20"/>
              </w:rPr>
              <w:t>Fish guts</w:t>
            </w:r>
            <w:r w:rsidRPr="00942D37">
              <w:rPr>
                <w:rFonts w:eastAsia="Times New Roman" w:cs="Times New Roman"/>
                <w:b/>
                <w:bCs/>
                <w:sz w:val="20"/>
                <w:szCs w:val="20"/>
                <w:vertAlign w:val="superscript"/>
              </w:rPr>
              <w:t>b</w:t>
            </w:r>
          </w:p>
        </w:tc>
      </w:tr>
      <w:tr w:rsidR="0093130E" w:rsidRPr="00942D37" w14:paraId="0D40814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19C3C27A" w14:textId="77777777" w:rsidR="00C95140" w:rsidRPr="00942D37" w:rsidRDefault="00C95140" w:rsidP="00942D37">
            <w:pPr>
              <w:keepNext/>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060884C9" w14:textId="0B8033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FDACAEB" w14:textId="503B755E"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7A7602D" w14:textId="141283CC"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B219123" w14:textId="2556EB20"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1C9D00B" w14:textId="1286DF14"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63F1828" w14:textId="5B28BB6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D8E6810" w14:textId="44AB81D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B3AE3C3" w14:textId="02A1F4B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4B4A970" w14:textId="77777777" w:rsidTr="0093130E">
        <w:tc>
          <w:tcPr>
            <w:tcW w:w="1802" w:type="pct"/>
            <w:tcBorders>
              <w:top w:val="nil"/>
              <w:left w:val="nil"/>
              <w:bottom w:val="nil"/>
              <w:right w:val="nil"/>
            </w:tcBorders>
            <w:shd w:val="clear" w:color="auto" w:fill="auto"/>
            <w:vAlign w:val="center"/>
            <w:hideMark/>
          </w:tcPr>
          <w:p w14:paraId="7EACB85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4329C8B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506C55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5FCE5E4B"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04577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09C19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3F7D5AA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470BE46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E46298C"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23CFABA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31D515C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single" w:sz="4" w:space="0" w:color="auto"/>
              <w:left w:val="nil"/>
              <w:bottom w:val="single" w:sz="4" w:space="0" w:color="auto"/>
              <w:right w:val="nil"/>
            </w:tcBorders>
            <w:shd w:val="clear" w:color="auto" w:fill="auto"/>
            <w:vAlign w:val="center"/>
            <w:hideMark/>
          </w:tcPr>
          <w:p w14:paraId="56B0BF24" w14:textId="1A3707B9"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5A1B818" w14:textId="4C3010DC"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8205FC3" w14:textId="6B03B1CB"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D069D05" w14:textId="07C8ABD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1C2B936" w14:textId="38750A95"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764811C6" w14:textId="7D23C7CC"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5DECBDF" w14:textId="60B4DCD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F3FF611" w14:textId="1589D89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4807A50D" w14:textId="77777777" w:rsidTr="0093130E">
        <w:tc>
          <w:tcPr>
            <w:tcW w:w="1802" w:type="pct"/>
            <w:tcBorders>
              <w:top w:val="nil"/>
              <w:left w:val="nil"/>
              <w:bottom w:val="nil"/>
              <w:right w:val="nil"/>
            </w:tcBorders>
            <w:shd w:val="clear" w:color="000000" w:fill="DEEAF6"/>
            <w:vAlign w:val="center"/>
            <w:hideMark/>
          </w:tcPr>
          <w:p w14:paraId="70F96927"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Scales and skins</w:t>
            </w:r>
            <w:r w:rsidRPr="00942D37">
              <w:rPr>
                <w:rFonts w:eastAsia="Times New Roman" w:cs="Times New Roman"/>
                <w:b/>
                <w:bCs/>
                <w:sz w:val="20"/>
                <w:szCs w:val="20"/>
                <w:vertAlign w:val="superscript"/>
              </w:rPr>
              <w:t>b</w:t>
            </w:r>
          </w:p>
        </w:tc>
        <w:tc>
          <w:tcPr>
            <w:tcW w:w="423" w:type="pct"/>
            <w:tcBorders>
              <w:top w:val="nil"/>
              <w:left w:val="nil"/>
              <w:bottom w:val="nil"/>
              <w:right w:val="nil"/>
            </w:tcBorders>
            <w:shd w:val="clear" w:color="000000" w:fill="DEEAF6"/>
            <w:vAlign w:val="center"/>
            <w:hideMark/>
          </w:tcPr>
          <w:p w14:paraId="2B43F98D" w14:textId="6446C536"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000000" w:fill="DEEAF6"/>
            <w:vAlign w:val="center"/>
            <w:hideMark/>
          </w:tcPr>
          <w:p w14:paraId="69C95DC7" w14:textId="0A0896D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6D1F870A" w14:textId="068F7101"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000000" w:fill="DEEAF6"/>
            <w:vAlign w:val="center"/>
            <w:hideMark/>
          </w:tcPr>
          <w:p w14:paraId="6D8C6C1D" w14:textId="47EEDDF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EEAF6"/>
            <w:vAlign w:val="center"/>
            <w:hideMark/>
          </w:tcPr>
          <w:p w14:paraId="3F1C7A83" w14:textId="31C7670A"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000000" w:fill="DEEAF6"/>
            <w:vAlign w:val="center"/>
            <w:hideMark/>
          </w:tcPr>
          <w:p w14:paraId="4294D5AC" w14:textId="49C8B795"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62D5F868" w14:textId="3437BDE0"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000000" w:fill="DEEAF6"/>
            <w:vAlign w:val="center"/>
            <w:hideMark/>
          </w:tcPr>
          <w:p w14:paraId="45A78E37" w14:textId="597BFFA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514FE8F"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853D21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72AFAB8C" w14:textId="050CB71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85508FA" w14:textId="53D8B104"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146470B" w14:textId="3B0BC11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020643D" w14:textId="4CFC6D7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5B23993" w14:textId="0B017390"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615785D5" w14:textId="51BB074B"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B61684" w14:textId="0F13B9F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658AB37F" w14:textId="02D2EE6A"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7F9054A4" w14:textId="77777777" w:rsidTr="0093130E">
        <w:tc>
          <w:tcPr>
            <w:tcW w:w="1802" w:type="pct"/>
            <w:tcBorders>
              <w:top w:val="nil"/>
              <w:left w:val="nil"/>
              <w:bottom w:val="nil"/>
              <w:right w:val="nil"/>
            </w:tcBorders>
            <w:shd w:val="clear" w:color="auto" w:fill="auto"/>
            <w:vAlign w:val="center"/>
            <w:hideMark/>
          </w:tcPr>
          <w:p w14:paraId="61766B3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16FD2BA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98152E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4155631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3C681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16315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12EF9C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0230BF6E"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32C8FAB"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3BE5CE4C"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5F0C0E0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Sell</w:t>
            </w:r>
          </w:p>
        </w:tc>
        <w:tc>
          <w:tcPr>
            <w:tcW w:w="423" w:type="pct"/>
            <w:tcBorders>
              <w:top w:val="single" w:sz="4" w:space="0" w:color="auto"/>
              <w:left w:val="nil"/>
              <w:bottom w:val="single" w:sz="4" w:space="0" w:color="auto"/>
              <w:right w:val="nil"/>
            </w:tcBorders>
            <w:shd w:val="clear" w:color="auto" w:fill="auto"/>
            <w:vAlign w:val="center"/>
            <w:hideMark/>
          </w:tcPr>
          <w:p w14:paraId="6C820651" w14:textId="711101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33935FB" w14:textId="346A86B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4D8AF08" w14:textId="75BEF25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7BF9F60" w14:textId="396502D3"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D51D4B5" w14:textId="732A2A19"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3759EB63" w14:textId="339DEBEE"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FA80152" w14:textId="4C70E433"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B475DC9" w14:textId="21EF5118"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4F3C62C" w14:textId="77777777" w:rsidTr="0093130E">
        <w:tc>
          <w:tcPr>
            <w:tcW w:w="1802" w:type="pct"/>
            <w:tcBorders>
              <w:top w:val="nil"/>
              <w:left w:val="nil"/>
              <w:bottom w:val="nil"/>
              <w:right w:val="nil"/>
            </w:tcBorders>
            <w:shd w:val="clear" w:color="auto" w:fill="auto"/>
            <w:vAlign w:val="center"/>
            <w:hideMark/>
          </w:tcPr>
          <w:p w14:paraId="7A28111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nil"/>
              <w:left w:val="nil"/>
              <w:bottom w:val="nil"/>
              <w:right w:val="nil"/>
            </w:tcBorders>
            <w:shd w:val="clear" w:color="auto" w:fill="auto"/>
            <w:vAlign w:val="center"/>
            <w:hideMark/>
          </w:tcPr>
          <w:p w14:paraId="6E25D875"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CEDE6A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DB59E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8EA9E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B190A7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AB34143"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19DB6C80"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11DE3714"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58A6CE0"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7063988" w14:textId="5E51F74B"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vAlign w:val="center"/>
            <w:hideMark/>
          </w:tcPr>
          <w:p w14:paraId="74DA1568" w14:textId="7506D40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D743269" w14:textId="2200968A"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DBEDB43" w14:textId="0B9BF3F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3DEE4938" w14:textId="78EC122A"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97BC5CD" w14:textId="1381CC9F"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C604F39" w14:textId="7593B0D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5CBFA06" w14:textId="3DF5554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000000" w:fill="D9D9D9"/>
            <w:vAlign w:val="center"/>
            <w:hideMark/>
          </w:tcPr>
          <w:p w14:paraId="6D439A7C" w14:textId="07D608DF" w:rsidR="00C95140" w:rsidRPr="00942D37" w:rsidRDefault="00C95140" w:rsidP="00942D37">
            <w:pPr>
              <w:keepNext/>
              <w:widowControl/>
              <w:spacing w:line="259" w:lineRule="auto"/>
              <w:jc w:val="center"/>
              <w:rPr>
                <w:rFonts w:eastAsia="Times New Roman" w:cs="Times New Roman"/>
                <w:sz w:val="20"/>
                <w:szCs w:val="20"/>
              </w:rPr>
            </w:pPr>
          </w:p>
        </w:tc>
      </w:tr>
    </w:tbl>
    <w:p w14:paraId="3A7FA185" w14:textId="6BA81CDA" w:rsidR="00C95140" w:rsidRPr="0087225D" w:rsidRDefault="00C95140" w:rsidP="00FF7E45">
      <w:pPr>
        <w:pStyle w:val="BodyText1"/>
        <w:spacing w:after="0"/>
        <w:ind w:left="86" w:hanging="86"/>
        <w:rPr>
          <w:sz w:val="16"/>
        </w:rPr>
      </w:pPr>
      <w:commentRangeStart w:id="846"/>
      <w:r w:rsidRPr="0087225D">
        <w:rPr>
          <w:sz w:val="16"/>
        </w:rPr>
        <w:t>^ Results not statistically reliable, n&lt;30  </w:t>
      </w:r>
      <w:commentRangeEnd w:id="846"/>
      <w:r>
        <w:rPr>
          <w:rStyle w:val="CommentReference"/>
          <w:rFonts w:eastAsia="Arial" w:cs="Arial"/>
          <w:color w:val="000000"/>
        </w:rPr>
        <w:commentReference w:id="846"/>
      </w:r>
    </w:p>
    <w:p w14:paraId="4D64447B" w14:textId="2B67D860" w:rsidR="00C95140" w:rsidRDefault="00C95140" w:rsidP="00FF7E45">
      <w:pPr>
        <w:pStyle w:val="BodyText1"/>
        <w:spacing w:after="0"/>
        <w:ind w:left="86" w:hanging="86"/>
        <w:rPr>
          <w:sz w:val="16"/>
        </w:rPr>
      </w:pPr>
      <w:commentRangeStart w:id="84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7"/>
      <w:r>
        <w:rPr>
          <w:rStyle w:val="CommentReference"/>
          <w:rFonts w:eastAsia="Arial" w:cs="Arial"/>
          <w:color w:val="000000"/>
        </w:rPr>
        <w:commentReference w:id="847"/>
      </w:r>
    </w:p>
    <w:p w14:paraId="1AA4025F" w14:textId="61105A89"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0FBA844" w14:textId="4B6E333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173038E" w14:textId="21711E89"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45C4A08"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3910107" w14:textId="77777777" w:rsidR="00C95140" w:rsidRDefault="00C95140" w:rsidP="00422772">
      <w:pPr>
        <w:pStyle w:val="Heading4"/>
      </w:pPr>
      <w:r>
        <w:t>Training, record-keeping, and access to services and information</w:t>
      </w:r>
    </w:p>
    <w:p w14:paraId="2CE14781" w14:textId="68BD3413" w:rsidR="00C95140" w:rsidRDefault="00C95140" w:rsidP="00942D37">
      <w:pPr>
        <w:pStyle w:val="BodyText1"/>
      </w:pPr>
      <w:r>
        <w:t xml:space="preserve">Fishpond farming requires that farmers know how to choose suitable fish, how to build a good pond for raising fish, how to ensure good water quality, how to ensure the fish have sufficient food, and how to harvest and market the fish. Advances in aquaculture are continuously being made, which results in techniques that fishpond farmers can learn to employ to increase production. </w:t>
      </w:r>
      <w:r>
        <w:rPr>
          <w:b/>
        </w:rPr>
        <w:t>Table 7.2.14</w:t>
      </w:r>
      <w:r w:rsidRPr="00933F3A">
        <w:t xml:space="preserve"> presents information about </w:t>
      </w:r>
      <w:r>
        <w:t>whether fishpond farmers in the ZOI have been trained in aquaculture, and if they received formal training, when they were last trained</w:t>
      </w:r>
      <w:r w:rsidRPr="00933F3A">
        <w:t>. [</w:t>
      </w:r>
      <w:r w:rsidRPr="00933F3A">
        <w:rPr>
          <w:highlight w:val="yellow"/>
        </w:rPr>
        <w:t>Discuss findings. Were any differences found between disaggregate categories</w:t>
      </w:r>
      <w:r>
        <w:rPr>
          <w:highlight w:val="yellow"/>
        </w:rPr>
        <w:t>?</w:t>
      </w:r>
      <w:r w:rsidRPr="00933F3A">
        <w:t>]</w:t>
      </w:r>
    </w:p>
    <w:p w14:paraId="42B08ECE" w14:textId="77777777" w:rsidR="00C95140" w:rsidRDefault="00C95140" w:rsidP="00942D37">
      <w:pPr>
        <w:pStyle w:val="Tabletitle"/>
      </w:pPr>
      <w:bookmarkStart w:id="848" w:name="_Toc63673122"/>
      <w:r w:rsidRPr="0023038F">
        <w:t xml:space="preserve">Table </w:t>
      </w:r>
      <w:r>
        <w:t>7</w:t>
      </w:r>
      <w:r w:rsidRPr="0023038F">
        <w:t>.2.</w:t>
      </w:r>
      <w:r>
        <w:t>14:</w:t>
      </w:r>
      <w:r w:rsidRPr="0023038F">
        <w:t xml:space="preserve"> </w:t>
      </w:r>
      <w:r w:rsidRPr="003435B9">
        <w:t>Training in Aquaculture and Time Since Last Formal Training, in Total and by Farmers’ Sex and Age</w:t>
      </w:r>
      <w:bookmarkEnd w:id="848"/>
    </w:p>
    <w:tbl>
      <w:tblPr>
        <w:tblW w:w="5048" w:type="pct"/>
        <w:tblLayout w:type="fixed"/>
        <w:tblLook w:val="04A0" w:firstRow="1" w:lastRow="0" w:firstColumn="1" w:lastColumn="0" w:noHBand="0" w:noVBand="1"/>
      </w:tblPr>
      <w:tblGrid>
        <w:gridCol w:w="2577"/>
        <w:gridCol w:w="1106"/>
        <w:gridCol w:w="1013"/>
        <w:gridCol w:w="1013"/>
        <w:gridCol w:w="648"/>
        <w:gridCol w:w="271"/>
        <w:gridCol w:w="1149"/>
        <w:gridCol w:w="1168"/>
        <w:gridCol w:w="723"/>
      </w:tblGrid>
      <w:tr w:rsidR="006052C7" w:rsidRPr="00EA31ED" w14:paraId="3F9833F0" w14:textId="77777777" w:rsidTr="006256AF">
        <w:trPr>
          <w:tblHeader/>
        </w:trPr>
        <w:tc>
          <w:tcPr>
            <w:tcW w:w="1333" w:type="pct"/>
            <w:vMerge w:val="restart"/>
            <w:tcBorders>
              <w:top w:val="single" w:sz="4" w:space="0" w:color="auto"/>
              <w:left w:val="nil"/>
              <w:bottom w:val="single" w:sz="4" w:space="0" w:color="000000"/>
              <w:right w:val="nil"/>
            </w:tcBorders>
            <w:shd w:val="clear" w:color="000000" w:fill="387990"/>
            <w:vAlign w:val="bottom"/>
            <w:hideMark/>
          </w:tcPr>
          <w:p w14:paraId="0A6357AC" w14:textId="77777777" w:rsidR="006052C7" w:rsidRPr="00EA31ED" w:rsidRDefault="006052C7" w:rsidP="00EA31ED">
            <w:pPr>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Training characteristic</w:t>
            </w:r>
          </w:p>
        </w:tc>
        <w:tc>
          <w:tcPr>
            <w:tcW w:w="571" w:type="pct"/>
            <w:vMerge w:val="restart"/>
            <w:tcBorders>
              <w:top w:val="single" w:sz="4" w:space="0" w:color="auto"/>
              <w:left w:val="nil"/>
              <w:bottom w:val="nil"/>
              <w:right w:val="nil"/>
            </w:tcBorders>
            <w:shd w:val="clear" w:color="000000" w:fill="387990"/>
            <w:vAlign w:val="bottom"/>
            <w:hideMark/>
          </w:tcPr>
          <w:p w14:paraId="20270501"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383" w:type="pct"/>
            <w:gridSpan w:val="3"/>
            <w:tcBorders>
              <w:top w:val="single" w:sz="4" w:space="0" w:color="auto"/>
              <w:left w:val="nil"/>
              <w:bottom w:val="single" w:sz="4" w:space="0" w:color="FFFFFF"/>
              <w:right w:val="nil"/>
            </w:tcBorders>
            <w:shd w:val="clear" w:color="000000" w:fill="387990"/>
            <w:vAlign w:val="center"/>
            <w:hideMark/>
          </w:tcPr>
          <w:p w14:paraId="13F7AE97"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40" w:type="pct"/>
            <w:vMerge w:val="restart"/>
            <w:tcBorders>
              <w:top w:val="single" w:sz="4" w:space="0" w:color="auto"/>
              <w:left w:val="nil"/>
              <w:right w:val="nil"/>
            </w:tcBorders>
            <w:shd w:val="clear" w:color="000000" w:fill="387990"/>
            <w:vAlign w:val="center"/>
            <w:hideMark/>
          </w:tcPr>
          <w:p w14:paraId="754961C6"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1B38D32E"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lastRenderedPageBreak/>
              <w:t> </w:t>
            </w:r>
          </w:p>
          <w:p w14:paraId="1FF18550" w14:textId="6E0A5510" w:rsidR="006052C7" w:rsidRPr="00EA31ED" w:rsidRDefault="006052C7" w:rsidP="00EA31ED">
            <w:pPr>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573" w:type="pct"/>
            <w:gridSpan w:val="3"/>
            <w:tcBorders>
              <w:top w:val="single" w:sz="4" w:space="0" w:color="auto"/>
              <w:left w:val="nil"/>
              <w:bottom w:val="single" w:sz="4" w:space="0" w:color="FFFFFF"/>
              <w:right w:val="nil"/>
            </w:tcBorders>
            <w:shd w:val="clear" w:color="000000" w:fill="387990"/>
            <w:vAlign w:val="center"/>
            <w:hideMark/>
          </w:tcPr>
          <w:p w14:paraId="0F941938" w14:textId="15274706"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lastRenderedPageBreak/>
              <w:t>Age</w:t>
            </w:r>
            <w:r w:rsidR="00A91EAD">
              <w:rPr>
                <w:rFonts w:eastAsia="Times New Roman" w:cs="Times New Roman"/>
                <w:b/>
                <w:bCs/>
                <w:color w:val="FFFFFF"/>
                <w:sz w:val="20"/>
                <w:szCs w:val="20"/>
              </w:rPr>
              <w:t xml:space="preserve"> (years)</w:t>
            </w:r>
          </w:p>
        </w:tc>
      </w:tr>
      <w:tr w:rsidR="006052C7" w:rsidRPr="00EA31ED" w14:paraId="42C467BC"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4D0D59AD"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vMerge/>
            <w:tcBorders>
              <w:top w:val="single" w:sz="4" w:space="0" w:color="auto"/>
              <w:left w:val="nil"/>
              <w:bottom w:val="nil"/>
              <w:right w:val="nil"/>
            </w:tcBorders>
            <w:vAlign w:val="center"/>
            <w:hideMark/>
          </w:tcPr>
          <w:p w14:paraId="1436135F"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24" w:type="pct"/>
            <w:tcBorders>
              <w:top w:val="nil"/>
              <w:left w:val="nil"/>
              <w:bottom w:val="nil"/>
              <w:right w:val="nil"/>
            </w:tcBorders>
            <w:shd w:val="clear" w:color="000000" w:fill="387990"/>
            <w:vAlign w:val="center"/>
            <w:hideMark/>
          </w:tcPr>
          <w:p w14:paraId="7991EEF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524" w:type="pct"/>
            <w:tcBorders>
              <w:top w:val="nil"/>
              <w:left w:val="nil"/>
              <w:bottom w:val="nil"/>
              <w:right w:val="nil"/>
            </w:tcBorders>
            <w:shd w:val="clear" w:color="000000" w:fill="387990"/>
            <w:vAlign w:val="center"/>
            <w:hideMark/>
          </w:tcPr>
          <w:p w14:paraId="6E8950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5" w:type="pct"/>
            <w:vMerge w:val="restart"/>
            <w:tcBorders>
              <w:top w:val="nil"/>
              <w:left w:val="nil"/>
              <w:right w:val="nil"/>
            </w:tcBorders>
            <w:shd w:val="clear" w:color="000000" w:fill="387990"/>
            <w:vAlign w:val="bottom"/>
            <w:hideMark/>
          </w:tcPr>
          <w:p w14:paraId="50851D6D" w14:textId="71333FF2" w:rsidR="006052C7" w:rsidRPr="00EA31ED" w:rsidRDefault="006052C7">
            <w:pPr>
              <w:widowControl/>
              <w:spacing w:line="259" w:lineRule="auto"/>
              <w:jc w:val="center"/>
              <w:rPr>
                <w:rFonts w:eastAsia="Times New Roman" w:cs="Times New Roman"/>
                <w:b/>
                <w:bCs/>
                <w:color w:val="FFFFFF"/>
                <w:sz w:val="20"/>
                <w:szCs w:val="20"/>
              </w:rPr>
            </w:pPr>
          </w:p>
          <w:p w14:paraId="24D67FAF" w14:textId="1DC6CC38" w:rsidR="006052C7" w:rsidRPr="00EA31ED" w:rsidRDefault="006052C7">
            <w:pPr>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c>
          <w:tcPr>
            <w:tcW w:w="140" w:type="pct"/>
            <w:vMerge/>
            <w:tcBorders>
              <w:left w:val="nil"/>
              <w:right w:val="nil"/>
            </w:tcBorders>
            <w:shd w:val="clear" w:color="000000" w:fill="387990"/>
            <w:vAlign w:val="center"/>
            <w:hideMark/>
          </w:tcPr>
          <w:p w14:paraId="53ED173E" w14:textId="21131CED" w:rsidR="006052C7" w:rsidRPr="00EA31ED" w:rsidRDefault="006052C7" w:rsidP="00EA31ED">
            <w:pPr>
              <w:spacing w:line="259" w:lineRule="auto"/>
              <w:jc w:val="center"/>
              <w:rPr>
                <w:rFonts w:eastAsia="Times New Roman" w:cs="Times New Roman"/>
                <w:b/>
                <w:bCs/>
                <w:sz w:val="20"/>
                <w:szCs w:val="20"/>
              </w:rPr>
            </w:pPr>
          </w:p>
        </w:tc>
        <w:tc>
          <w:tcPr>
            <w:tcW w:w="594" w:type="pct"/>
            <w:tcBorders>
              <w:top w:val="nil"/>
              <w:left w:val="nil"/>
              <w:bottom w:val="nil"/>
              <w:right w:val="nil"/>
            </w:tcBorders>
            <w:shd w:val="clear" w:color="000000" w:fill="387990"/>
            <w:vAlign w:val="center"/>
            <w:hideMark/>
          </w:tcPr>
          <w:p w14:paraId="49A187FB" w14:textId="1EDC80AE"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604" w:type="pct"/>
            <w:tcBorders>
              <w:top w:val="nil"/>
              <w:left w:val="nil"/>
              <w:bottom w:val="nil"/>
              <w:right w:val="nil"/>
            </w:tcBorders>
            <w:shd w:val="clear" w:color="000000" w:fill="387990"/>
            <w:vAlign w:val="center"/>
            <w:hideMark/>
          </w:tcPr>
          <w:p w14:paraId="54EA7595" w14:textId="0C416257"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75" w:type="pct"/>
            <w:vMerge w:val="restart"/>
            <w:tcBorders>
              <w:top w:val="nil"/>
              <w:left w:val="nil"/>
              <w:right w:val="nil"/>
            </w:tcBorders>
            <w:shd w:val="clear" w:color="000000" w:fill="387990"/>
            <w:vAlign w:val="bottom"/>
            <w:hideMark/>
          </w:tcPr>
          <w:p w14:paraId="02801E91" w14:textId="43A01FBD" w:rsidR="006052C7" w:rsidRPr="00EA31ED" w:rsidRDefault="006052C7">
            <w:pPr>
              <w:widowControl/>
              <w:spacing w:line="259" w:lineRule="auto"/>
              <w:jc w:val="center"/>
              <w:rPr>
                <w:rFonts w:eastAsia="Times New Roman" w:cs="Times New Roman"/>
                <w:b/>
                <w:bCs/>
                <w:color w:val="FFFFFF"/>
                <w:sz w:val="20"/>
                <w:szCs w:val="20"/>
              </w:rPr>
            </w:pPr>
          </w:p>
          <w:p w14:paraId="41ADC752" w14:textId="0821555B" w:rsidR="006052C7" w:rsidRPr="00EA31ED" w:rsidRDefault="006052C7">
            <w:pPr>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r>
      <w:tr w:rsidR="006052C7" w:rsidRPr="00EA31ED" w14:paraId="67A7D182"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03CC7410"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tcBorders>
              <w:top w:val="nil"/>
              <w:left w:val="nil"/>
              <w:bottom w:val="single" w:sz="4" w:space="0" w:color="auto"/>
              <w:right w:val="nil"/>
            </w:tcBorders>
            <w:shd w:val="clear" w:color="000000" w:fill="387990"/>
            <w:vAlign w:val="center"/>
            <w:hideMark/>
          </w:tcPr>
          <w:p w14:paraId="558D385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25B75A1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060801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C2290A9" w14:textId="7D0F56E2" w:rsidR="006052C7" w:rsidRPr="00EA31ED" w:rsidRDefault="006052C7" w:rsidP="00EA31ED">
            <w:pPr>
              <w:widowControl/>
              <w:spacing w:line="259" w:lineRule="auto"/>
              <w:jc w:val="center"/>
              <w:rPr>
                <w:rFonts w:eastAsia="Times New Roman" w:cs="Times New Roman"/>
                <w:b/>
                <w:bCs/>
                <w:color w:val="FFFFFF"/>
                <w:sz w:val="20"/>
                <w:szCs w:val="20"/>
              </w:rPr>
            </w:pPr>
          </w:p>
        </w:tc>
        <w:tc>
          <w:tcPr>
            <w:tcW w:w="140" w:type="pct"/>
            <w:vMerge/>
            <w:tcBorders>
              <w:left w:val="nil"/>
              <w:bottom w:val="single" w:sz="4" w:space="0" w:color="auto"/>
              <w:right w:val="nil"/>
            </w:tcBorders>
            <w:shd w:val="clear" w:color="000000" w:fill="387990"/>
            <w:vAlign w:val="center"/>
            <w:hideMark/>
          </w:tcPr>
          <w:p w14:paraId="551497C2" w14:textId="2D75E6C2" w:rsidR="006052C7" w:rsidRPr="00EA31ED" w:rsidRDefault="006052C7" w:rsidP="00EA31ED">
            <w:pPr>
              <w:widowControl/>
              <w:spacing w:line="259" w:lineRule="auto"/>
              <w:jc w:val="center"/>
              <w:rPr>
                <w:rFonts w:eastAsia="Times New Roman" w:cs="Times New Roman"/>
                <w:b/>
                <w:bCs/>
                <w:sz w:val="20"/>
                <w:szCs w:val="20"/>
              </w:rPr>
            </w:pPr>
          </w:p>
        </w:tc>
        <w:tc>
          <w:tcPr>
            <w:tcW w:w="594" w:type="pct"/>
            <w:tcBorders>
              <w:top w:val="nil"/>
              <w:left w:val="nil"/>
              <w:bottom w:val="single" w:sz="4" w:space="0" w:color="auto"/>
              <w:right w:val="nil"/>
            </w:tcBorders>
            <w:shd w:val="clear" w:color="000000" w:fill="387990"/>
            <w:vAlign w:val="center"/>
            <w:hideMark/>
          </w:tcPr>
          <w:p w14:paraId="120ECAC4"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604" w:type="pct"/>
            <w:tcBorders>
              <w:top w:val="nil"/>
              <w:left w:val="nil"/>
              <w:bottom w:val="single" w:sz="4" w:space="0" w:color="auto"/>
              <w:right w:val="nil"/>
            </w:tcBorders>
            <w:shd w:val="clear" w:color="000000" w:fill="387990"/>
            <w:vAlign w:val="center"/>
            <w:hideMark/>
          </w:tcPr>
          <w:p w14:paraId="5C857A2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75" w:type="pct"/>
            <w:vMerge/>
            <w:tcBorders>
              <w:left w:val="nil"/>
              <w:bottom w:val="single" w:sz="4" w:space="0" w:color="auto"/>
              <w:right w:val="nil"/>
            </w:tcBorders>
            <w:shd w:val="clear" w:color="000000" w:fill="387990"/>
            <w:vAlign w:val="center"/>
            <w:hideMark/>
          </w:tcPr>
          <w:p w14:paraId="07ABDF72" w14:textId="10B81EBE" w:rsidR="006052C7" w:rsidRPr="00EA31ED" w:rsidRDefault="006052C7" w:rsidP="00EA31ED">
            <w:pPr>
              <w:widowControl/>
              <w:spacing w:line="259" w:lineRule="auto"/>
              <w:jc w:val="center"/>
              <w:rPr>
                <w:rFonts w:eastAsia="Times New Roman" w:cs="Times New Roman"/>
                <w:b/>
                <w:bCs/>
                <w:color w:val="FFFFFF"/>
                <w:sz w:val="20"/>
                <w:szCs w:val="20"/>
              </w:rPr>
            </w:pPr>
          </w:p>
        </w:tc>
      </w:tr>
      <w:tr w:rsidR="00C95140" w:rsidRPr="00EA31ED" w14:paraId="7BD7FCB0" w14:textId="77777777" w:rsidTr="006256AF">
        <w:tc>
          <w:tcPr>
            <w:tcW w:w="5000" w:type="pct"/>
            <w:gridSpan w:val="9"/>
            <w:tcBorders>
              <w:top w:val="nil"/>
              <w:left w:val="nil"/>
              <w:bottom w:val="nil"/>
              <w:right w:val="nil"/>
            </w:tcBorders>
            <w:shd w:val="clear" w:color="000000" w:fill="DEEAF6"/>
            <w:vAlign w:val="center"/>
            <w:hideMark/>
          </w:tcPr>
          <w:p w14:paraId="2C1D51C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Training in aquaculture</w:t>
            </w:r>
          </w:p>
        </w:tc>
      </w:tr>
      <w:tr w:rsidR="00C95140" w:rsidRPr="00EA31ED" w14:paraId="060DE983"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2805D643"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Formal</w:t>
            </w:r>
          </w:p>
        </w:tc>
        <w:tc>
          <w:tcPr>
            <w:tcW w:w="571" w:type="pct"/>
            <w:tcBorders>
              <w:top w:val="single" w:sz="4" w:space="0" w:color="auto"/>
              <w:left w:val="nil"/>
              <w:bottom w:val="single" w:sz="4" w:space="0" w:color="auto"/>
              <w:right w:val="nil"/>
            </w:tcBorders>
            <w:shd w:val="clear" w:color="auto" w:fill="auto"/>
            <w:vAlign w:val="center"/>
            <w:hideMark/>
          </w:tcPr>
          <w:p w14:paraId="02F99898" w14:textId="469D30D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C5FA0F0" w14:textId="1767315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BADE6FD" w14:textId="6CDBFDB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1983538D" w14:textId="4EA22B8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E290151" w14:textId="3E6CBB3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662469FF" w14:textId="6C576A1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E035938" w14:textId="708E2C9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01827D4F" w14:textId="195202F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5CAAC725" w14:textId="77777777" w:rsidTr="006256AF">
        <w:tc>
          <w:tcPr>
            <w:tcW w:w="1333" w:type="pct"/>
            <w:tcBorders>
              <w:top w:val="nil"/>
              <w:left w:val="nil"/>
              <w:bottom w:val="nil"/>
              <w:right w:val="nil"/>
            </w:tcBorders>
            <w:shd w:val="clear" w:color="auto" w:fill="auto"/>
            <w:vAlign w:val="center"/>
            <w:hideMark/>
          </w:tcPr>
          <w:p w14:paraId="5EC407B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Informal</w:t>
            </w:r>
          </w:p>
        </w:tc>
        <w:tc>
          <w:tcPr>
            <w:tcW w:w="571" w:type="pct"/>
            <w:tcBorders>
              <w:top w:val="nil"/>
              <w:left w:val="nil"/>
              <w:bottom w:val="nil"/>
              <w:right w:val="nil"/>
            </w:tcBorders>
            <w:shd w:val="clear" w:color="auto" w:fill="auto"/>
            <w:vAlign w:val="center"/>
            <w:hideMark/>
          </w:tcPr>
          <w:p w14:paraId="216863C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CC9C781"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23F7686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56CBDEF" w14:textId="7A486A4F"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7BF7276"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696DD4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4B3C06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E97141" w14:textId="47235BD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12452D5E"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1EA6AC16"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None</w:t>
            </w:r>
          </w:p>
        </w:tc>
        <w:tc>
          <w:tcPr>
            <w:tcW w:w="571" w:type="pct"/>
            <w:tcBorders>
              <w:top w:val="single" w:sz="4" w:space="0" w:color="auto"/>
              <w:left w:val="nil"/>
              <w:bottom w:val="single" w:sz="4" w:space="0" w:color="auto"/>
              <w:right w:val="nil"/>
            </w:tcBorders>
            <w:shd w:val="clear" w:color="auto" w:fill="auto"/>
            <w:vAlign w:val="center"/>
            <w:hideMark/>
          </w:tcPr>
          <w:p w14:paraId="7B249311" w14:textId="328682B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52AF387" w14:textId="6D50C6B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BCD61BB" w14:textId="4EE47BC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12AF4B0" w14:textId="2E6E442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7F9CECA" w14:textId="5739A6D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257F06D5" w14:textId="59C19C8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535DEFD" w14:textId="739EE9D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EB85FEF" w14:textId="327EC90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20752F1D" w14:textId="77777777" w:rsidTr="006256AF">
        <w:tc>
          <w:tcPr>
            <w:tcW w:w="1333" w:type="pct"/>
            <w:tcBorders>
              <w:top w:val="nil"/>
              <w:left w:val="nil"/>
              <w:bottom w:val="nil"/>
              <w:right w:val="nil"/>
            </w:tcBorders>
            <w:shd w:val="clear" w:color="auto" w:fill="auto"/>
            <w:vAlign w:val="center"/>
            <w:hideMark/>
          </w:tcPr>
          <w:p w14:paraId="02EA24F3" w14:textId="24DB930C"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nil"/>
              <w:right w:val="nil"/>
            </w:tcBorders>
            <w:shd w:val="clear" w:color="auto" w:fill="auto"/>
            <w:vAlign w:val="center"/>
            <w:hideMark/>
          </w:tcPr>
          <w:p w14:paraId="6B9841C9"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4B20AF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FEAB61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2A585FEE" w14:textId="44F31A96"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B65038E"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0D462D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83D72C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4869DDF7" w14:textId="3D4FCEC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6A820536" w14:textId="77777777" w:rsidTr="006256AF">
        <w:tc>
          <w:tcPr>
            <w:tcW w:w="1905" w:type="pct"/>
            <w:gridSpan w:val="2"/>
            <w:tcBorders>
              <w:top w:val="single" w:sz="4" w:space="0" w:color="auto"/>
              <w:left w:val="nil"/>
              <w:bottom w:val="single" w:sz="4" w:space="0" w:color="auto"/>
              <w:right w:val="nil"/>
            </w:tcBorders>
            <w:shd w:val="clear" w:color="000000" w:fill="DEEAF6"/>
            <w:vAlign w:val="center"/>
            <w:hideMark/>
          </w:tcPr>
          <w:p w14:paraId="4A9D31F8"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Time since last formal training</w:t>
            </w:r>
          </w:p>
        </w:tc>
        <w:tc>
          <w:tcPr>
            <w:tcW w:w="524" w:type="pct"/>
            <w:tcBorders>
              <w:top w:val="single" w:sz="4" w:space="0" w:color="auto"/>
              <w:left w:val="nil"/>
              <w:bottom w:val="single" w:sz="4" w:space="0" w:color="auto"/>
              <w:right w:val="nil"/>
            </w:tcBorders>
            <w:shd w:val="clear" w:color="000000" w:fill="DEEAF6"/>
            <w:vAlign w:val="center"/>
            <w:hideMark/>
          </w:tcPr>
          <w:p w14:paraId="0B92C70C"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24" w:type="pct"/>
            <w:tcBorders>
              <w:top w:val="single" w:sz="4" w:space="0" w:color="auto"/>
              <w:left w:val="nil"/>
              <w:bottom w:val="single" w:sz="4" w:space="0" w:color="auto"/>
              <w:right w:val="nil"/>
            </w:tcBorders>
            <w:shd w:val="clear" w:color="000000" w:fill="DEEAF6"/>
            <w:vAlign w:val="center"/>
            <w:hideMark/>
          </w:tcPr>
          <w:p w14:paraId="18EAC392"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35" w:type="pct"/>
            <w:tcBorders>
              <w:top w:val="single" w:sz="4" w:space="0" w:color="auto"/>
              <w:left w:val="nil"/>
              <w:bottom w:val="single" w:sz="4" w:space="0" w:color="auto"/>
              <w:right w:val="nil"/>
            </w:tcBorders>
            <w:shd w:val="clear" w:color="000000" w:fill="DEEAF6"/>
            <w:vAlign w:val="center"/>
            <w:hideMark/>
          </w:tcPr>
          <w:p w14:paraId="015D71F6"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140" w:type="pct"/>
            <w:tcBorders>
              <w:top w:val="single" w:sz="4" w:space="0" w:color="auto"/>
              <w:left w:val="nil"/>
              <w:bottom w:val="single" w:sz="4" w:space="0" w:color="auto"/>
              <w:right w:val="nil"/>
            </w:tcBorders>
            <w:shd w:val="clear" w:color="000000" w:fill="DEEAF6"/>
            <w:vAlign w:val="center"/>
            <w:hideMark/>
          </w:tcPr>
          <w:p w14:paraId="78E9AD80"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94" w:type="pct"/>
            <w:tcBorders>
              <w:top w:val="single" w:sz="4" w:space="0" w:color="auto"/>
              <w:left w:val="nil"/>
              <w:bottom w:val="single" w:sz="4" w:space="0" w:color="auto"/>
              <w:right w:val="nil"/>
            </w:tcBorders>
            <w:shd w:val="clear" w:color="000000" w:fill="DEEAF6"/>
            <w:vAlign w:val="center"/>
            <w:hideMark/>
          </w:tcPr>
          <w:p w14:paraId="37B1FE1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604" w:type="pct"/>
            <w:tcBorders>
              <w:top w:val="single" w:sz="4" w:space="0" w:color="auto"/>
              <w:left w:val="nil"/>
              <w:bottom w:val="single" w:sz="4" w:space="0" w:color="auto"/>
              <w:right w:val="nil"/>
            </w:tcBorders>
            <w:shd w:val="clear" w:color="000000" w:fill="DEEAF6"/>
            <w:vAlign w:val="center"/>
            <w:hideMark/>
          </w:tcPr>
          <w:p w14:paraId="426E723B"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75" w:type="pct"/>
            <w:tcBorders>
              <w:top w:val="single" w:sz="4" w:space="0" w:color="auto"/>
              <w:left w:val="nil"/>
              <w:bottom w:val="single" w:sz="4" w:space="0" w:color="auto"/>
              <w:right w:val="nil"/>
            </w:tcBorders>
            <w:shd w:val="clear" w:color="000000" w:fill="DEEAF6"/>
            <w:vAlign w:val="center"/>
            <w:hideMark/>
          </w:tcPr>
          <w:p w14:paraId="22211727"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r>
      <w:tr w:rsidR="00C95140" w:rsidRPr="00EA31ED" w14:paraId="010DA0EE" w14:textId="77777777" w:rsidTr="006256AF">
        <w:tc>
          <w:tcPr>
            <w:tcW w:w="1333" w:type="pct"/>
            <w:tcBorders>
              <w:top w:val="nil"/>
              <w:left w:val="nil"/>
              <w:bottom w:val="nil"/>
              <w:right w:val="nil"/>
            </w:tcBorders>
            <w:shd w:val="clear" w:color="auto" w:fill="auto"/>
            <w:vAlign w:val="center"/>
            <w:hideMark/>
          </w:tcPr>
          <w:p w14:paraId="190EE4D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1 year</w:t>
            </w:r>
          </w:p>
        </w:tc>
        <w:tc>
          <w:tcPr>
            <w:tcW w:w="571" w:type="pct"/>
            <w:tcBorders>
              <w:top w:val="nil"/>
              <w:left w:val="nil"/>
              <w:bottom w:val="nil"/>
              <w:right w:val="nil"/>
            </w:tcBorders>
            <w:shd w:val="clear" w:color="auto" w:fill="auto"/>
            <w:vAlign w:val="center"/>
            <w:hideMark/>
          </w:tcPr>
          <w:p w14:paraId="6B6E38D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7E86778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7A53CF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92049A9" w14:textId="36F0DE3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6B6BD4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7B87067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60F97EA"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1F43A495" w14:textId="518A4FA1"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7426511B"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02E371CD"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2 years</w:t>
            </w:r>
          </w:p>
        </w:tc>
        <w:tc>
          <w:tcPr>
            <w:tcW w:w="571" w:type="pct"/>
            <w:tcBorders>
              <w:top w:val="single" w:sz="4" w:space="0" w:color="auto"/>
              <w:left w:val="nil"/>
              <w:bottom w:val="single" w:sz="4" w:space="0" w:color="auto"/>
              <w:right w:val="nil"/>
            </w:tcBorders>
            <w:shd w:val="clear" w:color="auto" w:fill="auto"/>
            <w:vAlign w:val="center"/>
            <w:hideMark/>
          </w:tcPr>
          <w:p w14:paraId="6A9186CF" w14:textId="421DB74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BEDA785" w14:textId="090D8F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74095A0" w14:textId="6859AB4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23B8DBCA" w14:textId="530CE93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5D4A4DC" w14:textId="315B805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49C5428B" w14:textId="1E57DE5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F96B84C" w14:textId="2BF909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429015E" w14:textId="0C012813"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C19B7AA" w14:textId="77777777" w:rsidTr="006256AF">
        <w:tc>
          <w:tcPr>
            <w:tcW w:w="1333" w:type="pct"/>
            <w:tcBorders>
              <w:top w:val="nil"/>
              <w:left w:val="nil"/>
              <w:bottom w:val="nil"/>
              <w:right w:val="nil"/>
            </w:tcBorders>
            <w:shd w:val="clear" w:color="auto" w:fill="auto"/>
            <w:vAlign w:val="center"/>
            <w:hideMark/>
          </w:tcPr>
          <w:p w14:paraId="7D02707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3 years</w:t>
            </w:r>
          </w:p>
        </w:tc>
        <w:tc>
          <w:tcPr>
            <w:tcW w:w="571" w:type="pct"/>
            <w:tcBorders>
              <w:top w:val="nil"/>
              <w:left w:val="nil"/>
              <w:bottom w:val="nil"/>
              <w:right w:val="nil"/>
            </w:tcBorders>
            <w:shd w:val="clear" w:color="auto" w:fill="auto"/>
            <w:vAlign w:val="center"/>
            <w:hideMark/>
          </w:tcPr>
          <w:p w14:paraId="61A1889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017FA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8A834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15DC212E" w14:textId="236B095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38F18D0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5BBD23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317C097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847F6F" w14:textId="5C5311EB"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678BB19"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41A7D5C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3 or more years ago</w:t>
            </w:r>
          </w:p>
        </w:tc>
        <w:tc>
          <w:tcPr>
            <w:tcW w:w="571" w:type="pct"/>
            <w:tcBorders>
              <w:top w:val="single" w:sz="4" w:space="0" w:color="auto"/>
              <w:left w:val="nil"/>
              <w:bottom w:val="single" w:sz="4" w:space="0" w:color="auto"/>
              <w:right w:val="nil"/>
            </w:tcBorders>
            <w:shd w:val="clear" w:color="auto" w:fill="auto"/>
            <w:vAlign w:val="center"/>
            <w:hideMark/>
          </w:tcPr>
          <w:p w14:paraId="5EC188D6" w14:textId="79E35C1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1AB6D82" w14:textId="22515BB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894E00D" w14:textId="26374DB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2644C08" w14:textId="32AD836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4CC5ABAB" w14:textId="4597E8E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56579404" w14:textId="6FCECC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78D62F92" w14:textId="6B96508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BEBF73D" w14:textId="009BB924"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6D5FE802" w14:textId="77777777" w:rsidTr="006256AF">
        <w:tc>
          <w:tcPr>
            <w:tcW w:w="1333" w:type="pct"/>
            <w:tcBorders>
              <w:top w:val="nil"/>
              <w:left w:val="nil"/>
              <w:bottom w:val="single" w:sz="4" w:space="0" w:color="auto"/>
              <w:right w:val="nil"/>
            </w:tcBorders>
            <w:shd w:val="clear" w:color="auto" w:fill="auto"/>
            <w:vAlign w:val="center"/>
            <w:hideMark/>
          </w:tcPr>
          <w:p w14:paraId="50AE830D" w14:textId="16A4FD2B" w:rsidR="00C95140" w:rsidRPr="00EA31ED" w:rsidRDefault="00C95140">
            <w:pPr>
              <w:widowControl/>
              <w:spacing w:line="259" w:lineRule="auto"/>
              <w:rPr>
                <w:rFonts w:eastAsia="Times New Roman" w:cs="Times New Roman"/>
                <w:b/>
                <w:bCs/>
                <w:sz w:val="20"/>
                <w:szCs w:val="20"/>
              </w:rPr>
            </w:pPr>
            <w:r w:rsidRPr="00EA31ED">
              <w:rPr>
                <w:rFonts w:eastAsia="Times New Roman" w:cs="Times New Roman"/>
                <w:b/>
                <w:bCs/>
                <w:sz w:val="20"/>
                <w:szCs w:val="20"/>
              </w:rPr>
              <w:t xml:space="preserve">Number of fishpond farmers who received </w:t>
            </w:r>
            <w:r w:rsidR="00661A30">
              <w:rPr>
                <w:rFonts w:eastAsia="Times New Roman" w:cs="Times New Roman"/>
                <w:b/>
                <w:bCs/>
                <w:sz w:val="20"/>
                <w:szCs w:val="20"/>
              </w:rPr>
              <w:t>formal training</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single" w:sz="4" w:space="0" w:color="auto"/>
              <w:right w:val="nil"/>
            </w:tcBorders>
            <w:shd w:val="clear" w:color="auto" w:fill="auto"/>
            <w:vAlign w:val="center"/>
            <w:hideMark/>
          </w:tcPr>
          <w:p w14:paraId="51E662D0" w14:textId="711A3DD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E699E48" w14:textId="16C26D6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4E9E609" w14:textId="3BEC75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single" w:sz="4" w:space="0" w:color="auto"/>
              <w:right w:val="nil"/>
            </w:tcBorders>
            <w:shd w:val="clear" w:color="000000" w:fill="D9D9D9"/>
            <w:vAlign w:val="center"/>
            <w:hideMark/>
          </w:tcPr>
          <w:p w14:paraId="1C2A8B63" w14:textId="797290E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vAlign w:val="center"/>
            <w:hideMark/>
          </w:tcPr>
          <w:p w14:paraId="27321D92" w14:textId="3B2CC94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single" w:sz="4" w:space="0" w:color="auto"/>
              <w:right w:val="nil"/>
            </w:tcBorders>
            <w:shd w:val="clear" w:color="auto" w:fill="auto"/>
            <w:vAlign w:val="center"/>
            <w:hideMark/>
          </w:tcPr>
          <w:p w14:paraId="48A54441" w14:textId="4033666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07383FC4" w14:textId="0EECC96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single" w:sz="4" w:space="0" w:color="auto"/>
              <w:right w:val="nil"/>
            </w:tcBorders>
            <w:shd w:val="clear" w:color="000000" w:fill="D9D9D9"/>
            <w:vAlign w:val="center"/>
            <w:hideMark/>
          </w:tcPr>
          <w:p w14:paraId="13F306FE" w14:textId="2CF62BB0" w:rsidR="00C95140" w:rsidRPr="00EA31ED" w:rsidRDefault="00C95140" w:rsidP="00EA31ED">
            <w:pPr>
              <w:widowControl/>
              <w:spacing w:line="259" w:lineRule="auto"/>
              <w:jc w:val="center"/>
              <w:rPr>
                <w:rFonts w:eastAsia="Times New Roman" w:cs="Times New Roman"/>
                <w:b/>
                <w:bCs/>
                <w:sz w:val="20"/>
                <w:szCs w:val="20"/>
              </w:rPr>
            </w:pPr>
          </w:p>
        </w:tc>
      </w:tr>
    </w:tbl>
    <w:p w14:paraId="1354753D" w14:textId="5DB022C4" w:rsidR="00C95140" w:rsidRPr="0087225D" w:rsidRDefault="00C95140" w:rsidP="00FF7E45">
      <w:pPr>
        <w:pStyle w:val="BodyText1"/>
        <w:spacing w:after="0"/>
        <w:ind w:left="86" w:hanging="86"/>
        <w:rPr>
          <w:sz w:val="16"/>
        </w:rPr>
      </w:pPr>
      <w:commentRangeStart w:id="849"/>
      <w:r w:rsidRPr="0087225D">
        <w:rPr>
          <w:sz w:val="16"/>
        </w:rPr>
        <w:t>^ Results not statistically reliable, n&lt;30  </w:t>
      </w:r>
      <w:commentRangeEnd w:id="849"/>
      <w:r>
        <w:rPr>
          <w:rStyle w:val="CommentReference"/>
          <w:rFonts w:eastAsia="Arial" w:cs="Arial"/>
          <w:color w:val="000000"/>
        </w:rPr>
        <w:commentReference w:id="849"/>
      </w:r>
    </w:p>
    <w:p w14:paraId="2A2256D7" w14:textId="4932AC38" w:rsidR="00C95140" w:rsidRDefault="00C95140" w:rsidP="00FF7E45">
      <w:pPr>
        <w:pStyle w:val="BodyText1"/>
        <w:spacing w:after="0"/>
        <w:ind w:left="86" w:hanging="86"/>
        <w:rPr>
          <w:sz w:val="16"/>
        </w:rPr>
      </w:pPr>
      <w:commentRangeStart w:id="85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50"/>
      <w:r>
        <w:rPr>
          <w:rStyle w:val="CommentReference"/>
          <w:rFonts w:eastAsia="Arial" w:cs="Arial"/>
          <w:color w:val="000000"/>
        </w:rPr>
        <w:commentReference w:id="850"/>
      </w:r>
    </w:p>
    <w:p w14:paraId="026A39FF" w14:textId="4DB91AC6"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03F8E7B" w14:textId="1C247F44"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149C9EB"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E5EA72" w14:textId="77777777" w:rsidR="00C95140" w:rsidRDefault="00C95140" w:rsidP="00EA31ED">
      <w:pPr>
        <w:pStyle w:val="BodyText1"/>
      </w:pPr>
      <w:r>
        <w:t xml:space="preserve">Not only is training important to fishpond farmers, but information obtained through other sources and the ability to access to extension services for fish are also important. Furthermore, keeping regular written records about fishpond management practices and issues encountered is a good practice that can help fishpond farmers learn from their experiences over time. </w:t>
      </w:r>
      <w:r>
        <w:rPr>
          <w:b/>
        </w:rPr>
        <w:t>Table 7.2.15</w:t>
      </w:r>
      <w:r w:rsidRPr="00933F3A">
        <w:t xml:space="preserve"> presents information about </w:t>
      </w:r>
      <w:r>
        <w:t>whether fishpond farmers in the ZOI keep regular written records about their fish, whether they can access extension services for their fish, and what their primary source of information is for raising their fish</w:t>
      </w:r>
      <w:r w:rsidRPr="00933F3A">
        <w:t>. [</w:t>
      </w:r>
      <w:r w:rsidRPr="00933F3A">
        <w:rPr>
          <w:highlight w:val="yellow"/>
        </w:rPr>
        <w:t>Discuss findings. Were any differences found between disaggregate categories</w:t>
      </w:r>
      <w:r>
        <w:rPr>
          <w:highlight w:val="yellow"/>
        </w:rPr>
        <w:t>?</w:t>
      </w:r>
      <w:r w:rsidRPr="00933F3A">
        <w:t>]</w:t>
      </w:r>
    </w:p>
    <w:p w14:paraId="3FA7B7DF" w14:textId="2F8816DA" w:rsidR="00C95140" w:rsidRDefault="00C95140">
      <w:pPr>
        <w:pStyle w:val="Tabletitle"/>
      </w:pPr>
      <w:bookmarkStart w:id="851" w:name="_Toc63673123"/>
      <w:r w:rsidRPr="0023038F">
        <w:t xml:space="preserve">Table </w:t>
      </w:r>
      <w:r>
        <w:t>7</w:t>
      </w:r>
      <w:r w:rsidRPr="0023038F">
        <w:t>.2.</w:t>
      </w:r>
      <w:r>
        <w:t>15:</w:t>
      </w:r>
      <w:r w:rsidRPr="0023038F">
        <w:t xml:space="preserve"> </w:t>
      </w:r>
      <w:r w:rsidRPr="007635FD">
        <w:t>Record Keeping, Access to Extension Services, and Main Information Sources among Fishpond Farmers in the ZOI, in Total and by Farmers</w:t>
      </w:r>
      <w:r w:rsidR="00661A30">
        <w:t>’</w:t>
      </w:r>
      <w:r w:rsidRPr="007635FD">
        <w:t xml:space="preserve"> Sex and Age</w:t>
      </w:r>
      <w:bookmarkEnd w:id="851"/>
    </w:p>
    <w:tbl>
      <w:tblPr>
        <w:tblW w:w="5000" w:type="pct"/>
        <w:tblLayout w:type="fixed"/>
        <w:tblLook w:val="04A0" w:firstRow="1" w:lastRow="0" w:firstColumn="1" w:lastColumn="0" w:noHBand="0" w:noVBand="1"/>
      </w:tblPr>
      <w:tblGrid>
        <w:gridCol w:w="3498"/>
        <w:gridCol w:w="738"/>
        <w:gridCol w:w="1014"/>
        <w:gridCol w:w="827"/>
        <w:gridCol w:w="634"/>
        <w:gridCol w:w="241"/>
        <w:gridCol w:w="1021"/>
        <w:gridCol w:w="971"/>
        <w:gridCol w:w="632"/>
      </w:tblGrid>
      <w:tr w:rsidR="00661A30" w:rsidRPr="00EA31ED" w14:paraId="30265B10" w14:textId="77777777" w:rsidTr="00A91EAD">
        <w:trPr>
          <w:tblHeader/>
        </w:trPr>
        <w:tc>
          <w:tcPr>
            <w:tcW w:w="1826" w:type="pct"/>
            <w:vMerge w:val="restart"/>
            <w:tcBorders>
              <w:top w:val="single" w:sz="4" w:space="0" w:color="auto"/>
              <w:left w:val="nil"/>
              <w:bottom w:val="single" w:sz="4" w:space="0" w:color="000000"/>
              <w:right w:val="nil"/>
            </w:tcBorders>
            <w:shd w:val="clear" w:color="000000" w:fill="387990"/>
            <w:vAlign w:val="bottom"/>
            <w:hideMark/>
          </w:tcPr>
          <w:p w14:paraId="2045C612" w14:textId="77777777" w:rsidR="00661A30" w:rsidRPr="00EA31ED" w:rsidRDefault="00661A30" w:rsidP="00BE7C43">
            <w:pPr>
              <w:keepNext/>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Practice or source</w:t>
            </w:r>
          </w:p>
        </w:tc>
        <w:tc>
          <w:tcPr>
            <w:tcW w:w="385" w:type="pct"/>
            <w:vMerge w:val="restart"/>
            <w:tcBorders>
              <w:top w:val="single" w:sz="4" w:space="0" w:color="auto"/>
              <w:left w:val="nil"/>
              <w:bottom w:val="nil"/>
              <w:right w:val="nil"/>
            </w:tcBorders>
            <w:shd w:val="clear" w:color="000000" w:fill="387990"/>
            <w:vAlign w:val="bottom"/>
            <w:hideMark/>
          </w:tcPr>
          <w:p w14:paraId="2FCC7522"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51B675F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26" w:type="pct"/>
            <w:vMerge w:val="restart"/>
            <w:tcBorders>
              <w:top w:val="single" w:sz="4" w:space="0" w:color="auto"/>
              <w:left w:val="nil"/>
              <w:right w:val="nil"/>
            </w:tcBorders>
            <w:shd w:val="clear" w:color="000000" w:fill="387990"/>
            <w:vAlign w:val="center"/>
            <w:hideMark/>
          </w:tcPr>
          <w:p w14:paraId="776740B7"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4F2AAFC1"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5FD84BB0" w14:textId="33A561F2" w:rsidR="00661A30" w:rsidRPr="00EA31ED" w:rsidRDefault="00661A30" w:rsidP="00BE7C43">
            <w:pPr>
              <w:keepNext/>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07DC794E" w14:textId="43664FE3"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EA31ED" w14:paraId="062F9656"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4A80315B"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32F240E8"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12B0DDC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432" w:type="pct"/>
            <w:tcBorders>
              <w:top w:val="nil"/>
              <w:left w:val="nil"/>
              <w:bottom w:val="nil"/>
              <w:right w:val="nil"/>
            </w:tcBorders>
            <w:shd w:val="clear" w:color="000000" w:fill="387990"/>
            <w:vAlign w:val="center"/>
            <w:hideMark/>
          </w:tcPr>
          <w:p w14:paraId="2637BD9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57F0AB92" w14:textId="3D9428F0" w:rsidR="00661A30" w:rsidRPr="00EA31ED" w:rsidRDefault="00661A30">
            <w:pPr>
              <w:keepNext/>
              <w:widowControl/>
              <w:spacing w:line="259" w:lineRule="auto"/>
              <w:jc w:val="center"/>
              <w:rPr>
                <w:rFonts w:eastAsia="Times New Roman" w:cs="Times New Roman"/>
                <w:b/>
                <w:bCs/>
                <w:color w:val="FFFFFF"/>
                <w:sz w:val="20"/>
                <w:szCs w:val="20"/>
              </w:rPr>
            </w:pPr>
          </w:p>
          <w:p w14:paraId="4370C4C3" w14:textId="46F2D36F" w:rsidR="00661A30" w:rsidRPr="00EA31ED" w:rsidRDefault="00661A30" w:rsidP="00BE7C43">
            <w:pPr>
              <w:keepNext/>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c>
          <w:tcPr>
            <w:tcW w:w="126" w:type="pct"/>
            <w:vMerge/>
            <w:tcBorders>
              <w:left w:val="nil"/>
              <w:right w:val="nil"/>
            </w:tcBorders>
            <w:shd w:val="clear" w:color="000000" w:fill="387990"/>
            <w:vAlign w:val="center"/>
            <w:hideMark/>
          </w:tcPr>
          <w:p w14:paraId="58393931" w14:textId="66A8DE5B" w:rsidR="00661A30" w:rsidRPr="00EA31ED" w:rsidRDefault="00661A30" w:rsidP="00BE7C43">
            <w:pPr>
              <w:keepNext/>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000000" w:fill="387990"/>
            <w:vAlign w:val="center"/>
            <w:hideMark/>
          </w:tcPr>
          <w:p w14:paraId="2653EA2A" w14:textId="47139EB7"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507" w:type="pct"/>
            <w:tcBorders>
              <w:top w:val="nil"/>
              <w:left w:val="nil"/>
              <w:bottom w:val="nil"/>
              <w:right w:val="nil"/>
            </w:tcBorders>
            <w:shd w:val="clear" w:color="000000" w:fill="387990"/>
            <w:vAlign w:val="center"/>
            <w:hideMark/>
          </w:tcPr>
          <w:p w14:paraId="7C4B0D2B" w14:textId="56BCB7DB"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5EFB0D8B" w14:textId="64A7CCB5" w:rsidR="00661A30" w:rsidRPr="00EA31ED" w:rsidRDefault="00661A30">
            <w:pPr>
              <w:keepNext/>
              <w:widowControl/>
              <w:spacing w:line="259" w:lineRule="auto"/>
              <w:jc w:val="center"/>
              <w:rPr>
                <w:rFonts w:eastAsia="Times New Roman" w:cs="Times New Roman"/>
                <w:b/>
                <w:bCs/>
                <w:color w:val="FFFFFF"/>
                <w:sz w:val="20"/>
                <w:szCs w:val="20"/>
              </w:rPr>
            </w:pPr>
          </w:p>
          <w:p w14:paraId="66452880" w14:textId="60438754" w:rsidR="00661A30" w:rsidRPr="00EA31ED" w:rsidRDefault="00661A30" w:rsidP="00BE7C43">
            <w:pPr>
              <w:keepNext/>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r>
      <w:tr w:rsidR="00661A30" w:rsidRPr="00EA31ED" w14:paraId="30DBE403"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6AA720EE"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8A7337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316D158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432" w:type="pct"/>
            <w:tcBorders>
              <w:top w:val="nil"/>
              <w:left w:val="nil"/>
              <w:bottom w:val="single" w:sz="4" w:space="0" w:color="auto"/>
              <w:right w:val="nil"/>
            </w:tcBorders>
            <w:shd w:val="clear" w:color="000000" w:fill="387990"/>
            <w:vAlign w:val="center"/>
            <w:hideMark/>
          </w:tcPr>
          <w:p w14:paraId="40DF743F"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77B6210" w14:textId="6E0BDB80" w:rsidR="00661A30" w:rsidRPr="00EA31ED" w:rsidRDefault="00661A30" w:rsidP="00BE7C43">
            <w:pPr>
              <w:keepNext/>
              <w:widowControl/>
              <w:spacing w:line="259" w:lineRule="auto"/>
              <w:jc w:val="center"/>
              <w:rPr>
                <w:rFonts w:eastAsia="Times New Roman" w:cs="Times New Roman"/>
                <w:b/>
                <w:bCs/>
                <w:color w:val="FFFFFF"/>
                <w:sz w:val="20"/>
                <w:szCs w:val="20"/>
              </w:rPr>
            </w:pPr>
          </w:p>
        </w:tc>
        <w:tc>
          <w:tcPr>
            <w:tcW w:w="126" w:type="pct"/>
            <w:vMerge/>
            <w:tcBorders>
              <w:left w:val="nil"/>
              <w:bottom w:val="single" w:sz="4" w:space="0" w:color="auto"/>
              <w:right w:val="nil"/>
            </w:tcBorders>
            <w:shd w:val="clear" w:color="000000" w:fill="387990"/>
            <w:vAlign w:val="center"/>
            <w:hideMark/>
          </w:tcPr>
          <w:p w14:paraId="336DDD19" w14:textId="77A188F6" w:rsidR="00661A30" w:rsidRPr="00EA31ED" w:rsidRDefault="00661A30" w:rsidP="00BE7C43">
            <w:pPr>
              <w:keepNext/>
              <w:widowControl/>
              <w:spacing w:line="259" w:lineRule="auto"/>
              <w:jc w:val="center"/>
              <w:rPr>
                <w:rFonts w:eastAsia="Times New Roman" w:cs="Times New Roman"/>
                <w:b/>
                <w:bCs/>
                <w:sz w:val="20"/>
                <w:szCs w:val="20"/>
              </w:rPr>
            </w:pPr>
          </w:p>
        </w:tc>
        <w:tc>
          <w:tcPr>
            <w:tcW w:w="533" w:type="pct"/>
            <w:tcBorders>
              <w:top w:val="nil"/>
              <w:left w:val="nil"/>
              <w:bottom w:val="single" w:sz="4" w:space="0" w:color="auto"/>
              <w:right w:val="nil"/>
            </w:tcBorders>
            <w:shd w:val="clear" w:color="000000" w:fill="387990"/>
            <w:vAlign w:val="center"/>
            <w:hideMark/>
          </w:tcPr>
          <w:p w14:paraId="18C7E76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vAlign w:val="center"/>
            <w:hideMark/>
          </w:tcPr>
          <w:p w14:paraId="4804C2F7"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9B85D30" w14:textId="129E53A1" w:rsidR="00661A30" w:rsidRPr="00EA31ED" w:rsidRDefault="00661A30" w:rsidP="00BE7C43">
            <w:pPr>
              <w:keepNext/>
              <w:widowControl/>
              <w:spacing w:line="259" w:lineRule="auto"/>
              <w:jc w:val="center"/>
              <w:rPr>
                <w:rFonts w:eastAsia="Times New Roman" w:cs="Times New Roman"/>
                <w:b/>
                <w:bCs/>
                <w:color w:val="FFFFFF"/>
                <w:sz w:val="20"/>
                <w:szCs w:val="20"/>
              </w:rPr>
            </w:pPr>
          </w:p>
        </w:tc>
      </w:tr>
      <w:tr w:rsidR="00C95140" w:rsidRPr="00EA31ED" w14:paraId="393C1689" w14:textId="77777777" w:rsidTr="00EA31ED">
        <w:tc>
          <w:tcPr>
            <w:tcW w:w="1826" w:type="pct"/>
            <w:tcBorders>
              <w:top w:val="nil"/>
              <w:left w:val="nil"/>
              <w:bottom w:val="nil"/>
              <w:right w:val="nil"/>
            </w:tcBorders>
            <w:shd w:val="clear" w:color="auto" w:fill="auto"/>
            <w:vAlign w:val="center"/>
            <w:hideMark/>
          </w:tcPr>
          <w:p w14:paraId="7EC71E61" w14:textId="77777777" w:rsidR="00C95140" w:rsidRPr="00EA31ED" w:rsidRDefault="00C95140" w:rsidP="00BE7C43">
            <w:pPr>
              <w:keepNext/>
              <w:widowControl/>
              <w:spacing w:line="259" w:lineRule="auto"/>
              <w:rPr>
                <w:rFonts w:eastAsia="Times New Roman" w:cs="Times New Roman"/>
                <w:b/>
                <w:bCs/>
                <w:sz w:val="20"/>
                <w:szCs w:val="20"/>
              </w:rPr>
            </w:pPr>
            <w:r w:rsidRPr="00EA31ED">
              <w:rPr>
                <w:rFonts w:eastAsia="Times New Roman" w:cs="Times New Roman"/>
                <w:b/>
                <w:bCs/>
                <w:sz w:val="20"/>
                <w:szCs w:val="20"/>
              </w:rPr>
              <w:t>Keep regular written records</w:t>
            </w:r>
          </w:p>
        </w:tc>
        <w:tc>
          <w:tcPr>
            <w:tcW w:w="385" w:type="pct"/>
            <w:tcBorders>
              <w:top w:val="nil"/>
              <w:left w:val="nil"/>
              <w:bottom w:val="nil"/>
              <w:right w:val="nil"/>
            </w:tcBorders>
            <w:shd w:val="clear" w:color="auto" w:fill="auto"/>
            <w:vAlign w:val="center"/>
            <w:hideMark/>
          </w:tcPr>
          <w:p w14:paraId="37E56088"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75B50D7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3DD2295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auto" w:fill="auto"/>
            <w:vAlign w:val="center"/>
            <w:hideMark/>
          </w:tcPr>
          <w:p w14:paraId="4289589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2A191644"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1F77EE0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56F2FBF3"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auto" w:fill="auto"/>
            <w:vAlign w:val="center"/>
            <w:hideMark/>
          </w:tcPr>
          <w:p w14:paraId="42B873B7" w14:textId="77777777" w:rsidR="00C95140" w:rsidRPr="00D63D7A" w:rsidRDefault="00C95140" w:rsidP="00BE7C43">
            <w:pPr>
              <w:keepNext/>
              <w:widowControl/>
              <w:spacing w:line="259" w:lineRule="auto"/>
              <w:jc w:val="center"/>
              <w:rPr>
                <w:rFonts w:eastAsia="Times New Roman" w:cs="Times New Roman"/>
                <w:bCs/>
                <w:sz w:val="20"/>
                <w:szCs w:val="20"/>
              </w:rPr>
            </w:pPr>
          </w:p>
        </w:tc>
      </w:tr>
      <w:tr w:rsidR="00C95140" w:rsidRPr="00EA31ED" w14:paraId="218EA4FD"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5139648E"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Can access extension services for fish</w:t>
            </w:r>
          </w:p>
        </w:tc>
        <w:tc>
          <w:tcPr>
            <w:tcW w:w="385" w:type="pct"/>
            <w:tcBorders>
              <w:top w:val="single" w:sz="4" w:space="0" w:color="auto"/>
              <w:left w:val="nil"/>
              <w:bottom w:val="single" w:sz="4" w:space="0" w:color="auto"/>
              <w:right w:val="nil"/>
            </w:tcBorders>
            <w:shd w:val="clear" w:color="auto" w:fill="auto"/>
            <w:vAlign w:val="center"/>
            <w:hideMark/>
          </w:tcPr>
          <w:p w14:paraId="21D36CCF" w14:textId="6D9BA16E"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47021724" w14:textId="068CE14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63EA708" w14:textId="65AA9B2F"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9AA76A" w14:textId="5D103DB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74154840" w14:textId="531CF8BD"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6F81A8AC" w14:textId="197F4148"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5C30BE33" w14:textId="41F819BC"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4FDA423" w14:textId="66000C13"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16EDE51C" w14:textId="77777777" w:rsidTr="00EA31ED">
        <w:tc>
          <w:tcPr>
            <w:tcW w:w="1826" w:type="pct"/>
            <w:tcBorders>
              <w:top w:val="nil"/>
              <w:left w:val="nil"/>
              <w:bottom w:val="nil"/>
              <w:right w:val="nil"/>
            </w:tcBorders>
            <w:shd w:val="clear" w:color="000000" w:fill="DEEAF6"/>
            <w:vAlign w:val="center"/>
            <w:hideMark/>
          </w:tcPr>
          <w:p w14:paraId="785C4251"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Main information source</w:t>
            </w:r>
          </w:p>
        </w:tc>
        <w:tc>
          <w:tcPr>
            <w:tcW w:w="385" w:type="pct"/>
            <w:tcBorders>
              <w:top w:val="nil"/>
              <w:left w:val="nil"/>
              <w:bottom w:val="nil"/>
              <w:right w:val="nil"/>
            </w:tcBorders>
            <w:shd w:val="clear" w:color="000000" w:fill="DEEAF6"/>
            <w:vAlign w:val="center"/>
            <w:hideMark/>
          </w:tcPr>
          <w:p w14:paraId="0669176A" w14:textId="2ADC1962"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000000" w:fill="DEEAF6"/>
            <w:vAlign w:val="center"/>
            <w:hideMark/>
          </w:tcPr>
          <w:p w14:paraId="08B3E5E6" w14:textId="58C68E5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000000" w:fill="DEEAF6"/>
            <w:vAlign w:val="center"/>
            <w:hideMark/>
          </w:tcPr>
          <w:p w14:paraId="7887585B" w14:textId="544F2287"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EEAF6"/>
            <w:vAlign w:val="center"/>
            <w:hideMark/>
          </w:tcPr>
          <w:p w14:paraId="7B5596E9" w14:textId="7AEC721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000000" w:fill="DEEAF6"/>
            <w:vAlign w:val="center"/>
            <w:hideMark/>
          </w:tcPr>
          <w:p w14:paraId="1D8B7297" w14:textId="5BE24036"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000000" w:fill="DEEAF6"/>
            <w:vAlign w:val="center"/>
            <w:hideMark/>
          </w:tcPr>
          <w:p w14:paraId="09B7CDC5" w14:textId="11C63FB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000000" w:fill="DEEAF6"/>
            <w:vAlign w:val="center"/>
            <w:hideMark/>
          </w:tcPr>
          <w:p w14:paraId="6B5DB9E8" w14:textId="7D864E9A"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EEAF6"/>
            <w:vAlign w:val="center"/>
            <w:hideMark/>
          </w:tcPr>
          <w:p w14:paraId="05B1F418" w14:textId="248259F7"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548720A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3F7B12F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 xml:space="preserve">Agriculture extension worker </w:t>
            </w:r>
          </w:p>
        </w:tc>
        <w:tc>
          <w:tcPr>
            <w:tcW w:w="385" w:type="pct"/>
            <w:tcBorders>
              <w:top w:val="single" w:sz="4" w:space="0" w:color="auto"/>
              <w:left w:val="nil"/>
              <w:bottom w:val="single" w:sz="4" w:space="0" w:color="auto"/>
              <w:right w:val="nil"/>
            </w:tcBorders>
            <w:shd w:val="clear" w:color="auto" w:fill="auto"/>
            <w:vAlign w:val="center"/>
            <w:hideMark/>
          </w:tcPr>
          <w:p w14:paraId="6F93D650" w14:textId="37C2217D"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15919E92" w14:textId="2D8B7A33"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0E7D02E9" w14:textId="5ADBBC6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CE55D23" w14:textId="3AD8DA3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36330645" w14:textId="2C3885C3"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E8456F6" w14:textId="0F70678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160909AA" w14:textId="663F7549"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4809E" w14:textId="2B835EE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3A55CC14" w14:textId="77777777" w:rsidTr="00EA31ED">
        <w:tc>
          <w:tcPr>
            <w:tcW w:w="1826" w:type="pct"/>
            <w:tcBorders>
              <w:top w:val="nil"/>
              <w:left w:val="nil"/>
              <w:bottom w:val="single" w:sz="4" w:space="0" w:color="auto"/>
              <w:right w:val="nil"/>
            </w:tcBorders>
            <w:shd w:val="clear" w:color="auto" w:fill="auto"/>
            <w:vAlign w:val="center"/>
            <w:hideMark/>
          </w:tcPr>
          <w:p w14:paraId="5EFBF52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Family, friend, or neighbor</w:t>
            </w:r>
          </w:p>
        </w:tc>
        <w:tc>
          <w:tcPr>
            <w:tcW w:w="385" w:type="pct"/>
            <w:tcBorders>
              <w:top w:val="nil"/>
              <w:left w:val="nil"/>
              <w:bottom w:val="single" w:sz="4" w:space="0" w:color="auto"/>
              <w:right w:val="nil"/>
            </w:tcBorders>
            <w:shd w:val="clear" w:color="auto" w:fill="auto"/>
            <w:vAlign w:val="center"/>
            <w:hideMark/>
          </w:tcPr>
          <w:p w14:paraId="02F83D73" w14:textId="69DD1856"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5A1050" w14:textId="61FB9992"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2309500" w14:textId="0C3F5953"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CD0D37F" w14:textId="75526C1D"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124E63B2" w14:textId="760A7FC1"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4535BDC" w14:textId="0BD40C9F"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F7E99A" w14:textId="60F4ECD4"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7DC99B3F" w14:textId="2F2E5C4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1C056BA" w14:textId="77777777" w:rsidTr="00EA31ED">
        <w:tc>
          <w:tcPr>
            <w:tcW w:w="1826" w:type="pct"/>
            <w:tcBorders>
              <w:top w:val="nil"/>
              <w:left w:val="nil"/>
              <w:bottom w:val="single" w:sz="4" w:space="0" w:color="auto"/>
              <w:right w:val="nil"/>
            </w:tcBorders>
            <w:shd w:val="clear" w:color="auto" w:fill="auto"/>
            <w:vAlign w:val="center"/>
            <w:hideMark/>
          </w:tcPr>
          <w:p w14:paraId="0882EF6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Internet</w:t>
            </w:r>
          </w:p>
        </w:tc>
        <w:tc>
          <w:tcPr>
            <w:tcW w:w="385" w:type="pct"/>
            <w:tcBorders>
              <w:top w:val="nil"/>
              <w:left w:val="nil"/>
              <w:bottom w:val="single" w:sz="4" w:space="0" w:color="auto"/>
              <w:right w:val="nil"/>
            </w:tcBorders>
            <w:shd w:val="clear" w:color="auto" w:fill="auto"/>
            <w:vAlign w:val="center"/>
            <w:hideMark/>
          </w:tcPr>
          <w:p w14:paraId="22276850" w14:textId="2096F2C7"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5CD97E62" w14:textId="59EC6DBF"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1ED24DB8" w14:textId="5E3B0DBB"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4FC56B3" w14:textId="1A8A9481"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5F96D61C" w14:textId="516FDCF9"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38A0DC25" w14:textId="4B7D1A9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E2A4778" w14:textId="19710BEA"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070479C6" w14:textId="20E2BE51"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99C68B0" w14:textId="77777777" w:rsidTr="00EA31ED">
        <w:tc>
          <w:tcPr>
            <w:tcW w:w="1826" w:type="pct"/>
            <w:tcBorders>
              <w:top w:val="nil"/>
              <w:left w:val="nil"/>
              <w:bottom w:val="single" w:sz="4" w:space="0" w:color="auto"/>
              <w:right w:val="nil"/>
            </w:tcBorders>
            <w:shd w:val="clear" w:color="auto" w:fill="auto"/>
            <w:vAlign w:val="center"/>
            <w:hideMark/>
          </w:tcPr>
          <w:p w14:paraId="5ACC077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Mobile phone messaging</w:t>
            </w:r>
          </w:p>
        </w:tc>
        <w:tc>
          <w:tcPr>
            <w:tcW w:w="385" w:type="pct"/>
            <w:tcBorders>
              <w:top w:val="nil"/>
              <w:left w:val="nil"/>
              <w:bottom w:val="single" w:sz="4" w:space="0" w:color="auto"/>
              <w:right w:val="nil"/>
            </w:tcBorders>
            <w:shd w:val="clear" w:color="auto" w:fill="auto"/>
            <w:vAlign w:val="center"/>
            <w:hideMark/>
          </w:tcPr>
          <w:p w14:paraId="60466D24" w14:textId="35ABE6A5"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D5D7EC" w14:textId="1EBC0AC8"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EC9240C" w14:textId="2EF64F08"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55789362" w14:textId="3A42BE7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0DBB0B32" w14:textId="2D91F642"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5BA9228D" w14:textId="53A114B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29F6D91" w14:textId="65A3DEE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393B0E32" w14:textId="5AAA655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16551EA" w14:textId="77777777" w:rsidTr="00EA31ED">
        <w:tc>
          <w:tcPr>
            <w:tcW w:w="1826" w:type="pct"/>
            <w:tcBorders>
              <w:top w:val="nil"/>
              <w:left w:val="nil"/>
              <w:bottom w:val="single" w:sz="4" w:space="0" w:color="auto"/>
              <w:right w:val="nil"/>
            </w:tcBorders>
            <w:shd w:val="clear" w:color="auto" w:fill="auto"/>
            <w:vAlign w:val="center"/>
            <w:hideMark/>
          </w:tcPr>
          <w:p w14:paraId="7068EE38"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Radio program</w:t>
            </w:r>
          </w:p>
        </w:tc>
        <w:tc>
          <w:tcPr>
            <w:tcW w:w="385" w:type="pct"/>
            <w:tcBorders>
              <w:top w:val="nil"/>
              <w:left w:val="nil"/>
              <w:bottom w:val="single" w:sz="4" w:space="0" w:color="auto"/>
              <w:right w:val="nil"/>
            </w:tcBorders>
            <w:shd w:val="clear" w:color="auto" w:fill="auto"/>
            <w:vAlign w:val="center"/>
            <w:hideMark/>
          </w:tcPr>
          <w:p w14:paraId="0487C2B9" w14:textId="55FF4B6B"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6745E7BB" w14:textId="3DFD2F4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FD7D76F" w14:textId="350B5D62"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670A9C0" w14:textId="100A40FC"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7B2CD7EE" w14:textId="746BC8DA"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0264B39C" w14:textId="6605541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4B1BBF" w14:textId="7577208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8745172" w14:textId="76290EF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01B1D9A7" w14:textId="77777777" w:rsidTr="00EA31ED">
        <w:tc>
          <w:tcPr>
            <w:tcW w:w="1826" w:type="pct"/>
            <w:tcBorders>
              <w:top w:val="nil"/>
              <w:left w:val="nil"/>
              <w:bottom w:val="single" w:sz="4" w:space="0" w:color="auto"/>
              <w:right w:val="nil"/>
            </w:tcBorders>
            <w:shd w:val="clear" w:color="auto" w:fill="auto"/>
            <w:vAlign w:val="center"/>
            <w:hideMark/>
          </w:tcPr>
          <w:p w14:paraId="67044D2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School</w:t>
            </w:r>
          </w:p>
        </w:tc>
        <w:tc>
          <w:tcPr>
            <w:tcW w:w="385" w:type="pct"/>
            <w:tcBorders>
              <w:top w:val="nil"/>
              <w:left w:val="nil"/>
              <w:bottom w:val="single" w:sz="4" w:space="0" w:color="auto"/>
              <w:right w:val="nil"/>
            </w:tcBorders>
            <w:shd w:val="clear" w:color="auto" w:fill="auto"/>
            <w:vAlign w:val="center"/>
            <w:hideMark/>
          </w:tcPr>
          <w:p w14:paraId="2B0FE400" w14:textId="20305E92"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1BAA94E4" w14:textId="7AA8C11B"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A1EADD7" w14:textId="3705203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6000818" w14:textId="5AB2D90B"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4A434547" w14:textId="1A3D51C4"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11C5965A" w14:textId="3D768CB8"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425C133" w14:textId="0801316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771BECF" w14:textId="30D03B7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C424066" w14:textId="77777777" w:rsidTr="00EA31ED">
        <w:tc>
          <w:tcPr>
            <w:tcW w:w="1826" w:type="pct"/>
            <w:tcBorders>
              <w:top w:val="nil"/>
              <w:left w:val="nil"/>
              <w:bottom w:val="single" w:sz="4" w:space="0" w:color="auto"/>
              <w:right w:val="nil"/>
            </w:tcBorders>
            <w:shd w:val="clear" w:color="auto" w:fill="auto"/>
            <w:vAlign w:val="center"/>
            <w:hideMark/>
          </w:tcPr>
          <w:p w14:paraId="1EF795F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Television</w:t>
            </w:r>
          </w:p>
        </w:tc>
        <w:tc>
          <w:tcPr>
            <w:tcW w:w="385" w:type="pct"/>
            <w:tcBorders>
              <w:top w:val="nil"/>
              <w:left w:val="nil"/>
              <w:bottom w:val="single" w:sz="4" w:space="0" w:color="auto"/>
              <w:right w:val="nil"/>
            </w:tcBorders>
            <w:shd w:val="clear" w:color="auto" w:fill="auto"/>
            <w:vAlign w:val="center"/>
            <w:hideMark/>
          </w:tcPr>
          <w:p w14:paraId="1B40E459" w14:textId="3F862D48"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2384FCFB" w14:textId="1983EFF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3FE9EA12" w14:textId="75996AC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BC599EC" w14:textId="19A37B1E"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36AE9CFF" w14:textId="2FB6E160"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3C9A732" w14:textId="15F0F18D"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4A200AB8" w14:textId="576F613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4A4821B7" w14:textId="66F2A27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7952E4E" w14:textId="77777777" w:rsidTr="00EA31ED">
        <w:tc>
          <w:tcPr>
            <w:tcW w:w="1826" w:type="pct"/>
            <w:tcBorders>
              <w:top w:val="nil"/>
              <w:left w:val="nil"/>
              <w:bottom w:val="nil"/>
              <w:right w:val="nil"/>
            </w:tcBorders>
            <w:shd w:val="clear" w:color="auto" w:fill="auto"/>
            <w:vAlign w:val="center"/>
            <w:hideMark/>
          </w:tcPr>
          <w:p w14:paraId="24AD5782"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Other</w:t>
            </w:r>
          </w:p>
        </w:tc>
        <w:tc>
          <w:tcPr>
            <w:tcW w:w="385" w:type="pct"/>
            <w:tcBorders>
              <w:top w:val="nil"/>
              <w:left w:val="nil"/>
              <w:bottom w:val="nil"/>
              <w:right w:val="nil"/>
            </w:tcBorders>
            <w:shd w:val="clear" w:color="auto" w:fill="auto"/>
            <w:vAlign w:val="center"/>
            <w:hideMark/>
          </w:tcPr>
          <w:p w14:paraId="2902D086" w14:textId="054FEE14"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6C06644B" w14:textId="666D1AE1"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4C427340" w14:textId="02AD0AA0"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9D9D9"/>
            <w:vAlign w:val="center"/>
            <w:hideMark/>
          </w:tcPr>
          <w:p w14:paraId="2C4C4E92" w14:textId="437D4A48"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066EF53C" w14:textId="389781CD"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69C2A921" w14:textId="275B778E"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6BDF48E0" w14:textId="7B065381"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6FFBBD2C" w14:textId="3CBE82A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78BC67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211E40C7" w14:textId="52910AE0"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vAlign w:val="center"/>
            <w:hideMark/>
          </w:tcPr>
          <w:p w14:paraId="20A7CEFD" w14:textId="73A75E8A"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0BC7854" w14:textId="76E2C978"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961261A" w14:textId="7557EBD0"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EFF8963" w14:textId="48FE8811"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0C4681EB" w14:textId="67B6D79B"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F2DDE1" w14:textId="6C7A309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B36BB7C" w14:textId="26A63405"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3471B" w14:textId="51267BB5" w:rsidR="00C95140" w:rsidRPr="00D63D7A" w:rsidRDefault="00C95140" w:rsidP="00EA31ED">
            <w:pPr>
              <w:widowControl/>
              <w:spacing w:line="259" w:lineRule="auto"/>
              <w:jc w:val="center"/>
              <w:rPr>
                <w:rFonts w:eastAsia="Times New Roman" w:cs="Times New Roman"/>
                <w:bCs/>
                <w:sz w:val="20"/>
                <w:szCs w:val="20"/>
              </w:rPr>
            </w:pPr>
          </w:p>
        </w:tc>
      </w:tr>
    </w:tbl>
    <w:p w14:paraId="28491C58" w14:textId="12E17DA4" w:rsidR="00C95140" w:rsidRPr="0087225D" w:rsidRDefault="00C95140" w:rsidP="00FF7E45">
      <w:pPr>
        <w:pStyle w:val="BodyText1"/>
        <w:spacing w:after="0"/>
        <w:ind w:left="86" w:hanging="86"/>
        <w:rPr>
          <w:sz w:val="16"/>
        </w:rPr>
      </w:pPr>
      <w:commentRangeStart w:id="852"/>
      <w:r w:rsidRPr="0087225D">
        <w:rPr>
          <w:sz w:val="16"/>
        </w:rPr>
        <w:lastRenderedPageBreak/>
        <w:t>^ Results not statistically reliable, n&lt;30  </w:t>
      </w:r>
      <w:commentRangeEnd w:id="852"/>
      <w:r>
        <w:rPr>
          <w:rStyle w:val="CommentReference"/>
          <w:rFonts w:eastAsia="Arial" w:cs="Arial"/>
          <w:color w:val="000000"/>
        </w:rPr>
        <w:commentReference w:id="852"/>
      </w:r>
    </w:p>
    <w:p w14:paraId="17D12B65" w14:textId="6F9DCB40" w:rsidR="00C95140" w:rsidRDefault="00C95140" w:rsidP="00FF7E45">
      <w:pPr>
        <w:pStyle w:val="BodyText1"/>
        <w:spacing w:after="0"/>
        <w:ind w:left="86" w:hanging="86"/>
        <w:rPr>
          <w:sz w:val="16"/>
        </w:rPr>
      </w:pPr>
      <w:commentRangeStart w:id="85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53"/>
      <w:r>
        <w:rPr>
          <w:rStyle w:val="CommentReference"/>
          <w:rFonts w:eastAsia="Arial" w:cs="Arial"/>
          <w:color w:val="000000"/>
        </w:rPr>
        <w:commentReference w:id="853"/>
      </w:r>
    </w:p>
    <w:p w14:paraId="4E7A89D9" w14:textId="61E84440"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E072099" w14:textId="6207B190"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027A747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ED29568" w14:textId="7BD3EFA7" w:rsidR="00C95140" w:rsidRDefault="00C95140" w:rsidP="00D63D7A">
      <w:pPr>
        <w:pStyle w:val="Heading3"/>
        <w:numPr>
          <w:ilvl w:val="2"/>
          <w:numId w:val="64"/>
        </w:numPr>
      </w:pPr>
      <w:bookmarkStart w:id="854" w:name="_Toc63673371"/>
      <w:commentRangeStart w:id="855"/>
      <w:r w:rsidRPr="00F630D3">
        <w:t>Use of improved management</w:t>
      </w:r>
      <w:r>
        <w:t xml:space="preserve"> practices and technologies</w:t>
      </w:r>
      <w:commentRangeEnd w:id="855"/>
      <w:r>
        <w:rPr>
          <w:rStyle w:val="CommentReference"/>
          <w:rFonts w:eastAsia="Arial" w:cs="Arial"/>
          <w:b w:val="0"/>
        </w:rPr>
        <w:commentReference w:id="855"/>
      </w:r>
      <w:bookmarkEnd w:id="854"/>
    </w:p>
    <w:p w14:paraId="5FBA75A6" w14:textId="77777777" w:rsidR="00C95140" w:rsidRDefault="00C95140" w:rsidP="00D63D7A">
      <w:pPr>
        <w:pStyle w:val="BodyText1"/>
      </w:pPr>
      <w:r>
        <w:t>This section examines farmers’ use of improved technologies and management practices promoted by Feed the Future in the [</w:t>
      </w:r>
      <w:r w:rsidRPr="00F138B7">
        <w:rPr>
          <w:highlight w:val="yellow"/>
        </w:rPr>
        <w:t>Country</w:t>
      </w:r>
      <w:r>
        <w:t xml:space="preserve">] </w:t>
      </w:r>
      <w:commentRangeStart w:id="856"/>
      <w:r>
        <w:t>ZOI</w:t>
      </w:r>
      <w:commentRangeEnd w:id="856"/>
      <w:r>
        <w:rPr>
          <w:rStyle w:val="CommentReference"/>
          <w:rFonts w:eastAsia="Arial" w:cs="Arial"/>
          <w:color w:val="000000"/>
        </w:rPr>
        <w:commentReference w:id="856"/>
      </w:r>
      <w:r>
        <w:t xml:space="preserve">. </w:t>
      </w:r>
    </w:p>
    <w:p w14:paraId="0F403AFF" w14:textId="352E1B88" w:rsidR="00C95140" w:rsidRDefault="00C95140" w:rsidP="00D63D7A">
      <w:pPr>
        <w:pStyle w:val="BodyText1"/>
      </w:pPr>
      <w:r w:rsidRPr="00AA6E6F">
        <w:rPr>
          <w:b/>
        </w:rPr>
        <w:t xml:space="preserve">Table </w:t>
      </w:r>
      <w:r w:rsidR="00661A30">
        <w:rPr>
          <w:b/>
        </w:rPr>
        <w:t>7</w:t>
      </w:r>
      <w:r>
        <w:rPr>
          <w:b/>
        </w:rPr>
        <w:t>.2.16</w:t>
      </w:r>
      <w:r w:rsidRPr="00D8695D">
        <w:t xml:space="preserve"> shows </w:t>
      </w:r>
      <w:r>
        <w:t xml:space="preserve">the </w:t>
      </w:r>
      <w:r w:rsidRPr="00D8695D">
        <w:t>percent</w:t>
      </w:r>
      <w:r>
        <w:t>age</w:t>
      </w:r>
      <w:r w:rsidRPr="00D8695D">
        <w:t xml:space="preserve"> of </w:t>
      </w:r>
      <w:r>
        <w:t xml:space="preserve">fishpond farmers in the ZOI who </w:t>
      </w:r>
      <w:r w:rsidRPr="00D8695D">
        <w:t xml:space="preserve">applied one or more improved </w:t>
      </w:r>
      <w:r>
        <w:t xml:space="preserve">management </w:t>
      </w:r>
      <w:r w:rsidR="00661A30">
        <w:t xml:space="preserve">practices </w:t>
      </w:r>
      <w:r>
        <w:t xml:space="preserve">or </w:t>
      </w:r>
      <w:r w:rsidR="00661A30">
        <w:t xml:space="preserve">technologies </w:t>
      </w:r>
      <w:r>
        <w:t xml:space="preserve">promoted by the </w:t>
      </w:r>
      <w:r w:rsidRPr="00CD0CE1">
        <w:rPr>
          <w:highlight w:val="yellow"/>
        </w:rPr>
        <w:t>[COUNTRY]</w:t>
      </w:r>
      <w:r>
        <w:t xml:space="preserve"> mission during the 12 months preceding the ZOI Survey</w:t>
      </w:r>
      <w:r w:rsidRPr="00D8695D">
        <w:t>.</w:t>
      </w:r>
      <w:r>
        <w:t xml:space="preserve"> The table also includes the percentage of fishpond farmers in the ZOI who used promoted improved management practices and technologies by aquaculture sub-category. </w:t>
      </w:r>
      <w:r w:rsidRPr="00F630D3">
        <w:rPr>
          <w:highlight w:val="yellow"/>
        </w:rPr>
        <w:t xml:space="preserve">[Discuss findings. </w:t>
      </w:r>
      <w:r w:rsidRPr="00D8695D">
        <w:rPr>
          <w:highlight w:val="yellow"/>
        </w:rPr>
        <w:t xml:space="preserve">What were the most common </w:t>
      </w:r>
      <w:r>
        <w:rPr>
          <w:highlight w:val="yellow"/>
        </w:rPr>
        <w:t>types of improved practices or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2E240C60" w14:textId="77777777" w:rsidR="00C95140" w:rsidRPr="00F05E46" w:rsidRDefault="00C95140" w:rsidP="00D63D7A">
      <w:pPr>
        <w:pStyle w:val="Tabletitle"/>
      </w:pPr>
      <w:bookmarkStart w:id="857" w:name="_Toc63673124"/>
      <w:r>
        <w:t>Table 7.2.16:</w:t>
      </w:r>
      <w:r w:rsidRPr="00F05E46">
        <w:t xml:space="preserve"> Percentages of </w:t>
      </w:r>
      <w:r>
        <w:t>F</w:t>
      </w:r>
      <w:r w:rsidRPr="00F05E46">
        <w:t xml:space="preserve">ishpond </w:t>
      </w:r>
      <w:r>
        <w:t>F</w:t>
      </w:r>
      <w:r w:rsidRPr="00F05E46">
        <w:t xml:space="preserve">armers </w:t>
      </w:r>
      <w:r>
        <w:t>in the ZOI W</w:t>
      </w:r>
      <w:r w:rsidRPr="00F05E46">
        <w:t xml:space="preserve">ho </w:t>
      </w:r>
      <w:r>
        <w:t>A</w:t>
      </w:r>
      <w:r w:rsidRPr="00F05E46">
        <w:t xml:space="preserve">pplied </w:t>
      </w:r>
      <w:r>
        <w:t>One or M</w:t>
      </w:r>
      <w:r w:rsidRPr="00F05E46">
        <w:t xml:space="preserve">ore </w:t>
      </w:r>
      <w:r>
        <w:t>P</w:t>
      </w:r>
      <w:r w:rsidRPr="00F05E46">
        <w:t xml:space="preserve">romoted </w:t>
      </w:r>
      <w:r>
        <w:t>I</w:t>
      </w:r>
      <w:r w:rsidRPr="00F05E46">
        <w:t xml:space="preserve">mproved </w:t>
      </w:r>
      <w:r>
        <w:t>M</w:t>
      </w:r>
      <w:r w:rsidRPr="00F05E46">
        <w:t xml:space="preserve">anagement </w:t>
      </w:r>
      <w:r>
        <w:t>Practices</w:t>
      </w:r>
      <w:r w:rsidRPr="00F05E46">
        <w:t xml:space="preserve"> </w:t>
      </w:r>
      <w:r>
        <w:t>and</w:t>
      </w:r>
      <w:r w:rsidRPr="00F05E46">
        <w:t xml:space="preserve"> </w:t>
      </w:r>
      <w:r>
        <w:t>Technologies</w:t>
      </w:r>
      <w:r w:rsidRPr="00F05E46">
        <w:t xml:space="preserve"> </w:t>
      </w:r>
      <w:r w:rsidRPr="00764A9F">
        <w:t xml:space="preserve">by </w:t>
      </w:r>
      <w:r>
        <w:t>Sub-category</w:t>
      </w:r>
      <w:r w:rsidRPr="00F05E46">
        <w:t xml:space="preserve">, </w:t>
      </w:r>
      <w:r>
        <w:t>in T</w:t>
      </w:r>
      <w:r w:rsidRPr="00F05E46">
        <w:t xml:space="preserve">otal and by </w:t>
      </w:r>
      <w:r>
        <w:t>F</w:t>
      </w:r>
      <w:r w:rsidRPr="00F05E46">
        <w:t xml:space="preserve">armers’ </w:t>
      </w:r>
      <w:r>
        <w:t>S</w:t>
      </w:r>
      <w:r w:rsidRPr="00F05E46">
        <w:t xml:space="preserve">ex and </w:t>
      </w:r>
      <w:r>
        <w:t>A</w:t>
      </w:r>
      <w:r w:rsidRPr="00F05E46">
        <w:t>ge</w:t>
      </w:r>
      <w:bookmarkEnd w:id="857"/>
    </w:p>
    <w:tbl>
      <w:tblPr>
        <w:tblW w:w="4946" w:type="pct"/>
        <w:tblLook w:val="04A0" w:firstRow="1" w:lastRow="0" w:firstColumn="1" w:lastColumn="0" w:noHBand="0" w:noVBand="1"/>
      </w:tblPr>
      <w:tblGrid>
        <w:gridCol w:w="3256"/>
        <w:gridCol w:w="1014"/>
        <w:gridCol w:w="1010"/>
        <w:gridCol w:w="811"/>
        <w:gridCol w:w="633"/>
        <w:gridCol w:w="282"/>
        <w:gridCol w:w="934"/>
        <w:gridCol w:w="900"/>
        <w:gridCol w:w="633"/>
      </w:tblGrid>
      <w:tr w:rsidR="00661A30" w:rsidRPr="00D63D7A" w14:paraId="55D61898" w14:textId="77777777" w:rsidTr="0093130E">
        <w:trPr>
          <w:tblHeader/>
        </w:trPr>
        <w:tc>
          <w:tcPr>
            <w:tcW w:w="1719" w:type="pct"/>
            <w:vMerge w:val="restart"/>
            <w:tcBorders>
              <w:top w:val="single" w:sz="4" w:space="0" w:color="auto"/>
              <w:left w:val="nil"/>
              <w:bottom w:val="single" w:sz="4" w:space="0" w:color="000000"/>
              <w:right w:val="nil"/>
            </w:tcBorders>
            <w:shd w:val="clear" w:color="000000" w:fill="387990"/>
            <w:vAlign w:val="bottom"/>
            <w:hideMark/>
          </w:tcPr>
          <w:p w14:paraId="37FB7A25" w14:textId="77777777" w:rsidR="00661A30" w:rsidRPr="00D63D7A" w:rsidRDefault="00661A30"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Sub-category</w:t>
            </w:r>
          </w:p>
        </w:tc>
        <w:tc>
          <w:tcPr>
            <w:tcW w:w="535" w:type="pct"/>
            <w:vMerge w:val="restart"/>
            <w:tcBorders>
              <w:top w:val="single" w:sz="4" w:space="0" w:color="auto"/>
              <w:left w:val="nil"/>
              <w:bottom w:val="nil"/>
              <w:right w:val="nil"/>
            </w:tcBorders>
            <w:shd w:val="clear" w:color="000000" w:fill="387990"/>
            <w:vAlign w:val="bottom"/>
            <w:hideMark/>
          </w:tcPr>
          <w:p w14:paraId="4589AAE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95" w:type="pct"/>
            <w:gridSpan w:val="3"/>
            <w:tcBorders>
              <w:top w:val="single" w:sz="4" w:space="0" w:color="auto"/>
              <w:left w:val="nil"/>
              <w:bottom w:val="single" w:sz="4" w:space="0" w:color="FFFFFF"/>
              <w:right w:val="nil"/>
            </w:tcBorders>
            <w:shd w:val="clear" w:color="000000" w:fill="387990"/>
            <w:vAlign w:val="center"/>
            <w:hideMark/>
          </w:tcPr>
          <w:p w14:paraId="4D6ECC2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49" w:type="pct"/>
            <w:vMerge w:val="restart"/>
            <w:tcBorders>
              <w:top w:val="single" w:sz="4" w:space="0" w:color="auto"/>
              <w:left w:val="nil"/>
              <w:right w:val="nil"/>
            </w:tcBorders>
            <w:shd w:val="clear" w:color="000000" w:fill="387990"/>
            <w:vAlign w:val="center"/>
            <w:hideMark/>
          </w:tcPr>
          <w:p w14:paraId="14CD5421"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213022"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E9B5C72" w14:textId="28406065" w:rsidR="00661A30" w:rsidRPr="00D63D7A" w:rsidRDefault="00661A30"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2" w:type="pct"/>
            <w:gridSpan w:val="3"/>
            <w:tcBorders>
              <w:top w:val="single" w:sz="4" w:space="0" w:color="auto"/>
              <w:left w:val="nil"/>
              <w:bottom w:val="single" w:sz="4" w:space="0" w:color="FFFFFF"/>
              <w:right w:val="nil"/>
            </w:tcBorders>
            <w:shd w:val="clear" w:color="000000" w:fill="387990"/>
            <w:vAlign w:val="center"/>
            <w:hideMark/>
          </w:tcPr>
          <w:p w14:paraId="19365E8D" w14:textId="20E6438C"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D63D7A" w14:paraId="16B48073"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117A631A"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vMerge/>
            <w:tcBorders>
              <w:top w:val="single" w:sz="4" w:space="0" w:color="auto"/>
              <w:left w:val="nil"/>
              <w:bottom w:val="nil"/>
              <w:right w:val="nil"/>
            </w:tcBorders>
            <w:vAlign w:val="center"/>
            <w:hideMark/>
          </w:tcPr>
          <w:p w14:paraId="1F3894CB"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3" w:type="pct"/>
            <w:tcBorders>
              <w:top w:val="nil"/>
              <w:left w:val="nil"/>
              <w:bottom w:val="nil"/>
              <w:right w:val="nil"/>
            </w:tcBorders>
            <w:shd w:val="clear" w:color="000000" w:fill="387990"/>
            <w:vAlign w:val="center"/>
            <w:hideMark/>
          </w:tcPr>
          <w:p w14:paraId="58B0FA00"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28" w:type="pct"/>
            <w:tcBorders>
              <w:top w:val="nil"/>
              <w:left w:val="nil"/>
              <w:bottom w:val="nil"/>
              <w:right w:val="nil"/>
            </w:tcBorders>
            <w:shd w:val="clear" w:color="000000" w:fill="387990"/>
            <w:vAlign w:val="center"/>
            <w:hideMark/>
          </w:tcPr>
          <w:p w14:paraId="1873AC11"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4" w:type="pct"/>
            <w:vMerge w:val="restart"/>
            <w:tcBorders>
              <w:top w:val="nil"/>
              <w:left w:val="nil"/>
              <w:right w:val="nil"/>
            </w:tcBorders>
            <w:shd w:val="clear" w:color="000000" w:fill="387990"/>
            <w:vAlign w:val="bottom"/>
            <w:hideMark/>
          </w:tcPr>
          <w:p w14:paraId="205C677A" w14:textId="6821CC6B" w:rsidR="00661A30" w:rsidRPr="00D63D7A" w:rsidRDefault="00661A30">
            <w:pPr>
              <w:widowControl/>
              <w:spacing w:line="259" w:lineRule="auto"/>
              <w:jc w:val="center"/>
              <w:rPr>
                <w:rFonts w:eastAsia="Times New Roman" w:cs="Times New Roman"/>
                <w:b/>
                <w:bCs/>
                <w:color w:val="FFFFFF"/>
                <w:sz w:val="20"/>
                <w:szCs w:val="20"/>
              </w:rPr>
            </w:pPr>
          </w:p>
          <w:p w14:paraId="289CC864" w14:textId="13FA6899" w:rsidR="00661A30" w:rsidRPr="00D63D7A" w:rsidRDefault="00661A30">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c>
          <w:tcPr>
            <w:tcW w:w="149" w:type="pct"/>
            <w:vMerge/>
            <w:tcBorders>
              <w:left w:val="nil"/>
              <w:right w:val="nil"/>
            </w:tcBorders>
            <w:shd w:val="clear" w:color="000000" w:fill="387990"/>
            <w:vAlign w:val="center"/>
            <w:hideMark/>
          </w:tcPr>
          <w:p w14:paraId="21C0715B" w14:textId="065F65B4" w:rsidR="00661A30" w:rsidRPr="00D63D7A" w:rsidRDefault="00661A30" w:rsidP="00D63D7A">
            <w:pPr>
              <w:spacing w:line="259" w:lineRule="auto"/>
              <w:jc w:val="center"/>
              <w:rPr>
                <w:rFonts w:eastAsia="Times New Roman" w:cs="Times New Roman"/>
                <w:b/>
                <w:bCs/>
                <w:sz w:val="20"/>
                <w:szCs w:val="20"/>
              </w:rPr>
            </w:pPr>
          </w:p>
        </w:tc>
        <w:tc>
          <w:tcPr>
            <w:tcW w:w="493" w:type="pct"/>
            <w:tcBorders>
              <w:top w:val="nil"/>
              <w:left w:val="nil"/>
              <w:bottom w:val="nil"/>
              <w:right w:val="nil"/>
            </w:tcBorders>
            <w:shd w:val="clear" w:color="000000" w:fill="387990"/>
            <w:vAlign w:val="center"/>
            <w:hideMark/>
          </w:tcPr>
          <w:p w14:paraId="6EC97F68" w14:textId="3CBA166B"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4329A055" w14:textId="49FAE86D"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5" w:type="pct"/>
            <w:vMerge w:val="restart"/>
            <w:tcBorders>
              <w:top w:val="nil"/>
              <w:left w:val="nil"/>
              <w:right w:val="nil"/>
            </w:tcBorders>
            <w:shd w:val="clear" w:color="000000" w:fill="387990"/>
            <w:vAlign w:val="bottom"/>
            <w:hideMark/>
          </w:tcPr>
          <w:p w14:paraId="6F6BA910" w14:textId="67B8C767" w:rsidR="00661A30" w:rsidRPr="00D63D7A" w:rsidRDefault="00661A30">
            <w:pPr>
              <w:widowControl/>
              <w:spacing w:line="259" w:lineRule="auto"/>
              <w:jc w:val="center"/>
              <w:rPr>
                <w:rFonts w:eastAsia="Times New Roman" w:cs="Times New Roman"/>
                <w:b/>
                <w:bCs/>
                <w:color w:val="FFFFFF"/>
                <w:sz w:val="20"/>
                <w:szCs w:val="20"/>
              </w:rPr>
            </w:pPr>
          </w:p>
          <w:p w14:paraId="2EF8B7EB" w14:textId="1041B391" w:rsidR="00661A30" w:rsidRPr="00D63D7A" w:rsidRDefault="00661A30">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r>
      <w:tr w:rsidR="00661A30" w:rsidRPr="00D63D7A" w14:paraId="65B0E7E9"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25B07998"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tcBorders>
              <w:top w:val="nil"/>
              <w:left w:val="nil"/>
              <w:bottom w:val="single" w:sz="4" w:space="0" w:color="auto"/>
              <w:right w:val="nil"/>
            </w:tcBorders>
            <w:shd w:val="clear" w:color="000000" w:fill="387990"/>
            <w:vAlign w:val="center"/>
            <w:hideMark/>
          </w:tcPr>
          <w:p w14:paraId="7E35906F"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67F2F8D2"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28" w:type="pct"/>
            <w:tcBorders>
              <w:top w:val="nil"/>
              <w:left w:val="nil"/>
              <w:bottom w:val="single" w:sz="4" w:space="0" w:color="auto"/>
              <w:right w:val="nil"/>
            </w:tcBorders>
            <w:shd w:val="clear" w:color="000000" w:fill="387990"/>
            <w:vAlign w:val="center"/>
            <w:hideMark/>
          </w:tcPr>
          <w:p w14:paraId="6F406BEC"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1579428F" w14:textId="08939233" w:rsidR="00661A30" w:rsidRPr="00D63D7A" w:rsidRDefault="00661A30" w:rsidP="00D63D7A">
            <w:pPr>
              <w:widowControl/>
              <w:spacing w:line="259" w:lineRule="auto"/>
              <w:jc w:val="center"/>
              <w:rPr>
                <w:rFonts w:eastAsia="Times New Roman" w:cs="Times New Roman"/>
                <w:b/>
                <w:bCs/>
                <w:color w:val="FFFFFF"/>
                <w:sz w:val="20"/>
                <w:szCs w:val="20"/>
              </w:rPr>
            </w:pPr>
          </w:p>
        </w:tc>
        <w:tc>
          <w:tcPr>
            <w:tcW w:w="149" w:type="pct"/>
            <w:vMerge/>
            <w:tcBorders>
              <w:left w:val="nil"/>
              <w:bottom w:val="single" w:sz="4" w:space="0" w:color="auto"/>
              <w:right w:val="nil"/>
            </w:tcBorders>
            <w:shd w:val="clear" w:color="000000" w:fill="387990"/>
            <w:vAlign w:val="center"/>
            <w:hideMark/>
          </w:tcPr>
          <w:p w14:paraId="67FB2B4F" w14:textId="2EA8516D" w:rsidR="00661A30" w:rsidRPr="00D63D7A" w:rsidRDefault="00661A30" w:rsidP="00D63D7A">
            <w:pPr>
              <w:widowControl/>
              <w:spacing w:line="259" w:lineRule="auto"/>
              <w:jc w:val="center"/>
              <w:rPr>
                <w:rFonts w:eastAsia="Times New Roman" w:cs="Times New Roman"/>
                <w:b/>
                <w:bCs/>
                <w:sz w:val="20"/>
                <w:szCs w:val="20"/>
              </w:rPr>
            </w:pPr>
          </w:p>
        </w:tc>
        <w:tc>
          <w:tcPr>
            <w:tcW w:w="493" w:type="pct"/>
            <w:tcBorders>
              <w:top w:val="nil"/>
              <w:left w:val="nil"/>
              <w:bottom w:val="single" w:sz="4" w:space="0" w:color="auto"/>
              <w:right w:val="nil"/>
            </w:tcBorders>
            <w:shd w:val="clear" w:color="000000" w:fill="387990"/>
            <w:vAlign w:val="center"/>
            <w:hideMark/>
          </w:tcPr>
          <w:p w14:paraId="29B95AD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46DF3F47"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D8B57B6" w14:textId="022F6613" w:rsidR="00661A30" w:rsidRPr="00D63D7A" w:rsidRDefault="00661A30" w:rsidP="00D63D7A">
            <w:pPr>
              <w:widowControl/>
              <w:spacing w:line="259" w:lineRule="auto"/>
              <w:jc w:val="center"/>
              <w:rPr>
                <w:rFonts w:eastAsia="Times New Roman" w:cs="Times New Roman"/>
                <w:b/>
                <w:bCs/>
                <w:color w:val="FFFFFF"/>
                <w:sz w:val="20"/>
                <w:szCs w:val="20"/>
              </w:rPr>
            </w:pPr>
          </w:p>
        </w:tc>
      </w:tr>
      <w:tr w:rsidR="00C95140" w:rsidRPr="00D63D7A" w14:paraId="7C42F07B" w14:textId="77777777" w:rsidTr="0093130E">
        <w:tc>
          <w:tcPr>
            <w:tcW w:w="1719" w:type="pct"/>
            <w:tcBorders>
              <w:top w:val="nil"/>
              <w:left w:val="nil"/>
              <w:bottom w:val="nil"/>
              <w:right w:val="nil"/>
            </w:tcBorders>
            <w:shd w:val="clear" w:color="auto" w:fill="auto"/>
            <w:vAlign w:val="center"/>
            <w:hideMark/>
          </w:tcPr>
          <w:p w14:paraId="4EBDCD28" w14:textId="77777777" w:rsidR="00C95140" w:rsidRPr="00D63D7A" w:rsidRDefault="00C95140" w:rsidP="00D63D7A">
            <w:pPr>
              <w:widowControl/>
              <w:spacing w:line="259" w:lineRule="auto"/>
              <w:rPr>
                <w:rFonts w:eastAsia="Times New Roman" w:cs="Times New Roman"/>
                <w:b/>
                <w:bCs/>
                <w:sz w:val="20"/>
                <w:szCs w:val="20"/>
              </w:rPr>
            </w:pPr>
            <w:r w:rsidRPr="00D63D7A">
              <w:rPr>
                <w:rFonts w:eastAsia="Times New Roman" w:cs="Times New Roman"/>
                <w:b/>
                <w:bCs/>
                <w:sz w:val="20"/>
                <w:szCs w:val="20"/>
              </w:rPr>
              <w:t>Across all sub-categories</w:t>
            </w:r>
          </w:p>
        </w:tc>
        <w:tc>
          <w:tcPr>
            <w:tcW w:w="535" w:type="pct"/>
            <w:tcBorders>
              <w:top w:val="nil"/>
              <w:left w:val="nil"/>
              <w:bottom w:val="nil"/>
              <w:right w:val="nil"/>
            </w:tcBorders>
            <w:shd w:val="clear" w:color="auto" w:fill="auto"/>
            <w:noWrap/>
            <w:vAlign w:val="center"/>
            <w:hideMark/>
          </w:tcPr>
          <w:p w14:paraId="62744681" w14:textId="77777777" w:rsidR="00C95140" w:rsidRPr="00D63D7A" w:rsidRDefault="00C95140" w:rsidP="00D63D7A">
            <w:pPr>
              <w:widowControl/>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auto" w:fill="auto"/>
            <w:noWrap/>
            <w:vAlign w:val="center"/>
            <w:hideMark/>
          </w:tcPr>
          <w:p w14:paraId="21C1ADF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28" w:type="pct"/>
            <w:tcBorders>
              <w:top w:val="nil"/>
              <w:left w:val="nil"/>
              <w:bottom w:val="nil"/>
              <w:right w:val="nil"/>
            </w:tcBorders>
            <w:shd w:val="clear" w:color="auto" w:fill="auto"/>
            <w:vAlign w:val="center"/>
            <w:hideMark/>
          </w:tcPr>
          <w:p w14:paraId="1E3A9952"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4" w:type="pct"/>
            <w:tcBorders>
              <w:top w:val="nil"/>
              <w:left w:val="nil"/>
              <w:bottom w:val="nil"/>
              <w:right w:val="nil"/>
            </w:tcBorders>
            <w:shd w:val="clear" w:color="auto" w:fill="auto"/>
            <w:vAlign w:val="center"/>
            <w:hideMark/>
          </w:tcPr>
          <w:p w14:paraId="49189D0E"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04DF9C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93" w:type="pct"/>
            <w:tcBorders>
              <w:top w:val="nil"/>
              <w:left w:val="nil"/>
              <w:bottom w:val="nil"/>
              <w:right w:val="nil"/>
            </w:tcBorders>
            <w:shd w:val="clear" w:color="auto" w:fill="auto"/>
            <w:vAlign w:val="center"/>
            <w:hideMark/>
          </w:tcPr>
          <w:p w14:paraId="5A732885"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noWrap/>
            <w:vAlign w:val="center"/>
            <w:hideMark/>
          </w:tcPr>
          <w:p w14:paraId="0EE65421"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5" w:type="pct"/>
            <w:tcBorders>
              <w:top w:val="nil"/>
              <w:left w:val="nil"/>
              <w:bottom w:val="nil"/>
              <w:right w:val="nil"/>
            </w:tcBorders>
            <w:shd w:val="clear" w:color="auto" w:fill="auto"/>
            <w:vAlign w:val="center"/>
            <w:hideMark/>
          </w:tcPr>
          <w:p w14:paraId="3536395A" w14:textId="77777777" w:rsidR="00C95140" w:rsidRPr="00D63D7A" w:rsidRDefault="00C95140" w:rsidP="00D63D7A">
            <w:pPr>
              <w:widowControl/>
              <w:spacing w:line="259" w:lineRule="auto"/>
              <w:jc w:val="center"/>
              <w:rPr>
                <w:rFonts w:eastAsia="Times New Roman" w:cs="Times New Roman"/>
                <w:color w:val="auto"/>
                <w:sz w:val="20"/>
                <w:szCs w:val="20"/>
              </w:rPr>
            </w:pPr>
          </w:p>
        </w:tc>
      </w:tr>
      <w:tr w:rsidR="00C95140" w:rsidRPr="00D63D7A" w14:paraId="59C8B684" w14:textId="77777777" w:rsidTr="0093130E">
        <w:tc>
          <w:tcPr>
            <w:tcW w:w="1719" w:type="pct"/>
            <w:tcBorders>
              <w:top w:val="single" w:sz="4" w:space="0" w:color="auto"/>
              <w:left w:val="nil"/>
              <w:bottom w:val="single" w:sz="4" w:space="0" w:color="auto"/>
              <w:right w:val="nil"/>
            </w:tcBorders>
            <w:shd w:val="clear" w:color="auto" w:fill="auto"/>
            <w:vAlign w:val="center"/>
            <w:hideMark/>
          </w:tcPr>
          <w:p w14:paraId="2F10A721"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fingerlings</w:t>
            </w:r>
            <w:r w:rsidRPr="00D63D7A">
              <w:rPr>
                <w:rFonts w:eastAsia="Times New Roman" w:cs="Times New Roman"/>
                <w:sz w:val="20"/>
                <w:szCs w:val="20"/>
                <w:vertAlign w:val="superscript"/>
              </w:rPr>
              <w:t>b</w:t>
            </w:r>
          </w:p>
        </w:tc>
        <w:tc>
          <w:tcPr>
            <w:tcW w:w="535" w:type="pct"/>
            <w:tcBorders>
              <w:top w:val="single" w:sz="4" w:space="0" w:color="auto"/>
              <w:left w:val="nil"/>
              <w:bottom w:val="single" w:sz="4" w:space="0" w:color="auto"/>
              <w:right w:val="nil"/>
            </w:tcBorders>
            <w:shd w:val="clear" w:color="auto" w:fill="auto"/>
            <w:noWrap/>
            <w:vAlign w:val="center"/>
            <w:hideMark/>
          </w:tcPr>
          <w:p w14:paraId="2CE86DFD" w14:textId="2D9FBD16" w:rsidR="00C95140" w:rsidRPr="00D63D7A" w:rsidRDefault="00C95140" w:rsidP="00D63D7A">
            <w:pPr>
              <w:widowControl/>
              <w:spacing w:line="259" w:lineRule="auto"/>
              <w:jc w:val="center"/>
              <w:rPr>
                <w:rFonts w:eastAsia="Times New Roman" w:cs="Calibri"/>
                <w:sz w:val="20"/>
                <w:szCs w:val="20"/>
              </w:rPr>
            </w:pPr>
          </w:p>
        </w:tc>
        <w:tc>
          <w:tcPr>
            <w:tcW w:w="533" w:type="pct"/>
            <w:tcBorders>
              <w:top w:val="single" w:sz="4" w:space="0" w:color="auto"/>
              <w:left w:val="nil"/>
              <w:bottom w:val="single" w:sz="4" w:space="0" w:color="auto"/>
              <w:right w:val="nil"/>
            </w:tcBorders>
            <w:shd w:val="clear" w:color="auto" w:fill="auto"/>
            <w:noWrap/>
            <w:vAlign w:val="center"/>
            <w:hideMark/>
          </w:tcPr>
          <w:p w14:paraId="6BD043F2" w14:textId="6425B55B" w:rsidR="00C95140" w:rsidRPr="00D63D7A" w:rsidRDefault="00C95140" w:rsidP="00D63D7A">
            <w:pPr>
              <w:widowControl/>
              <w:spacing w:line="259" w:lineRule="auto"/>
              <w:jc w:val="center"/>
              <w:rPr>
                <w:rFonts w:eastAsia="Times New Roman" w:cs="Calibri"/>
                <w:sz w:val="20"/>
                <w:szCs w:val="20"/>
              </w:rPr>
            </w:pPr>
          </w:p>
        </w:tc>
        <w:tc>
          <w:tcPr>
            <w:tcW w:w="428" w:type="pct"/>
            <w:tcBorders>
              <w:top w:val="single" w:sz="4" w:space="0" w:color="auto"/>
              <w:left w:val="nil"/>
              <w:bottom w:val="single" w:sz="4" w:space="0" w:color="auto"/>
              <w:right w:val="nil"/>
            </w:tcBorders>
            <w:shd w:val="clear" w:color="auto" w:fill="auto"/>
            <w:vAlign w:val="center"/>
            <w:hideMark/>
          </w:tcPr>
          <w:p w14:paraId="2FCB8E3B" w14:textId="15AB4A87" w:rsidR="00C95140" w:rsidRPr="00D63D7A" w:rsidRDefault="00C95140" w:rsidP="00D63D7A">
            <w:pPr>
              <w:widowControl/>
              <w:spacing w:line="259" w:lineRule="auto"/>
              <w:jc w:val="center"/>
              <w:rPr>
                <w:rFonts w:eastAsia="Times New Roman" w:cs="Calibri"/>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2F1C35E4" w14:textId="6756CC65" w:rsidR="00C95140" w:rsidRPr="00D63D7A" w:rsidRDefault="00C95140" w:rsidP="00D63D7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4C381A" w14:textId="07EC371B" w:rsidR="00C95140" w:rsidRPr="00D63D7A" w:rsidRDefault="00C95140" w:rsidP="00D63D7A">
            <w:pPr>
              <w:widowControl/>
              <w:spacing w:line="259" w:lineRule="auto"/>
              <w:jc w:val="center"/>
              <w:rPr>
                <w:rFonts w:eastAsia="Times New Roman" w:cs="Calibri"/>
                <w:sz w:val="20"/>
                <w:szCs w:val="20"/>
              </w:rPr>
            </w:pPr>
          </w:p>
        </w:tc>
        <w:tc>
          <w:tcPr>
            <w:tcW w:w="493" w:type="pct"/>
            <w:tcBorders>
              <w:top w:val="single" w:sz="4" w:space="0" w:color="auto"/>
              <w:left w:val="nil"/>
              <w:bottom w:val="single" w:sz="4" w:space="0" w:color="auto"/>
              <w:right w:val="nil"/>
            </w:tcBorders>
            <w:shd w:val="clear" w:color="auto" w:fill="auto"/>
            <w:vAlign w:val="center"/>
            <w:hideMark/>
          </w:tcPr>
          <w:p w14:paraId="4F113A33" w14:textId="0C0AB651" w:rsidR="00C95140" w:rsidRPr="00D63D7A" w:rsidRDefault="00C95140" w:rsidP="00D63D7A">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noWrap/>
            <w:vAlign w:val="center"/>
            <w:hideMark/>
          </w:tcPr>
          <w:p w14:paraId="62F2A0EC" w14:textId="1200FB0C" w:rsidR="00C95140" w:rsidRPr="00D63D7A" w:rsidRDefault="00C95140" w:rsidP="00D63D7A">
            <w:pPr>
              <w:widowControl/>
              <w:spacing w:line="259" w:lineRule="auto"/>
              <w:jc w:val="center"/>
              <w:rPr>
                <w:rFonts w:eastAsia="Times New Roman" w:cs="Calibri"/>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1147B3E" w14:textId="4AABC8FC" w:rsidR="00C95140" w:rsidRPr="00D63D7A" w:rsidRDefault="00C95140" w:rsidP="00D63D7A">
            <w:pPr>
              <w:widowControl/>
              <w:spacing w:line="259" w:lineRule="auto"/>
              <w:jc w:val="center"/>
              <w:rPr>
                <w:rFonts w:eastAsia="Times New Roman" w:cs="Calibri"/>
                <w:sz w:val="20"/>
                <w:szCs w:val="20"/>
              </w:rPr>
            </w:pPr>
          </w:p>
        </w:tc>
      </w:tr>
      <w:tr w:rsidR="00C95140" w:rsidRPr="00D63D7A" w14:paraId="44E8D1A8" w14:textId="77777777" w:rsidTr="0093130E">
        <w:tc>
          <w:tcPr>
            <w:tcW w:w="1719" w:type="pct"/>
            <w:tcBorders>
              <w:top w:val="nil"/>
              <w:left w:val="nil"/>
              <w:bottom w:val="single" w:sz="4" w:space="0" w:color="auto"/>
              <w:right w:val="nil"/>
            </w:tcBorders>
            <w:shd w:val="clear" w:color="auto" w:fill="auto"/>
            <w:vAlign w:val="center"/>
            <w:hideMark/>
          </w:tcPr>
          <w:p w14:paraId="040EBA40"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feed and feeding practices</w:t>
            </w:r>
            <w:r w:rsidRPr="00D63D7A">
              <w:rPr>
                <w:rFonts w:eastAsia="Times New Roman" w:cs="Times New Roman"/>
                <w:sz w:val="20"/>
                <w:szCs w:val="20"/>
                <w:vertAlign w:val="superscript"/>
              </w:rPr>
              <w:t>c</w:t>
            </w:r>
          </w:p>
        </w:tc>
        <w:tc>
          <w:tcPr>
            <w:tcW w:w="535" w:type="pct"/>
            <w:tcBorders>
              <w:top w:val="nil"/>
              <w:left w:val="nil"/>
              <w:bottom w:val="single" w:sz="4" w:space="0" w:color="auto"/>
              <w:right w:val="nil"/>
            </w:tcBorders>
            <w:shd w:val="clear" w:color="auto" w:fill="auto"/>
            <w:noWrap/>
            <w:vAlign w:val="center"/>
            <w:hideMark/>
          </w:tcPr>
          <w:p w14:paraId="440BE9FD" w14:textId="3B4A4C48"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81C665B" w14:textId="2C5D2CBD"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48F6390" w14:textId="0D8A2C8C"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BEB4F1F" w14:textId="08DBC131"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D4740DC" w14:textId="718F2F78"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619027A3" w14:textId="1D1CF10D"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724D91D2" w14:textId="7A584D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4E01DED" w14:textId="28995032" w:rsidR="00C95140" w:rsidRPr="00D63D7A" w:rsidRDefault="00C95140" w:rsidP="00D63D7A">
            <w:pPr>
              <w:widowControl/>
              <w:spacing w:line="259" w:lineRule="auto"/>
              <w:jc w:val="center"/>
              <w:rPr>
                <w:rFonts w:eastAsia="Times New Roman" w:cs="Calibri"/>
                <w:sz w:val="20"/>
                <w:szCs w:val="20"/>
              </w:rPr>
            </w:pPr>
          </w:p>
        </w:tc>
      </w:tr>
      <w:tr w:rsidR="00C95140" w:rsidRPr="00D63D7A" w14:paraId="64E92C88" w14:textId="77777777" w:rsidTr="0093130E">
        <w:tc>
          <w:tcPr>
            <w:tcW w:w="1719" w:type="pct"/>
            <w:tcBorders>
              <w:top w:val="nil"/>
              <w:left w:val="nil"/>
              <w:bottom w:val="single" w:sz="4" w:space="0" w:color="auto"/>
              <w:right w:val="nil"/>
            </w:tcBorders>
            <w:shd w:val="clear" w:color="auto" w:fill="auto"/>
            <w:vAlign w:val="center"/>
            <w:hideMark/>
          </w:tcPr>
          <w:p w14:paraId="32BFFB97"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Fish health and disease control</w:t>
            </w:r>
            <w:r w:rsidRPr="00D63D7A">
              <w:rPr>
                <w:rFonts w:eastAsia="Times New Roman" w:cs="Times New Roman"/>
                <w:sz w:val="20"/>
                <w:szCs w:val="20"/>
                <w:vertAlign w:val="superscript"/>
              </w:rPr>
              <w:t>d</w:t>
            </w:r>
          </w:p>
        </w:tc>
        <w:tc>
          <w:tcPr>
            <w:tcW w:w="535" w:type="pct"/>
            <w:tcBorders>
              <w:top w:val="nil"/>
              <w:left w:val="nil"/>
              <w:bottom w:val="single" w:sz="4" w:space="0" w:color="auto"/>
              <w:right w:val="nil"/>
            </w:tcBorders>
            <w:shd w:val="clear" w:color="auto" w:fill="auto"/>
            <w:noWrap/>
            <w:vAlign w:val="center"/>
            <w:hideMark/>
          </w:tcPr>
          <w:p w14:paraId="0A23965E" w14:textId="1CA65905"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24C44B5" w14:textId="34B1D9E7"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2F47BD8" w14:textId="26013887"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3FC7C3" w14:textId="17E26312"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1DF69D1" w14:textId="62FF5CB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2EB58F0" w14:textId="7994B4A4"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19BF92C8" w14:textId="58E2E173"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56EC0D9" w14:textId="12EFEBF2" w:rsidR="00C95140" w:rsidRPr="00D63D7A" w:rsidRDefault="00C95140" w:rsidP="00D63D7A">
            <w:pPr>
              <w:widowControl/>
              <w:spacing w:line="259" w:lineRule="auto"/>
              <w:jc w:val="center"/>
              <w:rPr>
                <w:rFonts w:eastAsia="Times New Roman" w:cs="Calibri"/>
                <w:sz w:val="20"/>
                <w:szCs w:val="20"/>
              </w:rPr>
            </w:pPr>
          </w:p>
        </w:tc>
      </w:tr>
      <w:tr w:rsidR="00C95140" w:rsidRPr="00D63D7A" w14:paraId="06997586" w14:textId="77777777" w:rsidTr="0093130E">
        <w:tc>
          <w:tcPr>
            <w:tcW w:w="1719" w:type="pct"/>
            <w:tcBorders>
              <w:top w:val="nil"/>
              <w:left w:val="nil"/>
              <w:bottom w:val="single" w:sz="4" w:space="0" w:color="auto"/>
              <w:right w:val="nil"/>
            </w:tcBorders>
            <w:shd w:val="clear" w:color="auto" w:fill="auto"/>
            <w:vAlign w:val="center"/>
            <w:hideMark/>
          </w:tcPr>
          <w:p w14:paraId="605E463B"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cage culture</w:t>
            </w:r>
            <w:r w:rsidRPr="00D63D7A">
              <w:rPr>
                <w:rFonts w:eastAsia="Times New Roman" w:cs="Times New Roman"/>
                <w:sz w:val="20"/>
                <w:szCs w:val="20"/>
                <w:vertAlign w:val="superscript"/>
              </w:rPr>
              <w:t>e</w:t>
            </w:r>
          </w:p>
        </w:tc>
        <w:tc>
          <w:tcPr>
            <w:tcW w:w="535" w:type="pct"/>
            <w:tcBorders>
              <w:top w:val="nil"/>
              <w:left w:val="nil"/>
              <w:bottom w:val="single" w:sz="4" w:space="0" w:color="auto"/>
              <w:right w:val="nil"/>
            </w:tcBorders>
            <w:shd w:val="clear" w:color="auto" w:fill="auto"/>
            <w:noWrap/>
            <w:vAlign w:val="center"/>
            <w:hideMark/>
          </w:tcPr>
          <w:p w14:paraId="1BB923B2" w14:textId="193B5D5C"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89B2A79" w14:textId="15795FFA"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3B93062" w14:textId="6C63AD3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203EE" w14:textId="46F92E69"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0DDA39E" w14:textId="60764FBA"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1DABC4A" w14:textId="35DD8DC1"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F763F32" w14:textId="0F93F0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663329C" w14:textId="397541A9" w:rsidR="00C95140" w:rsidRPr="00D63D7A" w:rsidRDefault="00C95140" w:rsidP="00D63D7A">
            <w:pPr>
              <w:widowControl/>
              <w:spacing w:line="259" w:lineRule="auto"/>
              <w:jc w:val="center"/>
              <w:rPr>
                <w:rFonts w:eastAsia="Times New Roman" w:cs="Calibri"/>
                <w:sz w:val="20"/>
                <w:szCs w:val="20"/>
              </w:rPr>
            </w:pPr>
          </w:p>
        </w:tc>
      </w:tr>
      <w:tr w:rsidR="00C95140" w:rsidRPr="00D63D7A" w14:paraId="4145C9F6" w14:textId="77777777" w:rsidTr="0093130E">
        <w:tc>
          <w:tcPr>
            <w:tcW w:w="1719" w:type="pct"/>
            <w:tcBorders>
              <w:top w:val="nil"/>
              <w:left w:val="nil"/>
              <w:bottom w:val="single" w:sz="4" w:space="0" w:color="auto"/>
              <w:right w:val="nil"/>
            </w:tcBorders>
            <w:shd w:val="clear" w:color="auto" w:fill="auto"/>
            <w:vAlign w:val="center"/>
            <w:hideMark/>
          </w:tcPr>
          <w:p w14:paraId="483E49E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pond culture</w:t>
            </w:r>
            <w:r w:rsidRPr="00D63D7A">
              <w:rPr>
                <w:rFonts w:eastAsia="Times New Roman" w:cs="Times New Roman"/>
                <w:sz w:val="20"/>
                <w:szCs w:val="20"/>
                <w:vertAlign w:val="superscript"/>
              </w:rPr>
              <w:t>f</w:t>
            </w:r>
          </w:p>
        </w:tc>
        <w:tc>
          <w:tcPr>
            <w:tcW w:w="535" w:type="pct"/>
            <w:tcBorders>
              <w:top w:val="nil"/>
              <w:left w:val="nil"/>
              <w:bottom w:val="single" w:sz="4" w:space="0" w:color="auto"/>
              <w:right w:val="nil"/>
            </w:tcBorders>
            <w:shd w:val="clear" w:color="auto" w:fill="auto"/>
            <w:noWrap/>
            <w:vAlign w:val="center"/>
            <w:hideMark/>
          </w:tcPr>
          <w:p w14:paraId="18A613EA" w14:textId="6264CBE1"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3656A830" w14:textId="4FEE6E9F"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57F0B69" w14:textId="0916BB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65E58A0B" w14:textId="4826F33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1EDAC1A" w14:textId="194E0FCE"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5F02EB3" w14:textId="62C0FE7E"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6A3C46EA" w14:textId="20F00B81"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5798090" w14:textId="33F624A3" w:rsidR="00C95140" w:rsidRPr="00D63D7A" w:rsidRDefault="00C95140" w:rsidP="00D63D7A">
            <w:pPr>
              <w:widowControl/>
              <w:spacing w:line="259" w:lineRule="auto"/>
              <w:jc w:val="center"/>
              <w:rPr>
                <w:rFonts w:eastAsia="Times New Roman" w:cs="Calibri"/>
                <w:sz w:val="20"/>
                <w:szCs w:val="20"/>
              </w:rPr>
            </w:pPr>
          </w:p>
        </w:tc>
      </w:tr>
      <w:tr w:rsidR="00C95140" w:rsidRPr="00D63D7A" w14:paraId="43F159A1" w14:textId="77777777" w:rsidTr="0093130E">
        <w:tc>
          <w:tcPr>
            <w:tcW w:w="1719" w:type="pct"/>
            <w:tcBorders>
              <w:top w:val="nil"/>
              <w:left w:val="nil"/>
              <w:bottom w:val="single" w:sz="4" w:space="0" w:color="auto"/>
              <w:right w:val="nil"/>
            </w:tcBorders>
            <w:shd w:val="clear" w:color="auto" w:fill="auto"/>
            <w:vAlign w:val="center"/>
            <w:hideMark/>
          </w:tcPr>
          <w:p w14:paraId="2D61BE4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Pond preparation</w:t>
            </w:r>
            <w:r w:rsidRPr="00D63D7A">
              <w:rPr>
                <w:rFonts w:eastAsia="Times New Roman" w:cs="Times New Roman"/>
                <w:sz w:val="20"/>
                <w:szCs w:val="20"/>
                <w:vertAlign w:val="superscript"/>
              </w:rPr>
              <w:t>g</w:t>
            </w:r>
          </w:p>
        </w:tc>
        <w:tc>
          <w:tcPr>
            <w:tcW w:w="535" w:type="pct"/>
            <w:tcBorders>
              <w:top w:val="nil"/>
              <w:left w:val="nil"/>
              <w:bottom w:val="single" w:sz="4" w:space="0" w:color="auto"/>
              <w:right w:val="nil"/>
            </w:tcBorders>
            <w:shd w:val="clear" w:color="auto" w:fill="auto"/>
            <w:noWrap/>
            <w:vAlign w:val="center"/>
            <w:hideMark/>
          </w:tcPr>
          <w:p w14:paraId="19CE8B4F" w14:textId="04E853B7"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3C3086D" w14:textId="5FE0466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0C271651" w14:textId="39FAD7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FD74C" w14:textId="672D3F00"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3436F73" w14:textId="4DD6D4F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7D177DBE" w14:textId="45B4EC22"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93FE2AE" w14:textId="48D3BD7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72E7DC0A" w14:textId="7E18C516" w:rsidR="00C95140" w:rsidRPr="00D63D7A" w:rsidRDefault="00C95140" w:rsidP="00D63D7A">
            <w:pPr>
              <w:widowControl/>
              <w:spacing w:line="259" w:lineRule="auto"/>
              <w:jc w:val="center"/>
              <w:rPr>
                <w:rFonts w:eastAsia="Times New Roman" w:cs="Calibri"/>
                <w:sz w:val="20"/>
                <w:szCs w:val="20"/>
              </w:rPr>
            </w:pPr>
          </w:p>
        </w:tc>
      </w:tr>
      <w:tr w:rsidR="00C95140" w:rsidRPr="00D63D7A" w14:paraId="35EFCB86" w14:textId="77777777" w:rsidTr="0093130E">
        <w:tc>
          <w:tcPr>
            <w:tcW w:w="1719" w:type="pct"/>
            <w:tcBorders>
              <w:top w:val="nil"/>
              <w:left w:val="nil"/>
              <w:bottom w:val="single" w:sz="4" w:space="0" w:color="auto"/>
              <w:right w:val="nil"/>
            </w:tcBorders>
            <w:shd w:val="clear" w:color="auto" w:fill="auto"/>
            <w:vAlign w:val="center"/>
            <w:hideMark/>
          </w:tcPr>
          <w:p w14:paraId="1D0841D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Sampling and harvesting</w:t>
            </w:r>
            <w:r w:rsidRPr="00D63D7A">
              <w:rPr>
                <w:rFonts w:eastAsia="Times New Roman" w:cs="Times New Roman"/>
                <w:sz w:val="20"/>
                <w:szCs w:val="20"/>
                <w:vertAlign w:val="superscript"/>
              </w:rPr>
              <w:t>h</w:t>
            </w:r>
          </w:p>
        </w:tc>
        <w:tc>
          <w:tcPr>
            <w:tcW w:w="535" w:type="pct"/>
            <w:tcBorders>
              <w:top w:val="nil"/>
              <w:left w:val="nil"/>
              <w:bottom w:val="single" w:sz="4" w:space="0" w:color="auto"/>
              <w:right w:val="nil"/>
            </w:tcBorders>
            <w:shd w:val="clear" w:color="auto" w:fill="auto"/>
            <w:noWrap/>
            <w:vAlign w:val="center"/>
            <w:hideMark/>
          </w:tcPr>
          <w:p w14:paraId="60D2B277" w14:textId="174DE00B"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E156583" w14:textId="2198D40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5E403BE" w14:textId="7F09BAD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77706FDB" w14:textId="3351EF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F800A9D" w14:textId="69514AD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E23EBCB" w14:textId="6EB019FA"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319C4E2" w14:textId="74E174CB"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EA2C86D" w14:textId="084A7C05" w:rsidR="00C95140" w:rsidRPr="00D63D7A" w:rsidRDefault="00C95140" w:rsidP="00D63D7A">
            <w:pPr>
              <w:widowControl/>
              <w:spacing w:line="259" w:lineRule="auto"/>
              <w:jc w:val="center"/>
              <w:rPr>
                <w:rFonts w:eastAsia="Times New Roman" w:cs="Calibri"/>
                <w:sz w:val="20"/>
                <w:szCs w:val="20"/>
              </w:rPr>
            </w:pPr>
          </w:p>
        </w:tc>
      </w:tr>
      <w:tr w:rsidR="00C95140" w:rsidRPr="00D63D7A" w14:paraId="471DAFCC" w14:textId="77777777" w:rsidTr="0093130E">
        <w:tc>
          <w:tcPr>
            <w:tcW w:w="1719" w:type="pct"/>
            <w:tcBorders>
              <w:top w:val="nil"/>
              <w:left w:val="nil"/>
              <w:bottom w:val="single" w:sz="4" w:space="0" w:color="auto"/>
              <w:right w:val="nil"/>
            </w:tcBorders>
            <w:shd w:val="clear" w:color="auto" w:fill="auto"/>
            <w:vAlign w:val="center"/>
            <w:hideMark/>
          </w:tcPr>
          <w:p w14:paraId="4B5FA9EC"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Management of carrying capacity</w:t>
            </w:r>
            <w:r w:rsidRPr="00D63D7A">
              <w:rPr>
                <w:rFonts w:eastAsia="Times New Roman" w:cs="Times New Roman"/>
                <w:sz w:val="20"/>
                <w:szCs w:val="20"/>
                <w:vertAlign w:val="superscript"/>
              </w:rPr>
              <w:t>i</w:t>
            </w:r>
          </w:p>
        </w:tc>
        <w:tc>
          <w:tcPr>
            <w:tcW w:w="535" w:type="pct"/>
            <w:tcBorders>
              <w:top w:val="nil"/>
              <w:left w:val="nil"/>
              <w:bottom w:val="single" w:sz="4" w:space="0" w:color="auto"/>
              <w:right w:val="nil"/>
            </w:tcBorders>
            <w:shd w:val="clear" w:color="auto" w:fill="auto"/>
            <w:noWrap/>
            <w:vAlign w:val="center"/>
            <w:hideMark/>
          </w:tcPr>
          <w:p w14:paraId="30069F32" w14:textId="2C84916D"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916208D" w14:textId="74CBD29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0EB7D77" w14:textId="4A5BF74D"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5391991" w14:textId="452B2136"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A96B9A1" w14:textId="22A5DF19"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35C02D2" w14:textId="506C8AB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BE50803" w14:textId="6F115C26"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C7106C5" w14:textId="08091252" w:rsidR="00C95140" w:rsidRPr="00D63D7A" w:rsidRDefault="00C95140" w:rsidP="00D63D7A">
            <w:pPr>
              <w:widowControl/>
              <w:spacing w:line="259" w:lineRule="auto"/>
              <w:jc w:val="center"/>
              <w:rPr>
                <w:rFonts w:eastAsia="Times New Roman" w:cs="Calibri"/>
                <w:sz w:val="20"/>
                <w:szCs w:val="20"/>
              </w:rPr>
            </w:pPr>
          </w:p>
        </w:tc>
      </w:tr>
      <w:tr w:rsidR="00C95140" w:rsidRPr="00D63D7A" w14:paraId="6666778B" w14:textId="77777777" w:rsidTr="0093130E">
        <w:tc>
          <w:tcPr>
            <w:tcW w:w="1719" w:type="pct"/>
            <w:tcBorders>
              <w:top w:val="nil"/>
              <w:left w:val="nil"/>
              <w:bottom w:val="single" w:sz="4" w:space="0" w:color="auto"/>
              <w:right w:val="nil"/>
            </w:tcBorders>
            <w:shd w:val="clear" w:color="auto" w:fill="auto"/>
            <w:vAlign w:val="center"/>
            <w:hideMark/>
          </w:tcPr>
          <w:p w14:paraId="58EE053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Other</w:t>
            </w:r>
            <w:r w:rsidRPr="00D63D7A">
              <w:rPr>
                <w:rFonts w:eastAsia="Times New Roman" w:cs="Times New Roman"/>
                <w:sz w:val="20"/>
                <w:szCs w:val="20"/>
                <w:vertAlign w:val="superscript"/>
              </w:rPr>
              <w:t>j</w:t>
            </w:r>
          </w:p>
        </w:tc>
        <w:tc>
          <w:tcPr>
            <w:tcW w:w="535" w:type="pct"/>
            <w:tcBorders>
              <w:top w:val="nil"/>
              <w:left w:val="nil"/>
              <w:bottom w:val="single" w:sz="4" w:space="0" w:color="auto"/>
              <w:right w:val="nil"/>
            </w:tcBorders>
            <w:shd w:val="clear" w:color="auto" w:fill="auto"/>
            <w:noWrap/>
            <w:vAlign w:val="center"/>
            <w:hideMark/>
          </w:tcPr>
          <w:p w14:paraId="3E4BF716" w14:textId="5F1098A6"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352DF7D" w14:textId="1ABCEF6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D545F62" w14:textId="5D37EBE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DBE315" w14:textId="4561AEF8"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6A37B1D" w14:textId="4F8246D2"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8B6E340" w14:textId="53E3C14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5B38CE50" w14:textId="6379A1B8"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D4FB884" w14:textId="4C3DF825" w:rsidR="00C95140" w:rsidRPr="00D63D7A" w:rsidRDefault="00C95140" w:rsidP="00D63D7A">
            <w:pPr>
              <w:widowControl/>
              <w:spacing w:line="259" w:lineRule="auto"/>
              <w:jc w:val="center"/>
              <w:rPr>
                <w:rFonts w:eastAsia="Times New Roman" w:cs="Calibri"/>
                <w:sz w:val="20"/>
                <w:szCs w:val="20"/>
              </w:rPr>
            </w:pPr>
          </w:p>
        </w:tc>
      </w:tr>
      <w:tr w:rsidR="00C95140" w:rsidRPr="00D63D7A" w14:paraId="77CD61C8" w14:textId="77777777" w:rsidTr="0093130E">
        <w:tc>
          <w:tcPr>
            <w:tcW w:w="1719" w:type="pct"/>
            <w:tcBorders>
              <w:top w:val="nil"/>
              <w:left w:val="nil"/>
              <w:bottom w:val="single" w:sz="4" w:space="0" w:color="auto"/>
              <w:right w:val="nil"/>
            </w:tcBorders>
            <w:shd w:val="clear" w:color="auto" w:fill="auto"/>
            <w:vAlign w:val="center"/>
            <w:hideMark/>
          </w:tcPr>
          <w:p w14:paraId="0404F64D" w14:textId="215B0C51"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35" w:type="pct"/>
            <w:tcBorders>
              <w:top w:val="nil"/>
              <w:left w:val="nil"/>
              <w:bottom w:val="single" w:sz="4" w:space="0" w:color="auto"/>
              <w:right w:val="nil"/>
            </w:tcBorders>
            <w:shd w:val="clear" w:color="auto" w:fill="auto"/>
            <w:noWrap/>
            <w:vAlign w:val="bottom"/>
            <w:hideMark/>
          </w:tcPr>
          <w:p w14:paraId="4D69A38A" w14:textId="0065774A"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bottom"/>
            <w:hideMark/>
          </w:tcPr>
          <w:p w14:paraId="68B3CE7B" w14:textId="4F9E0F2C"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noWrap/>
            <w:vAlign w:val="bottom"/>
            <w:hideMark/>
          </w:tcPr>
          <w:p w14:paraId="55052D5C" w14:textId="7DB8FB2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noWrap/>
            <w:vAlign w:val="bottom"/>
            <w:hideMark/>
          </w:tcPr>
          <w:p w14:paraId="42A9F2BF" w14:textId="3C87EC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0CD25871" w14:textId="457C282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noWrap/>
            <w:vAlign w:val="bottom"/>
            <w:hideMark/>
          </w:tcPr>
          <w:p w14:paraId="7C978C5D" w14:textId="471C5327"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bottom"/>
            <w:hideMark/>
          </w:tcPr>
          <w:p w14:paraId="5CF0B728" w14:textId="24AEDED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000000" w:fill="D9D9D9"/>
            <w:noWrap/>
            <w:vAlign w:val="bottom"/>
            <w:hideMark/>
          </w:tcPr>
          <w:p w14:paraId="19AF5E9D" w14:textId="63A8294F" w:rsidR="00C95140" w:rsidRPr="00D63D7A" w:rsidRDefault="00C95140" w:rsidP="00D63D7A">
            <w:pPr>
              <w:widowControl/>
              <w:spacing w:line="259" w:lineRule="auto"/>
              <w:jc w:val="center"/>
              <w:rPr>
                <w:rFonts w:eastAsia="Times New Roman" w:cs="Calibri"/>
                <w:sz w:val="20"/>
                <w:szCs w:val="20"/>
              </w:rPr>
            </w:pPr>
          </w:p>
        </w:tc>
      </w:tr>
    </w:tbl>
    <w:p w14:paraId="1D2D3111" w14:textId="092E9A6B" w:rsidR="00C95140" w:rsidRPr="0087225D" w:rsidRDefault="00C95140" w:rsidP="00FF7E45">
      <w:pPr>
        <w:pStyle w:val="BodyText1"/>
        <w:spacing w:after="0"/>
        <w:ind w:left="86" w:hanging="86"/>
        <w:rPr>
          <w:sz w:val="16"/>
        </w:rPr>
      </w:pPr>
      <w:commentRangeStart w:id="858"/>
      <w:r w:rsidRPr="0087225D">
        <w:rPr>
          <w:sz w:val="16"/>
        </w:rPr>
        <w:t>^ Results not statistically reliable, n&lt;30  </w:t>
      </w:r>
      <w:commentRangeEnd w:id="858"/>
      <w:r>
        <w:rPr>
          <w:rStyle w:val="CommentReference"/>
          <w:rFonts w:eastAsia="Arial" w:cs="Arial"/>
          <w:color w:val="000000"/>
        </w:rPr>
        <w:commentReference w:id="858"/>
      </w:r>
    </w:p>
    <w:p w14:paraId="69C012F1" w14:textId="05566998" w:rsidR="00C95140" w:rsidRPr="0087225D"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xml:space="preserve">  </w:t>
      </w:r>
    </w:p>
    <w:p w14:paraId="08A3A97B" w14:textId="1D45180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9A985D0" w14:textId="2A51234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7F43E5" w14:textId="18C6DDA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85C7F08" w14:textId="0B2F2B8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F8243C1" w14:textId="37C2E749"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136E01AE" w14:textId="515B968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E433D62" w14:textId="541845F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496DC3F" w14:textId="0DE7B693"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A8C62A2" w14:textId="6F26EF8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B0C388" w14:textId="6FFF5643"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564A1AB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A8B20FC" w14:textId="77777777" w:rsidR="00C95140" w:rsidRDefault="00C95140" w:rsidP="00D63D7A">
      <w:pPr>
        <w:pStyle w:val="BodyText1"/>
      </w:pPr>
      <w:r w:rsidRPr="00D5694F">
        <w:rPr>
          <w:b/>
        </w:rPr>
        <w:lastRenderedPageBreak/>
        <w:t xml:space="preserve">Table </w:t>
      </w:r>
      <w:r>
        <w:rPr>
          <w:b/>
        </w:rPr>
        <w:t>7.2.17</w:t>
      </w:r>
      <w:r>
        <w:t xml:space="preserve"> shows the percent distribution</w:t>
      </w:r>
      <w:r w:rsidRPr="00D8695D">
        <w:t xml:space="preserve"> of </w:t>
      </w:r>
      <w:r>
        <w:t xml:space="preserve">fishpond </w:t>
      </w:r>
      <w:r w:rsidRPr="00D8695D">
        <w:t xml:space="preserve">farmers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567D35E4" w14:textId="2478B553" w:rsidR="00C95140" w:rsidRDefault="00C95140" w:rsidP="00D63D7A">
      <w:pPr>
        <w:pStyle w:val="Tabletitle"/>
      </w:pPr>
      <w:bookmarkStart w:id="859" w:name="_Toc63673125"/>
      <w:r>
        <w:t>Table 7.2.17</w:t>
      </w:r>
      <w:r w:rsidRPr="003637A7">
        <w:t>: Percent Distribution of Fishpond Farmers in the ZOI by the Number of Promoted Improved Management Practices and Technologies Used, in Total and by Farmers’ Sex and Age</w:t>
      </w:r>
      <w:bookmarkEnd w:id="859"/>
    </w:p>
    <w:tbl>
      <w:tblPr>
        <w:tblW w:w="4945" w:type="pct"/>
        <w:tblLook w:val="04A0" w:firstRow="1" w:lastRow="0" w:firstColumn="1" w:lastColumn="0" w:noHBand="0" w:noVBand="1"/>
      </w:tblPr>
      <w:tblGrid>
        <w:gridCol w:w="3350"/>
        <w:gridCol w:w="921"/>
        <w:gridCol w:w="1012"/>
        <w:gridCol w:w="784"/>
        <w:gridCol w:w="638"/>
        <w:gridCol w:w="288"/>
        <w:gridCol w:w="951"/>
        <w:gridCol w:w="898"/>
        <w:gridCol w:w="629"/>
      </w:tblGrid>
      <w:tr w:rsidR="006052C7" w:rsidRPr="00D63D7A" w14:paraId="14426779" w14:textId="77777777" w:rsidTr="0093130E">
        <w:tc>
          <w:tcPr>
            <w:tcW w:w="1769" w:type="pct"/>
            <w:vMerge w:val="restart"/>
            <w:tcBorders>
              <w:top w:val="single" w:sz="4" w:space="0" w:color="auto"/>
              <w:left w:val="nil"/>
              <w:bottom w:val="single" w:sz="4" w:space="0" w:color="000000"/>
              <w:right w:val="nil"/>
            </w:tcBorders>
            <w:shd w:val="clear" w:color="000000" w:fill="387990"/>
            <w:vAlign w:val="bottom"/>
            <w:hideMark/>
          </w:tcPr>
          <w:p w14:paraId="1C895D92" w14:textId="77777777" w:rsidR="006052C7" w:rsidRPr="00D63D7A" w:rsidRDefault="006052C7"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Promoted improved practice or technology</w:t>
            </w:r>
          </w:p>
        </w:tc>
        <w:tc>
          <w:tcPr>
            <w:tcW w:w="486" w:type="pct"/>
            <w:vMerge w:val="restart"/>
            <w:tcBorders>
              <w:top w:val="single" w:sz="4" w:space="0" w:color="auto"/>
              <w:left w:val="nil"/>
              <w:bottom w:val="nil"/>
              <w:right w:val="nil"/>
            </w:tcBorders>
            <w:shd w:val="clear" w:color="000000" w:fill="387990"/>
            <w:vAlign w:val="bottom"/>
            <w:hideMark/>
          </w:tcPr>
          <w:p w14:paraId="5CD77989"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85" w:type="pct"/>
            <w:gridSpan w:val="3"/>
            <w:tcBorders>
              <w:top w:val="single" w:sz="4" w:space="0" w:color="auto"/>
              <w:left w:val="nil"/>
              <w:bottom w:val="single" w:sz="4" w:space="0" w:color="FFFFFF"/>
              <w:right w:val="nil"/>
            </w:tcBorders>
            <w:shd w:val="clear" w:color="000000" w:fill="387990"/>
            <w:vAlign w:val="center"/>
            <w:hideMark/>
          </w:tcPr>
          <w:p w14:paraId="515E7242"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52" w:type="pct"/>
            <w:vMerge w:val="restart"/>
            <w:tcBorders>
              <w:top w:val="single" w:sz="4" w:space="0" w:color="auto"/>
              <w:left w:val="nil"/>
              <w:right w:val="nil"/>
            </w:tcBorders>
            <w:shd w:val="clear" w:color="000000" w:fill="387990"/>
            <w:vAlign w:val="center"/>
            <w:hideMark/>
          </w:tcPr>
          <w:p w14:paraId="50B7598F"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F3A57B"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F5220A0" w14:textId="3220340E" w:rsidR="006052C7" w:rsidRPr="00D63D7A" w:rsidRDefault="006052C7"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9" w:type="pct"/>
            <w:gridSpan w:val="3"/>
            <w:tcBorders>
              <w:top w:val="single" w:sz="4" w:space="0" w:color="auto"/>
              <w:left w:val="nil"/>
              <w:bottom w:val="single" w:sz="4" w:space="0" w:color="FFFFFF"/>
              <w:right w:val="nil"/>
            </w:tcBorders>
            <w:shd w:val="clear" w:color="000000" w:fill="387990"/>
            <w:vAlign w:val="center"/>
            <w:hideMark/>
          </w:tcPr>
          <w:p w14:paraId="7CBA5B02" w14:textId="39B38A78"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052C7" w:rsidRPr="00D63D7A" w14:paraId="192D40E1" w14:textId="77777777" w:rsidTr="0093130E">
        <w:tc>
          <w:tcPr>
            <w:tcW w:w="1769" w:type="pct"/>
            <w:vMerge/>
            <w:tcBorders>
              <w:top w:val="single" w:sz="4" w:space="0" w:color="auto"/>
              <w:left w:val="nil"/>
              <w:bottom w:val="single" w:sz="4" w:space="0" w:color="000000"/>
              <w:right w:val="nil"/>
            </w:tcBorders>
            <w:vAlign w:val="center"/>
            <w:hideMark/>
          </w:tcPr>
          <w:p w14:paraId="5288374A"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nil"/>
              <w:right w:val="nil"/>
            </w:tcBorders>
            <w:vAlign w:val="center"/>
            <w:hideMark/>
          </w:tcPr>
          <w:p w14:paraId="4EBE03C6"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center"/>
            <w:hideMark/>
          </w:tcPr>
          <w:p w14:paraId="6AA3A05D"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14" w:type="pct"/>
            <w:tcBorders>
              <w:top w:val="nil"/>
              <w:left w:val="nil"/>
              <w:bottom w:val="nil"/>
              <w:right w:val="nil"/>
            </w:tcBorders>
            <w:shd w:val="clear" w:color="000000" w:fill="387990"/>
            <w:vAlign w:val="center"/>
            <w:hideMark/>
          </w:tcPr>
          <w:p w14:paraId="224BFD0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7" w:type="pct"/>
            <w:vMerge w:val="restart"/>
            <w:tcBorders>
              <w:top w:val="nil"/>
              <w:left w:val="nil"/>
              <w:right w:val="nil"/>
            </w:tcBorders>
            <w:shd w:val="clear" w:color="000000" w:fill="387990"/>
            <w:vAlign w:val="bottom"/>
            <w:hideMark/>
          </w:tcPr>
          <w:p w14:paraId="1B8818D1" w14:textId="4E21EF66" w:rsidR="006052C7" w:rsidRPr="00D63D7A" w:rsidRDefault="006052C7">
            <w:pPr>
              <w:widowControl/>
              <w:spacing w:line="259" w:lineRule="auto"/>
              <w:jc w:val="center"/>
              <w:rPr>
                <w:rFonts w:eastAsia="Times New Roman" w:cs="Times New Roman"/>
                <w:b/>
                <w:bCs/>
                <w:color w:val="FFFFFF"/>
                <w:sz w:val="20"/>
                <w:szCs w:val="20"/>
              </w:rPr>
            </w:pPr>
          </w:p>
          <w:p w14:paraId="5836EF4D" w14:textId="4F2CD90D" w:rsidR="006052C7" w:rsidRPr="00D63D7A" w:rsidRDefault="006052C7">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c>
          <w:tcPr>
            <w:tcW w:w="152" w:type="pct"/>
            <w:vMerge/>
            <w:tcBorders>
              <w:left w:val="nil"/>
              <w:right w:val="nil"/>
            </w:tcBorders>
            <w:shd w:val="clear" w:color="000000" w:fill="387990"/>
            <w:vAlign w:val="center"/>
            <w:hideMark/>
          </w:tcPr>
          <w:p w14:paraId="4E873D2E" w14:textId="5D02D522" w:rsidR="006052C7" w:rsidRPr="00D63D7A" w:rsidRDefault="006052C7" w:rsidP="00D63D7A">
            <w:pPr>
              <w:spacing w:line="259" w:lineRule="auto"/>
              <w:jc w:val="center"/>
              <w:rPr>
                <w:rFonts w:eastAsia="Times New Roman" w:cs="Times New Roman"/>
                <w:b/>
                <w:bCs/>
                <w:sz w:val="20"/>
                <w:szCs w:val="20"/>
              </w:rPr>
            </w:pPr>
          </w:p>
        </w:tc>
        <w:tc>
          <w:tcPr>
            <w:tcW w:w="502" w:type="pct"/>
            <w:tcBorders>
              <w:top w:val="nil"/>
              <w:left w:val="nil"/>
              <w:bottom w:val="nil"/>
              <w:right w:val="nil"/>
            </w:tcBorders>
            <w:shd w:val="clear" w:color="000000" w:fill="387990"/>
            <w:vAlign w:val="center"/>
            <w:hideMark/>
          </w:tcPr>
          <w:p w14:paraId="3542F03E" w14:textId="37D3F483"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64074EE4" w14:textId="5958140A"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6EAB365" w14:textId="042B5EB6" w:rsidR="006052C7" w:rsidRPr="00D63D7A" w:rsidRDefault="006052C7">
            <w:pPr>
              <w:widowControl/>
              <w:spacing w:line="259" w:lineRule="auto"/>
              <w:jc w:val="center"/>
              <w:rPr>
                <w:rFonts w:eastAsia="Times New Roman" w:cs="Times New Roman"/>
                <w:b/>
                <w:bCs/>
                <w:color w:val="FFFFFF"/>
                <w:sz w:val="20"/>
                <w:szCs w:val="20"/>
              </w:rPr>
            </w:pPr>
          </w:p>
          <w:p w14:paraId="076A6EE7" w14:textId="64F10A59" w:rsidR="006052C7" w:rsidRPr="00D63D7A" w:rsidRDefault="006052C7">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r>
      <w:tr w:rsidR="006052C7" w:rsidRPr="00D63D7A" w14:paraId="059E8C94" w14:textId="77777777" w:rsidTr="0093130E">
        <w:tc>
          <w:tcPr>
            <w:tcW w:w="1769" w:type="pct"/>
            <w:vMerge/>
            <w:tcBorders>
              <w:top w:val="single" w:sz="4" w:space="0" w:color="auto"/>
              <w:left w:val="nil"/>
              <w:bottom w:val="single" w:sz="4" w:space="0" w:color="000000"/>
              <w:right w:val="nil"/>
            </w:tcBorders>
            <w:vAlign w:val="center"/>
            <w:hideMark/>
          </w:tcPr>
          <w:p w14:paraId="781EAA9D"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center"/>
            <w:hideMark/>
          </w:tcPr>
          <w:p w14:paraId="4B842FB0"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center"/>
            <w:hideMark/>
          </w:tcPr>
          <w:p w14:paraId="29264715"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14" w:type="pct"/>
            <w:tcBorders>
              <w:top w:val="nil"/>
              <w:left w:val="nil"/>
              <w:bottom w:val="single" w:sz="4" w:space="0" w:color="auto"/>
              <w:right w:val="nil"/>
            </w:tcBorders>
            <w:shd w:val="clear" w:color="000000" w:fill="387990"/>
            <w:vAlign w:val="center"/>
            <w:hideMark/>
          </w:tcPr>
          <w:p w14:paraId="3C81C9CB"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7" w:type="pct"/>
            <w:vMerge/>
            <w:tcBorders>
              <w:left w:val="nil"/>
              <w:bottom w:val="single" w:sz="4" w:space="0" w:color="auto"/>
              <w:right w:val="nil"/>
            </w:tcBorders>
            <w:shd w:val="clear" w:color="000000" w:fill="387990"/>
            <w:vAlign w:val="center"/>
            <w:hideMark/>
          </w:tcPr>
          <w:p w14:paraId="5A27506E" w14:textId="17791785" w:rsidR="006052C7" w:rsidRPr="00D63D7A" w:rsidRDefault="006052C7" w:rsidP="00D63D7A">
            <w:pPr>
              <w:widowControl/>
              <w:spacing w:line="259" w:lineRule="auto"/>
              <w:jc w:val="center"/>
              <w:rPr>
                <w:rFonts w:eastAsia="Times New Roman" w:cs="Times New Roman"/>
                <w:b/>
                <w:bCs/>
                <w:color w:val="FFFFFF"/>
                <w:sz w:val="20"/>
                <w:szCs w:val="20"/>
              </w:rPr>
            </w:pPr>
          </w:p>
        </w:tc>
        <w:tc>
          <w:tcPr>
            <w:tcW w:w="152" w:type="pct"/>
            <w:vMerge/>
            <w:tcBorders>
              <w:left w:val="nil"/>
              <w:bottom w:val="single" w:sz="4" w:space="0" w:color="auto"/>
              <w:right w:val="nil"/>
            </w:tcBorders>
            <w:shd w:val="clear" w:color="000000" w:fill="387990"/>
            <w:vAlign w:val="center"/>
            <w:hideMark/>
          </w:tcPr>
          <w:p w14:paraId="31456414" w14:textId="1FE66C8F" w:rsidR="006052C7" w:rsidRPr="00D63D7A" w:rsidRDefault="006052C7" w:rsidP="00D63D7A">
            <w:pPr>
              <w:widowControl/>
              <w:spacing w:line="259" w:lineRule="auto"/>
              <w:jc w:val="center"/>
              <w:rPr>
                <w:rFonts w:eastAsia="Times New Roman" w:cs="Times New Roman"/>
                <w:b/>
                <w:bCs/>
                <w:sz w:val="20"/>
                <w:szCs w:val="20"/>
              </w:rPr>
            </w:pPr>
          </w:p>
        </w:tc>
        <w:tc>
          <w:tcPr>
            <w:tcW w:w="502" w:type="pct"/>
            <w:tcBorders>
              <w:top w:val="nil"/>
              <w:left w:val="nil"/>
              <w:bottom w:val="single" w:sz="4" w:space="0" w:color="auto"/>
              <w:right w:val="nil"/>
            </w:tcBorders>
            <w:shd w:val="clear" w:color="000000" w:fill="387990"/>
            <w:vAlign w:val="center"/>
            <w:hideMark/>
          </w:tcPr>
          <w:p w14:paraId="4E1D1E1E"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4E19505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3C2C2BF1" w14:textId="68B30599" w:rsidR="006052C7" w:rsidRPr="00D63D7A" w:rsidRDefault="006052C7" w:rsidP="00D63D7A">
            <w:pPr>
              <w:widowControl/>
              <w:spacing w:line="259" w:lineRule="auto"/>
              <w:jc w:val="center"/>
              <w:rPr>
                <w:rFonts w:eastAsia="Times New Roman" w:cs="Times New Roman"/>
                <w:b/>
                <w:bCs/>
                <w:color w:val="FFFFFF"/>
                <w:sz w:val="20"/>
                <w:szCs w:val="20"/>
              </w:rPr>
            </w:pPr>
          </w:p>
        </w:tc>
      </w:tr>
      <w:tr w:rsidR="00C95140" w:rsidRPr="00D63D7A" w14:paraId="722A316A" w14:textId="77777777" w:rsidTr="0093130E">
        <w:tc>
          <w:tcPr>
            <w:tcW w:w="1769" w:type="pct"/>
            <w:tcBorders>
              <w:top w:val="nil"/>
              <w:left w:val="nil"/>
              <w:bottom w:val="single" w:sz="4" w:space="0" w:color="auto"/>
              <w:right w:val="nil"/>
            </w:tcBorders>
            <w:shd w:val="clear" w:color="000000" w:fill="DDEBF7"/>
            <w:vAlign w:val="bottom"/>
            <w:hideMark/>
          </w:tcPr>
          <w:p w14:paraId="2E83BCF1" w14:textId="77777777" w:rsidR="00C95140" w:rsidRPr="00D63D7A" w:rsidRDefault="00C95140" w:rsidP="00D63D7A">
            <w:pPr>
              <w:widowControl/>
              <w:spacing w:line="259" w:lineRule="auto"/>
              <w:rPr>
                <w:rFonts w:eastAsia="Times New Roman" w:cs="Times New Roman"/>
                <w:b/>
                <w:bCs/>
                <w:color w:val="auto"/>
                <w:sz w:val="20"/>
                <w:szCs w:val="20"/>
              </w:rPr>
            </w:pPr>
            <w:r w:rsidRPr="00D63D7A">
              <w:rPr>
                <w:rFonts w:eastAsia="Times New Roman" w:cs="Times New Roman"/>
                <w:b/>
                <w:bCs/>
                <w:color w:val="auto"/>
                <w:sz w:val="20"/>
                <w:szCs w:val="20"/>
              </w:rPr>
              <w:t>Number used</w:t>
            </w:r>
          </w:p>
        </w:tc>
        <w:tc>
          <w:tcPr>
            <w:tcW w:w="486" w:type="pct"/>
            <w:tcBorders>
              <w:top w:val="nil"/>
              <w:left w:val="nil"/>
              <w:bottom w:val="single" w:sz="4" w:space="0" w:color="auto"/>
              <w:right w:val="nil"/>
            </w:tcBorders>
            <w:shd w:val="clear" w:color="000000" w:fill="DDEBF7"/>
            <w:vAlign w:val="center"/>
            <w:hideMark/>
          </w:tcPr>
          <w:p w14:paraId="0EF445B7" w14:textId="1591D115" w:rsidR="00C95140" w:rsidRPr="00D63D7A" w:rsidRDefault="00C95140" w:rsidP="00D63D7A">
            <w:pPr>
              <w:widowControl/>
              <w:spacing w:line="259" w:lineRule="auto"/>
              <w:jc w:val="center"/>
              <w:rPr>
                <w:rFonts w:eastAsia="Times New Roman" w:cs="Times New Roman"/>
                <w:b/>
                <w:bCs/>
                <w:color w:val="auto"/>
                <w:sz w:val="20"/>
                <w:szCs w:val="20"/>
              </w:rPr>
            </w:pPr>
          </w:p>
        </w:tc>
        <w:tc>
          <w:tcPr>
            <w:tcW w:w="534" w:type="pct"/>
            <w:tcBorders>
              <w:top w:val="nil"/>
              <w:left w:val="nil"/>
              <w:bottom w:val="single" w:sz="4" w:space="0" w:color="auto"/>
              <w:right w:val="nil"/>
            </w:tcBorders>
            <w:shd w:val="clear" w:color="000000" w:fill="DDEBF7"/>
            <w:vAlign w:val="center"/>
            <w:hideMark/>
          </w:tcPr>
          <w:p w14:paraId="4C2340FE" w14:textId="160ED1B9" w:rsidR="00C95140" w:rsidRPr="00D63D7A" w:rsidRDefault="00C95140" w:rsidP="00D63D7A">
            <w:pPr>
              <w:widowControl/>
              <w:spacing w:line="259" w:lineRule="auto"/>
              <w:jc w:val="center"/>
              <w:rPr>
                <w:rFonts w:eastAsia="Times New Roman" w:cs="Times New Roman"/>
                <w:b/>
                <w:bCs/>
                <w:color w:val="auto"/>
                <w:sz w:val="20"/>
                <w:szCs w:val="20"/>
              </w:rPr>
            </w:pPr>
          </w:p>
        </w:tc>
        <w:tc>
          <w:tcPr>
            <w:tcW w:w="414" w:type="pct"/>
            <w:tcBorders>
              <w:top w:val="nil"/>
              <w:left w:val="nil"/>
              <w:bottom w:val="single" w:sz="4" w:space="0" w:color="auto"/>
              <w:right w:val="nil"/>
            </w:tcBorders>
            <w:shd w:val="clear" w:color="000000" w:fill="DDEBF7"/>
            <w:vAlign w:val="center"/>
            <w:hideMark/>
          </w:tcPr>
          <w:p w14:paraId="7F811CFF" w14:textId="5190576F" w:rsidR="00C95140" w:rsidRPr="00D63D7A" w:rsidRDefault="00C95140" w:rsidP="00D63D7A">
            <w:pPr>
              <w:widowControl/>
              <w:spacing w:line="259" w:lineRule="auto"/>
              <w:jc w:val="center"/>
              <w:rPr>
                <w:rFonts w:eastAsia="Times New Roman" w:cs="Times New Roman"/>
                <w:b/>
                <w:bCs/>
                <w:color w:val="auto"/>
                <w:sz w:val="20"/>
                <w:szCs w:val="20"/>
              </w:rPr>
            </w:pPr>
          </w:p>
        </w:tc>
        <w:tc>
          <w:tcPr>
            <w:tcW w:w="337" w:type="pct"/>
            <w:tcBorders>
              <w:top w:val="nil"/>
              <w:left w:val="nil"/>
              <w:bottom w:val="single" w:sz="4" w:space="0" w:color="auto"/>
              <w:right w:val="nil"/>
            </w:tcBorders>
            <w:shd w:val="clear" w:color="000000" w:fill="DDEBF7"/>
            <w:vAlign w:val="center"/>
            <w:hideMark/>
          </w:tcPr>
          <w:p w14:paraId="174262D8" w14:textId="29772421" w:rsidR="00C95140" w:rsidRPr="00D63D7A" w:rsidRDefault="00C95140" w:rsidP="00D63D7A">
            <w:pPr>
              <w:widowControl/>
              <w:spacing w:line="259" w:lineRule="auto"/>
              <w:jc w:val="center"/>
              <w:rPr>
                <w:rFonts w:eastAsia="Times New Roman" w:cs="Times New Roman"/>
                <w:b/>
                <w:bCs/>
                <w:color w:val="auto"/>
                <w:sz w:val="20"/>
                <w:szCs w:val="20"/>
              </w:rPr>
            </w:pPr>
          </w:p>
        </w:tc>
        <w:tc>
          <w:tcPr>
            <w:tcW w:w="152" w:type="pct"/>
            <w:tcBorders>
              <w:top w:val="nil"/>
              <w:left w:val="nil"/>
              <w:bottom w:val="single" w:sz="4" w:space="0" w:color="auto"/>
              <w:right w:val="nil"/>
            </w:tcBorders>
            <w:shd w:val="clear" w:color="000000" w:fill="DDEBF7"/>
            <w:vAlign w:val="center"/>
            <w:hideMark/>
          </w:tcPr>
          <w:p w14:paraId="68D6A3DA" w14:textId="5AB1C18E" w:rsidR="00C95140" w:rsidRPr="00D63D7A" w:rsidRDefault="00C95140" w:rsidP="00D63D7A">
            <w:pPr>
              <w:widowControl/>
              <w:spacing w:line="259" w:lineRule="auto"/>
              <w:jc w:val="center"/>
              <w:rPr>
                <w:rFonts w:eastAsia="Times New Roman" w:cs="Times New Roman"/>
                <w:b/>
                <w:bCs/>
                <w:color w:val="auto"/>
                <w:sz w:val="20"/>
                <w:szCs w:val="20"/>
              </w:rPr>
            </w:pPr>
          </w:p>
        </w:tc>
        <w:tc>
          <w:tcPr>
            <w:tcW w:w="502" w:type="pct"/>
            <w:tcBorders>
              <w:top w:val="nil"/>
              <w:left w:val="nil"/>
              <w:bottom w:val="single" w:sz="4" w:space="0" w:color="auto"/>
              <w:right w:val="nil"/>
            </w:tcBorders>
            <w:shd w:val="clear" w:color="000000" w:fill="DDEBF7"/>
            <w:vAlign w:val="center"/>
            <w:hideMark/>
          </w:tcPr>
          <w:p w14:paraId="0D58C28E" w14:textId="705B4DEF" w:rsidR="00C95140" w:rsidRPr="00D63D7A" w:rsidRDefault="00C95140" w:rsidP="00D63D7A">
            <w:pPr>
              <w:widowControl/>
              <w:spacing w:line="259" w:lineRule="auto"/>
              <w:jc w:val="center"/>
              <w:rPr>
                <w:rFonts w:eastAsia="Times New Roman" w:cs="Times New Roman"/>
                <w:b/>
                <w:bCs/>
                <w:color w:val="auto"/>
                <w:sz w:val="20"/>
                <w:szCs w:val="20"/>
              </w:rPr>
            </w:pPr>
          </w:p>
        </w:tc>
        <w:tc>
          <w:tcPr>
            <w:tcW w:w="474" w:type="pct"/>
            <w:tcBorders>
              <w:top w:val="nil"/>
              <w:left w:val="nil"/>
              <w:bottom w:val="single" w:sz="4" w:space="0" w:color="auto"/>
              <w:right w:val="nil"/>
            </w:tcBorders>
            <w:shd w:val="clear" w:color="000000" w:fill="DDEBF7"/>
            <w:vAlign w:val="center"/>
            <w:hideMark/>
          </w:tcPr>
          <w:p w14:paraId="212C8BB1" w14:textId="79C9B27F" w:rsidR="00C95140" w:rsidRPr="00D63D7A" w:rsidRDefault="00C95140" w:rsidP="00D63D7A">
            <w:pPr>
              <w:widowControl/>
              <w:spacing w:line="259" w:lineRule="auto"/>
              <w:jc w:val="center"/>
              <w:rPr>
                <w:rFonts w:eastAsia="Times New Roman" w:cs="Times New Roman"/>
                <w:b/>
                <w:bCs/>
                <w:color w:val="auto"/>
                <w:sz w:val="20"/>
                <w:szCs w:val="20"/>
              </w:rPr>
            </w:pPr>
          </w:p>
        </w:tc>
        <w:tc>
          <w:tcPr>
            <w:tcW w:w="334" w:type="pct"/>
            <w:tcBorders>
              <w:top w:val="nil"/>
              <w:left w:val="nil"/>
              <w:bottom w:val="single" w:sz="4" w:space="0" w:color="auto"/>
              <w:right w:val="nil"/>
            </w:tcBorders>
            <w:shd w:val="clear" w:color="000000" w:fill="DDEBF7"/>
            <w:vAlign w:val="center"/>
            <w:hideMark/>
          </w:tcPr>
          <w:p w14:paraId="44F7D16E" w14:textId="49D1A8E6" w:rsidR="00C95140" w:rsidRPr="00D63D7A" w:rsidRDefault="00C95140" w:rsidP="00D63D7A">
            <w:pPr>
              <w:widowControl/>
              <w:spacing w:line="259" w:lineRule="auto"/>
              <w:jc w:val="center"/>
              <w:rPr>
                <w:rFonts w:eastAsia="Times New Roman" w:cs="Times New Roman"/>
                <w:b/>
                <w:bCs/>
                <w:color w:val="auto"/>
                <w:sz w:val="20"/>
                <w:szCs w:val="20"/>
              </w:rPr>
            </w:pPr>
          </w:p>
        </w:tc>
      </w:tr>
      <w:tr w:rsidR="00C95140" w:rsidRPr="00D63D7A" w14:paraId="2F96BA4B" w14:textId="77777777" w:rsidTr="0093130E">
        <w:tc>
          <w:tcPr>
            <w:tcW w:w="1769" w:type="pct"/>
            <w:tcBorders>
              <w:top w:val="nil"/>
              <w:left w:val="nil"/>
              <w:bottom w:val="single" w:sz="4" w:space="0" w:color="auto"/>
              <w:right w:val="nil"/>
            </w:tcBorders>
            <w:shd w:val="clear" w:color="auto" w:fill="auto"/>
            <w:vAlign w:val="center"/>
            <w:hideMark/>
          </w:tcPr>
          <w:p w14:paraId="57B6A226"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1</w:t>
            </w:r>
          </w:p>
        </w:tc>
        <w:tc>
          <w:tcPr>
            <w:tcW w:w="486" w:type="pct"/>
            <w:tcBorders>
              <w:top w:val="nil"/>
              <w:left w:val="nil"/>
              <w:bottom w:val="single" w:sz="4" w:space="0" w:color="auto"/>
              <w:right w:val="nil"/>
            </w:tcBorders>
            <w:shd w:val="clear" w:color="auto" w:fill="auto"/>
            <w:vAlign w:val="center"/>
            <w:hideMark/>
          </w:tcPr>
          <w:p w14:paraId="1477625A" w14:textId="0B4955A7"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304C24E" w14:textId="17678FD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289EF93D" w14:textId="7B059FA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75CC56E6" w14:textId="21CA3870"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3B2EA92B" w14:textId="65E3DCD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81CBAF4" w14:textId="719C91E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13CDE6F" w14:textId="1E971F2B"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72E2038" w14:textId="269388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9E3F2FB" w14:textId="77777777" w:rsidTr="0093130E">
        <w:tc>
          <w:tcPr>
            <w:tcW w:w="1769" w:type="pct"/>
            <w:tcBorders>
              <w:top w:val="nil"/>
              <w:left w:val="nil"/>
              <w:bottom w:val="single" w:sz="4" w:space="0" w:color="auto"/>
              <w:right w:val="nil"/>
            </w:tcBorders>
            <w:shd w:val="clear" w:color="auto" w:fill="auto"/>
            <w:vAlign w:val="center"/>
            <w:hideMark/>
          </w:tcPr>
          <w:p w14:paraId="4475A0B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2</w:t>
            </w:r>
          </w:p>
        </w:tc>
        <w:tc>
          <w:tcPr>
            <w:tcW w:w="486" w:type="pct"/>
            <w:tcBorders>
              <w:top w:val="nil"/>
              <w:left w:val="nil"/>
              <w:bottom w:val="single" w:sz="4" w:space="0" w:color="auto"/>
              <w:right w:val="nil"/>
            </w:tcBorders>
            <w:shd w:val="clear" w:color="auto" w:fill="auto"/>
            <w:vAlign w:val="center"/>
            <w:hideMark/>
          </w:tcPr>
          <w:p w14:paraId="6FA29125" w14:textId="04D5E1A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AA73965" w14:textId="1C3EF2EE"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0C51A266" w14:textId="35FA4278"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32CFDA34" w14:textId="5CD4BD4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AF2CABD" w14:textId="686F064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F58AA4B" w14:textId="0651447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78A0658" w14:textId="76BD2FB2"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52224A0" w14:textId="52DBBA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E76BFCB" w14:textId="77777777" w:rsidTr="0093130E">
        <w:tc>
          <w:tcPr>
            <w:tcW w:w="1769" w:type="pct"/>
            <w:tcBorders>
              <w:top w:val="nil"/>
              <w:left w:val="nil"/>
              <w:bottom w:val="single" w:sz="4" w:space="0" w:color="auto"/>
              <w:right w:val="nil"/>
            </w:tcBorders>
            <w:shd w:val="clear" w:color="auto" w:fill="auto"/>
            <w:vAlign w:val="center"/>
            <w:hideMark/>
          </w:tcPr>
          <w:p w14:paraId="58ED4D64"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3</w:t>
            </w:r>
          </w:p>
        </w:tc>
        <w:tc>
          <w:tcPr>
            <w:tcW w:w="486" w:type="pct"/>
            <w:tcBorders>
              <w:top w:val="nil"/>
              <w:left w:val="nil"/>
              <w:bottom w:val="single" w:sz="4" w:space="0" w:color="auto"/>
              <w:right w:val="nil"/>
            </w:tcBorders>
            <w:shd w:val="clear" w:color="auto" w:fill="auto"/>
            <w:vAlign w:val="center"/>
            <w:hideMark/>
          </w:tcPr>
          <w:p w14:paraId="22BED6BD" w14:textId="527C437B"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40C93C" w14:textId="0435B49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674BB97" w14:textId="1B5D650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74D83EC" w14:textId="68F8F65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3CAB612" w14:textId="32101232"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2B7B95C" w14:textId="2D96DBC9"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D4F030C" w14:textId="0F7A7CC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B34AA51" w14:textId="691167BB"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CC178ED" w14:textId="77777777" w:rsidTr="0093130E">
        <w:tc>
          <w:tcPr>
            <w:tcW w:w="1769" w:type="pct"/>
            <w:tcBorders>
              <w:top w:val="nil"/>
              <w:left w:val="nil"/>
              <w:bottom w:val="single" w:sz="4" w:space="0" w:color="auto"/>
              <w:right w:val="nil"/>
            </w:tcBorders>
            <w:shd w:val="clear" w:color="auto" w:fill="auto"/>
            <w:vAlign w:val="center"/>
            <w:hideMark/>
          </w:tcPr>
          <w:p w14:paraId="4CA88478"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4</w:t>
            </w:r>
          </w:p>
        </w:tc>
        <w:tc>
          <w:tcPr>
            <w:tcW w:w="486" w:type="pct"/>
            <w:tcBorders>
              <w:top w:val="nil"/>
              <w:left w:val="nil"/>
              <w:bottom w:val="single" w:sz="4" w:space="0" w:color="auto"/>
              <w:right w:val="nil"/>
            </w:tcBorders>
            <w:shd w:val="clear" w:color="auto" w:fill="auto"/>
            <w:vAlign w:val="center"/>
            <w:hideMark/>
          </w:tcPr>
          <w:p w14:paraId="77EED27F" w14:textId="5BC56CC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00E495A" w14:textId="3FEB64E3"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F20B4DF" w14:textId="448A3AB2"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04C7AB2D" w14:textId="05FA9D8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7AFEA0DB" w14:textId="7A79F5DE"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56DE4A7" w14:textId="33DA3DD6"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3E98E25" w14:textId="5682FBB4"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1FEF31E" w14:textId="79FF14BC"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C666016" w14:textId="77777777" w:rsidTr="0093130E">
        <w:tc>
          <w:tcPr>
            <w:tcW w:w="1769" w:type="pct"/>
            <w:tcBorders>
              <w:top w:val="nil"/>
              <w:left w:val="nil"/>
              <w:bottom w:val="single" w:sz="4" w:space="0" w:color="auto"/>
              <w:right w:val="nil"/>
            </w:tcBorders>
            <w:shd w:val="clear" w:color="auto" w:fill="auto"/>
            <w:vAlign w:val="center"/>
            <w:hideMark/>
          </w:tcPr>
          <w:p w14:paraId="3548EA53"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5</w:t>
            </w:r>
          </w:p>
        </w:tc>
        <w:tc>
          <w:tcPr>
            <w:tcW w:w="486" w:type="pct"/>
            <w:tcBorders>
              <w:top w:val="nil"/>
              <w:left w:val="nil"/>
              <w:bottom w:val="single" w:sz="4" w:space="0" w:color="auto"/>
              <w:right w:val="nil"/>
            </w:tcBorders>
            <w:shd w:val="clear" w:color="auto" w:fill="auto"/>
            <w:vAlign w:val="center"/>
            <w:hideMark/>
          </w:tcPr>
          <w:p w14:paraId="49523DE8" w14:textId="49CB632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31DB941" w14:textId="1AA8074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658F9DC" w14:textId="3B2BA0B5"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E764184" w14:textId="13C113E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9BC4191" w14:textId="712537B7"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62C1EA3" w14:textId="3BD76D87"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5A00737" w14:textId="5291AC3C"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741A511" w14:textId="39894B9F"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24DAD939" w14:textId="77777777" w:rsidTr="0093130E">
        <w:tc>
          <w:tcPr>
            <w:tcW w:w="1769" w:type="pct"/>
            <w:tcBorders>
              <w:top w:val="nil"/>
              <w:left w:val="nil"/>
              <w:bottom w:val="single" w:sz="4" w:space="0" w:color="auto"/>
              <w:right w:val="nil"/>
            </w:tcBorders>
            <w:shd w:val="clear" w:color="auto" w:fill="auto"/>
            <w:vAlign w:val="center"/>
            <w:hideMark/>
          </w:tcPr>
          <w:p w14:paraId="4E80D67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6</w:t>
            </w:r>
          </w:p>
        </w:tc>
        <w:tc>
          <w:tcPr>
            <w:tcW w:w="486" w:type="pct"/>
            <w:tcBorders>
              <w:top w:val="nil"/>
              <w:left w:val="nil"/>
              <w:bottom w:val="single" w:sz="4" w:space="0" w:color="auto"/>
              <w:right w:val="nil"/>
            </w:tcBorders>
            <w:shd w:val="clear" w:color="auto" w:fill="auto"/>
            <w:vAlign w:val="center"/>
            <w:hideMark/>
          </w:tcPr>
          <w:p w14:paraId="3FB0DFC9" w14:textId="6326D3B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F85F736" w14:textId="63954C8D"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169C09C" w14:textId="71A6B016"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610F1363" w14:textId="22BE274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1A679A54" w14:textId="73F61FE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398486F" w14:textId="443352A3"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41F7B7A" w14:textId="7FF61027"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6D0D727" w14:textId="1DD69950"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7DC09A9" w14:textId="77777777" w:rsidTr="0093130E">
        <w:tc>
          <w:tcPr>
            <w:tcW w:w="1769" w:type="pct"/>
            <w:tcBorders>
              <w:top w:val="nil"/>
              <w:left w:val="nil"/>
              <w:bottom w:val="single" w:sz="4" w:space="0" w:color="auto"/>
              <w:right w:val="nil"/>
            </w:tcBorders>
            <w:shd w:val="clear" w:color="auto" w:fill="auto"/>
            <w:vAlign w:val="center"/>
            <w:hideMark/>
          </w:tcPr>
          <w:p w14:paraId="7ACC225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7</w:t>
            </w:r>
          </w:p>
        </w:tc>
        <w:tc>
          <w:tcPr>
            <w:tcW w:w="486" w:type="pct"/>
            <w:tcBorders>
              <w:top w:val="nil"/>
              <w:left w:val="nil"/>
              <w:bottom w:val="single" w:sz="4" w:space="0" w:color="auto"/>
              <w:right w:val="nil"/>
            </w:tcBorders>
            <w:shd w:val="clear" w:color="auto" w:fill="auto"/>
            <w:vAlign w:val="center"/>
            <w:hideMark/>
          </w:tcPr>
          <w:p w14:paraId="044D69A0" w14:textId="4CC45054"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8D9DDB1" w14:textId="224A7E2F"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491A9C7A" w14:textId="1ED7987C"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1CF1D19C" w14:textId="5001847E"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403069F" w14:textId="6544BF7F"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321B70A" w14:textId="1973504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F77B3BB" w14:textId="77DC08F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6E36D025" w14:textId="4F50BCA7"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4D89B85" w14:textId="77777777" w:rsidTr="0093130E">
        <w:tc>
          <w:tcPr>
            <w:tcW w:w="1769" w:type="pct"/>
            <w:tcBorders>
              <w:top w:val="nil"/>
              <w:left w:val="nil"/>
              <w:bottom w:val="single" w:sz="4" w:space="0" w:color="auto"/>
              <w:right w:val="nil"/>
            </w:tcBorders>
            <w:shd w:val="clear" w:color="auto" w:fill="auto"/>
            <w:vAlign w:val="center"/>
            <w:hideMark/>
          </w:tcPr>
          <w:p w14:paraId="5F6B79B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8+</w:t>
            </w:r>
          </w:p>
        </w:tc>
        <w:tc>
          <w:tcPr>
            <w:tcW w:w="486" w:type="pct"/>
            <w:tcBorders>
              <w:top w:val="nil"/>
              <w:left w:val="nil"/>
              <w:bottom w:val="single" w:sz="4" w:space="0" w:color="auto"/>
              <w:right w:val="nil"/>
            </w:tcBorders>
            <w:shd w:val="clear" w:color="auto" w:fill="auto"/>
            <w:vAlign w:val="center"/>
            <w:hideMark/>
          </w:tcPr>
          <w:p w14:paraId="3929AC89" w14:textId="6762331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CCE70E" w14:textId="3D4F3D8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5C8AB0C" w14:textId="23F7DF5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5E56D695" w14:textId="773F3BF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4472E932" w14:textId="4FECFB4D"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768FF8E" w14:textId="5171A132"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2209CA3" w14:textId="0F41EE68"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1825FFF2" w14:textId="6F63CD31"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7156E883" w14:textId="77777777" w:rsidTr="0093130E">
        <w:tc>
          <w:tcPr>
            <w:tcW w:w="1769" w:type="pct"/>
            <w:tcBorders>
              <w:top w:val="nil"/>
              <w:left w:val="nil"/>
              <w:bottom w:val="single" w:sz="4" w:space="0" w:color="auto"/>
              <w:right w:val="nil"/>
            </w:tcBorders>
            <w:shd w:val="clear" w:color="auto" w:fill="auto"/>
            <w:vAlign w:val="center"/>
            <w:hideMark/>
          </w:tcPr>
          <w:p w14:paraId="04D2DE10" w14:textId="3CF44A34"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289DCDC0" w14:textId="62C3C098" w:rsidR="00C95140" w:rsidRPr="00D63D7A" w:rsidRDefault="00C95140" w:rsidP="00D63D7A">
            <w:pPr>
              <w:widowControl/>
              <w:spacing w:line="259" w:lineRule="auto"/>
              <w:jc w:val="center"/>
              <w:rPr>
                <w:rFonts w:eastAsia="Times New Roman" w:cs="Calibri"/>
                <w:sz w:val="20"/>
                <w:szCs w:val="20"/>
              </w:rPr>
            </w:pPr>
          </w:p>
        </w:tc>
        <w:tc>
          <w:tcPr>
            <w:tcW w:w="534" w:type="pct"/>
            <w:tcBorders>
              <w:top w:val="nil"/>
              <w:left w:val="nil"/>
              <w:bottom w:val="single" w:sz="4" w:space="0" w:color="auto"/>
              <w:right w:val="nil"/>
            </w:tcBorders>
            <w:shd w:val="clear" w:color="auto" w:fill="auto"/>
            <w:noWrap/>
            <w:vAlign w:val="bottom"/>
            <w:hideMark/>
          </w:tcPr>
          <w:p w14:paraId="48EB1298" w14:textId="0AC0615C"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noWrap/>
            <w:vAlign w:val="bottom"/>
            <w:hideMark/>
          </w:tcPr>
          <w:p w14:paraId="7D3534DF" w14:textId="1163CD9B"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7D3A3F2D" w14:textId="3CD37C3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noWrap/>
            <w:vAlign w:val="bottom"/>
            <w:hideMark/>
          </w:tcPr>
          <w:p w14:paraId="3E969E67" w14:textId="185119B5"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noWrap/>
            <w:vAlign w:val="bottom"/>
            <w:hideMark/>
          </w:tcPr>
          <w:p w14:paraId="3347B567" w14:textId="7A53F26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106FE0B" w14:textId="0187DF8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vAlign w:val="center"/>
            <w:hideMark/>
          </w:tcPr>
          <w:p w14:paraId="644CCCBA" w14:textId="5496B37A" w:rsidR="00C95140" w:rsidRPr="00D63D7A" w:rsidRDefault="00C95140" w:rsidP="00D63D7A">
            <w:pPr>
              <w:widowControl/>
              <w:spacing w:line="259" w:lineRule="auto"/>
              <w:jc w:val="center"/>
              <w:rPr>
                <w:rFonts w:eastAsia="Times New Roman" w:cs="Calibri"/>
                <w:sz w:val="20"/>
                <w:szCs w:val="20"/>
              </w:rPr>
            </w:pPr>
          </w:p>
        </w:tc>
      </w:tr>
    </w:tbl>
    <w:p w14:paraId="2E22EDD7" w14:textId="5C0BDE49" w:rsidR="00C95140" w:rsidRPr="0087225D" w:rsidRDefault="00C95140" w:rsidP="00FF7E45">
      <w:pPr>
        <w:pStyle w:val="BodyText1"/>
        <w:spacing w:after="0"/>
        <w:ind w:left="86" w:hanging="86"/>
        <w:rPr>
          <w:sz w:val="16"/>
        </w:rPr>
      </w:pPr>
      <w:commentRangeStart w:id="860"/>
      <w:r w:rsidRPr="0087225D">
        <w:rPr>
          <w:sz w:val="16"/>
        </w:rPr>
        <w:t>^ Results not statistically reliable, n&lt;30  </w:t>
      </w:r>
      <w:commentRangeEnd w:id="860"/>
      <w:r>
        <w:rPr>
          <w:rStyle w:val="CommentReference"/>
          <w:rFonts w:eastAsia="Arial" w:cs="Arial"/>
          <w:color w:val="000000"/>
        </w:rPr>
        <w:commentReference w:id="860"/>
      </w:r>
    </w:p>
    <w:p w14:paraId="0D0B1B83" w14:textId="69048D2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2B3239" w14:textId="0A8B5BAA" w:rsidR="00C95140" w:rsidRPr="00074C3A" w:rsidRDefault="00C95140" w:rsidP="00FF7E45">
      <w:pPr>
        <w:pStyle w:val="BodyText1"/>
        <w:spacing w:after="0"/>
        <w:ind w:left="86" w:hanging="86"/>
        <w:rPr>
          <w:sz w:val="16"/>
        </w:rPr>
      </w:pPr>
      <w:bookmarkStart w:id="861" w:name="_Hlk19872386"/>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5A32B96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2358925" w14:textId="2871C8A4" w:rsidR="00C95140" w:rsidRDefault="00332D0A" w:rsidP="00D63D7A">
      <w:pPr>
        <w:pStyle w:val="Heading3"/>
        <w:numPr>
          <w:ilvl w:val="2"/>
          <w:numId w:val="64"/>
        </w:numPr>
      </w:pPr>
      <w:bookmarkStart w:id="862" w:name="_Toc63673372"/>
      <w:bookmarkEnd w:id="861"/>
      <w:r>
        <w:t>Fishpond yield</w:t>
      </w:r>
      <w:bookmarkEnd w:id="862"/>
    </w:p>
    <w:p w14:paraId="0ADB3B4B" w14:textId="7ECF5B29" w:rsidR="00C95140" w:rsidRDefault="00C95140" w:rsidP="00D63D7A">
      <w:pPr>
        <w:pStyle w:val="BodyText1"/>
      </w:pPr>
      <w:r>
        <w:t xml:space="preserve">Yield </w:t>
      </w:r>
      <w:r w:rsidRPr="00B518CB">
        <w:t xml:space="preserve">is </w:t>
      </w:r>
      <w:r>
        <w:t xml:space="preserve">a </w:t>
      </w:r>
      <w:r w:rsidRPr="00B518CB">
        <w:t xml:space="preserve">measure of total production </w:t>
      </w:r>
      <w:r>
        <w:t xml:space="preserve">per unit of production. For fish raised in fishponds, yield is the weight of fish, in kilograms, harvested in the 30 days preceding the survey </w:t>
      </w:r>
      <w:r w:rsidRPr="00B518CB">
        <w:t xml:space="preserve">divided by the </w:t>
      </w:r>
      <w:r>
        <w:t xml:space="preserve">total surface area, in </w:t>
      </w:r>
      <w:r w:rsidRPr="005D715A">
        <w:t>hectares</w:t>
      </w:r>
      <w:r>
        <w:t xml:space="preserve">, of the ponds </w:t>
      </w:r>
      <w:r w:rsidR="006052C7">
        <w:t xml:space="preserve">in which </w:t>
      </w:r>
      <w:r>
        <w:t>fish were raised</w:t>
      </w:r>
      <w:r w:rsidRPr="00B518CB">
        <w:t>.</w:t>
      </w:r>
      <w:r w:rsidRPr="00D90F68">
        <w:t xml:space="preserve"> </w:t>
      </w:r>
    </w:p>
    <w:p w14:paraId="177E60A0" w14:textId="6AA76875" w:rsidR="00C95140" w:rsidRDefault="00C95140" w:rsidP="00D63D7A">
      <w:pPr>
        <w:pStyle w:val="BodyText1"/>
      </w:pPr>
      <w:r>
        <w:rPr>
          <w:b/>
        </w:rPr>
        <w:t xml:space="preserve">Table 7.2.18 </w:t>
      </w:r>
      <w:r w:rsidRPr="00BD3E51">
        <w:rPr>
          <w:szCs w:val="22"/>
        </w:rPr>
        <w:t xml:space="preserve">presents the number of </w:t>
      </w:r>
      <w:r>
        <w:rPr>
          <w:szCs w:val="22"/>
        </w:rPr>
        <w:t>fishpond farmers</w:t>
      </w:r>
      <w:r w:rsidRPr="00BD3E51">
        <w:rPr>
          <w:szCs w:val="22"/>
        </w:rPr>
        <w:t xml:space="preserve">, </w:t>
      </w:r>
      <w:r>
        <w:rPr>
          <w:szCs w:val="22"/>
        </w:rPr>
        <w:t xml:space="preserve">the </w:t>
      </w:r>
      <w:r w:rsidRPr="00BD3E51">
        <w:rPr>
          <w:szCs w:val="22"/>
        </w:rPr>
        <w:t>total production</w:t>
      </w:r>
      <w:r>
        <w:rPr>
          <w:szCs w:val="22"/>
        </w:rPr>
        <w:t xml:space="preserve"> </w:t>
      </w:r>
      <w:r w:rsidR="00A60FDB">
        <w:rPr>
          <w:szCs w:val="22"/>
        </w:rPr>
        <w:t xml:space="preserve">(weight of fish harvested </w:t>
      </w:r>
      <w:r>
        <w:rPr>
          <w:szCs w:val="22"/>
        </w:rPr>
        <w:t xml:space="preserve">in kilograms </w:t>
      </w:r>
      <w:r w:rsidR="00A60FDB">
        <w:rPr>
          <w:szCs w:val="22"/>
        </w:rPr>
        <w:t>[</w:t>
      </w:r>
      <w:r>
        <w:rPr>
          <w:szCs w:val="22"/>
        </w:rPr>
        <w:t>kg</w:t>
      </w:r>
      <w:r w:rsidR="00A60FDB">
        <w:rPr>
          <w:szCs w:val="22"/>
        </w:rPr>
        <w:t>])</w:t>
      </w:r>
      <w:r w:rsidRPr="00BD3E51">
        <w:rPr>
          <w:szCs w:val="22"/>
        </w:rPr>
        <w:t>, total produ</w:t>
      </w:r>
      <w:r>
        <w:rPr>
          <w:szCs w:val="22"/>
        </w:rPr>
        <w:t xml:space="preserve">ction units </w:t>
      </w:r>
      <w:r w:rsidR="00600218">
        <w:rPr>
          <w:szCs w:val="22"/>
        </w:rPr>
        <w:t>(surface area of fishpond</w:t>
      </w:r>
      <w:r w:rsidR="00E2421A">
        <w:rPr>
          <w:szCs w:val="22"/>
        </w:rPr>
        <w:t>s</w:t>
      </w:r>
      <w:r w:rsidR="00600218">
        <w:rPr>
          <w:szCs w:val="22"/>
        </w:rPr>
        <w:t xml:space="preserve"> in </w:t>
      </w:r>
      <w:r>
        <w:rPr>
          <w:szCs w:val="22"/>
        </w:rPr>
        <w:t>h</w:t>
      </w:r>
      <w:r w:rsidR="00600218">
        <w:rPr>
          <w:szCs w:val="22"/>
        </w:rPr>
        <w:t>ectares [ha]</w:t>
      </w:r>
      <w:r>
        <w:rPr>
          <w:szCs w:val="22"/>
        </w:rPr>
        <w:t xml:space="preserve">), and the </w:t>
      </w:r>
      <w:r w:rsidR="00626F0D">
        <w:rPr>
          <w:szCs w:val="22"/>
        </w:rPr>
        <w:t xml:space="preserve">area-weighted </w:t>
      </w:r>
      <w:r>
        <w:rPr>
          <w:szCs w:val="22"/>
        </w:rPr>
        <w:t>average yield of fishponds in kilograms per hectare (kg/ha) for the 30 days preceding the ZOI Survey</w:t>
      </w:r>
      <w:r w:rsidRPr="00BD3E51">
        <w:rPr>
          <w:szCs w:val="22"/>
        </w:rPr>
        <w:t xml:space="preserve">. </w:t>
      </w:r>
      <w:r w:rsidR="000F75B2">
        <w:rPr>
          <w:szCs w:val="22"/>
        </w:rPr>
        <w:t xml:space="preserve">The table also presents the average production </w:t>
      </w:r>
      <w:r w:rsidR="00584A35">
        <w:rPr>
          <w:szCs w:val="22"/>
        </w:rPr>
        <w:t>(kg)</w:t>
      </w:r>
      <w:r w:rsidR="000F75B2">
        <w:rPr>
          <w:szCs w:val="22"/>
        </w:rPr>
        <w:t xml:space="preserve">, average units of production (ha), and average yield of fishponds per farmer for the same time period. </w:t>
      </w:r>
      <w:r>
        <w:rPr>
          <w:szCs w:val="22"/>
        </w:rPr>
        <w:t xml:space="preserve">The results are </w:t>
      </w:r>
      <w:r w:rsidRPr="00BD3E51">
        <w:rPr>
          <w:szCs w:val="22"/>
        </w:rPr>
        <w:t xml:space="preserve">disaggregated by </w:t>
      </w:r>
      <w:r>
        <w:rPr>
          <w:szCs w:val="22"/>
        </w:rPr>
        <w:t xml:space="preserve">farmers’ sex </w:t>
      </w:r>
      <w:r w:rsidRPr="00BD3E51">
        <w:rPr>
          <w:szCs w:val="22"/>
        </w:rPr>
        <w:t xml:space="preserve">and age. </w:t>
      </w:r>
      <w:r w:rsidRPr="00BD3E51">
        <w:rPr>
          <w:szCs w:val="22"/>
          <w:highlight w:val="yellow"/>
        </w:rPr>
        <w:t xml:space="preserve">[Discuss findings. Were any results statistically different </w:t>
      </w:r>
      <w:r>
        <w:rPr>
          <w:szCs w:val="22"/>
          <w:highlight w:val="yellow"/>
        </w:rPr>
        <w:t>between disaggregate categories</w:t>
      </w:r>
      <w:r w:rsidRPr="00BD3E51">
        <w:rPr>
          <w:szCs w:val="22"/>
          <w:highlight w:val="yellow"/>
        </w:rPr>
        <w:t>?]</w:t>
      </w:r>
    </w:p>
    <w:p w14:paraId="7D0C98BB" w14:textId="77777777" w:rsidR="00F32A86" w:rsidRDefault="00F32A86" w:rsidP="00A91EAD">
      <w:pPr>
        <w:pStyle w:val="Tabletitle"/>
        <w:sectPr w:rsidR="00F32A86" w:rsidSect="00FC3F4E">
          <w:pgSz w:w="12240" w:h="15840"/>
          <w:pgMar w:top="1440" w:right="1440" w:bottom="1440" w:left="1440" w:header="720" w:footer="720" w:gutter="0"/>
          <w:cols w:space="720"/>
          <w:docGrid w:linePitch="360"/>
        </w:sectPr>
      </w:pPr>
    </w:p>
    <w:p w14:paraId="664D8C53" w14:textId="757A3CA0" w:rsidR="00C95140" w:rsidRPr="004266DC" w:rsidRDefault="00C95140" w:rsidP="00A91EAD">
      <w:pPr>
        <w:pStyle w:val="Tabletitle"/>
      </w:pPr>
      <w:bookmarkStart w:id="863" w:name="_Toc63673126"/>
      <w:r>
        <w:lastRenderedPageBreak/>
        <w:t>Table 7.2.18</w:t>
      </w:r>
      <w:r w:rsidRPr="00D503F3">
        <w:t>: Fishpond</w:t>
      </w:r>
      <w:r w:rsidR="00CE777E">
        <w:t xml:space="preserve"> Yield</w:t>
      </w:r>
      <w:r w:rsidRPr="00D503F3">
        <w:t xml:space="preserve"> in the ZOI during the 30 Days Preceding the Survey, in Total and by Farmers’ Sex and Age</w:t>
      </w:r>
      <w:bookmarkEnd w:id="863"/>
    </w:p>
    <w:tbl>
      <w:tblPr>
        <w:tblW w:w="13118" w:type="dxa"/>
        <w:tblInd w:w="108" w:type="dxa"/>
        <w:tblLook w:val="04A0" w:firstRow="1" w:lastRow="0" w:firstColumn="1" w:lastColumn="0" w:noHBand="0" w:noVBand="1"/>
      </w:tblPr>
      <w:tblGrid>
        <w:gridCol w:w="2014"/>
        <w:gridCol w:w="1577"/>
        <w:gridCol w:w="1574"/>
        <w:gridCol w:w="1035"/>
        <w:gridCol w:w="272"/>
        <w:gridCol w:w="1196"/>
        <w:gridCol w:w="1314"/>
        <w:gridCol w:w="1300"/>
        <w:gridCol w:w="1168"/>
        <w:gridCol w:w="618"/>
        <w:gridCol w:w="1050"/>
      </w:tblGrid>
      <w:tr w:rsidR="00CE777E" w:rsidRPr="00E26638" w14:paraId="3E4C690B" w14:textId="77777777" w:rsidTr="00CE777E">
        <w:trPr>
          <w:trHeight w:val="259"/>
        </w:trPr>
        <w:tc>
          <w:tcPr>
            <w:tcW w:w="2112" w:type="dxa"/>
            <w:vMerge w:val="restart"/>
            <w:tcBorders>
              <w:top w:val="single" w:sz="4" w:space="0" w:color="auto"/>
              <w:left w:val="nil"/>
              <w:bottom w:val="single" w:sz="4" w:space="0" w:color="000000"/>
              <w:right w:val="nil"/>
            </w:tcBorders>
            <w:shd w:val="clear" w:color="000000" w:fill="387990"/>
            <w:vAlign w:val="bottom"/>
            <w:hideMark/>
          </w:tcPr>
          <w:p w14:paraId="5C007103" w14:textId="77777777" w:rsidR="00E26638" w:rsidRPr="00E26638" w:rsidRDefault="00E26638" w:rsidP="00E26638">
            <w:pPr>
              <w:widowControl/>
              <w:spacing w:line="240" w:lineRule="auto"/>
              <w:rPr>
                <w:rFonts w:eastAsia="Times New Roman" w:cs="Times New Roman"/>
                <w:b/>
                <w:bCs/>
                <w:color w:val="FFFFFF"/>
                <w:sz w:val="20"/>
                <w:szCs w:val="20"/>
              </w:rPr>
            </w:pPr>
            <w:r w:rsidRPr="00E26638">
              <w:rPr>
                <w:rFonts w:eastAsia="Times New Roman" w:cs="Times New Roman"/>
                <w:b/>
                <w:bCs/>
                <w:color w:val="FFFFFF"/>
                <w:sz w:val="20"/>
                <w:szCs w:val="20"/>
              </w:rPr>
              <w:t>Background characteristic</w:t>
            </w:r>
          </w:p>
        </w:tc>
        <w:tc>
          <w:tcPr>
            <w:tcW w:w="4320" w:type="dxa"/>
            <w:gridSpan w:val="3"/>
            <w:tcBorders>
              <w:top w:val="single" w:sz="4" w:space="0" w:color="auto"/>
              <w:left w:val="nil"/>
              <w:bottom w:val="single" w:sz="4" w:space="0" w:color="FFFFFF"/>
              <w:right w:val="nil"/>
            </w:tcBorders>
            <w:shd w:val="clear" w:color="000000" w:fill="387990"/>
            <w:vAlign w:val="bottom"/>
            <w:hideMark/>
          </w:tcPr>
          <w:p w14:paraId="17FC73EF" w14:textId="00AC896F"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Are</w:t>
            </w:r>
            <w:r w:rsidR="00F26145">
              <w:rPr>
                <w:rFonts w:eastAsia="Times New Roman" w:cs="Times New Roman"/>
                <w:b/>
                <w:bCs/>
                <w:color w:val="FFFFFF"/>
                <w:sz w:val="20"/>
                <w:szCs w:val="20"/>
              </w:rPr>
              <w:t>a</w:t>
            </w:r>
            <w:r w:rsidRPr="00E26638">
              <w:rPr>
                <w:rFonts w:eastAsia="Times New Roman" w:cs="Times New Roman"/>
                <w:b/>
                <w:bCs/>
                <w:color w:val="FFFFFF"/>
                <w:sz w:val="20"/>
                <w:szCs w:val="20"/>
              </w:rPr>
              <w:t xml:space="preserve">-weighted </w:t>
            </w:r>
          </w:p>
        </w:tc>
        <w:tc>
          <w:tcPr>
            <w:tcW w:w="272" w:type="dxa"/>
            <w:tcBorders>
              <w:top w:val="single" w:sz="4" w:space="0" w:color="auto"/>
              <w:left w:val="nil"/>
              <w:bottom w:val="nil"/>
              <w:right w:val="nil"/>
            </w:tcBorders>
            <w:shd w:val="clear" w:color="000000" w:fill="387990"/>
            <w:vAlign w:val="bottom"/>
            <w:hideMark/>
          </w:tcPr>
          <w:p w14:paraId="4AF84442"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 </w:t>
            </w:r>
          </w:p>
        </w:tc>
        <w:tc>
          <w:tcPr>
            <w:tcW w:w="5356" w:type="dxa"/>
            <w:gridSpan w:val="5"/>
            <w:tcBorders>
              <w:top w:val="single" w:sz="4" w:space="0" w:color="auto"/>
              <w:left w:val="nil"/>
              <w:bottom w:val="single" w:sz="4" w:space="0" w:color="F2F2F2"/>
              <w:right w:val="nil"/>
            </w:tcBorders>
            <w:shd w:val="clear" w:color="000000" w:fill="387990"/>
            <w:vAlign w:val="bottom"/>
            <w:hideMark/>
          </w:tcPr>
          <w:p w14:paraId="315F66CD"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Average per farmer</w:t>
            </w:r>
          </w:p>
        </w:tc>
        <w:tc>
          <w:tcPr>
            <w:tcW w:w="1058" w:type="dxa"/>
            <w:vMerge w:val="restart"/>
            <w:tcBorders>
              <w:top w:val="single" w:sz="4" w:space="0" w:color="auto"/>
              <w:left w:val="nil"/>
              <w:bottom w:val="single" w:sz="4" w:space="0" w:color="000000"/>
              <w:right w:val="nil"/>
            </w:tcBorders>
            <w:shd w:val="clear" w:color="000000" w:fill="387990"/>
            <w:vAlign w:val="bottom"/>
            <w:hideMark/>
          </w:tcPr>
          <w:p w14:paraId="33F7A39C"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Number of fishpond farmers (</w:t>
            </w:r>
            <w:r w:rsidRPr="00E26638">
              <w:rPr>
                <w:rFonts w:eastAsia="Times New Roman" w:cs="Times New Roman"/>
                <w:b/>
                <w:bCs/>
                <w:i/>
                <w:iCs/>
                <w:color w:val="FFFFFF"/>
                <w:sz w:val="20"/>
                <w:szCs w:val="20"/>
              </w:rPr>
              <w:t>n</w:t>
            </w:r>
            <w:r w:rsidRPr="00E26638">
              <w:rPr>
                <w:rFonts w:eastAsia="Times New Roman" w:cs="Times New Roman"/>
                <w:b/>
                <w:bCs/>
                <w:color w:val="FFFFFF"/>
                <w:sz w:val="20"/>
                <w:szCs w:val="20"/>
              </w:rPr>
              <w:t>)</w:t>
            </w:r>
          </w:p>
        </w:tc>
      </w:tr>
      <w:tr w:rsidR="00E26638" w:rsidRPr="00E26638" w14:paraId="230538CC" w14:textId="77777777" w:rsidTr="00CE777E">
        <w:trPr>
          <w:trHeight w:val="259"/>
        </w:trPr>
        <w:tc>
          <w:tcPr>
            <w:tcW w:w="2112" w:type="dxa"/>
            <w:vMerge/>
            <w:tcBorders>
              <w:top w:val="single" w:sz="4" w:space="0" w:color="auto"/>
              <w:left w:val="nil"/>
              <w:bottom w:val="single" w:sz="4" w:space="0" w:color="000000"/>
              <w:right w:val="nil"/>
            </w:tcBorders>
            <w:vAlign w:val="center"/>
            <w:hideMark/>
          </w:tcPr>
          <w:p w14:paraId="1466AEE1" w14:textId="77777777" w:rsidR="00E26638" w:rsidRPr="00E26638" w:rsidRDefault="00E26638" w:rsidP="00E26638">
            <w:pPr>
              <w:widowControl/>
              <w:spacing w:line="240" w:lineRule="auto"/>
              <w:rPr>
                <w:rFonts w:eastAsia="Times New Roman" w:cs="Times New Roman"/>
                <w:b/>
                <w:bCs/>
                <w:color w:val="FFFFFF"/>
                <w:sz w:val="20"/>
                <w:szCs w:val="20"/>
              </w:rPr>
            </w:pPr>
          </w:p>
        </w:tc>
        <w:tc>
          <w:tcPr>
            <w:tcW w:w="1627" w:type="dxa"/>
            <w:tcBorders>
              <w:top w:val="nil"/>
              <w:left w:val="nil"/>
              <w:bottom w:val="single" w:sz="4" w:space="0" w:color="auto"/>
              <w:right w:val="nil"/>
            </w:tcBorders>
            <w:shd w:val="clear" w:color="000000" w:fill="387990"/>
            <w:vAlign w:val="bottom"/>
            <w:hideMark/>
          </w:tcPr>
          <w:p w14:paraId="424FA616"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Production:</w:t>
            </w:r>
            <w:r w:rsidRPr="00E26638">
              <w:rPr>
                <w:rFonts w:eastAsia="Times New Roman" w:cs="Times New Roman"/>
                <w:b/>
                <w:bCs/>
                <w:color w:val="FFFFFF"/>
                <w:sz w:val="20"/>
                <w:szCs w:val="20"/>
              </w:rPr>
              <w:br/>
              <w:t>Weight of fish harvested</w:t>
            </w:r>
            <w:r w:rsidRPr="00E26638">
              <w:rPr>
                <w:rFonts w:eastAsia="Times New Roman" w:cs="Times New Roman"/>
                <w:b/>
                <w:bCs/>
                <w:color w:val="FFFFFF"/>
                <w:sz w:val="20"/>
                <w:szCs w:val="20"/>
              </w:rPr>
              <w:br/>
              <w:t>(kg)</w:t>
            </w:r>
          </w:p>
        </w:tc>
        <w:tc>
          <w:tcPr>
            <w:tcW w:w="1626" w:type="dxa"/>
            <w:tcBorders>
              <w:top w:val="nil"/>
              <w:left w:val="nil"/>
              <w:bottom w:val="single" w:sz="4" w:space="0" w:color="auto"/>
              <w:right w:val="nil"/>
            </w:tcBorders>
            <w:shd w:val="clear" w:color="000000" w:fill="387990"/>
            <w:vAlign w:val="bottom"/>
            <w:hideMark/>
          </w:tcPr>
          <w:p w14:paraId="04A36440"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Units of production:</w:t>
            </w:r>
            <w:r w:rsidRPr="00E26638">
              <w:rPr>
                <w:rFonts w:eastAsia="Times New Roman" w:cs="Times New Roman"/>
                <w:b/>
                <w:bCs/>
                <w:color w:val="FFFFFF"/>
                <w:sz w:val="20"/>
                <w:szCs w:val="20"/>
              </w:rPr>
              <w:br/>
              <w:t>Surface area of fishponds</w:t>
            </w:r>
            <w:r w:rsidRPr="00E26638">
              <w:rPr>
                <w:rFonts w:eastAsia="Times New Roman" w:cs="Times New Roman"/>
                <w:b/>
                <w:bCs/>
                <w:color w:val="FFFFFF"/>
                <w:sz w:val="20"/>
                <w:szCs w:val="20"/>
              </w:rPr>
              <w:br/>
              <w:t>(ha)</w:t>
            </w:r>
          </w:p>
        </w:tc>
        <w:tc>
          <w:tcPr>
            <w:tcW w:w="1067" w:type="dxa"/>
            <w:tcBorders>
              <w:top w:val="nil"/>
              <w:left w:val="nil"/>
              <w:bottom w:val="single" w:sz="4" w:space="0" w:color="auto"/>
              <w:right w:val="nil"/>
            </w:tcBorders>
            <w:shd w:val="clear" w:color="000000" w:fill="387990"/>
            <w:vAlign w:val="bottom"/>
            <w:hideMark/>
          </w:tcPr>
          <w:p w14:paraId="0B499EF4"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Yield</w:t>
            </w:r>
            <w:r w:rsidRPr="00E26638">
              <w:rPr>
                <w:rFonts w:eastAsia="Times New Roman" w:cs="Times New Roman"/>
                <w:b/>
                <w:bCs/>
                <w:color w:val="FFFFFF"/>
                <w:sz w:val="20"/>
                <w:szCs w:val="20"/>
              </w:rPr>
              <w:br/>
              <w:t>(kg/ha)</w:t>
            </w:r>
          </w:p>
        </w:tc>
        <w:tc>
          <w:tcPr>
            <w:tcW w:w="272" w:type="dxa"/>
            <w:tcBorders>
              <w:top w:val="nil"/>
              <w:left w:val="nil"/>
              <w:bottom w:val="single" w:sz="4" w:space="0" w:color="auto"/>
              <w:right w:val="nil"/>
            </w:tcBorders>
            <w:shd w:val="clear" w:color="000000" w:fill="387990"/>
            <w:vAlign w:val="bottom"/>
            <w:hideMark/>
          </w:tcPr>
          <w:p w14:paraId="2263B6DB"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 </w:t>
            </w:r>
          </w:p>
        </w:tc>
        <w:tc>
          <w:tcPr>
            <w:tcW w:w="1231" w:type="dxa"/>
            <w:tcBorders>
              <w:top w:val="nil"/>
              <w:left w:val="nil"/>
              <w:bottom w:val="single" w:sz="4" w:space="0" w:color="auto"/>
              <w:right w:val="nil"/>
            </w:tcBorders>
            <w:shd w:val="clear" w:color="000000" w:fill="387990"/>
            <w:vAlign w:val="bottom"/>
            <w:hideMark/>
          </w:tcPr>
          <w:p w14:paraId="666ABC95"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Number of fish</w:t>
            </w:r>
          </w:p>
        </w:tc>
        <w:tc>
          <w:tcPr>
            <w:tcW w:w="1314" w:type="dxa"/>
            <w:tcBorders>
              <w:top w:val="nil"/>
              <w:left w:val="nil"/>
              <w:bottom w:val="single" w:sz="4" w:space="0" w:color="auto"/>
              <w:right w:val="nil"/>
            </w:tcBorders>
            <w:shd w:val="clear" w:color="000000" w:fill="387990"/>
            <w:vAlign w:val="bottom"/>
            <w:hideMark/>
          </w:tcPr>
          <w:p w14:paraId="27D195D8"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Production:</w:t>
            </w:r>
            <w:r w:rsidRPr="00E26638">
              <w:rPr>
                <w:rFonts w:eastAsia="Times New Roman" w:cs="Times New Roman"/>
                <w:b/>
                <w:bCs/>
                <w:color w:val="FFFFFF"/>
                <w:sz w:val="20"/>
                <w:szCs w:val="20"/>
              </w:rPr>
              <w:br/>
              <w:t>Weight of fish harvested</w:t>
            </w:r>
            <w:r w:rsidRPr="00E26638">
              <w:rPr>
                <w:rFonts w:eastAsia="Times New Roman" w:cs="Times New Roman"/>
                <w:b/>
                <w:bCs/>
                <w:color w:val="FFFFFF"/>
                <w:sz w:val="20"/>
                <w:szCs w:val="20"/>
              </w:rPr>
              <w:br/>
              <w:t>(kg)</w:t>
            </w:r>
          </w:p>
        </w:tc>
        <w:tc>
          <w:tcPr>
            <w:tcW w:w="1300" w:type="dxa"/>
            <w:tcBorders>
              <w:top w:val="nil"/>
              <w:left w:val="nil"/>
              <w:bottom w:val="single" w:sz="4" w:space="0" w:color="auto"/>
              <w:right w:val="nil"/>
            </w:tcBorders>
            <w:shd w:val="clear" w:color="000000" w:fill="387990"/>
            <w:vAlign w:val="bottom"/>
            <w:hideMark/>
          </w:tcPr>
          <w:p w14:paraId="2E6E40A8"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Units of production:</w:t>
            </w:r>
            <w:r w:rsidRPr="00E26638">
              <w:rPr>
                <w:rFonts w:eastAsia="Times New Roman" w:cs="Times New Roman"/>
                <w:b/>
                <w:bCs/>
                <w:color w:val="FFFFFF"/>
                <w:sz w:val="20"/>
                <w:szCs w:val="20"/>
              </w:rPr>
              <w:br/>
              <w:t>Surface area of ponds used</w:t>
            </w:r>
            <w:r w:rsidRPr="00E26638">
              <w:rPr>
                <w:rFonts w:eastAsia="Times New Roman" w:cs="Times New Roman"/>
                <w:b/>
                <w:bCs/>
                <w:color w:val="FFFFFF"/>
                <w:sz w:val="20"/>
                <w:szCs w:val="20"/>
              </w:rPr>
              <w:br/>
              <w:t>(ha)</w:t>
            </w:r>
          </w:p>
        </w:tc>
        <w:tc>
          <w:tcPr>
            <w:tcW w:w="1225" w:type="dxa"/>
            <w:tcBorders>
              <w:top w:val="nil"/>
              <w:left w:val="nil"/>
              <w:bottom w:val="single" w:sz="4" w:space="0" w:color="auto"/>
              <w:right w:val="nil"/>
            </w:tcBorders>
            <w:shd w:val="clear" w:color="000000" w:fill="387990"/>
            <w:vAlign w:val="bottom"/>
            <w:hideMark/>
          </w:tcPr>
          <w:p w14:paraId="56B347EB"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Yield</w:t>
            </w:r>
            <w:r w:rsidRPr="00E26638">
              <w:rPr>
                <w:rFonts w:eastAsia="Times New Roman" w:cs="Times New Roman"/>
                <w:b/>
                <w:bCs/>
                <w:color w:val="FFFFFF"/>
                <w:sz w:val="20"/>
                <w:szCs w:val="20"/>
              </w:rPr>
              <w:br/>
              <w:t>(kg/ha)</w:t>
            </w:r>
          </w:p>
        </w:tc>
        <w:tc>
          <w:tcPr>
            <w:tcW w:w="286" w:type="dxa"/>
            <w:tcBorders>
              <w:top w:val="nil"/>
              <w:left w:val="nil"/>
              <w:bottom w:val="single" w:sz="4" w:space="0" w:color="auto"/>
              <w:right w:val="nil"/>
            </w:tcBorders>
            <w:shd w:val="clear" w:color="000000" w:fill="387990"/>
            <w:vAlign w:val="bottom"/>
            <w:hideMark/>
          </w:tcPr>
          <w:p w14:paraId="36DAE8E0"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Sig.</w:t>
            </w:r>
            <w:r w:rsidRPr="00E26638">
              <w:rPr>
                <w:rFonts w:eastAsia="Times New Roman" w:cs="Times New Roman"/>
                <w:b/>
                <w:bCs/>
                <w:color w:val="FFFFFF"/>
                <w:sz w:val="20"/>
                <w:szCs w:val="20"/>
                <w:vertAlign w:val="superscript"/>
              </w:rPr>
              <w:t>a</w:t>
            </w:r>
          </w:p>
        </w:tc>
        <w:tc>
          <w:tcPr>
            <w:tcW w:w="1058" w:type="dxa"/>
            <w:vMerge/>
            <w:tcBorders>
              <w:top w:val="single" w:sz="4" w:space="0" w:color="auto"/>
              <w:left w:val="nil"/>
              <w:bottom w:val="single" w:sz="4" w:space="0" w:color="000000"/>
              <w:right w:val="nil"/>
            </w:tcBorders>
            <w:vAlign w:val="center"/>
            <w:hideMark/>
          </w:tcPr>
          <w:p w14:paraId="07249F70" w14:textId="77777777" w:rsidR="00E26638" w:rsidRPr="00E26638" w:rsidRDefault="00E26638" w:rsidP="00E26638">
            <w:pPr>
              <w:widowControl/>
              <w:spacing w:line="240" w:lineRule="auto"/>
              <w:rPr>
                <w:rFonts w:eastAsia="Times New Roman" w:cs="Times New Roman"/>
                <w:b/>
                <w:bCs/>
                <w:color w:val="FFFFFF"/>
                <w:sz w:val="20"/>
                <w:szCs w:val="20"/>
              </w:rPr>
            </w:pPr>
          </w:p>
        </w:tc>
      </w:tr>
      <w:tr w:rsidR="00CE777E" w:rsidRPr="00E26638" w14:paraId="59A56681" w14:textId="77777777" w:rsidTr="00CE777E">
        <w:trPr>
          <w:trHeight w:val="259"/>
        </w:trPr>
        <w:tc>
          <w:tcPr>
            <w:tcW w:w="2112" w:type="dxa"/>
            <w:tcBorders>
              <w:top w:val="nil"/>
              <w:left w:val="nil"/>
              <w:bottom w:val="nil"/>
              <w:right w:val="nil"/>
            </w:tcBorders>
            <w:shd w:val="clear" w:color="auto" w:fill="auto"/>
            <w:vAlign w:val="center"/>
            <w:hideMark/>
          </w:tcPr>
          <w:p w14:paraId="1A60AAED" w14:textId="77777777" w:rsidR="00E26638" w:rsidRPr="00E26638" w:rsidRDefault="00E26638" w:rsidP="00E26638">
            <w:pPr>
              <w:widowControl/>
              <w:spacing w:line="240" w:lineRule="auto"/>
              <w:rPr>
                <w:rFonts w:eastAsia="Times New Roman" w:cs="Times New Roman"/>
                <w:b/>
                <w:bCs/>
                <w:sz w:val="20"/>
                <w:szCs w:val="20"/>
              </w:rPr>
            </w:pPr>
            <w:r w:rsidRPr="00E26638">
              <w:rPr>
                <w:rFonts w:eastAsia="Times New Roman" w:cs="Times New Roman"/>
                <w:b/>
                <w:bCs/>
                <w:sz w:val="20"/>
                <w:szCs w:val="20"/>
              </w:rPr>
              <w:t>Total</w:t>
            </w:r>
          </w:p>
        </w:tc>
        <w:tc>
          <w:tcPr>
            <w:tcW w:w="1627" w:type="dxa"/>
            <w:tcBorders>
              <w:top w:val="nil"/>
              <w:left w:val="nil"/>
              <w:bottom w:val="nil"/>
              <w:right w:val="nil"/>
            </w:tcBorders>
            <w:shd w:val="clear" w:color="auto" w:fill="auto"/>
            <w:vAlign w:val="center"/>
            <w:hideMark/>
          </w:tcPr>
          <w:p w14:paraId="0989FE26" w14:textId="77777777" w:rsidR="00E26638" w:rsidRPr="00E26638" w:rsidRDefault="00E26638" w:rsidP="00E26638">
            <w:pPr>
              <w:widowControl/>
              <w:spacing w:line="240" w:lineRule="auto"/>
              <w:rPr>
                <w:rFonts w:eastAsia="Times New Roman" w:cs="Times New Roman"/>
                <w:b/>
                <w:bCs/>
                <w:sz w:val="20"/>
                <w:szCs w:val="20"/>
              </w:rPr>
            </w:pPr>
          </w:p>
        </w:tc>
        <w:tc>
          <w:tcPr>
            <w:tcW w:w="1626" w:type="dxa"/>
            <w:tcBorders>
              <w:top w:val="nil"/>
              <w:left w:val="nil"/>
              <w:bottom w:val="nil"/>
              <w:right w:val="nil"/>
            </w:tcBorders>
            <w:shd w:val="clear" w:color="auto" w:fill="auto"/>
            <w:vAlign w:val="center"/>
            <w:hideMark/>
          </w:tcPr>
          <w:p w14:paraId="0DE7A630"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067" w:type="dxa"/>
            <w:tcBorders>
              <w:top w:val="nil"/>
              <w:left w:val="nil"/>
              <w:bottom w:val="nil"/>
              <w:right w:val="nil"/>
            </w:tcBorders>
            <w:shd w:val="clear" w:color="auto" w:fill="auto"/>
            <w:vAlign w:val="center"/>
            <w:hideMark/>
          </w:tcPr>
          <w:p w14:paraId="0ADF43A0"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272" w:type="dxa"/>
            <w:tcBorders>
              <w:top w:val="nil"/>
              <w:left w:val="nil"/>
              <w:bottom w:val="nil"/>
              <w:right w:val="nil"/>
            </w:tcBorders>
            <w:shd w:val="clear" w:color="auto" w:fill="auto"/>
            <w:vAlign w:val="center"/>
            <w:hideMark/>
          </w:tcPr>
          <w:p w14:paraId="32320FD7"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1231" w:type="dxa"/>
            <w:tcBorders>
              <w:top w:val="nil"/>
              <w:left w:val="nil"/>
              <w:bottom w:val="nil"/>
              <w:right w:val="nil"/>
            </w:tcBorders>
            <w:shd w:val="clear" w:color="auto" w:fill="auto"/>
            <w:vAlign w:val="center"/>
            <w:hideMark/>
          </w:tcPr>
          <w:p w14:paraId="45968638"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1314" w:type="dxa"/>
            <w:tcBorders>
              <w:top w:val="nil"/>
              <w:left w:val="nil"/>
              <w:bottom w:val="nil"/>
              <w:right w:val="nil"/>
            </w:tcBorders>
            <w:shd w:val="clear" w:color="auto" w:fill="auto"/>
            <w:vAlign w:val="center"/>
            <w:hideMark/>
          </w:tcPr>
          <w:p w14:paraId="3AA7E763"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300" w:type="dxa"/>
            <w:tcBorders>
              <w:top w:val="nil"/>
              <w:left w:val="nil"/>
              <w:bottom w:val="nil"/>
              <w:right w:val="nil"/>
            </w:tcBorders>
            <w:shd w:val="clear" w:color="auto" w:fill="auto"/>
            <w:vAlign w:val="center"/>
            <w:hideMark/>
          </w:tcPr>
          <w:p w14:paraId="5664A106"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225" w:type="dxa"/>
            <w:tcBorders>
              <w:top w:val="nil"/>
              <w:left w:val="nil"/>
              <w:bottom w:val="nil"/>
              <w:right w:val="nil"/>
            </w:tcBorders>
            <w:shd w:val="clear" w:color="auto" w:fill="auto"/>
            <w:vAlign w:val="center"/>
            <w:hideMark/>
          </w:tcPr>
          <w:p w14:paraId="6D8237C5"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286" w:type="dxa"/>
            <w:tcBorders>
              <w:top w:val="nil"/>
              <w:left w:val="nil"/>
              <w:bottom w:val="nil"/>
              <w:right w:val="nil"/>
            </w:tcBorders>
            <w:shd w:val="clear" w:color="000000" w:fill="D9D9D9"/>
            <w:vAlign w:val="center"/>
            <w:hideMark/>
          </w:tcPr>
          <w:p w14:paraId="37A2838B"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nil"/>
              <w:left w:val="nil"/>
              <w:bottom w:val="nil"/>
              <w:right w:val="nil"/>
            </w:tcBorders>
            <w:shd w:val="clear" w:color="auto" w:fill="auto"/>
            <w:vAlign w:val="center"/>
            <w:hideMark/>
          </w:tcPr>
          <w:p w14:paraId="709D3273" w14:textId="77777777" w:rsidR="00E26638" w:rsidRPr="00E26638" w:rsidRDefault="00E26638" w:rsidP="00E26638">
            <w:pPr>
              <w:widowControl/>
              <w:spacing w:line="240" w:lineRule="auto"/>
              <w:jc w:val="center"/>
              <w:rPr>
                <w:rFonts w:eastAsia="Times New Roman" w:cs="Times New Roman"/>
                <w:sz w:val="20"/>
                <w:szCs w:val="20"/>
              </w:rPr>
            </w:pPr>
          </w:p>
        </w:tc>
      </w:tr>
      <w:tr w:rsidR="00E26638" w:rsidRPr="00E26638" w14:paraId="4F5C498F" w14:textId="77777777" w:rsidTr="00CE777E">
        <w:trPr>
          <w:trHeight w:val="259"/>
        </w:trPr>
        <w:tc>
          <w:tcPr>
            <w:tcW w:w="2112" w:type="dxa"/>
            <w:tcBorders>
              <w:top w:val="single" w:sz="4" w:space="0" w:color="auto"/>
              <w:left w:val="nil"/>
              <w:bottom w:val="single" w:sz="4" w:space="0" w:color="auto"/>
              <w:right w:val="nil"/>
            </w:tcBorders>
            <w:shd w:val="clear" w:color="000000" w:fill="DDEBF7"/>
            <w:vAlign w:val="center"/>
            <w:hideMark/>
          </w:tcPr>
          <w:p w14:paraId="395A3F1A" w14:textId="77777777" w:rsidR="00E26638" w:rsidRPr="00E26638" w:rsidRDefault="00E26638" w:rsidP="00E26638">
            <w:pPr>
              <w:widowControl/>
              <w:spacing w:line="240" w:lineRule="auto"/>
              <w:rPr>
                <w:rFonts w:eastAsia="Times New Roman" w:cs="Times New Roman"/>
                <w:b/>
                <w:bCs/>
                <w:sz w:val="20"/>
                <w:szCs w:val="20"/>
              </w:rPr>
            </w:pPr>
            <w:r w:rsidRPr="00E26638">
              <w:rPr>
                <w:rFonts w:eastAsia="Times New Roman" w:cs="Times New Roman"/>
                <w:b/>
                <w:bCs/>
                <w:sz w:val="20"/>
                <w:szCs w:val="20"/>
              </w:rPr>
              <w:t>Sex</w:t>
            </w:r>
          </w:p>
        </w:tc>
        <w:tc>
          <w:tcPr>
            <w:tcW w:w="1627" w:type="dxa"/>
            <w:tcBorders>
              <w:top w:val="single" w:sz="4" w:space="0" w:color="auto"/>
              <w:left w:val="nil"/>
              <w:bottom w:val="single" w:sz="4" w:space="0" w:color="auto"/>
              <w:right w:val="nil"/>
            </w:tcBorders>
            <w:shd w:val="clear" w:color="000000" w:fill="DDEBF7"/>
            <w:vAlign w:val="center"/>
            <w:hideMark/>
          </w:tcPr>
          <w:p w14:paraId="563392EC"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626" w:type="dxa"/>
            <w:tcBorders>
              <w:top w:val="single" w:sz="4" w:space="0" w:color="auto"/>
              <w:left w:val="nil"/>
              <w:bottom w:val="single" w:sz="4" w:space="0" w:color="auto"/>
              <w:right w:val="nil"/>
            </w:tcBorders>
            <w:shd w:val="clear" w:color="000000" w:fill="DDEBF7"/>
            <w:vAlign w:val="center"/>
            <w:hideMark/>
          </w:tcPr>
          <w:p w14:paraId="139856B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67" w:type="dxa"/>
            <w:tcBorders>
              <w:top w:val="single" w:sz="4" w:space="0" w:color="auto"/>
              <w:left w:val="nil"/>
              <w:bottom w:val="single" w:sz="4" w:space="0" w:color="auto"/>
              <w:right w:val="nil"/>
            </w:tcBorders>
            <w:shd w:val="clear" w:color="000000" w:fill="DDEBF7"/>
            <w:vAlign w:val="center"/>
            <w:hideMark/>
          </w:tcPr>
          <w:p w14:paraId="5643119A"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72" w:type="dxa"/>
            <w:tcBorders>
              <w:top w:val="single" w:sz="4" w:space="0" w:color="auto"/>
              <w:left w:val="nil"/>
              <w:bottom w:val="single" w:sz="4" w:space="0" w:color="auto"/>
              <w:right w:val="nil"/>
            </w:tcBorders>
            <w:shd w:val="clear" w:color="000000" w:fill="DDEBF7"/>
            <w:vAlign w:val="center"/>
            <w:hideMark/>
          </w:tcPr>
          <w:p w14:paraId="6607357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231" w:type="dxa"/>
            <w:tcBorders>
              <w:top w:val="single" w:sz="4" w:space="0" w:color="auto"/>
              <w:left w:val="nil"/>
              <w:bottom w:val="single" w:sz="4" w:space="0" w:color="auto"/>
              <w:right w:val="nil"/>
            </w:tcBorders>
            <w:shd w:val="clear" w:color="000000" w:fill="DDEBF7"/>
            <w:vAlign w:val="center"/>
            <w:hideMark/>
          </w:tcPr>
          <w:p w14:paraId="3D9AB4A7"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14" w:type="dxa"/>
            <w:tcBorders>
              <w:top w:val="single" w:sz="4" w:space="0" w:color="auto"/>
              <w:left w:val="nil"/>
              <w:bottom w:val="single" w:sz="4" w:space="0" w:color="auto"/>
              <w:right w:val="nil"/>
            </w:tcBorders>
            <w:shd w:val="clear" w:color="000000" w:fill="DDEBF7"/>
            <w:vAlign w:val="center"/>
            <w:hideMark/>
          </w:tcPr>
          <w:p w14:paraId="73113AC3"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000000" w:fill="DDEBF7"/>
            <w:vAlign w:val="center"/>
            <w:hideMark/>
          </w:tcPr>
          <w:p w14:paraId="770851B5"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225" w:type="dxa"/>
            <w:tcBorders>
              <w:top w:val="single" w:sz="4" w:space="0" w:color="auto"/>
              <w:left w:val="nil"/>
              <w:bottom w:val="single" w:sz="4" w:space="0" w:color="auto"/>
              <w:right w:val="nil"/>
            </w:tcBorders>
            <w:shd w:val="clear" w:color="000000" w:fill="DDEBF7"/>
            <w:vAlign w:val="center"/>
            <w:hideMark/>
          </w:tcPr>
          <w:p w14:paraId="15338B29"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86" w:type="dxa"/>
            <w:tcBorders>
              <w:top w:val="single" w:sz="4" w:space="0" w:color="auto"/>
              <w:left w:val="nil"/>
              <w:bottom w:val="single" w:sz="4" w:space="0" w:color="auto"/>
              <w:right w:val="nil"/>
            </w:tcBorders>
            <w:shd w:val="clear" w:color="000000" w:fill="DDEBF7"/>
            <w:vAlign w:val="center"/>
            <w:hideMark/>
          </w:tcPr>
          <w:p w14:paraId="756E67DA"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single" w:sz="4" w:space="0" w:color="auto"/>
              <w:left w:val="nil"/>
              <w:bottom w:val="single" w:sz="4" w:space="0" w:color="auto"/>
              <w:right w:val="nil"/>
            </w:tcBorders>
            <w:shd w:val="clear" w:color="000000" w:fill="DDEBF7"/>
            <w:vAlign w:val="center"/>
            <w:hideMark/>
          </w:tcPr>
          <w:p w14:paraId="27930CBC"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r>
      <w:tr w:rsidR="00CE777E" w:rsidRPr="00E26638" w14:paraId="0A70178A" w14:textId="77777777" w:rsidTr="00CE777E">
        <w:trPr>
          <w:trHeight w:val="259"/>
        </w:trPr>
        <w:tc>
          <w:tcPr>
            <w:tcW w:w="2112" w:type="dxa"/>
            <w:tcBorders>
              <w:top w:val="nil"/>
              <w:left w:val="nil"/>
              <w:bottom w:val="nil"/>
              <w:right w:val="nil"/>
            </w:tcBorders>
            <w:shd w:val="clear" w:color="auto" w:fill="auto"/>
            <w:vAlign w:val="center"/>
            <w:hideMark/>
          </w:tcPr>
          <w:p w14:paraId="227ED4CF"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Female</w:t>
            </w:r>
          </w:p>
        </w:tc>
        <w:tc>
          <w:tcPr>
            <w:tcW w:w="1627" w:type="dxa"/>
            <w:tcBorders>
              <w:top w:val="nil"/>
              <w:left w:val="nil"/>
              <w:bottom w:val="nil"/>
              <w:right w:val="nil"/>
            </w:tcBorders>
            <w:shd w:val="clear" w:color="auto" w:fill="auto"/>
            <w:vAlign w:val="center"/>
            <w:hideMark/>
          </w:tcPr>
          <w:p w14:paraId="76B6C537" w14:textId="77777777" w:rsidR="00E26638" w:rsidRPr="00E26638" w:rsidRDefault="00E26638" w:rsidP="00E26638">
            <w:pPr>
              <w:widowControl/>
              <w:spacing w:line="240" w:lineRule="auto"/>
              <w:ind w:firstLineChars="100" w:firstLine="200"/>
              <w:rPr>
                <w:rFonts w:eastAsia="Times New Roman" w:cs="Times New Roman"/>
                <w:sz w:val="20"/>
                <w:szCs w:val="20"/>
              </w:rPr>
            </w:pPr>
          </w:p>
        </w:tc>
        <w:tc>
          <w:tcPr>
            <w:tcW w:w="1626" w:type="dxa"/>
            <w:tcBorders>
              <w:top w:val="nil"/>
              <w:left w:val="nil"/>
              <w:bottom w:val="nil"/>
              <w:right w:val="nil"/>
            </w:tcBorders>
            <w:shd w:val="clear" w:color="auto" w:fill="auto"/>
            <w:vAlign w:val="center"/>
            <w:hideMark/>
          </w:tcPr>
          <w:p w14:paraId="5CB8BBC6"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067" w:type="dxa"/>
            <w:tcBorders>
              <w:top w:val="nil"/>
              <w:left w:val="nil"/>
              <w:bottom w:val="nil"/>
              <w:right w:val="nil"/>
            </w:tcBorders>
            <w:shd w:val="clear" w:color="auto" w:fill="auto"/>
            <w:vAlign w:val="center"/>
            <w:hideMark/>
          </w:tcPr>
          <w:p w14:paraId="3608913E"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272" w:type="dxa"/>
            <w:tcBorders>
              <w:top w:val="nil"/>
              <w:left w:val="nil"/>
              <w:bottom w:val="nil"/>
              <w:right w:val="nil"/>
            </w:tcBorders>
            <w:shd w:val="clear" w:color="auto" w:fill="auto"/>
            <w:vAlign w:val="center"/>
            <w:hideMark/>
          </w:tcPr>
          <w:p w14:paraId="01B8CA19"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1231" w:type="dxa"/>
            <w:tcBorders>
              <w:top w:val="nil"/>
              <w:left w:val="nil"/>
              <w:bottom w:val="nil"/>
              <w:right w:val="nil"/>
            </w:tcBorders>
            <w:shd w:val="clear" w:color="auto" w:fill="auto"/>
            <w:vAlign w:val="center"/>
            <w:hideMark/>
          </w:tcPr>
          <w:p w14:paraId="292DDB01"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1314" w:type="dxa"/>
            <w:tcBorders>
              <w:top w:val="nil"/>
              <w:left w:val="nil"/>
              <w:bottom w:val="nil"/>
              <w:right w:val="nil"/>
            </w:tcBorders>
            <w:shd w:val="clear" w:color="auto" w:fill="auto"/>
            <w:vAlign w:val="center"/>
            <w:hideMark/>
          </w:tcPr>
          <w:p w14:paraId="5F377880"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300" w:type="dxa"/>
            <w:tcBorders>
              <w:top w:val="nil"/>
              <w:left w:val="nil"/>
              <w:bottom w:val="nil"/>
              <w:right w:val="nil"/>
            </w:tcBorders>
            <w:shd w:val="clear" w:color="auto" w:fill="auto"/>
            <w:vAlign w:val="center"/>
            <w:hideMark/>
          </w:tcPr>
          <w:p w14:paraId="6E16ADC0"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225" w:type="dxa"/>
            <w:tcBorders>
              <w:top w:val="nil"/>
              <w:left w:val="nil"/>
              <w:bottom w:val="nil"/>
              <w:right w:val="nil"/>
            </w:tcBorders>
            <w:shd w:val="clear" w:color="auto" w:fill="auto"/>
            <w:vAlign w:val="center"/>
            <w:hideMark/>
          </w:tcPr>
          <w:p w14:paraId="77148420"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286" w:type="dxa"/>
            <w:tcBorders>
              <w:top w:val="nil"/>
              <w:left w:val="nil"/>
              <w:bottom w:val="nil"/>
              <w:right w:val="nil"/>
            </w:tcBorders>
            <w:shd w:val="clear" w:color="000000" w:fill="D9D9D9"/>
            <w:vAlign w:val="center"/>
            <w:hideMark/>
          </w:tcPr>
          <w:p w14:paraId="691DB6AF"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nil"/>
              <w:left w:val="nil"/>
              <w:bottom w:val="nil"/>
              <w:right w:val="nil"/>
            </w:tcBorders>
            <w:shd w:val="clear" w:color="auto" w:fill="auto"/>
            <w:vAlign w:val="center"/>
            <w:hideMark/>
          </w:tcPr>
          <w:p w14:paraId="33F6498B" w14:textId="77777777" w:rsidR="00E26638" w:rsidRPr="00E26638" w:rsidRDefault="00E26638" w:rsidP="00E26638">
            <w:pPr>
              <w:widowControl/>
              <w:spacing w:line="240" w:lineRule="auto"/>
              <w:jc w:val="center"/>
              <w:rPr>
                <w:rFonts w:eastAsia="Times New Roman" w:cs="Times New Roman"/>
                <w:sz w:val="20"/>
                <w:szCs w:val="20"/>
              </w:rPr>
            </w:pPr>
          </w:p>
        </w:tc>
      </w:tr>
      <w:tr w:rsidR="00CE777E" w:rsidRPr="00E26638" w14:paraId="6E82B69E" w14:textId="77777777" w:rsidTr="00CE777E">
        <w:trPr>
          <w:trHeight w:val="259"/>
        </w:trPr>
        <w:tc>
          <w:tcPr>
            <w:tcW w:w="2112" w:type="dxa"/>
            <w:tcBorders>
              <w:top w:val="single" w:sz="4" w:space="0" w:color="auto"/>
              <w:left w:val="nil"/>
              <w:bottom w:val="single" w:sz="4" w:space="0" w:color="auto"/>
              <w:right w:val="nil"/>
            </w:tcBorders>
            <w:shd w:val="clear" w:color="auto" w:fill="auto"/>
            <w:vAlign w:val="center"/>
            <w:hideMark/>
          </w:tcPr>
          <w:p w14:paraId="0943CBE6"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Male</w:t>
            </w:r>
          </w:p>
        </w:tc>
        <w:tc>
          <w:tcPr>
            <w:tcW w:w="1627" w:type="dxa"/>
            <w:tcBorders>
              <w:top w:val="single" w:sz="4" w:space="0" w:color="auto"/>
              <w:left w:val="nil"/>
              <w:bottom w:val="single" w:sz="4" w:space="0" w:color="auto"/>
              <w:right w:val="nil"/>
            </w:tcBorders>
            <w:shd w:val="clear" w:color="auto" w:fill="auto"/>
            <w:vAlign w:val="center"/>
            <w:hideMark/>
          </w:tcPr>
          <w:p w14:paraId="08F1E3F7"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626" w:type="dxa"/>
            <w:tcBorders>
              <w:top w:val="single" w:sz="4" w:space="0" w:color="auto"/>
              <w:left w:val="nil"/>
              <w:bottom w:val="single" w:sz="4" w:space="0" w:color="auto"/>
              <w:right w:val="nil"/>
            </w:tcBorders>
            <w:shd w:val="clear" w:color="auto" w:fill="auto"/>
            <w:vAlign w:val="center"/>
            <w:hideMark/>
          </w:tcPr>
          <w:p w14:paraId="42C3310E"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67" w:type="dxa"/>
            <w:tcBorders>
              <w:top w:val="single" w:sz="4" w:space="0" w:color="auto"/>
              <w:left w:val="nil"/>
              <w:bottom w:val="single" w:sz="4" w:space="0" w:color="auto"/>
              <w:right w:val="nil"/>
            </w:tcBorders>
            <w:shd w:val="clear" w:color="auto" w:fill="auto"/>
            <w:vAlign w:val="center"/>
            <w:hideMark/>
          </w:tcPr>
          <w:p w14:paraId="553DB403"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3B2FAD5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231" w:type="dxa"/>
            <w:tcBorders>
              <w:top w:val="single" w:sz="4" w:space="0" w:color="auto"/>
              <w:left w:val="nil"/>
              <w:bottom w:val="single" w:sz="4" w:space="0" w:color="auto"/>
              <w:right w:val="nil"/>
            </w:tcBorders>
            <w:shd w:val="clear" w:color="auto" w:fill="auto"/>
            <w:vAlign w:val="center"/>
            <w:hideMark/>
          </w:tcPr>
          <w:p w14:paraId="2F197257"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14" w:type="dxa"/>
            <w:tcBorders>
              <w:top w:val="single" w:sz="4" w:space="0" w:color="auto"/>
              <w:left w:val="nil"/>
              <w:bottom w:val="single" w:sz="4" w:space="0" w:color="auto"/>
              <w:right w:val="nil"/>
            </w:tcBorders>
            <w:shd w:val="clear" w:color="auto" w:fill="auto"/>
            <w:vAlign w:val="center"/>
            <w:hideMark/>
          </w:tcPr>
          <w:p w14:paraId="7E4452FC"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auto" w:fill="auto"/>
            <w:vAlign w:val="center"/>
            <w:hideMark/>
          </w:tcPr>
          <w:p w14:paraId="1E309685"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225" w:type="dxa"/>
            <w:tcBorders>
              <w:top w:val="single" w:sz="4" w:space="0" w:color="auto"/>
              <w:left w:val="nil"/>
              <w:bottom w:val="single" w:sz="4" w:space="0" w:color="auto"/>
              <w:right w:val="nil"/>
            </w:tcBorders>
            <w:shd w:val="clear" w:color="auto" w:fill="auto"/>
            <w:vAlign w:val="center"/>
            <w:hideMark/>
          </w:tcPr>
          <w:p w14:paraId="490B214A"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86" w:type="dxa"/>
            <w:tcBorders>
              <w:top w:val="single" w:sz="4" w:space="0" w:color="auto"/>
              <w:left w:val="nil"/>
              <w:bottom w:val="single" w:sz="4" w:space="0" w:color="auto"/>
              <w:right w:val="nil"/>
            </w:tcBorders>
            <w:shd w:val="clear" w:color="000000" w:fill="D9D9D9"/>
            <w:vAlign w:val="center"/>
            <w:hideMark/>
          </w:tcPr>
          <w:p w14:paraId="4B08FDD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single" w:sz="4" w:space="0" w:color="auto"/>
              <w:left w:val="nil"/>
              <w:bottom w:val="single" w:sz="4" w:space="0" w:color="auto"/>
              <w:right w:val="nil"/>
            </w:tcBorders>
            <w:shd w:val="clear" w:color="auto" w:fill="auto"/>
            <w:vAlign w:val="center"/>
            <w:hideMark/>
          </w:tcPr>
          <w:p w14:paraId="32FEA813"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r>
      <w:tr w:rsidR="00E26638" w:rsidRPr="00E26638" w14:paraId="29D6AA86" w14:textId="77777777" w:rsidTr="00CE777E">
        <w:trPr>
          <w:trHeight w:val="259"/>
        </w:trPr>
        <w:tc>
          <w:tcPr>
            <w:tcW w:w="2112" w:type="dxa"/>
            <w:tcBorders>
              <w:top w:val="nil"/>
              <w:left w:val="nil"/>
              <w:bottom w:val="nil"/>
              <w:right w:val="nil"/>
            </w:tcBorders>
            <w:shd w:val="clear" w:color="000000" w:fill="DDEBF7"/>
            <w:vAlign w:val="center"/>
            <w:hideMark/>
          </w:tcPr>
          <w:p w14:paraId="27A4C3CF" w14:textId="77777777" w:rsidR="00E26638" w:rsidRPr="00E26638" w:rsidRDefault="00E26638" w:rsidP="00E26638">
            <w:pPr>
              <w:widowControl/>
              <w:spacing w:line="240" w:lineRule="auto"/>
              <w:rPr>
                <w:rFonts w:eastAsia="Times New Roman" w:cs="Times New Roman"/>
                <w:b/>
                <w:bCs/>
                <w:sz w:val="20"/>
                <w:szCs w:val="20"/>
              </w:rPr>
            </w:pPr>
            <w:r w:rsidRPr="00E26638">
              <w:rPr>
                <w:rFonts w:eastAsia="Times New Roman" w:cs="Times New Roman"/>
                <w:b/>
                <w:bCs/>
                <w:sz w:val="20"/>
                <w:szCs w:val="20"/>
              </w:rPr>
              <w:t>Age</w:t>
            </w:r>
          </w:p>
        </w:tc>
        <w:tc>
          <w:tcPr>
            <w:tcW w:w="1627" w:type="dxa"/>
            <w:tcBorders>
              <w:top w:val="nil"/>
              <w:left w:val="nil"/>
              <w:bottom w:val="nil"/>
              <w:right w:val="nil"/>
            </w:tcBorders>
            <w:shd w:val="clear" w:color="000000" w:fill="DDEBF7"/>
            <w:vAlign w:val="center"/>
            <w:hideMark/>
          </w:tcPr>
          <w:p w14:paraId="76F8B224"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626" w:type="dxa"/>
            <w:tcBorders>
              <w:top w:val="nil"/>
              <w:left w:val="nil"/>
              <w:bottom w:val="nil"/>
              <w:right w:val="nil"/>
            </w:tcBorders>
            <w:shd w:val="clear" w:color="000000" w:fill="DDEBF7"/>
            <w:vAlign w:val="center"/>
            <w:hideMark/>
          </w:tcPr>
          <w:p w14:paraId="3DD6F608"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67" w:type="dxa"/>
            <w:tcBorders>
              <w:top w:val="nil"/>
              <w:left w:val="nil"/>
              <w:bottom w:val="nil"/>
              <w:right w:val="nil"/>
            </w:tcBorders>
            <w:shd w:val="clear" w:color="000000" w:fill="DDEBF7"/>
            <w:vAlign w:val="center"/>
            <w:hideMark/>
          </w:tcPr>
          <w:p w14:paraId="7AA95A8F"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72" w:type="dxa"/>
            <w:tcBorders>
              <w:top w:val="nil"/>
              <w:left w:val="nil"/>
              <w:bottom w:val="nil"/>
              <w:right w:val="nil"/>
            </w:tcBorders>
            <w:shd w:val="clear" w:color="000000" w:fill="DDEBF7"/>
            <w:vAlign w:val="center"/>
            <w:hideMark/>
          </w:tcPr>
          <w:p w14:paraId="4E040EFE"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231" w:type="dxa"/>
            <w:tcBorders>
              <w:top w:val="nil"/>
              <w:left w:val="nil"/>
              <w:bottom w:val="nil"/>
              <w:right w:val="nil"/>
            </w:tcBorders>
            <w:shd w:val="clear" w:color="000000" w:fill="DDEBF7"/>
            <w:vAlign w:val="center"/>
            <w:hideMark/>
          </w:tcPr>
          <w:p w14:paraId="0CC0079C"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14" w:type="dxa"/>
            <w:tcBorders>
              <w:top w:val="nil"/>
              <w:left w:val="nil"/>
              <w:bottom w:val="nil"/>
              <w:right w:val="nil"/>
            </w:tcBorders>
            <w:shd w:val="clear" w:color="000000" w:fill="DDEBF7"/>
            <w:vAlign w:val="center"/>
            <w:hideMark/>
          </w:tcPr>
          <w:p w14:paraId="3DF09D46"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00" w:type="dxa"/>
            <w:tcBorders>
              <w:top w:val="nil"/>
              <w:left w:val="nil"/>
              <w:bottom w:val="nil"/>
              <w:right w:val="nil"/>
            </w:tcBorders>
            <w:shd w:val="clear" w:color="000000" w:fill="DDEBF7"/>
            <w:vAlign w:val="center"/>
            <w:hideMark/>
          </w:tcPr>
          <w:p w14:paraId="52CE69B5"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225" w:type="dxa"/>
            <w:tcBorders>
              <w:top w:val="nil"/>
              <w:left w:val="nil"/>
              <w:bottom w:val="nil"/>
              <w:right w:val="nil"/>
            </w:tcBorders>
            <w:shd w:val="clear" w:color="000000" w:fill="DDEBF7"/>
            <w:vAlign w:val="center"/>
            <w:hideMark/>
          </w:tcPr>
          <w:p w14:paraId="53BA3871"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86" w:type="dxa"/>
            <w:tcBorders>
              <w:top w:val="nil"/>
              <w:left w:val="nil"/>
              <w:bottom w:val="nil"/>
              <w:right w:val="nil"/>
            </w:tcBorders>
            <w:shd w:val="clear" w:color="000000" w:fill="DDEBF7"/>
            <w:vAlign w:val="center"/>
            <w:hideMark/>
          </w:tcPr>
          <w:p w14:paraId="2A143246"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nil"/>
              <w:left w:val="nil"/>
              <w:bottom w:val="nil"/>
              <w:right w:val="nil"/>
            </w:tcBorders>
            <w:shd w:val="clear" w:color="000000" w:fill="DDEBF7"/>
            <w:vAlign w:val="center"/>
            <w:hideMark/>
          </w:tcPr>
          <w:p w14:paraId="63D97E7F"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r>
      <w:tr w:rsidR="00CE777E" w:rsidRPr="00E26638" w14:paraId="3BDDF41A" w14:textId="77777777" w:rsidTr="00CE777E">
        <w:trPr>
          <w:trHeight w:val="259"/>
        </w:trPr>
        <w:tc>
          <w:tcPr>
            <w:tcW w:w="2112" w:type="dxa"/>
            <w:tcBorders>
              <w:top w:val="single" w:sz="4" w:space="0" w:color="auto"/>
              <w:left w:val="nil"/>
              <w:bottom w:val="single" w:sz="4" w:space="0" w:color="auto"/>
              <w:right w:val="nil"/>
            </w:tcBorders>
            <w:shd w:val="clear" w:color="auto" w:fill="auto"/>
            <w:vAlign w:val="center"/>
            <w:hideMark/>
          </w:tcPr>
          <w:p w14:paraId="2B58AF19"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15-29 years</w:t>
            </w:r>
          </w:p>
        </w:tc>
        <w:tc>
          <w:tcPr>
            <w:tcW w:w="1627" w:type="dxa"/>
            <w:tcBorders>
              <w:top w:val="single" w:sz="4" w:space="0" w:color="auto"/>
              <w:left w:val="nil"/>
              <w:bottom w:val="single" w:sz="4" w:space="0" w:color="auto"/>
              <w:right w:val="nil"/>
            </w:tcBorders>
            <w:shd w:val="clear" w:color="auto" w:fill="auto"/>
            <w:vAlign w:val="center"/>
            <w:hideMark/>
          </w:tcPr>
          <w:p w14:paraId="04421273"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626" w:type="dxa"/>
            <w:tcBorders>
              <w:top w:val="single" w:sz="4" w:space="0" w:color="auto"/>
              <w:left w:val="nil"/>
              <w:bottom w:val="single" w:sz="4" w:space="0" w:color="auto"/>
              <w:right w:val="nil"/>
            </w:tcBorders>
            <w:shd w:val="clear" w:color="auto" w:fill="auto"/>
            <w:vAlign w:val="center"/>
            <w:hideMark/>
          </w:tcPr>
          <w:p w14:paraId="75CA7A60"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67" w:type="dxa"/>
            <w:tcBorders>
              <w:top w:val="single" w:sz="4" w:space="0" w:color="auto"/>
              <w:left w:val="nil"/>
              <w:bottom w:val="single" w:sz="4" w:space="0" w:color="auto"/>
              <w:right w:val="nil"/>
            </w:tcBorders>
            <w:shd w:val="clear" w:color="auto" w:fill="auto"/>
            <w:vAlign w:val="center"/>
            <w:hideMark/>
          </w:tcPr>
          <w:p w14:paraId="73C5A258"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FF1F257"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231" w:type="dxa"/>
            <w:tcBorders>
              <w:top w:val="single" w:sz="4" w:space="0" w:color="auto"/>
              <w:left w:val="nil"/>
              <w:bottom w:val="single" w:sz="4" w:space="0" w:color="auto"/>
              <w:right w:val="nil"/>
            </w:tcBorders>
            <w:shd w:val="clear" w:color="auto" w:fill="auto"/>
            <w:vAlign w:val="center"/>
            <w:hideMark/>
          </w:tcPr>
          <w:p w14:paraId="7FEAF4DA"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14" w:type="dxa"/>
            <w:tcBorders>
              <w:top w:val="single" w:sz="4" w:space="0" w:color="auto"/>
              <w:left w:val="nil"/>
              <w:bottom w:val="single" w:sz="4" w:space="0" w:color="auto"/>
              <w:right w:val="nil"/>
            </w:tcBorders>
            <w:shd w:val="clear" w:color="auto" w:fill="auto"/>
            <w:vAlign w:val="center"/>
            <w:hideMark/>
          </w:tcPr>
          <w:p w14:paraId="73C05C22"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auto" w:fill="auto"/>
            <w:vAlign w:val="center"/>
            <w:hideMark/>
          </w:tcPr>
          <w:p w14:paraId="359B77D1"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225" w:type="dxa"/>
            <w:tcBorders>
              <w:top w:val="single" w:sz="4" w:space="0" w:color="auto"/>
              <w:left w:val="nil"/>
              <w:bottom w:val="single" w:sz="4" w:space="0" w:color="auto"/>
              <w:right w:val="nil"/>
            </w:tcBorders>
            <w:shd w:val="clear" w:color="auto" w:fill="auto"/>
            <w:vAlign w:val="center"/>
            <w:hideMark/>
          </w:tcPr>
          <w:p w14:paraId="28506352"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86" w:type="dxa"/>
            <w:tcBorders>
              <w:top w:val="single" w:sz="4" w:space="0" w:color="auto"/>
              <w:left w:val="nil"/>
              <w:bottom w:val="single" w:sz="4" w:space="0" w:color="auto"/>
              <w:right w:val="nil"/>
            </w:tcBorders>
            <w:shd w:val="clear" w:color="000000" w:fill="D9D9D9"/>
            <w:vAlign w:val="center"/>
            <w:hideMark/>
          </w:tcPr>
          <w:p w14:paraId="2EFF04D3"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single" w:sz="4" w:space="0" w:color="auto"/>
              <w:left w:val="nil"/>
              <w:bottom w:val="single" w:sz="4" w:space="0" w:color="auto"/>
              <w:right w:val="nil"/>
            </w:tcBorders>
            <w:shd w:val="clear" w:color="auto" w:fill="auto"/>
            <w:vAlign w:val="center"/>
            <w:hideMark/>
          </w:tcPr>
          <w:p w14:paraId="0868E9CC"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r>
      <w:tr w:rsidR="00CE777E" w:rsidRPr="00E26638" w14:paraId="233B066D" w14:textId="77777777" w:rsidTr="00CE777E">
        <w:trPr>
          <w:trHeight w:val="259"/>
        </w:trPr>
        <w:tc>
          <w:tcPr>
            <w:tcW w:w="2112" w:type="dxa"/>
            <w:tcBorders>
              <w:top w:val="nil"/>
              <w:left w:val="nil"/>
              <w:bottom w:val="single" w:sz="4" w:space="0" w:color="auto"/>
              <w:right w:val="nil"/>
            </w:tcBorders>
            <w:shd w:val="clear" w:color="auto" w:fill="auto"/>
            <w:vAlign w:val="center"/>
            <w:hideMark/>
          </w:tcPr>
          <w:p w14:paraId="4CEA5DBD"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30+ years</w:t>
            </w:r>
          </w:p>
        </w:tc>
        <w:tc>
          <w:tcPr>
            <w:tcW w:w="1627" w:type="dxa"/>
            <w:tcBorders>
              <w:top w:val="nil"/>
              <w:left w:val="nil"/>
              <w:bottom w:val="single" w:sz="4" w:space="0" w:color="auto"/>
              <w:right w:val="nil"/>
            </w:tcBorders>
            <w:shd w:val="clear" w:color="auto" w:fill="auto"/>
            <w:vAlign w:val="center"/>
            <w:hideMark/>
          </w:tcPr>
          <w:p w14:paraId="561B02C3"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626" w:type="dxa"/>
            <w:tcBorders>
              <w:top w:val="nil"/>
              <w:left w:val="nil"/>
              <w:bottom w:val="single" w:sz="4" w:space="0" w:color="auto"/>
              <w:right w:val="nil"/>
            </w:tcBorders>
            <w:shd w:val="clear" w:color="auto" w:fill="auto"/>
            <w:vAlign w:val="center"/>
            <w:hideMark/>
          </w:tcPr>
          <w:p w14:paraId="6545CA47"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67" w:type="dxa"/>
            <w:tcBorders>
              <w:top w:val="nil"/>
              <w:left w:val="nil"/>
              <w:bottom w:val="single" w:sz="4" w:space="0" w:color="auto"/>
              <w:right w:val="nil"/>
            </w:tcBorders>
            <w:shd w:val="clear" w:color="auto" w:fill="auto"/>
            <w:vAlign w:val="center"/>
            <w:hideMark/>
          </w:tcPr>
          <w:p w14:paraId="416E050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C37AFE"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231" w:type="dxa"/>
            <w:tcBorders>
              <w:top w:val="nil"/>
              <w:left w:val="nil"/>
              <w:bottom w:val="single" w:sz="4" w:space="0" w:color="auto"/>
              <w:right w:val="nil"/>
            </w:tcBorders>
            <w:shd w:val="clear" w:color="auto" w:fill="auto"/>
            <w:vAlign w:val="center"/>
            <w:hideMark/>
          </w:tcPr>
          <w:p w14:paraId="4A522482"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14" w:type="dxa"/>
            <w:tcBorders>
              <w:top w:val="nil"/>
              <w:left w:val="nil"/>
              <w:bottom w:val="single" w:sz="4" w:space="0" w:color="auto"/>
              <w:right w:val="nil"/>
            </w:tcBorders>
            <w:shd w:val="clear" w:color="auto" w:fill="auto"/>
            <w:vAlign w:val="center"/>
            <w:hideMark/>
          </w:tcPr>
          <w:p w14:paraId="4C4F7EF2"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20C5DD16"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225" w:type="dxa"/>
            <w:tcBorders>
              <w:top w:val="nil"/>
              <w:left w:val="nil"/>
              <w:bottom w:val="single" w:sz="4" w:space="0" w:color="auto"/>
              <w:right w:val="nil"/>
            </w:tcBorders>
            <w:shd w:val="clear" w:color="auto" w:fill="auto"/>
            <w:vAlign w:val="center"/>
            <w:hideMark/>
          </w:tcPr>
          <w:p w14:paraId="61BF604B"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86" w:type="dxa"/>
            <w:tcBorders>
              <w:top w:val="nil"/>
              <w:left w:val="nil"/>
              <w:bottom w:val="single" w:sz="4" w:space="0" w:color="auto"/>
              <w:right w:val="nil"/>
            </w:tcBorders>
            <w:shd w:val="clear" w:color="000000" w:fill="D9D9D9"/>
            <w:vAlign w:val="center"/>
            <w:hideMark/>
          </w:tcPr>
          <w:p w14:paraId="05DE0C2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nil"/>
              <w:left w:val="nil"/>
              <w:bottom w:val="single" w:sz="4" w:space="0" w:color="auto"/>
              <w:right w:val="nil"/>
            </w:tcBorders>
            <w:shd w:val="clear" w:color="auto" w:fill="auto"/>
            <w:vAlign w:val="center"/>
            <w:hideMark/>
          </w:tcPr>
          <w:p w14:paraId="32849453"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r>
    </w:tbl>
    <w:p w14:paraId="17953357" w14:textId="7B981EF7" w:rsidR="00C95140" w:rsidRPr="0087225D" w:rsidRDefault="00C95140" w:rsidP="00FF7E45">
      <w:pPr>
        <w:pStyle w:val="BodyText1"/>
        <w:spacing w:after="0"/>
        <w:ind w:left="86" w:hanging="86"/>
        <w:rPr>
          <w:sz w:val="16"/>
        </w:rPr>
      </w:pPr>
      <w:commentRangeStart w:id="864"/>
      <w:r w:rsidRPr="0087225D">
        <w:rPr>
          <w:sz w:val="16"/>
        </w:rPr>
        <w:t>^ Results not statistically reliable, n&lt;30  </w:t>
      </w:r>
      <w:commentRangeEnd w:id="864"/>
      <w:r>
        <w:rPr>
          <w:rStyle w:val="CommentReference"/>
          <w:rFonts w:eastAsia="Arial" w:cs="Arial"/>
          <w:color w:val="000000"/>
        </w:rPr>
        <w:commentReference w:id="864"/>
      </w:r>
    </w:p>
    <w:p w14:paraId="0A36CC37" w14:textId="77777777" w:rsidR="00E26638" w:rsidRDefault="00E26638" w:rsidP="00FF7E45">
      <w:pPr>
        <w:pStyle w:val="BodyText1"/>
        <w:spacing w:after="0"/>
        <w:ind w:left="86" w:hanging="86"/>
        <w:rPr>
          <w:sz w:val="16"/>
        </w:rPr>
      </w:pPr>
      <w:r w:rsidRPr="00E26638">
        <w:rPr>
          <w:sz w:val="16"/>
          <w:vertAlign w:val="superscript"/>
        </w:rPr>
        <w:t>a</w:t>
      </w:r>
      <w:r w:rsidRPr="00E26638">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F79F1D2" w14:textId="24026058"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043EFED4"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4E70037" w14:textId="77777777" w:rsidR="00F32A86" w:rsidRDefault="00F32A86" w:rsidP="00FF7E45">
      <w:pPr>
        <w:pStyle w:val="BodyText1"/>
        <w:spacing w:after="0"/>
        <w:ind w:left="86" w:hanging="86"/>
        <w:rPr>
          <w:sz w:val="16"/>
        </w:rPr>
        <w:sectPr w:rsidR="00F32A86" w:rsidSect="00F32A86">
          <w:pgSz w:w="15840" w:h="12240" w:orient="landscape"/>
          <w:pgMar w:top="1440" w:right="1440" w:bottom="1440" w:left="1440" w:header="720" w:footer="720" w:gutter="0"/>
          <w:cols w:space="720"/>
          <w:docGrid w:linePitch="360"/>
        </w:sectPr>
      </w:pPr>
    </w:p>
    <w:p w14:paraId="02CDEFF4" w14:textId="674C4B06" w:rsidR="00C95140" w:rsidRDefault="00C95140" w:rsidP="00FF7E45">
      <w:pPr>
        <w:pStyle w:val="BodyText1"/>
        <w:spacing w:after="0"/>
        <w:ind w:left="86" w:hanging="86"/>
        <w:rPr>
          <w:sz w:val="16"/>
        </w:rPr>
        <w:sectPr w:rsidR="00C95140" w:rsidSect="00FC3F4E">
          <w:pgSz w:w="12240" w:h="15840"/>
          <w:pgMar w:top="1440" w:right="1440" w:bottom="1440" w:left="1440" w:header="720" w:footer="720" w:gutter="0"/>
          <w:cols w:space="720"/>
          <w:docGrid w:linePitch="360"/>
        </w:sectPr>
      </w:pPr>
    </w:p>
    <w:p w14:paraId="584FC14C" w14:textId="77777777" w:rsidR="00C95140" w:rsidRDefault="00C95140" w:rsidP="00770F5B">
      <w:pPr>
        <w:pStyle w:val="Heading2"/>
        <w:numPr>
          <w:ilvl w:val="1"/>
          <w:numId w:val="63"/>
        </w:numPr>
      </w:pPr>
      <w:bookmarkStart w:id="865" w:name="_Toc63673373"/>
      <w:r>
        <w:lastRenderedPageBreak/>
        <w:t xml:space="preserve">Dairy </w:t>
      </w:r>
      <w:commentRangeStart w:id="866"/>
      <w:r>
        <w:t>farming</w:t>
      </w:r>
      <w:commentRangeEnd w:id="866"/>
      <w:r w:rsidR="00683453">
        <w:rPr>
          <w:rStyle w:val="CommentReference"/>
          <w:rFonts w:eastAsia="Arial" w:cs="Arial"/>
          <w:b w:val="0"/>
          <w:color w:val="000000"/>
        </w:rPr>
        <w:commentReference w:id="866"/>
      </w:r>
      <w:bookmarkEnd w:id="865"/>
    </w:p>
    <w:p w14:paraId="06B772CE" w14:textId="4310C734" w:rsidR="00C95140" w:rsidRDefault="00C95140" w:rsidP="00770F5B">
      <w:pPr>
        <w:pStyle w:val="Heading3"/>
        <w:numPr>
          <w:ilvl w:val="2"/>
          <w:numId w:val="63"/>
        </w:numPr>
      </w:pPr>
      <w:bookmarkStart w:id="867" w:name="_Toc63673374"/>
      <w:r>
        <w:t xml:space="preserve">Production of dairy cows in </w:t>
      </w:r>
      <w:r w:rsidRPr="00E44089">
        <w:rPr>
          <w:highlight w:val="yellow"/>
        </w:rPr>
        <w:t>[C</w:t>
      </w:r>
      <w:r w:rsidR="00237FE0">
        <w:rPr>
          <w:highlight w:val="yellow"/>
        </w:rPr>
        <w:t>ountry</w:t>
      </w:r>
      <w:r w:rsidRPr="00E44089">
        <w:rPr>
          <w:highlight w:val="yellow"/>
        </w:rPr>
        <w:t>]</w:t>
      </w:r>
      <w:bookmarkEnd w:id="867"/>
    </w:p>
    <w:p w14:paraId="46BBF56B" w14:textId="6DC0FEBE" w:rsidR="00C95140" w:rsidRDefault="00C95140" w:rsidP="00CA27FC">
      <w:pPr>
        <w:pStyle w:val="BodyText1"/>
      </w:pPr>
      <w:r>
        <w:t xml:space="preserve">Dairy farming is a value chain </w:t>
      </w:r>
      <w:r w:rsidRPr="00E06261">
        <w:t xml:space="preserve">that the Feed the Future program in </w:t>
      </w:r>
      <w:r w:rsidRPr="00E06261">
        <w:rPr>
          <w:highlight w:val="yellow"/>
        </w:rPr>
        <w:t>[C</w:t>
      </w:r>
      <w:r w:rsidR="00237FE0">
        <w:rPr>
          <w:highlight w:val="yellow"/>
        </w:rPr>
        <w:t>ountry</w:t>
      </w:r>
      <w:r w:rsidRPr="00E06261">
        <w:rPr>
          <w:highlight w:val="yellow"/>
        </w:rPr>
        <w:t>]</w:t>
      </w:r>
      <w:r w:rsidRPr="00E06261">
        <w:t xml:space="preserve"> </w:t>
      </w:r>
      <w:r>
        <w:t xml:space="preserve">targets. </w:t>
      </w:r>
      <w:r w:rsidRPr="00F64679">
        <w:rPr>
          <w:highlight w:val="yellow"/>
        </w:rPr>
        <w:t xml:space="preserve">[Insert </w:t>
      </w:r>
      <w:r>
        <w:rPr>
          <w:highlight w:val="yellow"/>
        </w:rPr>
        <w:t xml:space="preserve">dairy farming </w:t>
      </w:r>
      <w:r w:rsidRPr="00F64679">
        <w:rPr>
          <w:highlight w:val="yellow"/>
        </w:rPr>
        <w:t xml:space="preserve">background information according </w:t>
      </w:r>
      <w:commentRangeStart w:id="868"/>
      <w:r w:rsidRPr="00F64679">
        <w:rPr>
          <w:highlight w:val="yellow"/>
        </w:rPr>
        <w:t>to instructions</w:t>
      </w:r>
      <w:commentRangeEnd w:id="868"/>
      <w:r>
        <w:rPr>
          <w:rStyle w:val="CommentReference"/>
          <w:rFonts w:eastAsia="Arial" w:cs="Arial"/>
          <w:color w:val="000000"/>
        </w:rPr>
        <w:commentReference w:id="868"/>
      </w:r>
      <w:r w:rsidRPr="00F64679">
        <w:rPr>
          <w:highlight w:val="yellow"/>
        </w:rPr>
        <w:t>].</w:t>
      </w:r>
    </w:p>
    <w:p w14:paraId="33C2E6A2" w14:textId="5074251C" w:rsidR="00C95140" w:rsidRDefault="00C95140" w:rsidP="00770F5B">
      <w:pPr>
        <w:pStyle w:val="Heading3"/>
        <w:numPr>
          <w:ilvl w:val="2"/>
          <w:numId w:val="63"/>
        </w:numPr>
        <w:ind w:left="2070"/>
      </w:pPr>
      <w:bookmarkStart w:id="869" w:name="_Toc63673375"/>
      <w:r>
        <w:t>Farmers</w:t>
      </w:r>
      <w:r w:rsidR="001930B5">
        <w:t>’</w:t>
      </w:r>
      <w:r>
        <w:t xml:space="preserve"> background</w:t>
      </w:r>
      <w:bookmarkEnd w:id="869"/>
    </w:p>
    <w:p w14:paraId="5716A9BF" w14:textId="77777777" w:rsidR="00C95140" w:rsidRDefault="00C95140" w:rsidP="00CA27FC">
      <w:pPr>
        <w:pStyle w:val="BodyText1"/>
        <w:rPr>
          <w:highlight w:val="yellow"/>
        </w:rPr>
      </w:pPr>
      <w:r w:rsidRPr="00AA706E">
        <w:rPr>
          <w:b/>
        </w:rPr>
        <w:t xml:space="preserve">Table </w:t>
      </w:r>
      <w:r>
        <w:rPr>
          <w:b/>
        </w:rPr>
        <w:t>7</w:t>
      </w:r>
      <w:r w:rsidRPr="00AA706E">
        <w:rPr>
          <w:b/>
        </w:rPr>
        <w:t>.</w:t>
      </w:r>
      <w:r>
        <w:rPr>
          <w:b/>
        </w:rPr>
        <w:t>3</w:t>
      </w:r>
      <w:r w:rsidRPr="00AA706E">
        <w:rPr>
          <w:b/>
        </w:rPr>
        <w:t>.1</w:t>
      </w:r>
      <w:r>
        <w:t xml:space="preserve"> presents the age and education characteristics of dairy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1B7AD683" w14:textId="0F154ECA" w:rsidR="00C95140" w:rsidRPr="003C31D9" w:rsidRDefault="00C95140" w:rsidP="00CA27FC">
      <w:pPr>
        <w:pStyle w:val="Tabletitle"/>
      </w:pPr>
      <w:bookmarkStart w:id="870" w:name="_Toc63673127"/>
      <w:r w:rsidRPr="003C31D9">
        <w:t xml:space="preserve">Table </w:t>
      </w:r>
      <w:r>
        <w:t>7</w:t>
      </w:r>
      <w:r w:rsidRPr="003C31D9">
        <w:t>.3.1</w:t>
      </w:r>
      <w:r>
        <w:t>:</w:t>
      </w:r>
      <w:r w:rsidRPr="003C31D9">
        <w:t xml:space="preserve"> Age and </w:t>
      </w:r>
      <w:r>
        <w:t>E</w:t>
      </w:r>
      <w:r w:rsidRPr="003C31D9">
        <w:t xml:space="preserve">ducation of </w:t>
      </w:r>
      <w:r>
        <w:t>Dairy F</w:t>
      </w:r>
      <w:r w:rsidRPr="003C31D9">
        <w:t xml:space="preserve">armers in the ZOI, </w:t>
      </w:r>
      <w:r>
        <w:t>in T</w:t>
      </w:r>
      <w:r w:rsidRPr="003C31D9">
        <w:t xml:space="preserve">otal and by </w:t>
      </w:r>
      <w:r>
        <w:t>F</w:t>
      </w:r>
      <w:r w:rsidRPr="003C31D9">
        <w:t xml:space="preserve">armers’ </w:t>
      </w:r>
      <w:r>
        <w:t>S</w:t>
      </w:r>
      <w:r w:rsidRPr="003C31D9">
        <w:t>ex</w:t>
      </w:r>
      <w:bookmarkEnd w:id="870"/>
    </w:p>
    <w:tbl>
      <w:tblPr>
        <w:tblW w:w="5000" w:type="pct"/>
        <w:tblLook w:val="04A0" w:firstRow="1" w:lastRow="0" w:firstColumn="1" w:lastColumn="0" w:noHBand="0" w:noVBand="1"/>
      </w:tblPr>
      <w:tblGrid>
        <w:gridCol w:w="3310"/>
        <w:gridCol w:w="1383"/>
        <w:gridCol w:w="1382"/>
        <w:gridCol w:w="1389"/>
        <w:gridCol w:w="720"/>
        <w:gridCol w:w="1392"/>
      </w:tblGrid>
      <w:tr w:rsidR="00C95140" w:rsidRPr="0094201C" w14:paraId="2D955D57" w14:textId="77777777" w:rsidTr="00CA27FC">
        <w:tc>
          <w:tcPr>
            <w:tcW w:w="2842" w:type="dxa"/>
            <w:vMerge w:val="restart"/>
            <w:tcBorders>
              <w:top w:val="single" w:sz="4" w:space="0" w:color="auto"/>
              <w:left w:val="nil"/>
              <w:bottom w:val="single" w:sz="4" w:space="0" w:color="000000"/>
              <w:right w:val="nil"/>
            </w:tcBorders>
            <w:shd w:val="clear" w:color="000000" w:fill="387990"/>
            <w:vAlign w:val="bottom"/>
            <w:hideMark/>
          </w:tcPr>
          <w:p w14:paraId="52841610"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Background characteristic</w:t>
            </w:r>
          </w:p>
        </w:tc>
        <w:tc>
          <w:tcPr>
            <w:tcW w:w="1187" w:type="dxa"/>
            <w:tcBorders>
              <w:top w:val="single" w:sz="4" w:space="0" w:color="auto"/>
              <w:left w:val="nil"/>
              <w:bottom w:val="nil"/>
              <w:right w:val="nil"/>
            </w:tcBorders>
            <w:shd w:val="clear" w:color="000000" w:fill="387990"/>
            <w:vAlign w:val="center"/>
            <w:hideMark/>
          </w:tcPr>
          <w:p w14:paraId="304F3FA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2996" w:type="dxa"/>
            <w:gridSpan w:val="3"/>
            <w:tcBorders>
              <w:top w:val="single" w:sz="4" w:space="0" w:color="auto"/>
              <w:left w:val="nil"/>
              <w:bottom w:val="single" w:sz="4" w:space="0" w:color="FFFFFF"/>
              <w:right w:val="nil"/>
            </w:tcBorders>
            <w:shd w:val="clear" w:color="000000" w:fill="387990"/>
            <w:vAlign w:val="center"/>
            <w:hideMark/>
          </w:tcPr>
          <w:p w14:paraId="6B4A9DD8"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195" w:type="dxa"/>
            <w:vMerge w:val="restart"/>
            <w:tcBorders>
              <w:top w:val="single" w:sz="4" w:space="0" w:color="auto"/>
              <w:left w:val="nil"/>
              <w:bottom w:val="single" w:sz="4" w:space="0" w:color="000000"/>
              <w:right w:val="nil"/>
            </w:tcBorders>
            <w:shd w:val="clear" w:color="000000" w:fill="387990"/>
            <w:vAlign w:val="bottom"/>
            <w:hideMark/>
          </w:tcPr>
          <w:p w14:paraId="28966B0B" w14:textId="18D1212D"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94201C">
              <w:rPr>
                <w:rFonts w:eastAsia="Times New Roman" w:cs="Times New Roman"/>
                <w:b/>
                <w:bCs/>
                <w:color w:val="FFFFFF"/>
                <w:sz w:val="20"/>
                <w:szCs w:val="20"/>
              </w:rPr>
              <w:t>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94201C" w14:paraId="033B7C81" w14:textId="77777777" w:rsidTr="00CA27FC">
        <w:tc>
          <w:tcPr>
            <w:tcW w:w="2842" w:type="dxa"/>
            <w:vMerge/>
            <w:tcBorders>
              <w:top w:val="single" w:sz="4" w:space="0" w:color="auto"/>
              <w:left w:val="nil"/>
              <w:bottom w:val="single" w:sz="4" w:space="0" w:color="000000"/>
              <w:right w:val="nil"/>
            </w:tcBorders>
            <w:vAlign w:val="center"/>
            <w:hideMark/>
          </w:tcPr>
          <w:p w14:paraId="562A8C00"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1187" w:type="dxa"/>
            <w:tcBorders>
              <w:top w:val="nil"/>
              <w:left w:val="nil"/>
              <w:bottom w:val="single" w:sz="4" w:space="0" w:color="auto"/>
              <w:right w:val="nil"/>
            </w:tcBorders>
            <w:shd w:val="clear" w:color="000000" w:fill="387990"/>
            <w:vAlign w:val="center"/>
            <w:hideMark/>
          </w:tcPr>
          <w:p w14:paraId="3949BB16"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r w:rsidRPr="0094201C">
              <w:rPr>
                <w:rFonts w:eastAsia="Times New Roman" w:cs="Times New Roman"/>
                <w:b/>
                <w:bCs/>
                <w:color w:val="FFFFFF"/>
                <w:sz w:val="20"/>
                <w:szCs w:val="20"/>
              </w:rPr>
              <w:br/>
              <w:t>(%)</w:t>
            </w:r>
          </w:p>
        </w:tc>
        <w:tc>
          <w:tcPr>
            <w:tcW w:w="1186" w:type="dxa"/>
            <w:tcBorders>
              <w:top w:val="nil"/>
              <w:left w:val="nil"/>
              <w:bottom w:val="single" w:sz="4" w:space="0" w:color="auto"/>
              <w:right w:val="nil"/>
            </w:tcBorders>
            <w:shd w:val="clear" w:color="000000" w:fill="387990"/>
            <w:vAlign w:val="center"/>
            <w:hideMark/>
          </w:tcPr>
          <w:p w14:paraId="5C9B01B9"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r w:rsidRPr="0094201C">
              <w:rPr>
                <w:rFonts w:eastAsia="Times New Roman" w:cs="Times New Roman"/>
                <w:b/>
                <w:bCs/>
                <w:color w:val="FFFFFF"/>
                <w:sz w:val="20"/>
                <w:szCs w:val="20"/>
              </w:rPr>
              <w:br/>
              <w:t>(%)</w:t>
            </w:r>
          </w:p>
        </w:tc>
        <w:tc>
          <w:tcPr>
            <w:tcW w:w="1192" w:type="dxa"/>
            <w:tcBorders>
              <w:top w:val="nil"/>
              <w:left w:val="nil"/>
              <w:bottom w:val="single" w:sz="4" w:space="0" w:color="auto"/>
              <w:right w:val="nil"/>
            </w:tcBorders>
            <w:shd w:val="clear" w:color="000000" w:fill="387990"/>
            <w:vAlign w:val="center"/>
            <w:hideMark/>
          </w:tcPr>
          <w:p w14:paraId="419E020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r w:rsidRPr="0094201C">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65C0AEFE"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195" w:type="dxa"/>
            <w:vMerge/>
            <w:tcBorders>
              <w:top w:val="single" w:sz="4" w:space="0" w:color="auto"/>
              <w:left w:val="nil"/>
              <w:bottom w:val="single" w:sz="4" w:space="0" w:color="000000"/>
              <w:right w:val="nil"/>
            </w:tcBorders>
            <w:vAlign w:val="center"/>
            <w:hideMark/>
          </w:tcPr>
          <w:p w14:paraId="2C06280E" w14:textId="77777777" w:rsidR="00C95140" w:rsidRPr="0094201C" w:rsidRDefault="00C95140" w:rsidP="0094201C">
            <w:pPr>
              <w:widowControl/>
              <w:spacing w:line="259" w:lineRule="auto"/>
              <w:rPr>
                <w:rFonts w:eastAsia="Times New Roman" w:cs="Times New Roman"/>
                <w:b/>
                <w:bCs/>
                <w:color w:val="FFFFFF"/>
                <w:sz w:val="20"/>
                <w:szCs w:val="20"/>
              </w:rPr>
            </w:pPr>
          </w:p>
        </w:tc>
      </w:tr>
      <w:tr w:rsidR="00C95140" w:rsidRPr="0094201C" w14:paraId="7F6BDB96" w14:textId="77777777" w:rsidTr="00CA27FC">
        <w:tc>
          <w:tcPr>
            <w:tcW w:w="2842" w:type="dxa"/>
            <w:tcBorders>
              <w:top w:val="nil"/>
              <w:left w:val="nil"/>
              <w:bottom w:val="nil"/>
              <w:right w:val="nil"/>
            </w:tcBorders>
            <w:shd w:val="clear" w:color="000000" w:fill="DEEAF6"/>
            <w:vAlign w:val="center"/>
            <w:hideMark/>
          </w:tcPr>
          <w:p w14:paraId="1C24050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Age</w:t>
            </w:r>
          </w:p>
        </w:tc>
        <w:tc>
          <w:tcPr>
            <w:tcW w:w="1187" w:type="dxa"/>
            <w:tcBorders>
              <w:top w:val="nil"/>
              <w:left w:val="nil"/>
              <w:bottom w:val="nil"/>
              <w:right w:val="nil"/>
            </w:tcBorders>
            <w:shd w:val="clear" w:color="000000" w:fill="DEEAF6"/>
            <w:vAlign w:val="center"/>
            <w:hideMark/>
          </w:tcPr>
          <w:p w14:paraId="2CE2B9AA" w14:textId="6500533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nil"/>
              <w:right w:val="nil"/>
            </w:tcBorders>
            <w:shd w:val="clear" w:color="000000" w:fill="DEEAF6"/>
            <w:vAlign w:val="center"/>
            <w:hideMark/>
          </w:tcPr>
          <w:p w14:paraId="10F9757E" w14:textId="5885C610"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nil"/>
              <w:right w:val="nil"/>
            </w:tcBorders>
            <w:shd w:val="clear" w:color="000000" w:fill="DEEAF6"/>
            <w:vAlign w:val="center"/>
            <w:hideMark/>
          </w:tcPr>
          <w:p w14:paraId="4D1D283B" w14:textId="1F0C468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EEAF6"/>
            <w:vAlign w:val="center"/>
            <w:hideMark/>
          </w:tcPr>
          <w:p w14:paraId="729D47E2" w14:textId="34FA866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nil"/>
              <w:right w:val="nil"/>
            </w:tcBorders>
            <w:shd w:val="clear" w:color="000000" w:fill="DEEAF6"/>
            <w:vAlign w:val="center"/>
            <w:hideMark/>
          </w:tcPr>
          <w:p w14:paraId="16DB8AE3" w14:textId="0A0303B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AE3497C" w14:textId="77777777" w:rsidTr="00CA27FC">
        <w:tc>
          <w:tcPr>
            <w:tcW w:w="2842" w:type="dxa"/>
            <w:tcBorders>
              <w:top w:val="single" w:sz="4" w:space="0" w:color="auto"/>
              <w:left w:val="nil"/>
              <w:bottom w:val="single" w:sz="4" w:space="0" w:color="auto"/>
              <w:right w:val="nil"/>
            </w:tcBorders>
            <w:shd w:val="clear" w:color="auto" w:fill="auto"/>
            <w:vAlign w:val="center"/>
            <w:hideMark/>
          </w:tcPr>
          <w:p w14:paraId="67D401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15-19</w:t>
            </w:r>
          </w:p>
        </w:tc>
        <w:tc>
          <w:tcPr>
            <w:tcW w:w="1187" w:type="dxa"/>
            <w:tcBorders>
              <w:top w:val="single" w:sz="4" w:space="0" w:color="auto"/>
              <w:left w:val="nil"/>
              <w:bottom w:val="single" w:sz="4" w:space="0" w:color="auto"/>
              <w:right w:val="nil"/>
            </w:tcBorders>
            <w:shd w:val="clear" w:color="auto" w:fill="auto"/>
            <w:vAlign w:val="center"/>
            <w:hideMark/>
          </w:tcPr>
          <w:p w14:paraId="4B45B1B1" w14:textId="30B19B2E"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single" w:sz="4" w:space="0" w:color="auto"/>
              <w:left w:val="nil"/>
              <w:bottom w:val="single" w:sz="4" w:space="0" w:color="auto"/>
              <w:right w:val="nil"/>
            </w:tcBorders>
            <w:shd w:val="clear" w:color="auto" w:fill="auto"/>
            <w:vAlign w:val="center"/>
            <w:hideMark/>
          </w:tcPr>
          <w:p w14:paraId="4BBEA9C5" w14:textId="289B138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single" w:sz="4" w:space="0" w:color="auto"/>
              <w:left w:val="nil"/>
              <w:bottom w:val="single" w:sz="4" w:space="0" w:color="auto"/>
              <w:right w:val="nil"/>
            </w:tcBorders>
            <w:shd w:val="clear" w:color="auto" w:fill="auto"/>
            <w:vAlign w:val="center"/>
            <w:hideMark/>
          </w:tcPr>
          <w:p w14:paraId="6C83B591" w14:textId="6049A18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3D97510" w14:textId="03C760D7"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single" w:sz="4" w:space="0" w:color="auto"/>
              <w:left w:val="nil"/>
              <w:bottom w:val="single" w:sz="4" w:space="0" w:color="auto"/>
              <w:right w:val="nil"/>
            </w:tcBorders>
            <w:shd w:val="clear" w:color="auto" w:fill="auto"/>
            <w:vAlign w:val="center"/>
            <w:hideMark/>
          </w:tcPr>
          <w:p w14:paraId="186CA42E" w14:textId="12DAB79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30A7B" w14:textId="77777777" w:rsidTr="00CA27FC">
        <w:tc>
          <w:tcPr>
            <w:tcW w:w="2842" w:type="dxa"/>
            <w:tcBorders>
              <w:top w:val="nil"/>
              <w:left w:val="nil"/>
              <w:bottom w:val="single" w:sz="4" w:space="0" w:color="auto"/>
              <w:right w:val="nil"/>
            </w:tcBorders>
            <w:shd w:val="clear" w:color="auto" w:fill="auto"/>
            <w:vAlign w:val="center"/>
            <w:hideMark/>
          </w:tcPr>
          <w:p w14:paraId="1C86EC8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20-24</w:t>
            </w:r>
          </w:p>
        </w:tc>
        <w:tc>
          <w:tcPr>
            <w:tcW w:w="1187" w:type="dxa"/>
            <w:tcBorders>
              <w:top w:val="nil"/>
              <w:left w:val="nil"/>
              <w:bottom w:val="single" w:sz="4" w:space="0" w:color="auto"/>
              <w:right w:val="nil"/>
            </w:tcBorders>
            <w:shd w:val="clear" w:color="auto" w:fill="auto"/>
            <w:vAlign w:val="center"/>
            <w:hideMark/>
          </w:tcPr>
          <w:p w14:paraId="7F2D69CF" w14:textId="6BC1675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C4117D3" w14:textId="75A5F50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83BA33D" w14:textId="7AB6F7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F22DBB" w14:textId="584296A3"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FD13F36" w14:textId="0D99C5A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D662465" w14:textId="77777777" w:rsidTr="00CA27FC">
        <w:tc>
          <w:tcPr>
            <w:tcW w:w="2842" w:type="dxa"/>
            <w:tcBorders>
              <w:top w:val="nil"/>
              <w:left w:val="nil"/>
              <w:bottom w:val="single" w:sz="4" w:space="0" w:color="auto"/>
              <w:right w:val="nil"/>
            </w:tcBorders>
            <w:shd w:val="clear" w:color="auto" w:fill="auto"/>
            <w:vAlign w:val="center"/>
            <w:hideMark/>
          </w:tcPr>
          <w:p w14:paraId="6D65E0E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25-29</w:t>
            </w:r>
          </w:p>
        </w:tc>
        <w:tc>
          <w:tcPr>
            <w:tcW w:w="1187" w:type="dxa"/>
            <w:tcBorders>
              <w:top w:val="nil"/>
              <w:left w:val="nil"/>
              <w:bottom w:val="single" w:sz="4" w:space="0" w:color="auto"/>
              <w:right w:val="nil"/>
            </w:tcBorders>
            <w:shd w:val="clear" w:color="auto" w:fill="auto"/>
            <w:vAlign w:val="center"/>
            <w:hideMark/>
          </w:tcPr>
          <w:p w14:paraId="7872F8E7" w14:textId="5F407AB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DC3AC3A" w14:textId="47B0E9F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6B32615" w14:textId="690D867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1C8B498" w14:textId="46ED8C14"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2BC4F134" w14:textId="2223C23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C44BA70" w14:textId="77777777" w:rsidTr="00CA27FC">
        <w:tc>
          <w:tcPr>
            <w:tcW w:w="2842" w:type="dxa"/>
            <w:tcBorders>
              <w:top w:val="nil"/>
              <w:left w:val="nil"/>
              <w:bottom w:val="single" w:sz="4" w:space="0" w:color="auto"/>
              <w:right w:val="nil"/>
            </w:tcBorders>
            <w:shd w:val="clear" w:color="auto" w:fill="auto"/>
            <w:vAlign w:val="center"/>
            <w:hideMark/>
          </w:tcPr>
          <w:p w14:paraId="128EFBA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30-34</w:t>
            </w:r>
          </w:p>
        </w:tc>
        <w:tc>
          <w:tcPr>
            <w:tcW w:w="1187" w:type="dxa"/>
            <w:tcBorders>
              <w:top w:val="nil"/>
              <w:left w:val="nil"/>
              <w:bottom w:val="single" w:sz="4" w:space="0" w:color="auto"/>
              <w:right w:val="nil"/>
            </w:tcBorders>
            <w:shd w:val="clear" w:color="auto" w:fill="auto"/>
            <w:vAlign w:val="center"/>
            <w:hideMark/>
          </w:tcPr>
          <w:p w14:paraId="1258072A" w14:textId="50DEA7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6178829" w14:textId="08DA10F1"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FCF65AF" w14:textId="30C8B09D"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27CCDC8" w14:textId="1E2C405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8EF3803" w14:textId="22AC2FA1"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F7FD45F" w14:textId="77777777" w:rsidTr="00CA27FC">
        <w:tc>
          <w:tcPr>
            <w:tcW w:w="2842" w:type="dxa"/>
            <w:tcBorders>
              <w:top w:val="nil"/>
              <w:left w:val="nil"/>
              <w:bottom w:val="single" w:sz="4" w:space="0" w:color="auto"/>
              <w:right w:val="nil"/>
            </w:tcBorders>
            <w:shd w:val="clear" w:color="auto" w:fill="auto"/>
            <w:vAlign w:val="center"/>
            <w:hideMark/>
          </w:tcPr>
          <w:p w14:paraId="43B10B2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35-39</w:t>
            </w:r>
          </w:p>
        </w:tc>
        <w:tc>
          <w:tcPr>
            <w:tcW w:w="1187" w:type="dxa"/>
            <w:tcBorders>
              <w:top w:val="nil"/>
              <w:left w:val="nil"/>
              <w:bottom w:val="single" w:sz="4" w:space="0" w:color="auto"/>
              <w:right w:val="nil"/>
            </w:tcBorders>
            <w:shd w:val="clear" w:color="auto" w:fill="auto"/>
            <w:vAlign w:val="center"/>
            <w:hideMark/>
          </w:tcPr>
          <w:p w14:paraId="7A063819" w14:textId="42AC02E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BA32239" w14:textId="5BF8932A"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1C64CA63" w14:textId="6A32890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1B4FE19" w14:textId="2FBF920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784DF84" w14:textId="63530BF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1CEC58B" w14:textId="77777777" w:rsidTr="00CA27FC">
        <w:tc>
          <w:tcPr>
            <w:tcW w:w="2842" w:type="dxa"/>
            <w:tcBorders>
              <w:top w:val="nil"/>
              <w:left w:val="nil"/>
              <w:bottom w:val="single" w:sz="4" w:space="0" w:color="auto"/>
              <w:right w:val="nil"/>
            </w:tcBorders>
            <w:shd w:val="clear" w:color="auto" w:fill="auto"/>
            <w:vAlign w:val="center"/>
            <w:hideMark/>
          </w:tcPr>
          <w:p w14:paraId="26031F73"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40-44</w:t>
            </w:r>
          </w:p>
        </w:tc>
        <w:tc>
          <w:tcPr>
            <w:tcW w:w="1187" w:type="dxa"/>
            <w:tcBorders>
              <w:top w:val="nil"/>
              <w:left w:val="nil"/>
              <w:bottom w:val="single" w:sz="4" w:space="0" w:color="auto"/>
              <w:right w:val="nil"/>
            </w:tcBorders>
            <w:shd w:val="clear" w:color="auto" w:fill="auto"/>
            <w:vAlign w:val="center"/>
            <w:hideMark/>
          </w:tcPr>
          <w:p w14:paraId="60DA3792" w14:textId="03FFA7C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2E92D01B" w14:textId="01D43FF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1465D25" w14:textId="46A74CF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703D45" w14:textId="1B41405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3EB37F6" w14:textId="314EC7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C5E0365" w14:textId="77777777" w:rsidTr="00CA27FC">
        <w:tc>
          <w:tcPr>
            <w:tcW w:w="2842" w:type="dxa"/>
            <w:tcBorders>
              <w:top w:val="nil"/>
              <w:left w:val="nil"/>
              <w:bottom w:val="single" w:sz="4" w:space="0" w:color="auto"/>
              <w:right w:val="nil"/>
            </w:tcBorders>
            <w:shd w:val="clear" w:color="auto" w:fill="auto"/>
            <w:vAlign w:val="center"/>
            <w:hideMark/>
          </w:tcPr>
          <w:p w14:paraId="747D0B8F"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45-49</w:t>
            </w:r>
          </w:p>
        </w:tc>
        <w:tc>
          <w:tcPr>
            <w:tcW w:w="1187" w:type="dxa"/>
            <w:tcBorders>
              <w:top w:val="nil"/>
              <w:left w:val="nil"/>
              <w:bottom w:val="single" w:sz="4" w:space="0" w:color="auto"/>
              <w:right w:val="nil"/>
            </w:tcBorders>
            <w:shd w:val="clear" w:color="auto" w:fill="auto"/>
            <w:vAlign w:val="center"/>
            <w:hideMark/>
          </w:tcPr>
          <w:p w14:paraId="7C315147" w14:textId="364CA2B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B0809F5" w14:textId="350BD1D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4E72A48A" w14:textId="217D6917"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F1F263D" w14:textId="63355E3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0ABF6A" w14:textId="116D1D8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1C5182" w14:textId="77777777" w:rsidTr="00CA27FC">
        <w:tc>
          <w:tcPr>
            <w:tcW w:w="2842" w:type="dxa"/>
            <w:tcBorders>
              <w:top w:val="nil"/>
              <w:left w:val="nil"/>
              <w:bottom w:val="single" w:sz="4" w:space="0" w:color="auto"/>
              <w:right w:val="nil"/>
            </w:tcBorders>
            <w:shd w:val="clear" w:color="auto" w:fill="auto"/>
            <w:vAlign w:val="center"/>
            <w:hideMark/>
          </w:tcPr>
          <w:p w14:paraId="3DB53B3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20-54</w:t>
            </w:r>
          </w:p>
        </w:tc>
        <w:tc>
          <w:tcPr>
            <w:tcW w:w="1187" w:type="dxa"/>
            <w:tcBorders>
              <w:top w:val="nil"/>
              <w:left w:val="nil"/>
              <w:bottom w:val="single" w:sz="4" w:space="0" w:color="auto"/>
              <w:right w:val="nil"/>
            </w:tcBorders>
            <w:shd w:val="clear" w:color="auto" w:fill="auto"/>
            <w:vAlign w:val="center"/>
            <w:hideMark/>
          </w:tcPr>
          <w:p w14:paraId="6CAE959C" w14:textId="2213B0C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AE6495" w14:textId="68723E46"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D55529D" w14:textId="01CBFE2B"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4F2A81" w14:textId="09E258F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11E5129" w14:textId="4B7BCF0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B3FCE3" w14:textId="77777777" w:rsidTr="00CA27FC">
        <w:tc>
          <w:tcPr>
            <w:tcW w:w="2842" w:type="dxa"/>
            <w:tcBorders>
              <w:top w:val="nil"/>
              <w:left w:val="nil"/>
              <w:bottom w:val="single" w:sz="4" w:space="0" w:color="auto"/>
              <w:right w:val="nil"/>
            </w:tcBorders>
            <w:shd w:val="clear" w:color="auto" w:fill="auto"/>
            <w:vAlign w:val="center"/>
            <w:hideMark/>
          </w:tcPr>
          <w:p w14:paraId="206FCA3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55-59</w:t>
            </w:r>
          </w:p>
        </w:tc>
        <w:tc>
          <w:tcPr>
            <w:tcW w:w="1187" w:type="dxa"/>
            <w:tcBorders>
              <w:top w:val="nil"/>
              <w:left w:val="nil"/>
              <w:bottom w:val="single" w:sz="4" w:space="0" w:color="auto"/>
              <w:right w:val="nil"/>
            </w:tcBorders>
            <w:shd w:val="clear" w:color="auto" w:fill="auto"/>
            <w:vAlign w:val="center"/>
            <w:hideMark/>
          </w:tcPr>
          <w:p w14:paraId="7BAE29BF" w14:textId="67C315F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3848F4D" w14:textId="422E264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F7A742E" w14:textId="7F80510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C8088A" w14:textId="78B2744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FFC6B79" w14:textId="7124B5A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78AF0E" w14:textId="77777777" w:rsidTr="00CA27FC">
        <w:tc>
          <w:tcPr>
            <w:tcW w:w="2842" w:type="dxa"/>
            <w:tcBorders>
              <w:top w:val="nil"/>
              <w:left w:val="nil"/>
              <w:bottom w:val="single" w:sz="4" w:space="0" w:color="auto"/>
              <w:right w:val="nil"/>
            </w:tcBorders>
            <w:shd w:val="clear" w:color="auto" w:fill="auto"/>
            <w:vAlign w:val="center"/>
            <w:hideMark/>
          </w:tcPr>
          <w:p w14:paraId="20F97AF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60+</w:t>
            </w:r>
          </w:p>
        </w:tc>
        <w:tc>
          <w:tcPr>
            <w:tcW w:w="1187" w:type="dxa"/>
            <w:tcBorders>
              <w:top w:val="nil"/>
              <w:left w:val="nil"/>
              <w:bottom w:val="single" w:sz="4" w:space="0" w:color="auto"/>
              <w:right w:val="nil"/>
            </w:tcBorders>
            <w:shd w:val="clear" w:color="auto" w:fill="auto"/>
            <w:vAlign w:val="center"/>
            <w:hideMark/>
          </w:tcPr>
          <w:p w14:paraId="1DEE2760" w14:textId="285A392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4694DB7" w14:textId="284FC43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6D73607" w14:textId="172768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408E7F" w14:textId="5DE1776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CA783D0" w14:textId="2DAF8AE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D6E005" w14:textId="77777777" w:rsidTr="00CA27FC">
        <w:tc>
          <w:tcPr>
            <w:tcW w:w="2842" w:type="dxa"/>
            <w:tcBorders>
              <w:top w:val="nil"/>
              <w:left w:val="nil"/>
              <w:bottom w:val="single" w:sz="4" w:space="0" w:color="auto"/>
              <w:right w:val="nil"/>
            </w:tcBorders>
            <w:shd w:val="clear" w:color="000000" w:fill="DEEAF6"/>
            <w:vAlign w:val="center"/>
            <w:hideMark/>
          </w:tcPr>
          <w:p w14:paraId="3DE0ACE3"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Education</w:t>
            </w:r>
          </w:p>
        </w:tc>
        <w:tc>
          <w:tcPr>
            <w:tcW w:w="1187" w:type="dxa"/>
            <w:tcBorders>
              <w:top w:val="nil"/>
              <w:left w:val="nil"/>
              <w:bottom w:val="single" w:sz="4" w:space="0" w:color="auto"/>
              <w:right w:val="nil"/>
            </w:tcBorders>
            <w:shd w:val="clear" w:color="000000" w:fill="DEEAF6"/>
            <w:vAlign w:val="center"/>
            <w:hideMark/>
          </w:tcPr>
          <w:p w14:paraId="6F556398" w14:textId="426FC45D"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000000" w:fill="DEEAF6"/>
            <w:vAlign w:val="center"/>
            <w:hideMark/>
          </w:tcPr>
          <w:p w14:paraId="39DAA3F9" w14:textId="54CCE97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000000" w:fill="DEEAF6"/>
            <w:vAlign w:val="center"/>
            <w:hideMark/>
          </w:tcPr>
          <w:p w14:paraId="13D154B6" w14:textId="5425779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EEAF6"/>
            <w:vAlign w:val="center"/>
            <w:hideMark/>
          </w:tcPr>
          <w:p w14:paraId="60AB8802" w14:textId="3C698AE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000000" w:fill="DEEAF6"/>
            <w:vAlign w:val="center"/>
            <w:hideMark/>
          </w:tcPr>
          <w:p w14:paraId="2F8D8FEA" w14:textId="3802E92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C4CEDFB" w14:textId="77777777" w:rsidTr="00CA27FC">
        <w:tc>
          <w:tcPr>
            <w:tcW w:w="2842" w:type="dxa"/>
            <w:tcBorders>
              <w:top w:val="nil"/>
              <w:left w:val="nil"/>
              <w:bottom w:val="single" w:sz="4" w:space="0" w:color="auto"/>
              <w:right w:val="nil"/>
            </w:tcBorders>
            <w:shd w:val="clear" w:color="auto" w:fill="auto"/>
            <w:vAlign w:val="center"/>
            <w:hideMark/>
          </w:tcPr>
          <w:p w14:paraId="225CFBC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No education</w:t>
            </w:r>
          </w:p>
        </w:tc>
        <w:tc>
          <w:tcPr>
            <w:tcW w:w="1187" w:type="dxa"/>
            <w:tcBorders>
              <w:top w:val="nil"/>
              <w:left w:val="nil"/>
              <w:bottom w:val="single" w:sz="4" w:space="0" w:color="auto"/>
              <w:right w:val="nil"/>
            </w:tcBorders>
            <w:shd w:val="clear" w:color="auto" w:fill="auto"/>
            <w:vAlign w:val="center"/>
            <w:hideMark/>
          </w:tcPr>
          <w:p w14:paraId="6432F015" w14:textId="62B87010"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11312EB9" w14:textId="58AFF44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6DA2190" w14:textId="713BE352"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9464730" w14:textId="218CA73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825C6EB" w14:textId="2BF7CE8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E33D46A" w14:textId="77777777" w:rsidTr="00CA27FC">
        <w:tc>
          <w:tcPr>
            <w:tcW w:w="2842" w:type="dxa"/>
            <w:tcBorders>
              <w:top w:val="nil"/>
              <w:left w:val="nil"/>
              <w:bottom w:val="single" w:sz="4" w:space="0" w:color="auto"/>
              <w:right w:val="nil"/>
            </w:tcBorders>
            <w:shd w:val="clear" w:color="auto" w:fill="auto"/>
            <w:vAlign w:val="center"/>
            <w:hideMark/>
          </w:tcPr>
          <w:p w14:paraId="4E526A09"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Less than primary</w:t>
            </w:r>
          </w:p>
        </w:tc>
        <w:tc>
          <w:tcPr>
            <w:tcW w:w="1187" w:type="dxa"/>
            <w:tcBorders>
              <w:top w:val="nil"/>
              <w:left w:val="nil"/>
              <w:bottom w:val="single" w:sz="4" w:space="0" w:color="auto"/>
              <w:right w:val="nil"/>
            </w:tcBorders>
            <w:shd w:val="clear" w:color="auto" w:fill="auto"/>
            <w:vAlign w:val="center"/>
            <w:hideMark/>
          </w:tcPr>
          <w:p w14:paraId="4ABAA96B" w14:textId="5CBA2FC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76025904" w14:textId="6DC814B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31DE4EA" w14:textId="2FCEF95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CE3C597" w14:textId="324017B5"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2010DE" w14:textId="5FDA4ED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FC4AEB" w14:textId="77777777" w:rsidTr="00CA27FC">
        <w:tc>
          <w:tcPr>
            <w:tcW w:w="2842" w:type="dxa"/>
            <w:tcBorders>
              <w:top w:val="nil"/>
              <w:left w:val="nil"/>
              <w:bottom w:val="single" w:sz="4" w:space="0" w:color="auto"/>
              <w:right w:val="nil"/>
            </w:tcBorders>
            <w:shd w:val="clear" w:color="auto" w:fill="auto"/>
            <w:vAlign w:val="center"/>
            <w:hideMark/>
          </w:tcPr>
          <w:p w14:paraId="1568B01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primary</w:t>
            </w:r>
          </w:p>
        </w:tc>
        <w:tc>
          <w:tcPr>
            <w:tcW w:w="1187" w:type="dxa"/>
            <w:tcBorders>
              <w:top w:val="nil"/>
              <w:left w:val="nil"/>
              <w:bottom w:val="single" w:sz="4" w:space="0" w:color="auto"/>
              <w:right w:val="nil"/>
            </w:tcBorders>
            <w:shd w:val="clear" w:color="auto" w:fill="auto"/>
            <w:vAlign w:val="center"/>
            <w:hideMark/>
          </w:tcPr>
          <w:p w14:paraId="6C382411" w14:textId="550EC6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40CC857B" w14:textId="32EF56A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1298958" w14:textId="22DB82F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86974A" w14:textId="5A3BBF6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366ACB5" w14:textId="4129C5E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B78E9" w14:textId="77777777" w:rsidTr="00CA27FC">
        <w:tc>
          <w:tcPr>
            <w:tcW w:w="2842" w:type="dxa"/>
            <w:tcBorders>
              <w:top w:val="nil"/>
              <w:left w:val="nil"/>
              <w:bottom w:val="single" w:sz="4" w:space="0" w:color="auto"/>
              <w:right w:val="nil"/>
            </w:tcBorders>
            <w:shd w:val="clear" w:color="auto" w:fill="auto"/>
            <w:vAlign w:val="center"/>
            <w:hideMark/>
          </w:tcPr>
          <w:p w14:paraId="3DD3138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secondary</w:t>
            </w:r>
          </w:p>
        </w:tc>
        <w:tc>
          <w:tcPr>
            <w:tcW w:w="1187" w:type="dxa"/>
            <w:tcBorders>
              <w:top w:val="nil"/>
              <w:left w:val="nil"/>
              <w:bottom w:val="single" w:sz="4" w:space="0" w:color="auto"/>
              <w:right w:val="nil"/>
            </w:tcBorders>
            <w:shd w:val="clear" w:color="auto" w:fill="auto"/>
            <w:vAlign w:val="center"/>
            <w:hideMark/>
          </w:tcPr>
          <w:p w14:paraId="65A18885" w14:textId="7A9AFF31"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FF4C08" w14:textId="273D02C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D149018" w14:textId="6AA119A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8E8C39B" w14:textId="4162422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4A50347" w14:textId="7190E99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A496F25" w14:textId="77777777" w:rsidTr="00CA27FC">
        <w:tc>
          <w:tcPr>
            <w:tcW w:w="2842" w:type="dxa"/>
            <w:tcBorders>
              <w:top w:val="nil"/>
              <w:left w:val="nil"/>
              <w:bottom w:val="single" w:sz="4" w:space="0" w:color="auto"/>
              <w:right w:val="nil"/>
            </w:tcBorders>
            <w:shd w:val="clear" w:color="auto" w:fill="auto"/>
            <w:vAlign w:val="center"/>
            <w:hideMark/>
          </w:tcPr>
          <w:p w14:paraId="30DA4C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Higher</w:t>
            </w:r>
          </w:p>
        </w:tc>
        <w:tc>
          <w:tcPr>
            <w:tcW w:w="1187" w:type="dxa"/>
            <w:tcBorders>
              <w:top w:val="nil"/>
              <w:left w:val="nil"/>
              <w:bottom w:val="single" w:sz="4" w:space="0" w:color="auto"/>
              <w:right w:val="nil"/>
            </w:tcBorders>
            <w:shd w:val="clear" w:color="auto" w:fill="auto"/>
            <w:vAlign w:val="center"/>
            <w:hideMark/>
          </w:tcPr>
          <w:p w14:paraId="41B0CE86" w14:textId="5F5E701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36EFC7BE" w14:textId="44FF1692"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7CE8E6E" w14:textId="0911AE51"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3AD399" w14:textId="065913A6"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DD472EA" w14:textId="22537FF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4AB286" w14:textId="77777777" w:rsidTr="00CA27FC">
        <w:tc>
          <w:tcPr>
            <w:tcW w:w="2842" w:type="dxa"/>
            <w:tcBorders>
              <w:top w:val="nil"/>
              <w:left w:val="nil"/>
              <w:bottom w:val="single" w:sz="4" w:space="0" w:color="auto"/>
              <w:right w:val="nil"/>
            </w:tcBorders>
            <w:shd w:val="clear" w:color="auto" w:fill="auto"/>
            <w:vAlign w:val="center"/>
            <w:hideMark/>
          </w:tcPr>
          <w:p w14:paraId="4E39CD43" w14:textId="29F2890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87" w:type="dxa"/>
            <w:tcBorders>
              <w:top w:val="nil"/>
              <w:left w:val="nil"/>
              <w:bottom w:val="single" w:sz="4" w:space="0" w:color="auto"/>
              <w:right w:val="nil"/>
            </w:tcBorders>
            <w:shd w:val="clear" w:color="auto" w:fill="auto"/>
            <w:vAlign w:val="center"/>
            <w:hideMark/>
          </w:tcPr>
          <w:p w14:paraId="1A844F9F" w14:textId="7860736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0EF36CA" w14:textId="2738265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415CDC8" w14:textId="30247FA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8448CC" w14:textId="0341D02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4E99D76" w14:textId="0EDC5C7D" w:rsidR="00C95140" w:rsidRPr="0094201C" w:rsidRDefault="00C95140" w:rsidP="0094201C">
            <w:pPr>
              <w:widowControl/>
              <w:spacing w:line="259" w:lineRule="auto"/>
              <w:jc w:val="center"/>
              <w:rPr>
                <w:rFonts w:eastAsia="Times New Roman" w:cs="Times New Roman"/>
                <w:sz w:val="20"/>
                <w:szCs w:val="20"/>
              </w:rPr>
            </w:pPr>
          </w:p>
        </w:tc>
      </w:tr>
    </w:tbl>
    <w:p w14:paraId="59AFA5C8" w14:textId="27D83BED" w:rsidR="00C95140" w:rsidRPr="0087225D" w:rsidRDefault="00C95140" w:rsidP="00FF7E45">
      <w:pPr>
        <w:pStyle w:val="BodyText1"/>
        <w:spacing w:after="0"/>
        <w:ind w:left="86" w:hanging="86"/>
        <w:rPr>
          <w:sz w:val="16"/>
        </w:rPr>
      </w:pPr>
      <w:commentRangeStart w:id="871"/>
      <w:r w:rsidRPr="0087225D">
        <w:rPr>
          <w:sz w:val="16"/>
        </w:rPr>
        <w:t>^ Results not statistically reliable, n&lt;30  </w:t>
      </w:r>
      <w:commentRangeEnd w:id="871"/>
      <w:r>
        <w:rPr>
          <w:rStyle w:val="CommentReference"/>
          <w:rFonts w:eastAsia="Arial" w:cs="Arial"/>
          <w:color w:val="000000"/>
        </w:rPr>
        <w:commentReference w:id="871"/>
      </w:r>
    </w:p>
    <w:p w14:paraId="4277C119" w14:textId="1E38668A" w:rsidR="00C95140" w:rsidRDefault="00C95140" w:rsidP="00FF7E45">
      <w:pPr>
        <w:pStyle w:val="BodyText1"/>
        <w:spacing w:after="0"/>
        <w:ind w:left="86" w:hanging="86"/>
        <w:rPr>
          <w:sz w:val="16"/>
        </w:rPr>
      </w:pPr>
      <w:bookmarkStart w:id="872" w:name="_Hlk19879235"/>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737B4F3" w14:textId="23D0D353"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F259215" w14:textId="4FF0532D"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5F623E97"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72"/>
    <w:p w14:paraId="6C56D892" w14:textId="77777777" w:rsidR="00C95140" w:rsidRPr="00AA706E" w:rsidRDefault="00C95140" w:rsidP="0094201C">
      <w:pPr>
        <w:pStyle w:val="BodyText1"/>
      </w:pPr>
      <w:r>
        <w:rPr>
          <w:b/>
        </w:rPr>
        <w:t xml:space="preserve">Table 7.3.2 </w:t>
      </w:r>
      <w:r>
        <w:t xml:space="preserve">shows the mean number of dairy cattle owned by farmers in the ZOI. The numbers are shown by type of dairy cattle. </w:t>
      </w:r>
      <w:r w:rsidRPr="00BD3E51">
        <w:rPr>
          <w:szCs w:val="22"/>
          <w:highlight w:val="yellow"/>
        </w:rPr>
        <w:t xml:space="preserve">[Discuss findings. </w:t>
      </w:r>
      <w:r>
        <w:rPr>
          <w:highlight w:val="yellow"/>
        </w:rPr>
        <w:t>Were any differences found between disaggregate categories?</w:t>
      </w:r>
      <w:r w:rsidRPr="00BD3E51">
        <w:rPr>
          <w:szCs w:val="22"/>
          <w:highlight w:val="yellow"/>
        </w:rPr>
        <w:t>]</w:t>
      </w:r>
    </w:p>
    <w:p w14:paraId="5ABF4AB4" w14:textId="7D731D8C" w:rsidR="00C95140" w:rsidRPr="003C31D9" w:rsidRDefault="00C95140" w:rsidP="0094201C">
      <w:pPr>
        <w:pStyle w:val="Tabletitle"/>
      </w:pPr>
      <w:bookmarkStart w:id="873" w:name="_Toc63673128"/>
      <w:r w:rsidRPr="003C31D9">
        <w:lastRenderedPageBreak/>
        <w:t xml:space="preserve">Table </w:t>
      </w:r>
      <w:r>
        <w:t>7</w:t>
      </w:r>
      <w:r w:rsidRPr="003C31D9">
        <w:t>.3.</w:t>
      </w:r>
      <w:r w:rsidRPr="00DB3BE9">
        <w:t xml:space="preserve">2: </w:t>
      </w:r>
      <w:r w:rsidR="003D4870">
        <w:t xml:space="preserve">Dairy Herd Structure: </w:t>
      </w:r>
      <w:r w:rsidRPr="00DB3BE9">
        <w:t xml:space="preserve">Mean Number of Dairy Cattle Owned by </w:t>
      </w:r>
      <w:r w:rsidR="003D4870">
        <w:t>Dairy F</w:t>
      </w:r>
      <w:r w:rsidR="005C4E8E">
        <w:t>arm</w:t>
      </w:r>
      <w:r w:rsidRPr="00DB3BE9">
        <w:t>ers in the ZOI, in Total and by Farmers’ Sex and Age</w:t>
      </w:r>
      <w:bookmarkEnd w:id="873"/>
    </w:p>
    <w:tbl>
      <w:tblPr>
        <w:tblW w:w="5038" w:type="pct"/>
        <w:tblLook w:val="04A0" w:firstRow="1" w:lastRow="0" w:firstColumn="1" w:lastColumn="0" w:noHBand="0" w:noVBand="1"/>
      </w:tblPr>
      <w:tblGrid>
        <w:gridCol w:w="3078"/>
        <w:gridCol w:w="938"/>
        <w:gridCol w:w="1059"/>
        <w:gridCol w:w="1046"/>
        <w:gridCol w:w="633"/>
        <w:gridCol w:w="288"/>
        <w:gridCol w:w="990"/>
        <w:gridCol w:w="990"/>
        <w:gridCol w:w="627"/>
      </w:tblGrid>
      <w:tr w:rsidR="00C95140" w:rsidRPr="0094201C" w14:paraId="48ED83FC" w14:textId="77777777" w:rsidTr="0093130E">
        <w:tc>
          <w:tcPr>
            <w:tcW w:w="1595" w:type="pct"/>
            <w:vMerge w:val="restart"/>
            <w:tcBorders>
              <w:top w:val="single" w:sz="4" w:space="0" w:color="auto"/>
              <w:left w:val="nil"/>
              <w:bottom w:val="single" w:sz="4" w:space="0" w:color="000000"/>
              <w:right w:val="nil"/>
            </w:tcBorders>
            <w:shd w:val="clear" w:color="000000" w:fill="387990"/>
            <w:vAlign w:val="bottom"/>
            <w:hideMark/>
          </w:tcPr>
          <w:p w14:paraId="77A1CA5B"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of dairy cattle</w:t>
            </w:r>
          </w:p>
        </w:tc>
        <w:tc>
          <w:tcPr>
            <w:tcW w:w="486" w:type="pct"/>
            <w:vMerge w:val="restart"/>
            <w:tcBorders>
              <w:top w:val="single" w:sz="4" w:space="0" w:color="auto"/>
              <w:left w:val="nil"/>
              <w:bottom w:val="single" w:sz="4" w:space="0" w:color="000000"/>
              <w:right w:val="nil"/>
            </w:tcBorders>
            <w:shd w:val="clear" w:color="000000" w:fill="387990"/>
            <w:vAlign w:val="bottom"/>
            <w:hideMark/>
          </w:tcPr>
          <w:p w14:paraId="14DD05A3"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19" w:type="pct"/>
            <w:gridSpan w:val="3"/>
            <w:tcBorders>
              <w:top w:val="single" w:sz="4" w:space="0" w:color="auto"/>
              <w:left w:val="nil"/>
              <w:bottom w:val="single" w:sz="4" w:space="0" w:color="FFFFFF"/>
              <w:right w:val="nil"/>
            </w:tcBorders>
            <w:shd w:val="clear" w:color="000000" w:fill="387990"/>
            <w:vAlign w:val="center"/>
            <w:hideMark/>
          </w:tcPr>
          <w:p w14:paraId="7E2E0C5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79D36EF"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52" w:type="pct"/>
            <w:gridSpan w:val="3"/>
            <w:tcBorders>
              <w:top w:val="single" w:sz="4" w:space="0" w:color="auto"/>
              <w:left w:val="nil"/>
              <w:bottom w:val="single" w:sz="4" w:space="0" w:color="FFFFFF"/>
              <w:right w:val="nil"/>
            </w:tcBorders>
            <w:shd w:val="clear" w:color="000000" w:fill="387990"/>
            <w:vAlign w:val="center"/>
            <w:hideMark/>
          </w:tcPr>
          <w:p w14:paraId="75513F12" w14:textId="40879520"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40BAF6B" w14:textId="77777777" w:rsidTr="0093130E">
        <w:tc>
          <w:tcPr>
            <w:tcW w:w="1595" w:type="pct"/>
            <w:vMerge/>
            <w:tcBorders>
              <w:top w:val="single" w:sz="4" w:space="0" w:color="auto"/>
              <w:left w:val="nil"/>
              <w:bottom w:val="single" w:sz="4" w:space="0" w:color="000000"/>
              <w:right w:val="nil"/>
            </w:tcBorders>
            <w:vAlign w:val="center"/>
            <w:hideMark/>
          </w:tcPr>
          <w:p w14:paraId="5AED2A7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single" w:sz="4" w:space="0" w:color="000000"/>
              <w:right w:val="nil"/>
            </w:tcBorders>
            <w:vAlign w:val="center"/>
            <w:hideMark/>
          </w:tcPr>
          <w:p w14:paraId="57841CB5"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024E2C0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2" w:type="pct"/>
            <w:tcBorders>
              <w:top w:val="nil"/>
              <w:left w:val="nil"/>
              <w:bottom w:val="nil"/>
              <w:right w:val="nil"/>
            </w:tcBorders>
            <w:shd w:val="clear" w:color="000000" w:fill="387990"/>
            <w:vAlign w:val="bottom"/>
            <w:hideMark/>
          </w:tcPr>
          <w:p w14:paraId="0BFC3EC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6700DBD1"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6FDC001"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13" w:type="pct"/>
            <w:tcBorders>
              <w:top w:val="nil"/>
              <w:left w:val="nil"/>
              <w:bottom w:val="nil"/>
              <w:right w:val="nil"/>
            </w:tcBorders>
            <w:shd w:val="clear" w:color="000000" w:fill="387990"/>
            <w:vAlign w:val="bottom"/>
            <w:hideMark/>
          </w:tcPr>
          <w:p w14:paraId="6FBB9DCF" w14:textId="2C70C0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13" w:type="pct"/>
            <w:tcBorders>
              <w:top w:val="nil"/>
              <w:left w:val="nil"/>
              <w:bottom w:val="nil"/>
              <w:right w:val="nil"/>
            </w:tcBorders>
            <w:shd w:val="clear" w:color="000000" w:fill="387990"/>
            <w:vAlign w:val="bottom"/>
            <w:hideMark/>
          </w:tcPr>
          <w:p w14:paraId="0BA1F7ED" w14:textId="7C836005"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26" w:type="pct"/>
            <w:tcBorders>
              <w:top w:val="nil"/>
              <w:left w:val="nil"/>
              <w:bottom w:val="single" w:sz="4" w:space="0" w:color="auto"/>
              <w:right w:val="nil"/>
            </w:tcBorders>
            <w:shd w:val="clear" w:color="000000" w:fill="387990"/>
            <w:vAlign w:val="bottom"/>
            <w:hideMark/>
          </w:tcPr>
          <w:p w14:paraId="5FB0FDF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46A9FAD3" w14:textId="77777777" w:rsidTr="0093130E">
        <w:tc>
          <w:tcPr>
            <w:tcW w:w="1595" w:type="pct"/>
            <w:tcBorders>
              <w:top w:val="nil"/>
              <w:left w:val="nil"/>
              <w:bottom w:val="single" w:sz="4" w:space="0" w:color="auto"/>
              <w:right w:val="nil"/>
            </w:tcBorders>
            <w:shd w:val="clear" w:color="auto" w:fill="auto"/>
            <w:vAlign w:val="center"/>
            <w:hideMark/>
          </w:tcPr>
          <w:p w14:paraId="6F5568AC" w14:textId="77777777" w:rsidR="00C95140" w:rsidRPr="0094201C" w:rsidRDefault="00C95140" w:rsidP="0094201C">
            <w:pPr>
              <w:keepNext/>
              <w:widowControl/>
              <w:spacing w:line="259" w:lineRule="auto"/>
              <w:rPr>
                <w:rFonts w:eastAsia="Times New Roman" w:cs="Times New Roman"/>
                <w:sz w:val="20"/>
                <w:szCs w:val="20"/>
              </w:rPr>
            </w:pPr>
            <w:r w:rsidRPr="0094201C">
              <w:rPr>
                <w:rFonts w:eastAsia="Times New Roman" w:cs="Times New Roman"/>
                <w:sz w:val="20"/>
                <w:szCs w:val="20"/>
              </w:rPr>
              <w:t>Milking dairy cows</w:t>
            </w:r>
          </w:p>
        </w:tc>
        <w:tc>
          <w:tcPr>
            <w:tcW w:w="486" w:type="pct"/>
            <w:tcBorders>
              <w:top w:val="nil"/>
              <w:left w:val="nil"/>
              <w:bottom w:val="single" w:sz="4" w:space="0" w:color="auto"/>
              <w:right w:val="nil"/>
            </w:tcBorders>
            <w:shd w:val="clear" w:color="auto" w:fill="auto"/>
            <w:vAlign w:val="center"/>
            <w:hideMark/>
          </w:tcPr>
          <w:p w14:paraId="3A9D6F4B" w14:textId="08389929" w:rsidR="00C95140" w:rsidRPr="0094201C" w:rsidRDefault="00C95140" w:rsidP="0094201C">
            <w:pPr>
              <w:keepNext/>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44C35DCC" w14:textId="7E585F6E" w:rsidR="00C95140" w:rsidRPr="0094201C" w:rsidRDefault="00C95140" w:rsidP="0094201C">
            <w:pPr>
              <w:keepNext/>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5F234E0" w14:textId="1F51FF3E" w:rsidR="00C95140" w:rsidRPr="0094201C" w:rsidRDefault="00C95140" w:rsidP="0094201C">
            <w:pPr>
              <w:keepNext/>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7E34015" w14:textId="27B99FCD" w:rsidR="00C95140" w:rsidRPr="0094201C" w:rsidRDefault="00C95140" w:rsidP="0094201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41E1CC7" w14:textId="173450BE"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0242CC26" w14:textId="4D0A579F"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579E76B7" w14:textId="20D05D5C" w:rsidR="00C95140" w:rsidRPr="0094201C" w:rsidRDefault="00C95140" w:rsidP="0094201C">
            <w:pPr>
              <w:keepNext/>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53D2B10" w14:textId="749A49CA" w:rsidR="00C95140" w:rsidRPr="0094201C" w:rsidRDefault="00C95140" w:rsidP="0094201C">
            <w:pPr>
              <w:keepNext/>
              <w:widowControl/>
              <w:spacing w:line="259" w:lineRule="auto"/>
              <w:jc w:val="center"/>
              <w:rPr>
                <w:rFonts w:eastAsia="Times New Roman" w:cs="Times New Roman"/>
                <w:sz w:val="20"/>
                <w:szCs w:val="20"/>
              </w:rPr>
            </w:pPr>
          </w:p>
        </w:tc>
      </w:tr>
      <w:tr w:rsidR="00C95140" w:rsidRPr="0094201C" w14:paraId="7BF91888" w14:textId="77777777" w:rsidTr="0093130E">
        <w:tc>
          <w:tcPr>
            <w:tcW w:w="1595" w:type="pct"/>
            <w:tcBorders>
              <w:top w:val="nil"/>
              <w:left w:val="nil"/>
              <w:bottom w:val="single" w:sz="4" w:space="0" w:color="auto"/>
              <w:right w:val="nil"/>
            </w:tcBorders>
            <w:shd w:val="clear" w:color="auto" w:fill="auto"/>
            <w:vAlign w:val="center"/>
            <w:hideMark/>
          </w:tcPr>
          <w:p w14:paraId="02084DCB"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Non-milking dairy cows</w:t>
            </w:r>
          </w:p>
        </w:tc>
        <w:tc>
          <w:tcPr>
            <w:tcW w:w="486" w:type="pct"/>
            <w:tcBorders>
              <w:top w:val="nil"/>
              <w:left w:val="nil"/>
              <w:bottom w:val="single" w:sz="4" w:space="0" w:color="auto"/>
              <w:right w:val="nil"/>
            </w:tcBorders>
            <w:shd w:val="clear" w:color="auto" w:fill="auto"/>
            <w:vAlign w:val="center"/>
            <w:hideMark/>
          </w:tcPr>
          <w:p w14:paraId="139D0FC2" w14:textId="5E0DD38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B724300" w14:textId="5377BEEC"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80FFFD" w14:textId="33E45361"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4E94E1A" w14:textId="595F7C70"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65EFF9" w14:textId="3F35CA7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B3E398" w14:textId="0DA5727B"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A2F2AA4" w14:textId="1F258917"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E83A90C" w14:textId="7E08F7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BB27F0C" w14:textId="77777777" w:rsidTr="0093130E">
        <w:tc>
          <w:tcPr>
            <w:tcW w:w="1595" w:type="pct"/>
            <w:tcBorders>
              <w:top w:val="nil"/>
              <w:left w:val="nil"/>
              <w:bottom w:val="single" w:sz="4" w:space="0" w:color="auto"/>
              <w:right w:val="nil"/>
            </w:tcBorders>
            <w:shd w:val="clear" w:color="auto" w:fill="auto"/>
            <w:vAlign w:val="center"/>
            <w:hideMark/>
          </w:tcPr>
          <w:p w14:paraId="1E2F1E2E" w14:textId="1EF843E4"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 xml:space="preserve">Bulls 1 year </w:t>
            </w:r>
            <w:r w:rsidR="003D4870">
              <w:rPr>
                <w:rFonts w:eastAsia="Times New Roman" w:cs="Times New Roman"/>
                <w:sz w:val="20"/>
                <w:szCs w:val="20"/>
              </w:rPr>
              <w:t>old</w:t>
            </w:r>
            <w:r w:rsidR="001A762C">
              <w:rPr>
                <w:rFonts w:eastAsia="Times New Roman" w:cs="Times New Roman"/>
                <w:sz w:val="20"/>
                <w:szCs w:val="20"/>
              </w:rPr>
              <w:t xml:space="preserve"> </w:t>
            </w:r>
            <w:r w:rsidRPr="0094201C">
              <w:rPr>
                <w:rFonts w:eastAsia="Times New Roman" w:cs="Times New Roman"/>
                <w:sz w:val="20"/>
                <w:szCs w:val="20"/>
              </w:rPr>
              <w:t>or older</w:t>
            </w:r>
          </w:p>
        </w:tc>
        <w:tc>
          <w:tcPr>
            <w:tcW w:w="486" w:type="pct"/>
            <w:tcBorders>
              <w:top w:val="nil"/>
              <w:left w:val="nil"/>
              <w:bottom w:val="single" w:sz="4" w:space="0" w:color="auto"/>
              <w:right w:val="nil"/>
            </w:tcBorders>
            <w:shd w:val="clear" w:color="auto" w:fill="auto"/>
            <w:vAlign w:val="center"/>
            <w:hideMark/>
          </w:tcPr>
          <w:p w14:paraId="10A59F75" w14:textId="3919E88C"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CE30FB0" w14:textId="31FB2817"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DDDB803" w14:textId="0B3DBD0C"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E94C90" w14:textId="5A8A1BC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2B2BB9" w14:textId="7F5941E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53911FA" w14:textId="1E42A1E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09737F63" w14:textId="7D4AB492"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EEAAB18" w14:textId="35FE3D1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81210FA" w14:textId="77777777" w:rsidTr="0093130E">
        <w:tc>
          <w:tcPr>
            <w:tcW w:w="1595" w:type="pct"/>
            <w:tcBorders>
              <w:top w:val="nil"/>
              <w:left w:val="nil"/>
              <w:bottom w:val="single" w:sz="4" w:space="0" w:color="auto"/>
              <w:right w:val="nil"/>
            </w:tcBorders>
            <w:shd w:val="clear" w:color="auto" w:fill="auto"/>
            <w:vAlign w:val="center"/>
            <w:hideMark/>
          </w:tcPr>
          <w:p w14:paraId="09C0EC91" w14:textId="35514035"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Calves less than 1 year</w:t>
            </w:r>
            <w:r w:rsidR="001A762C">
              <w:rPr>
                <w:rFonts w:eastAsia="Times New Roman" w:cs="Times New Roman"/>
                <w:sz w:val="20"/>
                <w:szCs w:val="20"/>
              </w:rPr>
              <w:t xml:space="preserve"> </w:t>
            </w:r>
            <w:r w:rsidR="003D4870">
              <w:rPr>
                <w:rFonts w:eastAsia="Times New Roman" w:cs="Times New Roman"/>
                <w:sz w:val="20"/>
                <w:szCs w:val="20"/>
              </w:rPr>
              <w:t>old</w:t>
            </w:r>
          </w:p>
        </w:tc>
        <w:tc>
          <w:tcPr>
            <w:tcW w:w="486" w:type="pct"/>
            <w:tcBorders>
              <w:top w:val="nil"/>
              <w:left w:val="nil"/>
              <w:bottom w:val="single" w:sz="4" w:space="0" w:color="auto"/>
              <w:right w:val="nil"/>
            </w:tcBorders>
            <w:shd w:val="clear" w:color="auto" w:fill="auto"/>
            <w:vAlign w:val="center"/>
            <w:hideMark/>
          </w:tcPr>
          <w:p w14:paraId="49403E3B" w14:textId="7579DB7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0A0492E" w14:textId="5EE45A36"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0244B31" w14:textId="7965B3A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657CB3" w14:textId="4DA9753E"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6DE06E" w14:textId="79039D44"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2547AA1D" w14:textId="1AB5406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4955DF52" w14:textId="36755FD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E651CE2" w14:textId="4FEB084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CFB8060" w14:textId="77777777" w:rsidTr="0093130E">
        <w:tc>
          <w:tcPr>
            <w:tcW w:w="1595" w:type="pct"/>
            <w:tcBorders>
              <w:top w:val="nil"/>
              <w:left w:val="nil"/>
              <w:bottom w:val="single" w:sz="4" w:space="0" w:color="auto"/>
              <w:right w:val="nil"/>
            </w:tcBorders>
            <w:shd w:val="clear" w:color="auto" w:fill="auto"/>
            <w:vAlign w:val="center"/>
            <w:hideMark/>
          </w:tcPr>
          <w:p w14:paraId="3821F880" w14:textId="5880790F"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0A470A63" w14:textId="06A8B28F"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66412B" w14:textId="10D6BE9E"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7DEFA39" w14:textId="195B5C6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03209E4" w14:textId="60F4032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2379B" w14:textId="0C29CA0F"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0C35F6" w14:textId="3A396197"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397EF37D" w14:textId="4661A3E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000000" w:fill="D9D9D9"/>
            <w:vAlign w:val="center"/>
            <w:hideMark/>
          </w:tcPr>
          <w:p w14:paraId="564FC312" w14:textId="2ADA1B7B" w:rsidR="00C95140" w:rsidRPr="0094201C" w:rsidRDefault="00C95140" w:rsidP="0094201C">
            <w:pPr>
              <w:widowControl/>
              <w:spacing w:line="259" w:lineRule="auto"/>
              <w:jc w:val="center"/>
              <w:rPr>
                <w:rFonts w:eastAsia="Times New Roman" w:cs="Times New Roman"/>
                <w:sz w:val="20"/>
                <w:szCs w:val="20"/>
              </w:rPr>
            </w:pPr>
          </w:p>
        </w:tc>
      </w:tr>
    </w:tbl>
    <w:p w14:paraId="6778BFDC" w14:textId="60E62B93" w:rsidR="00C95140" w:rsidRPr="0087225D" w:rsidRDefault="00C95140" w:rsidP="00FF7E45">
      <w:pPr>
        <w:pStyle w:val="BodyText1"/>
        <w:spacing w:after="0"/>
        <w:ind w:left="86" w:hanging="86"/>
        <w:rPr>
          <w:sz w:val="16"/>
        </w:rPr>
      </w:pPr>
      <w:commentRangeStart w:id="874"/>
      <w:r w:rsidRPr="0087225D">
        <w:rPr>
          <w:sz w:val="16"/>
        </w:rPr>
        <w:t>^ Results not statistically reliable, n&lt;30  </w:t>
      </w:r>
      <w:commentRangeEnd w:id="874"/>
      <w:r>
        <w:rPr>
          <w:rStyle w:val="CommentReference"/>
          <w:rFonts w:eastAsia="Arial" w:cs="Arial"/>
          <w:color w:val="000000"/>
        </w:rPr>
        <w:commentReference w:id="874"/>
      </w:r>
    </w:p>
    <w:p w14:paraId="1E6544B9" w14:textId="4D2381A7" w:rsidR="00C95140" w:rsidRDefault="00C95140" w:rsidP="00FF7E45">
      <w:pPr>
        <w:pStyle w:val="BodyText1"/>
        <w:spacing w:after="0"/>
        <w:ind w:left="86" w:hanging="86"/>
        <w:rPr>
          <w:sz w:val="16"/>
        </w:rPr>
      </w:pPr>
      <w:commentRangeStart w:id="87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5"/>
      <w:r>
        <w:rPr>
          <w:rStyle w:val="CommentReference"/>
          <w:rFonts w:eastAsia="Arial" w:cs="Arial"/>
          <w:color w:val="000000"/>
        </w:rPr>
        <w:commentReference w:id="875"/>
      </w:r>
    </w:p>
    <w:p w14:paraId="2E0A32F7" w14:textId="2B795DE1"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8520BB0" w14:textId="7C10E099"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E975699" w14:textId="46F55864"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EE2087E" w14:textId="77777777" w:rsidR="00C95140" w:rsidRPr="00F97275"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06CAC9A" w14:textId="77777777" w:rsidR="00C95140" w:rsidRDefault="00C95140" w:rsidP="00770F5B">
      <w:pPr>
        <w:pStyle w:val="Heading3"/>
        <w:numPr>
          <w:ilvl w:val="2"/>
          <w:numId w:val="63"/>
        </w:numPr>
        <w:tabs>
          <w:tab w:val="left" w:pos="2160"/>
          <w:tab w:val="left" w:pos="2250"/>
        </w:tabs>
        <w:ind w:left="2610" w:hanging="1170"/>
      </w:pPr>
      <w:bookmarkStart w:id="876" w:name="_Toc63673376"/>
      <w:r>
        <w:t>Application of management practices and technologies</w:t>
      </w:r>
      <w:bookmarkEnd w:id="876"/>
    </w:p>
    <w:p w14:paraId="14268044" w14:textId="7E30E448" w:rsidR="00C95140" w:rsidRDefault="00C95140" w:rsidP="0094201C">
      <w:pPr>
        <w:pStyle w:val="BodyText1"/>
      </w:pPr>
      <w:r w:rsidRPr="00565CA2">
        <w:t xml:space="preserve">This section </w:t>
      </w:r>
      <w:r>
        <w:t xml:space="preserve">examines </w:t>
      </w:r>
      <w:r w:rsidRPr="00565CA2">
        <w:t xml:space="preserve">the </w:t>
      </w:r>
      <w:r>
        <w:t>management practices and technologies that farmers used to raise dairy cows</w:t>
      </w:r>
      <w:r w:rsidRPr="00565CA2">
        <w:t>.</w:t>
      </w:r>
      <w:r w:rsidRPr="00E86D99">
        <w:t xml:space="preserve"> </w:t>
      </w:r>
      <w:commentRangeStart w:id="877"/>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77"/>
      <w:r>
        <w:rPr>
          <w:rStyle w:val="CommentReference"/>
          <w:rFonts w:eastAsia="Arial" w:cs="Arial"/>
          <w:color w:val="000000"/>
        </w:rPr>
        <w:commentReference w:id="877"/>
      </w:r>
    </w:p>
    <w:p w14:paraId="24136EF8" w14:textId="77777777" w:rsidR="00C95140" w:rsidRDefault="00C95140" w:rsidP="00422772">
      <w:pPr>
        <w:pStyle w:val="Heading4"/>
      </w:pPr>
      <w:r>
        <w:t>Acquisition and breeding practices</w:t>
      </w:r>
    </w:p>
    <w:p w14:paraId="1894F7C3" w14:textId="03D94921" w:rsidR="00C95140" w:rsidRPr="00336AD5" w:rsidRDefault="00C95140" w:rsidP="0094201C">
      <w:pPr>
        <w:pStyle w:val="BodyText1"/>
        <w:rPr>
          <w:highlight w:val="yellow"/>
        </w:rPr>
      </w:pPr>
      <w:r>
        <w:t xml:space="preserve">Dairy cows and bulls can be purchased, bred, or obtained as in-kind credit. Dairy farmers </w:t>
      </w:r>
      <w:r w:rsidRPr="006A3C34">
        <w:t xml:space="preserve">can improve </w:t>
      </w:r>
      <w:r>
        <w:t xml:space="preserve">the </w:t>
      </w:r>
      <w:r w:rsidRPr="006A3C34">
        <w:t xml:space="preserve">productivity </w:t>
      </w:r>
      <w:r>
        <w:t xml:space="preserve">of their cows </w:t>
      </w:r>
      <w:r w:rsidRPr="006A3C34">
        <w:t xml:space="preserve">through selective breeding and control of reproduction. </w:t>
      </w:r>
      <w:r>
        <w:t>In developing countries, cattle are primarily bred through natural mating; artificial insemination is generally only used by large</w:t>
      </w:r>
      <w:r w:rsidR="003D4870">
        <w:t>r</w:t>
      </w:r>
      <w:r>
        <w:t>-scale dairy farms.</w:t>
      </w:r>
      <w:r>
        <w:rPr>
          <w:rStyle w:val="FootnoteReference"/>
          <w:szCs w:val="22"/>
        </w:rPr>
        <w:footnoteReference w:id="80"/>
      </w:r>
      <w:r>
        <w:t xml:space="preserve"> Artificial insemination is beneficial in dairy farming when the services are available, accessible, and affordable because it ensures that the genes from good bulls are passed to more offspring. </w:t>
      </w:r>
      <w:r w:rsidR="003D4870">
        <w:t xml:space="preserve">For the improved genetic potential to be realized, inputs need to be intensified and good dairy production practices must be in place. </w:t>
      </w:r>
      <w:r>
        <w:t>Using natural breeding, one bull can serve about 30 dairy cows each year, but using artificial insemination, one bull can serve more than 200 dairy cows each year.</w:t>
      </w:r>
      <w:r>
        <w:rPr>
          <w:rStyle w:val="FootnoteReference"/>
          <w:szCs w:val="22"/>
        </w:rPr>
        <w:footnoteReference w:id="81"/>
      </w:r>
      <w:r>
        <w:t xml:space="preserve"> </w:t>
      </w:r>
      <w:r w:rsidRPr="00336AD5">
        <w:rPr>
          <w:b/>
        </w:rPr>
        <w:t xml:space="preserve">Table </w:t>
      </w:r>
      <w:r>
        <w:rPr>
          <w:b/>
        </w:rPr>
        <w:t>7</w:t>
      </w:r>
      <w:r w:rsidRPr="00336AD5">
        <w:rPr>
          <w:b/>
        </w:rPr>
        <w:t xml:space="preserve">.3.3 </w:t>
      </w:r>
      <w:r w:rsidRPr="00336AD5">
        <w:t xml:space="preserve">presents information on breeding 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45A93DB2" w14:textId="77777777" w:rsidR="00C95140" w:rsidRPr="003C31D9" w:rsidRDefault="00C95140" w:rsidP="0094201C">
      <w:pPr>
        <w:pStyle w:val="Tabletitle"/>
      </w:pPr>
      <w:bookmarkStart w:id="878" w:name="_Toc63673129"/>
      <w:r>
        <w:lastRenderedPageBreak/>
        <w:t xml:space="preserve">Table 7.3.3: Types of Dairy Cows Owned and Methods of Dairy Cow Acquisition in the ZOI, in Total and </w:t>
      </w:r>
      <w:r w:rsidRPr="003C31D9">
        <w:t xml:space="preserve">by </w:t>
      </w:r>
      <w:r>
        <w:t>Farmer</w:t>
      </w:r>
      <w:r w:rsidRPr="003C31D9">
        <w:t>s</w:t>
      </w:r>
      <w:r>
        <w:t>’</w:t>
      </w:r>
      <w:r w:rsidRPr="003C31D9">
        <w:t xml:space="preserve"> </w:t>
      </w:r>
      <w:r>
        <w:t>Sex and A</w:t>
      </w:r>
      <w:r w:rsidRPr="003C31D9">
        <w:t>ge</w:t>
      </w:r>
      <w:bookmarkEnd w:id="878"/>
      <w:r w:rsidRPr="003C31D9">
        <w:t xml:space="preserve"> </w:t>
      </w:r>
    </w:p>
    <w:tbl>
      <w:tblPr>
        <w:tblW w:w="4952" w:type="pct"/>
        <w:tblLayout w:type="fixed"/>
        <w:tblLook w:val="04A0" w:firstRow="1" w:lastRow="0" w:firstColumn="1" w:lastColumn="0" w:noHBand="0" w:noVBand="1"/>
      </w:tblPr>
      <w:tblGrid>
        <w:gridCol w:w="3040"/>
        <w:gridCol w:w="920"/>
        <w:gridCol w:w="1013"/>
        <w:gridCol w:w="922"/>
        <w:gridCol w:w="645"/>
        <w:gridCol w:w="250"/>
        <w:gridCol w:w="1197"/>
        <w:gridCol w:w="850"/>
        <w:gridCol w:w="647"/>
      </w:tblGrid>
      <w:tr w:rsidR="0094201C" w:rsidRPr="0094201C" w14:paraId="1774FD7D" w14:textId="77777777" w:rsidTr="00A91EAD">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08B0BF64"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or method</w:t>
            </w:r>
          </w:p>
        </w:tc>
        <w:tc>
          <w:tcPr>
            <w:tcW w:w="485" w:type="pct"/>
            <w:vMerge w:val="restart"/>
            <w:tcBorders>
              <w:top w:val="single" w:sz="4" w:space="0" w:color="auto"/>
              <w:left w:val="nil"/>
              <w:bottom w:val="nil"/>
              <w:right w:val="nil"/>
            </w:tcBorders>
            <w:shd w:val="clear" w:color="000000" w:fill="387990"/>
            <w:vAlign w:val="bottom"/>
            <w:hideMark/>
          </w:tcPr>
          <w:p w14:paraId="7FAB1E1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62AF46FA"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32" w:type="pct"/>
            <w:tcBorders>
              <w:top w:val="single" w:sz="4" w:space="0" w:color="auto"/>
              <w:left w:val="nil"/>
              <w:bottom w:val="nil"/>
              <w:right w:val="nil"/>
            </w:tcBorders>
            <w:shd w:val="clear" w:color="000000" w:fill="387990"/>
            <w:vAlign w:val="center"/>
            <w:hideMark/>
          </w:tcPr>
          <w:p w14:paraId="7942DC2E"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1505B81D" w14:textId="5707A8B6"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4201C" w:rsidRPr="0094201C" w14:paraId="520D8C14"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7E2D6CCA"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vMerge/>
            <w:tcBorders>
              <w:top w:val="single" w:sz="4" w:space="0" w:color="auto"/>
              <w:left w:val="nil"/>
              <w:bottom w:val="nil"/>
              <w:right w:val="nil"/>
            </w:tcBorders>
            <w:vAlign w:val="center"/>
            <w:hideMark/>
          </w:tcPr>
          <w:p w14:paraId="2FB36D0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bottom"/>
            <w:hideMark/>
          </w:tcPr>
          <w:p w14:paraId="116B8CAD"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86" w:type="pct"/>
            <w:tcBorders>
              <w:top w:val="nil"/>
              <w:left w:val="nil"/>
              <w:bottom w:val="nil"/>
              <w:right w:val="nil"/>
            </w:tcBorders>
            <w:shd w:val="clear" w:color="000000" w:fill="387990"/>
            <w:vAlign w:val="bottom"/>
            <w:hideMark/>
          </w:tcPr>
          <w:p w14:paraId="66009379"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40" w:type="pct"/>
            <w:tcBorders>
              <w:top w:val="nil"/>
              <w:left w:val="nil"/>
              <w:bottom w:val="nil"/>
              <w:right w:val="nil"/>
            </w:tcBorders>
            <w:shd w:val="clear" w:color="000000" w:fill="387990"/>
            <w:vAlign w:val="bottom"/>
            <w:hideMark/>
          </w:tcPr>
          <w:p w14:paraId="3F2685DD" w14:textId="72BFAAD0" w:rsidR="00C95140" w:rsidRPr="0094201C" w:rsidRDefault="00C95140">
            <w:pPr>
              <w:keepNext/>
              <w:widowControl/>
              <w:spacing w:line="259" w:lineRule="auto"/>
              <w:jc w:val="center"/>
              <w:rPr>
                <w:rFonts w:eastAsia="Times New Roman" w:cs="Times New Roman"/>
                <w:b/>
                <w:bCs/>
                <w:color w:val="FFFFFF"/>
                <w:sz w:val="20"/>
                <w:szCs w:val="20"/>
              </w:rPr>
            </w:pPr>
          </w:p>
        </w:tc>
        <w:tc>
          <w:tcPr>
            <w:tcW w:w="132" w:type="pct"/>
            <w:tcBorders>
              <w:top w:val="nil"/>
              <w:left w:val="nil"/>
              <w:bottom w:val="nil"/>
              <w:right w:val="nil"/>
            </w:tcBorders>
            <w:shd w:val="clear" w:color="000000" w:fill="387990"/>
            <w:vAlign w:val="bottom"/>
            <w:hideMark/>
          </w:tcPr>
          <w:p w14:paraId="43EA4142" w14:textId="3E08D590"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nil"/>
              <w:right w:val="nil"/>
            </w:tcBorders>
            <w:shd w:val="clear" w:color="000000" w:fill="387990"/>
            <w:vAlign w:val="bottom"/>
            <w:hideMark/>
          </w:tcPr>
          <w:p w14:paraId="0CD64FE1" w14:textId="5BE0228F"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48" w:type="pct"/>
            <w:tcBorders>
              <w:top w:val="nil"/>
              <w:left w:val="nil"/>
              <w:bottom w:val="nil"/>
              <w:right w:val="nil"/>
            </w:tcBorders>
            <w:shd w:val="clear" w:color="000000" w:fill="387990"/>
            <w:vAlign w:val="bottom"/>
            <w:hideMark/>
          </w:tcPr>
          <w:p w14:paraId="14C3287B" w14:textId="409ABCFD"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40" w:type="pct"/>
            <w:tcBorders>
              <w:top w:val="nil"/>
              <w:left w:val="nil"/>
              <w:bottom w:val="nil"/>
              <w:right w:val="nil"/>
            </w:tcBorders>
            <w:shd w:val="clear" w:color="000000" w:fill="387990"/>
            <w:vAlign w:val="bottom"/>
            <w:hideMark/>
          </w:tcPr>
          <w:p w14:paraId="1DF4C3F0" w14:textId="73F5D3A5" w:rsidR="00C95140" w:rsidRPr="0094201C" w:rsidRDefault="00C95140">
            <w:pPr>
              <w:keepNext/>
              <w:widowControl/>
              <w:spacing w:line="259" w:lineRule="auto"/>
              <w:jc w:val="center"/>
              <w:rPr>
                <w:rFonts w:eastAsia="Times New Roman" w:cs="Times New Roman"/>
                <w:b/>
                <w:bCs/>
                <w:color w:val="FFFFFF"/>
                <w:sz w:val="20"/>
                <w:szCs w:val="20"/>
              </w:rPr>
            </w:pPr>
          </w:p>
        </w:tc>
      </w:tr>
      <w:tr w:rsidR="0094201C" w:rsidRPr="0094201C" w14:paraId="22132B6B"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6CC3B673"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tcBorders>
              <w:top w:val="nil"/>
              <w:left w:val="nil"/>
              <w:bottom w:val="single" w:sz="4" w:space="0" w:color="auto"/>
              <w:right w:val="nil"/>
            </w:tcBorders>
            <w:shd w:val="clear" w:color="000000" w:fill="387990"/>
            <w:vAlign w:val="center"/>
            <w:hideMark/>
          </w:tcPr>
          <w:p w14:paraId="2B3B5C27"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bottom"/>
            <w:hideMark/>
          </w:tcPr>
          <w:p w14:paraId="1F4B201B"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1B80C8"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5A282B62"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32" w:type="pct"/>
            <w:tcBorders>
              <w:top w:val="nil"/>
              <w:left w:val="nil"/>
              <w:bottom w:val="single" w:sz="4" w:space="0" w:color="auto"/>
              <w:right w:val="nil"/>
            </w:tcBorders>
            <w:shd w:val="clear" w:color="000000" w:fill="387990"/>
            <w:vAlign w:val="bottom"/>
            <w:hideMark/>
          </w:tcPr>
          <w:p w14:paraId="52152751" w14:textId="38C55515"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single" w:sz="4" w:space="0" w:color="auto"/>
              <w:right w:val="nil"/>
            </w:tcBorders>
            <w:shd w:val="clear" w:color="000000" w:fill="387990"/>
            <w:vAlign w:val="bottom"/>
            <w:hideMark/>
          </w:tcPr>
          <w:p w14:paraId="10922AA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48" w:type="pct"/>
            <w:tcBorders>
              <w:top w:val="nil"/>
              <w:left w:val="nil"/>
              <w:bottom w:val="single" w:sz="4" w:space="0" w:color="auto"/>
              <w:right w:val="nil"/>
            </w:tcBorders>
            <w:shd w:val="clear" w:color="000000" w:fill="387990"/>
            <w:vAlign w:val="bottom"/>
            <w:hideMark/>
          </w:tcPr>
          <w:p w14:paraId="527B863C"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67D99AC3"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94201C" w:rsidRPr="0094201C" w14:paraId="4E135B12" w14:textId="77777777" w:rsidTr="00BE7C43">
        <w:tc>
          <w:tcPr>
            <w:tcW w:w="2622" w:type="pct"/>
            <w:gridSpan w:val="3"/>
            <w:tcBorders>
              <w:top w:val="nil"/>
              <w:left w:val="nil"/>
              <w:bottom w:val="nil"/>
              <w:right w:val="nil"/>
            </w:tcBorders>
            <w:shd w:val="clear" w:color="000000" w:fill="DEEAF6"/>
            <w:vAlign w:val="center"/>
            <w:hideMark/>
          </w:tcPr>
          <w:p w14:paraId="5475760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dairy cows</w:t>
            </w:r>
          </w:p>
        </w:tc>
        <w:tc>
          <w:tcPr>
            <w:tcW w:w="486" w:type="pct"/>
            <w:tcBorders>
              <w:top w:val="nil"/>
              <w:left w:val="nil"/>
              <w:bottom w:val="nil"/>
              <w:right w:val="nil"/>
            </w:tcBorders>
            <w:shd w:val="clear" w:color="000000" w:fill="DEEAF6"/>
            <w:vAlign w:val="center"/>
            <w:hideMark/>
          </w:tcPr>
          <w:p w14:paraId="393D88F7"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08BC3BD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nil"/>
              <w:left w:val="nil"/>
              <w:bottom w:val="nil"/>
              <w:right w:val="nil"/>
            </w:tcBorders>
            <w:shd w:val="clear" w:color="000000" w:fill="DEEAF6"/>
            <w:vAlign w:val="center"/>
            <w:hideMark/>
          </w:tcPr>
          <w:p w14:paraId="38501486"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nil"/>
              <w:left w:val="nil"/>
              <w:bottom w:val="nil"/>
              <w:right w:val="nil"/>
            </w:tcBorders>
            <w:shd w:val="clear" w:color="000000" w:fill="DEEAF6"/>
            <w:vAlign w:val="center"/>
            <w:hideMark/>
          </w:tcPr>
          <w:p w14:paraId="733030B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nil"/>
              <w:left w:val="nil"/>
              <w:bottom w:val="nil"/>
              <w:right w:val="nil"/>
            </w:tcBorders>
            <w:shd w:val="clear" w:color="000000" w:fill="DEEAF6"/>
            <w:vAlign w:val="center"/>
            <w:hideMark/>
          </w:tcPr>
          <w:p w14:paraId="1AC9ED1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4F997B13"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09D13FA"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5799B334"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local, traditional breeds</w:t>
            </w:r>
          </w:p>
        </w:tc>
        <w:tc>
          <w:tcPr>
            <w:tcW w:w="485" w:type="pct"/>
            <w:tcBorders>
              <w:top w:val="single" w:sz="4" w:space="0" w:color="auto"/>
              <w:left w:val="nil"/>
              <w:bottom w:val="single" w:sz="4" w:space="0" w:color="auto"/>
              <w:right w:val="nil"/>
            </w:tcBorders>
            <w:shd w:val="clear" w:color="auto" w:fill="auto"/>
            <w:vAlign w:val="center"/>
            <w:hideMark/>
          </w:tcPr>
          <w:p w14:paraId="3E7CC0C9" w14:textId="0B9DE9D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2FCB244" w14:textId="4420DA5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4FACF9" w14:textId="3B63F68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62ABB73A" w14:textId="04F6174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70A1260D" w14:textId="6FE7BE0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13DB5D5" w14:textId="28721E7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775A8FC" w14:textId="3D0666F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7E0A816" w14:textId="39A8A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D3E38E0" w14:textId="77777777" w:rsidTr="00BE7C43">
        <w:tc>
          <w:tcPr>
            <w:tcW w:w="1603" w:type="pct"/>
            <w:tcBorders>
              <w:top w:val="nil"/>
              <w:left w:val="nil"/>
              <w:bottom w:val="nil"/>
              <w:right w:val="nil"/>
            </w:tcBorders>
            <w:shd w:val="clear" w:color="auto" w:fill="auto"/>
            <w:vAlign w:val="center"/>
            <w:hideMark/>
          </w:tcPr>
          <w:p w14:paraId="551462AB"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exotic, modern breeds</w:t>
            </w:r>
          </w:p>
        </w:tc>
        <w:tc>
          <w:tcPr>
            <w:tcW w:w="485" w:type="pct"/>
            <w:tcBorders>
              <w:top w:val="nil"/>
              <w:left w:val="nil"/>
              <w:bottom w:val="nil"/>
              <w:right w:val="nil"/>
            </w:tcBorders>
            <w:shd w:val="clear" w:color="auto" w:fill="auto"/>
            <w:vAlign w:val="center"/>
            <w:hideMark/>
          </w:tcPr>
          <w:p w14:paraId="0A1A15E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5C752A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ABB982D"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9C9F4AD" w14:textId="17411AD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3BC742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3FBFE35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3F805F4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AD44A96" w14:textId="37B0036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92D9537"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5718E82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Half local, half exotic</w:t>
            </w:r>
          </w:p>
        </w:tc>
        <w:tc>
          <w:tcPr>
            <w:tcW w:w="485" w:type="pct"/>
            <w:tcBorders>
              <w:top w:val="single" w:sz="4" w:space="0" w:color="auto"/>
              <w:left w:val="nil"/>
              <w:bottom w:val="single" w:sz="4" w:space="0" w:color="auto"/>
              <w:right w:val="nil"/>
            </w:tcBorders>
            <w:shd w:val="clear" w:color="auto" w:fill="auto"/>
            <w:vAlign w:val="center"/>
            <w:hideMark/>
          </w:tcPr>
          <w:p w14:paraId="718F06E4" w14:textId="767F309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7085A28" w14:textId="087867E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67777CA" w14:textId="0E36C86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03B5042" w14:textId="66B22BA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1E82BF95" w14:textId="5C4237A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18FC752C" w14:textId="735EF2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2827DBBF" w14:textId="1C775B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C260229" w14:textId="29F25B9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54BB708"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64C25344"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Don’t know</w:t>
            </w:r>
          </w:p>
        </w:tc>
        <w:tc>
          <w:tcPr>
            <w:tcW w:w="485" w:type="pct"/>
            <w:tcBorders>
              <w:top w:val="single" w:sz="4" w:space="0" w:color="auto"/>
              <w:left w:val="nil"/>
              <w:bottom w:val="single" w:sz="4" w:space="0" w:color="auto"/>
              <w:right w:val="nil"/>
            </w:tcBorders>
            <w:shd w:val="clear" w:color="auto" w:fill="auto"/>
            <w:vAlign w:val="center"/>
            <w:hideMark/>
          </w:tcPr>
          <w:p w14:paraId="0E01545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640C372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ACFF4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5ECA2966" w14:textId="51B176B1"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0CA3096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65AC2B4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1905167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733C8F20" w14:textId="20234A4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831FCC3" w14:textId="77777777" w:rsidTr="00FF7E45">
        <w:tc>
          <w:tcPr>
            <w:tcW w:w="2622" w:type="pct"/>
            <w:gridSpan w:val="3"/>
            <w:tcBorders>
              <w:top w:val="single" w:sz="4" w:space="0" w:color="auto"/>
              <w:left w:val="nil"/>
              <w:bottom w:val="single" w:sz="4" w:space="0" w:color="auto"/>
              <w:right w:val="nil"/>
            </w:tcBorders>
            <w:shd w:val="clear" w:color="000000" w:fill="DEEAF6"/>
            <w:vAlign w:val="center"/>
            <w:hideMark/>
          </w:tcPr>
          <w:p w14:paraId="74B9AA3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Method of dairy cow acquisition</w:t>
            </w:r>
            <w:r w:rsidRPr="0094201C">
              <w:rPr>
                <w:rFonts w:eastAsia="Times New Roman" w:cs="Times New Roman"/>
                <w:b/>
                <w:bCs/>
                <w:sz w:val="20"/>
                <w:szCs w:val="20"/>
                <w:vertAlign w:val="superscript"/>
              </w:rPr>
              <w:t>b</w:t>
            </w:r>
          </w:p>
        </w:tc>
        <w:tc>
          <w:tcPr>
            <w:tcW w:w="486" w:type="pct"/>
            <w:tcBorders>
              <w:top w:val="single" w:sz="4" w:space="0" w:color="auto"/>
              <w:left w:val="nil"/>
              <w:bottom w:val="single" w:sz="4" w:space="0" w:color="auto"/>
              <w:right w:val="nil"/>
            </w:tcBorders>
            <w:shd w:val="clear" w:color="000000" w:fill="DEEAF6"/>
            <w:vAlign w:val="center"/>
            <w:hideMark/>
          </w:tcPr>
          <w:p w14:paraId="11C3C0A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1DC24A7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single" w:sz="4" w:space="0" w:color="auto"/>
              <w:left w:val="nil"/>
              <w:bottom w:val="single" w:sz="4" w:space="0" w:color="auto"/>
              <w:right w:val="nil"/>
            </w:tcBorders>
            <w:shd w:val="clear" w:color="000000" w:fill="DEEAF6"/>
            <w:vAlign w:val="center"/>
            <w:hideMark/>
          </w:tcPr>
          <w:p w14:paraId="41B0815D"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single" w:sz="4" w:space="0" w:color="auto"/>
              <w:left w:val="nil"/>
              <w:bottom w:val="single" w:sz="4" w:space="0" w:color="auto"/>
              <w:right w:val="nil"/>
            </w:tcBorders>
            <w:shd w:val="clear" w:color="000000" w:fill="DEEAF6"/>
            <w:vAlign w:val="center"/>
            <w:hideMark/>
          </w:tcPr>
          <w:p w14:paraId="2B5FB27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single" w:sz="4" w:space="0" w:color="auto"/>
              <w:left w:val="nil"/>
              <w:bottom w:val="single" w:sz="4" w:space="0" w:color="auto"/>
              <w:right w:val="nil"/>
            </w:tcBorders>
            <w:shd w:val="clear" w:color="000000" w:fill="DEEAF6"/>
            <w:vAlign w:val="center"/>
            <w:hideMark/>
          </w:tcPr>
          <w:p w14:paraId="114E455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02C7DB3A"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C0E3EBA" w14:textId="77777777" w:rsidTr="00BE7C43">
        <w:tc>
          <w:tcPr>
            <w:tcW w:w="1603" w:type="pct"/>
            <w:tcBorders>
              <w:top w:val="nil"/>
              <w:left w:val="nil"/>
              <w:bottom w:val="nil"/>
              <w:right w:val="nil"/>
            </w:tcBorders>
            <w:shd w:val="clear" w:color="auto" w:fill="auto"/>
            <w:vAlign w:val="center"/>
            <w:hideMark/>
          </w:tcPr>
          <w:p w14:paraId="40BAA3A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Purchased</w:t>
            </w:r>
          </w:p>
        </w:tc>
        <w:tc>
          <w:tcPr>
            <w:tcW w:w="485" w:type="pct"/>
            <w:tcBorders>
              <w:top w:val="nil"/>
              <w:left w:val="nil"/>
              <w:bottom w:val="nil"/>
              <w:right w:val="nil"/>
            </w:tcBorders>
            <w:shd w:val="clear" w:color="auto" w:fill="auto"/>
            <w:vAlign w:val="center"/>
            <w:hideMark/>
          </w:tcPr>
          <w:p w14:paraId="5324195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AED5E9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F51EED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3543915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C2C2A3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55BADB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6923E82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18EBDA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C25FAE6"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498952F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Bred</w:t>
            </w:r>
          </w:p>
        </w:tc>
        <w:tc>
          <w:tcPr>
            <w:tcW w:w="485" w:type="pct"/>
            <w:tcBorders>
              <w:top w:val="single" w:sz="4" w:space="0" w:color="auto"/>
              <w:left w:val="nil"/>
              <w:bottom w:val="single" w:sz="4" w:space="0" w:color="auto"/>
              <w:right w:val="nil"/>
            </w:tcBorders>
            <w:shd w:val="clear" w:color="auto" w:fill="auto"/>
            <w:vAlign w:val="center"/>
            <w:hideMark/>
          </w:tcPr>
          <w:p w14:paraId="3440AF10" w14:textId="04E567C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88D0C8" w14:textId="6FCBED6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BBE4594" w14:textId="7D60532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D7FE5BB" w14:textId="7362D0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4E9CFBCB" w14:textId="30D302F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77471CF" w14:textId="2A26A68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493F14F3" w14:textId="27CEBA1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41386C5" w14:textId="40C50D2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38C64262" w14:textId="77777777" w:rsidTr="00BE7C43">
        <w:tc>
          <w:tcPr>
            <w:tcW w:w="1603" w:type="pct"/>
            <w:tcBorders>
              <w:top w:val="nil"/>
              <w:left w:val="nil"/>
              <w:bottom w:val="nil"/>
              <w:right w:val="nil"/>
            </w:tcBorders>
            <w:shd w:val="clear" w:color="auto" w:fill="auto"/>
            <w:vAlign w:val="center"/>
            <w:hideMark/>
          </w:tcPr>
          <w:p w14:paraId="68172065"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Artificial insemination</w:t>
            </w:r>
          </w:p>
        </w:tc>
        <w:tc>
          <w:tcPr>
            <w:tcW w:w="485" w:type="pct"/>
            <w:tcBorders>
              <w:top w:val="nil"/>
              <w:left w:val="nil"/>
              <w:bottom w:val="nil"/>
              <w:right w:val="nil"/>
            </w:tcBorders>
            <w:shd w:val="clear" w:color="auto" w:fill="auto"/>
            <w:vAlign w:val="center"/>
            <w:hideMark/>
          </w:tcPr>
          <w:p w14:paraId="5A42B08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4B7B5C8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69A4C7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7874306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C71714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712871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2CD4FA8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19B2AD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2EFA64BE"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28ED74C2"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Natural breeding</w:t>
            </w:r>
          </w:p>
        </w:tc>
        <w:tc>
          <w:tcPr>
            <w:tcW w:w="485" w:type="pct"/>
            <w:tcBorders>
              <w:top w:val="single" w:sz="4" w:space="0" w:color="auto"/>
              <w:left w:val="nil"/>
              <w:bottom w:val="single" w:sz="4" w:space="0" w:color="auto"/>
              <w:right w:val="nil"/>
            </w:tcBorders>
            <w:shd w:val="clear" w:color="auto" w:fill="auto"/>
            <w:vAlign w:val="center"/>
            <w:hideMark/>
          </w:tcPr>
          <w:p w14:paraId="38A4FC89" w14:textId="62961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C78E73E" w14:textId="3422E12F"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54BF656" w14:textId="39258CDC"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3E361FA7" w14:textId="7099A40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3D691E6A" w14:textId="5136345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04C08CB2" w14:textId="27822C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9E24760" w14:textId="47E63E0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28D92F5A" w14:textId="66E741E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55B40B6E" w14:textId="77777777" w:rsidTr="00BE7C43">
        <w:tc>
          <w:tcPr>
            <w:tcW w:w="1603" w:type="pct"/>
            <w:tcBorders>
              <w:top w:val="nil"/>
              <w:left w:val="nil"/>
              <w:bottom w:val="nil"/>
              <w:right w:val="nil"/>
            </w:tcBorders>
            <w:shd w:val="clear" w:color="auto" w:fill="auto"/>
            <w:vAlign w:val="center"/>
            <w:hideMark/>
          </w:tcPr>
          <w:p w14:paraId="56F786B8"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Obtained as in-kind credit</w:t>
            </w:r>
          </w:p>
        </w:tc>
        <w:tc>
          <w:tcPr>
            <w:tcW w:w="485" w:type="pct"/>
            <w:tcBorders>
              <w:top w:val="nil"/>
              <w:left w:val="nil"/>
              <w:bottom w:val="nil"/>
              <w:right w:val="nil"/>
            </w:tcBorders>
            <w:shd w:val="clear" w:color="auto" w:fill="auto"/>
            <w:vAlign w:val="center"/>
            <w:hideMark/>
          </w:tcPr>
          <w:p w14:paraId="70F8156F"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785B464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0A4BEE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B3D8AE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3067C9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5AE74B7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764698C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D60CD6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702F3EB"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77276B33" w14:textId="53B11D46"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5" w:type="pct"/>
            <w:tcBorders>
              <w:top w:val="single" w:sz="4" w:space="0" w:color="auto"/>
              <w:left w:val="nil"/>
              <w:bottom w:val="single" w:sz="4" w:space="0" w:color="auto"/>
              <w:right w:val="nil"/>
            </w:tcBorders>
            <w:shd w:val="clear" w:color="auto" w:fill="auto"/>
            <w:vAlign w:val="center"/>
            <w:hideMark/>
          </w:tcPr>
          <w:p w14:paraId="3E48877A" w14:textId="50D90CB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F822836" w14:textId="31C8DC3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4D981A" w14:textId="01B4CB6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ED0FA49" w14:textId="0FEBE25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521E7804" w14:textId="67571F1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5EF25D0" w14:textId="14508D0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728AA022" w14:textId="713EE69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4B2E370E" w14:textId="1520E64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bl>
    <w:p w14:paraId="5754646C" w14:textId="2DF7471F" w:rsidR="00C95140" w:rsidRPr="0087225D" w:rsidRDefault="00C95140" w:rsidP="00FF7E45">
      <w:pPr>
        <w:pStyle w:val="BodyText1"/>
        <w:spacing w:after="0"/>
        <w:ind w:left="86" w:hanging="86"/>
        <w:rPr>
          <w:sz w:val="16"/>
        </w:rPr>
      </w:pPr>
      <w:commentRangeStart w:id="879"/>
      <w:r w:rsidRPr="0087225D">
        <w:rPr>
          <w:sz w:val="16"/>
        </w:rPr>
        <w:t>^ Results not statistically reliable, n&lt;30  </w:t>
      </w:r>
      <w:commentRangeEnd w:id="879"/>
      <w:r>
        <w:rPr>
          <w:rStyle w:val="CommentReference"/>
          <w:rFonts w:eastAsia="Arial" w:cs="Arial"/>
          <w:color w:val="000000"/>
        </w:rPr>
        <w:commentReference w:id="879"/>
      </w:r>
    </w:p>
    <w:p w14:paraId="5B9D6C35" w14:textId="639F75B8" w:rsidR="00C95140" w:rsidRDefault="00C95140" w:rsidP="00FF7E45">
      <w:pPr>
        <w:pStyle w:val="BodyText1"/>
        <w:spacing w:after="0"/>
        <w:ind w:left="86" w:hanging="86"/>
        <w:rPr>
          <w:sz w:val="16"/>
        </w:rPr>
      </w:pPr>
      <w:commentRangeStart w:id="88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0"/>
      <w:r>
        <w:rPr>
          <w:rStyle w:val="CommentReference"/>
          <w:rFonts w:eastAsia="Arial" w:cs="Arial"/>
          <w:color w:val="000000"/>
        </w:rPr>
        <w:commentReference w:id="880"/>
      </w:r>
    </w:p>
    <w:p w14:paraId="414D1973" w14:textId="19D1233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635B5" w14:textId="56EB17C5"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5D72DEE" w14:textId="197977AC"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B09E0BF"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70F2E4E" w14:textId="77777777" w:rsidR="00C95140" w:rsidRPr="00336AD5" w:rsidRDefault="00C95140" w:rsidP="0094201C">
      <w:pPr>
        <w:pStyle w:val="BodyText1"/>
        <w:rPr>
          <w:highlight w:val="yellow"/>
        </w:rPr>
      </w:pPr>
      <w:r>
        <w:t xml:space="preserve">When breeding dairy cows naturally, in some cases, dairy farmers may not select the bull to mate—whether it is because there is only one bull available or because multiple bulls are available but the farmers do not control their reproduction. In other cases, however, dairy farmers may purposefully select the bull from their own herd, or they may exchange or purchase a bull from another herd. If options are available, dairy farmers may choose a bull to mate because he has good body size or composition, is the son of a high-producing cow, or is known to have high fertility. </w:t>
      </w:r>
      <w:r w:rsidRPr="00E4527B">
        <w:t>Table</w:t>
      </w:r>
      <w:r>
        <w:rPr>
          <w:b/>
        </w:rPr>
        <w:t xml:space="preserve"> 7.3.4</w:t>
      </w:r>
      <w:r w:rsidRPr="00336AD5">
        <w:rPr>
          <w:b/>
        </w:rPr>
        <w:t xml:space="preserve"> </w:t>
      </w:r>
      <w:r w:rsidRPr="00336AD5">
        <w:t xml:space="preserve">presents information </w:t>
      </w:r>
      <w:r>
        <w:t xml:space="preserve">related to natural breeding </w:t>
      </w:r>
      <w:r w:rsidRPr="00336AD5">
        <w:t xml:space="preserve">practices </w:t>
      </w:r>
      <w:r>
        <w:t>used</w:t>
      </w:r>
      <w:r w:rsidRPr="00336AD5">
        <w:t xml:space="preserve"> by </w:t>
      </w:r>
      <w:r>
        <w:t>dairy farmers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34758868" w14:textId="77777777" w:rsidR="00C95140" w:rsidRPr="003C31D9" w:rsidRDefault="00C95140" w:rsidP="0094201C">
      <w:pPr>
        <w:pStyle w:val="Tabletitle"/>
      </w:pPr>
      <w:bookmarkStart w:id="881" w:name="_Toc63673130"/>
      <w:r>
        <w:t xml:space="preserve">Table 7.3.4: Natural Breeding Practices—Methods of Acquiring Bull Services and Reasons for Bull Selection in the ZOI, in Total and </w:t>
      </w:r>
      <w:r w:rsidRPr="003C31D9">
        <w:t xml:space="preserve">by </w:t>
      </w:r>
      <w:r>
        <w:t>Farmer</w:t>
      </w:r>
      <w:r w:rsidRPr="003C31D9">
        <w:t>s</w:t>
      </w:r>
      <w:r>
        <w:t>’</w:t>
      </w:r>
      <w:r w:rsidRPr="003C31D9">
        <w:t xml:space="preserve"> </w:t>
      </w:r>
      <w:r>
        <w:t>Sex and A</w:t>
      </w:r>
      <w:r w:rsidRPr="003C31D9">
        <w:t>ge</w:t>
      </w:r>
      <w:bookmarkEnd w:id="881"/>
      <w:r w:rsidRPr="003C31D9">
        <w:t xml:space="preserve"> </w:t>
      </w:r>
    </w:p>
    <w:tbl>
      <w:tblPr>
        <w:tblW w:w="4992" w:type="pct"/>
        <w:tblLook w:val="04A0" w:firstRow="1" w:lastRow="0" w:firstColumn="1" w:lastColumn="0" w:noHBand="0" w:noVBand="1"/>
      </w:tblPr>
      <w:tblGrid>
        <w:gridCol w:w="3078"/>
        <w:gridCol w:w="1048"/>
        <w:gridCol w:w="1057"/>
        <w:gridCol w:w="1042"/>
        <w:gridCol w:w="637"/>
        <w:gridCol w:w="285"/>
        <w:gridCol w:w="882"/>
        <w:gridCol w:w="901"/>
        <w:gridCol w:w="631"/>
      </w:tblGrid>
      <w:tr w:rsidR="00C95140" w:rsidRPr="0094201C" w14:paraId="67C0D1B2" w14:textId="77777777" w:rsidTr="0093130E">
        <w:trPr>
          <w:tblHeader/>
        </w:trPr>
        <w:tc>
          <w:tcPr>
            <w:tcW w:w="1610" w:type="pct"/>
            <w:vMerge w:val="restart"/>
            <w:tcBorders>
              <w:top w:val="single" w:sz="4" w:space="0" w:color="auto"/>
              <w:left w:val="nil"/>
              <w:bottom w:val="single" w:sz="4" w:space="0" w:color="000000"/>
              <w:right w:val="nil"/>
            </w:tcBorders>
            <w:shd w:val="clear" w:color="000000" w:fill="387990"/>
            <w:vAlign w:val="bottom"/>
            <w:hideMark/>
          </w:tcPr>
          <w:p w14:paraId="1BFED0E1"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Method or reason</w:t>
            </w:r>
          </w:p>
        </w:tc>
        <w:tc>
          <w:tcPr>
            <w:tcW w:w="548" w:type="pct"/>
            <w:vMerge w:val="restart"/>
            <w:tcBorders>
              <w:top w:val="single" w:sz="4" w:space="0" w:color="auto"/>
              <w:left w:val="nil"/>
              <w:bottom w:val="nil"/>
              <w:right w:val="nil"/>
            </w:tcBorders>
            <w:shd w:val="clear" w:color="000000" w:fill="387990"/>
            <w:vAlign w:val="bottom"/>
            <w:hideMark/>
          </w:tcPr>
          <w:p w14:paraId="19A00C1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31" w:type="pct"/>
            <w:gridSpan w:val="3"/>
            <w:tcBorders>
              <w:top w:val="single" w:sz="4" w:space="0" w:color="auto"/>
              <w:left w:val="nil"/>
              <w:bottom w:val="single" w:sz="4" w:space="0" w:color="FFFFFF"/>
              <w:right w:val="nil"/>
            </w:tcBorders>
            <w:shd w:val="clear" w:color="000000" w:fill="387990"/>
            <w:vAlign w:val="bottom"/>
            <w:hideMark/>
          </w:tcPr>
          <w:p w14:paraId="2BFC018E"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DD47774" w14:textId="16777C35" w:rsidR="00C95140" w:rsidRPr="0094201C" w:rsidRDefault="00C95140">
            <w:pPr>
              <w:widowControl/>
              <w:spacing w:line="259" w:lineRule="auto"/>
              <w:jc w:val="center"/>
              <w:rPr>
                <w:rFonts w:eastAsia="Times New Roman" w:cs="Times New Roman"/>
                <w:b/>
                <w:bCs/>
                <w:sz w:val="20"/>
                <w:szCs w:val="20"/>
              </w:rPr>
            </w:pPr>
          </w:p>
        </w:tc>
        <w:tc>
          <w:tcPr>
            <w:tcW w:w="1263" w:type="pct"/>
            <w:gridSpan w:val="3"/>
            <w:tcBorders>
              <w:top w:val="single" w:sz="4" w:space="0" w:color="auto"/>
              <w:left w:val="nil"/>
              <w:bottom w:val="single" w:sz="4" w:space="0" w:color="FFFFFF"/>
              <w:right w:val="nil"/>
            </w:tcBorders>
            <w:shd w:val="clear" w:color="000000" w:fill="387990"/>
            <w:vAlign w:val="bottom"/>
            <w:hideMark/>
          </w:tcPr>
          <w:p w14:paraId="5AF7994C" w14:textId="0B51051D"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573CF3C"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6B3998BD"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vMerge/>
            <w:tcBorders>
              <w:top w:val="single" w:sz="4" w:space="0" w:color="auto"/>
              <w:left w:val="nil"/>
              <w:bottom w:val="nil"/>
              <w:right w:val="nil"/>
            </w:tcBorders>
            <w:vAlign w:val="bottom"/>
            <w:hideMark/>
          </w:tcPr>
          <w:p w14:paraId="1BA58D43" w14:textId="77777777" w:rsidR="00C95140" w:rsidRPr="0094201C" w:rsidRDefault="00C95140" w:rsidP="00BE7C43">
            <w:pPr>
              <w:widowControl/>
              <w:spacing w:line="259" w:lineRule="auto"/>
              <w:jc w:val="center"/>
              <w:rPr>
                <w:rFonts w:eastAsia="Times New Roman" w:cs="Times New Roman"/>
                <w:b/>
                <w:bCs/>
                <w:color w:val="FFFFFF"/>
                <w:sz w:val="20"/>
                <w:szCs w:val="20"/>
              </w:rPr>
            </w:pPr>
          </w:p>
        </w:tc>
        <w:tc>
          <w:tcPr>
            <w:tcW w:w="553" w:type="pct"/>
            <w:tcBorders>
              <w:top w:val="nil"/>
              <w:left w:val="nil"/>
              <w:bottom w:val="nil"/>
              <w:right w:val="nil"/>
            </w:tcBorders>
            <w:shd w:val="clear" w:color="000000" w:fill="387990"/>
            <w:vAlign w:val="bottom"/>
            <w:hideMark/>
          </w:tcPr>
          <w:p w14:paraId="39290DE5"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bottom"/>
            <w:hideMark/>
          </w:tcPr>
          <w:p w14:paraId="7706D9C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2" w:type="pct"/>
            <w:tcBorders>
              <w:top w:val="nil"/>
              <w:left w:val="nil"/>
              <w:bottom w:val="nil"/>
              <w:right w:val="nil"/>
            </w:tcBorders>
            <w:shd w:val="clear" w:color="000000" w:fill="387990"/>
            <w:vAlign w:val="bottom"/>
            <w:hideMark/>
          </w:tcPr>
          <w:p w14:paraId="5CDD0A4B" w14:textId="00E4C69D" w:rsidR="00C95140" w:rsidRPr="0094201C"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26E0D436" w14:textId="63A421D7"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nil"/>
              <w:right w:val="nil"/>
            </w:tcBorders>
            <w:shd w:val="clear" w:color="000000" w:fill="387990"/>
            <w:vAlign w:val="bottom"/>
            <w:hideMark/>
          </w:tcPr>
          <w:p w14:paraId="1A39E3DA" w14:textId="3E3DDCC9"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bottom"/>
            <w:hideMark/>
          </w:tcPr>
          <w:p w14:paraId="39E6D991" w14:textId="664BEE2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1" w:type="pct"/>
            <w:tcBorders>
              <w:top w:val="nil"/>
              <w:left w:val="nil"/>
              <w:bottom w:val="nil"/>
              <w:right w:val="nil"/>
            </w:tcBorders>
            <w:shd w:val="clear" w:color="000000" w:fill="387990"/>
            <w:vAlign w:val="bottom"/>
            <w:hideMark/>
          </w:tcPr>
          <w:p w14:paraId="6835726E" w14:textId="2AB326C6" w:rsidR="00C95140" w:rsidRPr="0094201C" w:rsidRDefault="00C95140">
            <w:pPr>
              <w:widowControl/>
              <w:spacing w:line="259" w:lineRule="auto"/>
              <w:jc w:val="center"/>
              <w:rPr>
                <w:rFonts w:eastAsia="Times New Roman" w:cs="Times New Roman"/>
                <w:b/>
                <w:bCs/>
                <w:color w:val="FFFFFF"/>
                <w:sz w:val="20"/>
                <w:szCs w:val="20"/>
              </w:rPr>
            </w:pPr>
          </w:p>
        </w:tc>
      </w:tr>
      <w:tr w:rsidR="00C95140" w:rsidRPr="0094201C" w14:paraId="53827C63"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26E21281"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tcBorders>
              <w:top w:val="nil"/>
              <w:left w:val="nil"/>
              <w:bottom w:val="single" w:sz="4" w:space="0" w:color="auto"/>
              <w:right w:val="nil"/>
            </w:tcBorders>
            <w:shd w:val="clear" w:color="000000" w:fill="387990"/>
            <w:vAlign w:val="bottom"/>
            <w:hideMark/>
          </w:tcPr>
          <w:p w14:paraId="49ECB34F"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18A7AC60"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bottom"/>
            <w:hideMark/>
          </w:tcPr>
          <w:p w14:paraId="738CAE12"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2" w:type="pct"/>
            <w:tcBorders>
              <w:top w:val="nil"/>
              <w:left w:val="nil"/>
              <w:bottom w:val="single" w:sz="4" w:space="0" w:color="auto"/>
              <w:right w:val="nil"/>
            </w:tcBorders>
            <w:shd w:val="clear" w:color="000000" w:fill="387990"/>
            <w:vAlign w:val="bottom"/>
            <w:hideMark/>
          </w:tcPr>
          <w:p w14:paraId="76FEE88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C2AF316" w14:textId="35E34DED"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single" w:sz="4" w:space="0" w:color="auto"/>
              <w:right w:val="nil"/>
            </w:tcBorders>
            <w:shd w:val="clear" w:color="000000" w:fill="387990"/>
            <w:vAlign w:val="bottom"/>
            <w:hideMark/>
          </w:tcPr>
          <w:p w14:paraId="06BC5276"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bottom"/>
            <w:hideMark/>
          </w:tcPr>
          <w:p w14:paraId="01B42694"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7738A798"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7E587B4B" w14:textId="77777777" w:rsidTr="0093130E">
        <w:tc>
          <w:tcPr>
            <w:tcW w:w="5000" w:type="pct"/>
            <w:gridSpan w:val="9"/>
            <w:tcBorders>
              <w:top w:val="single" w:sz="4" w:space="0" w:color="auto"/>
              <w:left w:val="nil"/>
              <w:bottom w:val="single" w:sz="4" w:space="0" w:color="auto"/>
              <w:right w:val="nil"/>
            </w:tcBorders>
            <w:shd w:val="clear" w:color="000000" w:fill="DEEAF6"/>
            <w:vAlign w:val="center"/>
            <w:hideMark/>
          </w:tcPr>
          <w:p w14:paraId="4FEAD0C8"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Method of acquiring bull services</w:t>
            </w:r>
            <w:r w:rsidRPr="0094201C">
              <w:rPr>
                <w:rFonts w:eastAsia="Times New Roman" w:cs="Times New Roman"/>
                <w:b/>
                <w:bCs/>
                <w:sz w:val="20"/>
                <w:szCs w:val="20"/>
                <w:vertAlign w:val="superscript"/>
              </w:rPr>
              <w:t>b</w:t>
            </w:r>
          </w:p>
        </w:tc>
      </w:tr>
      <w:tr w:rsidR="00C95140" w:rsidRPr="0094201C" w14:paraId="208B38C2" w14:textId="77777777" w:rsidTr="0093130E">
        <w:tc>
          <w:tcPr>
            <w:tcW w:w="1610" w:type="pct"/>
            <w:tcBorders>
              <w:top w:val="nil"/>
              <w:left w:val="nil"/>
              <w:bottom w:val="single" w:sz="4" w:space="0" w:color="auto"/>
              <w:right w:val="nil"/>
            </w:tcBorders>
            <w:shd w:val="clear" w:color="auto" w:fill="auto"/>
            <w:vAlign w:val="center"/>
            <w:hideMark/>
          </w:tcPr>
          <w:p w14:paraId="237EE901"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Selected from own herd</w:t>
            </w:r>
          </w:p>
        </w:tc>
        <w:tc>
          <w:tcPr>
            <w:tcW w:w="548" w:type="pct"/>
            <w:tcBorders>
              <w:top w:val="nil"/>
              <w:left w:val="nil"/>
              <w:bottom w:val="single" w:sz="4" w:space="0" w:color="auto"/>
              <w:right w:val="nil"/>
            </w:tcBorders>
            <w:shd w:val="clear" w:color="auto" w:fill="auto"/>
            <w:vAlign w:val="center"/>
            <w:hideMark/>
          </w:tcPr>
          <w:p w14:paraId="56BD8F79" w14:textId="35ABEEE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4135F311" w14:textId="1FF808C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4DBAB269" w14:textId="0975885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E5B3AD1" w14:textId="7CFD625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C2124" w14:textId="1FB204BD"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69C04B46" w14:textId="0B6C806F"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1114BD89" w14:textId="5C87D786"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B7E2F8" w14:textId="6264082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A91AF90" w14:textId="77777777" w:rsidTr="0093130E">
        <w:tc>
          <w:tcPr>
            <w:tcW w:w="1610" w:type="pct"/>
            <w:tcBorders>
              <w:top w:val="nil"/>
              <w:left w:val="nil"/>
              <w:bottom w:val="nil"/>
              <w:right w:val="nil"/>
            </w:tcBorders>
            <w:shd w:val="clear" w:color="auto" w:fill="auto"/>
            <w:vAlign w:val="center"/>
            <w:hideMark/>
          </w:tcPr>
          <w:p w14:paraId="180D3D33"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Exchanged with other herd</w:t>
            </w:r>
          </w:p>
        </w:tc>
        <w:tc>
          <w:tcPr>
            <w:tcW w:w="548" w:type="pct"/>
            <w:tcBorders>
              <w:top w:val="nil"/>
              <w:left w:val="nil"/>
              <w:bottom w:val="nil"/>
              <w:right w:val="nil"/>
            </w:tcBorders>
            <w:shd w:val="clear" w:color="auto" w:fill="auto"/>
            <w:vAlign w:val="center"/>
            <w:hideMark/>
          </w:tcPr>
          <w:p w14:paraId="4EF19562"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4FC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401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auto" w:fill="auto"/>
            <w:vAlign w:val="center"/>
            <w:hideMark/>
          </w:tcPr>
          <w:p w14:paraId="6E95BF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1EADBE3"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61" w:type="pct"/>
            <w:tcBorders>
              <w:top w:val="nil"/>
              <w:left w:val="nil"/>
              <w:bottom w:val="nil"/>
              <w:right w:val="nil"/>
            </w:tcBorders>
            <w:shd w:val="clear" w:color="auto" w:fill="auto"/>
            <w:vAlign w:val="center"/>
            <w:hideMark/>
          </w:tcPr>
          <w:p w14:paraId="2A02358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1CD7B3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2FD4D77" w14:textId="77777777" w:rsidR="00C95140" w:rsidRPr="0094201C" w:rsidRDefault="00C95140" w:rsidP="0094201C">
            <w:pPr>
              <w:widowControl/>
              <w:spacing w:line="259" w:lineRule="auto"/>
              <w:jc w:val="center"/>
              <w:rPr>
                <w:rFonts w:eastAsia="Times New Roman" w:cs="Times New Roman"/>
                <w:color w:val="auto"/>
                <w:sz w:val="20"/>
                <w:szCs w:val="20"/>
              </w:rPr>
            </w:pPr>
          </w:p>
        </w:tc>
      </w:tr>
      <w:tr w:rsidR="00C95140" w:rsidRPr="0094201C" w14:paraId="48580A1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0208FF48"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Purchased from other herd</w:t>
            </w:r>
          </w:p>
        </w:tc>
        <w:tc>
          <w:tcPr>
            <w:tcW w:w="548" w:type="pct"/>
            <w:tcBorders>
              <w:top w:val="single" w:sz="4" w:space="0" w:color="auto"/>
              <w:left w:val="nil"/>
              <w:bottom w:val="single" w:sz="4" w:space="0" w:color="auto"/>
              <w:right w:val="nil"/>
            </w:tcBorders>
            <w:shd w:val="clear" w:color="auto" w:fill="auto"/>
            <w:vAlign w:val="center"/>
            <w:hideMark/>
          </w:tcPr>
          <w:p w14:paraId="2E362A13" w14:textId="329A475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EF8E83A" w14:textId="63AEC5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DF1FB4B" w14:textId="42D2AF8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274260C3" w14:textId="27A572A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86DDA0" w14:textId="112BBCD2"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28F1133A" w14:textId="55F78374"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37B5237" w14:textId="137AD7B4"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D0DE005" w14:textId="6AB1D0B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04C000A" w14:textId="77777777" w:rsidTr="0093130E">
        <w:tc>
          <w:tcPr>
            <w:tcW w:w="1610" w:type="pct"/>
            <w:tcBorders>
              <w:top w:val="nil"/>
              <w:left w:val="nil"/>
              <w:bottom w:val="nil"/>
              <w:right w:val="nil"/>
            </w:tcBorders>
            <w:shd w:val="clear" w:color="000000" w:fill="DEEAF6"/>
            <w:vAlign w:val="center"/>
            <w:hideMark/>
          </w:tcPr>
          <w:p w14:paraId="7486F78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Reason for bull selection</w:t>
            </w:r>
          </w:p>
        </w:tc>
        <w:tc>
          <w:tcPr>
            <w:tcW w:w="548" w:type="pct"/>
            <w:tcBorders>
              <w:top w:val="nil"/>
              <w:left w:val="nil"/>
              <w:bottom w:val="nil"/>
              <w:right w:val="nil"/>
            </w:tcBorders>
            <w:shd w:val="clear" w:color="000000" w:fill="DEEAF6"/>
            <w:vAlign w:val="center"/>
            <w:hideMark/>
          </w:tcPr>
          <w:p w14:paraId="78D2EF93" w14:textId="42A0920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4F3DCC38" w14:textId="25102F4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EEAF6"/>
            <w:vAlign w:val="center"/>
            <w:hideMark/>
          </w:tcPr>
          <w:p w14:paraId="10D056E4" w14:textId="78F28AD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nil"/>
              <w:right w:val="nil"/>
            </w:tcBorders>
            <w:shd w:val="clear" w:color="000000" w:fill="DEEAF6"/>
            <w:vAlign w:val="center"/>
            <w:hideMark/>
          </w:tcPr>
          <w:p w14:paraId="23A21470" w14:textId="0BC6127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BF6DB97" w14:textId="48BFDC90"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000000" w:fill="DEEAF6"/>
            <w:vAlign w:val="center"/>
            <w:hideMark/>
          </w:tcPr>
          <w:p w14:paraId="6852ED98" w14:textId="037D5F0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071D3D5" w14:textId="7BB3336E"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39D876A2" w14:textId="24C9036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045068B"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3EAA5B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only one bull</w:t>
            </w:r>
          </w:p>
        </w:tc>
        <w:tc>
          <w:tcPr>
            <w:tcW w:w="548" w:type="pct"/>
            <w:tcBorders>
              <w:top w:val="single" w:sz="4" w:space="0" w:color="auto"/>
              <w:left w:val="nil"/>
              <w:bottom w:val="single" w:sz="4" w:space="0" w:color="auto"/>
              <w:right w:val="nil"/>
            </w:tcBorders>
            <w:shd w:val="clear" w:color="auto" w:fill="auto"/>
            <w:vAlign w:val="center"/>
            <w:hideMark/>
          </w:tcPr>
          <w:p w14:paraId="288AA4E1" w14:textId="4E93D3B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9E420B4" w14:textId="182D08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FC798D7" w14:textId="12A2DFD0"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73F6F2F" w14:textId="0D70F08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7993A50" w14:textId="40C73258"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0C5ED98B" w14:textId="34E33DA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DCC721A" w14:textId="0CBFECE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74229A9" w14:textId="39F13D1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71F9A24" w14:textId="77777777" w:rsidTr="0093130E">
        <w:tc>
          <w:tcPr>
            <w:tcW w:w="1610" w:type="pct"/>
            <w:tcBorders>
              <w:top w:val="nil"/>
              <w:left w:val="nil"/>
              <w:bottom w:val="nil"/>
              <w:right w:val="nil"/>
            </w:tcBorders>
            <w:shd w:val="clear" w:color="auto" w:fill="auto"/>
            <w:vAlign w:val="center"/>
            <w:hideMark/>
          </w:tcPr>
          <w:p w14:paraId="5318ED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multiple bulls in herd</w:t>
            </w:r>
          </w:p>
        </w:tc>
        <w:tc>
          <w:tcPr>
            <w:tcW w:w="548" w:type="pct"/>
            <w:tcBorders>
              <w:top w:val="nil"/>
              <w:left w:val="nil"/>
              <w:bottom w:val="nil"/>
              <w:right w:val="nil"/>
            </w:tcBorders>
            <w:shd w:val="clear" w:color="auto" w:fill="auto"/>
            <w:vAlign w:val="center"/>
            <w:hideMark/>
          </w:tcPr>
          <w:p w14:paraId="7E61A309"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02B897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E8B181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9292126" w14:textId="76C1013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9E98F16"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0232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FD53A0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221FC043" w14:textId="6558190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855B15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2691BB6"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Has good body size, composition</w:t>
            </w:r>
          </w:p>
        </w:tc>
        <w:tc>
          <w:tcPr>
            <w:tcW w:w="548" w:type="pct"/>
            <w:tcBorders>
              <w:top w:val="single" w:sz="4" w:space="0" w:color="auto"/>
              <w:left w:val="nil"/>
              <w:bottom w:val="single" w:sz="4" w:space="0" w:color="auto"/>
              <w:right w:val="nil"/>
            </w:tcBorders>
            <w:shd w:val="clear" w:color="auto" w:fill="auto"/>
            <w:vAlign w:val="center"/>
            <w:hideMark/>
          </w:tcPr>
          <w:p w14:paraId="2558FDA5" w14:textId="7FC52C88"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2076553" w14:textId="4A4A5B6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0C71ECE" w14:textId="21A29F3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01F5B622" w14:textId="76C3F94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58DC0A" w14:textId="573EAD8C"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4DFE537C" w14:textId="1A94B9D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0D5A373" w14:textId="56AA28B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EEC3FBB" w14:textId="58EA17B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1861D9E" w14:textId="77777777" w:rsidTr="0093130E">
        <w:tc>
          <w:tcPr>
            <w:tcW w:w="1610" w:type="pct"/>
            <w:tcBorders>
              <w:top w:val="nil"/>
              <w:left w:val="nil"/>
              <w:bottom w:val="nil"/>
              <w:right w:val="nil"/>
            </w:tcBorders>
            <w:shd w:val="clear" w:color="auto" w:fill="auto"/>
            <w:vAlign w:val="center"/>
            <w:hideMark/>
          </w:tcPr>
          <w:p w14:paraId="2A8035BC"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Is son of high-producing cow</w:t>
            </w:r>
          </w:p>
        </w:tc>
        <w:tc>
          <w:tcPr>
            <w:tcW w:w="548" w:type="pct"/>
            <w:tcBorders>
              <w:top w:val="nil"/>
              <w:left w:val="nil"/>
              <w:bottom w:val="nil"/>
              <w:right w:val="nil"/>
            </w:tcBorders>
            <w:shd w:val="clear" w:color="auto" w:fill="auto"/>
            <w:vAlign w:val="center"/>
            <w:hideMark/>
          </w:tcPr>
          <w:p w14:paraId="139A47D0"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0C1BA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311F75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34BC91C" w14:textId="279C38F2"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D6F0998"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7CFDE91"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9A2C0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198E495" w14:textId="2F416C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C6040A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12B090B"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lastRenderedPageBreak/>
              <w:t>Is known to have good fertility</w:t>
            </w:r>
          </w:p>
        </w:tc>
        <w:tc>
          <w:tcPr>
            <w:tcW w:w="548" w:type="pct"/>
            <w:tcBorders>
              <w:top w:val="single" w:sz="4" w:space="0" w:color="auto"/>
              <w:left w:val="nil"/>
              <w:bottom w:val="single" w:sz="4" w:space="0" w:color="auto"/>
              <w:right w:val="nil"/>
            </w:tcBorders>
            <w:shd w:val="clear" w:color="auto" w:fill="auto"/>
            <w:vAlign w:val="center"/>
            <w:hideMark/>
          </w:tcPr>
          <w:p w14:paraId="7B06D23E" w14:textId="7BF08E8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FBCA044" w14:textId="569A07B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25D2167" w14:textId="6E2817B4"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9D737F3" w14:textId="1322551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08A1C59" w14:textId="27283C23"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7D6E6F93" w14:textId="4D97D531"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10BB5450" w14:textId="54DAA7C5"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9E48EA" w14:textId="63630AC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B824DFE" w14:textId="77777777" w:rsidTr="0093130E">
        <w:tc>
          <w:tcPr>
            <w:tcW w:w="1610" w:type="pct"/>
            <w:tcBorders>
              <w:top w:val="nil"/>
              <w:left w:val="nil"/>
              <w:bottom w:val="single" w:sz="4" w:space="0" w:color="auto"/>
              <w:right w:val="nil"/>
            </w:tcBorders>
            <w:shd w:val="clear" w:color="auto" w:fill="auto"/>
            <w:vAlign w:val="center"/>
            <w:hideMark/>
          </w:tcPr>
          <w:p w14:paraId="539C31A2" w14:textId="4CBCE4B0"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8" w:type="pct"/>
            <w:tcBorders>
              <w:top w:val="nil"/>
              <w:left w:val="nil"/>
              <w:bottom w:val="single" w:sz="4" w:space="0" w:color="auto"/>
              <w:right w:val="nil"/>
            </w:tcBorders>
            <w:shd w:val="clear" w:color="auto" w:fill="auto"/>
            <w:vAlign w:val="center"/>
            <w:hideMark/>
          </w:tcPr>
          <w:p w14:paraId="2A290931" w14:textId="69A168CE"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3526184" w14:textId="703E91FB"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0A73A7B9" w14:textId="2B7340A6"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1F6227A" w14:textId="7F83DA85"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956A9E" w14:textId="006325B1"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412804DB" w14:textId="76A9B71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374F1266" w14:textId="67E0D0C1"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F81A420" w14:textId="36B57293" w:rsidR="00C95140" w:rsidRPr="0094201C" w:rsidRDefault="00C95140" w:rsidP="0094201C">
            <w:pPr>
              <w:widowControl/>
              <w:spacing w:line="259" w:lineRule="auto"/>
              <w:jc w:val="center"/>
              <w:rPr>
                <w:rFonts w:eastAsia="Times New Roman" w:cs="Times New Roman"/>
                <w:sz w:val="20"/>
                <w:szCs w:val="20"/>
              </w:rPr>
            </w:pPr>
          </w:p>
        </w:tc>
      </w:tr>
    </w:tbl>
    <w:p w14:paraId="30F6F88B" w14:textId="671291BD" w:rsidR="00C95140" w:rsidRPr="0087225D" w:rsidRDefault="00C95140" w:rsidP="00483879">
      <w:pPr>
        <w:pStyle w:val="BodyText1"/>
        <w:spacing w:after="0"/>
        <w:ind w:left="86" w:hanging="86"/>
        <w:rPr>
          <w:sz w:val="16"/>
        </w:rPr>
      </w:pPr>
      <w:commentRangeStart w:id="882"/>
      <w:r w:rsidRPr="0087225D">
        <w:rPr>
          <w:sz w:val="16"/>
        </w:rPr>
        <w:t>^ Results not statistically reliable, n&lt;30  </w:t>
      </w:r>
      <w:commentRangeEnd w:id="882"/>
      <w:r>
        <w:rPr>
          <w:rStyle w:val="CommentReference"/>
          <w:rFonts w:eastAsia="Arial" w:cs="Arial"/>
          <w:color w:val="000000"/>
        </w:rPr>
        <w:commentReference w:id="882"/>
      </w:r>
    </w:p>
    <w:p w14:paraId="0DA9BC39" w14:textId="00157E82" w:rsidR="00C95140" w:rsidRDefault="00C95140" w:rsidP="00483879">
      <w:pPr>
        <w:pStyle w:val="BodyText1"/>
        <w:spacing w:after="0"/>
        <w:ind w:left="86" w:hanging="86"/>
        <w:rPr>
          <w:sz w:val="16"/>
        </w:rPr>
      </w:pPr>
      <w:commentRangeStart w:id="88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3"/>
      <w:r>
        <w:rPr>
          <w:rStyle w:val="CommentReference"/>
          <w:rFonts w:eastAsia="Arial" w:cs="Arial"/>
          <w:color w:val="000000"/>
        </w:rPr>
        <w:commentReference w:id="883"/>
      </w:r>
    </w:p>
    <w:p w14:paraId="43A69460" w14:textId="5A281FE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896ED28" w14:textId="4D7C7C8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114FFE9" w14:textId="24B14F2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DAA4219"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D49FD4C" w14:textId="544EB6BC" w:rsidR="00C95140" w:rsidRPr="00336AD5" w:rsidRDefault="00C95140" w:rsidP="0094201C">
      <w:pPr>
        <w:pStyle w:val="BodyText1"/>
        <w:rPr>
          <w:highlight w:val="yellow"/>
        </w:rPr>
      </w:pPr>
      <w:r>
        <w:t xml:space="preserve">Farmers who use artificial insemination to breed their dairy cows must obtain artificial insemination services from a provider. </w:t>
      </w:r>
      <w:r>
        <w:rPr>
          <w:b/>
        </w:rPr>
        <w:t>Table 7.3.5</w:t>
      </w:r>
      <w:r w:rsidRPr="00336AD5">
        <w:rPr>
          <w:b/>
        </w:rPr>
        <w:t xml:space="preserve"> </w:t>
      </w:r>
      <w:r w:rsidRPr="00336AD5">
        <w:t xml:space="preserve">presents information </w:t>
      </w:r>
      <w:r>
        <w:t xml:space="preserve">related to artificial insemination </w:t>
      </w:r>
      <w:r w:rsidRPr="00336AD5">
        <w:t xml:space="preserve">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694A6005" w14:textId="77777777" w:rsidR="00C95140" w:rsidRDefault="00C95140" w:rsidP="0094201C">
      <w:pPr>
        <w:pStyle w:val="Tabletitle"/>
      </w:pPr>
      <w:bookmarkStart w:id="884" w:name="_Toc63673131"/>
      <w:r>
        <w:t xml:space="preserve">Table 7.3.5: Primary Providers of Dairy Cow Artificial Insemination Services in the ZOI, in Total and </w:t>
      </w:r>
      <w:r w:rsidRPr="003C31D9">
        <w:t xml:space="preserve">by </w:t>
      </w:r>
      <w:r>
        <w:t>Farmer</w:t>
      </w:r>
      <w:r w:rsidRPr="003C31D9">
        <w:t>s</w:t>
      </w:r>
      <w:r>
        <w:t>’</w:t>
      </w:r>
      <w:r w:rsidRPr="003C31D9">
        <w:t xml:space="preserve"> </w:t>
      </w:r>
      <w:r>
        <w:t>Sex and A</w:t>
      </w:r>
      <w:r w:rsidRPr="003C31D9">
        <w:t>ge</w:t>
      </w:r>
      <w:bookmarkEnd w:id="884"/>
      <w:r w:rsidRPr="003C31D9">
        <w:t xml:space="preserve"> </w:t>
      </w:r>
    </w:p>
    <w:tbl>
      <w:tblPr>
        <w:tblW w:w="5000" w:type="pct"/>
        <w:tblLayout w:type="fixed"/>
        <w:tblLook w:val="04A0" w:firstRow="1" w:lastRow="0" w:firstColumn="1" w:lastColumn="0" w:noHBand="0" w:noVBand="1"/>
      </w:tblPr>
      <w:tblGrid>
        <w:gridCol w:w="3224"/>
        <w:gridCol w:w="1013"/>
        <w:gridCol w:w="1013"/>
        <w:gridCol w:w="735"/>
        <w:gridCol w:w="632"/>
        <w:gridCol w:w="285"/>
        <w:gridCol w:w="1021"/>
        <w:gridCol w:w="1021"/>
        <w:gridCol w:w="632"/>
      </w:tblGrid>
      <w:tr w:rsidR="00C95140" w:rsidRPr="0094201C" w14:paraId="6BCC9B24" w14:textId="77777777" w:rsidTr="0094201C">
        <w:tc>
          <w:tcPr>
            <w:tcW w:w="1683" w:type="pct"/>
            <w:vMerge w:val="restart"/>
            <w:tcBorders>
              <w:top w:val="single" w:sz="4" w:space="0" w:color="auto"/>
              <w:left w:val="nil"/>
              <w:bottom w:val="single" w:sz="4" w:space="0" w:color="000000"/>
              <w:right w:val="nil"/>
            </w:tcBorders>
            <w:shd w:val="clear" w:color="000000" w:fill="387990"/>
            <w:vAlign w:val="bottom"/>
            <w:hideMark/>
          </w:tcPr>
          <w:p w14:paraId="65527F93"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Artificial insemination provider</w:t>
            </w:r>
          </w:p>
        </w:tc>
        <w:tc>
          <w:tcPr>
            <w:tcW w:w="529" w:type="pct"/>
            <w:vMerge w:val="restart"/>
            <w:tcBorders>
              <w:top w:val="single" w:sz="4" w:space="0" w:color="auto"/>
              <w:left w:val="nil"/>
              <w:bottom w:val="nil"/>
              <w:right w:val="nil"/>
            </w:tcBorders>
            <w:shd w:val="clear" w:color="000000" w:fill="387990"/>
            <w:vAlign w:val="bottom"/>
            <w:hideMark/>
          </w:tcPr>
          <w:p w14:paraId="28F5097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43" w:type="pct"/>
            <w:gridSpan w:val="3"/>
            <w:tcBorders>
              <w:top w:val="single" w:sz="4" w:space="0" w:color="auto"/>
              <w:left w:val="nil"/>
              <w:bottom w:val="single" w:sz="4" w:space="0" w:color="FFFFFF"/>
              <w:right w:val="nil"/>
            </w:tcBorders>
            <w:shd w:val="clear" w:color="000000" w:fill="387990"/>
            <w:vAlign w:val="center"/>
            <w:hideMark/>
          </w:tcPr>
          <w:p w14:paraId="5B79C72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9D99BE6"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5C3EAF01" w14:textId="0A9AD95F"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40B1E17" w14:textId="77777777" w:rsidTr="0094201C">
        <w:tc>
          <w:tcPr>
            <w:tcW w:w="1683" w:type="pct"/>
            <w:vMerge/>
            <w:tcBorders>
              <w:top w:val="single" w:sz="4" w:space="0" w:color="auto"/>
              <w:left w:val="nil"/>
              <w:bottom w:val="single" w:sz="4" w:space="0" w:color="000000"/>
              <w:right w:val="nil"/>
            </w:tcBorders>
            <w:vAlign w:val="center"/>
            <w:hideMark/>
          </w:tcPr>
          <w:p w14:paraId="2368B5D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vMerge/>
            <w:tcBorders>
              <w:top w:val="single" w:sz="4" w:space="0" w:color="auto"/>
              <w:left w:val="nil"/>
              <w:bottom w:val="nil"/>
              <w:right w:val="nil"/>
            </w:tcBorders>
            <w:vAlign w:val="center"/>
            <w:hideMark/>
          </w:tcPr>
          <w:p w14:paraId="03155D1E"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65A1F11B"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center"/>
            <w:hideMark/>
          </w:tcPr>
          <w:p w14:paraId="10AB954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center"/>
            <w:hideMark/>
          </w:tcPr>
          <w:p w14:paraId="218A373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149" w:type="pct"/>
            <w:tcBorders>
              <w:top w:val="nil"/>
              <w:left w:val="nil"/>
              <w:bottom w:val="nil"/>
              <w:right w:val="nil"/>
            </w:tcBorders>
            <w:shd w:val="clear" w:color="000000" w:fill="387990"/>
            <w:vAlign w:val="center"/>
            <w:hideMark/>
          </w:tcPr>
          <w:p w14:paraId="4E75B0FE"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1413E2F5" w14:textId="7191C53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59F68CF2" w14:textId="00478F33"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center"/>
            <w:hideMark/>
          </w:tcPr>
          <w:p w14:paraId="628A05B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r>
      <w:tr w:rsidR="00C95140" w:rsidRPr="0094201C" w14:paraId="0B735F32" w14:textId="77777777" w:rsidTr="0094201C">
        <w:tc>
          <w:tcPr>
            <w:tcW w:w="1683" w:type="pct"/>
            <w:vMerge/>
            <w:tcBorders>
              <w:top w:val="single" w:sz="4" w:space="0" w:color="auto"/>
              <w:left w:val="nil"/>
              <w:bottom w:val="single" w:sz="4" w:space="0" w:color="000000"/>
              <w:right w:val="nil"/>
            </w:tcBorders>
            <w:vAlign w:val="center"/>
            <w:hideMark/>
          </w:tcPr>
          <w:p w14:paraId="198E50E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single" w:sz="4" w:space="0" w:color="auto"/>
              <w:right w:val="nil"/>
            </w:tcBorders>
            <w:shd w:val="clear" w:color="000000" w:fill="387990"/>
            <w:vAlign w:val="center"/>
            <w:hideMark/>
          </w:tcPr>
          <w:p w14:paraId="03C304D1"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6B9C774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center"/>
            <w:hideMark/>
          </w:tcPr>
          <w:p w14:paraId="6C99B9B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607654F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center"/>
            <w:hideMark/>
          </w:tcPr>
          <w:p w14:paraId="36A60CC0"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B44021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1B11B64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118A8DE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57963A04" w14:textId="77777777" w:rsidTr="0094201C">
        <w:tc>
          <w:tcPr>
            <w:tcW w:w="1683" w:type="pct"/>
            <w:tcBorders>
              <w:top w:val="nil"/>
              <w:left w:val="nil"/>
              <w:bottom w:val="single" w:sz="4" w:space="0" w:color="auto"/>
              <w:right w:val="nil"/>
            </w:tcBorders>
            <w:shd w:val="clear" w:color="000000" w:fill="DDEBF7"/>
            <w:vAlign w:val="center"/>
            <w:hideMark/>
          </w:tcPr>
          <w:p w14:paraId="6417A713" w14:textId="77777777" w:rsidR="00C95140" w:rsidRPr="0094201C" w:rsidRDefault="00C95140" w:rsidP="0094201C">
            <w:pPr>
              <w:widowControl/>
              <w:spacing w:line="259" w:lineRule="auto"/>
              <w:rPr>
                <w:rFonts w:eastAsia="Times New Roman" w:cs="Times New Roman"/>
                <w:b/>
                <w:bCs/>
                <w:color w:val="auto"/>
                <w:sz w:val="20"/>
                <w:szCs w:val="20"/>
              </w:rPr>
            </w:pPr>
            <w:r w:rsidRPr="0094201C">
              <w:rPr>
                <w:rFonts w:eastAsia="Times New Roman" w:cs="Times New Roman"/>
                <w:b/>
                <w:bCs/>
                <w:color w:val="auto"/>
                <w:sz w:val="20"/>
                <w:szCs w:val="20"/>
              </w:rPr>
              <w:t>Primary provider</w:t>
            </w:r>
          </w:p>
        </w:tc>
        <w:tc>
          <w:tcPr>
            <w:tcW w:w="529" w:type="pct"/>
            <w:tcBorders>
              <w:top w:val="nil"/>
              <w:left w:val="nil"/>
              <w:bottom w:val="single" w:sz="4" w:space="0" w:color="auto"/>
              <w:right w:val="nil"/>
            </w:tcBorders>
            <w:shd w:val="clear" w:color="000000" w:fill="DDEBF7"/>
            <w:vAlign w:val="center"/>
            <w:hideMark/>
          </w:tcPr>
          <w:p w14:paraId="7A7180A8" w14:textId="7C5DA9DD" w:rsidR="00C95140" w:rsidRPr="0094201C" w:rsidRDefault="00C95140" w:rsidP="0094201C">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vAlign w:val="center"/>
            <w:hideMark/>
          </w:tcPr>
          <w:p w14:paraId="6F61976D" w14:textId="304A873C" w:rsidR="00C95140" w:rsidRPr="0094201C" w:rsidRDefault="00C95140" w:rsidP="0094201C">
            <w:pPr>
              <w:widowControl/>
              <w:spacing w:line="259" w:lineRule="auto"/>
              <w:jc w:val="center"/>
              <w:rPr>
                <w:rFonts w:eastAsia="Times New Roman" w:cs="Times New Roman"/>
                <w:b/>
                <w:bCs/>
                <w:color w:val="auto"/>
                <w:sz w:val="20"/>
                <w:szCs w:val="20"/>
              </w:rPr>
            </w:pPr>
          </w:p>
        </w:tc>
        <w:tc>
          <w:tcPr>
            <w:tcW w:w="384" w:type="pct"/>
            <w:tcBorders>
              <w:top w:val="nil"/>
              <w:left w:val="nil"/>
              <w:bottom w:val="single" w:sz="4" w:space="0" w:color="auto"/>
              <w:right w:val="nil"/>
            </w:tcBorders>
            <w:shd w:val="clear" w:color="000000" w:fill="DDEBF7"/>
            <w:vAlign w:val="center"/>
            <w:hideMark/>
          </w:tcPr>
          <w:p w14:paraId="0DFB2E1B" w14:textId="3632DDB1"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8247EDF" w14:textId="586FA16C" w:rsidR="00C95140" w:rsidRPr="0094201C" w:rsidRDefault="00C95140" w:rsidP="0094201C">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2B2432A4" w14:textId="4D908912"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26B77A59" w14:textId="3CE75367"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67DD67B8" w14:textId="1177646C"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3E0F14F" w14:textId="2C543A15" w:rsidR="00C95140" w:rsidRPr="0094201C" w:rsidRDefault="00C95140" w:rsidP="0094201C">
            <w:pPr>
              <w:widowControl/>
              <w:spacing w:line="259" w:lineRule="auto"/>
              <w:jc w:val="center"/>
              <w:rPr>
                <w:rFonts w:eastAsia="Times New Roman" w:cs="Times New Roman"/>
                <w:b/>
                <w:bCs/>
                <w:color w:val="auto"/>
                <w:sz w:val="20"/>
                <w:szCs w:val="20"/>
              </w:rPr>
            </w:pPr>
          </w:p>
        </w:tc>
      </w:tr>
      <w:tr w:rsidR="00C95140" w:rsidRPr="0094201C" w14:paraId="561180EE" w14:textId="77777777" w:rsidTr="0094201C">
        <w:tc>
          <w:tcPr>
            <w:tcW w:w="1683" w:type="pct"/>
            <w:tcBorders>
              <w:top w:val="nil"/>
              <w:left w:val="nil"/>
              <w:bottom w:val="nil"/>
              <w:right w:val="nil"/>
            </w:tcBorders>
            <w:shd w:val="clear" w:color="auto" w:fill="auto"/>
            <w:vAlign w:val="center"/>
            <w:hideMark/>
          </w:tcPr>
          <w:p w14:paraId="393C8EE2"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Cooperative</w:t>
            </w:r>
          </w:p>
        </w:tc>
        <w:tc>
          <w:tcPr>
            <w:tcW w:w="529" w:type="pct"/>
            <w:tcBorders>
              <w:top w:val="nil"/>
              <w:left w:val="nil"/>
              <w:bottom w:val="nil"/>
              <w:right w:val="nil"/>
            </w:tcBorders>
            <w:shd w:val="clear" w:color="auto" w:fill="auto"/>
            <w:vAlign w:val="center"/>
            <w:hideMark/>
          </w:tcPr>
          <w:p w14:paraId="63424F5D"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1EB85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4377880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BA9FD29" w14:textId="36450FF8"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361FA78"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0D288A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7D0B427"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C9BF4F8" w14:textId="12827CD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BE8A41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788C20CF"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services provider</w:t>
            </w:r>
          </w:p>
        </w:tc>
        <w:tc>
          <w:tcPr>
            <w:tcW w:w="529" w:type="pct"/>
            <w:tcBorders>
              <w:top w:val="single" w:sz="4" w:space="0" w:color="auto"/>
              <w:left w:val="nil"/>
              <w:bottom w:val="single" w:sz="4" w:space="0" w:color="auto"/>
              <w:right w:val="nil"/>
            </w:tcBorders>
            <w:shd w:val="clear" w:color="auto" w:fill="auto"/>
            <w:vAlign w:val="center"/>
            <w:hideMark/>
          </w:tcPr>
          <w:p w14:paraId="32D38E66" w14:textId="32FC9648"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790AB9CA" w14:textId="1F1E0EE4"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2B867950" w14:textId="5F2E064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0E8C083" w14:textId="03B406F9"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2E423F" w14:textId="2C7C39E0"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5B050DC" w14:textId="34C521CA"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81B104C" w14:textId="09AE0CF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14CD734" w14:textId="753322C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8326D8A" w14:textId="77777777" w:rsidTr="0094201C">
        <w:tc>
          <w:tcPr>
            <w:tcW w:w="1683" w:type="pct"/>
            <w:tcBorders>
              <w:top w:val="nil"/>
              <w:left w:val="nil"/>
              <w:bottom w:val="nil"/>
              <w:right w:val="nil"/>
            </w:tcBorders>
            <w:shd w:val="clear" w:color="auto" w:fill="auto"/>
            <w:vAlign w:val="center"/>
            <w:hideMark/>
          </w:tcPr>
          <w:p w14:paraId="36EB8A54"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Community animal health worker</w:t>
            </w:r>
          </w:p>
        </w:tc>
        <w:tc>
          <w:tcPr>
            <w:tcW w:w="529" w:type="pct"/>
            <w:tcBorders>
              <w:top w:val="nil"/>
              <w:left w:val="nil"/>
              <w:bottom w:val="nil"/>
              <w:right w:val="nil"/>
            </w:tcBorders>
            <w:shd w:val="clear" w:color="auto" w:fill="auto"/>
            <w:vAlign w:val="center"/>
            <w:hideMark/>
          </w:tcPr>
          <w:p w14:paraId="0526840C"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1A4776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0D86A43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15658A7" w14:textId="45C968E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893B883"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61A5C20"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C4CF118"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ECA0BC5" w14:textId="5ACB676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8C33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21A13368"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veterinary pharmacy</w:t>
            </w:r>
          </w:p>
        </w:tc>
        <w:tc>
          <w:tcPr>
            <w:tcW w:w="529" w:type="pct"/>
            <w:tcBorders>
              <w:top w:val="single" w:sz="4" w:space="0" w:color="auto"/>
              <w:left w:val="nil"/>
              <w:bottom w:val="single" w:sz="4" w:space="0" w:color="auto"/>
              <w:right w:val="nil"/>
            </w:tcBorders>
            <w:shd w:val="clear" w:color="auto" w:fill="auto"/>
            <w:vAlign w:val="center"/>
            <w:hideMark/>
          </w:tcPr>
          <w:p w14:paraId="403DE251" w14:textId="484B88D4"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2120067C" w14:textId="14CD0AC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64A57A58" w14:textId="19224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B535DC2" w14:textId="5391202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40A283" w14:textId="018AC06D"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2A7368F" w14:textId="4304C3AE"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E4E3EA" w14:textId="28D3B8E3"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F086B4B" w14:textId="5D68B720"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8C608B0" w14:textId="77777777" w:rsidTr="0094201C">
        <w:tc>
          <w:tcPr>
            <w:tcW w:w="1683" w:type="pct"/>
            <w:tcBorders>
              <w:top w:val="nil"/>
              <w:left w:val="nil"/>
              <w:bottom w:val="nil"/>
              <w:right w:val="nil"/>
            </w:tcBorders>
            <w:shd w:val="clear" w:color="auto" w:fill="auto"/>
            <w:vAlign w:val="center"/>
            <w:hideMark/>
          </w:tcPr>
          <w:p w14:paraId="5835B37A"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Government extension agent</w:t>
            </w:r>
          </w:p>
        </w:tc>
        <w:tc>
          <w:tcPr>
            <w:tcW w:w="529" w:type="pct"/>
            <w:tcBorders>
              <w:top w:val="nil"/>
              <w:left w:val="nil"/>
              <w:bottom w:val="nil"/>
              <w:right w:val="nil"/>
            </w:tcBorders>
            <w:shd w:val="clear" w:color="auto" w:fill="auto"/>
            <w:vAlign w:val="center"/>
            <w:hideMark/>
          </w:tcPr>
          <w:p w14:paraId="1F332664"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854805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2CCCD51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1879E6" w14:textId="15463E9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B094784"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3E09806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0D90978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F12369C" w14:textId="42DBD2E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1B34D1D"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60483841"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Other</w:t>
            </w:r>
          </w:p>
        </w:tc>
        <w:tc>
          <w:tcPr>
            <w:tcW w:w="529" w:type="pct"/>
            <w:tcBorders>
              <w:top w:val="single" w:sz="4" w:space="0" w:color="auto"/>
              <w:left w:val="nil"/>
              <w:bottom w:val="single" w:sz="4" w:space="0" w:color="auto"/>
              <w:right w:val="nil"/>
            </w:tcBorders>
            <w:shd w:val="clear" w:color="auto" w:fill="auto"/>
            <w:vAlign w:val="center"/>
            <w:hideMark/>
          </w:tcPr>
          <w:p w14:paraId="4DA2FA3E" w14:textId="06372D5C"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066F432" w14:textId="0DD3C77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08B2C336" w14:textId="1096E33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F7A611" w14:textId="0796779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AAABEA" w14:textId="3275A1F6"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920114" w14:textId="65D31B41"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D404AA2" w14:textId="6EC971FD"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7C180D" w14:textId="4126EDE6"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925455" w14:textId="77777777" w:rsidTr="0094201C">
        <w:tc>
          <w:tcPr>
            <w:tcW w:w="1683" w:type="pct"/>
            <w:tcBorders>
              <w:top w:val="nil"/>
              <w:left w:val="nil"/>
              <w:bottom w:val="single" w:sz="4" w:space="0" w:color="auto"/>
              <w:right w:val="nil"/>
            </w:tcBorders>
            <w:shd w:val="clear" w:color="auto" w:fill="auto"/>
            <w:vAlign w:val="center"/>
            <w:hideMark/>
          </w:tcPr>
          <w:p w14:paraId="36A239B0" w14:textId="059E211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use artificial insemination to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9" w:type="pct"/>
            <w:tcBorders>
              <w:top w:val="nil"/>
              <w:left w:val="nil"/>
              <w:bottom w:val="single" w:sz="4" w:space="0" w:color="auto"/>
              <w:right w:val="nil"/>
            </w:tcBorders>
            <w:shd w:val="clear" w:color="auto" w:fill="auto"/>
            <w:vAlign w:val="center"/>
            <w:hideMark/>
          </w:tcPr>
          <w:p w14:paraId="088BDAD9" w14:textId="0D81551E"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vAlign w:val="center"/>
            <w:hideMark/>
          </w:tcPr>
          <w:p w14:paraId="78577C5D" w14:textId="35AB1B18"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4F4AEB34" w14:textId="003B2E3B"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2E07A1" w14:textId="79693DF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8E767E1" w14:textId="557BE15C"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0890C04" w14:textId="0C81758B"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749EB0CB" w14:textId="5D871748"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6F1568F" w14:textId="2295116E" w:rsidR="00C95140" w:rsidRPr="0094201C" w:rsidRDefault="00C95140" w:rsidP="0094201C">
            <w:pPr>
              <w:widowControl/>
              <w:spacing w:line="259" w:lineRule="auto"/>
              <w:jc w:val="center"/>
              <w:rPr>
                <w:rFonts w:eastAsia="Times New Roman" w:cs="Times New Roman"/>
                <w:sz w:val="20"/>
                <w:szCs w:val="20"/>
              </w:rPr>
            </w:pPr>
          </w:p>
        </w:tc>
      </w:tr>
    </w:tbl>
    <w:p w14:paraId="4FBA3D69" w14:textId="5EA4DDB2" w:rsidR="00C95140" w:rsidRPr="0087225D" w:rsidRDefault="00C95140" w:rsidP="00483879">
      <w:pPr>
        <w:pStyle w:val="BodyText1"/>
        <w:spacing w:after="0"/>
        <w:ind w:left="86" w:hanging="86"/>
        <w:rPr>
          <w:sz w:val="16"/>
        </w:rPr>
      </w:pPr>
      <w:commentRangeStart w:id="885"/>
      <w:r w:rsidRPr="0087225D">
        <w:rPr>
          <w:sz w:val="16"/>
        </w:rPr>
        <w:t>^ Results not statistically reliable, n&lt;30  </w:t>
      </w:r>
      <w:commentRangeEnd w:id="885"/>
      <w:r>
        <w:rPr>
          <w:rStyle w:val="CommentReference"/>
          <w:rFonts w:eastAsia="Arial" w:cs="Arial"/>
          <w:color w:val="000000"/>
        </w:rPr>
        <w:commentReference w:id="885"/>
      </w:r>
    </w:p>
    <w:p w14:paraId="36D2BACA" w14:textId="3B55F044" w:rsidR="00C95140" w:rsidRDefault="00C95140" w:rsidP="00483879">
      <w:pPr>
        <w:pStyle w:val="L1-FlLSp12"/>
        <w:spacing w:after="0"/>
        <w:ind w:left="86" w:hanging="86"/>
        <w:rPr>
          <w:sz w:val="16"/>
        </w:rPr>
      </w:pPr>
      <w:commentRangeStart w:id="88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6"/>
      <w:r>
        <w:rPr>
          <w:rStyle w:val="CommentReference"/>
          <w:rFonts w:eastAsia="Arial" w:cs="Arial"/>
          <w:color w:val="000000"/>
        </w:rPr>
        <w:commentReference w:id="886"/>
      </w:r>
    </w:p>
    <w:p w14:paraId="4D54A276" w14:textId="0FB1F326"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2E962DB" w14:textId="0B2A881D"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E824B2C" w14:textId="68F45A7C"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378A81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A1318A" w14:textId="461F873B" w:rsidR="00C95140" w:rsidRDefault="00817580" w:rsidP="00422772">
      <w:pPr>
        <w:pStyle w:val="Heading4"/>
      </w:pPr>
      <w:r>
        <w:t>Use of i</w:t>
      </w:r>
      <w:r w:rsidR="00C95140">
        <w:t>nput</w:t>
      </w:r>
      <w:r>
        <w:t>s</w:t>
      </w:r>
    </w:p>
    <w:p w14:paraId="5DF66634" w14:textId="4293B5C1" w:rsidR="00C95140" w:rsidRPr="00336AD5" w:rsidRDefault="00C95140" w:rsidP="0094201C">
      <w:pPr>
        <w:pStyle w:val="BodyText1"/>
      </w:pPr>
      <w:r>
        <w:t>The input</w:t>
      </w:r>
      <w:r w:rsidR="004A61C1">
        <w:t>s</w:t>
      </w:r>
      <w:r>
        <w:t xml:space="preserve"> discussed in this section include dairy cow housing, water supply, feed, and health services, including vaccinations and mastitis prevention. Housing for dairy cows can range from no housing to improved housing that has a roof, sides, and a concrete floor. Dairy cows consume large amounts of water. Dairy cows may be brought to a water source (e.g., a pond, pool, creek, or stream), or water might be brought to the dairy cows (e.g., in buckets or by pipe). </w:t>
      </w:r>
      <w:r>
        <w:rPr>
          <w:b/>
        </w:rPr>
        <w:t>Table 7.3.6</w:t>
      </w:r>
      <w:r w:rsidRPr="00336AD5">
        <w:rPr>
          <w:b/>
        </w:rPr>
        <w:t xml:space="preserve"> </w:t>
      </w:r>
      <w:r>
        <w:t xml:space="preserve">presents </w:t>
      </w:r>
      <w:r w:rsidRPr="00336AD5">
        <w:t xml:space="preserve">the </w:t>
      </w:r>
      <w:r>
        <w:t xml:space="preserve">type of housing and water supply methods that farmers in the ZOI use for their dairy </w:t>
      </w:r>
      <w:r w:rsidR="00945543">
        <w:t>cows</w:t>
      </w:r>
      <w:r w:rsidRPr="00336AD5">
        <w:t xml:space="preserve">. </w:t>
      </w:r>
      <w:r w:rsidRPr="00480E14">
        <w:rPr>
          <w:highlight w:val="yellow"/>
        </w:rPr>
        <w:t>[Discuss findings. Were any differences found between disaggregate categories?]</w:t>
      </w:r>
    </w:p>
    <w:p w14:paraId="50BBC862" w14:textId="65D3ED50" w:rsidR="00C95140" w:rsidRDefault="00C95140" w:rsidP="00A91EAD">
      <w:pPr>
        <w:pStyle w:val="Tabletitle"/>
      </w:pPr>
      <w:bookmarkStart w:id="887" w:name="_Toc63673132"/>
      <w:r>
        <w:lastRenderedPageBreak/>
        <w:t>Table 7.3.6:</w:t>
      </w:r>
      <w:r w:rsidRPr="00CC2AD2">
        <w:t xml:space="preserve"> </w:t>
      </w:r>
      <w:r>
        <w:t>Type of Housing and Water Supply Method Used for Dairy C</w:t>
      </w:r>
      <w:r w:rsidR="00945543">
        <w:t>ows</w:t>
      </w:r>
      <w:r>
        <w:t xml:space="preserve"> in the ZOI, in Total and by Farmers’ Sex and Age</w:t>
      </w:r>
      <w:bookmarkEnd w:id="887"/>
    </w:p>
    <w:tbl>
      <w:tblPr>
        <w:tblW w:w="5000" w:type="pct"/>
        <w:tblLook w:val="04A0" w:firstRow="1" w:lastRow="0" w:firstColumn="1" w:lastColumn="0" w:noHBand="0" w:noVBand="1"/>
      </w:tblPr>
      <w:tblGrid>
        <w:gridCol w:w="3131"/>
        <w:gridCol w:w="1002"/>
        <w:gridCol w:w="931"/>
        <w:gridCol w:w="833"/>
        <w:gridCol w:w="632"/>
        <w:gridCol w:w="285"/>
        <w:gridCol w:w="1065"/>
        <w:gridCol w:w="1065"/>
        <w:gridCol w:w="632"/>
      </w:tblGrid>
      <w:tr w:rsidR="00C95140" w:rsidRPr="0094201C" w14:paraId="60F35925" w14:textId="77777777" w:rsidTr="0094201C">
        <w:tc>
          <w:tcPr>
            <w:tcW w:w="1635" w:type="pct"/>
            <w:vMerge w:val="restart"/>
            <w:tcBorders>
              <w:top w:val="single" w:sz="4" w:space="0" w:color="auto"/>
              <w:left w:val="nil"/>
              <w:bottom w:val="single" w:sz="4" w:space="0" w:color="000000"/>
              <w:right w:val="nil"/>
            </w:tcBorders>
            <w:shd w:val="clear" w:color="000000" w:fill="387990"/>
            <w:vAlign w:val="bottom"/>
            <w:hideMark/>
          </w:tcPr>
          <w:p w14:paraId="4F033C3B" w14:textId="77777777" w:rsidR="00C95140" w:rsidRPr="0094201C" w:rsidRDefault="00C95140" w:rsidP="00A91EAD">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Characteristic</w:t>
            </w:r>
          </w:p>
        </w:tc>
        <w:tc>
          <w:tcPr>
            <w:tcW w:w="523" w:type="pct"/>
            <w:vMerge w:val="restart"/>
            <w:tcBorders>
              <w:top w:val="single" w:sz="4" w:space="0" w:color="auto"/>
              <w:left w:val="nil"/>
              <w:bottom w:val="nil"/>
              <w:right w:val="nil"/>
            </w:tcBorders>
            <w:shd w:val="clear" w:color="000000" w:fill="387990"/>
            <w:vAlign w:val="bottom"/>
            <w:hideMark/>
          </w:tcPr>
          <w:p w14:paraId="4A2A7B19"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51" w:type="pct"/>
            <w:gridSpan w:val="3"/>
            <w:tcBorders>
              <w:top w:val="single" w:sz="4" w:space="0" w:color="auto"/>
              <w:left w:val="nil"/>
              <w:bottom w:val="single" w:sz="4" w:space="0" w:color="FFFFFF"/>
              <w:right w:val="nil"/>
            </w:tcBorders>
            <w:shd w:val="clear" w:color="000000" w:fill="387990"/>
            <w:vAlign w:val="center"/>
            <w:hideMark/>
          </w:tcPr>
          <w:p w14:paraId="5AC15BD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6ED9801" w14:textId="77777777" w:rsidR="00C95140" w:rsidRPr="0094201C" w:rsidRDefault="00C95140" w:rsidP="00A91EAD">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42" w:type="pct"/>
            <w:gridSpan w:val="3"/>
            <w:tcBorders>
              <w:top w:val="single" w:sz="4" w:space="0" w:color="auto"/>
              <w:left w:val="nil"/>
              <w:bottom w:val="single" w:sz="4" w:space="0" w:color="FFFFFF"/>
              <w:right w:val="nil"/>
            </w:tcBorders>
            <w:shd w:val="clear" w:color="000000" w:fill="387990"/>
            <w:vAlign w:val="center"/>
            <w:hideMark/>
          </w:tcPr>
          <w:p w14:paraId="23ED4817" w14:textId="544D3E44"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C10E621" w14:textId="77777777" w:rsidTr="00BE7C43">
        <w:tc>
          <w:tcPr>
            <w:tcW w:w="1635" w:type="pct"/>
            <w:vMerge/>
            <w:tcBorders>
              <w:top w:val="single" w:sz="4" w:space="0" w:color="auto"/>
              <w:left w:val="nil"/>
              <w:bottom w:val="single" w:sz="4" w:space="0" w:color="000000"/>
              <w:right w:val="nil"/>
            </w:tcBorders>
            <w:vAlign w:val="center"/>
            <w:hideMark/>
          </w:tcPr>
          <w:p w14:paraId="72AFC285"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vMerge/>
            <w:tcBorders>
              <w:top w:val="single" w:sz="4" w:space="0" w:color="auto"/>
              <w:left w:val="nil"/>
              <w:bottom w:val="nil"/>
              <w:right w:val="nil"/>
            </w:tcBorders>
            <w:vAlign w:val="center"/>
            <w:hideMark/>
          </w:tcPr>
          <w:p w14:paraId="5BC65F9A"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44E776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35" w:type="pct"/>
            <w:tcBorders>
              <w:top w:val="nil"/>
              <w:left w:val="nil"/>
              <w:bottom w:val="nil"/>
              <w:right w:val="nil"/>
            </w:tcBorders>
            <w:shd w:val="clear" w:color="000000" w:fill="387990"/>
            <w:vAlign w:val="bottom"/>
            <w:hideMark/>
          </w:tcPr>
          <w:p w14:paraId="3146955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BDAE611" w14:textId="668ED0D3" w:rsidR="00C95140" w:rsidRPr="0094201C" w:rsidRDefault="00C95140" w:rsidP="00A91EAD">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7B9095F" w14:textId="0FEE183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30A94A45" w14:textId="325A8D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56" w:type="pct"/>
            <w:tcBorders>
              <w:top w:val="nil"/>
              <w:left w:val="nil"/>
              <w:bottom w:val="nil"/>
              <w:right w:val="nil"/>
            </w:tcBorders>
            <w:shd w:val="clear" w:color="000000" w:fill="387990"/>
            <w:vAlign w:val="bottom"/>
            <w:hideMark/>
          </w:tcPr>
          <w:p w14:paraId="6992FADA" w14:textId="56E0EAA2"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6AE6977" w14:textId="3C24404A" w:rsidR="00C95140" w:rsidRPr="0094201C" w:rsidRDefault="00C95140" w:rsidP="00A91EAD">
            <w:pPr>
              <w:keepNext/>
              <w:widowControl/>
              <w:spacing w:line="259" w:lineRule="auto"/>
              <w:jc w:val="center"/>
              <w:rPr>
                <w:rFonts w:eastAsia="Times New Roman" w:cs="Times New Roman"/>
                <w:b/>
                <w:bCs/>
                <w:color w:val="FFFFFF"/>
                <w:sz w:val="20"/>
                <w:szCs w:val="20"/>
              </w:rPr>
            </w:pPr>
          </w:p>
        </w:tc>
      </w:tr>
      <w:tr w:rsidR="00C95140" w:rsidRPr="0094201C" w14:paraId="18DE26B4" w14:textId="77777777" w:rsidTr="00BE7C43">
        <w:tc>
          <w:tcPr>
            <w:tcW w:w="1635" w:type="pct"/>
            <w:vMerge/>
            <w:tcBorders>
              <w:top w:val="single" w:sz="4" w:space="0" w:color="auto"/>
              <w:left w:val="nil"/>
              <w:bottom w:val="single" w:sz="4" w:space="0" w:color="000000"/>
              <w:right w:val="nil"/>
            </w:tcBorders>
            <w:vAlign w:val="center"/>
            <w:hideMark/>
          </w:tcPr>
          <w:p w14:paraId="1F59490C"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tcBorders>
              <w:top w:val="nil"/>
              <w:left w:val="nil"/>
              <w:bottom w:val="single" w:sz="4" w:space="0" w:color="auto"/>
              <w:right w:val="nil"/>
            </w:tcBorders>
            <w:shd w:val="clear" w:color="000000" w:fill="387990"/>
            <w:vAlign w:val="center"/>
            <w:hideMark/>
          </w:tcPr>
          <w:p w14:paraId="3F5408A8"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15DCF0D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35" w:type="pct"/>
            <w:tcBorders>
              <w:top w:val="nil"/>
              <w:left w:val="nil"/>
              <w:bottom w:val="single" w:sz="4" w:space="0" w:color="auto"/>
              <w:right w:val="nil"/>
            </w:tcBorders>
            <w:shd w:val="clear" w:color="000000" w:fill="387990"/>
            <w:vAlign w:val="bottom"/>
            <w:hideMark/>
          </w:tcPr>
          <w:p w14:paraId="580F6F5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32E7E1E"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9A9433B" w14:textId="55C31AD7"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3D84EB5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bottom"/>
            <w:hideMark/>
          </w:tcPr>
          <w:p w14:paraId="2F45A906"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E72100B"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658C4B3C" w14:textId="77777777" w:rsidTr="0094201C">
        <w:tc>
          <w:tcPr>
            <w:tcW w:w="1635" w:type="pct"/>
            <w:tcBorders>
              <w:top w:val="nil"/>
              <w:left w:val="nil"/>
              <w:bottom w:val="nil"/>
              <w:right w:val="nil"/>
            </w:tcBorders>
            <w:shd w:val="clear" w:color="000000" w:fill="DEEAF6"/>
            <w:vAlign w:val="center"/>
            <w:hideMark/>
          </w:tcPr>
          <w:p w14:paraId="1D7F7D6B" w14:textId="77777777" w:rsidR="00C95140" w:rsidRPr="0094201C" w:rsidRDefault="00C95140" w:rsidP="00A91EAD">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housing</w:t>
            </w:r>
          </w:p>
        </w:tc>
        <w:tc>
          <w:tcPr>
            <w:tcW w:w="523" w:type="pct"/>
            <w:tcBorders>
              <w:top w:val="nil"/>
              <w:left w:val="nil"/>
              <w:bottom w:val="nil"/>
              <w:right w:val="nil"/>
            </w:tcBorders>
            <w:shd w:val="clear" w:color="000000" w:fill="DEEAF6"/>
            <w:vAlign w:val="center"/>
            <w:hideMark/>
          </w:tcPr>
          <w:p w14:paraId="3EFB23EC" w14:textId="3AECADC9" w:rsidR="00C95140" w:rsidRPr="0094201C" w:rsidRDefault="00C95140" w:rsidP="00A91EAD">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000000" w:fill="DEEAF6"/>
            <w:vAlign w:val="center"/>
            <w:hideMark/>
          </w:tcPr>
          <w:p w14:paraId="439DFB76" w14:textId="24D3D6A8" w:rsidR="00C95140" w:rsidRPr="0094201C" w:rsidRDefault="00C95140" w:rsidP="00A91EAD">
            <w:pPr>
              <w:keepNext/>
              <w:widowControl/>
              <w:spacing w:line="259" w:lineRule="auto"/>
              <w:jc w:val="center"/>
              <w:rPr>
                <w:rFonts w:eastAsia="Times New Roman" w:cs="Times New Roman"/>
                <w:b/>
                <w:bCs/>
                <w:sz w:val="20"/>
                <w:szCs w:val="20"/>
              </w:rPr>
            </w:pPr>
          </w:p>
        </w:tc>
        <w:tc>
          <w:tcPr>
            <w:tcW w:w="435" w:type="pct"/>
            <w:tcBorders>
              <w:top w:val="nil"/>
              <w:left w:val="nil"/>
              <w:bottom w:val="nil"/>
              <w:right w:val="nil"/>
            </w:tcBorders>
            <w:shd w:val="clear" w:color="000000" w:fill="DEEAF6"/>
            <w:vAlign w:val="center"/>
            <w:hideMark/>
          </w:tcPr>
          <w:p w14:paraId="1EC4B8D5" w14:textId="6DDEAE50"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7BF38A7C" w14:textId="12D2379D" w:rsidR="00C95140" w:rsidRPr="0094201C" w:rsidRDefault="00C95140" w:rsidP="00A91EAD">
            <w:pPr>
              <w:keepNext/>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49149F59" w14:textId="25AC41F3"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3731ED2D" w14:textId="5C6ADEC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1164BB01" w14:textId="0AF1F195"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6066DF2A" w14:textId="7ECDA0D0" w:rsidR="00C95140" w:rsidRPr="0094201C" w:rsidRDefault="00C95140" w:rsidP="00A91EAD">
            <w:pPr>
              <w:keepNext/>
              <w:widowControl/>
              <w:spacing w:line="259" w:lineRule="auto"/>
              <w:jc w:val="center"/>
              <w:rPr>
                <w:rFonts w:eastAsia="Times New Roman" w:cs="Times New Roman"/>
                <w:b/>
                <w:bCs/>
                <w:sz w:val="20"/>
                <w:szCs w:val="20"/>
              </w:rPr>
            </w:pPr>
          </w:p>
        </w:tc>
      </w:tr>
      <w:tr w:rsidR="00C95140" w:rsidRPr="0094201C" w14:paraId="072E5F22"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22F3C19"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Family housing</w:t>
            </w:r>
          </w:p>
        </w:tc>
        <w:tc>
          <w:tcPr>
            <w:tcW w:w="523" w:type="pct"/>
            <w:tcBorders>
              <w:top w:val="single" w:sz="4" w:space="0" w:color="auto"/>
              <w:left w:val="nil"/>
              <w:bottom w:val="single" w:sz="4" w:space="0" w:color="auto"/>
              <w:right w:val="nil"/>
            </w:tcBorders>
            <w:shd w:val="clear" w:color="auto" w:fill="auto"/>
            <w:vAlign w:val="center"/>
            <w:hideMark/>
          </w:tcPr>
          <w:p w14:paraId="79217C38" w14:textId="319F5AE7" w:rsidR="00C95140" w:rsidRPr="0094201C" w:rsidRDefault="00C95140" w:rsidP="00A91EAD">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4A77B30" w14:textId="496F15D3" w:rsidR="00C95140" w:rsidRPr="0094201C" w:rsidRDefault="00C95140" w:rsidP="00A91EAD">
            <w:pPr>
              <w:keepNext/>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2DAA3D" w14:textId="45A52B8D"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E8E325" w14:textId="6C848946" w:rsidR="00C95140" w:rsidRPr="0094201C" w:rsidRDefault="00C95140" w:rsidP="00A91EAD">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35EB505" w14:textId="3393467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03534B99" w14:textId="3402AC1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D87EAB3" w14:textId="6590503B"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439EC2" w14:textId="6C62E6E2" w:rsidR="00C95140" w:rsidRPr="0094201C" w:rsidRDefault="00C95140" w:rsidP="00A91EAD">
            <w:pPr>
              <w:keepNext/>
              <w:widowControl/>
              <w:spacing w:line="259" w:lineRule="auto"/>
              <w:jc w:val="center"/>
              <w:rPr>
                <w:rFonts w:eastAsia="Times New Roman" w:cs="Times New Roman"/>
                <w:sz w:val="20"/>
                <w:szCs w:val="20"/>
              </w:rPr>
            </w:pPr>
          </w:p>
        </w:tc>
      </w:tr>
      <w:tr w:rsidR="00C95140" w:rsidRPr="0094201C" w14:paraId="300CAB64" w14:textId="77777777" w:rsidTr="0094201C">
        <w:tc>
          <w:tcPr>
            <w:tcW w:w="1635" w:type="pct"/>
            <w:tcBorders>
              <w:top w:val="nil"/>
              <w:left w:val="nil"/>
              <w:bottom w:val="nil"/>
              <w:right w:val="nil"/>
            </w:tcBorders>
            <w:shd w:val="clear" w:color="auto" w:fill="auto"/>
            <w:vAlign w:val="center"/>
            <w:hideMark/>
          </w:tcPr>
          <w:p w14:paraId="190448F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No housing</w:t>
            </w:r>
          </w:p>
        </w:tc>
        <w:tc>
          <w:tcPr>
            <w:tcW w:w="523" w:type="pct"/>
            <w:tcBorders>
              <w:top w:val="nil"/>
              <w:left w:val="nil"/>
              <w:bottom w:val="nil"/>
              <w:right w:val="nil"/>
            </w:tcBorders>
            <w:shd w:val="clear" w:color="auto" w:fill="auto"/>
            <w:vAlign w:val="center"/>
            <w:hideMark/>
          </w:tcPr>
          <w:p w14:paraId="5470B6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320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853F5E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0E56FF" w14:textId="29406B2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92C5393"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48EE7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79485D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2D61C5" w14:textId="275C9FF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B335FA5"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7117F996"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Open corral only</w:t>
            </w:r>
          </w:p>
        </w:tc>
        <w:tc>
          <w:tcPr>
            <w:tcW w:w="523" w:type="pct"/>
            <w:tcBorders>
              <w:top w:val="single" w:sz="4" w:space="0" w:color="auto"/>
              <w:left w:val="nil"/>
              <w:bottom w:val="single" w:sz="4" w:space="0" w:color="auto"/>
              <w:right w:val="nil"/>
            </w:tcBorders>
            <w:shd w:val="clear" w:color="auto" w:fill="auto"/>
            <w:vAlign w:val="center"/>
            <w:hideMark/>
          </w:tcPr>
          <w:p w14:paraId="3FCEDCAA" w14:textId="2770F7C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DF43242" w14:textId="33DD9615"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C38F947" w14:textId="56D37DD7"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0BFD077" w14:textId="0A8F959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9AD3D7E" w14:textId="416BB98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61D09ED" w14:textId="5CB9FFF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312AC4E" w14:textId="669D3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68F2B1" w14:textId="38DA8BA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7FDA85D" w14:textId="77777777" w:rsidTr="0094201C">
        <w:tc>
          <w:tcPr>
            <w:tcW w:w="1635" w:type="pct"/>
            <w:tcBorders>
              <w:top w:val="nil"/>
              <w:left w:val="nil"/>
              <w:bottom w:val="nil"/>
              <w:right w:val="nil"/>
            </w:tcBorders>
            <w:shd w:val="clear" w:color="auto" w:fill="auto"/>
            <w:vAlign w:val="center"/>
            <w:hideMark/>
          </w:tcPr>
          <w:p w14:paraId="6CE913A2"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only, no sides</w:t>
            </w:r>
          </w:p>
        </w:tc>
        <w:tc>
          <w:tcPr>
            <w:tcW w:w="523" w:type="pct"/>
            <w:tcBorders>
              <w:top w:val="nil"/>
              <w:left w:val="nil"/>
              <w:bottom w:val="nil"/>
              <w:right w:val="nil"/>
            </w:tcBorders>
            <w:shd w:val="clear" w:color="auto" w:fill="auto"/>
            <w:vAlign w:val="center"/>
            <w:hideMark/>
          </w:tcPr>
          <w:p w14:paraId="44A30DC3"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E53B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CD9C4F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670A7B" w14:textId="332B89BD"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109F217"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35993B4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5284650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2524B3" w14:textId="284FE0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442AD99"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930E09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dirt floor</w:t>
            </w:r>
          </w:p>
        </w:tc>
        <w:tc>
          <w:tcPr>
            <w:tcW w:w="523" w:type="pct"/>
            <w:tcBorders>
              <w:top w:val="single" w:sz="4" w:space="0" w:color="auto"/>
              <w:left w:val="nil"/>
              <w:bottom w:val="single" w:sz="4" w:space="0" w:color="auto"/>
              <w:right w:val="nil"/>
            </w:tcBorders>
            <w:shd w:val="clear" w:color="auto" w:fill="auto"/>
            <w:vAlign w:val="center"/>
            <w:hideMark/>
          </w:tcPr>
          <w:p w14:paraId="43259F02" w14:textId="1B7269E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551DD81" w14:textId="0F54D6A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0AB662C" w14:textId="44BB661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7B6453" w14:textId="6448344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AC4A2C9" w14:textId="410A8346"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4A5EE21" w14:textId="4B5AFB7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CAD6498" w14:textId="7C6D87F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F8F7AE" w14:textId="11065EC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F37C9EF" w14:textId="77777777" w:rsidTr="0094201C">
        <w:tc>
          <w:tcPr>
            <w:tcW w:w="1635" w:type="pct"/>
            <w:tcBorders>
              <w:top w:val="nil"/>
              <w:left w:val="nil"/>
              <w:bottom w:val="nil"/>
              <w:right w:val="nil"/>
            </w:tcBorders>
            <w:shd w:val="clear" w:color="auto" w:fill="auto"/>
            <w:vAlign w:val="center"/>
            <w:hideMark/>
          </w:tcPr>
          <w:p w14:paraId="5D0A82D3"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concrete floor</w:t>
            </w:r>
          </w:p>
        </w:tc>
        <w:tc>
          <w:tcPr>
            <w:tcW w:w="523" w:type="pct"/>
            <w:tcBorders>
              <w:top w:val="nil"/>
              <w:left w:val="nil"/>
              <w:bottom w:val="nil"/>
              <w:right w:val="nil"/>
            </w:tcBorders>
            <w:shd w:val="clear" w:color="auto" w:fill="auto"/>
            <w:vAlign w:val="center"/>
            <w:hideMark/>
          </w:tcPr>
          <w:p w14:paraId="7749B3FD"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18ADAD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6FAFD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E62BDD" w14:textId="3C6FEEB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A2D60B9"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69E4962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01628862"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16BC04" w14:textId="2D2588D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A165C94" w14:textId="77777777" w:rsidTr="0094201C">
        <w:tc>
          <w:tcPr>
            <w:tcW w:w="1635" w:type="pct"/>
            <w:tcBorders>
              <w:top w:val="single" w:sz="4" w:space="0" w:color="auto"/>
              <w:left w:val="nil"/>
              <w:bottom w:val="single" w:sz="4" w:space="0" w:color="auto"/>
              <w:right w:val="nil"/>
            </w:tcBorders>
            <w:shd w:val="clear" w:color="000000" w:fill="DEEAF6"/>
            <w:vAlign w:val="center"/>
            <w:hideMark/>
          </w:tcPr>
          <w:p w14:paraId="2A4AAB05"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Water supply</w:t>
            </w:r>
          </w:p>
        </w:tc>
        <w:tc>
          <w:tcPr>
            <w:tcW w:w="523" w:type="pct"/>
            <w:tcBorders>
              <w:top w:val="single" w:sz="4" w:space="0" w:color="auto"/>
              <w:left w:val="nil"/>
              <w:bottom w:val="single" w:sz="4" w:space="0" w:color="auto"/>
              <w:right w:val="nil"/>
            </w:tcBorders>
            <w:shd w:val="clear" w:color="000000" w:fill="DEEAF6"/>
            <w:vAlign w:val="center"/>
            <w:hideMark/>
          </w:tcPr>
          <w:p w14:paraId="0D8FA674" w14:textId="13FFA050"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AF15621" w14:textId="50B5C85F" w:rsidR="00C95140" w:rsidRPr="0094201C" w:rsidRDefault="00C95140" w:rsidP="0094201C">
            <w:pPr>
              <w:widowControl/>
              <w:spacing w:line="259" w:lineRule="auto"/>
              <w:jc w:val="center"/>
              <w:rPr>
                <w:rFonts w:eastAsia="Times New Roman" w:cs="Times New Roman"/>
                <w:b/>
                <w:bCs/>
                <w:sz w:val="20"/>
                <w:szCs w:val="20"/>
              </w:rPr>
            </w:pPr>
          </w:p>
        </w:tc>
        <w:tc>
          <w:tcPr>
            <w:tcW w:w="435" w:type="pct"/>
            <w:tcBorders>
              <w:top w:val="single" w:sz="4" w:space="0" w:color="auto"/>
              <w:left w:val="nil"/>
              <w:bottom w:val="single" w:sz="4" w:space="0" w:color="auto"/>
              <w:right w:val="nil"/>
            </w:tcBorders>
            <w:shd w:val="clear" w:color="000000" w:fill="DEEAF6"/>
            <w:vAlign w:val="center"/>
            <w:hideMark/>
          </w:tcPr>
          <w:p w14:paraId="77820D59" w14:textId="68D4BDE6"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346F59C" w14:textId="44861525" w:rsidR="00C95140" w:rsidRPr="0094201C" w:rsidRDefault="00C95140" w:rsidP="0094201C">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4493943" w14:textId="66E5F831"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6826A624" w14:textId="1F6F6225"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2DC09503" w14:textId="0F14DFF7"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0215713" w14:textId="2EE0B4E3" w:rsidR="00C95140" w:rsidRPr="0094201C" w:rsidRDefault="00C95140" w:rsidP="0094201C">
            <w:pPr>
              <w:widowControl/>
              <w:spacing w:line="259" w:lineRule="auto"/>
              <w:jc w:val="center"/>
              <w:rPr>
                <w:rFonts w:eastAsia="Times New Roman" w:cs="Times New Roman"/>
                <w:b/>
                <w:bCs/>
                <w:sz w:val="20"/>
                <w:szCs w:val="20"/>
              </w:rPr>
            </w:pPr>
          </w:p>
        </w:tc>
      </w:tr>
      <w:tr w:rsidR="00C95140" w:rsidRPr="0094201C" w14:paraId="181B5EFC" w14:textId="77777777" w:rsidTr="0094201C">
        <w:tc>
          <w:tcPr>
            <w:tcW w:w="1635" w:type="pct"/>
            <w:tcBorders>
              <w:top w:val="nil"/>
              <w:left w:val="nil"/>
              <w:bottom w:val="nil"/>
              <w:right w:val="nil"/>
            </w:tcBorders>
            <w:shd w:val="clear" w:color="auto" w:fill="auto"/>
            <w:vAlign w:val="center"/>
            <w:hideMark/>
          </w:tcPr>
          <w:p w14:paraId="36EA6A17" w14:textId="29D90EFF"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pond or pool</w:t>
            </w:r>
          </w:p>
        </w:tc>
        <w:tc>
          <w:tcPr>
            <w:tcW w:w="523" w:type="pct"/>
            <w:tcBorders>
              <w:top w:val="nil"/>
              <w:left w:val="nil"/>
              <w:bottom w:val="nil"/>
              <w:right w:val="nil"/>
            </w:tcBorders>
            <w:shd w:val="clear" w:color="auto" w:fill="auto"/>
            <w:vAlign w:val="center"/>
            <w:hideMark/>
          </w:tcPr>
          <w:p w14:paraId="59F4C367"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DF9387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7CF7CBD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553561" w14:textId="7D883E1B"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4ED9E61"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AE1EE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1891B4E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8D54095" w14:textId="6EC3833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5BE5B23"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6D17AEA1" w14:textId="1324BE18"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creek or stream</w:t>
            </w:r>
          </w:p>
        </w:tc>
        <w:tc>
          <w:tcPr>
            <w:tcW w:w="523" w:type="pct"/>
            <w:tcBorders>
              <w:top w:val="single" w:sz="4" w:space="0" w:color="auto"/>
              <w:left w:val="nil"/>
              <w:bottom w:val="single" w:sz="4" w:space="0" w:color="auto"/>
              <w:right w:val="nil"/>
            </w:tcBorders>
            <w:shd w:val="clear" w:color="auto" w:fill="auto"/>
            <w:vAlign w:val="center"/>
            <w:hideMark/>
          </w:tcPr>
          <w:p w14:paraId="40934276" w14:textId="5D8F0863"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6978F7" w14:textId="5341AB9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5527C3D" w14:textId="1960695E"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8750833" w14:textId="22B706C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CC876C6" w14:textId="628AD82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181797F" w14:textId="0393394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F1EE8CF" w14:textId="4209C604"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D627B7" w14:textId="0BFE642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15B7D40" w14:textId="77777777" w:rsidTr="0094201C">
        <w:tc>
          <w:tcPr>
            <w:tcW w:w="1635" w:type="pct"/>
            <w:tcBorders>
              <w:top w:val="nil"/>
              <w:left w:val="nil"/>
              <w:bottom w:val="nil"/>
              <w:right w:val="nil"/>
            </w:tcBorders>
            <w:shd w:val="clear" w:color="auto" w:fill="auto"/>
            <w:vAlign w:val="center"/>
            <w:hideMark/>
          </w:tcPr>
          <w:p w14:paraId="22BB4EBE" w14:textId="14B4C47B"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brought to </w:t>
            </w:r>
            <w:r w:rsidR="00945543">
              <w:rPr>
                <w:rFonts w:eastAsia="Times New Roman" w:cs="Times New Roman"/>
                <w:sz w:val="20"/>
                <w:szCs w:val="20"/>
              </w:rPr>
              <w:t xml:space="preserve">cows </w:t>
            </w:r>
            <w:r w:rsidRPr="0094201C">
              <w:rPr>
                <w:rFonts w:eastAsia="Times New Roman" w:cs="Times New Roman"/>
                <w:sz w:val="20"/>
                <w:szCs w:val="20"/>
              </w:rPr>
              <w:t>in buckets</w:t>
            </w:r>
          </w:p>
        </w:tc>
        <w:tc>
          <w:tcPr>
            <w:tcW w:w="523" w:type="pct"/>
            <w:tcBorders>
              <w:top w:val="nil"/>
              <w:left w:val="nil"/>
              <w:bottom w:val="nil"/>
              <w:right w:val="nil"/>
            </w:tcBorders>
            <w:shd w:val="clear" w:color="auto" w:fill="auto"/>
            <w:vAlign w:val="center"/>
            <w:hideMark/>
          </w:tcPr>
          <w:p w14:paraId="06C8A0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9CC8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63A9F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1FA5A04" w14:textId="3954870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5C5C3A45"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59345BB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48AF05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D6546D6" w14:textId="7ACC079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29727"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1DE0BD52" w14:textId="4E47DD5A"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piped to </w:t>
            </w:r>
            <w:r w:rsidR="00945543">
              <w:rPr>
                <w:rFonts w:eastAsia="Times New Roman" w:cs="Times New Roman"/>
                <w:sz w:val="20"/>
                <w:szCs w:val="20"/>
              </w:rPr>
              <w:t>cows</w:t>
            </w:r>
          </w:p>
        </w:tc>
        <w:tc>
          <w:tcPr>
            <w:tcW w:w="523" w:type="pct"/>
            <w:tcBorders>
              <w:top w:val="single" w:sz="4" w:space="0" w:color="auto"/>
              <w:left w:val="nil"/>
              <w:bottom w:val="single" w:sz="4" w:space="0" w:color="auto"/>
              <w:right w:val="nil"/>
            </w:tcBorders>
            <w:shd w:val="clear" w:color="auto" w:fill="auto"/>
            <w:vAlign w:val="center"/>
            <w:hideMark/>
          </w:tcPr>
          <w:p w14:paraId="51CBA7B0" w14:textId="004CA1C6"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CECEDEC" w14:textId="16E6E21A"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70282F" w14:textId="327CC9A0"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1C28EC9" w14:textId="784FE09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EC644D" w14:textId="2B67C844"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AD0A90E" w14:textId="477A903A"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1F248B7" w14:textId="43FBCB6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DC6B07" w14:textId="2DB6E91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77DE8E5" w14:textId="77777777" w:rsidTr="0094201C">
        <w:tc>
          <w:tcPr>
            <w:tcW w:w="1635" w:type="pct"/>
            <w:tcBorders>
              <w:top w:val="nil"/>
              <w:left w:val="nil"/>
              <w:bottom w:val="single" w:sz="4" w:space="0" w:color="auto"/>
              <w:right w:val="nil"/>
            </w:tcBorders>
            <w:shd w:val="clear" w:color="auto" w:fill="auto"/>
            <w:vAlign w:val="center"/>
            <w:hideMark/>
          </w:tcPr>
          <w:p w14:paraId="6B6D8211" w14:textId="1E68FB9A"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3" w:type="pct"/>
            <w:tcBorders>
              <w:top w:val="nil"/>
              <w:left w:val="nil"/>
              <w:bottom w:val="single" w:sz="4" w:space="0" w:color="auto"/>
              <w:right w:val="nil"/>
            </w:tcBorders>
            <w:shd w:val="clear" w:color="auto" w:fill="auto"/>
            <w:vAlign w:val="center"/>
            <w:hideMark/>
          </w:tcPr>
          <w:p w14:paraId="6323AA47" w14:textId="5D18D37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A485968" w14:textId="1C74B02E"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49ACF08" w14:textId="4397A08A"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056774" w14:textId="2AF6A11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45ECF97" w14:textId="528E590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44EB6D6" w14:textId="39FA3670"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AC9078E" w14:textId="4F0738CF"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D33CE4B" w14:textId="631B3A09" w:rsidR="00C95140" w:rsidRPr="0094201C" w:rsidRDefault="00C95140" w:rsidP="0094201C">
            <w:pPr>
              <w:widowControl/>
              <w:spacing w:line="259" w:lineRule="auto"/>
              <w:jc w:val="center"/>
              <w:rPr>
                <w:rFonts w:eastAsia="Times New Roman" w:cs="Times New Roman"/>
                <w:sz w:val="20"/>
                <w:szCs w:val="20"/>
              </w:rPr>
            </w:pPr>
          </w:p>
        </w:tc>
      </w:tr>
    </w:tbl>
    <w:p w14:paraId="045C3DE9" w14:textId="08077C9C" w:rsidR="00C95140" w:rsidRPr="0087225D" w:rsidRDefault="00C95140" w:rsidP="00483879">
      <w:pPr>
        <w:pStyle w:val="BodyText1"/>
        <w:spacing w:after="0"/>
        <w:ind w:left="86" w:hanging="86"/>
        <w:rPr>
          <w:sz w:val="16"/>
        </w:rPr>
      </w:pPr>
      <w:commentRangeStart w:id="888"/>
      <w:r w:rsidRPr="0087225D">
        <w:rPr>
          <w:sz w:val="16"/>
        </w:rPr>
        <w:t>^ Results not statistically reliable, n&lt;30  </w:t>
      </w:r>
      <w:commentRangeEnd w:id="888"/>
      <w:r>
        <w:rPr>
          <w:rStyle w:val="CommentReference"/>
          <w:rFonts w:eastAsia="Arial" w:cs="Arial"/>
          <w:color w:val="000000"/>
        </w:rPr>
        <w:commentReference w:id="888"/>
      </w:r>
    </w:p>
    <w:p w14:paraId="61BFC745" w14:textId="25B43F22" w:rsidR="00C95140" w:rsidRDefault="00C95140" w:rsidP="00483879">
      <w:pPr>
        <w:pStyle w:val="BodyText1"/>
        <w:spacing w:after="0"/>
        <w:ind w:left="86" w:hanging="86"/>
        <w:rPr>
          <w:sz w:val="16"/>
        </w:rPr>
      </w:pPr>
      <w:commentRangeStart w:id="88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9"/>
      <w:r>
        <w:rPr>
          <w:rStyle w:val="CommentReference"/>
          <w:rFonts w:eastAsia="Arial" w:cs="Arial"/>
          <w:color w:val="000000"/>
        </w:rPr>
        <w:commentReference w:id="889"/>
      </w:r>
    </w:p>
    <w:p w14:paraId="154C81AE" w14:textId="43FB296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179AFF" w14:textId="1947FBF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BA1F79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FA506BE" w14:textId="073AFFA2" w:rsidR="00C95140" w:rsidRPr="0058051A" w:rsidRDefault="00C95140" w:rsidP="0094201C">
      <w:pPr>
        <w:pStyle w:val="BodyText"/>
      </w:pPr>
      <w:r>
        <w:t>Allowing dairy cows to graze</w:t>
      </w:r>
      <w:r w:rsidRPr="00547FC3">
        <w:t xml:space="preserve"> is allowing </w:t>
      </w:r>
      <w:r>
        <w:t xml:space="preserve">them </w:t>
      </w:r>
      <w:r w:rsidRPr="00547FC3">
        <w:t>to directly consume the growing forage</w:t>
      </w:r>
      <w:r>
        <w:t>:</w:t>
      </w:r>
      <w:r w:rsidRPr="00547FC3">
        <w:t xml:space="preserve"> grasses</w:t>
      </w:r>
      <w:r>
        <w:t xml:space="preserve"> and</w:t>
      </w:r>
      <w:r w:rsidRPr="00547FC3">
        <w:t xml:space="preserve"> legumes</w:t>
      </w:r>
      <w:r>
        <w:t xml:space="preserve"> </w:t>
      </w:r>
      <w:r w:rsidRPr="00547FC3">
        <w:t>in a pasture or rangeland.</w:t>
      </w:r>
      <w:r>
        <w:rPr>
          <w:rStyle w:val="FootnoteReference"/>
          <w:szCs w:val="22"/>
        </w:rPr>
        <w:footnoteReference w:id="82"/>
      </w:r>
      <w:r w:rsidRPr="00547FC3">
        <w:t xml:space="preserve"> </w:t>
      </w:r>
      <w:r>
        <w:t>Grazing is a main feeding method used in developing countries, but overgrazing is a concern among farmers because it can result in the degradation of the land that is grazed.</w:t>
      </w:r>
      <w:r>
        <w:rPr>
          <w:rStyle w:val="FootnoteReference"/>
          <w:szCs w:val="22"/>
        </w:rPr>
        <w:footnoteReference w:id="83"/>
      </w:r>
      <w:r>
        <w:t xml:space="preserve"> The nutrients that dairy cows consume contribute to their ability to produce milk, and different types of forages have different nutrient content. Forages include crop residues and cultivated fodders. </w:t>
      </w:r>
      <w:r>
        <w:rPr>
          <w:b/>
        </w:rPr>
        <w:t>Table 7.3.7</w:t>
      </w:r>
      <w:r w:rsidRPr="00BC1939">
        <w:t xml:space="preserve"> </w:t>
      </w:r>
      <w:r>
        <w:t xml:space="preserve">presents information about grazing and forages fed to </w:t>
      </w:r>
      <w:r w:rsidR="00945543">
        <w:t>dairy cows</w:t>
      </w:r>
      <w:r>
        <w:t xml:space="preserve"> in</w:t>
      </w:r>
      <w:r w:rsidR="00A86A16">
        <w:t xml:space="preserve"> the</w:t>
      </w:r>
      <w:r>
        <w:t xml:space="preserve"> ZOI, including the types and sources of forage </w:t>
      </w:r>
      <w:r w:rsidR="004A61C1">
        <w:t xml:space="preserve">that </w:t>
      </w:r>
      <w:r>
        <w:t xml:space="preserve">dairy farmers feed their dairy </w:t>
      </w:r>
      <w:r w:rsidR="00945543">
        <w:t>cows</w:t>
      </w:r>
      <w:r w:rsidRPr="0058051A">
        <w:t xml:space="preserve">. </w:t>
      </w:r>
      <w:r w:rsidRPr="0058051A">
        <w:rPr>
          <w:highlight w:val="yellow"/>
        </w:rPr>
        <w:t>[Discuss findings. Were any differences found between disaggregate categories?]</w:t>
      </w:r>
    </w:p>
    <w:p w14:paraId="269B2A95" w14:textId="77777777" w:rsidR="00C95140" w:rsidRPr="00CC2AD2" w:rsidRDefault="00C95140" w:rsidP="008473C9">
      <w:pPr>
        <w:pStyle w:val="Tabletitle"/>
      </w:pPr>
      <w:bookmarkStart w:id="890" w:name="_Toc63673133"/>
      <w:r w:rsidRPr="00CC2AD2">
        <w:t xml:space="preserve">Table </w:t>
      </w:r>
      <w:r>
        <w:t>7</w:t>
      </w:r>
      <w:r w:rsidRPr="00CC2AD2">
        <w:t>.3.</w:t>
      </w:r>
      <w:r>
        <w:t>7:</w:t>
      </w:r>
      <w:r w:rsidRPr="00CC2AD2">
        <w:t xml:space="preserve"> </w:t>
      </w:r>
      <w:r w:rsidRPr="00AF77ED">
        <w:t>Dairy Cow Grazing and Characteristics of Forages Used in the ZOI, in Total and by Farmers’ Sex and Age</w:t>
      </w:r>
      <w:bookmarkEnd w:id="890"/>
    </w:p>
    <w:tbl>
      <w:tblPr>
        <w:tblW w:w="5076" w:type="pct"/>
        <w:tblLook w:val="04A0" w:firstRow="1" w:lastRow="0" w:firstColumn="1" w:lastColumn="0" w:noHBand="0" w:noVBand="1"/>
      </w:tblPr>
      <w:tblGrid>
        <w:gridCol w:w="2899"/>
        <w:gridCol w:w="1054"/>
        <w:gridCol w:w="1067"/>
        <w:gridCol w:w="1050"/>
        <w:gridCol w:w="632"/>
        <w:gridCol w:w="286"/>
        <w:gridCol w:w="1052"/>
        <w:gridCol w:w="1054"/>
        <w:gridCol w:w="628"/>
      </w:tblGrid>
      <w:tr w:rsidR="00C95140" w:rsidRPr="008473C9" w14:paraId="47576C38" w14:textId="77777777" w:rsidTr="0093130E">
        <w:trPr>
          <w:tblHeader/>
        </w:trPr>
        <w:tc>
          <w:tcPr>
            <w:tcW w:w="1491" w:type="pct"/>
            <w:vMerge w:val="restart"/>
            <w:tcBorders>
              <w:top w:val="single" w:sz="4" w:space="0" w:color="auto"/>
              <w:left w:val="nil"/>
              <w:bottom w:val="single" w:sz="4" w:space="0" w:color="000000"/>
              <w:right w:val="nil"/>
            </w:tcBorders>
            <w:shd w:val="clear" w:color="000000" w:fill="387990"/>
            <w:vAlign w:val="bottom"/>
            <w:hideMark/>
          </w:tcPr>
          <w:p w14:paraId="29BD6DDF"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Practice or characteristic</w:t>
            </w:r>
          </w:p>
        </w:tc>
        <w:tc>
          <w:tcPr>
            <w:tcW w:w="542" w:type="pct"/>
            <w:vMerge w:val="restart"/>
            <w:tcBorders>
              <w:top w:val="single" w:sz="4" w:space="0" w:color="auto"/>
              <w:left w:val="nil"/>
              <w:bottom w:val="nil"/>
              <w:right w:val="nil"/>
            </w:tcBorders>
            <w:shd w:val="clear" w:color="000000" w:fill="387990"/>
            <w:vAlign w:val="bottom"/>
            <w:hideMark/>
          </w:tcPr>
          <w:p w14:paraId="632CD263"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414" w:type="pct"/>
            <w:gridSpan w:val="3"/>
            <w:tcBorders>
              <w:top w:val="single" w:sz="4" w:space="0" w:color="auto"/>
              <w:left w:val="nil"/>
              <w:bottom w:val="single" w:sz="4" w:space="0" w:color="FFFFFF"/>
              <w:right w:val="nil"/>
            </w:tcBorders>
            <w:shd w:val="clear" w:color="000000" w:fill="387990"/>
            <w:vAlign w:val="center"/>
            <w:hideMark/>
          </w:tcPr>
          <w:p w14:paraId="498FF9A7"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7" w:type="pct"/>
            <w:tcBorders>
              <w:top w:val="single" w:sz="4" w:space="0" w:color="auto"/>
              <w:left w:val="nil"/>
              <w:bottom w:val="nil"/>
              <w:right w:val="nil"/>
            </w:tcBorders>
            <w:shd w:val="clear" w:color="000000" w:fill="387990"/>
            <w:vAlign w:val="center"/>
            <w:hideMark/>
          </w:tcPr>
          <w:p w14:paraId="336965C4"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6D71F1D5" w14:textId="0D1607AB"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5C35837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7FDF73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vMerge/>
            <w:tcBorders>
              <w:top w:val="single" w:sz="4" w:space="0" w:color="auto"/>
              <w:left w:val="nil"/>
              <w:bottom w:val="nil"/>
              <w:right w:val="nil"/>
            </w:tcBorders>
            <w:vAlign w:val="center"/>
            <w:hideMark/>
          </w:tcPr>
          <w:p w14:paraId="3A56BAA5"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2C4320FD"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bottom"/>
            <w:hideMark/>
          </w:tcPr>
          <w:p w14:paraId="2655439B"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25" w:type="pct"/>
            <w:tcBorders>
              <w:top w:val="nil"/>
              <w:left w:val="nil"/>
              <w:bottom w:val="nil"/>
              <w:right w:val="nil"/>
            </w:tcBorders>
            <w:shd w:val="clear" w:color="000000" w:fill="387990"/>
            <w:vAlign w:val="bottom"/>
            <w:hideMark/>
          </w:tcPr>
          <w:p w14:paraId="300F65E7" w14:textId="75C49B0D" w:rsidR="00C95140" w:rsidRPr="008473C9" w:rsidRDefault="00C95140">
            <w:pPr>
              <w:widowControl/>
              <w:spacing w:line="259" w:lineRule="auto"/>
              <w:jc w:val="center"/>
              <w:rPr>
                <w:rFonts w:eastAsia="Times New Roman" w:cs="Times New Roman"/>
                <w:b/>
                <w:bCs/>
                <w:color w:val="FFFFFF"/>
                <w:sz w:val="20"/>
                <w:szCs w:val="20"/>
              </w:rPr>
            </w:pPr>
          </w:p>
        </w:tc>
        <w:tc>
          <w:tcPr>
            <w:tcW w:w="147" w:type="pct"/>
            <w:tcBorders>
              <w:top w:val="nil"/>
              <w:left w:val="nil"/>
              <w:bottom w:val="nil"/>
              <w:right w:val="nil"/>
            </w:tcBorders>
            <w:shd w:val="clear" w:color="000000" w:fill="387990"/>
            <w:vAlign w:val="bottom"/>
            <w:hideMark/>
          </w:tcPr>
          <w:p w14:paraId="59C52B87" w14:textId="127D3C02"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nil"/>
              <w:right w:val="nil"/>
            </w:tcBorders>
            <w:shd w:val="clear" w:color="000000" w:fill="387990"/>
            <w:vAlign w:val="bottom"/>
            <w:hideMark/>
          </w:tcPr>
          <w:p w14:paraId="7C23C75C" w14:textId="2130F60D"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03A41527" w14:textId="6E5C1CC6"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25" w:type="pct"/>
            <w:tcBorders>
              <w:top w:val="nil"/>
              <w:left w:val="nil"/>
              <w:bottom w:val="nil"/>
              <w:right w:val="nil"/>
            </w:tcBorders>
            <w:shd w:val="clear" w:color="000000" w:fill="387990"/>
            <w:vAlign w:val="bottom"/>
            <w:hideMark/>
          </w:tcPr>
          <w:p w14:paraId="48CC2F0B" w14:textId="6973DCFC"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549037B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0C01A7EE"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36940950"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6836103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bottom"/>
            <w:hideMark/>
          </w:tcPr>
          <w:p w14:paraId="7D18D2C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3C5A794D"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7" w:type="pct"/>
            <w:tcBorders>
              <w:top w:val="nil"/>
              <w:left w:val="nil"/>
              <w:bottom w:val="single" w:sz="4" w:space="0" w:color="auto"/>
              <w:right w:val="nil"/>
            </w:tcBorders>
            <w:shd w:val="clear" w:color="000000" w:fill="387990"/>
            <w:vAlign w:val="bottom"/>
            <w:hideMark/>
          </w:tcPr>
          <w:p w14:paraId="75EC5F8D" w14:textId="1CF19B99"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387990"/>
            <w:vAlign w:val="bottom"/>
            <w:hideMark/>
          </w:tcPr>
          <w:p w14:paraId="081AA99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1E9125A"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6571A9E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417747D0" w14:textId="77777777" w:rsidTr="0093130E">
        <w:tc>
          <w:tcPr>
            <w:tcW w:w="1491" w:type="pct"/>
            <w:tcBorders>
              <w:top w:val="nil"/>
              <w:left w:val="nil"/>
              <w:bottom w:val="nil"/>
              <w:right w:val="nil"/>
            </w:tcBorders>
            <w:shd w:val="clear" w:color="auto" w:fill="auto"/>
            <w:vAlign w:val="center"/>
            <w:hideMark/>
          </w:tcPr>
          <w:p w14:paraId="3BB68A26" w14:textId="3155C9DE" w:rsidR="00C95140" w:rsidRPr="008473C9" w:rsidRDefault="00945543" w:rsidP="008473C9">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8473C9">
              <w:rPr>
                <w:rFonts w:eastAsia="Times New Roman" w:cs="Times New Roman"/>
                <w:b/>
                <w:bCs/>
                <w:sz w:val="20"/>
                <w:szCs w:val="20"/>
              </w:rPr>
              <w:t xml:space="preserve"> graze</w:t>
            </w:r>
          </w:p>
        </w:tc>
        <w:tc>
          <w:tcPr>
            <w:tcW w:w="542" w:type="pct"/>
            <w:tcBorders>
              <w:top w:val="nil"/>
              <w:left w:val="nil"/>
              <w:bottom w:val="nil"/>
              <w:right w:val="nil"/>
            </w:tcBorders>
            <w:shd w:val="clear" w:color="auto" w:fill="auto"/>
            <w:vAlign w:val="center"/>
            <w:hideMark/>
          </w:tcPr>
          <w:p w14:paraId="64DEBAC1" w14:textId="77777777"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auto" w:fill="auto"/>
            <w:vAlign w:val="center"/>
            <w:hideMark/>
          </w:tcPr>
          <w:p w14:paraId="4FAF6D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81B174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2595B4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7" w:type="pct"/>
            <w:tcBorders>
              <w:top w:val="nil"/>
              <w:left w:val="nil"/>
              <w:bottom w:val="nil"/>
              <w:right w:val="nil"/>
            </w:tcBorders>
            <w:shd w:val="clear" w:color="auto" w:fill="auto"/>
            <w:vAlign w:val="center"/>
            <w:hideMark/>
          </w:tcPr>
          <w:p w14:paraId="1910AE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1" w:type="pct"/>
            <w:tcBorders>
              <w:top w:val="nil"/>
              <w:left w:val="nil"/>
              <w:bottom w:val="nil"/>
              <w:right w:val="nil"/>
            </w:tcBorders>
            <w:shd w:val="clear" w:color="auto" w:fill="auto"/>
            <w:vAlign w:val="center"/>
            <w:hideMark/>
          </w:tcPr>
          <w:p w14:paraId="30159F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489068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7018C7B"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6401C60E" w14:textId="77777777" w:rsidTr="0093130E">
        <w:tc>
          <w:tcPr>
            <w:tcW w:w="1491" w:type="pct"/>
            <w:tcBorders>
              <w:top w:val="single" w:sz="4" w:space="0" w:color="auto"/>
              <w:left w:val="nil"/>
              <w:bottom w:val="single" w:sz="4" w:space="0" w:color="auto"/>
              <w:right w:val="nil"/>
            </w:tcBorders>
            <w:shd w:val="clear" w:color="000000" w:fill="DEEAF6"/>
            <w:vAlign w:val="center"/>
            <w:hideMark/>
          </w:tcPr>
          <w:p w14:paraId="180ADD7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Forages fed to dairy cows</w:t>
            </w:r>
            <w:r w:rsidRPr="008473C9">
              <w:rPr>
                <w:rFonts w:eastAsia="Times New Roman" w:cs="Times New Roman"/>
                <w:b/>
                <w:bCs/>
                <w:sz w:val="20"/>
                <w:szCs w:val="20"/>
                <w:vertAlign w:val="superscript"/>
              </w:rPr>
              <w:t>b</w:t>
            </w:r>
          </w:p>
        </w:tc>
        <w:tc>
          <w:tcPr>
            <w:tcW w:w="542" w:type="pct"/>
            <w:tcBorders>
              <w:top w:val="single" w:sz="4" w:space="0" w:color="auto"/>
              <w:left w:val="nil"/>
              <w:bottom w:val="single" w:sz="4" w:space="0" w:color="auto"/>
              <w:right w:val="nil"/>
            </w:tcBorders>
            <w:shd w:val="clear" w:color="000000" w:fill="DEEAF6"/>
            <w:vAlign w:val="center"/>
            <w:hideMark/>
          </w:tcPr>
          <w:p w14:paraId="73DDFA96" w14:textId="0DD4F74A"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single" w:sz="4" w:space="0" w:color="auto"/>
              <w:left w:val="nil"/>
              <w:bottom w:val="single" w:sz="4" w:space="0" w:color="auto"/>
              <w:right w:val="nil"/>
            </w:tcBorders>
            <w:shd w:val="clear" w:color="000000" w:fill="DEEAF6"/>
            <w:vAlign w:val="center"/>
            <w:hideMark/>
          </w:tcPr>
          <w:p w14:paraId="25E331B9" w14:textId="3E1F9997"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single" w:sz="4" w:space="0" w:color="auto"/>
              <w:left w:val="nil"/>
              <w:bottom w:val="single" w:sz="4" w:space="0" w:color="auto"/>
              <w:right w:val="nil"/>
            </w:tcBorders>
            <w:shd w:val="clear" w:color="000000" w:fill="DEEAF6"/>
            <w:vAlign w:val="center"/>
            <w:hideMark/>
          </w:tcPr>
          <w:p w14:paraId="17F748F9" w14:textId="5D5414AD"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04B725DE" w14:textId="7DAA18B2"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single" w:sz="4" w:space="0" w:color="auto"/>
              <w:left w:val="nil"/>
              <w:bottom w:val="single" w:sz="4" w:space="0" w:color="auto"/>
              <w:right w:val="nil"/>
            </w:tcBorders>
            <w:shd w:val="clear" w:color="000000" w:fill="DEEAF6"/>
            <w:vAlign w:val="center"/>
            <w:hideMark/>
          </w:tcPr>
          <w:p w14:paraId="01346BFA" w14:textId="01825B6E"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single" w:sz="4" w:space="0" w:color="auto"/>
              <w:left w:val="nil"/>
              <w:bottom w:val="single" w:sz="4" w:space="0" w:color="auto"/>
              <w:right w:val="nil"/>
            </w:tcBorders>
            <w:shd w:val="clear" w:color="000000" w:fill="DEEAF6"/>
            <w:vAlign w:val="center"/>
            <w:hideMark/>
          </w:tcPr>
          <w:p w14:paraId="531EFD62" w14:textId="00FA3AB2"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single" w:sz="4" w:space="0" w:color="auto"/>
              <w:left w:val="nil"/>
              <w:bottom w:val="single" w:sz="4" w:space="0" w:color="auto"/>
              <w:right w:val="nil"/>
            </w:tcBorders>
            <w:shd w:val="clear" w:color="000000" w:fill="DEEAF6"/>
            <w:vAlign w:val="center"/>
            <w:hideMark/>
          </w:tcPr>
          <w:p w14:paraId="66EB6ED8" w14:textId="1AAA66D4"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71083C64" w14:textId="16379FC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1590C272" w14:textId="77777777" w:rsidTr="0093130E">
        <w:tc>
          <w:tcPr>
            <w:tcW w:w="1491" w:type="pct"/>
            <w:tcBorders>
              <w:top w:val="nil"/>
              <w:left w:val="nil"/>
              <w:bottom w:val="single" w:sz="4" w:space="0" w:color="auto"/>
              <w:right w:val="nil"/>
            </w:tcBorders>
            <w:shd w:val="clear" w:color="auto" w:fill="auto"/>
            <w:vAlign w:val="center"/>
            <w:hideMark/>
          </w:tcPr>
          <w:p w14:paraId="3317FF7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Conserved rice straw</w:t>
            </w:r>
          </w:p>
        </w:tc>
        <w:tc>
          <w:tcPr>
            <w:tcW w:w="542" w:type="pct"/>
            <w:tcBorders>
              <w:top w:val="nil"/>
              <w:left w:val="nil"/>
              <w:bottom w:val="single" w:sz="4" w:space="0" w:color="auto"/>
              <w:right w:val="nil"/>
            </w:tcBorders>
            <w:shd w:val="clear" w:color="auto" w:fill="auto"/>
            <w:vAlign w:val="center"/>
            <w:hideMark/>
          </w:tcPr>
          <w:p w14:paraId="3AB18101" w14:textId="6EF96EC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6AEE359" w14:textId="721C4D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3E549AF5" w14:textId="42DA0C1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989BC" w14:textId="420EFE5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4B5DE3F" w14:textId="5441031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01BCE68" w14:textId="5D21346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CA5C78" w14:textId="5DE3DDC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4A6EFD" w14:textId="09BF37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7A7D5A6" w14:textId="77777777" w:rsidTr="0093130E">
        <w:tc>
          <w:tcPr>
            <w:tcW w:w="1491" w:type="pct"/>
            <w:tcBorders>
              <w:top w:val="nil"/>
              <w:left w:val="nil"/>
              <w:bottom w:val="single" w:sz="4" w:space="0" w:color="auto"/>
              <w:right w:val="nil"/>
            </w:tcBorders>
            <w:shd w:val="clear" w:color="auto" w:fill="auto"/>
            <w:vAlign w:val="center"/>
            <w:hideMark/>
          </w:tcPr>
          <w:p w14:paraId="6D803D7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Conserved maize stover</w:t>
            </w:r>
          </w:p>
        </w:tc>
        <w:tc>
          <w:tcPr>
            <w:tcW w:w="542" w:type="pct"/>
            <w:tcBorders>
              <w:top w:val="nil"/>
              <w:left w:val="nil"/>
              <w:bottom w:val="single" w:sz="4" w:space="0" w:color="auto"/>
              <w:right w:val="nil"/>
            </w:tcBorders>
            <w:shd w:val="clear" w:color="auto" w:fill="auto"/>
            <w:vAlign w:val="center"/>
            <w:hideMark/>
          </w:tcPr>
          <w:p w14:paraId="6BC3FFCF" w14:textId="07CEF1B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59399DE9" w14:textId="291B46C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126BDB46" w14:textId="1676351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7C7EC" w14:textId="4FDF075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4D8B1D" w14:textId="3A2AAFD0"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6DEC454" w14:textId="12A79269"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B1EC0D3" w14:textId="41A8837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5D857A9" w14:textId="78C7297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6DABE8" w14:textId="77777777" w:rsidTr="0093130E">
        <w:tc>
          <w:tcPr>
            <w:tcW w:w="1491" w:type="pct"/>
            <w:tcBorders>
              <w:top w:val="nil"/>
              <w:left w:val="nil"/>
              <w:bottom w:val="single" w:sz="4" w:space="0" w:color="auto"/>
              <w:right w:val="nil"/>
            </w:tcBorders>
            <w:shd w:val="clear" w:color="auto" w:fill="auto"/>
            <w:vAlign w:val="center"/>
            <w:hideMark/>
          </w:tcPr>
          <w:p w14:paraId="1CBC005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Legume haulms or stovers</w:t>
            </w:r>
          </w:p>
        </w:tc>
        <w:tc>
          <w:tcPr>
            <w:tcW w:w="542" w:type="pct"/>
            <w:tcBorders>
              <w:top w:val="nil"/>
              <w:left w:val="nil"/>
              <w:bottom w:val="single" w:sz="4" w:space="0" w:color="auto"/>
              <w:right w:val="nil"/>
            </w:tcBorders>
            <w:shd w:val="clear" w:color="auto" w:fill="auto"/>
            <w:vAlign w:val="center"/>
            <w:hideMark/>
          </w:tcPr>
          <w:p w14:paraId="73651A69" w14:textId="0B8F9D6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8B31912" w14:textId="1F95DE45"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9D582CE" w14:textId="537CC7D8"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080CAC" w14:textId="750B8DF2"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2DB1BA5" w14:textId="57516D0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AC057D7" w14:textId="69CFB560"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FF6B736" w14:textId="606E00E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6DF5FDE" w14:textId="7726C197"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9351065" w14:textId="77777777" w:rsidTr="0093130E">
        <w:tc>
          <w:tcPr>
            <w:tcW w:w="1491" w:type="pct"/>
            <w:tcBorders>
              <w:top w:val="nil"/>
              <w:left w:val="nil"/>
              <w:bottom w:val="single" w:sz="4" w:space="0" w:color="auto"/>
              <w:right w:val="nil"/>
            </w:tcBorders>
            <w:shd w:val="clear" w:color="auto" w:fill="auto"/>
            <w:vAlign w:val="center"/>
            <w:hideMark/>
          </w:tcPr>
          <w:p w14:paraId="4468981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Forage legumes</w:t>
            </w:r>
          </w:p>
        </w:tc>
        <w:tc>
          <w:tcPr>
            <w:tcW w:w="542" w:type="pct"/>
            <w:tcBorders>
              <w:top w:val="nil"/>
              <w:left w:val="nil"/>
              <w:bottom w:val="single" w:sz="4" w:space="0" w:color="auto"/>
              <w:right w:val="nil"/>
            </w:tcBorders>
            <w:shd w:val="clear" w:color="auto" w:fill="auto"/>
            <w:vAlign w:val="center"/>
            <w:hideMark/>
          </w:tcPr>
          <w:p w14:paraId="7BA01FD2" w14:textId="24DDA5D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8F1AE3B" w14:textId="6630A0E4"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7AB5D97C" w14:textId="72993EF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D6551E6" w14:textId="7C117865"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303B51B" w14:textId="4544C5D5"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0478A66" w14:textId="7A66620E"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39550BC" w14:textId="44CC9F9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47026F" w14:textId="7912F19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AF016FE" w14:textId="77777777" w:rsidTr="0093130E">
        <w:tc>
          <w:tcPr>
            <w:tcW w:w="1491" w:type="pct"/>
            <w:tcBorders>
              <w:top w:val="nil"/>
              <w:left w:val="nil"/>
              <w:bottom w:val="single" w:sz="4" w:space="0" w:color="auto"/>
              <w:right w:val="nil"/>
            </w:tcBorders>
            <w:shd w:val="clear" w:color="auto" w:fill="auto"/>
            <w:vAlign w:val="center"/>
            <w:hideMark/>
          </w:tcPr>
          <w:p w14:paraId="03C2FC1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Napier grass</w:t>
            </w:r>
          </w:p>
        </w:tc>
        <w:tc>
          <w:tcPr>
            <w:tcW w:w="542" w:type="pct"/>
            <w:tcBorders>
              <w:top w:val="nil"/>
              <w:left w:val="nil"/>
              <w:bottom w:val="single" w:sz="4" w:space="0" w:color="auto"/>
              <w:right w:val="nil"/>
            </w:tcBorders>
            <w:shd w:val="clear" w:color="auto" w:fill="auto"/>
            <w:vAlign w:val="center"/>
            <w:hideMark/>
          </w:tcPr>
          <w:p w14:paraId="6A4EB408" w14:textId="66CA2AB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85D8C64" w14:textId="74D626DD"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7DFD156" w14:textId="569DF1CE"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06EB77F" w14:textId="0452600E"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2824228" w14:textId="673BA1FF"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A30A2CA" w14:textId="75C2943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6E20A50" w14:textId="44BD075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8B24AE4" w14:textId="22CFEDD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0415EBD" w14:textId="77777777" w:rsidTr="0093130E">
        <w:tc>
          <w:tcPr>
            <w:tcW w:w="1491" w:type="pct"/>
            <w:tcBorders>
              <w:top w:val="nil"/>
              <w:left w:val="nil"/>
              <w:bottom w:val="single" w:sz="4" w:space="0" w:color="auto"/>
              <w:right w:val="nil"/>
            </w:tcBorders>
            <w:shd w:val="clear" w:color="auto" w:fill="auto"/>
            <w:vAlign w:val="center"/>
            <w:hideMark/>
          </w:tcPr>
          <w:p w14:paraId="17AF0C6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Guinea grass</w:t>
            </w:r>
          </w:p>
        </w:tc>
        <w:tc>
          <w:tcPr>
            <w:tcW w:w="542" w:type="pct"/>
            <w:tcBorders>
              <w:top w:val="nil"/>
              <w:left w:val="nil"/>
              <w:bottom w:val="single" w:sz="4" w:space="0" w:color="auto"/>
              <w:right w:val="nil"/>
            </w:tcBorders>
            <w:shd w:val="clear" w:color="auto" w:fill="auto"/>
            <w:vAlign w:val="center"/>
            <w:hideMark/>
          </w:tcPr>
          <w:p w14:paraId="317AB3B0" w14:textId="1DE3813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B4C4798" w14:textId="3BE19C82"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8637832" w14:textId="593E0C8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B06F82C" w14:textId="3C73871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56B79F0" w14:textId="3711397E"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731D0BE" w14:textId="2AD777F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D21D9B8" w14:textId="2721BC0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6AA59BB" w14:textId="54376A6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BFA1332" w14:textId="77777777" w:rsidTr="0093130E">
        <w:tc>
          <w:tcPr>
            <w:tcW w:w="1491" w:type="pct"/>
            <w:tcBorders>
              <w:top w:val="nil"/>
              <w:left w:val="nil"/>
              <w:bottom w:val="single" w:sz="4" w:space="0" w:color="auto"/>
              <w:right w:val="nil"/>
            </w:tcBorders>
            <w:shd w:val="clear" w:color="auto" w:fill="auto"/>
            <w:vAlign w:val="center"/>
            <w:hideMark/>
          </w:tcPr>
          <w:p w14:paraId="66DC194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Fresh-cut grass</w:t>
            </w:r>
          </w:p>
        </w:tc>
        <w:tc>
          <w:tcPr>
            <w:tcW w:w="542" w:type="pct"/>
            <w:tcBorders>
              <w:top w:val="nil"/>
              <w:left w:val="nil"/>
              <w:bottom w:val="single" w:sz="4" w:space="0" w:color="auto"/>
              <w:right w:val="nil"/>
            </w:tcBorders>
            <w:shd w:val="clear" w:color="auto" w:fill="auto"/>
            <w:vAlign w:val="center"/>
            <w:hideMark/>
          </w:tcPr>
          <w:p w14:paraId="24C1ACFB" w14:textId="6CFACA8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515DD4B" w14:textId="6C38DC08"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2D7645C" w14:textId="5C5E1F4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31D64B" w14:textId="21E206AA"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EF6CFEA" w14:textId="7726598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D932797" w14:textId="1544C172"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1628EB1" w14:textId="09BDF79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D08F70A" w14:textId="57CF8EF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7803514" w14:textId="77777777" w:rsidTr="0093130E">
        <w:tc>
          <w:tcPr>
            <w:tcW w:w="1491" w:type="pct"/>
            <w:tcBorders>
              <w:top w:val="nil"/>
              <w:left w:val="nil"/>
              <w:bottom w:val="single" w:sz="4" w:space="0" w:color="auto"/>
              <w:right w:val="nil"/>
            </w:tcBorders>
            <w:shd w:val="clear" w:color="auto" w:fill="auto"/>
            <w:vAlign w:val="center"/>
            <w:hideMark/>
          </w:tcPr>
          <w:p w14:paraId="73BF59D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Tree fodder</w:t>
            </w:r>
          </w:p>
        </w:tc>
        <w:tc>
          <w:tcPr>
            <w:tcW w:w="542" w:type="pct"/>
            <w:tcBorders>
              <w:top w:val="nil"/>
              <w:left w:val="nil"/>
              <w:bottom w:val="single" w:sz="4" w:space="0" w:color="auto"/>
              <w:right w:val="nil"/>
            </w:tcBorders>
            <w:shd w:val="clear" w:color="auto" w:fill="auto"/>
            <w:vAlign w:val="center"/>
            <w:hideMark/>
          </w:tcPr>
          <w:p w14:paraId="0EE5ECD1" w14:textId="50ACFF1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BAB677" w14:textId="17C2C8E9"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6F6B0FA" w14:textId="26A244EC"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0F00DB5" w14:textId="3A3AE70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44ABD02" w14:textId="00BCDFF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241D0EA" w14:textId="68E8CEF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F87D05" w14:textId="4658911B"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E104C0" w14:textId="4EC380A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82B7122" w14:textId="77777777" w:rsidTr="0093130E">
        <w:tc>
          <w:tcPr>
            <w:tcW w:w="1491" w:type="pct"/>
            <w:tcBorders>
              <w:top w:val="nil"/>
              <w:left w:val="nil"/>
              <w:bottom w:val="single" w:sz="4" w:space="0" w:color="auto"/>
              <w:right w:val="nil"/>
            </w:tcBorders>
            <w:shd w:val="clear" w:color="000000" w:fill="DEEAF6"/>
            <w:vAlign w:val="center"/>
            <w:hideMark/>
          </w:tcPr>
          <w:p w14:paraId="0C813FDF"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Forage source</w:t>
            </w:r>
            <w:r w:rsidRPr="008473C9">
              <w:rPr>
                <w:rFonts w:eastAsia="Times New Roman" w:cs="Times New Roman"/>
                <w:b/>
                <w:bCs/>
                <w:sz w:val="20"/>
                <w:szCs w:val="20"/>
                <w:vertAlign w:val="superscript"/>
              </w:rPr>
              <w:t>b</w:t>
            </w:r>
          </w:p>
        </w:tc>
        <w:tc>
          <w:tcPr>
            <w:tcW w:w="542" w:type="pct"/>
            <w:tcBorders>
              <w:top w:val="nil"/>
              <w:left w:val="nil"/>
              <w:bottom w:val="single" w:sz="4" w:space="0" w:color="auto"/>
              <w:right w:val="nil"/>
            </w:tcBorders>
            <w:shd w:val="clear" w:color="000000" w:fill="DEEAF6"/>
            <w:vAlign w:val="center"/>
            <w:hideMark/>
          </w:tcPr>
          <w:p w14:paraId="557C0E60" w14:textId="3D2BDB04"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134053D7" w14:textId="567DF973"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nil"/>
              <w:left w:val="nil"/>
              <w:bottom w:val="single" w:sz="4" w:space="0" w:color="auto"/>
              <w:right w:val="nil"/>
            </w:tcBorders>
            <w:shd w:val="clear" w:color="000000" w:fill="DEEAF6"/>
            <w:vAlign w:val="center"/>
            <w:hideMark/>
          </w:tcPr>
          <w:p w14:paraId="25DD2637" w14:textId="39D7982E"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300FCDEB" w14:textId="1EF5E9AA"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nil"/>
              <w:left w:val="nil"/>
              <w:bottom w:val="single" w:sz="4" w:space="0" w:color="auto"/>
              <w:right w:val="nil"/>
            </w:tcBorders>
            <w:shd w:val="clear" w:color="000000" w:fill="DEEAF6"/>
            <w:vAlign w:val="center"/>
            <w:hideMark/>
          </w:tcPr>
          <w:p w14:paraId="695B8437" w14:textId="5B11E723"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DEEAF6"/>
            <w:vAlign w:val="center"/>
            <w:hideMark/>
          </w:tcPr>
          <w:p w14:paraId="76EC15A2" w14:textId="58DD1563"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5A06D805" w14:textId="348A517B"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539A0E82" w14:textId="39649F5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5D6A814E" w14:textId="77777777" w:rsidTr="0093130E">
        <w:tc>
          <w:tcPr>
            <w:tcW w:w="1491" w:type="pct"/>
            <w:tcBorders>
              <w:top w:val="nil"/>
              <w:left w:val="nil"/>
              <w:bottom w:val="single" w:sz="4" w:space="0" w:color="auto"/>
              <w:right w:val="nil"/>
            </w:tcBorders>
            <w:shd w:val="clear" w:color="auto" w:fill="auto"/>
            <w:vAlign w:val="center"/>
            <w:hideMark/>
          </w:tcPr>
          <w:p w14:paraId="15A0126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Gathered from roadside</w:t>
            </w:r>
          </w:p>
        </w:tc>
        <w:tc>
          <w:tcPr>
            <w:tcW w:w="542" w:type="pct"/>
            <w:tcBorders>
              <w:top w:val="nil"/>
              <w:left w:val="nil"/>
              <w:bottom w:val="single" w:sz="4" w:space="0" w:color="auto"/>
              <w:right w:val="nil"/>
            </w:tcBorders>
            <w:shd w:val="clear" w:color="auto" w:fill="auto"/>
            <w:vAlign w:val="center"/>
            <w:hideMark/>
          </w:tcPr>
          <w:p w14:paraId="38EDAB5E" w14:textId="6441CDA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0D3FB5C" w14:textId="4B7A9173"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F5EB377" w14:textId="382ABB3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F17BB2A" w14:textId="5A5C65D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C74196B" w14:textId="25BD0DC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CFFEB91" w14:textId="60C5749C"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0FD27BE" w14:textId="12177A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AEA667D" w14:textId="29B6498B"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F30E2F" w14:textId="77777777" w:rsidTr="0093130E">
        <w:tc>
          <w:tcPr>
            <w:tcW w:w="1491" w:type="pct"/>
            <w:tcBorders>
              <w:top w:val="nil"/>
              <w:left w:val="nil"/>
              <w:bottom w:val="single" w:sz="4" w:space="0" w:color="auto"/>
              <w:right w:val="nil"/>
            </w:tcBorders>
            <w:shd w:val="clear" w:color="auto" w:fill="auto"/>
            <w:vAlign w:val="center"/>
            <w:hideMark/>
          </w:tcPr>
          <w:p w14:paraId="59EF860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Pulled from cropland</w:t>
            </w:r>
          </w:p>
        </w:tc>
        <w:tc>
          <w:tcPr>
            <w:tcW w:w="542" w:type="pct"/>
            <w:tcBorders>
              <w:top w:val="nil"/>
              <w:left w:val="nil"/>
              <w:bottom w:val="single" w:sz="4" w:space="0" w:color="auto"/>
              <w:right w:val="nil"/>
            </w:tcBorders>
            <w:shd w:val="clear" w:color="auto" w:fill="auto"/>
            <w:vAlign w:val="center"/>
            <w:hideMark/>
          </w:tcPr>
          <w:p w14:paraId="54F4D5D7" w14:textId="51301A6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FBC6E26" w14:textId="3D7106FB"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ADA87DE" w14:textId="34259BC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C9AFDE0" w14:textId="21D718C3"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0A7D59" w14:textId="53DDAC0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A77ACA6" w14:textId="7A1D9BC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C275D09" w14:textId="5CEDF83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28D7FE" w14:textId="3057FE1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F745C05" w14:textId="77777777" w:rsidTr="0093130E">
        <w:tc>
          <w:tcPr>
            <w:tcW w:w="1491" w:type="pct"/>
            <w:tcBorders>
              <w:top w:val="nil"/>
              <w:left w:val="nil"/>
              <w:bottom w:val="single" w:sz="4" w:space="0" w:color="auto"/>
              <w:right w:val="nil"/>
            </w:tcBorders>
            <w:shd w:val="clear" w:color="auto" w:fill="auto"/>
            <w:vAlign w:val="center"/>
            <w:hideMark/>
          </w:tcPr>
          <w:p w14:paraId="4173CB8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Grew it themselves</w:t>
            </w:r>
          </w:p>
        </w:tc>
        <w:tc>
          <w:tcPr>
            <w:tcW w:w="542" w:type="pct"/>
            <w:tcBorders>
              <w:top w:val="nil"/>
              <w:left w:val="nil"/>
              <w:bottom w:val="single" w:sz="4" w:space="0" w:color="auto"/>
              <w:right w:val="nil"/>
            </w:tcBorders>
            <w:shd w:val="clear" w:color="auto" w:fill="auto"/>
            <w:vAlign w:val="center"/>
            <w:hideMark/>
          </w:tcPr>
          <w:p w14:paraId="1255066B" w14:textId="3ABAB2D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E3FCB4" w14:textId="276B7B5C"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F626A51" w14:textId="6168341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9598F7" w14:textId="75A23A2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F1A1904" w14:textId="6B9CE88A"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73E8DC3" w14:textId="7D91ED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D14D79" w14:textId="624B228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99620C7" w14:textId="7777B176"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6C5DDD" w14:textId="77777777" w:rsidTr="0093130E">
        <w:tc>
          <w:tcPr>
            <w:tcW w:w="1491" w:type="pct"/>
            <w:tcBorders>
              <w:top w:val="nil"/>
              <w:left w:val="nil"/>
              <w:bottom w:val="single" w:sz="4" w:space="0" w:color="auto"/>
              <w:right w:val="nil"/>
            </w:tcBorders>
            <w:shd w:val="clear" w:color="auto" w:fill="auto"/>
            <w:vAlign w:val="center"/>
            <w:hideMark/>
          </w:tcPr>
          <w:p w14:paraId="7DFAEAA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neighbor</w:t>
            </w:r>
          </w:p>
        </w:tc>
        <w:tc>
          <w:tcPr>
            <w:tcW w:w="542" w:type="pct"/>
            <w:tcBorders>
              <w:top w:val="nil"/>
              <w:left w:val="nil"/>
              <w:bottom w:val="single" w:sz="4" w:space="0" w:color="auto"/>
              <w:right w:val="nil"/>
            </w:tcBorders>
            <w:shd w:val="clear" w:color="auto" w:fill="auto"/>
            <w:vAlign w:val="center"/>
            <w:hideMark/>
          </w:tcPr>
          <w:p w14:paraId="1E09FE43" w14:textId="45DFECB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06C1D4C" w14:textId="3A88CAE0"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EAC8EA0" w14:textId="2CDBB5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CE87BCC" w14:textId="03C1D22B"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E22717" w14:textId="3DA8812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8025900" w14:textId="046FA49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D1D1EF4" w14:textId="4A09EC2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1395B31" w14:textId="79B56FF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22428BB" w14:textId="77777777" w:rsidTr="0093130E">
        <w:tc>
          <w:tcPr>
            <w:tcW w:w="1491" w:type="pct"/>
            <w:tcBorders>
              <w:top w:val="nil"/>
              <w:left w:val="nil"/>
              <w:bottom w:val="single" w:sz="4" w:space="0" w:color="auto"/>
              <w:right w:val="nil"/>
            </w:tcBorders>
            <w:shd w:val="clear" w:color="auto" w:fill="auto"/>
            <w:vAlign w:val="center"/>
            <w:hideMark/>
          </w:tcPr>
          <w:p w14:paraId="1859B2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market</w:t>
            </w:r>
          </w:p>
        </w:tc>
        <w:tc>
          <w:tcPr>
            <w:tcW w:w="542" w:type="pct"/>
            <w:tcBorders>
              <w:top w:val="nil"/>
              <w:left w:val="nil"/>
              <w:bottom w:val="single" w:sz="4" w:space="0" w:color="auto"/>
              <w:right w:val="nil"/>
            </w:tcBorders>
            <w:shd w:val="clear" w:color="auto" w:fill="auto"/>
            <w:vAlign w:val="center"/>
            <w:hideMark/>
          </w:tcPr>
          <w:p w14:paraId="443092DE" w14:textId="4094D1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67F37C7" w14:textId="282427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98B7AB4" w14:textId="0E1016E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6EF01B6" w14:textId="1A4BCBE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7A219767" w14:textId="68DB106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5BA4705" w14:textId="3711EA7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6438DB8" w14:textId="455C619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8A08BE8" w14:textId="0417FA6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E9BC0A2" w14:textId="77777777" w:rsidTr="0093130E">
        <w:tc>
          <w:tcPr>
            <w:tcW w:w="1491" w:type="pct"/>
            <w:tcBorders>
              <w:top w:val="nil"/>
              <w:left w:val="nil"/>
              <w:bottom w:val="single" w:sz="4" w:space="0" w:color="auto"/>
              <w:right w:val="nil"/>
            </w:tcBorders>
            <w:shd w:val="clear" w:color="auto" w:fill="auto"/>
            <w:vAlign w:val="center"/>
            <w:hideMark/>
          </w:tcPr>
          <w:p w14:paraId="703B8BE3" w14:textId="3C8900E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2" w:type="pct"/>
            <w:tcBorders>
              <w:top w:val="nil"/>
              <w:left w:val="nil"/>
              <w:bottom w:val="single" w:sz="4" w:space="0" w:color="auto"/>
              <w:right w:val="nil"/>
            </w:tcBorders>
            <w:shd w:val="clear" w:color="auto" w:fill="auto"/>
            <w:vAlign w:val="center"/>
            <w:hideMark/>
          </w:tcPr>
          <w:p w14:paraId="37726A58" w14:textId="26EF000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B667495" w14:textId="39E059D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4933DF6" w14:textId="6EE281E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7FBCEB4B" w14:textId="029DCEF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9B8FCA" w14:textId="7B188F3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23E7EF75" w14:textId="783A72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3DA2264" w14:textId="75416A3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3266035C" w14:textId="6994AE7F" w:rsidR="00C95140" w:rsidRPr="008473C9" w:rsidRDefault="00C95140" w:rsidP="008473C9">
            <w:pPr>
              <w:widowControl/>
              <w:spacing w:line="259" w:lineRule="auto"/>
              <w:jc w:val="center"/>
              <w:rPr>
                <w:rFonts w:eastAsia="Times New Roman" w:cs="Times New Roman"/>
                <w:sz w:val="20"/>
                <w:szCs w:val="20"/>
              </w:rPr>
            </w:pPr>
          </w:p>
        </w:tc>
      </w:tr>
    </w:tbl>
    <w:p w14:paraId="0839C306" w14:textId="42B044D0" w:rsidR="00C95140" w:rsidRPr="0087225D" w:rsidRDefault="00C95140" w:rsidP="00483879">
      <w:pPr>
        <w:pStyle w:val="BodyText1"/>
        <w:spacing w:after="0"/>
        <w:ind w:left="86" w:hanging="86"/>
        <w:rPr>
          <w:sz w:val="16"/>
        </w:rPr>
      </w:pPr>
      <w:commentRangeStart w:id="891"/>
      <w:r w:rsidRPr="0087225D">
        <w:rPr>
          <w:sz w:val="16"/>
        </w:rPr>
        <w:t>^ Results not statistically reliable, n&lt;30  </w:t>
      </w:r>
      <w:commentRangeEnd w:id="891"/>
      <w:r>
        <w:rPr>
          <w:rStyle w:val="CommentReference"/>
          <w:rFonts w:eastAsia="Arial" w:cs="Arial"/>
          <w:color w:val="000000"/>
        </w:rPr>
        <w:commentReference w:id="891"/>
      </w:r>
    </w:p>
    <w:p w14:paraId="2AFB6B30" w14:textId="5027EB61" w:rsidR="00C95140" w:rsidRDefault="00C95140" w:rsidP="00483879">
      <w:pPr>
        <w:pStyle w:val="BodyText1"/>
        <w:spacing w:after="0"/>
        <w:ind w:left="86" w:hanging="86"/>
        <w:rPr>
          <w:sz w:val="16"/>
        </w:rPr>
      </w:pPr>
      <w:commentRangeStart w:id="89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2"/>
      <w:r>
        <w:rPr>
          <w:rStyle w:val="CommentReference"/>
          <w:rFonts w:eastAsia="Arial" w:cs="Arial"/>
          <w:color w:val="000000"/>
        </w:rPr>
        <w:commentReference w:id="892"/>
      </w:r>
    </w:p>
    <w:p w14:paraId="0A4BD826" w14:textId="15FEDBF8"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AAFD6C4" w14:textId="66E96FF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6CED014" w14:textId="015D3EC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71175EB"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3E58C5D" w14:textId="513159F7" w:rsidR="00C95140" w:rsidRPr="00BC1939" w:rsidRDefault="00C95140" w:rsidP="008473C9">
      <w:pPr>
        <w:pStyle w:val="BodyText1"/>
      </w:pPr>
      <w:r>
        <w:t xml:space="preserve">Crop by-products are supplemental feeds that are made from plant parts, such as stems and seed pods, that are left over after the main crop is harvested. </w:t>
      </w:r>
      <w:r>
        <w:rPr>
          <w:b/>
        </w:rPr>
        <w:t>Table 7.3.8</w:t>
      </w:r>
      <w:r w:rsidRPr="00BC1939">
        <w:t xml:space="preserve"> </w:t>
      </w:r>
      <w:r>
        <w:t>presents information about crop by</w:t>
      </w:r>
      <w:r w:rsidR="00E97E9A">
        <w:noBreakHyphen/>
      </w:r>
      <w:r>
        <w:t xml:space="preserve">product use among </w:t>
      </w:r>
      <w:r w:rsidR="005C4E8E">
        <w:t>dairy farm</w:t>
      </w:r>
      <w:r w:rsidRPr="00BC1939">
        <w:t xml:space="preserve">ers </w:t>
      </w:r>
      <w:r>
        <w:t>in the ZOI</w:t>
      </w:r>
      <w:r w:rsidRPr="00BC1939">
        <w:t>, including the frequency</w:t>
      </w:r>
      <w:r>
        <w:t xml:space="preserve"> of feeding</w:t>
      </w:r>
      <w:r w:rsidRPr="00BC1939">
        <w:t xml:space="preserve"> </w:t>
      </w:r>
      <w:r>
        <w:t xml:space="preserve">and the </w:t>
      </w:r>
      <w:r w:rsidRPr="00BC1939">
        <w:t xml:space="preserve">type and source of the </w:t>
      </w:r>
      <w:r>
        <w:t xml:space="preserve">crop </w:t>
      </w:r>
      <w:r w:rsidRPr="00BC1939">
        <w:t>by-products.</w:t>
      </w:r>
      <w:r w:rsidRPr="00DC33AB">
        <w:rPr>
          <w:sz w:val="20"/>
        </w:rPr>
        <w:t xml:space="preserve"> </w:t>
      </w:r>
      <w:r w:rsidRPr="00DC33AB">
        <w:rPr>
          <w:highlight w:val="yellow"/>
        </w:rPr>
        <w:t>[Discuss findings. Were any differences found between disaggregate categories?]</w:t>
      </w:r>
    </w:p>
    <w:p w14:paraId="4CDBF3CD" w14:textId="6ECBC075" w:rsidR="00C95140" w:rsidRPr="00CC2AD2" w:rsidRDefault="00C95140" w:rsidP="008473C9">
      <w:pPr>
        <w:pStyle w:val="Tabletitle"/>
      </w:pPr>
      <w:bookmarkStart w:id="893" w:name="_Toc63673134"/>
      <w:r w:rsidRPr="00CC2AD2">
        <w:t xml:space="preserve">Table </w:t>
      </w:r>
      <w:r>
        <w:t>7</w:t>
      </w:r>
      <w:r w:rsidRPr="00CC2AD2">
        <w:t>.3.</w:t>
      </w:r>
      <w:r>
        <w:t>8:</w:t>
      </w:r>
      <w:r w:rsidRPr="00CC2AD2">
        <w:t xml:space="preserve"> </w:t>
      </w:r>
      <w:r>
        <w:t>Characteristics of C</w:t>
      </w:r>
      <w:r w:rsidRPr="00CC2AD2">
        <w:t xml:space="preserve">rop </w:t>
      </w:r>
      <w:r>
        <w:t xml:space="preserve">By-product Use by </w:t>
      </w:r>
      <w:r w:rsidR="005C4E8E">
        <w:t xml:space="preserve">Dairy </w:t>
      </w:r>
      <w:r w:rsidR="00EE1023">
        <w:t xml:space="preserve">Farmers </w:t>
      </w:r>
      <w:r>
        <w:t xml:space="preserve">in the ZOI, in Total and </w:t>
      </w:r>
      <w:r w:rsidRPr="00CC2AD2">
        <w:t xml:space="preserve">by </w:t>
      </w:r>
      <w:r>
        <w:t>F</w:t>
      </w:r>
      <w:r w:rsidRPr="00CC2AD2">
        <w:t xml:space="preserve">armers’ </w:t>
      </w:r>
      <w:r>
        <w:t>S</w:t>
      </w:r>
      <w:r w:rsidRPr="00CC2AD2">
        <w:t xml:space="preserve">ex and </w:t>
      </w:r>
      <w:r>
        <w:t>Age</w:t>
      </w:r>
      <w:bookmarkEnd w:id="893"/>
    </w:p>
    <w:tbl>
      <w:tblPr>
        <w:tblW w:w="5000" w:type="pct"/>
        <w:tblLook w:val="04A0" w:firstRow="1" w:lastRow="0" w:firstColumn="1" w:lastColumn="0" w:noHBand="0" w:noVBand="1"/>
      </w:tblPr>
      <w:tblGrid>
        <w:gridCol w:w="3407"/>
        <w:gridCol w:w="818"/>
        <w:gridCol w:w="931"/>
        <w:gridCol w:w="789"/>
        <w:gridCol w:w="634"/>
        <w:gridCol w:w="285"/>
        <w:gridCol w:w="1040"/>
        <w:gridCol w:w="1040"/>
        <w:gridCol w:w="632"/>
      </w:tblGrid>
      <w:tr w:rsidR="00C95140" w:rsidRPr="008473C9" w14:paraId="1DEDF0F4" w14:textId="77777777" w:rsidTr="00A91EAD">
        <w:trPr>
          <w:tblHeader/>
        </w:trPr>
        <w:tc>
          <w:tcPr>
            <w:tcW w:w="1779" w:type="pct"/>
            <w:vMerge w:val="restart"/>
            <w:tcBorders>
              <w:top w:val="single" w:sz="4" w:space="0" w:color="auto"/>
              <w:left w:val="nil"/>
              <w:bottom w:val="single" w:sz="4" w:space="0" w:color="000000"/>
              <w:right w:val="nil"/>
            </w:tcBorders>
            <w:shd w:val="clear" w:color="000000" w:fill="387990"/>
            <w:vAlign w:val="bottom"/>
            <w:hideMark/>
          </w:tcPr>
          <w:p w14:paraId="2D24D6EA" w14:textId="77777777" w:rsidR="00C95140" w:rsidRPr="008473C9" w:rsidRDefault="00C95140" w:rsidP="008473C9">
            <w:pPr>
              <w:keepNext/>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Crop by-product use or characteristic</w:t>
            </w:r>
          </w:p>
        </w:tc>
        <w:tc>
          <w:tcPr>
            <w:tcW w:w="427" w:type="pct"/>
            <w:vMerge w:val="restart"/>
            <w:tcBorders>
              <w:top w:val="single" w:sz="4" w:space="0" w:color="auto"/>
              <w:left w:val="nil"/>
              <w:bottom w:val="nil"/>
              <w:right w:val="nil"/>
            </w:tcBorders>
            <w:shd w:val="clear" w:color="000000" w:fill="387990"/>
            <w:vAlign w:val="bottom"/>
            <w:hideMark/>
          </w:tcPr>
          <w:p w14:paraId="7955A7D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229" w:type="pct"/>
            <w:gridSpan w:val="3"/>
            <w:tcBorders>
              <w:top w:val="single" w:sz="4" w:space="0" w:color="auto"/>
              <w:left w:val="nil"/>
              <w:bottom w:val="single" w:sz="4" w:space="0" w:color="FFFFFF"/>
              <w:right w:val="nil"/>
            </w:tcBorders>
            <w:shd w:val="clear" w:color="000000" w:fill="387990"/>
            <w:vAlign w:val="center"/>
            <w:hideMark/>
          </w:tcPr>
          <w:p w14:paraId="6616002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511F3BF" w14:textId="77777777" w:rsidR="00C95140" w:rsidRPr="008473C9" w:rsidRDefault="00C95140" w:rsidP="008473C9">
            <w:pPr>
              <w:keepNext/>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4CC0DD13" w14:textId="5EC8BFC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4A6F2516"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4C418C51"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9B0EACD"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32C791C"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bottom"/>
            <w:hideMark/>
          </w:tcPr>
          <w:p w14:paraId="3C2F21AE"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772BE95F" w14:textId="6058BC43" w:rsidR="00C95140" w:rsidRPr="008473C9"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AA4E78E" w14:textId="473B3BCB"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nil"/>
              <w:right w:val="nil"/>
            </w:tcBorders>
            <w:shd w:val="clear" w:color="000000" w:fill="387990"/>
            <w:vAlign w:val="bottom"/>
            <w:hideMark/>
          </w:tcPr>
          <w:p w14:paraId="53543124" w14:textId="56722C34"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3" w:type="pct"/>
            <w:tcBorders>
              <w:top w:val="nil"/>
              <w:left w:val="nil"/>
              <w:bottom w:val="nil"/>
              <w:right w:val="nil"/>
            </w:tcBorders>
            <w:shd w:val="clear" w:color="000000" w:fill="387990"/>
            <w:vAlign w:val="bottom"/>
            <w:hideMark/>
          </w:tcPr>
          <w:p w14:paraId="5FEE03E6" w14:textId="7516AAD8"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91875E1" w14:textId="4671B256" w:rsidR="00C95140" w:rsidRPr="008473C9" w:rsidRDefault="00C95140">
            <w:pPr>
              <w:keepNext/>
              <w:widowControl/>
              <w:spacing w:line="259" w:lineRule="auto"/>
              <w:jc w:val="center"/>
              <w:rPr>
                <w:rFonts w:eastAsia="Times New Roman" w:cs="Times New Roman"/>
                <w:b/>
                <w:bCs/>
                <w:color w:val="FFFFFF"/>
                <w:sz w:val="20"/>
                <w:szCs w:val="20"/>
              </w:rPr>
            </w:pPr>
          </w:p>
        </w:tc>
      </w:tr>
      <w:tr w:rsidR="00C95140" w:rsidRPr="008473C9" w14:paraId="1FE7F445"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24EE897F"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6E1D9211"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F799A92"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bottom"/>
            <w:hideMark/>
          </w:tcPr>
          <w:p w14:paraId="772BD1BD"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71A45DB"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75F6C8AF" w14:textId="12D3740C"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387990"/>
            <w:vAlign w:val="bottom"/>
            <w:hideMark/>
          </w:tcPr>
          <w:p w14:paraId="177DD185"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bottom"/>
            <w:hideMark/>
          </w:tcPr>
          <w:p w14:paraId="50DB9D2D"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429BA97"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16766E0C" w14:textId="77777777" w:rsidTr="008473C9">
        <w:tc>
          <w:tcPr>
            <w:tcW w:w="1779" w:type="pct"/>
            <w:tcBorders>
              <w:top w:val="nil"/>
              <w:left w:val="nil"/>
              <w:bottom w:val="nil"/>
              <w:right w:val="nil"/>
            </w:tcBorders>
            <w:shd w:val="clear" w:color="auto" w:fill="auto"/>
            <w:vAlign w:val="center"/>
            <w:hideMark/>
          </w:tcPr>
          <w:p w14:paraId="2092C480"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427" w:type="pct"/>
            <w:tcBorders>
              <w:top w:val="nil"/>
              <w:left w:val="nil"/>
              <w:bottom w:val="nil"/>
              <w:right w:val="nil"/>
            </w:tcBorders>
            <w:shd w:val="clear" w:color="auto" w:fill="auto"/>
            <w:vAlign w:val="center"/>
            <w:hideMark/>
          </w:tcPr>
          <w:p w14:paraId="39891647" w14:textId="77777777" w:rsidR="00C95140" w:rsidRPr="008473C9" w:rsidRDefault="00C95140" w:rsidP="008473C9">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B2868F9"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412" w:type="pct"/>
            <w:tcBorders>
              <w:top w:val="nil"/>
              <w:left w:val="nil"/>
              <w:bottom w:val="nil"/>
              <w:right w:val="nil"/>
            </w:tcBorders>
            <w:shd w:val="clear" w:color="auto" w:fill="auto"/>
            <w:vAlign w:val="center"/>
            <w:hideMark/>
          </w:tcPr>
          <w:p w14:paraId="385007BA"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71453A4B"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7DA3347"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58EDF1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3B492E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7C3E80"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r>
      <w:tr w:rsidR="00C95140" w:rsidRPr="008473C9" w14:paraId="07C15B62"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58688904" w14:textId="63295194"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vAlign w:val="center"/>
            <w:hideMark/>
          </w:tcPr>
          <w:p w14:paraId="3D5D4ECF" w14:textId="3B96BCA8"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A53005" w14:textId="20D0423D"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3F2FFAF8" w14:textId="7089E36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EBBDD0D" w14:textId="74E56D3C"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81C1735" w14:textId="209C850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8B34423" w14:textId="2FA7CBC9"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4049E488" w14:textId="5341B5FC"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DD10BDF" w14:textId="1AEF67D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569705A7" w14:textId="77777777" w:rsidTr="008473C9">
        <w:tc>
          <w:tcPr>
            <w:tcW w:w="1779" w:type="pct"/>
            <w:tcBorders>
              <w:top w:val="nil"/>
              <w:left w:val="nil"/>
              <w:bottom w:val="nil"/>
              <w:right w:val="nil"/>
            </w:tcBorders>
            <w:shd w:val="clear" w:color="000000" w:fill="DEEAF6"/>
            <w:vAlign w:val="center"/>
            <w:hideMark/>
          </w:tcPr>
          <w:p w14:paraId="1FDB6B56"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427" w:type="pct"/>
            <w:tcBorders>
              <w:top w:val="nil"/>
              <w:left w:val="nil"/>
              <w:bottom w:val="nil"/>
              <w:right w:val="nil"/>
            </w:tcBorders>
            <w:shd w:val="clear" w:color="000000" w:fill="DEEAF6"/>
            <w:vAlign w:val="center"/>
            <w:hideMark/>
          </w:tcPr>
          <w:p w14:paraId="3FB18694" w14:textId="6D6EFD57"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884A86C" w14:textId="55F9DDD4"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nil"/>
              <w:left w:val="nil"/>
              <w:bottom w:val="nil"/>
              <w:right w:val="nil"/>
            </w:tcBorders>
            <w:shd w:val="clear" w:color="000000" w:fill="DEEAF6"/>
            <w:vAlign w:val="center"/>
            <w:hideMark/>
          </w:tcPr>
          <w:p w14:paraId="343DE3BE" w14:textId="6DBFE528"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4556C5D1" w14:textId="75C712E2"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2CEFBBF1" w14:textId="712C62E8"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409DE4D" w14:textId="4EDB536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9A1E9F9" w14:textId="4F1B1FEF"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3999933" w14:textId="5EA4F049"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A37301E"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7AC0C67C" w14:textId="77777777" w:rsidR="00C95140" w:rsidRPr="008473C9" w:rsidRDefault="00C95140" w:rsidP="008473C9">
            <w:pPr>
              <w:keepNext/>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427" w:type="pct"/>
            <w:tcBorders>
              <w:top w:val="single" w:sz="4" w:space="0" w:color="auto"/>
              <w:left w:val="nil"/>
              <w:bottom w:val="single" w:sz="4" w:space="0" w:color="auto"/>
              <w:right w:val="nil"/>
            </w:tcBorders>
            <w:shd w:val="clear" w:color="auto" w:fill="auto"/>
            <w:vAlign w:val="center"/>
            <w:hideMark/>
          </w:tcPr>
          <w:p w14:paraId="508B75B0" w14:textId="78A2FFE6"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12EB77C" w14:textId="20402387"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4841BBA8" w14:textId="579FA70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C8EAEF" w14:textId="22D72E67"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99090" w14:textId="341BF91D"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55BD7EE" w14:textId="3030A341"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F77835B" w14:textId="54F3C6A9"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6F6EEE2" w14:textId="2719174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9F8BA7D" w14:textId="77777777" w:rsidTr="008473C9">
        <w:tc>
          <w:tcPr>
            <w:tcW w:w="1779" w:type="pct"/>
            <w:tcBorders>
              <w:top w:val="nil"/>
              <w:left w:val="nil"/>
              <w:bottom w:val="single" w:sz="4" w:space="0" w:color="auto"/>
              <w:right w:val="nil"/>
            </w:tcBorders>
            <w:shd w:val="clear" w:color="auto" w:fill="auto"/>
            <w:vAlign w:val="center"/>
            <w:hideMark/>
          </w:tcPr>
          <w:p w14:paraId="023DA47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427" w:type="pct"/>
            <w:tcBorders>
              <w:top w:val="nil"/>
              <w:left w:val="nil"/>
              <w:bottom w:val="single" w:sz="4" w:space="0" w:color="auto"/>
              <w:right w:val="nil"/>
            </w:tcBorders>
            <w:shd w:val="clear" w:color="auto" w:fill="auto"/>
            <w:vAlign w:val="center"/>
            <w:hideMark/>
          </w:tcPr>
          <w:p w14:paraId="11DB8AEE" w14:textId="089E455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E6D7F31" w14:textId="3AD64EC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9B54428" w14:textId="4A99090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A0485B3" w14:textId="6BFC182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8A15B2" w14:textId="4136618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E6F1645" w14:textId="5E47A8F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6B62F48" w14:textId="7E2B004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40AB4E" w14:textId="52B65BC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8CFF79" w14:textId="77777777" w:rsidTr="008473C9">
        <w:tc>
          <w:tcPr>
            <w:tcW w:w="1779" w:type="pct"/>
            <w:tcBorders>
              <w:top w:val="nil"/>
              <w:left w:val="nil"/>
              <w:bottom w:val="single" w:sz="4" w:space="0" w:color="auto"/>
              <w:right w:val="nil"/>
            </w:tcBorders>
            <w:shd w:val="clear" w:color="auto" w:fill="auto"/>
            <w:vAlign w:val="center"/>
            <w:hideMark/>
          </w:tcPr>
          <w:p w14:paraId="2616F72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427" w:type="pct"/>
            <w:tcBorders>
              <w:top w:val="nil"/>
              <w:left w:val="nil"/>
              <w:bottom w:val="single" w:sz="4" w:space="0" w:color="auto"/>
              <w:right w:val="nil"/>
            </w:tcBorders>
            <w:shd w:val="clear" w:color="auto" w:fill="auto"/>
            <w:vAlign w:val="center"/>
            <w:hideMark/>
          </w:tcPr>
          <w:p w14:paraId="5A1426F3" w14:textId="38EB3C0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2271051" w14:textId="336BB4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FA9DDAD" w14:textId="45F30E01"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2A9FF0D" w14:textId="186D1B6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EAA8151" w14:textId="2CBFF1A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E2FFA55" w14:textId="5AA5EA2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1A37D19" w14:textId="2A14E89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03096A" w14:textId="7F2C679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98ED327" w14:textId="77777777" w:rsidTr="008473C9">
        <w:tc>
          <w:tcPr>
            <w:tcW w:w="1779" w:type="pct"/>
            <w:tcBorders>
              <w:top w:val="nil"/>
              <w:left w:val="nil"/>
              <w:bottom w:val="single" w:sz="4" w:space="0" w:color="auto"/>
              <w:right w:val="nil"/>
            </w:tcBorders>
            <w:shd w:val="clear" w:color="auto" w:fill="auto"/>
            <w:vAlign w:val="center"/>
            <w:hideMark/>
          </w:tcPr>
          <w:p w14:paraId="2731A83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Whenever available</w:t>
            </w:r>
          </w:p>
        </w:tc>
        <w:tc>
          <w:tcPr>
            <w:tcW w:w="427" w:type="pct"/>
            <w:tcBorders>
              <w:top w:val="nil"/>
              <w:left w:val="nil"/>
              <w:bottom w:val="single" w:sz="4" w:space="0" w:color="auto"/>
              <w:right w:val="nil"/>
            </w:tcBorders>
            <w:shd w:val="clear" w:color="auto" w:fill="auto"/>
            <w:vAlign w:val="center"/>
            <w:hideMark/>
          </w:tcPr>
          <w:p w14:paraId="370FF97D" w14:textId="658FBBB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E2F544" w14:textId="56203E0E"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FE82F21" w14:textId="2DF9873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96507E4" w14:textId="58C5F5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EC75E4" w14:textId="3D57791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1739148" w14:textId="5FCC96F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9994EE5" w14:textId="46C812AA"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49BED" w14:textId="0480DF8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8D76B1" w14:textId="77777777" w:rsidTr="008473C9">
        <w:tc>
          <w:tcPr>
            <w:tcW w:w="1779" w:type="pct"/>
            <w:tcBorders>
              <w:top w:val="nil"/>
              <w:left w:val="nil"/>
              <w:bottom w:val="single" w:sz="4" w:space="0" w:color="auto"/>
              <w:right w:val="nil"/>
            </w:tcBorders>
            <w:shd w:val="clear" w:color="auto" w:fill="auto"/>
            <w:vAlign w:val="center"/>
            <w:hideMark/>
          </w:tcPr>
          <w:p w14:paraId="374742E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427" w:type="pct"/>
            <w:tcBorders>
              <w:top w:val="nil"/>
              <w:left w:val="nil"/>
              <w:bottom w:val="single" w:sz="4" w:space="0" w:color="auto"/>
              <w:right w:val="nil"/>
            </w:tcBorders>
            <w:shd w:val="clear" w:color="auto" w:fill="auto"/>
            <w:vAlign w:val="center"/>
            <w:hideMark/>
          </w:tcPr>
          <w:p w14:paraId="43DE798D" w14:textId="5F0CC4E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E9E3B3" w14:textId="07EA402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FD11CD3" w14:textId="40AC3CDC"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44B997B" w14:textId="2AA7A73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34BBA76" w14:textId="7CC64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3CEBE1" w14:textId="5D0D80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B31D442" w14:textId="69FC2208"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A8B752" w14:textId="08B2704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C84149C" w14:textId="77777777" w:rsidTr="008473C9">
        <w:tc>
          <w:tcPr>
            <w:tcW w:w="1779" w:type="pct"/>
            <w:tcBorders>
              <w:top w:val="nil"/>
              <w:left w:val="nil"/>
              <w:bottom w:val="single" w:sz="4" w:space="0" w:color="auto"/>
              <w:right w:val="nil"/>
            </w:tcBorders>
            <w:shd w:val="clear" w:color="000000" w:fill="DEEAF6"/>
            <w:vAlign w:val="center"/>
            <w:hideMark/>
          </w:tcPr>
          <w:p w14:paraId="0E0F3D18"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Type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79A78A05" w14:textId="40898EA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B66ECE3" w14:textId="7831C3F3"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269A78BD" w14:textId="28373F15"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0F16ADF3" w14:textId="6A7BE191"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741BFB19" w14:textId="2D8968D2"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07CD448" w14:textId="0B86FE68"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FE8C510" w14:textId="54DAA582"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FDD0135" w14:textId="630C623D"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02C9979B" w14:textId="77777777" w:rsidTr="008473C9">
        <w:tc>
          <w:tcPr>
            <w:tcW w:w="1779" w:type="pct"/>
            <w:tcBorders>
              <w:top w:val="nil"/>
              <w:left w:val="nil"/>
              <w:bottom w:val="single" w:sz="4" w:space="0" w:color="auto"/>
              <w:right w:val="nil"/>
            </w:tcBorders>
            <w:shd w:val="clear" w:color="auto" w:fill="auto"/>
            <w:vAlign w:val="center"/>
            <w:hideMark/>
          </w:tcPr>
          <w:p w14:paraId="7217940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Maize bran</w:t>
            </w:r>
          </w:p>
        </w:tc>
        <w:tc>
          <w:tcPr>
            <w:tcW w:w="427" w:type="pct"/>
            <w:tcBorders>
              <w:top w:val="nil"/>
              <w:left w:val="nil"/>
              <w:bottom w:val="single" w:sz="4" w:space="0" w:color="auto"/>
              <w:right w:val="nil"/>
            </w:tcBorders>
            <w:shd w:val="clear" w:color="auto" w:fill="auto"/>
            <w:vAlign w:val="center"/>
            <w:hideMark/>
          </w:tcPr>
          <w:p w14:paraId="0D96344C" w14:textId="6D219B38"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610F2A" w14:textId="3D4CA41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48FAA01" w14:textId="4040AE3F"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679C9D8" w14:textId="0C698C3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941495F" w14:textId="4833FD7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8A89C8D" w14:textId="0D8F3A3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78A9B4D" w14:textId="4AB7FE4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B7496CA" w14:textId="0FA1F40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CAF0C9" w14:textId="77777777" w:rsidTr="008473C9">
        <w:tc>
          <w:tcPr>
            <w:tcW w:w="1779" w:type="pct"/>
            <w:tcBorders>
              <w:top w:val="nil"/>
              <w:left w:val="nil"/>
              <w:bottom w:val="single" w:sz="4" w:space="0" w:color="auto"/>
              <w:right w:val="nil"/>
            </w:tcBorders>
            <w:shd w:val="clear" w:color="auto" w:fill="auto"/>
            <w:vAlign w:val="center"/>
            <w:hideMark/>
          </w:tcPr>
          <w:p w14:paraId="0AC9CF15"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Wheat bran</w:t>
            </w:r>
          </w:p>
        </w:tc>
        <w:tc>
          <w:tcPr>
            <w:tcW w:w="427" w:type="pct"/>
            <w:tcBorders>
              <w:top w:val="nil"/>
              <w:left w:val="nil"/>
              <w:bottom w:val="single" w:sz="4" w:space="0" w:color="auto"/>
              <w:right w:val="nil"/>
            </w:tcBorders>
            <w:shd w:val="clear" w:color="auto" w:fill="auto"/>
            <w:vAlign w:val="center"/>
            <w:hideMark/>
          </w:tcPr>
          <w:p w14:paraId="7B1A0DD4" w14:textId="531AB5E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1916D80" w14:textId="42C0920B"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3229CFF" w14:textId="70AF7BE5"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1ED9FC7" w14:textId="1731007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177787" w14:textId="4DEBD43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3512E8A" w14:textId="6B39D71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733C53" w14:textId="24FC75C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DE0DF9" w14:textId="043F1B9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2B20A97" w14:textId="77777777" w:rsidTr="008473C9">
        <w:tc>
          <w:tcPr>
            <w:tcW w:w="1779" w:type="pct"/>
            <w:tcBorders>
              <w:top w:val="nil"/>
              <w:left w:val="nil"/>
              <w:bottom w:val="single" w:sz="4" w:space="0" w:color="auto"/>
              <w:right w:val="nil"/>
            </w:tcBorders>
            <w:shd w:val="clear" w:color="auto" w:fill="auto"/>
            <w:vAlign w:val="center"/>
            <w:hideMark/>
          </w:tcPr>
          <w:p w14:paraId="5484151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Molasses</w:t>
            </w:r>
          </w:p>
        </w:tc>
        <w:tc>
          <w:tcPr>
            <w:tcW w:w="427" w:type="pct"/>
            <w:tcBorders>
              <w:top w:val="nil"/>
              <w:left w:val="nil"/>
              <w:bottom w:val="single" w:sz="4" w:space="0" w:color="auto"/>
              <w:right w:val="nil"/>
            </w:tcBorders>
            <w:shd w:val="clear" w:color="auto" w:fill="auto"/>
            <w:vAlign w:val="center"/>
            <w:hideMark/>
          </w:tcPr>
          <w:p w14:paraId="6A2973BC" w14:textId="0412A14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349DA79" w14:textId="59C24C2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34F325E" w14:textId="0DF05DD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04C14E5" w14:textId="594BF91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CA5961" w14:textId="52A08D6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D39CF3" w14:textId="745C6C6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33917C1" w14:textId="18B84F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0511C28" w14:textId="71C2CA4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8DB1E4F" w14:textId="77777777" w:rsidTr="008473C9">
        <w:tc>
          <w:tcPr>
            <w:tcW w:w="1779" w:type="pct"/>
            <w:tcBorders>
              <w:top w:val="nil"/>
              <w:left w:val="nil"/>
              <w:bottom w:val="single" w:sz="4" w:space="0" w:color="auto"/>
              <w:right w:val="nil"/>
            </w:tcBorders>
            <w:shd w:val="clear" w:color="auto" w:fill="auto"/>
            <w:vAlign w:val="center"/>
            <w:hideMark/>
          </w:tcPr>
          <w:p w14:paraId="134D177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Fruit or vegetable processing waste</w:t>
            </w:r>
          </w:p>
        </w:tc>
        <w:tc>
          <w:tcPr>
            <w:tcW w:w="427" w:type="pct"/>
            <w:tcBorders>
              <w:top w:val="nil"/>
              <w:left w:val="nil"/>
              <w:bottom w:val="single" w:sz="4" w:space="0" w:color="auto"/>
              <w:right w:val="nil"/>
            </w:tcBorders>
            <w:shd w:val="clear" w:color="auto" w:fill="auto"/>
            <w:vAlign w:val="center"/>
            <w:hideMark/>
          </w:tcPr>
          <w:p w14:paraId="0F897364" w14:textId="58D666C6"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71C8A49" w14:textId="34318C4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CF1ECE3" w14:textId="6BDF4B2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8197630" w14:textId="7053A67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3D7F258" w14:textId="5426B2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E78EAD1" w14:textId="6B90F49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D52D65" w14:textId="3303958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03B2A87" w14:textId="2B8B312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46906A8" w14:textId="77777777" w:rsidTr="008473C9">
        <w:tc>
          <w:tcPr>
            <w:tcW w:w="1779" w:type="pct"/>
            <w:tcBorders>
              <w:top w:val="nil"/>
              <w:left w:val="nil"/>
              <w:bottom w:val="single" w:sz="4" w:space="0" w:color="auto"/>
              <w:right w:val="nil"/>
            </w:tcBorders>
            <w:shd w:val="clear" w:color="auto" w:fill="auto"/>
            <w:vAlign w:val="center"/>
            <w:hideMark/>
          </w:tcPr>
          <w:p w14:paraId="0926AF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Oilseed cake</w:t>
            </w:r>
          </w:p>
        </w:tc>
        <w:tc>
          <w:tcPr>
            <w:tcW w:w="427" w:type="pct"/>
            <w:tcBorders>
              <w:top w:val="nil"/>
              <w:left w:val="nil"/>
              <w:bottom w:val="single" w:sz="4" w:space="0" w:color="auto"/>
              <w:right w:val="nil"/>
            </w:tcBorders>
            <w:shd w:val="clear" w:color="auto" w:fill="auto"/>
            <w:vAlign w:val="center"/>
            <w:hideMark/>
          </w:tcPr>
          <w:p w14:paraId="2C246155" w14:textId="15E8B2D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AB6BBF8" w14:textId="1B2141D0"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F55D484" w14:textId="65E69763"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AC68101" w14:textId="5A4A8E1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4FCDEA" w14:textId="793A4CD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9B7FF2" w14:textId="4CA1D1C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4883D29" w14:textId="76FAAA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9F03FD" w14:textId="097066F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69ACD4F" w14:textId="77777777" w:rsidTr="008473C9">
        <w:tc>
          <w:tcPr>
            <w:tcW w:w="1779" w:type="pct"/>
            <w:tcBorders>
              <w:top w:val="nil"/>
              <w:left w:val="nil"/>
              <w:bottom w:val="single" w:sz="4" w:space="0" w:color="auto"/>
              <w:right w:val="nil"/>
            </w:tcBorders>
            <w:shd w:val="clear" w:color="auto" w:fill="auto"/>
            <w:vAlign w:val="center"/>
            <w:hideMark/>
          </w:tcPr>
          <w:p w14:paraId="2C313DB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Brewer’s grain</w:t>
            </w:r>
          </w:p>
        </w:tc>
        <w:tc>
          <w:tcPr>
            <w:tcW w:w="427" w:type="pct"/>
            <w:tcBorders>
              <w:top w:val="nil"/>
              <w:left w:val="nil"/>
              <w:bottom w:val="single" w:sz="4" w:space="0" w:color="auto"/>
              <w:right w:val="nil"/>
            </w:tcBorders>
            <w:shd w:val="clear" w:color="auto" w:fill="auto"/>
            <w:vAlign w:val="center"/>
            <w:hideMark/>
          </w:tcPr>
          <w:p w14:paraId="7819516C" w14:textId="382BA77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E55820F" w14:textId="7DC54D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16B73F5" w14:textId="1535B24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24C573F" w14:textId="4805A2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5BBCC2D" w14:textId="1B27303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94AE58" w14:textId="4971266A"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F14832" w14:textId="14DB7D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6BAB63" w14:textId="435A80E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BCCA36" w14:textId="77777777" w:rsidTr="008473C9">
        <w:tc>
          <w:tcPr>
            <w:tcW w:w="1779" w:type="pct"/>
            <w:tcBorders>
              <w:top w:val="nil"/>
              <w:left w:val="nil"/>
              <w:bottom w:val="single" w:sz="4" w:space="0" w:color="auto"/>
              <w:right w:val="nil"/>
            </w:tcBorders>
            <w:shd w:val="clear" w:color="auto" w:fill="auto"/>
            <w:vAlign w:val="center"/>
            <w:hideMark/>
          </w:tcPr>
          <w:p w14:paraId="4BC30918"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Cottonseed meal or cake</w:t>
            </w:r>
          </w:p>
        </w:tc>
        <w:tc>
          <w:tcPr>
            <w:tcW w:w="427" w:type="pct"/>
            <w:tcBorders>
              <w:top w:val="nil"/>
              <w:left w:val="nil"/>
              <w:bottom w:val="single" w:sz="4" w:space="0" w:color="auto"/>
              <w:right w:val="nil"/>
            </w:tcBorders>
            <w:shd w:val="clear" w:color="auto" w:fill="auto"/>
            <w:vAlign w:val="center"/>
            <w:hideMark/>
          </w:tcPr>
          <w:p w14:paraId="1440BCCE" w14:textId="020FAB1C"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297F192" w14:textId="2E2403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A1B337F" w14:textId="36A5280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0937797" w14:textId="78FE39F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5F9747" w14:textId="4C0277E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3B33D9" w14:textId="15BE6AD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440B006" w14:textId="45150A4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0ADA5C2" w14:textId="53390A2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B8EBE6" w14:textId="77777777" w:rsidTr="008473C9">
        <w:tc>
          <w:tcPr>
            <w:tcW w:w="1779" w:type="pct"/>
            <w:tcBorders>
              <w:top w:val="nil"/>
              <w:left w:val="nil"/>
              <w:bottom w:val="single" w:sz="4" w:space="0" w:color="auto"/>
              <w:right w:val="nil"/>
            </w:tcBorders>
            <w:shd w:val="clear" w:color="000000" w:fill="DEEAF6"/>
            <w:vAlign w:val="center"/>
            <w:hideMark/>
          </w:tcPr>
          <w:p w14:paraId="35A63F14"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45CEA45A" w14:textId="4E4786BC"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383F27B" w14:textId="2908AAD9"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17FA0DBC" w14:textId="4C8F046C"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6EEDAFD9" w14:textId="25A988EA"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2F800DC5" w14:textId="73F63F23"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5E9D14CF" w14:textId="48E12284"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4B3425A9" w14:textId="7FF60514"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2A95A3C8" w14:textId="1C2DDC62"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229871CD" w14:textId="77777777" w:rsidTr="008473C9">
        <w:tc>
          <w:tcPr>
            <w:tcW w:w="1779" w:type="pct"/>
            <w:tcBorders>
              <w:top w:val="nil"/>
              <w:left w:val="nil"/>
              <w:bottom w:val="single" w:sz="4" w:space="0" w:color="auto"/>
              <w:right w:val="nil"/>
            </w:tcBorders>
            <w:shd w:val="clear" w:color="auto" w:fill="auto"/>
            <w:vAlign w:val="center"/>
            <w:hideMark/>
          </w:tcPr>
          <w:p w14:paraId="563EB1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Own food preparation</w:t>
            </w:r>
          </w:p>
        </w:tc>
        <w:tc>
          <w:tcPr>
            <w:tcW w:w="427" w:type="pct"/>
            <w:tcBorders>
              <w:top w:val="nil"/>
              <w:left w:val="nil"/>
              <w:bottom w:val="single" w:sz="4" w:space="0" w:color="auto"/>
              <w:right w:val="nil"/>
            </w:tcBorders>
            <w:shd w:val="clear" w:color="auto" w:fill="auto"/>
            <w:vAlign w:val="center"/>
            <w:hideMark/>
          </w:tcPr>
          <w:p w14:paraId="3E3B61C7" w14:textId="266C68D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722E2FE" w14:textId="27FF57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06AD9A0" w14:textId="09CAB1F8"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E2BC788" w14:textId="401A2C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092A8A2" w14:textId="473350F6"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55C5559" w14:textId="16B5C25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4312F9" w14:textId="55ED365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3B938D" w14:textId="084A3399"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F858CA9" w14:textId="77777777" w:rsidTr="008473C9">
        <w:tc>
          <w:tcPr>
            <w:tcW w:w="1779" w:type="pct"/>
            <w:tcBorders>
              <w:top w:val="nil"/>
              <w:left w:val="nil"/>
              <w:bottom w:val="single" w:sz="4" w:space="0" w:color="auto"/>
              <w:right w:val="nil"/>
            </w:tcBorders>
            <w:shd w:val="clear" w:color="auto" w:fill="auto"/>
            <w:vAlign w:val="center"/>
            <w:hideMark/>
          </w:tcPr>
          <w:p w14:paraId="4D528D5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brewer</w:t>
            </w:r>
          </w:p>
        </w:tc>
        <w:tc>
          <w:tcPr>
            <w:tcW w:w="427" w:type="pct"/>
            <w:tcBorders>
              <w:top w:val="nil"/>
              <w:left w:val="nil"/>
              <w:bottom w:val="single" w:sz="4" w:space="0" w:color="auto"/>
              <w:right w:val="nil"/>
            </w:tcBorders>
            <w:shd w:val="clear" w:color="auto" w:fill="auto"/>
            <w:vAlign w:val="center"/>
            <w:hideMark/>
          </w:tcPr>
          <w:p w14:paraId="7304B0C5" w14:textId="21AA2A7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5FE6CEE" w14:textId="182B94F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CA5A792" w14:textId="5AFF5027"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A1A8652" w14:textId="0FB2C26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69FE269" w14:textId="57D7F7C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BDC230" w14:textId="13486BE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CFA8CB" w14:textId="5C6026A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98B493D" w14:textId="6FB7B52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F110EB2" w14:textId="77777777" w:rsidTr="008473C9">
        <w:tc>
          <w:tcPr>
            <w:tcW w:w="1779" w:type="pct"/>
            <w:tcBorders>
              <w:top w:val="nil"/>
              <w:left w:val="nil"/>
              <w:bottom w:val="single" w:sz="4" w:space="0" w:color="auto"/>
              <w:right w:val="nil"/>
            </w:tcBorders>
            <w:shd w:val="clear" w:color="auto" w:fill="auto"/>
            <w:vAlign w:val="center"/>
            <w:hideMark/>
          </w:tcPr>
          <w:p w14:paraId="417237F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427" w:type="pct"/>
            <w:tcBorders>
              <w:top w:val="nil"/>
              <w:left w:val="nil"/>
              <w:bottom w:val="single" w:sz="4" w:space="0" w:color="auto"/>
              <w:right w:val="nil"/>
            </w:tcBorders>
            <w:shd w:val="clear" w:color="auto" w:fill="auto"/>
            <w:vAlign w:val="center"/>
            <w:hideMark/>
          </w:tcPr>
          <w:p w14:paraId="55DAC3D8" w14:textId="75AE576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49814A1" w14:textId="3C5B5B4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95C3231" w14:textId="17C9F62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0FE4324" w14:textId="39F43E6F"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5627E8A" w14:textId="6A0BF81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E9D5265" w14:textId="683AA842"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46EBEF7" w14:textId="2D55D48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0CE23" w14:textId="50C61B4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7CEA76F" w14:textId="77777777" w:rsidTr="008473C9">
        <w:tc>
          <w:tcPr>
            <w:tcW w:w="1779" w:type="pct"/>
            <w:tcBorders>
              <w:top w:val="nil"/>
              <w:left w:val="nil"/>
              <w:bottom w:val="single" w:sz="4" w:space="0" w:color="auto"/>
              <w:right w:val="nil"/>
            </w:tcBorders>
            <w:shd w:val="clear" w:color="auto" w:fill="auto"/>
            <w:vAlign w:val="center"/>
            <w:hideMark/>
          </w:tcPr>
          <w:p w14:paraId="7C6DB7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427" w:type="pct"/>
            <w:tcBorders>
              <w:top w:val="nil"/>
              <w:left w:val="nil"/>
              <w:bottom w:val="single" w:sz="4" w:space="0" w:color="auto"/>
              <w:right w:val="nil"/>
            </w:tcBorders>
            <w:shd w:val="clear" w:color="auto" w:fill="auto"/>
            <w:vAlign w:val="center"/>
            <w:hideMark/>
          </w:tcPr>
          <w:p w14:paraId="1830238A" w14:textId="5B103D8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D01B4F" w14:textId="1915C86D"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FB465B1" w14:textId="73B6C9A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16ADEF6D" w14:textId="4662CD2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9C6DDF3" w14:textId="5765481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D3D7357" w14:textId="638B0B3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97EB60F" w14:textId="683A490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1B350B" w14:textId="1F10315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18CA788" w14:textId="77777777" w:rsidTr="008473C9">
        <w:tc>
          <w:tcPr>
            <w:tcW w:w="1779" w:type="pct"/>
            <w:tcBorders>
              <w:top w:val="nil"/>
              <w:left w:val="nil"/>
              <w:bottom w:val="single" w:sz="4" w:space="0" w:color="auto"/>
              <w:right w:val="nil"/>
            </w:tcBorders>
            <w:shd w:val="clear" w:color="auto" w:fill="auto"/>
            <w:vAlign w:val="center"/>
            <w:hideMark/>
          </w:tcPr>
          <w:p w14:paraId="0DFA2F4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 cooperative</w:t>
            </w:r>
          </w:p>
        </w:tc>
        <w:tc>
          <w:tcPr>
            <w:tcW w:w="427" w:type="pct"/>
            <w:tcBorders>
              <w:top w:val="nil"/>
              <w:left w:val="nil"/>
              <w:bottom w:val="single" w:sz="4" w:space="0" w:color="auto"/>
              <w:right w:val="nil"/>
            </w:tcBorders>
            <w:shd w:val="clear" w:color="auto" w:fill="auto"/>
            <w:vAlign w:val="center"/>
            <w:hideMark/>
          </w:tcPr>
          <w:p w14:paraId="51F3B9F6" w14:textId="4B40A48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31FB0C" w14:textId="09F3A58F"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2E78A552" w14:textId="6323175E"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56B09D6" w14:textId="544468B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66548C8" w14:textId="5F72CA3D"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A60C08" w14:textId="51C56D1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284D8C" w14:textId="1DF7BB0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433C801" w14:textId="43CF4FB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D1542DA" w14:textId="77777777" w:rsidTr="008473C9">
        <w:tc>
          <w:tcPr>
            <w:tcW w:w="1779" w:type="pct"/>
            <w:tcBorders>
              <w:top w:val="nil"/>
              <w:left w:val="nil"/>
              <w:bottom w:val="single" w:sz="4" w:space="0" w:color="auto"/>
              <w:right w:val="nil"/>
            </w:tcBorders>
            <w:shd w:val="clear" w:color="auto" w:fill="auto"/>
            <w:vAlign w:val="center"/>
            <w:hideMark/>
          </w:tcPr>
          <w:p w14:paraId="5C03C5B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427" w:type="pct"/>
            <w:tcBorders>
              <w:top w:val="nil"/>
              <w:left w:val="nil"/>
              <w:bottom w:val="single" w:sz="4" w:space="0" w:color="auto"/>
              <w:right w:val="nil"/>
            </w:tcBorders>
            <w:shd w:val="clear" w:color="auto" w:fill="auto"/>
            <w:vAlign w:val="center"/>
            <w:hideMark/>
          </w:tcPr>
          <w:p w14:paraId="17C548B0" w14:textId="0332EF1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68252CB" w14:textId="540AE845"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0AEFAD4" w14:textId="417D91A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D982FC" w14:textId="0948DA4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82F3EF" w14:textId="4AEABB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CD4F15C" w14:textId="2A1E377B"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03C58F3" w14:textId="64432A1F"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D25EF" w14:textId="7FB3C93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A3BCA92" w14:textId="77777777" w:rsidTr="008473C9">
        <w:tc>
          <w:tcPr>
            <w:tcW w:w="1779" w:type="pct"/>
            <w:tcBorders>
              <w:top w:val="nil"/>
              <w:left w:val="nil"/>
              <w:bottom w:val="single" w:sz="4" w:space="0" w:color="auto"/>
              <w:right w:val="nil"/>
            </w:tcBorders>
            <w:shd w:val="clear" w:color="auto" w:fill="auto"/>
            <w:vAlign w:val="center"/>
            <w:hideMark/>
          </w:tcPr>
          <w:p w14:paraId="73B276F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427" w:type="pct"/>
            <w:tcBorders>
              <w:top w:val="nil"/>
              <w:left w:val="nil"/>
              <w:bottom w:val="single" w:sz="4" w:space="0" w:color="auto"/>
              <w:right w:val="nil"/>
            </w:tcBorders>
            <w:shd w:val="clear" w:color="auto" w:fill="auto"/>
            <w:vAlign w:val="center"/>
            <w:hideMark/>
          </w:tcPr>
          <w:p w14:paraId="2089DBE9" w14:textId="2F3A462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3C643E6" w14:textId="69A208A1"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827A89E" w14:textId="0831E6C0"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47C9BFA" w14:textId="7D6E1A8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7892D9" w14:textId="03FDAC61"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BA65E2E" w14:textId="35CAC3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877F243" w14:textId="3EAF840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95CF3A" w14:textId="6E69983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6A63372" w14:textId="77777777" w:rsidTr="008473C9">
        <w:tc>
          <w:tcPr>
            <w:tcW w:w="1779" w:type="pct"/>
            <w:tcBorders>
              <w:top w:val="nil"/>
              <w:left w:val="nil"/>
              <w:bottom w:val="single" w:sz="4" w:space="0" w:color="auto"/>
              <w:right w:val="nil"/>
            </w:tcBorders>
            <w:shd w:val="clear" w:color="auto" w:fill="auto"/>
            <w:vAlign w:val="center"/>
            <w:hideMark/>
          </w:tcPr>
          <w:p w14:paraId="42D72F76" w14:textId="432B96D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feed crop by-products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54449556" w14:textId="6402AB8F"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621EB6B" w14:textId="557C84C2"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E514648" w14:textId="24FDF154"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F020CE6" w14:textId="3D1FD7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CB5BE1B" w14:textId="09A45EA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4AD087" w14:textId="01D00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82E7FCA" w14:textId="2418009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AE963CA" w14:textId="47DB6FC2" w:rsidR="00C95140" w:rsidRPr="008473C9" w:rsidRDefault="00C95140" w:rsidP="008473C9">
            <w:pPr>
              <w:widowControl/>
              <w:spacing w:line="259" w:lineRule="auto"/>
              <w:jc w:val="center"/>
              <w:rPr>
                <w:rFonts w:eastAsia="Times New Roman" w:cs="Times New Roman"/>
                <w:sz w:val="20"/>
                <w:szCs w:val="20"/>
              </w:rPr>
            </w:pPr>
          </w:p>
        </w:tc>
      </w:tr>
    </w:tbl>
    <w:p w14:paraId="711067F0" w14:textId="6697E4C3" w:rsidR="00C95140" w:rsidRPr="0087225D" w:rsidRDefault="00C95140" w:rsidP="00483879">
      <w:pPr>
        <w:pStyle w:val="BodyText1"/>
        <w:spacing w:after="0"/>
        <w:ind w:left="86" w:hanging="86"/>
        <w:rPr>
          <w:sz w:val="16"/>
        </w:rPr>
      </w:pPr>
      <w:commentRangeStart w:id="894"/>
      <w:r w:rsidRPr="0087225D">
        <w:rPr>
          <w:sz w:val="16"/>
        </w:rPr>
        <w:t>^ Results not statistically reliable, n&lt;30  </w:t>
      </w:r>
      <w:commentRangeEnd w:id="894"/>
      <w:r>
        <w:rPr>
          <w:rStyle w:val="CommentReference"/>
          <w:rFonts w:eastAsia="Arial" w:cs="Arial"/>
          <w:color w:val="000000"/>
        </w:rPr>
        <w:commentReference w:id="894"/>
      </w:r>
    </w:p>
    <w:p w14:paraId="1D7065FD" w14:textId="2044C5BC" w:rsidR="00C95140" w:rsidRDefault="00C95140" w:rsidP="00483879">
      <w:pPr>
        <w:pStyle w:val="BodyText1"/>
        <w:spacing w:after="0"/>
        <w:ind w:left="86" w:hanging="86"/>
        <w:rPr>
          <w:sz w:val="16"/>
        </w:rPr>
      </w:pPr>
      <w:commentRangeStart w:id="89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5"/>
      <w:r>
        <w:rPr>
          <w:rStyle w:val="CommentReference"/>
          <w:rFonts w:eastAsia="Arial" w:cs="Arial"/>
          <w:color w:val="000000"/>
        </w:rPr>
        <w:commentReference w:id="895"/>
      </w:r>
    </w:p>
    <w:p w14:paraId="7C0561DD" w14:textId="5879640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5885C02" w14:textId="48C3CD83"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B3EBB55" w14:textId="7E26A535"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0A5501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DB38A0" w14:textId="6493E776" w:rsidR="00C95140" w:rsidRPr="00190CC5" w:rsidRDefault="00C95140" w:rsidP="008473C9">
      <w:pPr>
        <w:pStyle w:val="BodyText1"/>
      </w:pPr>
      <w:r>
        <w:t>Mixed concentrates are nutrient-rich feeds that are fed to dairy cows to increase milk production. They are usually a mixture of grains and cereals, and can include other nutrient-dense ingredients, such as brans, pomaces, or oilseed cake</w:t>
      </w:r>
      <w:r w:rsidR="0023589F" w:rsidRPr="0023589F">
        <w:t xml:space="preserve"> </w:t>
      </w:r>
      <w:r w:rsidR="0023589F">
        <w:t>and are typically formulated into a meal or pelletized</w:t>
      </w:r>
      <w:r>
        <w:t xml:space="preserve">. </w:t>
      </w:r>
      <w:r>
        <w:rPr>
          <w:b/>
        </w:rPr>
        <w:t>Table 7.3.9</w:t>
      </w:r>
      <w:r w:rsidRPr="00190CC5">
        <w:t xml:space="preserve"> </w:t>
      </w:r>
      <w:r>
        <w:t>present</w:t>
      </w:r>
      <w:r w:rsidRPr="00190CC5">
        <w:t xml:space="preserve">s information </w:t>
      </w:r>
      <w:r>
        <w:t xml:space="preserve">about the use of mixed concentrates by </w:t>
      </w:r>
      <w:r w:rsidR="005C4E8E">
        <w:t>dairy farm</w:t>
      </w:r>
      <w:r>
        <w:t>ers in the ZOI, including the frequency of feeding and the sources of the feeds</w:t>
      </w:r>
      <w:r w:rsidRPr="00190CC5">
        <w:t xml:space="preserve">. </w:t>
      </w:r>
      <w:r w:rsidRPr="00237457">
        <w:rPr>
          <w:highlight w:val="yellow"/>
        </w:rPr>
        <w:t>[Discuss findings. Were any differences found between disaggregate categories?]</w:t>
      </w:r>
    </w:p>
    <w:p w14:paraId="4718527A" w14:textId="19A33D3F" w:rsidR="00C95140" w:rsidRPr="00CC2AD2" w:rsidRDefault="00C95140" w:rsidP="008473C9">
      <w:pPr>
        <w:pStyle w:val="Tabletitle"/>
      </w:pPr>
      <w:bookmarkStart w:id="896" w:name="_Toc63673135"/>
      <w:r>
        <w:t>Table 7.3.9:</w:t>
      </w:r>
      <w:r w:rsidRPr="00CC2AD2">
        <w:t xml:space="preserve"> </w:t>
      </w:r>
      <w:r>
        <w:t>Characteristics of M</w:t>
      </w:r>
      <w:r w:rsidRPr="00CC2AD2">
        <w:t xml:space="preserve">ixed </w:t>
      </w:r>
      <w:r>
        <w:t>Concentrate F</w:t>
      </w:r>
      <w:r w:rsidRPr="00CC2AD2">
        <w:t>eed</w:t>
      </w:r>
      <w:r>
        <w:t xml:space="preserve"> U</w:t>
      </w:r>
      <w:r w:rsidRPr="00CC2AD2">
        <w:t>s</w:t>
      </w:r>
      <w:r>
        <w:t>e</w:t>
      </w:r>
      <w:r w:rsidRPr="00CC2AD2">
        <w:t xml:space="preserve"> </w:t>
      </w:r>
      <w:r>
        <w:t xml:space="preserve">by </w:t>
      </w:r>
      <w:r w:rsidR="005C4E8E">
        <w:t xml:space="preserve">Dairy </w:t>
      </w:r>
      <w:r w:rsidR="00EE1023">
        <w:t>F</w:t>
      </w:r>
      <w:r w:rsidR="005C4E8E">
        <w:t>arm</w:t>
      </w:r>
      <w:r>
        <w:t xml:space="preserve">ers in the ZOI, </w:t>
      </w:r>
      <w:r w:rsidRPr="00CC2AD2">
        <w:t xml:space="preserve">by </w:t>
      </w:r>
      <w:r>
        <w:t>F</w:t>
      </w:r>
      <w:r w:rsidRPr="00CC2AD2">
        <w:t xml:space="preserve">armers’ </w:t>
      </w:r>
      <w:r>
        <w:t>S</w:t>
      </w:r>
      <w:r w:rsidRPr="00CC2AD2">
        <w:t xml:space="preserve">ex and </w:t>
      </w:r>
      <w:r>
        <w:t>A</w:t>
      </w:r>
      <w:r w:rsidRPr="00CC2AD2">
        <w:t>ge</w:t>
      </w:r>
      <w:bookmarkEnd w:id="896"/>
      <w:r w:rsidRPr="00CC2AD2">
        <w:t xml:space="preserve"> </w:t>
      </w:r>
    </w:p>
    <w:tbl>
      <w:tblPr>
        <w:tblW w:w="5000" w:type="pct"/>
        <w:tblLook w:val="04A0" w:firstRow="1" w:lastRow="0" w:firstColumn="1" w:lastColumn="0" w:noHBand="0" w:noVBand="1"/>
      </w:tblPr>
      <w:tblGrid>
        <w:gridCol w:w="3224"/>
        <w:gridCol w:w="1088"/>
        <w:gridCol w:w="931"/>
        <w:gridCol w:w="680"/>
        <w:gridCol w:w="632"/>
        <w:gridCol w:w="285"/>
        <w:gridCol w:w="1051"/>
        <w:gridCol w:w="1053"/>
        <w:gridCol w:w="632"/>
      </w:tblGrid>
      <w:tr w:rsidR="00C95140" w:rsidRPr="008473C9" w14:paraId="5450D568"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B20F202"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Mixed concentrate feed use and characteristic</w:t>
            </w:r>
          </w:p>
        </w:tc>
        <w:tc>
          <w:tcPr>
            <w:tcW w:w="568" w:type="pct"/>
            <w:vMerge w:val="restart"/>
            <w:tcBorders>
              <w:top w:val="single" w:sz="4" w:space="0" w:color="auto"/>
              <w:left w:val="nil"/>
              <w:bottom w:val="nil"/>
              <w:right w:val="nil"/>
            </w:tcBorders>
            <w:shd w:val="clear" w:color="000000" w:fill="387990"/>
            <w:vAlign w:val="bottom"/>
            <w:hideMark/>
          </w:tcPr>
          <w:p w14:paraId="09F0E87C"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7A138189"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95D5037"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29" w:type="pct"/>
            <w:gridSpan w:val="3"/>
            <w:tcBorders>
              <w:top w:val="single" w:sz="4" w:space="0" w:color="auto"/>
              <w:left w:val="nil"/>
              <w:bottom w:val="single" w:sz="4" w:space="0" w:color="FFFFFF"/>
              <w:right w:val="nil"/>
            </w:tcBorders>
            <w:shd w:val="clear" w:color="000000" w:fill="387990"/>
            <w:vAlign w:val="center"/>
            <w:hideMark/>
          </w:tcPr>
          <w:p w14:paraId="6BDB3A1A" w14:textId="4892A27F"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8473C9" w14:paraId="499DE539"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3C17C83B"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vMerge/>
            <w:tcBorders>
              <w:top w:val="single" w:sz="4" w:space="0" w:color="auto"/>
              <w:left w:val="nil"/>
              <w:bottom w:val="nil"/>
              <w:right w:val="nil"/>
            </w:tcBorders>
            <w:vAlign w:val="center"/>
            <w:hideMark/>
          </w:tcPr>
          <w:p w14:paraId="776943EA"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C5F68F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134A701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9BA400D" w14:textId="5517ABED" w:rsidR="00C95140" w:rsidRPr="008473C9"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9380092" w14:textId="082B8C73"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000000" w:fill="387990"/>
            <w:vAlign w:val="bottom"/>
            <w:hideMark/>
          </w:tcPr>
          <w:p w14:paraId="247AD6AE" w14:textId="3C70CC93"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50" w:type="pct"/>
            <w:tcBorders>
              <w:top w:val="nil"/>
              <w:left w:val="nil"/>
              <w:bottom w:val="nil"/>
              <w:right w:val="nil"/>
            </w:tcBorders>
            <w:shd w:val="clear" w:color="000000" w:fill="387990"/>
            <w:vAlign w:val="bottom"/>
            <w:hideMark/>
          </w:tcPr>
          <w:p w14:paraId="178A8B6F" w14:textId="4E64EAE2"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913D9F9" w14:textId="09B7DA18"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37ACE58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496F85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tcBorders>
              <w:top w:val="nil"/>
              <w:left w:val="nil"/>
              <w:bottom w:val="single" w:sz="4" w:space="0" w:color="auto"/>
              <w:right w:val="nil"/>
            </w:tcBorders>
            <w:shd w:val="clear" w:color="000000" w:fill="387990"/>
            <w:vAlign w:val="center"/>
            <w:hideMark/>
          </w:tcPr>
          <w:p w14:paraId="56592998"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59D918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8E48B55"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2C22AE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1DF58112" w14:textId="6D3674AD"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387990"/>
            <w:vAlign w:val="bottom"/>
            <w:hideMark/>
          </w:tcPr>
          <w:p w14:paraId="6E654137"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000000" w:fill="387990"/>
            <w:vAlign w:val="bottom"/>
            <w:hideMark/>
          </w:tcPr>
          <w:p w14:paraId="3D83C53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3231C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2786026B" w14:textId="77777777" w:rsidTr="008473C9">
        <w:tc>
          <w:tcPr>
            <w:tcW w:w="1683" w:type="pct"/>
            <w:tcBorders>
              <w:top w:val="nil"/>
              <w:left w:val="nil"/>
              <w:bottom w:val="nil"/>
              <w:right w:val="nil"/>
            </w:tcBorders>
            <w:shd w:val="clear" w:color="auto" w:fill="auto"/>
            <w:vAlign w:val="center"/>
            <w:hideMark/>
          </w:tcPr>
          <w:p w14:paraId="7EEF43E3"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568" w:type="pct"/>
            <w:tcBorders>
              <w:top w:val="nil"/>
              <w:left w:val="nil"/>
              <w:bottom w:val="nil"/>
              <w:right w:val="nil"/>
            </w:tcBorders>
            <w:shd w:val="clear" w:color="auto" w:fill="auto"/>
            <w:vAlign w:val="center"/>
            <w:hideMark/>
          </w:tcPr>
          <w:p w14:paraId="3C0C615D" w14:textId="77777777"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1FFF70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3B514B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E7D73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D39328C"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vAlign w:val="center"/>
            <w:hideMark/>
          </w:tcPr>
          <w:p w14:paraId="46551A92"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49E93AA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37C6D9E"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30A40A6A"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5B17894D" w14:textId="7A46D4E0"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30FB4549" w14:textId="7EE0A9F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29DD417" w14:textId="0BE66BD0"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6BDE56A3" w14:textId="21C2CBD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AE94B7" w14:textId="49123F82"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38C00BC" w14:textId="5C1B409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2D04CE04" w14:textId="1C8A671B"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2C603F41" w14:textId="04A246C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3676540" w14:textId="6081530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973D54" w14:textId="77777777" w:rsidTr="008473C9">
        <w:tc>
          <w:tcPr>
            <w:tcW w:w="1683" w:type="pct"/>
            <w:tcBorders>
              <w:top w:val="nil"/>
              <w:left w:val="nil"/>
              <w:bottom w:val="nil"/>
              <w:right w:val="nil"/>
            </w:tcBorders>
            <w:shd w:val="clear" w:color="000000" w:fill="DEEAF6"/>
            <w:vAlign w:val="center"/>
            <w:hideMark/>
          </w:tcPr>
          <w:p w14:paraId="203046E6"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568" w:type="pct"/>
            <w:tcBorders>
              <w:top w:val="nil"/>
              <w:left w:val="nil"/>
              <w:bottom w:val="nil"/>
              <w:right w:val="nil"/>
            </w:tcBorders>
            <w:shd w:val="clear" w:color="000000" w:fill="DEEAF6"/>
            <w:vAlign w:val="center"/>
            <w:hideMark/>
          </w:tcPr>
          <w:p w14:paraId="771C967B" w14:textId="5C5BD3A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EC5DDFA" w14:textId="49D3241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nil"/>
              <w:right w:val="nil"/>
            </w:tcBorders>
            <w:shd w:val="clear" w:color="000000" w:fill="DEEAF6"/>
            <w:vAlign w:val="center"/>
            <w:hideMark/>
          </w:tcPr>
          <w:p w14:paraId="27E18BE0" w14:textId="441BE38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12BFD1DE" w14:textId="7CF4070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63E2DBAE" w14:textId="38BEB41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000000" w:fill="DEEAF6"/>
            <w:vAlign w:val="center"/>
            <w:hideMark/>
          </w:tcPr>
          <w:p w14:paraId="11129E98" w14:textId="070EDB4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000000" w:fill="DEEAF6"/>
            <w:vAlign w:val="center"/>
            <w:hideMark/>
          </w:tcPr>
          <w:p w14:paraId="125AF4C7" w14:textId="5FFDEF6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66D3BAD" w14:textId="2BD540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96B686"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3018A5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568" w:type="pct"/>
            <w:tcBorders>
              <w:top w:val="single" w:sz="4" w:space="0" w:color="auto"/>
              <w:left w:val="nil"/>
              <w:bottom w:val="single" w:sz="4" w:space="0" w:color="auto"/>
              <w:right w:val="nil"/>
            </w:tcBorders>
            <w:shd w:val="clear" w:color="auto" w:fill="auto"/>
            <w:vAlign w:val="center"/>
            <w:hideMark/>
          </w:tcPr>
          <w:p w14:paraId="3C8ED4E9" w14:textId="2F265C51"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E8ABCB8" w14:textId="6DB056D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B76C306" w14:textId="210007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6249166" w14:textId="1920A62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EAD630" w14:textId="1493580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7327CAFF" w14:textId="73A5A670"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8A3977D" w14:textId="34EF0DF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F7842F" w14:textId="51F7E9E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8E34E3" w14:textId="77777777" w:rsidTr="008473C9">
        <w:tc>
          <w:tcPr>
            <w:tcW w:w="1683" w:type="pct"/>
            <w:tcBorders>
              <w:top w:val="nil"/>
              <w:left w:val="nil"/>
              <w:bottom w:val="single" w:sz="4" w:space="0" w:color="auto"/>
              <w:right w:val="nil"/>
            </w:tcBorders>
            <w:shd w:val="clear" w:color="auto" w:fill="auto"/>
            <w:vAlign w:val="center"/>
            <w:hideMark/>
          </w:tcPr>
          <w:p w14:paraId="20E4F60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568" w:type="pct"/>
            <w:tcBorders>
              <w:top w:val="nil"/>
              <w:left w:val="nil"/>
              <w:bottom w:val="single" w:sz="4" w:space="0" w:color="auto"/>
              <w:right w:val="nil"/>
            </w:tcBorders>
            <w:shd w:val="clear" w:color="auto" w:fill="auto"/>
            <w:vAlign w:val="center"/>
            <w:hideMark/>
          </w:tcPr>
          <w:p w14:paraId="0ABFC2CA" w14:textId="2ED4A0E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9A07B19" w14:textId="2E2D85ED"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1C9F655F" w14:textId="23779DE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00A795" w14:textId="3EF27C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629D033" w14:textId="7794322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D2522E6" w14:textId="0B540843"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B89A75" w14:textId="31CDB7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0A7097" w14:textId="3C16B54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2473EC8D" w14:textId="77777777" w:rsidTr="008473C9">
        <w:tc>
          <w:tcPr>
            <w:tcW w:w="1683" w:type="pct"/>
            <w:tcBorders>
              <w:top w:val="nil"/>
              <w:left w:val="nil"/>
              <w:bottom w:val="single" w:sz="4" w:space="0" w:color="auto"/>
              <w:right w:val="nil"/>
            </w:tcBorders>
            <w:shd w:val="clear" w:color="auto" w:fill="auto"/>
            <w:vAlign w:val="center"/>
            <w:hideMark/>
          </w:tcPr>
          <w:p w14:paraId="5A8FAEB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568" w:type="pct"/>
            <w:tcBorders>
              <w:top w:val="nil"/>
              <w:left w:val="nil"/>
              <w:bottom w:val="single" w:sz="4" w:space="0" w:color="auto"/>
              <w:right w:val="nil"/>
            </w:tcBorders>
            <w:shd w:val="clear" w:color="auto" w:fill="auto"/>
            <w:vAlign w:val="center"/>
            <w:hideMark/>
          </w:tcPr>
          <w:p w14:paraId="552FBDC3" w14:textId="4E36248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8FBCA8" w14:textId="0E2391C1"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C453233" w14:textId="059B5CA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5A3BF11" w14:textId="343D32D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E5E8A2" w14:textId="2AD4AF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01A798C" w14:textId="3C4BBDF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2B5E2E0" w14:textId="40C29FF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CD7E52" w14:textId="057EAEC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E5C801D" w14:textId="77777777" w:rsidTr="008473C9">
        <w:tc>
          <w:tcPr>
            <w:tcW w:w="1683" w:type="pct"/>
            <w:tcBorders>
              <w:top w:val="nil"/>
              <w:left w:val="nil"/>
              <w:bottom w:val="single" w:sz="4" w:space="0" w:color="auto"/>
              <w:right w:val="nil"/>
            </w:tcBorders>
            <w:shd w:val="clear" w:color="auto" w:fill="auto"/>
            <w:vAlign w:val="center"/>
            <w:hideMark/>
          </w:tcPr>
          <w:p w14:paraId="0E46B21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Whenever available </w:t>
            </w:r>
          </w:p>
        </w:tc>
        <w:tc>
          <w:tcPr>
            <w:tcW w:w="568" w:type="pct"/>
            <w:tcBorders>
              <w:top w:val="nil"/>
              <w:left w:val="nil"/>
              <w:bottom w:val="single" w:sz="4" w:space="0" w:color="auto"/>
              <w:right w:val="nil"/>
            </w:tcBorders>
            <w:shd w:val="clear" w:color="auto" w:fill="auto"/>
            <w:vAlign w:val="center"/>
            <w:hideMark/>
          </w:tcPr>
          <w:p w14:paraId="492BFB05" w14:textId="6803D40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749CBA7" w14:textId="75EA9C55"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2516A188" w14:textId="447C702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3FAC67" w14:textId="74E650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C5EEFE" w14:textId="42A050F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6E5E9E" w14:textId="1B4E8DF7"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16308CCC" w14:textId="2FA8F0B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F9626D4" w14:textId="7F28120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5742C3E" w14:textId="77777777" w:rsidTr="008473C9">
        <w:tc>
          <w:tcPr>
            <w:tcW w:w="1683" w:type="pct"/>
            <w:tcBorders>
              <w:top w:val="nil"/>
              <w:left w:val="nil"/>
              <w:bottom w:val="single" w:sz="4" w:space="0" w:color="auto"/>
              <w:right w:val="nil"/>
            </w:tcBorders>
            <w:shd w:val="clear" w:color="auto" w:fill="auto"/>
            <w:vAlign w:val="center"/>
            <w:hideMark/>
          </w:tcPr>
          <w:p w14:paraId="5DAB9DF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568" w:type="pct"/>
            <w:tcBorders>
              <w:top w:val="nil"/>
              <w:left w:val="nil"/>
              <w:bottom w:val="single" w:sz="4" w:space="0" w:color="auto"/>
              <w:right w:val="nil"/>
            </w:tcBorders>
            <w:shd w:val="clear" w:color="auto" w:fill="auto"/>
            <w:vAlign w:val="center"/>
            <w:hideMark/>
          </w:tcPr>
          <w:p w14:paraId="1BD901BA" w14:textId="3F482CB9"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F23F7FC" w14:textId="4EE8860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1ED8052" w14:textId="496BA08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F60BAB5" w14:textId="40FB166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78154" w14:textId="7B97CE80"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859499C" w14:textId="09D9F738"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69B432" w14:textId="09EDD66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632C9C9" w14:textId="04478DC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946AE3A" w14:textId="77777777" w:rsidTr="008473C9">
        <w:tc>
          <w:tcPr>
            <w:tcW w:w="1683" w:type="pct"/>
            <w:tcBorders>
              <w:top w:val="nil"/>
              <w:left w:val="nil"/>
              <w:bottom w:val="single" w:sz="4" w:space="0" w:color="auto"/>
              <w:right w:val="nil"/>
            </w:tcBorders>
            <w:shd w:val="clear" w:color="000000" w:fill="DEEAF6"/>
            <w:vAlign w:val="center"/>
            <w:hideMark/>
          </w:tcPr>
          <w:p w14:paraId="24D202B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568" w:type="pct"/>
            <w:tcBorders>
              <w:top w:val="nil"/>
              <w:left w:val="nil"/>
              <w:bottom w:val="single" w:sz="4" w:space="0" w:color="auto"/>
              <w:right w:val="nil"/>
            </w:tcBorders>
            <w:shd w:val="clear" w:color="000000" w:fill="DEEAF6"/>
            <w:vAlign w:val="center"/>
            <w:hideMark/>
          </w:tcPr>
          <w:p w14:paraId="27BE14AC" w14:textId="4815F88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422BD231" w14:textId="0DEB7370" w:rsidR="00C95140" w:rsidRPr="008473C9" w:rsidRDefault="00C95140" w:rsidP="008473C9">
            <w:pPr>
              <w:widowControl/>
              <w:spacing w:line="259" w:lineRule="auto"/>
              <w:jc w:val="center"/>
              <w:rPr>
                <w:rFonts w:eastAsia="Times New Roman" w:cs="Times New Roman"/>
                <w:b/>
                <w:bCs/>
                <w:sz w:val="20"/>
                <w:szCs w:val="20"/>
              </w:rPr>
            </w:pPr>
          </w:p>
        </w:tc>
        <w:tc>
          <w:tcPr>
            <w:tcW w:w="355" w:type="pct"/>
            <w:tcBorders>
              <w:top w:val="nil"/>
              <w:left w:val="nil"/>
              <w:bottom w:val="single" w:sz="4" w:space="0" w:color="auto"/>
              <w:right w:val="nil"/>
            </w:tcBorders>
            <w:shd w:val="clear" w:color="000000" w:fill="DEEAF6"/>
            <w:vAlign w:val="center"/>
            <w:hideMark/>
          </w:tcPr>
          <w:p w14:paraId="262B751F" w14:textId="1CB84BD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6C38FF80" w14:textId="6542E4ED"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61AEB826" w14:textId="5255462B"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06DB8451" w14:textId="2C71B2F1" w:rsidR="00C95140" w:rsidRPr="008473C9" w:rsidRDefault="00C95140" w:rsidP="008473C9">
            <w:pPr>
              <w:widowControl/>
              <w:spacing w:line="259" w:lineRule="auto"/>
              <w:jc w:val="center"/>
              <w:rPr>
                <w:rFonts w:eastAsia="Times New Roman" w:cs="Times New Roman"/>
                <w:b/>
                <w:bCs/>
                <w:sz w:val="20"/>
                <w:szCs w:val="20"/>
              </w:rPr>
            </w:pPr>
          </w:p>
        </w:tc>
        <w:tc>
          <w:tcPr>
            <w:tcW w:w="550" w:type="pct"/>
            <w:tcBorders>
              <w:top w:val="nil"/>
              <w:left w:val="nil"/>
              <w:bottom w:val="single" w:sz="4" w:space="0" w:color="auto"/>
              <w:right w:val="nil"/>
            </w:tcBorders>
            <w:shd w:val="clear" w:color="000000" w:fill="DEEAF6"/>
            <w:vAlign w:val="center"/>
            <w:hideMark/>
          </w:tcPr>
          <w:p w14:paraId="2E6FCA3B" w14:textId="20EAA0C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1ADF2C2" w14:textId="64274C0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7981B32D" w14:textId="77777777" w:rsidTr="008473C9">
        <w:tc>
          <w:tcPr>
            <w:tcW w:w="1683" w:type="pct"/>
            <w:tcBorders>
              <w:top w:val="nil"/>
              <w:left w:val="nil"/>
              <w:bottom w:val="single" w:sz="4" w:space="0" w:color="auto"/>
              <w:right w:val="nil"/>
            </w:tcBorders>
            <w:shd w:val="clear" w:color="auto" w:fill="auto"/>
            <w:vAlign w:val="center"/>
            <w:hideMark/>
          </w:tcPr>
          <w:p w14:paraId="0796D84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568" w:type="pct"/>
            <w:tcBorders>
              <w:top w:val="nil"/>
              <w:left w:val="nil"/>
              <w:bottom w:val="single" w:sz="4" w:space="0" w:color="auto"/>
              <w:right w:val="nil"/>
            </w:tcBorders>
            <w:shd w:val="clear" w:color="auto" w:fill="auto"/>
            <w:vAlign w:val="center"/>
            <w:hideMark/>
          </w:tcPr>
          <w:p w14:paraId="40F453F8" w14:textId="529CC94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84616B3" w14:textId="63E200E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33E1C76A" w14:textId="704A926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C070B" w14:textId="77DEB75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973386" w14:textId="362C09E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CA05F57" w14:textId="52859F0A"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3F766745" w14:textId="6B33299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6493AA" w14:textId="24CF290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B66F572" w14:textId="77777777" w:rsidTr="008473C9">
        <w:tc>
          <w:tcPr>
            <w:tcW w:w="1683" w:type="pct"/>
            <w:tcBorders>
              <w:top w:val="nil"/>
              <w:left w:val="nil"/>
              <w:bottom w:val="single" w:sz="4" w:space="0" w:color="auto"/>
              <w:right w:val="nil"/>
            </w:tcBorders>
            <w:shd w:val="clear" w:color="auto" w:fill="auto"/>
            <w:vAlign w:val="center"/>
            <w:hideMark/>
          </w:tcPr>
          <w:p w14:paraId="7FC3BE0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568" w:type="pct"/>
            <w:tcBorders>
              <w:top w:val="nil"/>
              <w:left w:val="nil"/>
              <w:bottom w:val="single" w:sz="4" w:space="0" w:color="auto"/>
              <w:right w:val="nil"/>
            </w:tcBorders>
            <w:shd w:val="clear" w:color="auto" w:fill="auto"/>
            <w:vAlign w:val="center"/>
            <w:hideMark/>
          </w:tcPr>
          <w:p w14:paraId="135F10E8" w14:textId="3A649FD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1184476" w14:textId="4154055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B0734D6" w14:textId="4F5CDF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E82EB01" w14:textId="390839D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F7E6978" w14:textId="0BA05277"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FA0EDD8" w14:textId="208852C9"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0BD15BBA" w14:textId="28DC9B4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B8A38B" w14:textId="323E87E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15BE59" w14:textId="77777777" w:rsidTr="008473C9">
        <w:tc>
          <w:tcPr>
            <w:tcW w:w="1683" w:type="pct"/>
            <w:tcBorders>
              <w:top w:val="nil"/>
              <w:left w:val="nil"/>
              <w:bottom w:val="single" w:sz="4" w:space="0" w:color="auto"/>
              <w:right w:val="nil"/>
            </w:tcBorders>
            <w:shd w:val="clear" w:color="auto" w:fill="auto"/>
            <w:vAlign w:val="center"/>
            <w:hideMark/>
          </w:tcPr>
          <w:p w14:paraId="77E2EA4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Other cooperative</w:t>
            </w:r>
          </w:p>
        </w:tc>
        <w:tc>
          <w:tcPr>
            <w:tcW w:w="568" w:type="pct"/>
            <w:tcBorders>
              <w:top w:val="nil"/>
              <w:left w:val="nil"/>
              <w:bottom w:val="single" w:sz="4" w:space="0" w:color="auto"/>
              <w:right w:val="nil"/>
            </w:tcBorders>
            <w:shd w:val="clear" w:color="auto" w:fill="auto"/>
            <w:vAlign w:val="center"/>
            <w:hideMark/>
          </w:tcPr>
          <w:p w14:paraId="5741C9A1" w14:textId="23EF915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1E115CF" w14:textId="38A77ED6"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030E6465" w14:textId="0CB9B57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A2E2106" w14:textId="4B73EC1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B5D513" w14:textId="39347E2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8BC07F9" w14:textId="2DD9660E"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608AE5FF" w14:textId="082CFB8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BA6624B" w14:textId="40BA5F1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DCA04D0" w14:textId="77777777" w:rsidTr="00A532E9">
        <w:tc>
          <w:tcPr>
            <w:tcW w:w="1683" w:type="pct"/>
            <w:tcBorders>
              <w:top w:val="nil"/>
              <w:left w:val="nil"/>
              <w:bottom w:val="single" w:sz="4" w:space="0" w:color="auto"/>
              <w:right w:val="nil"/>
            </w:tcBorders>
            <w:shd w:val="clear" w:color="auto" w:fill="auto"/>
            <w:vAlign w:val="center"/>
            <w:hideMark/>
          </w:tcPr>
          <w:p w14:paraId="623433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568" w:type="pct"/>
            <w:tcBorders>
              <w:top w:val="nil"/>
              <w:left w:val="nil"/>
              <w:bottom w:val="single" w:sz="4" w:space="0" w:color="auto"/>
              <w:right w:val="nil"/>
            </w:tcBorders>
            <w:shd w:val="clear" w:color="auto" w:fill="auto"/>
            <w:vAlign w:val="center"/>
            <w:hideMark/>
          </w:tcPr>
          <w:p w14:paraId="07B30BCC" w14:textId="48DE77D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D854EB" w14:textId="19A7D9A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83EA3F8" w14:textId="5754D8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550CF" w14:textId="6D070B2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09A0EBC" w14:textId="4243A44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1340DC1" w14:textId="3801C176"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5005538" w14:textId="36678FE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D21059" w14:textId="3E08680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88CC63A"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A27A1A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568" w:type="pct"/>
            <w:tcBorders>
              <w:top w:val="single" w:sz="4" w:space="0" w:color="auto"/>
              <w:left w:val="nil"/>
              <w:bottom w:val="single" w:sz="4" w:space="0" w:color="auto"/>
              <w:right w:val="nil"/>
            </w:tcBorders>
            <w:shd w:val="clear" w:color="auto" w:fill="auto"/>
            <w:vAlign w:val="center"/>
            <w:hideMark/>
          </w:tcPr>
          <w:p w14:paraId="5D70D0A4" w14:textId="7777777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01091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EC72F5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A710BD5"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DFA651"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07FC7D9F"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7C6BEA8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311AFA9"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757FBC6E"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B9D851F" w14:textId="0A61919C"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fed mixed concentrates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6508DF3C" w14:textId="638CEACD"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068ED12" w14:textId="3018B52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45B9112" w14:textId="3EE99A1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D94EF4" w14:textId="22C93BCD"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6B6EABD" w14:textId="1D07D9FA"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1258377E" w14:textId="51420FA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D55A6A7" w14:textId="6E5E7C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9E73241" w14:textId="39CB47B6" w:rsidR="00C95140" w:rsidRPr="008473C9" w:rsidRDefault="00C95140" w:rsidP="008473C9">
            <w:pPr>
              <w:widowControl/>
              <w:spacing w:line="259" w:lineRule="auto"/>
              <w:jc w:val="center"/>
              <w:rPr>
                <w:rFonts w:eastAsia="Times New Roman" w:cs="Times New Roman"/>
                <w:sz w:val="20"/>
                <w:szCs w:val="20"/>
              </w:rPr>
            </w:pPr>
          </w:p>
        </w:tc>
      </w:tr>
    </w:tbl>
    <w:p w14:paraId="406CB97A" w14:textId="3BDA3F54" w:rsidR="00C95140" w:rsidRPr="0087225D" w:rsidRDefault="00C95140" w:rsidP="00483879">
      <w:pPr>
        <w:pStyle w:val="BodyText1"/>
        <w:spacing w:after="0"/>
        <w:ind w:left="86" w:hanging="86"/>
        <w:rPr>
          <w:sz w:val="16"/>
        </w:rPr>
      </w:pPr>
      <w:commentRangeStart w:id="897"/>
      <w:r w:rsidRPr="0087225D">
        <w:rPr>
          <w:sz w:val="16"/>
        </w:rPr>
        <w:t>^ Results not statistically reliable, n&lt;30  </w:t>
      </w:r>
      <w:commentRangeEnd w:id="897"/>
      <w:r>
        <w:rPr>
          <w:rStyle w:val="CommentReference"/>
          <w:rFonts w:eastAsia="Arial" w:cs="Arial"/>
          <w:color w:val="000000"/>
        </w:rPr>
        <w:commentReference w:id="897"/>
      </w:r>
    </w:p>
    <w:p w14:paraId="26145E5B" w14:textId="33AE83AB" w:rsidR="00C95140" w:rsidRDefault="00C95140" w:rsidP="00483879">
      <w:pPr>
        <w:pStyle w:val="BodyText1"/>
        <w:spacing w:after="0"/>
        <w:ind w:left="86" w:hanging="86"/>
        <w:rPr>
          <w:sz w:val="16"/>
        </w:rPr>
      </w:pPr>
      <w:commentRangeStart w:id="89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8"/>
      <w:r>
        <w:rPr>
          <w:rStyle w:val="CommentReference"/>
          <w:rFonts w:eastAsia="Arial" w:cs="Arial"/>
          <w:color w:val="000000"/>
        </w:rPr>
        <w:commentReference w:id="898"/>
      </w:r>
    </w:p>
    <w:p w14:paraId="76748526" w14:textId="3115E41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24F691" w14:textId="1F03F10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8140AF0" w14:textId="3938DBD3"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33F4998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9B322D1" w14:textId="49E7B071" w:rsidR="00C95140" w:rsidRPr="00E9018D" w:rsidRDefault="00C95140" w:rsidP="00F34026">
      <w:pPr>
        <w:pStyle w:val="BodyText1"/>
      </w:pPr>
      <w:r>
        <w:rPr>
          <w:b/>
        </w:rPr>
        <w:t>Table 7.3.10</w:t>
      </w:r>
      <w:r w:rsidRPr="00E9018D">
        <w:t xml:space="preserve"> </w:t>
      </w:r>
      <w:r>
        <w:t>presents</w:t>
      </w:r>
      <w:r w:rsidRPr="00E9018D">
        <w:t xml:space="preserve"> the frequency </w:t>
      </w:r>
      <w:r>
        <w:t xml:space="preserve">with which </w:t>
      </w:r>
      <w:r w:rsidR="00945543">
        <w:t>dairy</w:t>
      </w:r>
      <w:r>
        <w:t xml:space="preserve"> </w:t>
      </w:r>
      <w:r w:rsidRPr="00E9018D">
        <w:t xml:space="preserve">farmers in </w:t>
      </w:r>
      <w:r>
        <w:t xml:space="preserve">the ZOI </w:t>
      </w:r>
      <w:r w:rsidRPr="00E9018D">
        <w:t xml:space="preserve">feed vitamins and minerals to </w:t>
      </w:r>
      <w:r>
        <w:t>their dairy cows</w:t>
      </w:r>
      <w:r w:rsidRPr="00E9018D">
        <w:t>.</w:t>
      </w:r>
      <w:r w:rsidR="0023589F">
        <w:t xml:space="preserve"> Note that i</w:t>
      </w:r>
      <w:r w:rsidR="0023589F" w:rsidRPr="0023589F">
        <w:t>n the better formulation</w:t>
      </w:r>
      <w:r w:rsidR="0023589F">
        <w:t>s</w:t>
      </w:r>
      <w:r w:rsidR="0023589F" w:rsidRPr="0023589F">
        <w:t xml:space="preserve"> of compounded concentrate feed, vitamins and minerals are incorporated into the mix</w:t>
      </w:r>
      <w:r w:rsidR="0023589F">
        <w:t xml:space="preserve">; it is therefore possible that the figures presented here </w:t>
      </w:r>
      <w:r w:rsidR="0023589F" w:rsidRPr="0023589F">
        <w:t xml:space="preserve">miss some farmers who do not add </w:t>
      </w:r>
      <w:r w:rsidR="0023589F">
        <w:t>vitamin and mineral</w:t>
      </w:r>
      <w:r w:rsidR="0023589F" w:rsidRPr="0023589F">
        <w:t xml:space="preserve"> supplements separately.</w:t>
      </w:r>
      <w:r w:rsidRPr="00E9018D">
        <w:t xml:space="preserve"> </w:t>
      </w:r>
      <w:r w:rsidRPr="00662347">
        <w:rPr>
          <w:highlight w:val="yellow"/>
        </w:rPr>
        <w:t>[Discuss findings. Were any differences found between disaggregate categories?]</w:t>
      </w:r>
    </w:p>
    <w:p w14:paraId="041564DA" w14:textId="77777777" w:rsidR="00C95140" w:rsidRPr="00C134C7" w:rsidRDefault="00C95140" w:rsidP="00F34026">
      <w:pPr>
        <w:pStyle w:val="Tabletitle"/>
      </w:pPr>
      <w:bookmarkStart w:id="899" w:name="_Toc63673136"/>
      <w:r>
        <w:t>Table 7.3.10:</w:t>
      </w:r>
      <w:r w:rsidRPr="00C134C7">
        <w:t xml:space="preserve"> </w:t>
      </w:r>
      <w:r>
        <w:t>Frequency with w</w:t>
      </w:r>
      <w:r w:rsidRPr="00C134C7">
        <w:t xml:space="preserve">hich </w:t>
      </w:r>
      <w:r>
        <w:t xml:space="preserve">Farmers Feed Their Dairy Cows Vitamins or Minerals in the ZOI, </w:t>
      </w:r>
      <w:r w:rsidRPr="00C134C7">
        <w:t xml:space="preserve">by </w:t>
      </w:r>
      <w:r>
        <w:t>F</w:t>
      </w:r>
      <w:r w:rsidRPr="00C134C7">
        <w:t xml:space="preserve">armers’ </w:t>
      </w:r>
      <w:r>
        <w:t>S</w:t>
      </w:r>
      <w:r w:rsidRPr="00C134C7">
        <w:t xml:space="preserve">ex and </w:t>
      </w:r>
      <w:r>
        <w:t>A</w:t>
      </w:r>
      <w:r w:rsidRPr="00C134C7">
        <w:t>ge</w:t>
      </w:r>
      <w:bookmarkEnd w:id="899"/>
    </w:p>
    <w:tbl>
      <w:tblPr>
        <w:tblW w:w="5000" w:type="pct"/>
        <w:tblLook w:val="04A0" w:firstRow="1" w:lastRow="0" w:firstColumn="1" w:lastColumn="0" w:noHBand="0" w:noVBand="1"/>
      </w:tblPr>
      <w:tblGrid>
        <w:gridCol w:w="3313"/>
        <w:gridCol w:w="908"/>
        <w:gridCol w:w="931"/>
        <w:gridCol w:w="735"/>
        <w:gridCol w:w="632"/>
        <w:gridCol w:w="285"/>
        <w:gridCol w:w="1069"/>
        <w:gridCol w:w="1069"/>
        <w:gridCol w:w="634"/>
      </w:tblGrid>
      <w:tr w:rsidR="00C95140" w:rsidRPr="00F34026" w14:paraId="56675C28" w14:textId="77777777" w:rsidTr="00F34026">
        <w:trPr>
          <w:tblHeader/>
        </w:trPr>
        <w:tc>
          <w:tcPr>
            <w:tcW w:w="1730" w:type="pct"/>
            <w:vMerge w:val="restart"/>
            <w:tcBorders>
              <w:top w:val="single" w:sz="4" w:space="0" w:color="auto"/>
              <w:left w:val="nil"/>
              <w:bottom w:val="single" w:sz="4" w:space="0" w:color="000000"/>
              <w:right w:val="nil"/>
            </w:tcBorders>
            <w:shd w:val="clear" w:color="000000" w:fill="387990"/>
            <w:vAlign w:val="bottom"/>
            <w:hideMark/>
          </w:tcPr>
          <w:p w14:paraId="43CAC45B"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Vitamin and mineral use and feeding frequency</w:t>
            </w:r>
          </w:p>
        </w:tc>
        <w:tc>
          <w:tcPr>
            <w:tcW w:w="474" w:type="pct"/>
            <w:vMerge w:val="restart"/>
            <w:tcBorders>
              <w:top w:val="single" w:sz="4" w:space="0" w:color="auto"/>
              <w:left w:val="nil"/>
              <w:bottom w:val="nil"/>
              <w:right w:val="nil"/>
            </w:tcBorders>
            <w:shd w:val="clear" w:color="000000" w:fill="387990"/>
            <w:vAlign w:val="bottom"/>
            <w:hideMark/>
          </w:tcPr>
          <w:p w14:paraId="54DBA3A2"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0" w:type="pct"/>
            <w:gridSpan w:val="3"/>
            <w:tcBorders>
              <w:top w:val="single" w:sz="4" w:space="0" w:color="auto"/>
              <w:left w:val="nil"/>
              <w:bottom w:val="single" w:sz="4" w:space="0" w:color="FFFFFF"/>
              <w:right w:val="nil"/>
            </w:tcBorders>
            <w:shd w:val="clear" w:color="000000" w:fill="387990"/>
            <w:vAlign w:val="center"/>
            <w:hideMark/>
          </w:tcPr>
          <w:p w14:paraId="0921701F"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2D708D0"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6E79EC33" w14:textId="2F19E754"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7A5EDC1C"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56475FA5"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0B2D131D"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5B42EEAA"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bottom"/>
            <w:hideMark/>
          </w:tcPr>
          <w:p w14:paraId="31CAD344"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D179392" w14:textId="5D270642"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C8526E7" w14:textId="3D280418"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000000" w:fill="387990"/>
            <w:vAlign w:val="bottom"/>
            <w:hideMark/>
          </w:tcPr>
          <w:p w14:paraId="3B321DBF" w14:textId="0FCC3D7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58" w:type="pct"/>
            <w:tcBorders>
              <w:top w:val="nil"/>
              <w:left w:val="nil"/>
              <w:bottom w:val="nil"/>
              <w:right w:val="nil"/>
            </w:tcBorders>
            <w:shd w:val="clear" w:color="000000" w:fill="387990"/>
            <w:vAlign w:val="bottom"/>
            <w:hideMark/>
          </w:tcPr>
          <w:p w14:paraId="0CABFA36" w14:textId="295EA2D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CAAAA95" w14:textId="4331D8B2"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72D4C298"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242F110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3CAD71A4"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64ED859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bottom"/>
            <w:hideMark/>
          </w:tcPr>
          <w:p w14:paraId="072A7947"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7B4B99"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C0FE5E7" w14:textId="6A53058B"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single" w:sz="4" w:space="0" w:color="auto"/>
              <w:right w:val="nil"/>
            </w:tcBorders>
            <w:shd w:val="clear" w:color="000000" w:fill="387990"/>
            <w:vAlign w:val="bottom"/>
            <w:hideMark/>
          </w:tcPr>
          <w:p w14:paraId="78F3A70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58" w:type="pct"/>
            <w:tcBorders>
              <w:top w:val="nil"/>
              <w:left w:val="nil"/>
              <w:bottom w:val="single" w:sz="4" w:space="0" w:color="auto"/>
              <w:right w:val="nil"/>
            </w:tcBorders>
            <w:shd w:val="clear" w:color="000000" w:fill="387990"/>
            <w:vAlign w:val="bottom"/>
            <w:hideMark/>
          </w:tcPr>
          <w:p w14:paraId="365BCF2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B25C3C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r>
      <w:tr w:rsidR="00C95140" w:rsidRPr="00F34026" w14:paraId="6B71349A" w14:textId="77777777" w:rsidTr="00F34026">
        <w:tc>
          <w:tcPr>
            <w:tcW w:w="1730" w:type="pct"/>
            <w:tcBorders>
              <w:top w:val="nil"/>
              <w:left w:val="nil"/>
              <w:bottom w:val="nil"/>
              <w:right w:val="nil"/>
            </w:tcBorders>
            <w:shd w:val="clear" w:color="auto" w:fill="auto"/>
            <w:vAlign w:val="center"/>
            <w:hideMark/>
          </w:tcPr>
          <w:p w14:paraId="673A33A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Fed to dairy cows</w:t>
            </w:r>
          </w:p>
        </w:tc>
        <w:tc>
          <w:tcPr>
            <w:tcW w:w="474" w:type="pct"/>
            <w:tcBorders>
              <w:top w:val="nil"/>
              <w:left w:val="nil"/>
              <w:bottom w:val="nil"/>
              <w:right w:val="nil"/>
            </w:tcBorders>
            <w:shd w:val="clear" w:color="auto" w:fill="auto"/>
            <w:vAlign w:val="center"/>
            <w:hideMark/>
          </w:tcPr>
          <w:p w14:paraId="3EDBB5C7" w14:textId="77777777"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0DD96AA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68DDA74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A67B02E"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6DE9693"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74435247"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55B85591"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BB78B8C" w14:textId="77777777" w:rsidR="00C95140" w:rsidRPr="00F34026" w:rsidRDefault="00C95140" w:rsidP="00F34026">
            <w:pPr>
              <w:widowControl/>
              <w:spacing w:line="259" w:lineRule="auto"/>
              <w:jc w:val="center"/>
              <w:rPr>
                <w:rFonts w:eastAsia="Times New Roman" w:cs="Times New Roman"/>
                <w:color w:val="auto"/>
                <w:sz w:val="20"/>
                <w:szCs w:val="20"/>
              </w:rPr>
            </w:pPr>
          </w:p>
        </w:tc>
      </w:tr>
      <w:tr w:rsidR="00C95140" w:rsidRPr="00F34026" w14:paraId="7875D915"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70FBE15E" w14:textId="5C1BC74A"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single" w:sz="4" w:space="0" w:color="auto"/>
              <w:left w:val="nil"/>
              <w:bottom w:val="single" w:sz="4" w:space="0" w:color="auto"/>
              <w:right w:val="nil"/>
            </w:tcBorders>
            <w:shd w:val="clear" w:color="auto" w:fill="auto"/>
            <w:vAlign w:val="center"/>
            <w:hideMark/>
          </w:tcPr>
          <w:p w14:paraId="0A01C2DF" w14:textId="2E07C68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09D91E6" w14:textId="7B585C58"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37F2D077" w14:textId="07DB8F5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93429A3" w14:textId="0D178BC6"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2E57A9" w14:textId="5B59EC1E"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9E5DB91" w14:textId="23C415CA"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225161B" w14:textId="3484A68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CDC7C6" w14:textId="5FF528B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06614EA" w14:textId="77777777" w:rsidTr="00F34026">
        <w:tc>
          <w:tcPr>
            <w:tcW w:w="1730" w:type="pct"/>
            <w:tcBorders>
              <w:top w:val="nil"/>
              <w:left w:val="nil"/>
              <w:bottom w:val="nil"/>
              <w:right w:val="nil"/>
            </w:tcBorders>
            <w:shd w:val="clear" w:color="000000" w:fill="DEEAF6"/>
            <w:vAlign w:val="center"/>
            <w:hideMark/>
          </w:tcPr>
          <w:p w14:paraId="5C15F8E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Frequency of feeding </w:t>
            </w:r>
          </w:p>
        </w:tc>
        <w:tc>
          <w:tcPr>
            <w:tcW w:w="474" w:type="pct"/>
            <w:tcBorders>
              <w:top w:val="nil"/>
              <w:left w:val="nil"/>
              <w:bottom w:val="nil"/>
              <w:right w:val="nil"/>
            </w:tcBorders>
            <w:shd w:val="clear" w:color="000000" w:fill="DEEAF6"/>
            <w:vAlign w:val="center"/>
            <w:hideMark/>
          </w:tcPr>
          <w:p w14:paraId="51F9D27D" w14:textId="5B28AE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780CDDD3" w14:textId="42AD0F2A"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nil"/>
              <w:right w:val="nil"/>
            </w:tcBorders>
            <w:shd w:val="clear" w:color="000000" w:fill="DEEAF6"/>
            <w:vAlign w:val="center"/>
            <w:hideMark/>
          </w:tcPr>
          <w:p w14:paraId="20A6CE62" w14:textId="042B9CA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483A47" w14:textId="182620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7FF083DD" w14:textId="09C7A8D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48FFBFD4" w14:textId="4BA4D87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166EFC50" w14:textId="0E10DB9F"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D249CD" w14:textId="37C61171"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CFA5931"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573D2DD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Daily</w:t>
            </w:r>
          </w:p>
        </w:tc>
        <w:tc>
          <w:tcPr>
            <w:tcW w:w="474" w:type="pct"/>
            <w:tcBorders>
              <w:top w:val="single" w:sz="4" w:space="0" w:color="auto"/>
              <w:left w:val="nil"/>
              <w:bottom w:val="single" w:sz="4" w:space="0" w:color="auto"/>
              <w:right w:val="nil"/>
            </w:tcBorders>
            <w:shd w:val="clear" w:color="auto" w:fill="auto"/>
            <w:vAlign w:val="center"/>
            <w:hideMark/>
          </w:tcPr>
          <w:p w14:paraId="6115AE2F" w14:textId="4497FC1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7C829AD" w14:textId="15AF92C5"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74F39B33" w14:textId="0B9E45D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095ED10" w14:textId="51E929E2"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2B44A44" w14:textId="78F89D7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991E92B" w14:textId="74BDBA5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DAB07FD" w14:textId="2DA1986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5E47EE" w14:textId="2B60A5A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FC5CD61" w14:textId="77777777" w:rsidTr="00F34026">
        <w:tc>
          <w:tcPr>
            <w:tcW w:w="1730" w:type="pct"/>
            <w:tcBorders>
              <w:top w:val="nil"/>
              <w:left w:val="nil"/>
              <w:bottom w:val="single" w:sz="4" w:space="0" w:color="auto"/>
              <w:right w:val="nil"/>
            </w:tcBorders>
            <w:shd w:val="clear" w:color="auto" w:fill="auto"/>
            <w:vAlign w:val="center"/>
            <w:hideMark/>
          </w:tcPr>
          <w:p w14:paraId="3B3C7D93"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Weekly</w:t>
            </w:r>
          </w:p>
        </w:tc>
        <w:tc>
          <w:tcPr>
            <w:tcW w:w="474" w:type="pct"/>
            <w:tcBorders>
              <w:top w:val="nil"/>
              <w:left w:val="nil"/>
              <w:bottom w:val="single" w:sz="4" w:space="0" w:color="auto"/>
              <w:right w:val="nil"/>
            </w:tcBorders>
            <w:shd w:val="clear" w:color="auto" w:fill="auto"/>
            <w:vAlign w:val="center"/>
            <w:hideMark/>
          </w:tcPr>
          <w:p w14:paraId="1AAA42E7" w14:textId="35C093C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0D54ADF" w14:textId="37F2CA8F"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1A61444" w14:textId="7851946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B646AF1" w14:textId="6CB840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6676B28" w14:textId="739F1BB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869B93" w14:textId="39F6F2B4"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F0B1929" w14:textId="51C9B84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7D13407" w14:textId="42AF9AA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C143B47" w14:textId="77777777" w:rsidTr="00F34026">
        <w:tc>
          <w:tcPr>
            <w:tcW w:w="1730" w:type="pct"/>
            <w:tcBorders>
              <w:top w:val="nil"/>
              <w:left w:val="nil"/>
              <w:bottom w:val="single" w:sz="4" w:space="0" w:color="auto"/>
              <w:right w:val="nil"/>
            </w:tcBorders>
            <w:shd w:val="clear" w:color="auto" w:fill="auto"/>
            <w:vAlign w:val="center"/>
            <w:hideMark/>
          </w:tcPr>
          <w:p w14:paraId="4264DE1A"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Monthly</w:t>
            </w:r>
          </w:p>
        </w:tc>
        <w:tc>
          <w:tcPr>
            <w:tcW w:w="474" w:type="pct"/>
            <w:tcBorders>
              <w:top w:val="nil"/>
              <w:left w:val="nil"/>
              <w:bottom w:val="single" w:sz="4" w:space="0" w:color="auto"/>
              <w:right w:val="nil"/>
            </w:tcBorders>
            <w:shd w:val="clear" w:color="auto" w:fill="auto"/>
            <w:vAlign w:val="center"/>
            <w:hideMark/>
          </w:tcPr>
          <w:p w14:paraId="32A95972" w14:textId="65CC626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5D947A0" w14:textId="6CE8585E"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1B9D9D78" w14:textId="2893028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AEBDFE" w14:textId="2AD438E1"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2BB71FF" w14:textId="2A96C8A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C110A5E" w14:textId="759DBD3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4C7A3F9" w14:textId="3F70A01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EA498B" w14:textId="5EB9E2A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1AB0989" w14:textId="77777777" w:rsidTr="00F34026">
        <w:tc>
          <w:tcPr>
            <w:tcW w:w="1730" w:type="pct"/>
            <w:tcBorders>
              <w:top w:val="nil"/>
              <w:left w:val="nil"/>
              <w:bottom w:val="single" w:sz="4" w:space="0" w:color="auto"/>
              <w:right w:val="nil"/>
            </w:tcBorders>
            <w:shd w:val="clear" w:color="auto" w:fill="auto"/>
            <w:vAlign w:val="center"/>
            <w:hideMark/>
          </w:tcPr>
          <w:p w14:paraId="6F32EE34"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 xml:space="preserve">Whenever available </w:t>
            </w:r>
          </w:p>
        </w:tc>
        <w:tc>
          <w:tcPr>
            <w:tcW w:w="474" w:type="pct"/>
            <w:tcBorders>
              <w:top w:val="nil"/>
              <w:left w:val="nil"/>
              <w:bottom w:val="single" w:sz="4" w:space="0" w:color="auto"/>
              <w:right w:val="nil"/>
            </w:tcBorders>
            <w:shd w:val="clear" w:color="auto" w:fill="auto"/>
            <w:vAlign w:val="center"/>
            <w:hideMark/>
          </w:tcPr>
          <w:p w14:paraId="0FE931D0" w14:textId="1C37F948"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028A1DA" w14:textId="2A62FAE0"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1D5DEE5" w14:textId="323F344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4D4C198" w14:textId="3DC6280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13DA9C" w14:textId="75FAFF1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1B645DA" w14:textId="39181D8C"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A271FF" w14:textId="6D324CC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FC0726" w14:textId="3DB7CAE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C4FBD8" w14:textId="77777777" w:rsidTr="00F34026">
        <w:tc>
          <w:tcPr>
            <w:tcW w:w="1730" w:type="pct"/>
            <w:tcBorders>
              <w:top w:val="nil"/>
              <w:left w:val="nil"/>
              <w:bottom w:val="single" w:sz="4" w:space="0" w:color="auto"/>
              <w:right w:val="nil"/>
            </w:tcBorders>
            <w:shd w:val="clear" w:color="auto" w:fill="auto"/>
            <w:vAlign w:val="center"/>
            <w:hideMark/>
          </w:tcPr>
          <w:p w14:paraId="3999803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Other</w:t>
            </w:r>
          </w:p>
        </w:tc>
        <w:tc>
          <w:tcPr>
            <w:tcW w:w="474" w:type="pct"/>
            <w:tcBorders>
              <w:top w:val="nil"/>
              <w:left w:val="nil"/>
              <w:bottom w:val="single" w:sz="4" w:space="0" w:color="auto"/>
              <w:right w:val="nil"/>
            </w:tcBorders>
            <w:shd w:val="clear" w:color="auto" w:fill="auto"/>
            <w:vAlign w:val="center"/>
            <w:hideMark/>
          </w:tcPr>
          <w:p w14:paraId="50D9C28F" w14:textId="4EF0CA20"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D09C157" w14:textId="06871A46"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A4AF4D6" w14:textId="0807B172"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9F5B21" w14:textId="2A2F16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77F355" w14:textId="6B8CFBD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8BEBE8C" w14:textId="1AA57178"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28A0E351" w14:textId="57FEDBD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3D67D4" w14:textId="6744996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7D59CB8" w14:textId="77777777" w:rsidTr="00F34026">
        <w:tc>
          <w:tcPr>
            <w:tcW w:w="1730" w:type="pct"/>
            <w:tcBorders>
              <w:top w:val="nil"/>
              <w:left w:val="nil"/>
              <w:bottom w:val="single" w:sz="4" w:space="0" w:color="auto"/>
              <w:right w:val="nil"/>
            </w:tcBorders>
            <w:shd w:val="clear" w:color="auto" w:fill="auto"/>
            <w:vAlign w:val="center"/>
            <w:hideMark/>
          </w:tcPr>
          <w:p w14:paraId="6CFE6069" w14:textId="30B955E0"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Number of dairy cows who fed vitamins or minerals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5C59F44" w14:textId="4DBCE2A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7BEF1C" w14:textId="624FCDEC"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290E54E" w14:textId="2A9BCBD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BB9BCE5" w14:textId="35E81A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F909C0B" w14:textId="243A477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9BF3FC3" w14:textId="6AD59047"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38FE2004" w14:textId="1E0CD60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1EFCD1" w14:textId="6D7B831D" w:rsidR="00C95140" w:rsidRPr="00F34026" w:rsidRDefault="00C95140" w:rsidP="00F34026">
            <w:pPr>
              <w:widowControl/>
              <w:spacing w:line="259" w:lineRule="auto"/>
              <w:jc w:val="center"/>
              <w:rPr>
                <w:rFonts w:eastAsia="Times New Roman" w:cs="Times New Roman"/>
                <w:sz w:val="20"/>
                <w:szCs w:val="20"/>
              </w:rPr>
            </w:pPr>
          </w:p>
        </w:tc>
      </w:tr>
    </w:tbl>
    <w:p w14:paraId="48E9FA90" w14:textId="6E10BA4F" w:rsidR="00C95140" w:rsidRPr="0087225D" w:rsidRDefault="00C95140" w:rsidP="00483879">
      <w:pPr>
        <w:pStyle w:val="BodyText1"/>
        <w:spacing w:after="0"/>
        <w:ind w:left="86" w:hanging="86"/>
        <w:rPr>
          <w:sz w:val="16"/>
        </w:rPr>
      </w:pPr>
      <w:commentRangeStart w:id="900"/>
      <w:r w:rsidRPr="0087225D">
        <w:rPr>
          <w:sz w:val="16"/>
        </w:rPr>
        <w:t>^ Results not statistically reliable, n&lt;30  </w:t>
      </w:r>
      <w:commentRangeEnd w:id="900"/>
      <w:r>
        <w:rPr>
          <w:rStyle w:val="CommentReference"/>
          <w:rFonts w:eastAsia="Arial" w:cs="Arial"/>
          <w:color w:val="000000"/>
        </w:rPr>
        <w:commentReference w:id="900"/>
      </w:r>
    </w:p>
    <w:p w14:paraId="533E373C" w14:textId="59CD30E3" w:rsidR="00C95140" w:rsidRDefault="00C95140" w:rsidP="00483879">
      <w:pPr>
        <w:pStyle w:val="BodyText1"/>
        <w:spacing w:after="0"/>
        <w:ind w:left="86" w:hanging="86"/>
        <w:rPr>
          <w:sz w:val="16"/>
        </w:rPr>
      </w:pPr>
      <w:commentRangeStart w:id="90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1"/>
      <w:r>
        <w:rPr>
          <w:rStyle w:val="CommentReference"/>
          <w:rFonts w:eastAsia="Arial" w:cs="Arial"/>
          <w:color w:val="000000"/>
        </w:rPr>
        <w:commentReference w:id="901"/>
      </w:r>
    </w:p>
    <w:p w14:paraId="14D9D93C" w14:textId="236BDC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6F7D83" w14:textId="60A69BBA"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42EAC3C" w14:textId="77777777" w:rsidR="00C95140" w:rsidRDefault="00C95140" w:rsidP="00483879">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D9242A0" w14:textId="7CD1BF89" w:rsidR="00C95140" w:rsidRDefault="00C95140" w:rsidP="00F34026">
      <w:pPr>
        <w:pStyle w:val="BodyText1"/>
      </w:pPr>
      <w:r>
        <w:t>When dairy cows contract diseases, dairy farmers are subject to potentially large economic losses. Disease can result in the death of dairy cows or in r</w:t>
      </w:r>
      <w:r w:rsidRPr="006D162E">
        <w:t>educed productivity.</w:t>
      </w:r>
      <w:r>
        <w:t xml:space="preserve"> Access to trained health service providers and medicines, therefore, is important in dairy farming. Dairy farmers in developing countries, however, have </w:t>
      </w:r>
      <w:r w:rsidRPr="00B26B7B">
        <w:t>limited knowledge of disease prevention, management</w:t>
      </w:r>
      <w:r w:rsidR="00E97E9A">
        <w:t>,</w:t>
      </w:r>
      <w:r w:rsidRPr="00B26B7B">
        <w:t xml:space="preserve"> and control</w:t>
      </w:r>
      <w:r>
        <w:t xml:space="preserve">. In </w:t>
      </w:r>
      <w:r>
        <w:lastRenderedPageBreak/>
        <w:t>addition</w:t>
      </w:r>
      <w:r w:rsidR="00E97E9A">
        <w:t>,</w:t>
      </w:r>
      <w:r>
        <w:t xml:space="preserve"> disease prevalence is high, and dairy cow health services can be unavailable or unaffordable</w:t>
      </w:r>
      <w:r w:rsidRPr="00B26B7B">
        <w:t>.</w:t>
      </w:r>
      <w:r>
        <w:rPr>
          <w:rStyle w:val="FootnoteReference"/>
          <w:szCs w:val="22"/>
        </w:rPr>
        <w:footnoteReference w:id="84"/>
      </w:r>
      <w:r>
        <w:t xml:space="preserve"> </w:t>
      </w:r>
      <w:r>
        <w:rPr>
          <w:b/>
        </w:rPr>
        <w:t>Table 7.3.11</w:t>
      </w:r>
      <w:r w:rsidRPr="00E9018D">
        <w:t xml:space="preserve"> p</w:t>
      </w:r>
      <w:r>
        <w:t>resents information on where farmers obtain health services and medicines for their dairy cows in the ZOI. Dairy farmers were specifically asked about obtaining health services, such as vaccinations, treatment for sick animals, and assistance with the delivery of calves, from trained providers.</w:t>
      </w:r>
      <w:r w:rsidRPr="00E9018D">
        <w:rPr>
          <w:highlight w:val="yellow"/>
        </w:rPr>
        <w:t xml:space="preserve"> [Discuss </w:t>
      </w:r>
      <w:r w:rsidRPr="002724B3">
        <w:rPr>
          <w:highlight w:val="yellow"/>
        </w:rPr>
        <w:t>findings. Were any differences found between disaggregate categories?</w:t>
      </w:r>
      <w:r>
        <w:t xml:space="preserve"> </w:t>
      </w:r>
      <w:r>
        <w:rPr>
          <w:highlight w:val="yellow"/>
        </w:rPr>
        <w:t xml:space="preserve">What percentage of farmers treat their own dairy cows? Also discuss how long it takes for </w:t>
      </w:r>
      <w:r w:rsidR="005C4E8E">
        <w:rPr>
          <w:highlight w:val="yellow"/>
        </w:rPr>
        <w:t>dairy farm</w:t>
      </w:r>
      <w:r>
        <w:rPr>
          <w:highlight w:val="yellow"/>
        </w:rPr>
        <w:t>ers to obtain emergency animal health services when needed. Are there respondents who reported that emergency health services for animals are not available?</w:t>
      </w:r>
      <w:r w:rsidRPr="00E9018D">
        <w:rPr>
          <w:highlight w:val="yellow"/>
        </w:rPr>
        <w:t>]</w:t>
      </w:r>
      <w:r>
        <w:t xml:space="preserve"> </w:t>
      </w:r>
    </w:p>
    <w:p w14:paraId="12A4A9AD" w14:textId="344AF3E5" w:rsidR="00C95140" w:rsidRPr="00C134C7" w:rsidRDefault="00C95140" w:rsidP="00F34026">
      <w:pPr>
        <w:pStyle w:val="Tabletitle"/>
      </w:pPr>
      <w:bookmarkStart w:id="902" w:name="_Toc63673137"/>
      <w:r>
        <w:t>Table 7.3.11:</w:t>
      </w:r>
      <w:r w:rsidRPr="00C134C7">
        <w:t xml:space="preserve"> </w:t>
      </w:r>
      <w:r>
        <w:t>Trained H</w:t>
      </w:r>
      <w:r w:rsidRPr="00C134C7">
        <w:t xml:space="preserve">ealth </w:t>
      </w:r>
      <w:r>
        <w:t xml:space="preserve">Service Providers </w:t>
      </w:r>
      <w:r w:rsidRPr="00C134C7">
        <w:t xml:space="preserve">and </w:t>
      </w:r>
      <w:r>
        <w:t>Sources of M</w:t>
      </w:r>
      <w:r w:rsidRPr="00C134C7">
        <w:t xml:space="preserve">edicines </w:t>
      </w:r>
      <w:r>
        <w:t xml:space="preserve">Used by </w:t>
      </w:r>
      <w:r w:rsidR="005C4E8E">
        <w:t xml:space="preserve">Dairy </w:t>
      </w:r>
      <w:r w:rsidR="004A61C1">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902"/>
      <w:r w:rsidRPr="00C134C7">
        <w:t xml:space="preserve"> </w:t>
      </w:r>
    </w:p>
    <w:tbl>
      <w:tblPr>
        <w:tblW w:w="5000" w:type="pct"/>
        <w:tblLook w:val="04A0" w:firstRow="1" w:lastRow="0" w:firstColumn="1" w:lastColumn="0" w:noHBand="0" w:noVBand="1"/>
      </w:tblPr>
      <w:tblGrid>
        <w:gridCol w:w="3223"/>
        <w:gridCol w:w="1067"/>
        <w:gridCol w:w="931"/>
        <w:gridCol w:w="745"/>
        <w:gridCol w:w="634"/>
        <w:gridCol w:w="285"/>
        <w:gridCol w:w="1023"/>
        <w:gridCol w:w="1038"/>
        <w:gridCol w:w="630"/>
      </w:tblGrid>
      <w:tr w:rsidR="00C95140" w:rsidRPr="00F34026" w14:paraId="782CC3EC" w14:textId="77777777" w:rsidTr="00F34026">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520E17E8"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Provider or source</w:t>
            </w:r>
          </w:p>
        </w:tc>
        <w:tc>
          <w:tcPr>
            <w:tcW w:w="557" w:type="pct"/>
            <w:vMerge w:val="restart"/>
            <w:tcBorders>
              <w:top w:val="single" w:sz="4" w:space="0" w:color="auto"/>
              <w:left w:val="nil"/>
              <w:bottom w:val="nil"/>
              <w:right w:val="nil"/>
            </w:tcBorders>
            <w:shd w:val="clear" w:color="000000" w:fill="387990"/>
            <w:vAlign w:val="bottom"/>
            <w:hideMark/>
          </w:tcPr>
          <w:p w14:paraId="01B7F2C1"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6" w:type="pct"/>
            <w:gridSpan w:val="3"/>
            <w:tcBorders>
              <w:top w:val="single" w:sz="4" w:space="0" w:color="auto"/>
              <w:left w:val="nil"/>
              <w:bottom w:val="single" w:sz="4" w:space="0" w:color="FFFFFF"/>
              <w:right w:val="nil"/>
            </w:tcBorders>
            <w:shd w:val="clear" w:color="000000" w:fill="387990"/>
            <w:vAlign w:val="center"/>
            <w:hideMark/>
          </w:tcPr>
          <w:p w14:paraId="08E896EE"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DF2E082"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499BC6F7" w14:textId="2E99A819"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12DF2C01"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68653EE6"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vMerge/>
            <w:tcBorders>
              <w:top w:val="single" w:sz="4" w:space="0" w:color="auto"/>
              <w:left w:val="nil"/>
              <w:bottom w:val="nil"/>
              <w:right w:val="nil"/>
            </w:tcBorders>
            <w:vAlign w:val="center"/>
            <w:hideMark/>
          </w:tcPr>
          <w:p w14:paraId="0F2AFBA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F0550C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9" w:type="pct"/>
            <w:tcBorders>
              <w:top w:val="nil"/>
              <w:left w:val="nil"/>
              <w:bottom w:val="nil"/>
              <w:right w:val="nil"/>
            </w:tcBorders>
            <w:shd w:val="clear" w:color="000000" w:fill="387990"/>
            <w:vAlign w:val="bottom"/>
            <w:hideMark/>
          </w:tcPr>
          <w:p w14:paraId="09F86F42"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1AD0FACA" w14:textId="46F96F2E"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E31D99E" w14:textId="6A2B11D9"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nil"/>
              <w:right w:val="nil"/>
            </w:tcBorders>
            <w:shd w:val="clear" w:color="000000" w:fill="387990"/>
            <w:vAlign w:val="bottom"/>
            <w:hideMark/>
          </w:tcPr>
          <w:p w14:paraId="3976721E" w14:textId="57D299B0"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1004BC12" w14:textId="4F4114B5"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30+</w:t>
            </w:r>
            <w:r w:rsidR="00A532E9">
              <w:rPr>
                <w:rFonts w:eastAsia="Times New Roman" w:cs="Times New Roman"/>
                <w:b/>
                <w:bCs/>
                <w:color w:val="FFFFFF"/>
                <w:sz w:val="20"/>
                <w:szCs w:val="20"/>
              </w:rPr>
              <w:t xml:space="preserve"> </w:t>
            </w:r>
          </w:p>
        </w:tc>
        <w:tc>
          <w:tcPr>
            <w:tcW w:w="330" w:type="pct"/>
            <w:tcBorders>
              <w:top w:val="nil"/>
              <w:left w:val="nil"/>
              <w:bottom w:val="nil"/>
              <w:right w:val="nil"/>
            </w:tcBorders>
            <w:shd w:val="clear" w:color="000000" w:fill="387990"/>
            <w:vAlign w:val="bottom"/>
            <w:hideMark/>
          </w:tcPr>
          <w:p w14:paraId="20AFC9D8" w14:textId="11589F61"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01F81CD3"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16A7CF40"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tcBorders>
              <w:top w:val="nil"/>
              <w:left w:val="nil"/>
              <w:bottom w:val="single" w:sz="4" w:space="0" w:color="auto"/>
              <w:right w:val="nil"/>
            </w:tcBorders>
            <w:shd w:val="clear" w:color="000000" w:fill="387990"/>
            <w:vAlign w:val="center"/>
            <w:hideMark/>
          </w:tcPr>
          <w:p w14:paraId="3EC67629"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5EAFC74D"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9" w:type="pct"/>
            <w:tcBorders>
              <w:top w:val="nil"/>
              <w:left w:val="nil"/>
              <w:bottom w:val="single" w:sz="4" w:space="0" w:color="auto"/>
              <w:right w:val="nil"/>
            </w:tcBorders>
            <w:shd w:val="clear" w:color="000000" w:fill="387990"/>
            <w:vAlign w:val="bottom"/>
            <w:hideMark/>
          </w:tcPr>
          <w:p w14:paraId="187DCEF5"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2D795BC1"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3C1D148" w14:textId="0FE71526"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387990"/>
            <w:vAlign w:val="bottom"/>
            <w:hideMark/>
          </w:tcPr>
          <w:p w14:paraId="5D868CA6"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DCE9FD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AD5AA6E"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r>
      <w:tr w:rsidR="00C95140" w:rsidRPr="00F34026" w14:paraId="2A924C82" w14:textId="77777777" w:rsidTr="00F34026">
        <w:tc>
          <w:tcPr>
            <w:tcW w:w="5000" w:type="pct"/>
            <w:gridSpan w:val="9"/>
            <w:tcBorders>
              <w:top w:val="nil"/>
              <w:left w:val="nil"/>
              <w:bottom w:val="nil"/>
              <w:right w:val="nil"/>
            </w:tcBorders>
            <w:shd w:val="clear" w:color="000000" w:fill="DEEAF6"/>
            <w:vAlign w:val="center"/>
            <w:hideMark/>
          </w:tcPr>
          <w:p w14:paraId="26767C7B"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Trained health service provider</w:t>
            </w:r>
            <w:r w:rsidRPr="00F34026">
              <w:rPr>
                <w:rFonts w:eastAsia="Times New Roman" w:cs="Times New Roman"/>
                <w:b/>
                <w:bCs/>
                <w:sz w:val="20"/>
                <w:szCs w:val="20"/>
                <w:vertAlign w:val="superscript"/>
              </w:rPr>
              <w:t>b</w:t>
            </w:r>
          </w:p>
        </w:tc>
      </w:tr>
      <w:tr w:rsidR="00C95140" w:rsidRPr="00F34026" w14:paraId="509609F6" w14:textId="77777777" w:rsidTr="00F34026">
        <w:tc>
          <w:tcPr>
            <w:tcW w:w="1683" w:type="pct"/>
            <w:tcBorders>
              <w:top w:val="single" w:sz="4" w:space="0" w:color="auto"/>
              <w:left w:val="nil"/>
              <w:bottom w:val="single" w:sz="4" w:space="0" w:color="auto"/>
              <w:right w:val="nil"/>
            </w:tcBorders>
            <w:shd w:val="clear" w:color="auto" w:fill="auto"/>
            <w:vAlign w:val="center"/>
            <w:hideMark/>
          </w:tcPr>
          <w:p w14:paraId="498DEF3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Self</w:t>
            </w:r>
          </w:p>
        </w:tc>
        <w:tc>
          <w:tcPr>
            <w:tcW w:w="557" w:type="pct"/>
            <w:tcBorders>
              <w:top w:val="single" w:sz="4" w:space="0" w:color="auto"/>
              <w:left w:val="nil"/>
              <w:bottom w:val="single" w:sz="4" w:space="0" w:color="auto"/>
              <w:right w:val="nil"/>
            </w:tcBorders>
            <w:shd w:val="clear" w:color="auto" w:fill="auto"/>
            <w:vAlign w:val="center"/>
            <w:hideMark/>
          </w:tcPr>
          <w:p w14:paraId="651E0E14" w14:textId="24AE16F5"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D0F08F4" w14:textId="45B38794"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single" w:sz="4" w:space="0" w:color="auto"/>
              <w:left w:val="nil"/>
              <w:bottom w:val="single" w:sz="4" w:space="0" w:color="auto"/>
              <w:right w:val="nil"/>
            </w:tcBorders>
            <w:shd w:val="clear" w:color="auto" w:fill="auto"/>
            <w:vAlign w:val="center"/>
            <w:hideMark/>
          </w:tcPr>
          <w:p w14:paraId="54D763DD" w14:textId="136501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61EEC5A" w14:textId="24E6F43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5E1515" w14:textId="4B34CD28"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35B9F0B" w14:textId="43AF612E"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CF14FBA" w14:textId="3A2FFF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08C473E" w14:textId="5E78DA6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A7BC52F" w14:textId="77777777" w:rsidTr="00F34026">
        <w:tc>
          <w:tcPr>
            <w:tcW w:w="1683" w:type="pct"/>
            <w:tcBorders>
              <w:top w:val="nil"/>
              <w:left w:val="nil"/>
              <w:bottom w:val="single" w:sz="4" w:space="0" w:color="auto"/>
              <w:right w:val="nil"/>
            </w:tcBorders>
            <w:shd w:val="clear" w:color="auto" w:fill="auto"/>
            <w:vAlign w:val="center"/>
            <w:hideMark/>
          </w:tcPr>
          <w:p w14:paraId="27090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2052BCD3" w14:textId="5D5F25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1229C2F" w14:textId="2624791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7CE6D06" w14:textId="6047333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53950A0" w14:textId="26848B1D"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2D6F4FA" w14:textId="45D9B1F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B80CF0B" w14:textId="4B8D8083"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793C9FC" w14:textId="0E88006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B8C573" w14:textId="1283341A"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485957F" w14:textId="77777777" w:rsidTr="00F34026">
        <w:tc>
          <w:tcPr>
            <w:tcW w:w="1683" w:type="pct"/>
            <w:tcBorders>
              <w:top w:val="nil"/>
              <w:left w:val="nil"/>
              <w:bottom w:val="single" w:sz="4" w:space="0" w:color="auto"/>
              <w:right w:val="nil"/>
            </w:tcBorders>
            <w:shd w:val="clear" w:color="auto" w:fill="auto"/>
            <w:vAlign w:val="center"/>
            <w:hideMark/>
          </w:tcPr>
          <w:p w14:paraId="7948986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 extension services</w:t>
            </w:r>
          </w:p>
        </w:tc>
        <w:tc>
          <w:tcPr>
            <w:tcW w:w="557" w:type="pct"/>
            <w:tcBorders>
              <w:top w:val="nil"/>
              <w:left w:val="nil"/>
              <w:bottom w:val="single" w:sz="4" w:space="0" w:color="auto"/>
              <w:right w:val="nil"/>
            </w:tcBorders>
            <w:shd w:val="clear" w:color="auto" w:fill="auto"/>
            <w:vAlign w:val="center"/>
            <w:hideMark/>
          </w:tcPr>
          <w:p w14:paraId="710AA843" w14:textId="4E72790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0E60940" w14:textId="1899C22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3FDC047" w14:textId="5DB95BD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8C65070" w14:textId="2B05C1A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B08C10F" w14:textId="16E3802F"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9E35DA1" w14:textId="30B9545B"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28BA2A9" w14:textId="50E5F34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EBF794" w14:textId="20B220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0E99208" w14:textId="77777777" w:rsidTr="00F34026">
        <w:tc>
          <w:tcPr>
            <w:tcW w:w="1683" w:type="pct"/>
            <w:tcBorders>
              <w:top w:val="nil"/>
              <w:left w:val="nil"/>
              <w:bottom w:val="single" w:sz="4" w:space="0" w:color="auto"/>
              <w:right w:val="nil"/>
            </w:tcBorders>
            <w:shd w:val="clear" w:color="auto" w:fill="auto"/>
            <w:vAlign w:val="center"/>
            <w:hideMark/>
          </w:tcPr>
          <w:p w14:paraId="23C513D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Public veterinarian</w:t>
            </w:r>
          </w:p>
        </w:tc>
        <w:tc>
          <w:tcPr>
            <w:tcW w:w="557" w:type="pct"/>
            <w:tcBorders>
              <w:top w:val="nil"/>
              <w:left w:val="nil"/>
              <w:bottom w:val="single" w:sz="4" w:space="0" w:color="auto"/>
              <w:right w:val="nil"/>
            </w:tcBorders>
            <w:shd w:val="clear" w:color="auto" w:fill="auto"/>
            <w:vAlign w:val="center"/>
            <w:hideMark/>
          </w:tcPr>
          <w:p w14:paraId="5A96DC65" w14:textId="6C9FC75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91FEDB" w14:textId="48AFEB3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EB148A" w14:textId="1FDE777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7FCB13" w14:textId="3499E0B4"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D9E62AE" w14:textId="0E4E36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03C91B2" w14:textId="6988EAA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EADFD08" w14:textId="449FB49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3D0EB8E" w14:textId="3DE07C45"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78C3358" w14:textId="77777777" w:rsidTr="00F34026">
        <w:tc>
          <w:tcPr>
            <w:tcW w:w="1683" w:type="pct"/>
            <w:tcBorders>
              <w:top w:val="nil"/>
              <w:left w:val="nil"/>
              <w:bottom w:val="single" w:sz="4" w:space="0" w:color="auto"/>
              <w:right w:val="nil"/>
            </w:tcBorders>
            <w:shd w:val="clear" w:color="auto" w:fill="auto"/>
            <w:vAlign w:val="center"/>
            <w:hideMark/>
          </w:tcPr>
          <w:p w14:paraId="7B9428E0"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veterinarian</w:t>
            </w:r>
          </w:p>
        </w:tc>
        <w:tc>
          <w:tcPr>
            <w:tcW w:w="557" w:type="pct"/>
            <w:tcBorders>
              <w:top w:val="nil"/>
              <w:left w:val="nil"/>
              <w:bottom w:val="single" w:sz="4" w:space="0" w:color="auto"/>
              <w:right w:val="nil"/>
            </w:tcBorders>
            <w:shd w:val="clear" w:color="auto" w:fill="auto"/>
            <w:vAlign w:val="center"/>
            <w:hideMark/>
          </w:tcPr>
          <w:p w14:paraId="7DF10FC2" w14:textId="680C345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F68562" w14:textId="3741B0B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67B67A" w14:textId="6E247F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CD030CC" w14:textId="093BF505"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9ECF114" w14:textId="5C33783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1E9668D" w14:textId="3D96AC32"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2102AB5" w14:textId="5858BD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143226A" w14:textId="5F5A639B"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4CC3D75" w14:textId="77777777" w:rsidTr="00F34026">
        <w:tc>
          <w:tcPr>
            <w:tcW w:w="1683" w:type="pct"/>
            <w:tcBorders>
              <w:top w:val="nil"/>
              <w:left w:val="nil"/>
              <w:bottom w:val="single" w:sz="4" w:space="0" w:color="auto"/>
              <w:right w:val="nil"/>
            </w:tcBorders>
            <w:shd w:val="clear" w:color="auto" w:fill="auto"/>
            <w:vAlign w:val="center"/>
            <w:hideMark/>
          </w:tcPr>
          <w:p w14:paraId="089A93F5"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2D2AE171" w14:textId="29AC2C1E"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1771CF" w14:textId="4D254993"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B75F028" w14:textId="2A845B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8B2631" w14:textId="32BAFC9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4502B7" w14:textId="4A77DD14"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985E2F2" w14:textId="73692E04"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0604E29" w14:textId="251742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A33245" w14:textId="086F07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65C8ED2" w14:textId="77777777" w:rsidTr="00F34026">
        <w:tc>
          <w:tcPr>
            <w:tcW w:w="1683" w:type="pct"/>
            <w:tcBorders>
              <w:top w:val="nil"/>
              <w:left w:val="nil"/>
              <w:bottom w:val="single" w:sz="4" w:space="0" w:color="auto"/>
              <w:right w:val="nil"/>
            </w:tcBorders>
            <w:shd w:val="clear" w:color="auto" w:fill="auto"/>
            <w:vAlign w:val="center"/>
            <w:hideMark/>
          </w:tcPr>
          <w:p w14:paraId="5A5E9AC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use health services</w:t>
            </w:r>
          </w:p>
        </w:tc>
        <w:tc>
          <w:tcPr>
            <w:tcW w:w="557" w:type="pct"/>
            <w:tcBorders>
              <w:top w:val="nil"/>
              <w:left w:val="nil"/>
              <w:bottom w:val="single" w:sz="4" w:space="0" w:color="auto"/>
              <w:right w:val="nil"/>
            </w:tcBorders>
            <w:shd w:val="clear" w:color="auto" w:fill="auto"/>
            <w:vAlign w:val="center"/>
            <w:hideMark/>
          </w:tcPr>
          <w:p w14:paraId="7A64A612" w14:textId="2689AE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2440252" w14:textId="0AEE31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619A7FC" w14:textId="6EE63A5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14E17C3" w14:textId="11587CD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BF25A90" w14:textId="0AB8F8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B8922E3" w14:textId="751D594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70C3515" w14:textId="01F71A4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A5D3F92" w14:textId="7FB766F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E24CD3E" w14:textId="77777777" w:rsidTr="00F34026">
        <w:tc>
          <w:tcPr>
            <w:tcW w:w="1683" w:type="pct"/>
            <w:tcBorders>
              <w:top w:val="nil"/>
              <w:left w:val="nil"/>
              <w:bottom w:val="single" w:sz="4" w:space="0" w:color="auto"/>
              <w:right w:val="nil"/>
            </w:tcBorders>
            <w:shd w:val="clear" w:color="000000" w:fill="DEEAF6"/>
            <w:vAlign w:val="center"/>
            <w:hideMark/>
          </w:tcPr>
          <w:p w14:paraId="47DFCC68"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Source of medicines</w:t>
            </w:r>
            <w:r w:rsidRPr="00F34026">
              <w:rPr>
                <w:rFonts w:eastAsia="Times New Roman" w:cs="Times New Roman"/>
                <w:b/>
                <w:bCs/>
                <w:sz w:val="20"/>
                <w:szCs w:val="20"/>
                <w:vertAlign w:val="superscript"/>
              </w:rPr>
              <w:t>b</w:t>
            </w:r>
            <w:r w:rsidRPr="00F34026">
              <w:rPr>
                <w:rFonts w:eastAsia="Times New Roman" w:cs="Times New Roman"/>
                <w:b/>
                <w:bCs/>
                <w:sz w:val="20"/>
                <w:szCs w:val="20"/>
              </w:rPr>
              <w:t xml:space="preserve"> </w:t>
            </w:r>
          </w:p>
        </w:tc>
        <w:tc>
          <w:tcPr>
            <w:tcW w:w="557" w:type="pct"/>
            <w:tcBorders>
              <w:top w:val="nil"/>
              <w:left w:val="nil"/>
              <w:bottom w:val="single" w:sz="4" w:space="0" w:color="auto"/>
              <w:right w:val="nil"/>
            </w:tcBorders>
            <w:shd w:val="clear" w:color="000000" w:fill="DEEAF6"/>
            <w:vAlign w:val="center"/>
            <w:hideMark/>
          </w:tcPr>
          <w:p w14:paraId="6FB17B82" w14:textId="39F5D76B"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06DC203E" w14:textId="2755EB94" w:rsidR="00C95140" w:rsidRPr="00F34026" w:rsidRDefault="00C95140" w:rsidP="00F34026">
            <w:pPr>
              <w:widowControl/>
              <w:spacing w:line="259" w:lineRule="auto"/>
              <w:jc w:val="center"/>
              <w:rPr>
                <w:rFonts w:eastAsia="Times New Roman" w:cs="Times New Roman"/>
                <w:b/>
                <w:bCs/>
                <w:sz w:val="20"/>
                <w:szCs w:val="20"/>
              </w:rPr>
            </w:pPr>
          </w:p>
        </w:tc>
        <w:tc>
          <w:tcPr>
            <w:tcW w:w="389" w:type="pct"/>
            <w:tcBorders>
              <w:top w:val="nil"/>
              <w:left w:val="nil"/>
              <w:bottom w:val="single" w:sz="4" w:space="0" w:color="auto"/>
              <w:right w:val="nil"/>
            </w:tcBorders>
            <w:shd w:val="clear" w:color="000000" w:fill="DEEAF6"/>
            <w:vAlign w:val="center"/>
            <w:hideMark/>
          </w:tcPr>
          <w:p w14:paraId="45CDA14C" w14:textId="263B6016"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7CB1B1FA" w14:textId="4EE2053B" w:rsidR="00C95140" w:rsidRPr="00F34026" w:rsidRDefault="00C95140" w:rsidP="00F34026">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4805CE10" w14:textId="4FEF8F16" w:rsidR="00C95140" w:rsidRPr="00F34026" w:rsidRDefault="00C95140" w:rsidP="00F34026">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DEEAF6"/>
            <w:vAlign w:val="center"/>
            <w:hideMark/>
          </w:tcPr>
          <w:p w14:paraId="21BF1A99" w14:textId="345112FD" w:rsidR="00C95140" w:rsidRPr="00F34026" w:rsidRDefault="00C95140" w:rsidP="00F34026">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3B6C30CE" w14:textId="25523F24"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409924C7" w14:textId="5F4D09A4" w:rsidR="00C95140" w:rsidRPr="00F34026" w:rsidRDefault="00C95140" w:rsidP="00F34026">
            <w:pPr>
              <w:widowControl/>
              <w:spacing w:line="259" w:lineRule="auto"/>
              <w:jc w:val="center"/>
              <w:rPr>
                <w:rFonts w:eastAsia="Times New Roman" w:cs="Times New Roman"/>
                <w:b/>
                <w:bCs/>
                <w:sz w:val="20"/>
                <w:szCs w:val="20"/>
              </w:rPr>
            </w:pPr>
          </w:p>
        </w:tc>
      </w:tr>
      <w:tr w:rsidR="00C95140" w:rsidRPr="00F34026" w14:paraId="6EE744F9" w14:textId="77777777" w:rsidTr="00F34026">
        <w:tc>
          <w:tcPr>
            <w:tcW w:w="1683" w:type="pct"/>
            <w:tcBorders>
              <w:top w:val="nil"/>
              <w:left w:val="nil"/>
              <w:bottom w:val="single" w:sz="4" w:space="0" w:color="auto"/>
              <w:right w:val="nil"/>
            </w:tcBorders>
            <w:shd w:val="clear" w:color="auto" w:fill="auto"/>
            <w:vAlign w:val="center"/>
            <w:hideMark/>
          </w:tcPr>
          <w:p w14:paraId="74E2B36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Trader</w:t>
            </w:r>
          </w:p>
        </w:tc>
        <w:tc>
          <w:tcPr>
            <w:tcW w:w="557" w:type="pct"/>
            <w:tcBorders>
              <w:top w:val="nil"/>
              <w:left w:val="nil"/>
              <w:bottom w:val="single" w:sz="4" w:space="0" w:color="auto"/>
              <w:right w:val="nil"/>
            </w:tcBorders>
            <w:shd w:val="clear" w:color="auto" w:fill="auto"/>
            <w:vAlign w:val="center"/>
            <w:hideMark/>
          </w:tcPr>
          <w:p w14:paraId="3808E470" w14:textId="2977AFF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305FC0" w14:textId="6FA5A8CF"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2D61209" w14:textId="4149FB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E891B" w14:textId="4E41F9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5EC699" w14:textId="53FA41E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6CF5BABD" w14:textId="42BE1627"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A09D8BA" w14:textId="11649F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CC18FB" w14:textId="5C4B8AB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AFAF749" w14:textId="77777777" w:rsidTr="00F34026">
        <w:tc>
          <w:tcPr>
            <w:tcW w:w="1683" w:type="pct"/>
            <w:tcBorders>
              <w:top w:val="nil"/>
              <w:left w:val="nil"/>
              <w:bottom w:val="single" w:sz="4" w:space="0" w:color="auto"/>
              <w:right w:val="nil"/>
            </w:tcBorders>
            <w:shd w:val="clear" w:color="auto" w:fill="auto"/>
            <w:vAlign w:val="center"/>
            <w:hideMark/>
          </w:tcPr>
          <w:p w14:paraId="394E04F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Dairy cooperative</w:t>
            </w:r>
          </w:p>
        </w:tc>
        <w:tc>
          <w:tcPr>
            <w:tcW w:w="557" w:type="pct"/>
            <w:tcBorders>
              <w:top w:val="nil"/>
              <w:left w:val="nil"/>
              <w:bottom w:val="single" w:sz="4" w:space="0" w:color="auto"/>
              <w:right w:val="nil"/>
            </w:tcBorders>
            <w:shd w:val="clear" w:color="auto" w:fill="auto"/>
            <w:vAlign w:val="center"/>
            <w:hideMark/>
          </w:tcPr>
          <w:p w14:paraId="012118A1" w14:textId="5915A263"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BA81FF" w14:textId="2E039F3C"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271A059B" w14:textId="5C00908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55D4F7" w14:textId="1CB5225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D7D068" w14:textId="6BF3769D"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632D54" w14:textId="761A4D6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CCEB99F" w14:textId="6A18900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B3D4E4" w14:textId="4B5A697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2D380B3" w14:textId="77777777" w:rsidTr="00F34026">
        <w:tc>
          <w:tcPr>
            <w:tcW w:w="1683" w:type="pct"/>
            <w:tcBorders>
              <w:top w:val="nil"/>
              <w:left w:val="nil"/>
              <w:bottom w:val="single" w:sz="4" w:space="0" w:color="auto"/>
              <w:right w:val="nil"/>
            </w:tcBorders>
            <w:shd w:val="clear" w:color="auto" w:fill="auto"/>
            <w:vAlign w:val="center"/>
            <w:hideMark/>
          </w:tcPr>
          <w:p w14:paraId="48ED77CC"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Milk purchaser (not co-op)</w:t>
            </w:r>
          </w:p>
        </w:tc>
        <w:tc>
          <w:tcPr>
            <w:tcW w:w="557" w:type="pct"/>
            <w:tcBorders>
              <w:top w:val="nil"/>
              <w:left w:val="nil"/>
              <w:bottom w:val="single" w:sz="4" w:space="0" w:color="auto"/>
              <w:right w:val="nil"/>
            </w:tcBorders>
            <w:shd w:val="clear" w:color="auto" w:fill="auto"/>
            <w:vAlign w:val="center"/>
            <w:hideMark/>
          </w:tcPr>
          <w:p w14:paraId="5919A380" w14:textId="668D871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7A24FE6" w14:textId="5E83B34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8E001B2" w14:textId="7D8085C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4ADED06" w14:textId="4699E45C"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F6AAD1D" w14:textId="18DA840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A7FF246" w14:textId="1206C10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7E3EDE" w14:textId="2827F8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3EC9E0" w14:textId="20842A6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4A42A11" w14:textId="77777777" w:rsidTr="00F34026">
        <w:tc>
          <w:tcPr>
            <w:tcW w:w="1683" w:type="pct"/>
            <w:tcBorders>
              <w:top w:val="nil"/>
              <w:left w:val="nil"/>
              <w:bottom w:val="single" w:sz="4" w:space="0" w:color="auto"/>
              <w:right w:val="nil"/>
            </w:tcBorders>
            <w:shd w:val="clear" w:color="auto" w:fill="auto"/>
            <w:vAlign w:val="center"/>
            <w:hideMark/>
          </w:tcPr>
          <w:p w14:paraId="76FD234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683F22DF" w14:textId="095AA6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929BB53" w14:textId="75A4002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10431B9" w14:textId="2FA5B80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8F4667E" w14:textId="039277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30CB2E9" w14:textId="250EC71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3864E5" w14:textId="42F78B1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3836D46" w14:textId="2DA0399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03E63B" w14:textId="76CD305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DD4BD0" w14:textId="77777777" w:rsidTr="00F34026">
        <w:tc>
          <w:tcPr>
            <w:tcW w:w="1683" w:type="pct"/>
            <w:tcBorders>
              <w:top w:val="nil"/>
              <w:left w:val="nil"/>
              <w:bottom w:val="single" w:sz="4" w:space="0" w:color="auto"/>
              <w:right w:val="nil"/>
            </w:tcBorders>
            <w:shd w:val="clear" w:color="auto" w:fill="auto"/>
            <w:vAlign w:val="center"/>
            <w:hideMark/>
          </w:tcPr>
          <w:p w14:paraId="68EEB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Local agrovet supplier</w:t>
            </w:r>
          </w:p>
        </w:tc>
        <w:tc>
          <w:tcPr>
            <w:tcW w:w="557" w:type="pct"/>
            <w:tcBorders>
              <w:top w:val="nil"/>
              <w:left w:val="nil"/>
              <w:bottom w:val="single" w:sz="4" w:space="0" w:color="auto"/>
              <w:right w:val="nil"/>
            </w:tcBorders>
            <w:shd w:val="clear" w:color="auto" w:fill="auto"/>
            <w:vAlign w:val="center"/>
            <w:hideMark/>
          </w:tcPr>
          <w:p w14:paraId="28E3D9C7" w14:textId="38C44A14"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267E96" w14:textId="5D5ABE66"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7D30B6D" w14:textId="7D4746C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669FA49" w14:textId="32739743"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3AA5E" w14:textId="177EC42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99BCEEA" w14:textId="7536D0D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5D96AA" w14:textId="52F6EAC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69BF50" w14:textId="659994F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4832834" w14:textId="77777777" w:rsidTr="00F34026">
        <w:tc>
          <w:tcPr>
            <w:tcW w:w="1683" w:type="pct"/>
            <w:tcBorders>
              <w:top w:val="nil"/>
              <w:left w:val="nil"/>
              <w:bottom w:val="single" w:sz="4" w:space="0" w:color="auto"/>
              <w:right w:val="nil"/>
            </w:tcBorders>
            <w:shd w:val="clear" w:color="auto" w:fill="auto"/>
            <w:vAlign w:val="center"/>
            <w:hideMark/>
          </w:tcPr>
          <w:p w14:paraId="11B225AF"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7A5C6A1C" w14:textId="4FF44B7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65FB593" w14:textId="6A0064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0C5968D" w14:textId="2C14EE2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72D8A5F" w14:textId="3A007A7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9222E9C" w14:textId="3F6751E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F62F72E" w14:textId="79BE75A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2B177C0" w14:textId="1AB4FE0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D4BEAFF" w14:textId="2C825BB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5799CCC" w14:textId="77777777" w:rsidTr="00F34026">
        <w:tc>
          <w:tcPr>
            <w:tcW w:w="1683" w:type="pct"/>
            <w:tcBorders>
              <w:top w:val="nil"/>
              <w:left w:val="nil"/>
              <w:bottom w:val="single" w:sz="4" w:space="0" w:color="auto"/>
              <w:right w:val="nil"/>
            </w:tcBorders>
            <w:shd w:val="clear" w:color="auto" w:fill="auto"/>
            <w:vAlign w:val="center"/>
            <w:hideMark/>
          </w:tcPr>
          <w:p w14:paraId="16AA3E9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w:t>
            </w:r>
          </w:p>
        </w:tc>
        <w:tc>
          <w:tcPr>
            <w:tcW w:w="557" w:type="pct"/>
            <w:tcBorders>
              <w:top w:val="nil"/>
              <w:left w:val="nil"/>
              <w:bottom w:val="single" w:sz="4" w:space="0" w:color="auto"/>
              <w:right w:val="nil"/>
            </w:tcBorders>
            <w:shd w:val="clear" w:color="auto" w:fill="auto"/>
            <w:vAlign w:val="center"/>
            <w:hideMark/>
          </w:tcPr>
          <w:p w14:paraId="1C2EF4D4" w14:textId="20062B8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0732CAD" w14:textId="27C12AB8"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D85C382" w14:textId="3890A9A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FAA4A30" w14:textId="20C9A9EA"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2ECE5F0" w14:textId="7388309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53DDB23" w14:textId="4ABD5F6F"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0CBB56" w14:textId="5E02F6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07BB91F" w14:textId="32C78E2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791B6AA" w14:textId="77777777" w:rsidTr="00F34026">
        <w:tc>
          <w:tcPr>
            <w:tcW w:w="1683" w:type="pct"/>
            <w:tcBorders>
              <w:top w:val="nil"/>
              <w:left w:val="nil"/>
              <w:bottom w:val="single" w:sz="4" w:space="0" w:color="auto"/>
              <w:right w:val="nil"/>
            </w:tcBorders>
            <w:shd w:val="clear" w:color="auto" w:fill="auto"/>
            <w:vAlign w:val="center"/>
            <w:hideMark/>
          </w:tcPr>
          <w:p w14:paraId="6581235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give medicines</w:t>
            </w:r>
          </w:p>
        </w:tc>
        <w:tc>
          <w:tcPr>
            <w:tcW w:w="557" w:type="pct"/>
            <w:tcBorders>
              <w:top w:val="nil"/>
              <w:left w:val="nil"/>
              <w:bottom w:val="single" w:sz="4" w:space="0" w:color="auto"/>
              <w:right w:val="nil"/>
            </w:tcBorders>
            <w:shd w:val="clear" w:color="auto" w:fill="auto"/>
            <w:vAlign w:val="center"/>
            <w:hideMark/>
          </w:tcPr>
          <w:p w14:paraId="2635834B" w14:textId="2CA566E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FAA10C" w14:textId="6068911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012A2B" w14:textId="2693FB6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EBB812D" w14:textId="1620472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574EC0" w14:textId="6F57825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74E675" w14:textId="0B30C450"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B9CDA6" w14:textId="68E7F03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8134D84" w14:textId="24F7BFA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1F429F14" w14:textId="77777777" w:rsidTr="00F34026">
        <w:tc>
          <w:tcPr>
            <w:tcW w:w="1683" w:type="pct"/>
            <w:tcBorders>
              <w:top w:val="nil"/>
              <w:left w:val="nil"/>
              <w:bottom w:val="single" w:sz="4" w:space="0" w:color="auto"/>
              <w:right w:val="nil"/>
            </w:tcBorders>
            <w:shd w:val="clear" w:color="auto" w:fill="auto"/>
            <w:vAlign w:val="center"/>
            <w:hideMark/>
          </w:tcPr>
          <w:p w14:paraId="3C197F4F" w14:textId="51202CBE"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7" w:type="pct"/>
            <w:tcBorders>
              <w:top w:val="nil"/>
              <w:left w:val="nil"/>
              <w:bottom w:val="single" w:sz="4" w:space="0" w:color="auto"/>
              <w:right w:val="nil"/>
            </w:tcBorders>
            <w:shd w:val="clear" w:color="auto" w:fill="auto"/>
            <w:vAlign w:val="center"/>
            <w:hideMark/>
          </w:tcPr>
          <w:p w14:paraId="3935D497" w14:textId="4F7F662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2964FE" w14:textId="657F61E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C1450B3" w14:textId="62DCA6E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2689023" w14:textId="45FCA62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06E4F88" w14:textId="087F91D2"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EDCC75" w14:textId="2109E2B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7C969E2" w14:textId="134BF7A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4EFD171" w14:textId="64697639" w:rsidR="00C95140" w:rsidRPr="00F34026" w:rsidRDefault="00C95140" w:rsidP="00F34026">
            <w:pPr>
              <w:widowControl/>
              <w:spacing w:line="259" w:lineRule="auto"/>
              <w:jc w:val="center"/>
              <w:rPr>
                <w:rFonts w:eastAsia="Times New Roman" w:cs="Times New Roman"/>
                <w:sz w:val="20"/>
                <w:szCs w:val="20"/>
              </w:rPr>
            </w:pPr>
          </w:p>
        </w:tc>
      </w:tr>
    </w:tbl>
    <w:p w14:paraId="59DD74E1" w14:textId="381D0373" w:rsidR="00C95140" w:rsidRPr="0087225D" w:rsidRDefault="00C95140" w:rsidP="00483879">
      <w:pPr>
        <w:pStyle w:val="BodyText1"/>
        <w:spacing w:after="0"/>
        <w:ind w:left="86" w:hanging="86"/>
        <w:rPr>
          <w:sz w:val="16"/>
        </w:rPr>
      </w:pPr>
      <w:commentRangeStart w:id="903"/>
      <w:r w:rsidRPr="0087225D">
        <w:rPr>
          <w:sz w:val="16"/>
        </w:rPr>
        <w:t>^ Results not statistically reliable, n&lt;30  </w:t>
      </w:r>
      <w:commentRangeEnd w:id="903"/>
      <w:r>
        <w:rPr>
          <w:rStyle w:val="CommentReference"/>
          <w:rFonts w:eastAsia="Arial" w:cs="Arial"/>
          <w:color w:val="000000"/>
        </w:rPr>
        <w:commentReference w:id="903"/>
      </w:r>
    </w:p>
    <w:p w14:paraId="1FD9BD2F" w14:textId="21DB5993" w:rsidR="00C95140" w:rsidRDefault="00C95140" w:rsidP="00483879">
      <w:pPr>
        <w:pStyle w:val="BodyText1"/>
        <w:spacing w:after="0"/>
        <w:ind w:left="86" w:hanging="86"/>
        <w:rPr>
          <w:sz w:val="16"/>
        </w:rPr>
      </w:pPr>
      <w:commentRangeStart w:id="90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4"/>
      <w:r>
        <w:rPr>
          <w:rStyle w:val="CommentReference"/>
          <w:rFonts w:eastAsia="Arial" w:cs="Arial"/>
          <w:color w:val="000000"/>
        </w:rPr>
        <w:commentReference w:id="904"/>
      </w:r>
    </w:p>
    <w:p w14:paraId="7F3B8358" w14:textId="398849EA"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92ACDEB" w14:textId="01E8B86A"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A2A6917" w14:textId="10D26553"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80E847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FFC1B99" w14:textId="5868ABC7" w:rsidR="00C95140" w:rsidRPr="00531C02" w:rsidRDefault="00C95140" w:rsidP="00F34026">
      <w:pPr>
        <w:pStyle w:val="BodyText1"/>
      </w:pPr>
      <w:r>
        <w:t xml:space="preserve">Vaccinating dairy cows will help keep them healthy. Rift </w:t>
      </w:r>
      <w:r w:rsidR="00597A7D">
        <w:t xml:space="preserve">Valley </w:t>
      </w:r>
      <w:r>
        <w:t>fever outbreaks, for example, can be prevented if animals are vaccinated before an outbreak begins, ideally through a continuous vaccination program.</w:t>
      </w:r>
      <w:r>
        <w:rPr>
          <w:rStyle w:val="FootnoteReference"/>
          <w:szCs w:val="22"/>
        </w:rPr>
        <w:footnoteReference w:id="85"/>
      </w:r>
      <w:r>
        <w:t xml:space="preserve"> </w:t>
      </w:r>
      <w:r w:rsidR="00E97E9A">
        <w:t>Foot</w:t>
      </w:r>
      <w:r>
        <w:t>-and-mouth disease and c</w:t>
      </w:r>
      <w:r w:rsidRPr="0089164D">
        <w:t xml:space="preserve">ontagious bovine pleuropneumonia </w:t>
      </w:r>
      <w:r>
        <w:t xml:space="preserve">are two other highly contagious diseases that can also be controlled by </w:t>
      </w:r>
      <w:r w:rsidR="0023589F">
        <w:t xml:space="preserve">routine </w:t>
      </w:r>
      <w:r>
        <w:t>vaccination</w:t>
      </w:r>
      <w:r w:rsidRPr="0089164D">
        <w:t xml:space="preserve">. </w:t>
      </w:r>
      <w:r w:rsidRPr="00531C02">
        <w:rPr>
          <w:b/>
        </w:rPr>
        <w:t xml:space="preserve">Table </w:t>
      </w:r>
      <w:r>
        <w:rPr>
          <w:b/>
        </w:rPr>
        <w:t>7</w:t>
      </w:r>
      <w:r w:rsidRPr="00531C02">
        <w:rPr>
          <w:b/>
        </w:rPr>
        <w:t>.3.1</w:t>
      </w:r>
      <w:r>
        <w:rPr>
          <w:b/>
        </w:rPr>
        <w:t>2</w:t>
      </w:r>
      <w:r w:rsidRPr="00531C02">
        <w:t xml:space="preserve"> presents </w:t>
      </w:r>
      <w:r w:rsidRPr="00531C02">
        <w:lastRenderedPageBreak/>
        <w:t xml:space="preserve">information on </w:t>
      </w:r>
      <w:r>
        <w:t xml:space="preserve">dairy cow </w:t>
      </w:r>
      <w:r w:rsidRPr="00531C02">
        <w:t xml:space="preserve">vaccination practices </w:t>
      </w:r>
      <w:r>
        <w:t>among farmers in the ZOI</w:t>
      </w:r>
      <w:r w:rsidRPr="00531C02">
        <w:t xml:space="preserve">. This includes information on </w:t>
      </w:r>
      <w:r>
        <w:t>whether farmers vaccinate their dairy cows and the types of vaccines they give them</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6AB9E58E" w14:textId="5B46E01A" w:rsidR="00C95140" w:rsidRPr="00C134C7" w:rsidRDefault="00C95140" w:rsidP="00594201">
      <w:pPr>
        <w:pStyle w:val="Tabletitle"/>
      </w:pPr>
      <w:bookmarkStart w:id="905" w:name="_Toc63673138"/>
      <w:r>
        <w:t>Table 7.3.12:</w:t>
      </w:r>
      <w:r w:rsidRPr="00C134C7">
        <w:t xml:space="preserve"> </w:t>
      </w:r>
      <w:r>
        <w:t>V</w:t>
      </w:r>
      <w:r w:rsidRPr="00C134C7">
        <w:t>accinat</w:t>
      </w:r>
      <w:r>
        <w:t xml:space="preserve">ion Practices among </w:t>
      </w:r>
      <w:r w:rsidR="005C4E8E">
        <w:t xml:space="preserve">Dairy </w:t>
      </w:r>
      <w:r w:rsidR="00EE1023">
        <w:t xml:space="preserve">Farmers </w:t>
      </w:r>
      <w:r>
        <w:t>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05"/>
    </w:p>
    <w:tbl>
      <w:tblPr>
        <w:tblW w:w="5000" w:type="pct"/>
        <w:tblLook w:val="04A0" w:firstRow="1" w:lastRow="0" w:firstColumn="1" w:lastColumn="0" w:noHBand="0" w:noVBand="1"/>
      </w:tblPr>
      <w:tblGrid>
        <w:gridCol w:w="3316"/>
        <w:gridCol w:w="829"/>
        <w:gridCol w:w="1088"/>
        <w:gridCol w:w="680"/>
        <w:gridCol w:w="632"/>
        <w:gridCol w:w="285"/>
        <w:gridCol w:w="1055"/>
        <w:gridCol w:w="1059"/>
        <w:gridCol w:w="632"/>
      </w:tblGrid>
      <w:tr w:rsidR="00C95140" w:rsidRPr="00594201" w14:paraId="7E05A715" w14:textId="77777777" w:rsidTr="00594201">
        <w:tc>
          <w:tcPr>
            <w:tcW w:w="1731" w:type="pct"/>
            <w:vMerge w:val="restart"/>
            <w:tcBorders>
              <w:top w:val="single" w:sz="4" w:space="0" w:color="auto"/>
              <w:left w:val="nil"/>
              <w:bottom w:val="single" w:sz="4" w:space="0" w:color="000000"/>
              <w:right w:val="nil"/>
            </w:tcBorders>
            <w:shd w:val="clear" w:color="000000" w:fill="387990"/>
            <w:vAlign w:val="bottom"/>
            <w:hideMark/>
          </w:tcPr>
          <w:p w14:paraId="78A8763D"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Vaccination characteristic</w:t>
            </w:r>
          </w:p>
        </w:tc>
        <w:tc>
          <w:tcPr>
            <w:tcW w:w="433" w:type="pct"/>
            <w:vMerge w:val="restart"/>
            <w:tcBorders>
              <w:top w:val="single" w:sz="4" w:space="0" w:color="auto"/>
              <w:left w:val="nil"/>
              <w:bottom w:val="nil"/>
              <w:right w:val="nil"/>
            </w:tcBorders>
            <w:shd w:val="clear" w:color="000000" w:fill="387990"/>
            <w:vAlign w:val="bottom"/>
            <w:hideMark/>
          </w:tcPr>
          <w:p w14:paraId="71CCF37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53" w:type="pct"/>
            <w:gridSpan w:val="3"/>
            <w:tcBorders>
              <w:top w:val="single" w:sz="4" w:space="0" w:color="auto"/>
              <w:left w:val="nil"/>
              <w:bottom w:val="single" w:sz="4" w:space="0" w:color="FFFFFF"/>
              <w:right w:val="nil"/>
            </w:tcBorders>
            <w:shd w:val="clear" w:color="000000" w:fill="387990"/>
            <w:vAlign w:val="center"/>
            <w:hideMark/>
          </w:tcPr>
          <w:p w14:paraId="5EA475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630C0B9"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34" w:type="pct"/>
            <w:gridSpan w:val="3"/>
            <w:tcBorders>
              <w:top w:val="single" w:sz="4" w:space="0" w:color="auto"/>
              <w:left w:val="nil"/>
              <w:bottom w:val="single" w:sz="4" w:space="0" w:color="FFFFFF"/>
              <w:right w:val="nil"/>
            </w:tcBorders>
            <w:shd w:val="clear" w:color="000000" w:fill="387990"/>
            <w:vAlign w:val="center"/>
            <w:hideMark/>
          </w:tcPr>
          <w:p w14:paraId="775E76EF" w14:textId="0EC43F5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0CF0F7A8" w14:textId="77777777" w:rsidTr="00BE7C43">
        <w:tc>
          <w:tcPr>
            <w:tcW w:w="1731" w:type="pct"/>
            <w:vMerge/>
            <w:tcBorders>
              <w:top w:val="single" w:sz="4" w:space="0" w:color="auto"/>
              <w:left w:val="nil"/>
              <w:bottom w:val="single" w:sz="4" w:space="0" w:color="000000"/>
              <w:right w:val="nil"/>
            </w:tcBorders>
            <w:vAlign w:val="center"/>
            <w:hideMark/>
          </w:tcPr>
          <w:p w14:paraId="39E7BF00"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center"/>
            <w:hideMark/>
          </w:tcPr>
          <w:p w14:paraId="0A972BE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68" w:type="pct"/>
            <w:tcBorders>
              <w:top w:val="nil"/>
              <w:left w:val="nil"/>
              <w:bottom w:val="nil"/>
              <w:right w:val="nil"/>
            </w:tcBorders>
            <w:shd w:val="clear" w:color="000000" w:fill="387990"/>
            <w:vAlign w:val="bottom"/>
            <w:hideMark/>
          </w:tcPr>
          <w:p w14:paraId="647C3301"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BBD9165"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27F95FA" w14:textId="05473CD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73A959D4" w14:textId="18F619F7"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387990"/>
            <w:vAlign w:val="bottom"/>
            <w:hideMark/>
          </w:tcPr>
          <w:p w14:paraId="42E81B32" w14:textId="19BDDEE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3" w:type="pct"/>
            <w:tcBorders>
              <w:top w:val="nil"/>
              <w:left w:val="nil"/>
              <w:bottom w:val="nil"/>
              <w:right w:val="nil"/>
            </w:tcBorders>
            <w:shd w:val="clear" w:color="000000" w:fill="387990"/>
            <w:vAlign w:val="bottom"/>
            <w:hideMark/>
          </w:tcPr>
          <w:p w14:paraId="5D681D69" w14:textId="241DA4B4"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7E3D3396" w14:textId="344ED6F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571A9763" w14:textId="77777777" w:rsidTr="00BE7C43">
        <w:tc>
          <w:tcPr>
            <w:tcW w:w="1731" w:type="pct"/>
            <w:vMerge/>
            <w:tcBorders>
              <w:top w:val="single" w:sz="4" w:space="0" w:color="auto"/>
              <w:left w:val="nil"/>
              <w:bottom w:val="single" w:sz="4" w:space="0" w:color="000000"/>
              <w:right w:val="nil"/>
            </w:tcBorders>
            <w:vAlign w:val="center"/>
            <w:hideMark/>
          </w:tcPr>
          <w:p w14:paraId="1359ACB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center"/>
            <w:hideMark/>
          </w:tcPr>
          <w:p w14:paraId="7244BE27"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68" w:type="pct"/>
            <w:tcBorders>
              <w:top w:val="nil"/>
              <w:left w:val="nil"/>
              <w:bottom w:val="single" w:sz="4" w:space="0" w:color="auto"/>
              <w:right w:val="nil"/>
            </w:tcBorders>
            <w:shd w:val="clear" w:color="000000" w:fill="387990"/>
            <w:vAlign w:val="bottom"/>
            <w:hideMark/>
          </w:tcPr>
          <w:p w14:paraId="523FC2CC"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320E3D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FD1F09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4406EAE1" w14:textId="4F9ACC4D"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single" w:sz="4" w:space="0" w:color="auto"/>
              <w:right w:val="nil"/>
            </w:tcBorders>
            <w:shd w:val="clear" w:color="000000" w:fill="387990"/>
            <w:vAlign w:val="bottom"/>
            <w:hideMark/>
          </w:tcPr>
          <w:p w14:paraId="586D8B69"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7D8A1488"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354299F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1BA04976" w14:textId="77777777" w:rsidTr="00594201">
        <w:tc>
          <w:tcPr>
            <w:tcW w:w="1731" w:type="pct"/>
            <w:tcBorders>
              <w:top w:val="nil"/>
              <w:left w:val="nil"/>
              <w:bottom w:val="nil"/>
              <w:right w:val="nil"/>
            </w:tcBorders>
            <w:shd w:val="clear" w:color="000000" w:fill="DEEAF6"/>
            <w:vAlign w:val="center"/>
            <w:hideMark/>
          </w:tcPr>
          <w:p w14:paraId="322EA34E" w14:textId="45F668BF" w:rsidR="00C95140" w:rsidRPr="00594201" w:rsidRDefault="00945543" w:rsidP="00594201">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594201">
              <w:rPr>
                <w:rFonts w:eastAsia="Times New Roman" w:cs="Times New Roman"/>
                <w:b/>
                <w:bCs/>
                <w:sz w:val="20"/>
                <w:szCs w:val="20"/>
              </w:rPr>
              <w:t xml:space="preserve"> vaccinated</w:t>
            </w:r>
          </w:p>
        </w:tc>
        <w:tc>
          <w:tcPr>
            <w:tcW w:w="433" w:type="pct"/>
            <w:tcBorders>
              <w:top w:val="nil"/>
              <w:left w:val="nil"/>
              <w:bottom w:val="nil"/>
              <w:right w:val="nil"/>
            </w:tcBorders>
            <w:shd w:val="clear" w:color="000000" w:fill="DEEAF6"/>
            <w:vAlign w:val="center"/>
            <w:hideMark/>
          </w:tcPr>
          <w:p w14:paraId="423BC838" w14:textId="59FB6B09" w:rsidR="00C95140" w:rsidRPr="00594201" w:rsidRDefault="00C95140" w:rsidP="00594201">
            <w:pPr>
              <w:widowControl/>
              <w:spacing w:line="259" w:lineRule="auto"/>
              <w:jc w:val="center"/>
              <w:rPr>
                <w:rFonts w:eastAsia="Times New Roman" w:cs="Times New Roman"/>
                <w:b/>
                <w:bCs/>
                <w:sz w:val="20"/>
                <w:szCs w:val="20"/>
              </w:rPr>
            </w:pPr>
          </w:p>
        </w:tc>
        <w:tc>
          <w:tcPr>
            <w:tcW w:w="568" w:type="pct"/>
            <w:tcBorders>
              <w:top w:val="nil"/>
              <w:left w:val="nil"/>
              <w:bottom w:val="nil"/>
              <w:right w:val="nil"/>
            </w:tcBorders>
            <w:shd w:val="clear" w:color="000000" w:fill="DEEAF6"/>
            <w:vAlign w:val="center"/>
            <w:hideMark/>
          </w:tcPr>
          <w:p w14:paraId="0A7CE0DE" w14:textId="1D461389"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nil"/>
              <w:left w:val="nil"/>
              <w:bottom w:val="nil"/>
              <w:right w:val="nil"/>
            </w:tcBorders>
            <w:shd w:val="clear" w:color="000000" w:fill="DEEAF6"/>
            <w:vAlign w:val="center"/>
            <w:hideMark/>
          </w:tcPr>
          <w:p w14:paraId="73CB53ED" w14:textId="24682B63"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5A5F9C8A" w14:textId="4B554CC8"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21053446" w14:textId="226F6A00"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DEEAF6"/>
            <w:vAlign w:val="center"/>
            <w:hideMark/>
          </w:tcPr>
          <w:p w14:paraId="5FB3289C" w14:textId="27425792"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nil"/>
              <w:left w:val="nil"/>
              <w:bottom w:val="nil"/>
              <w:right w:val="nil"/>
            </w:tcBorders>
            <w:shd w:val="clear" w:color="000000" w:fill="DEEAF6"/>
            <w:vAlign w:val="center"/>
            <w:hideMark/>
          </w:tcPr>
          <w:p w14:paraId="7729D7F0" w14:textId="37264026"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1B4E0847" w14:textId="5177CFEA"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4ACF730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6F2EFA26"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None</w:t>
            </w:r>
          </w:p>
        </w:tc>
        <w:tc>
          <w:tcPr>
            <w:tcW w:w="433" w:type="pct"/>
            <w:tcBorders>
              <w:top w:val="single" w:sz="4" w:space="0" w:color="auto"/>
              <w:left w:val="nil"/>
              <w:bottom w:val="single" w:sz="4" w:space="0" w:color="auto"/>
              <w:right w:val="nil"/>
            </w:tcBorders>
            <w:shd w:val="clear" w:color="auto" w:fill="auto"/>
            <w:vAlign w:val="center"/>
            <w:hideMark/>
          </w:tcPr>
          <w:p w14:paraId="783F6C2D" w14:textId="7C70233D"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3425FB9A" w14:textId="7504D631"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0320329" w14:textId="5599F98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9B008ED" w14:textId="0F06A74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1531515" w14:textId="0D4B4215"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2B5CAE2E" w14:textId="1B32CE76"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1D92F59A" w14:textId="07274C8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E4D516" w14:textId="09AE96D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6D41FD93" w14:textId="77777777" w:rsidTr="00594201">
        <w:tc>
          <w:tcPr>
            <w:tcW w:w="1731" w:type="pct"/>
            <w:tcBorders>
              <w:top w:val="nil"/>
              <w:left w:val="nil"/>
              <w:bottom w:val="nil"/>
              <w:right w:val="nil"/>
            </w:tcBorders>
            <w:shd w:val="clear" w:color="auto" w:fill="auto"/>
            <w:vAlign w:val="center"/>
            <w:hideMark/>
          </w:tcPr>
          <w:p w14:paraId="137D8D32"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Some</w:t>
            </w:r>
          </w:p>
        </w:tc>
        <w:tc>
          <w:tcPr>
            <w:tcW w:w="433" w:type="pct"/>
            <w:tcBorders>
              <w:top w:val="nil"/>
              <w:left w:val="nil"/>
              <w:bottom w:val="nil"/>
              <w:right w:val="nil"/>
            </w:tcBorders>
            <w:shd w:val="clear" w:color="auto" w:fill="auto"/>
            <w:vAlign w:val="center"/>
            <w:hideMark/>
          </w:tcPr>
          <w:p w14:paraId="529E77FA"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246D903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A42FC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6D134E6" w14:textId="09DE068F"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2E71A44"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26E7A4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F924DC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ABDC52C" w14:textId="25AE5BDD"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5CBE643"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17A9F361"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All</w:t>
            </w:r>
          </w:p>
        </w:tc>
        <w:tc>
          <w:tcPr>
            <w:tcW w:w="433" w:type="pct"/>
            <w:tcBorders>
              <w:top w:val="single" w:sz="4" w:space="0" w:color="auto"/>
              <w:left w:val="nil"/>
              <w:bottom w:val="single" w:sz="4" w:space="0" w:color="auto"/>
              <w:right w:val="nil"/>
            </w:tcBorders>
            <w:shd w:val="clear" w:color="auto" w:fill="auto"/>
            <w:vAlign w:val="center"/>
            <w:hideMark/>
          </w:tcPr>
          <w:p w14:paraId="6DEA9731" w14:textId="2D0704C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BB73387" w14:textId="01500C4F"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1E409E48" w14:textId="76F4F26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004FAA3" w14:textId="2E03A8F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1007D2" w14:textId="5D74F6FF"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408DD80" w14:textId="6B347F7B"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3266C03" w14:textId="580B92A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40A9A3D" w14:textId="4F0541E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A0867E8" w14:textId="77777777" w:rsidTr="00594201">
        <w:tc>
          <w:tcPr>
            <w:tcW w:w="1731" w:type="pct"/>
            <w:tcBorders>
              <w:top w:val="nil"/>
              <w:left w:val="nil"/>
              <w:bottom w:val="nil"/>
              <w:right w:val="nil"/>
            </w:tcBorders>
            <w:shd w:val="clear" w:color="auto" w:fill="auto"/>
            <w:vAlign w:val="center"/>
            <w:hideMark/>
          </w:tcPr>
          <w:p w14:paraId="4A4D527C" w14:textId="5A6161F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nil"/>
              <w:left w:val="nil"/>
              <w:bottom w:val="nil"/>
              <w:right w:val="nil"/>
            </w:tcBorders>
            <w:shd w:val="clear" w:color="auto" w:fill="auto"/>
            <w:vAlign w:val="center"/>
            <w:hideMark/>
          </w:tcPr>
          <w:p w14:paraId="13623717"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8313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5E0B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B7B2B2B" w14:textId="17BEB1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F33E42B"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74C50D6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6A002B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394AEF4" w14:textId="09BAF8F5"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32EC3B2" w14:textId="77777777" w:rsidTr="00594201">
        <w:tc>
          <w:tcPr>
            <w:tcW w:w="1731" w:type="pct"/>
            <w:tcBorders>
              <w:top w:val="single" w:sz="4" w:space="0" w:color="auto"/>
              <w:left w:val="nil"/>
              <w:bottom w:val="single" w:sz="4" w:space="0" w:color="auto"/>
              <w:right w:val="nil"/>
            </w:tcBorders>
            <w:shd w:val="clear" w:color="000000" w:fill="DEEAF6"/>
            <w:vAlign w:val="center"/>
            <w:hideMark/>
          </w:tcPr>
          <w:p w14:paraId="2F8721F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Type of vaccination given</w:t>
            </w:r>
            <w:r w:rsidRPr="00594201">
              <w:rPr>
                <w:rFonts w:eastAsia="Times New Roman" w:cs="Times New Roman"/>
                <w:b/>
                <w:bCs/>
                <w:sz w:val="20"/>
                <w:szCs w:val="20"/>
                <w:vertAlign w:val="superscript"/>
              </w:rPr>
              <w:t>b</w:t>
            </w:r>
          </w:p>
        </w:tc>
        <w:tc>
          <w:tcPr>
            <w:tcW w:w="433" w:type="pct"/>
            <w:tcBorders>
              <w:top w:val="single" w:sz="4" w:space="0" w:color="auto"/>
              <w:left w:val="nil"/>
              <w:bottom w:val="single" w:sz="4" w:space="0" w:color="auto"/>
              <w:right w:val="nil"/>
            </w:tcBorders>
            <w:shd w:val="clear" w:color="000000" w:fill="DEEAF6"/>
            <w:vAlign w:val="center"/>
            <w:hideMark/>
          </w:tcPr>
          <w:p w14:paraId="6E301112" w14:textId="64ED77EA"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000000" w:fill="DEEAF6"/>
            <w:vAlign w:val="center"/>
            <w:hideMark/>
          </w:tcPr>
          <w:p w14:paraId="450BCCC9" w14:textId="051E2C98"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single" w:sz="4" w:space="0" w:color="auto"/>
              <w:left w:val="nil"/>
              <w:bottom w:val="single" w:sz="4" w:space="0" w:color="auto"/>
              <w:right w:val="nil"/>
            </w:tcBorders>
            <w:shd w:val="clear" w:color="000000" w:fill="DEEAF6"/>
            <w:vAlign w:val="center"/>
            <w:hideMark/>
          </w:tcPr>
          <w:p w14:paraId="70BC0E90" w14:textId="71A17BDD"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9879874" w14:textId="5B19B369"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1F09AF1" w14:textId="0404B32B"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single" w:sz="4" w:space="0" w:color="auto"/>
              <w:left w:val="nil"/>
              <w:bottom w:val="single" w:sz="4" w:space="0" w:color="auto"/>
              <w:right w:val="nil"/>
            </w:tcBorders>
            <w:shd w:val="clear" w:color="000000" w:fill="DEEAF6"/>
            <w:vAlign w:val="center"/>
            <w:hideMark/>
          </w:tcPr>
          <w:p w14:paraId="6674F2AE" w14:textId="435A1AF0"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2F8EE2F7" w14:textId="72C84A5E"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7A5EAD6" w14:textId="08D9E88B"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00BFD185" w14:textId="77777777" w:rsidTr="00594201">
        <w:tc>
          <w:tcPr>
            <w:tcW w:w="1731" w:type="pct"/>
            <w:tcBorders>
              <w:top w:val="nil"/>
              <w:left w:val="nil"/>
              <w:bottom w:val="nil"/>
              <w:right w:val="nil"/>
            </w:tcBorders>
            <w:shd w:val="clear" w:color="auto" w:fill="auto"/>
            <w:vAlign w:val="center"/>
            <w:hideMark/>
          </w:tcPr>
          <w:p w14:paraId="44166718"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Foot and mouth disease</w:t>
            </w:r>
          </w:p>
        </w:tc>
        <w:tc>
          <w:tcPr>
            <w:tcW w:w="433" w:type="pct"/>
            <w:tcBorders>
              <w:top w:val="nil"/>
              <w:left w:val="nil"/>
              <w:bottom w:val="nil"/>
              <w:right w:val="nil"/>
            </w:tcBorders>
            <w:shd w:val="clear" w:color="auto" w:fill="auto"/>
            <w:vAlign w:val="center"/>
            <w:hideMark/>
          </w:tcPr>
          <w:p w14:paraId="2A7DDEF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0262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6724F11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F413B40"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8AB57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68600D9D"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7F71E2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E4C50AC"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19502E4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59D598AE"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Contagious bovine pleuropneumonia</w:t>
            </w:r>
          </w:p>
        </w:tc>
        <w:tc>
          <w:tcPr>
            <w:tcW w:w="433" w:type="pct"/>
            <w:tcBorders>
              <w:top w:val="single" w:sz="4" w:space="0" w:color="auto"/>
              <w:left w:val="nil"/>
              <w:bottom w:val="single" w:sz="4" w:space="0" w:color="auto"/>
              <w:right w:val="nil"/>
            </w:tcBorders>
            <w:shd w:val="clear" w:color="auto" w:fill="auto"/>
            <w:vAlign w:val="center"/>
            <w:hideMark/>
          </w:tcPr>
          <w:p w14:paraId="724F4258" w14:textId="2ABAE1A8"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65B12E4A" w14:textId="5E6FB69B"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949C4B1" w14:textId="7EBD4A9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0BA525" w14:textId="3EE2C35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CB7D65" w14:textId="1C6BD312"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5C965665" w14:textId="6F8D0871"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0E7D3E35" w14:textId="1089CC0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C81EBD" w14:textId="11647DC3"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4E40B7B8" w14:textId="77777777" w:rsidTr="00594201">
        <w:tc>
          <w:tcPr>
            <w:tcW w:w="1731" w:type="pct"/>
            <w:tcBorders>
              <w:top w:val="nil"/>
              <w:left w:val="nil"/>
              <w:bottom w:val="nil"/>
              <w:right w:val="nil"/>
            </w:tcBorders>
            <w:shd w:val="clear" w:color="auto" w:fill="auto"/>
            <w:vAlign w:val="center"/>
            <w:hideMark/>
          </w:tcPr>
          <w:p w14:paraId="340CFA58" w14:textId="034E7D1D" w:rsidR="00C95140" w:rsidRPr="00594201" w:rsidRDefault="00C95140" w:rsidP="00597A7D">
            <w:pPr>
              <w:widowControl/>
              <w:spacing w:line="259" w:lineRule="auto"/>
              <w:ind w:left="158"/>
              <w:rPr>
                <w:rFonts w:eastAsia="Times New Roman" w:cs="Times New Roman"/>
                <w:sz w:val="20"/>
                <w:szCs w:val="20"/>
              </w:rPr>
            </w:pPr>
            <w:r w:rsidRPr="00594201">
              <w:rPr>
                <w:rFonts w:eastAsia="Times New Roman" w:cs="Times New Roman"/>
                <w:sz w:val="20"/>
                <w:szCs w:val="20"/>
              </w:rPr>
              <w:t xml:space="preserve">Rift </w:t>
            </w:r>
            <w:r w:rsidR="00597A7D">
              <w:rPr>
                <w:rFonts w:eastAsia="Times New Roman" w:cs="Times New Roman"/>
                <w:sz w:val="20"/>
                <w:szCs w:val="20"/>
              </w:rPr>
              <w:t>V</w:t>
            </w:r>
            <w:r w:rsidR="00597A7D" w:rsidRPr="00594201">
              <w:rPr>
                <w:rFonts w:eastAsia="Times New Roman" w:cs="Times New Roman"/>
                <w:sz w:val="20"/>
                <w:szCs w:val="20"/>
              </w:rPr>
              <w:t xml:space="preserve">alley </w:t>
            </w:r>
            <w:r w:rsidRPr="00594201">
              <w:rPr>
                <w:rFonts w:eastAsia="Times New Roman" w:cs="Times New Roman"/>
                <w:sz w:val="20"/>
                <w:szCs w:val="20"/>
              </w:rPr>
              <w:t>fever</w:t>
            </w:r>
          </w:p>
        </w:tc>
        <w:tc>
          <w:tcPr>
            <w:tcW w:w="433" w:type="pct"/>
            <w:tcBorders>
              <w:top w:val="nil"/>
              <w:left w:val="nil"/>
              <w:bottom w:val="nil"/>
              <w:right w:val="nil"/>
            </w:tcBorders>
            <w:shd w:val="clear" w:color="auto" w:fill="auto"/>
            <w:vAlign w:val="center"/>
            <w:hideMark/>
          </w:tcPr>
          <w:p w14:paraId="70ECC88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46D6A71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3D5A79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68A9A68"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E523FC1"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24649CE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2E39F2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5CC00E"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5394C54E"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23D4F77F" w14:textId="64F844FA"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vaccinated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single" w:sz="4" w:space="0" w:color="auto"/>
              <w:left w:val="nil"/>
              <w:bottom w:val="single" w:sz="4" w:space="0" w:color="auto"/>
              <w:right w:val="nil"/>
            </w:tcBorders>
            <w:shd w:val="clear" w:color="auto" w:fill="auto"/>
            <w:vAlign w:val="center"/>
            <w:hideMark/>
          </w:tcPr>
          <w:p w14:paraId="3C277AF5" w14:textId="5739602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1A4EF35" w14:textId="4F2BA358"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F7994CD" w14:textId="5826509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64E606E" w14:textId="50EF9B9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7D61B46" w14:textId="13308956"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BE138EC" w14:textId="4811526D"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A51B689" w14:textId="5B94038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BD488E6" w14:textId="58591DE6" w:rsidR="00C95140" w:rsidRPr="00594201" w:rsidRDefault="00C95140" w:rsidP="00594201">
            <w:pPr>
              <w:widowControl/>
              <w:spacing w:line="259" w:lineRule="auto"/>
              <w:jc w:val="center"/>
              <w:rPr>
                <w:rFonts w:eastAsia="Times New Roman" w:cs="Times New Roman"/>
                <w:sz w:val="20"/>
                <w:szCs w:val="20"/>
              </w:rPr>
            </w:pPr>
          </w:p>
        </w:tc>
      </w:tr>
    </w:tbl>
    <w:p w14:paraId="0D6234F4" w14:textId="00985442" w:rsidR="00C95140" w:rsidRPr="0087225D" w:rsidRDefault="00C95140" w:rsidP="00483879">
      <w:pPr>
        <w:pStyle w:val="BodyText1"/>
        <w:spacing w:after="0"/>
        <w:ind w:left="86" w:hanging="86"/>
        <w:rPr>
          <w:sz w:val="16"/>
        </w:rPr>
      </w:pPr>
      <w:commentRangeStart w:id="906"/>
      <w:r w:rsidRPr="0087225D">
        <w:rPr>
          <w:sz w:val="16"/>
        </w:rPr>
        <w:t>^ Results not statistically reliable, n&lt;30  </w:t>
      </w:r>
      <w:commentRangeEnd w:id="906"/>
      <w:r>
        <w:rPr>
          <w:rStyle w:val="CommentReference"/>
          <w:rFonts w:eastAsia="Arial" w:cs="Arial"/>
          <w:color w:val="000000"/>
        </w:rPr>
        <w:commentReference w:id="906"/>
      </w:r>
    </w:p>
    <w:p w14:paraId="0B963289" w14:textId="545C77D1" w:rsidR="00C95140" w:rsidRDefault="00C95140" w:rsidP="00483879">
      <w:pPr>
        <w:pStyle w:val="BodyText1"/>
        <w:spacing w:after="0"/>
        <w:ind w:left="86" w:hanging="86"/>
        <w:rPr>
          <w:sz w:val="16"/>
        </w:rPr>
      </w:pPr>
      <w:commentRangeStart w:id="90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7"/>
      <w:r>
        <w:rPr>
          <w:rStyle w:val="CommentReference"/>
          <w:rFonts w:eastAsia="Arial" w:cs="Arial"/>
          <w:color w:val="000000"/>
        </w:rPr>
        <w:commentReference w:id="907"/>
      </w:r>
    </w:p>
    <w:p w14:paraId="1C1D6699" w14:textId="490C835F"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F5B13B" w14:textId="40201C01"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229D005F" w14:textId="118BC99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C24117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F74C7" w14:textId="4292CB22" w:rsidR="00C95140" w:rsidRDefault="00C95140" w:rsidP="00594201">
      <w:pPr>
        <w:pStyle w:val="BodyText1"/>
      </w:pPr>
      <w:r>
        <w:t xml:space="preserve">Mastitis is </w:t>
      </w:r>
      <w:r w:rsidRPr="008D0516">
        <w:t xml:space="preserve">inflammation of </w:t>
      </w:r>
      <w:r>
        <w:t xml:space="preserve">a dairy cow’s </w:t>
      </w:r>
      <w:r w:rsidRPr="008D0516">
        <w:t>udder</w:t>
      </w:r>
      <w:r>
        <w:t xml:space="preserve"> that</w:t>
      </w:r>
      <w:r w:rsidRPr="008D0516">
        <w:t xml:space="preserve"> usually caused by bacterial infection.</w:t>
      </w:r>
      <w:r>
        <w:t xml:space="preserve"> </w:t>
      </w:r>
      <w:r w:rsidRPr="008D0516">
        <w:t>Mastitis reduces milk yields</w:t>
      </w:r>
      <w:r>
        <w:t xml:space="preserve"> and</w:t>
      </w:r>
      <w:r w:rsidRPr="008D0516">
        <w:t xml:space="preserve"> increases production</w:t>
      </w:r>
      <w:r>
        <w:t xml:space="preserve"> costs</w:t>
      </w:r>
      <w:r w:rsidRPr="008D0516">
        <w:t>.</w:t>
      </w:r>
      <w:r>
        <w:t xml:space="preserve"> </w:t>
      </w:r>
      <w:r w:rsidR="00E97E9A">
        <w:t>M</w:t>
      </w:r>
      <w:r>
        <w:t xml:space="preserve">astitis cannot be eliminated, </w:t>
      </w:r>
      <w:r w:rsidR="00E97E9A">
        <w:t xml:space="preserve">but </w:t>
      </w:r>
      <w:r>
        <w:t>it can be reduced to low levels through good cow management practices, such as cleaning milking equipment thoroughly, keeping dairy cow housing clean, washing</w:t>
      </w:r>
      <w:r w:rsidR="0023589F">
        <w:t xml:space="preserve"> and drying</w:t>
      </w:r>
      <w:r>
        <w:t xml:space="preserve"> udders before milking, and dipping or spraying all teats with disinfectant teat dip after each milking.</w:t>
      </w:r>
      <w:r>
        <w:rPr>
          <w:rStyle w:val="FootnoteReference"/>
          <w:szCs w:val="22"/>
        </w:rPr>
        <w:footnoteReference w:id="86"/>
      </w:r>
      <w:r>
        <w:t xml:space="preserve"> Somatic cell count tests can be used to diagnose mastitis in a single dairy cow or in a herd, particularly when visible symptoms of mastitis are not present.</w:t>
      </w:r>
      <w:r>
        <w:rPr>
          <w:rStyle w:val="FootnoteReference"/>
          <w:szCs w:val="22"/>
        </w:rPr>
        <w:footnoteReference w:id="87"/>
      </w:r>
      <w:r w:rsidRPr="008D0516">
        <w:t xml:space="preserve"> </w:t>
      </w:r>
    </w:p>
    <w:p w14:paraId="26787F15" w14:textId="17DF8075" w:rsidR="00C95140" w:rsidRDefault="00C95140" w:rsidP="00594201">
      <w:pPr>
        <w:pStyle w:val="BodyText1"/>
      </w:pPr>
      <w:r w:rsidRPr="00531C02">
        <w:rPr>
          <w:b/>
        </w:rPr>
        <w:t xml:space="preserve">Table </w:t>
      </w:r>
      <w:r>
        <w:rPr>
          <w:b/>
        </w:rPr>
        <w:t>7</w:t>
      </w:r>
      <w:r w:rsidRPr="00531C02">
        <w:rPr>
          <w:b/>
        </w:rPr>
        <w:t>.3.1</w:t>
      </w:r>
      <w:r>
        <w:rPr>
          <w:b/>
        </w:rPr>
        <w:t>3</w:t>
      </w:r>
      <w:r w:rsidRPr="00531C02">
        <w:t xml:space="preserve"> presents information on </w:t>
      </w:r>
      <w:r>
        <w:t xml:space="preserve">mastitis awareness and prevention among </w:t>
      </w:r>
      <w:r w:rsidR="005C4E8E">
        <w:t>dairy farm</w:t>
      </w:r>
      <w:r>
        <w:t>ers in the ZOI</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38A0645D" w14:textId="6DB0CF2B" w:rsidR="00C95140" w:rsidRPr="00C134C7" w:rsidRDefault="00C95140" w:rsidP="00594201">
      <w:pPr>
        <w:pStyle w:val="Tabletitle"/>
      </w:pPr>
      <w:bookmarkStart w:id="908" w:name="_Toc63673139"/>
      <w:r>
        <w:t>Table 7.3.13:</w:t>
      </w:r>
      <w:r w:rsidRPr="00C134C7">
        <w:t xml:space="preserve"> </w:t>
      </w:r>
      <w:r>
        <w:t xml:space="preserve">Mastitis Prevention Methods Used by </w:t>
      </w:r>
      <w:r w:rsidR="005C4E8E">
        <w:t xml:space="preserve">Dairy </w:t>
      </w:r>
      <w:r w:rsidR="00EE1023">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908"/>
      <w:r w:rsidRPr="00C134C7">
        <w:t xml:space="preserve"> </w:t>
      </w:r>
    </w:p>
    <w:tbl>
      <w:tblPr>
        <w:tblW w:w="5000" w:type="pct"/>
        <w:tblLook w:val="04A0" w:firstRow="1" w:lastRow="0" w:firstColumn="1" w:lastColumn="0" w:noHBand="0" w:noVBand="1"/>
      </w:tblPr>
      <w:tblGrid>
        <w:gridCol w:w="3223"/>
        <w:gridCol w:w="919"/>
        <w:gridCol w:w="1011"/>
        <w:gridCol w:w="726"/>
        <w:gridCol w:w="638"/>
        <w:gridCol w:w="285"/>
        <w:gridCol w:w="1067"/>
        <w:gridCol w:w="1067"/>
        <w:gridCol w:w="640"/>
      </w:tblGrid>
      <w:tr w:rsidR="00C95140" w:rsidRPr="00594201" w14:paraId="49A55075"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7C3723C4"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Prevention method</w:t>
            </w:r>
            <w:r w:rsidRPr="00594201">
              <w:rPr>
                <w:rFonts w:eastAsia="Times New Roman" w:cs="Times New Roman"/>
                <w:b/>
                <w:bCs/>
                <w:color w:val="FFFFFF"/>
                <w:sz w:val="20"/>
                <w:szCs w:val="20"/>
                <w:vertAlign w:val="superscript"/>
              </w:rPr>
              <w:t>a</w:t>
            </w:r>
          </w:p>
        </w:tc>
        <w:tc>
          <w:tcPr>
            <w:tcW w:w="480" w:type="pct"/>
            <w:vMerge w:val="restart"/>
            <w:tcBorders>
              <w:top w:val="single" w:sz="4" w:space="0" w:color="auto"/>
              <w:left w:val="nil"/>
              <w:bottom w:val="nil"/>
              <w:right w:val="nil"/>
            </w:tcBorders>
            <w:shd w:val="clear" w:color="000000" w:fill="387990"/>
            <w:vAlign w:val="bottom"/>
            <w:hideMark/>
          </w:tcPr>
          <w:p w14:paraId="6A640A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40" w:type="pct"/>
            <w:gridSpan w:val="3"/>
            <w:tcBorders>
              <w:top w:val="single" w:sz="4" w:space="0" w:color="auto"/>
              <w:left w:val="nil"/>
              <w:bottom w:val="single" w:sz="4" w:space="0" w:color="FFFFFF"/>
              <w:right w:val="nil"/>
            </w:tcBorders>
            <w:shd w:val="clear" w:color="000000" w:fill="387990"/>
            <w:vAlign w:val="center"/>
            <w:hideMark/>
          </w:tcPr>
          <w:p w14:paraId="1AE7DA89"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B7805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59C3DA94" w14:textId="2AEBFE2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C4B175D"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660C798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vMerge/>
            <w:tcBorders>
              <w:top w:val="single" w:sz="4" w:space="0" w:color="auto"/>
              <w:left w:val="nil"/>
              <w:bottom w:val="nil"/>
              <w:right w:val="nil"/>
            </w:tcBorders>
            <w:vAlign w:val="center"/>
            <w:hideMark/>
          </w:tcPr>
          <w:p w14:paraId="079F5F3B"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0815017A"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79" w:type="pct"/>
            <w:tcBorders>
              <w:top w:val="nil"/>
              <w:left w:val="nil"/>
              <w:bottom w:val="nil"/>
              <w:right w:val="nil"/>
            </w:tcBorders>
            <w:shd w:val="clear" w:color="000000" w:fill="387990"/>
            <w:vAlign w:val="bottom"/>
            <w:hideMark/>
          </w:tcPr>
          <w:p w14:paraId="28E64AC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5CFD3F8" w14:textId="22D19C1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103877E" w14:textId="5E5E5BC6"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nil"/>
              <w:right w:val="nil"/>
            </w:tcBorders>
            <w:shd w:val="clear" w:color="000000" w:fill="387990"/>
            <w:vAlign w:val="bottom"/>
            <w:hideMark/>
          </w:tcPr>
          <w:p w14:paraId="6F71C1AA" w14:textId="3A811C3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7A1F8F3D" w14:textId="062551B7"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4" w:type="pct"/>
            <w:tcBorders>
              <w:top w:val="nil"/>
              <w:left w:val="nil"/>
              <w:bottom w:val="nil"/>
              <w:right w:val="nil"/>
            </w:tcBorders>
            <w:shd w:val="clear" w:color="000000" w:fill="387990"/>
            <w:vAlign w:val="bottom"/>
            <w:hideMark/>
          </w:tcPr>
          <w:p w14:paraId="27C71A5D" w14:textId="64F39BF6"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B03587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07CBF965"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tcBorders>
              <w:top w:val="nil"/>
              <w:left w:val="nil"/>
              <w:bottom w:val="single" w:sz="4" w:space="0" w:color="auto"/>
              <w:right w:val="nil"/>
            </w:tcBorders>
            <w:shd w:val="clear" w:color="000000" w:fill="387990"/>
            <w:vAlign w:val="center"/>
            <w:hideMark/>
          </w:tcPr>
          <w:p w14:paraId="372B4A6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12D2C397"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79" w:type="pct"/>
            <w:tcBorders>
              <w:top w:val="nil"/>
              <w:left w:val="nil"/>
              <w:bottom w:val="single" w:sz="4" w:space="0" w:color="auto"/>
              <w:right w:val="nil"/>
            </w:tcBorders>
            <w:shd w:val="clear" w:color="000000" w:fill="387990"/>
            <w:vAlign w:val="bottom"/>
            <w:hideMark/>
          </w:tcPr>
          <w:p w14:paraId="3AA62DBB"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1435296A"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
        </w:tc>
        <w:tc>
          <w:tcPr>
            <w:tcW w:w="149" w:type="pct"/>
            <w:tcBorders>
              <w:top w:val="nil"/>
              <w:left w:val="nil"/>
              <w:bottom w:val="single" w:sz="4" w:space="0" w:color="auto"/>
              <w:right w:val="nil"/>
            </w:tcBorders>
            <w:shd w:val="clear" w:color="000000" w:fill="387990"/>
            <w:vAlign w:val="bottom"/>
            <w:hideMark/>
          </w:tcPr>
          <w:p w14:paraId="5682901D" w14:textId="70B30ED2"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single" w:sz="4" w:space="0" w:color="auto"/>
              <w:right w:val="nil"/>
            </w:tcBorders>
            <w:shd w:val="clear" w:color="000000" w:fill="387990"/>
            <w:vAlign w:val="bottom"/>
            <w:hideMark/>
          </w:tcPr>
          <w:p w14:paraId="69DF82B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EA7CDE7"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4" w:type="pct"/>
            <w:tcBorders>
              <w:top w:val="nil"/>
              <w:left w:val="nil"/>
              <w:bottom w:val="single" w:sz="4" w:space="0" w:color="auto"/>
              <w:right w:val="nil"/>
            </w:tcBorders>
            <w:shd w:val="clear" w:color="000000" w:fill="387990"/>
            <w:vAlign w:val="bottom"/>
            <w:hideMark/>
          </w:tcPr>
          <w:p w14:paraId="4692DBB4"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
        </w:tc>
      </w:tr>
      <w:tr w:rsidR="00C95140" w:rsidRPr="00594201" w14:paraId="2562E38C" w14:textId="77777777" w:rsidTr="00594201">
        <w:tc>
          <w:tcPr>
            <w:tcW w:w="1683" w:type="pct"/>
            <w:tcBorders>
              <w:top w:val="nil"/>
              <w:left w:val="nil"/>
              <w:bottom w:val="single" w:sz="4" w:space="0" w:color="auto"/>
              <w:right w:val="nil"/>
            </w:tcBorders>
            <w:shd w:val="clear" w:color="auto" w:fill="auto"/>
            <w:vAlign w:val="center"/>
            <w:hideMark/>
          </w:tcPr>
          <w:p w14:paraId="1A6693EC" w14:textId="1487A90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xml:space="preserve">Wash </w:t>
            </w:r>
            <w:r w:rsidR="0023589F">
              <w:rPr>
                <w:rFonts w:eastAsia="Times New Roman" w:cs="Times New Roman"/>
                <w:sz w:val="20"/>
                <w:szCs w:val="20"/>
              </w:rPr>
              <w:t xml:space="preserve">and dry </w:t>
            </w:r>
            <w:r w:rsidRPr="00594201">
              <w:rPr>
                <w:rFonts w:eastAsia="Times New Roman" w:cs="Times New Roman"/>
                <w:sz w:val="20"/>
                <w:szCs w:val="20"/>
              </w:rPr>
              <w:t>udder</w:t>
            </w:r>
          </w:p>
        </w:tc>
        <w:tc>
          <w:tcPr>
            <w:tcW w:w="480" w:type="pct"/>
            <w:tcBorders>
              <w:top w:val="nil"/>
              <w:left w:val="nil"/>
              <w:bottom w:val="single" w:sz="4" w:space="0" w:color="auto"/>
              <w:right w:val="nil"/>
            </w:tcBorders>
            <w:shd w:val="clear" w:color="auto" w:fill="auto"/>
            <w:vAlign w:val="center"/>
            <w:hideMark/>
          </w:tcPr>
          <w:p w14:paraId="6C45766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3FDC84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09CFE00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6D2FF8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7A1CFB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5AA41A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FA5508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410037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26B7925A" w14:textId="77777777" w:rsidTr="00594201">
        <w:tc>
          <w:tcPr>
            <w:tcW w:w="1683" w:type="pct"/>
            <w:tcBorders>
              <w:top w:val="nil"/>
              <w:left w:val="nil"/>
              <w:bottom w:val="single" w:sz="4" w:space="0" w:color="auto"/>
              <w:right w:val="nil"/>
            </w:tcBorders>
            <w:shd w:val="clear" w:color="auto" w:fill="auto"/>
            <w:vAlign w:val="center"/>
            <w:hideMark/>
          </w:tcPr>
          <w:p w14:paraId="5DC0458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Teat dip</w:t>
            </w:r>
          </w:p>
        </w:tc>
        <w:tc>
          <w:tcPr>
            <w:tcW w:w="480" w:type="pct"/>
            <w:tcBorders>
              <w:top w:val="nil"/>
              <w:left w:val="nil"/>
              <w:bottom w:val="single" w:sz="4" w:space="0" w:color="auto"/>
              <w:right w:val="nil"/>
            </w:tcBorders>
            <w:shd w:val="clear" w:color="auto" w:fill="auto"/>
            <w:vAlign w:val="center"/>
            <w:hideMark/>
          </w:tcPr>
          <w:p w14:paraId="34392E4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10B2386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029DD7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122249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15E20F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C75501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B8D47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560C08B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AFECD8F" w14:textId="77777777" w:rsidTr="00594201">
        <w:tc>
          <w:tcPr>
            <w:tcW w:w="1683" w:type="pct"/>
            <w:tcBorders>
              <w:top w:val="nil"/>
              <w:left w:val="nil"/>
              <w:bottom w:val="single" w:sz="4" w:space="0" w:color="auto"/>
              <w:right w:val="nil"/>
            </w:tcBorders>
            <w:shd w:val="clear" w:color="auto" w:fill="auto"/>
            <w:vAlign w:val="center"/>
            <w:hideMark/>
          </w:tcPr>
          <w:p w14:paraId="6B7644C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Somatic cell counts</w:t>
            </w:r>
          </w:p>
        </w:tc>
        <w:tc>
          <w:tcPr>
            <w:tcW w:w="480" w:type="pct"/>
            <w:tcBorders>
              <w:top w:val="nil"/>
              <w:left w:val="nil"/>
              <w:bottom w:val="single" w:sz="4" w:space="0" w:color="auto"/>
              <w:right w:val="nil"/>
            </w:tcBorders>
            <w:shd w:val="clear" w:color="auto" w:fill="auto"/>
            <w:vAlign w:val="center"/>
            <w:hideMark/>
          </w:tcPr>
          <w:p w14:paraId="333AA94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C7D71E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3873B4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15F8F72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0B2EFC3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48DE04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1E1128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628FA02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DE3CA4F" w14:textId="77777777" w:rsidTr="00594201">
        <w:tc>
          <w:tcPr>
            <w:tcW w:w="1683" w:type="pct"/>
            <w:tcBorders>
              <w:top w:val="nil"/>
              <w:left w:val="nil"/>
              <w:bottom w:val="single" w:sz="4" w:space="0" w:color="auto"/>
              <w:right w:val="nil"/>
            </w:tcBorders>
            <w:shd w:val="clear" w:color="auto" w:fill="auto"/>
            <w:vAlign w:val="center"/>
            <w:hideMark/>
          </w:tcPr>
          <w:p w14:paraId="5C20A9E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no prevention used</w:t>
            </w:r>
          </w:p>
        </w:tc>
        <w:tc>
          <w:tcPr>
            <w:tcW w:w="480" w:type="pct"/>
            <w:tcBorders>
              <w:top w:val="nil"/>
              <w:left w:val="nil"/>
              <w:bottom w:val="single" w:sz="4" w:space="0" w:color="auto"/>
              <w:right w:val="nil"/>
            </w:tcBorders>
            <w:shd w:val="clear" w:color="auto" w:fill="auto"/>
            <w:vAlign w:val="center"/>
            <w:hideMark/>
          </w:tcPr>
          <w:p w14:paraId="6C241E7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0B2E4D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A0141B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D42621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46B9118C"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4E30CD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5714E6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6DAAB1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EC7AF4E" w14:textId="77777777" w:rsidTr="00594201">
        <w:tc>
          <w:tcPr>
            <w:tcW w:w="1683" w:type="pct"/>
            <w:tcBorders>
              <w:top w:val="nil"/>
              <w:left w:val="nil"/>
              <w:bottom w:val="single" w:sz="4" w:space="0" w:color="auto"/>
              <w:right w:val="nil"/>
            </w:tcBorders>
            <w:shd w:val="clear" w:color="auto" w:fill="auto"/>
            <w:vAlign w:val="center"/>
            <w:hideMark/>
          </w:tcPr>
          <w:p w14:paraId="66D510E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never heard of mastitis</w:t>
            </w:r>
          </w:p>
        </w:tc>
        <w:tc>
          <w:tcPr>
            <w:tcW w:w="480" w:type="pct"/>
            <w:tcBorders>
              <w:top w:val="nil"/>
              <w:left w:val="nil"/>
              <w:bottom w:val="single" w:sz="4" w:space="0" w:color="auto"/>
              <w:right w:val="nil"/>
            </w:tcBorders>
            <w:shd w:val="clear" w:color="auto" w:fill="auto"/>
            <w:vAlign w:val="center"/>
            <w:hideMark/>
          </w:tcPr>
          <w:p w14:paraId="16F5CCA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EB8E3A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460183D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432B75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7543768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3828481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C630C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EF2AC4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1B05ABE" w14:textId="77777777" w:rsidTr="00594201">
        <w:tc>
          <w:tcPr>
            <w:tcW w:w="1683" w:type="pct"/>
            <w:tcBorders>
              <w:top w:val="nil"/>
              <w:left w:val="nil"/>
              <w:bottom w:val="single" w:sz="4" w:space="0" w:color="auto"/>
              <w:right w:val="nil"/>
            </w:tcBorders>
            <w:shd w:val="clear" w:color="auto" w:fill="auto"/>
            <w:vAlign w:val="center"/>
            <w:hideMark/>
          </w:tcPr>
          <w:p w14:paraId="0D9D0DE5" w14:textId="237B1B84"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5D2AB36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A314C8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60510C1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000000" w:fill="D9D9D9"/>
            <w:vAlign w:val="center"/>
            <w:hideMark/>
          </w:tcPr>
          <w:p w14:paraId="204A9C2A"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955B2C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7B7522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6ED6A8C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000000" w:fill="D9D9D9"/>
            <w:vAlign w:val="center"/>
            <w:hideMark/>
          </w:tcPr>
          <w:p w14:paraId="3C15F6F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bl>
    <w:p w14:paraId="5595EBE9" w14:textId="1D32CAF6" w:rsidR="00C95140" w:rsidRPr="0087225D" w:rsidRDefault="00C95140" w:rsidP="00483879">
      <w:pPr>
        <w:pStyle w:val="BodyText1"/>
        <w:spacing w:after="0"/>
        <w:ind w:left="86" w:hanging="86"/>
        <w:rPr>
          <w:sz w:val="16"/>
        </w:rPr>
      </w:pPr>
      <w:commentRangeStart w:id="909"/>
      <w:r w:rsidRPr="0087225D">
        <w:rPr>
          <w:sz w:val="16"/>
        </w:rPr>
        <w:t>^ Results not statistically reliable, n&lt;30  </w:t>
      </w:r>
      <w:commentRangeEnd w:id="909"/>
      <w:r>
        <w:rPr>
          <w:rStyle w:val="CommentReference"/>
          <w:rFonts w:eastAsia="Arial" w:cs="Arial"/>
          <w:color w:val="000000"/>
        </w:rPr>
        <w:commentReference w:id="909"/>
      </w:r>
    </w:p>
    <w:p w14:paraId="73882F05" w14:textId="2A612174" w:rsidR="00C95140" w:rsidRDefault="00C95140" w:rsidP="00483879">
      <w:pPr>
        <w:pStyle w:val="BodyText1"/>
        <w:spacing w:after="0"/>
        <w:ind w:left="86" w:hanging="86"/>
        <w:rPr>
          <w:sz w:val="16"/>
        </w:rPr>
      </w:pPr>
      <w:commentRangeStart w:id="91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0"/>
      <w:r>
        <w:rPr>
          <w:rStyle w:val="CommentReference"/>
          <w:rFonts w:eastAsia="Arial" w:cs="Arial"/>
          <w:color w:val="000000"/>
        </w:rPr>
        <w:commentReference w:id="910"/>
      </w:r>
    </w:p>
    <w:p w14:paraId="4A80C9CD" w14:textId="1DDFFCD8"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9CAA865" w14:textId="759EE4D3"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AB0C3F" w14:textId="7EE42C54"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301B9C3" w14:textId="77777777" w:rsidR="00C95140" w:rsidRPr="002F3712"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4401E77" w14:textId="77777777" w:rsidR="00C95140" w:rsidRDefault="00C95140" w:rsidP="00422772">
      <w:pPr>
        <w:pStyle w:val="Heading4"/>
      </w:pPr>
      <w:r>
        <w:t>Production practices</w:t>
      </w:r>
    </w:p>
    <w:p w14:paraId="5ADDB703" w14:textId="64972E47" w:rsidR="00C95140" w:rsidRDefault="00C95140" w:rsidP="00594201">
      <w:pPr>
        <w:pStyle w:val="BodyText1"/>
      </w:pPr>
      <w:r>
        <w:t xml:space="preserve">In this section, dairy cow manure use, milk processing and sale, record keeping, </w:t>
      </w:r>
      <w:r w:rsidR="00E97E9A">
        <w:t xml:space="preserve">and </w:t>
      </w:r>
      <w:r>
        <w:t xml:space="preserve">information sources are explored. </w:t>
      </w:r>
    </w:p>
    <w:p w14:paraId="7D599AA4" w14:textId="0CEF464C" w:rsidR="00C95140" w:rsidRPr="00AF1876" w:rsidRDefault="00C95140" w:rsidP="00594201">
      <w:pPr>
        <w:pStyle w:val="BodyText1"/>
        <w:rPr>
          <w:szCs w:val="22"/>
        </w:rPr>
      </w:pPr>
      <w:r>
        <w:t>Lactating dairy cows have been estimated to produce between 56 and 82 kilograms of manure (including urine) per day based on milk yield, with dry cows and heifers both estimated to produce less.</w:t>
      </w:r>
      <w:r>
        <w:rPr>
          <w:rStyle w:val="FootnoteReference"/>
        </w:rPr>
        <w:footnoteReference w:id="88"/>
      </w:r>
      <w:r>
        <w:t xml:space="preserve"> That manure can be a valuable resource—whether it is used as fertilizer or fuel or sold. </w:t>
      </w:r>
      <w:r>
        <w:rPr>
          <w:b/>
          <w:szCs w:val="22"/>
        </w:rPr>
        <w:t>Table 7.3.14</w:t>
      </w:r>
      <w:r w:rsidRPr="00AF1876">
        <w:rPr>
          <w:szCs w:val="22"/>
        </w:rPr>
        <w:t xml:space="preserve"> </w:t>
      </w:r>
      <w:r>
        <w:rPr>
          <w:szCs w:val="22"/>
        </w:rPr>
        <w:t xml:space="preserve">presents </w:t>
      </w:r>
      <w:r w:rsidRPr="00AF1876">
        <w:rPr>
          <w:szCs w:val="22"/>
        </w:rPr>
        <w:t xml:space="preserve">information on </w:t>
      </w:r>
      <w:r>
        <w:rPr>
          <w:szCs w:val="22"/>
        </w:rPr>
        <w:t xml:space="preserve">whether </w:t>
      </w:r>
      <w:r w:rsidR="005C4E8E">
        <w:rPr>
          <w:szCs w:val="22"/>
        </w:rPr>
        <w:t>dairy farm</w:t>
      </w:r>
      <w:r w:rsidRPr="00AF1876">
        <w:rPr>
          <w:szCs w:val="22"/>
        </w:rPr>
        <w:t xml:space="preserve">ers in </w:t>
      </w:r>
      <w:r>
        <w:rPr>
          <w:szCs w:val="22"/>
        </w:rPr>
        <w:t>the ZOI collect their cows’ manure, and if they do collect it, how they store and use it</w:t>
      </w:r>
      <w:r w:rsidRPr="005054C4">
        <w:rPr>
          <w:szCs w:val="22"/>
        </w:rPr>
        <w:t xml:space="preserve">. </w:t>
      </w:r>
      <w:r w:rsidRPr="005054C4">
        <w:rPr>
          <w:szCs w:val="22"/>
          <w:highlight w:val="yellow"/>
        </w:rPr>
        <w:t>[Discuss findings. Were any differences found between disaggregate categories?]</w:t>
      </w:r>
    </w:p>
    <w:p w14:paraId="03E2D914" w14:textId="6E012076" w:rsidR="00C95140" w:rsidRPr="00C134C7" w:rsidRDefault="00C95140" w:rsidP="00594201">
      <w:pPr>
        <w:pStyle w:val="Tabletitle"/>
      </w:pPr>
      <w:bookmarkStart w:id="911" w:name="_Toc63673140"/>
      <w:r>
        <w:t>Table 7.3.14: Cow M</w:t>
      </w:r>
      <w:r w:rsidRPr="00C134C7">
        <w:t>anure</w:t>
      </w:r>
      <w:r>
        <w:t xml:space="preserve"> Practices among </w:t>
      </w:r>
      <w:r w:rsidR="005C4E8E">
        <w:t xml:space="preserve">Dairy </w:t>
      </w:r>
      <w:r w:rsidR="00EE1023">
        <w:t xml:space="preserve">Farmers </w:t>
      </w:r>
      <w:r>
        <w:t>in the ZOI, in Total and</w:t>
      </w:r>
      <w:r w:rsidRPr="00C134C7">
        <w:t xml:space="preserve"> by </w:t>
      </w:r>
      <w:r>
        <w:t>F</w:t>
      </w:r>
      <w:r w:rsidRPr="00C134C7">
        <w:t xml:space="preserve">armers’ </w:t>
      </w:r>
      <w:r>
        <w:t>S</w:t>
      </w:r>
      <w:r w:rsidRPr="00C134C7">
        <w:t xml:space="preserve">ex and </w:t>
      </w:r>
      <w:r>
        <w:t>A</w:t>
      </w:r>
      <w:r w:rsidRPr="00C134C7">
        <w:t>ge</w:t>
      </w:r>
      <w:bookmarkEnd w:id="911"/>
      <w:r w:rsidRPr="00C134C7">
        <w:t xml:space="preserve"> </w:t>
      </w:r>
    </w:p>
    <w:tbl>
      <w:tblPr>
        <w:tblW w:w="5031" w:type="pct"/>
        <w:tblLook w:val="04A0" w:firstRow="1" w:lastRow="0" w:firstColumn="1" w:lastColumn="0" w:noHBand="0" w:noVBand="1"/>
      </w:tblPr>
      <w:tblGrid>
        <w:gridCol w:w="3798"/>
        <w:gridCol w:w="869"/>
        <w:gridCol w:w="976"/>
        <w:gridCol w:w="795"/>
        <w:gridCol w:w="618"/>
        <w:gridCol w:w="277"/>
        <w:gridCol w:w="784"/>
        <w:gridCol w:w="900"/>
        <w:gridCol w:w="618"/>
      </w:tblGrid>
      <w:tr w:rsidR="00C95140" w:rsidRPr="00594201" w14:paraId="1C84CA4F" w14:textId="77777777" w:rsidTr="00AC5973">
        <w:tc>
          <w:tcPr>
            <w:tcW w:w="3799" w:type="dxa"/>
            <w:vMerge w:val="restart"/>
            <w:tcBorders>
              <w:top w:val="single" w:sz="4" w:space="0" w:color="auto"/>
              <w:left w:val="nil"/>
              <w:bottom w:val="single" w:sz="4" w:space="0" w:color="000000"/>
              <w:right w:val="nil"/>
            </w:tcBorders>
            <w:shd w:val="clear" w:color="000000" w:fill="387990"/>
            <w:vAlign w:val="bottom"/>
            <w:hideMark/>
          </w:tcPr>
          <w:p w14:paraId="30AE90E2"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Manure collection and use characteristic</w:t>
            </w:r>
          </w:p>
        </w:tc>
        <w:tc>
          <w:tcPr>
            <w:tcW w:w="869" w:type="dxa"/>
            <w:vMerge w:val="restart"/>
            <w:tcBorders>
              <w:top w:val="single" w:sz="4" w:space="0" w:color="auto"/>
              <w:left w:val="nil"/>
              <w:bottom w:val="nil"/>
              <w:right w:val="nil"/>
            </w:tcBorders>
            <w:shd w:val="clear" w:color="000000" w:fill="387990"/>
            <w:vAlign w:val="bottom"/>
            <w:hideMark/>
          </w:tcPr>
          <w:p w14:paraId="33F905E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2389" w:type="dxa"/>
            <w:gridSpan w:val="3"/>
            <w:tcBorders>
              <w:top w:val="single" w:sz="4" w:space="0" w:color="auto"/>
              <w:left w:val="nil"/>
              <w:bottom w:val="single" w:sz="4" w:space="0" w:color="FFFFFF"/>
              <w:right w:val="nil"/>
            </w:tcBorders>
            <w:shd w:val="clear" w:color="000000" w:fill="387990"/>
            <w:vAlign w:val="center"/>
            <w:hideMark/>
          </w:tcPr>
          <w:p w14:paraId="7364DDB6"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277" w:type="dxa"/>
            <w:tcBorders>
              <w:top w:val="single" w:sz="4" w:space="0" w:color="auto"/>
              <w:left w:val="nil"/>
              <w:bottom w:val="nil"/>
              <w:right w:val="nil"/>
            </w:tcBorders>
            <w:shd w:val="clear" w:color="000000" w:fill="387990"/>
            <w:vAlign w:val="center"/>
            <w:hideMark/>
          </w:tcPr>
          <w:p w14:paraId="7F9A8B0C"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2302" w:type="dxa"/>
            <w:gridSpan w:val="3"/>
            <w:tcBorders>
              <w:top w:val="single" w:sz="4" w:space="0" w:color="auto"/>
              <w:left w:val="nil"/>
              <w:bottom w:val="single" w:sz="4" w:space="0" w:color="FFFFFF"/>
              <w:right w:val="nil"/>
            </w:tcBorders>
            <w:shd w:val="clear" w:color="000000" w:fill="387990"/>
            <w:vAlign w:val="center"/>
            <w:hideMark/>
          </w:tcPr>
          <w:p w14:paraId="66D535FB" w14:textId="60BC8F21"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74414CCB" w14:textId="77777777" w:rsidTr="00AC5973">
        <w:tc>
          <w:tcPr>
            <w:tcW w:w="3799" w:type="dxa"/>
            <w:vMerge/>
            <w:tcBorders>
              <w:top w:val="single" w:sz="4" w:space="0" w:color="auto"/>
              <w:left w:val="nil"/>
              <w:bottom w:val="single" w:sz="4" w:space="0" w:color="000000"/>
              <w:right w:val="nil"/>
            </w:tcBorders>
            <w:vAlign w:val="center"/>
            <w:hideMark/>
          </w:tcPr>
          <w:p w14:paraId="2D51F04C"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vMerge/>
            <w:tcBorders>
              <w:top w:val="single" w:sz="4" w:space="0" w:color="auto"/>
              <w:left w:val="nil"/>
              <w:bottom w:val="nil"/>
              <w:right w:val="nil"/>
            </w:tcBorders>
            <w:vAlign w:val="center"/>
            <w:hideMark/>
          </w:tcPr>
          <w:p w14:paraId="3B7C64E8"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976" w:type="dxa"/>
            <w:tcBorders>
              <w:top w:val="nil"/>
              <w:left w:val="nil"/>
              <w:bottom w:val="nil"/>
              <w:right w:val="nil"/>
            </w:tcBorders>
            <w:shd w:val="clear" w:color="000000" w:fill="387990"/>
            <w:vAlign w:val="bottom"/>
            <w:hideMark/>
          </w:tcPr>
          <w:p w14:paraId="2E37F532"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795" w:type="dxa"/>
            <w:tcBorders>
              <w:top w:val="nil"/>
              <w:left w:val="nil"/>
              <w:bottom w:val="nil"/>
              <w:right w:val="nil"/>
            </w:tcBorders>
            <w:shd w:val="clear" w:color="000000" w:fill="387990"/>
            <w:vAlign w:val="bottom"/>
            <w:hideMark/>
          </w:tcPr>
          <w:p w14:paraId="33C63BA2"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bottom"/>
            <w:hideMark/>
          </w:tcPr>
          <w:p w14:paraId="56EA7FBB" w14:textId="0D7E70FB" w:rsidR="00C95140" w:rsidRPr="00594201" w:rsidRDefault="00C95140">
            <w:pPr>
              <w:widowControl/>
              <w:spacing w:line="259" w:lineRule="auto"/>
              <w:jc w:val="center"/>
              <w:rPr>
                <w:rFonts w:eastAsia="Times New Roman" w:cs="Times New Roman"/>
                <w:b/>
                <w:bCs/>
                <w:color w:val="FFFFFF"/>
                <w:sz w:val="20"/>
                <w:szCs w:val="20"/>
              </w:rPr>
            </w:pPr>
          </w:p>
        </w:tc>
        <w:tc>
          <w:tcPr>
            <w:tcW w:w="277" w:type="dxa"/>
            <w:tcBorders>
              <w:top w:val="nil"/>
              <w:left w:val="nil"/>
              <w:bottom w:val="nil"/>
              <w:right w:val="nil"/>
            </w:tcBorders>
            <w:shd w:val="clear" w:color="000000" w:fill="387990"/>
            <w:vAlign w:val="bottom"/>
            <w:hideMark/>
          </w:tcPr>
          <w:p w14:paraId="7D330684" w14:textId="46C11663"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nil"/>
              <w:right w:val="nil"/>
            </w:tcBorders>
            <w:shd w:val="clear" w:color="000000" w:fill="387990"/>
            <w:vAlign w:val="bottom"/>
            <w:hideMark/>
          </w:tcPr>
          <w:p w14:paraId="298DF123" w14:textId="3CCBC0ED"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bottom"/>
            <w:hideMark/>
          </w:tcPr>
          <w:p w14:paraId="456896DE" w14:textId="6FB51910"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618" w:type="dxa"/>
            <w:tcBorders>
              <w:top w:val="nil"/>
              <w:left w:val="nil"/>
              <w:bottom w:val="nil"/>
              <w:right w:val="nil"/>
            </w:tcBorders>
            <w:shd w:val="clear" w:color="000000" w:fill="387990"/>
            <w:vAlign w:val="bottom"/>
            <w:hideMark/>
          </w:tcPr>
          <w:p w14:paraId="5870A39B" w14:textId="7884BF8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946A97E" w14:textId="77777777" w:rsidTr="00AC5973">
        <w:tc>
          <w:tcPr>
            <w:tcW w:w="3799" w:type="dxa"/>
            <w:vMerge/>
            <w:tcBorders>
              <w:top w:val="single" w:sz="4" w:space="0" w:color="auto"/>
              <w:left w:val="nil"/>
              <w:bottom w:val="single" w:sz="4" w:space="0" w:color="000000"/>
              <w:right w:val="nil"/>
            </w:tcBorders>
            <w:vAlign w:val="center"/>
            <w:hideMark/>
          </w:tcPr>
          <w:p w14:paraId="082BFFA3"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tcBorders>
              <w:top w:val="nil"/>
              <w:left w:val="nil"/>
              <w:bottom w:val="single" w:sz="4" w:space="0" w:color="auto"/>
              <w:right w:val="nil"/>
            </w:tcBorders>
            <w:shd w:val="clear" w:color="000000" w:fill="387990"/>
            <w:vAlign w:val="center"/>
            <w:hideMark/>
          </w:tcPr>
          <w:p w14:paraId="1AFAB54F"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76" w:type="dxa"/>
            <w:tcBorders>
              <w:top w:val="nil"/>
              <w:left w:val="nil"/>
              <w:bottom w:val="single" w:sz="4" w:space="0" w:color="auto"/>
              <w:right w:val="nil"/>
            </w:tcBorders>
            <w:shd w:val="clear" w:color="000000" w:fill="387990"/>
            <w:vAlign w:val="bottom"/>
            <w:hideMark/>
          </w:tcPr>
          <w:p w14:paraId="1F0A47C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795" w:type="dxa"/>
            <w:tcBorders>
              <w:top w:val="nil"/>
              <w:left w:val="nil"/>
              <w:bottom w:val="single" w:sz="4" w:space="0" w:color="auto"/>
              <w:right w:val="nil"/>
            </w:tcBorders>
            <w:shd w:val="clear" w:color="000000" w:fill="387990"/>
            <w:vAlign w:val="bottom"/>
            <w:hideMark/>
          </w:tcPr>
          <w:p w14:paraId="687174D6"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639C2F20"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277" w:type="dxa"/>
            <w:tcBorders>
              <w:top w:val="nil"/>
              <w:left w:val="nil"/>
              <w:bottom w:val="single" w:sz="4" w:space="0" w:color="auto"/>
              <w:right w:val="nil"/>
            </w:tcBorders>
            <w:shd w:val="clear" w:color="000000" w:fill="387990"/>
            <w:vAlign w:val="bottom"/>
            <w:hideMark/>
          </w:tcPr>
          <w:p w14:paraId="79C8C25A" w14:textId="17B5CADC"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single" w:sz="4" w:space="0" w:color="auto"/>
              <w:right w:val="nil"/>
            </w:tcBorders>
            <w:shd w:val="clear" w:color="000000" w:fill="387990"/>
            <w:vAlign w:val="bottom"/>
            <w:hideMark/>
          </w:tcPr>
          <w:p w14:paraId="25D4EDD5"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hideMark/>
          </w:tcPr>
          <w:p w14:paraId="74B4D706"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58A9E86E"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24165C2C" w14:textId="77777777" w:rsidTr="00AC5973">
        <w:tc>
          <w:tcPr>
            <w:tcW w:w="3799" w:type="dxa"/>
            <w:tcBorders>
              <w:top w:val="nil"/>
              <w:left w:val="nil"/>
              <w:bottom w:val="nil"/>
              <w:right w:val="nil"/>
            </w:tcBorders>
            <w:shd w:val="clear" w:color="auto" w:fill="auto"/>
            <w:vAlign w:val="center"/>
            <w:hideMark/>
          </w:tcPr>
          <w:p w14:paraId="76E0FEF7"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Collect cows’ manure</w:t>
            </w:r>
          </w:p>
        </w:tc>
        <w:tc>
          <w:tcPr>
            <w:tcW w:w="869" w:type="dxa"/>
            <w:tcBorders>
              <w:top w:val="nil"/>
              <w:left w:val="nil"/>
              <w:bottom w:val="nil"/>
              <w:right w:val="nil"/>
            </w:tcBorders>
            <w:shd w:val="clear" w:color="auto" w:fill="auto"/>
            <w:vAlign w:val="center"/>
            <w:hideMark/>
          </w:tcPr>
          <w:p w14:paraId="30A252C7" w14:textId="77777777"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nil"/>
              <w:right w:val="nil"/>
            </w:tcBorders>
            <w:shd w:val="clear" w:color="auto" w:fill="auto"/>
            <w:vAlign w:val="center"/>
            <w:hideMark/>
          </w:tcPr>
          <w:p w14:paraId="5E4E584F"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95" w:type="dxa"/>
            <w:tcBorders>
              <w:top w:val="nil"/>
              <w:left w:val="nil"/>
              <w:bottom w:val="nil"/>
              <w:right w:val="nil"/>
            </w:tcBorders>
            <w:shd w:val="clear" w:color="auto" w:fill="auto"/>
            <w:vAlign w:val="center"/>
            <w:hideMark/>
          </w:tcPr>
          <w:p w14:paraId="7E9EBB7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2A8BC71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277" w:type="dxa"/>
            <w:tcBorders>
              <w:top w:val="nil"/>
              <w:left w:val="nil"/>
              <w:bottom w:val="nil"/>
              <w:right w:val="nil"/>
            </w:tcBorders>
            <w:shd w:val="clear" w:color="auto" w:fill="auto"/>
            <w:vAlign w:val="center"/>
            <w:hideMark/>
          </w:tcPr>
          <w:p w14:paraId="4F6169A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84" w:type="dxa"/>
            <w:tcBorders>
              <w:top w:val="nil"/>
              <w:left w:val="nil"/>
              <w:bottom w:val="nil"/>
              <w:right w:val="nil"/>
            </w:tcBorders>
            <w:shd w:val="clear" w:color="auto" w:fill="auto"/>
            <w:vAlign w:val="center"/>
            <w:hideMark/>
          </w:tcPr>
          <w:p w14:paraId="671E7977"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1726AF9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422BC44B"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75A7C0C7" w14:textId="77777777" w:rsidTr="00AC5973">
        <w:tc>
          <w:tcPr>
            <w:tcW w:w="3799" w:type="dxa"/>
            <w:tcBorders>
              <w:top w:val="single" w:sz="4" w:space="0" w:color="auto"/>
              <w:left w:val="nil"/>
              <w:bottom w:val="single" w:sz="4" w:space="0" w:color="auto"/>
              <w:right w:val="nil"/>
            </w:tcBorders>
            <w:shd w:val="clear" w:color="auto" w:fill="auto"/>
            <w:vAlign w:val="center"/>
            <w:hideMark/>
          </w:tcPr>
          <w:p w14:paraId="08DABF2E" w14:textId="44DB519F"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single" w:sz="4" w:space="0" w:color="auto"/>
              <w:left w:val="nil"/>
              <w:bottom w:val="single" w:sz="4" w:space="0" w:color="auto"/>
              <w:right w:val="nil"/>
            </w:tcBorders>
            <w:shd w:val="clear" w:color="auto" w:fill="auto"/>
            <w:vAlign w:val="center"/>
            <w:hideMark/>
          </w:tcPr>
          <w:p w14:paraId="4AE50E38" w14:textId="7C4D8B1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single" w:sz="4" w:space="0" w:color="auto"/>
              <w:left w:val="nil"/>
              <w:bottom w:val="single" w:sz="4" w:space="0" w:color="auto"/>
              <w:right w:val="nil"/>
            </w:tcBorders>
            <w:shd w:val="clear" w:color="auto" w:fill="auto"/>
            <w:vAlign w:val="center"/>
            <w:hideMark/>
          </w:tcPr>
          <w:p w14:paraId="505F5143" w14:textId="45DE571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single" w:sz="4" w:space="0" w:color="auto"/>
              <w:left w:val="nil"/>
              <w:bottom w:val="single" w:sz="4" w:space="0" w:color="auto"/>
              <w:right w:val="nil"/>
            </w:tcBorders>
            <w:shd w:val="clear" w:color="auto" w:fill="auto"/>
            <w:vAlign w:val="center"/>
            <w:hideMark/>
          </w:tcPr>
          <w:p w14:paraId="73BD45C9" w14:textId="7DBFBD88"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F2B370A" w14:textId="3FD702B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single" w:sz="4" w:space="0" w:color="auto"/>
              <w:left w:val="nil"/>
              <w:bottom w:val="single" w:sz="4" w:space="0" w:color="auto"/>
              <w:right w:val="nil"/>
            </w:tcBorders>
            <w:shd w:val="clear" w:color="auto" w:fill="auto"/>
            <w:vAlign w:val="center"/>
            <w:hideMark/>
          </w:tcPr>
          <w:p w14:paraId="77EB60C2" w14:textId="3691021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single" w:sz="4" w:space="0" w:color="auto"/>
              <w:left w:val="nil"/>
              <w:bottom w:val="single" w:sz="4" w:space="0" w:color="auto"/>
              <w:right w:val="nil"/>
            </w:tcBorders>
            <w:shd w:val="clear" w:color="auto" w:fill="auto"/>
            <w:vAlign w:val="center"/>
            <w:hideMark/>
          </w:tcPr>
          <w:p w14:paraId="1BEBE26C" w14:textId="74095E9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35A0B19" w14:textId="267E3F2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0688AF5" w14:textId="544906C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19C578B4" w14:textId="77777777" w:rsidTr="00AC5973">
        <w:tc>
          <w:tcPr>
            <w:tcW w:w="3799" w:type="dxa"/>
            <w:tcBorders>
              <w:top w:val="nil"/>
              <w:left w:val="nil"/>
              <w:bottom w:val="single" w:sz="4" w:space="0" w:color="auto"/>
              <w:right w:val="nil"/>
            </w:tcBorders>
            <w:shd w:val="clear" w:color="000000" w:fill="DEEAF6"/>
            <w:vAlign w:val="center"/>
            <w:hideMark/>
          </w:tcPr>
          <w:p w14:paraId="3F9B822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storage</w:t>
            </w:r>
          </w:p>
        </w:tc>
        <w:tc>
          <w:tcPr>
            <w:tcW w:w="869" w:type="dxa"/>
            <w:tcBorders>
              <w:top w:val="nil"/>
              <w:left w:val="nil"/>
              <w:bottom w:val="single" w:sz="4" w:space="0" w:color="auto"/>
              <w:right w:val="nil"/>
            </w:tcBorders>
            <w:shd w:val="clear" w:color="000000" w:fill="DEEAF6"/>
            <w:vAlign w:val="center"/>
            <w:hideMark/>
          </w:tcPr>
          <w:p w14:paraId="4BDD4013" w14:textId="109674D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1F0094D" w14:textId="770DF0F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70A16DC4" w14:textId="6CE213C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BFCEB24" w14:textId="381E0121"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30D5CD6C" w14:textId="721E133F"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15368021" w14:textId="06D543F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66DE27EF" w14:textId="3E9BFEF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3AEF3A2" w14:textId="01912D1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725F5AC7" w14:textId="77777777" w:rsidTr="00AC5973">
        <w:tc>
          <w:tcPr>
            <w:tcW w:w="3799" w:type="dxa"/>
            <w:tcBorders>
              <w:top w:val="nil"/>
              <w:left w:val="nil"/>
              <w:bottom w:val="single" w:sz="4" w:space="0" w:color="auto"/>
              <w:right w:val="nil"/>
            </w:tcBorders>
            <w:shd w:val="clear" w:color="auto" w:fill="auto"/>
            <w:vAlign w:val="center"/>
            <w:hideMark/>
          </w:tcPr>
          <w:p w14:paraId="47B445C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uncovered area</w:t>
            </w:r>
          </w:p>
        </w:tc>
        <w:tc>
          <w:tcPr>
            <w:tcW w:w="869" w:type="dxa"/>
            <w:tcBorders>
              <w:top w:val="nil"/>
              <w:left w:val="nil"/>
              <w:bottom w:val="single" w:sz="4" w:space="0" w:color="auto"/>
              <w:right w:val="nil"/>
            </w:tcBorders>
            <w:shd w:val="clear" w:color="auto" w:fill="auto"/>
            <w:vAlign w:val="center"/>
            <w:hideMark/>
          </w:tcPr>
          <w:p w14:paraId="69E548C4" w14:textId="397B794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257BDE" w14:textId="50E8CC9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0DC65E" w14:textId="0DFED2A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C7FF25E" w14:textId="03E4BAF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381E168" w14:textId="78E5958E"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B123C8" w14:textId="1AA76425"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5EB670B1" w14:textId="22B9A726"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0E299E" w14:textId="474E3020"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6A9CA6D" w14:textId="77777777" w:rsidTr="00AC5973">
        <w:tc>
          <w:tcPr>
            <w:tcW w:w="3799" w:type="dxa"/>
            <w:tcBorders>
              <w:top w:val="nil"/>
              <w:left w:val="nil"/>
              <w:bottom w:val="single" w:sz="4" w:space="0" w:color="auto"/>
              <w:right w:val="nil"/>
            </w:tcBorders>
            <w:shd w:val="clear" w:color="auto" w:fill="auto"/>
            <w:vAlign w:val="center"/>
            <w:hideMark/>
          </w:tcPr>
          <w:p w14:paraId="4F2A6FF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covered area</w:t>
            </w:r>
          </w:p>
        </w:tc>
        <w:tc>
          <w:tcPr>
            <w:tcW w:w="869" w:type="dxa"/>
            <w:tcBorders>
              <w:top w:val="nil"/>
              <w:left w:val="nil"/>
              <w:bottom w:val="single" w:sz="4" w:space="0" w:color="auto"/>
              <w:right w:val="nil"/>
            </w:tcBorders>
            <w:shd w:val="clear" w:color="auto" w:fill="auto"/>
            <w:vAlign w:val="center"/>
            <w:hideMark/>
          </w:tcPr>
          <w:p w14:paraId="2A163152" w14:textId="1D9914D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306EE16B" w14:textId="14C248F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28CA9C6A" w14:textId="7C74F32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FDF607A" w14:textId="2DA21D4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7851D95" w14:textId="3F4AFAE6"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CCC150" w14:textId="3A8820E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3220C7EB" w14:textId="1363CFA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EA26281" w14:textId="77214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4677CE" w14:textId="77777777" w:rsidTr="00AC5973">
        <w:tc>
          <w:tcPr>
            <w:tcW w:w="3799" w:type="dxa"/>
            <w:tcBorders>
              <w:top w:val="nil"/>
              <w:left w:val="nil"/>
              <w:bottom w:val="single" w:sz="4" w:space="0" w:color="auto"/>
              <w:right w:val="nil"/>
            </w:tcBorders>
            <w:shd w:val="clear" w:color="auto" w:fill="auto"/>
            <w:vAlign w:val="center"/>
            <w:hideMark/>
          </w:tcPr>
          <w:p w14:paraId="5AC7901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pit or lagoon</w:t>
            </w:r>
          </w:p>
        </w:tc>
        <w:tc>
          <w:tcPr>
            <w:tcW w:w="869" w:type="dxa"/>
            <w:tcBorders>
              <w:top w:val="nil"/>
              <w:left w:val="nil"/>
              <w:bottom w:val="single" w:sz="4" w:space="0" w:color="auto"/>
              <w:right w:val="nil"/>
            </w:tcBorders>
            <w:shd w:val="clear" w:color="auto" w:fill="auto"/>
            <w:vAlign w:val="center"/>
            <w:hideMark/>
          </w:tcPr>
          <w:p w14:paraId="34EF89B0" w14:textId="51E57DE1"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481FBC7" w14:textId="6C1B140D"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9A4EF23" w14:textId="65DD257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76F67E" w14:textId="6FF3320D"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29DB2561" w14:textId="5FD4052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5735B967" w14:textId="63D74AE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1682FA" w14:textId="5561DC5B"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AB9380" w14:textId="264F77BC"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5BF459F" w14:textId="77777777" w:rsidTr="00AC5973">
        <w:tc>
          <w:tcPr>
            <w:tcW w:w="3799" w:type="dxa"/>
            <w:tcBorders>
              <w:top w:val="nil"/>
              <w:left w:val="nil"/>
              <w:bottom w:val="single" w:sz="4" w:space="0" w:color="auto"/>
              <w:right w:val="nil"/>
            </w:tcBorders>
            <w:shd w:val="clear" w:color="auto" w:fill="auto"/>
            <w:vAlign w:val="center"/>
            <w:hideMark/>
          </w:tcPr>
          <w:p w14:paraId="306EFFAA"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tank</w:t>
            </w:r>
          </w:p>
        </w:tc>
        <w:tc>
          <w:tcPr>
            <w:tcW w:w="869" w:type="dxa"/>
            <w:tcBorders>
              <w:top w:val="nil"/>
              <w:left w:val="nil"/>
              <w:bottom w:val="single" w:sz="4" w:space="0" w:color="auto"/>
              <w:right w:val="nil"/>
            </w:tcBorders>
            <w:shd w:val="clear" w:color="auto" w:fill="auto"/>
            <w:vAlign w:val="center"/>
            <w:hideMark/>
          </w:tcPr>
          <w:p w14:paraId="2D52F0D4" w14:textId="51B1379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1EDC736" w14:textId="16AF9DD0"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A00466B" w14:textId="6A46003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9A74F9" w14:textId="1A840F8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B866944" w14:textId="5754B969"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E815CCC" w14:textId="6859C54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3D1EB21" w14:textId="56F2810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3635EA" w14:textId="304D890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385BBD3" w14:textId="77777777" w:rsidTr="00AC5973">
        <w:tc>
          <w:tcPr>
            <w:tcW w:w="3799" w:type="dxa"/>
            <w:tcBorders>
              <w:top w:val="nil"/>
              <w:left w:val="nil"/>
              <w:bottom w:val="single" w:sz="4" w:space="0" w:color="auto"/>
              <w:right w:val="nil"/>
            </w:tcBorders>
            <w:shd w:val="clear" w:color="auto" w:fill="auto"/>
            <w:vAlign w:val="center"/>
            <w:hideMark/>
          </w:tcPr>
          <w:p w14:paraId="25DEC905"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biogas-producing digester</w:t>
            </w:r>
          </w:p>
        </w:tc>
        <w:tc>
          <w:tcPr>
            <w:tcW w:w="869" w:type="dxa"/>
            <w:tcBorders>
              <w:top w:val="nil"/>
              <w:left w:val="nil"/>
              <w:bottom w:val="single" w:sz="4" w:space="0" w:color="auto"/>
              <w:right w:val="nil"/>
            </w:tcBorders>
            <w:shd w:val="clear" w:color="auto" w:fill="auto"/>
            <w:vAlign w:val="center"/>
            <w:hideMark/>
          </w:tcPr>
          <w:p w14:paraId="6ED279A3" w14:textId="298F431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B916498" w14:textId="780E7A63"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3CCD0CB" w14:textId="5E7A136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72D0B7" w14:textId="0C478F45"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6BDD591" w14:textId="305001AA"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BB71AC0" w14:textId="085CA80F"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A8A3A59" w14:textId="65A7FDF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ED5940" w14:textId="78C8027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DB6BD81" w14:textId="77777777" w:rsidTr="00AC5973">
        <w:tc>
          <w:tcPr>
            <w:tcW w:w="3799" w:type="dxa"/>
            <w:tcBorders>
              <w:top w:val="nil"/>
              <w:left w:val="nil"/>
              <w:bottom w:val="single" w:sz="4" w:space="0" w:color="auto"/>
              <w:right w:val="nil"/>
            </w:tcBorders>
            <w:shd w:val="clear" w:color="000000" w:fill="DEEAF6"/>
            <w:vAlign w:val="center"/>
            <w:hideMark/>
          </w:tcPr>
          <w:p w14:paraId="4C8363B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use</w:t>
            </w:r>
          </w:p>
        </w:tc>
        <w:tc>
          <w:tcPr>
            <w:tcW w:w="869" w:type="dxa"/>
            <w:tcBorders>
              <w:top w:val="nil"/>
              <w:left w:val="nil"/>
              <w:bottom w:val="single" w:sz="4" w:space="0" w:color="auto"/>
              <w:right w:val="nil"/>
            </w:tcBorders>
            <w:shd w:val="clear" w:color="000000" w:fill="DEEAF6"/>
            <w:vAlign w:val="center"/>
            <w:hideMark/>
          </w:tcPr>
          <w:p w14:paraId="679664E9" w14:textId="2C137F79"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FAA2646" w14:textId="030E22B2"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0D8B06ED" w14:textId="5055C30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29956E1E" w14:textId="0528D95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64AE3B54" w14:textId="0B27972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0B26FBD5" w14:textId="08DDBEB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7197C695" w14:textId="3DEADB6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66AA48C6" w14:textId="75F10072"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B9C72CD" w14:textId="77777777" w:rsidTr="00AC5973">
        <w:tc>
          <w:tcPr>
            <w:tcW w:w="3799" w:type="dxa"/>
            <w:tcBorders>
              <w:top w:val="nil"/>
              <w:left w:val="nil"/>
              <w:bottom w:val="single" w:sz="4" w:space="0" w:color="auto"/>
              <w:right w:val="nil"/>
            </w:tcBorders>
            <w:shd w:val="clear" w:color="auto" w:fill="auto"/>
            <w:vAlign w:val="center"/>
            <w:hideMark/>
          </w:tcPr>
          <w:p w14:paraId="5690D51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Use for fuel</w:t>
            </w:r>
          </w:p>
        </w:tc>
        <w:tc>
          <w:tcPr>
            <w:tcW w:w="869" w:type="dxa"/>
            <w:tcBorders>
              <w:top w:val="nil"/>
              <w:left w:val="nil"/>
              <w:bottom w:val="single" w:sz="4" w:space="0" w:color="auto"/>
              <w:right w:val="nil"/>
            </w:tcBorders>
            <w:shd w:val="clear" w:color="auto" w:fill="auto"/>
            <w:vAlign w:val="center"/>
            <w:hideMark/>
          </w:tcPr>
          <w:p w14:paraId="0D4B4A98" w14:textId="39AB0E6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795308" w14:textId="72552C8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5731B04" w14:textId="489B564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E062BC" w14:textId="0A4A6E44"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4A38B0EB" w14:textId="6474D33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BE8136A" w14:textId="70D79468"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113DC6DE" w14:textId="1965592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A02E1C8" w14:textId="601A4BA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2A58993" w14:textId="77777777" w:rsidTr="00AC5973">
        <w:tc>
          <w:tcPr>
            <w:tcW w:w="3799" w:type="dxa"/>
            <w:tcBorders>
              <w:top w:val="nil"/>
              <w:left w:val="nil"/>
              <w:bottom w:val="single" w:sz="4" w:space="0" w:color="auto"/>
              <w:right w:val="nil"/>
            </w:tcBorders>
            <w:shd w:val="clear" w:color="auto" w:fill="auto"/>
            <w:vAlign w:val="center"/>
            <w:hideMark/>
          </w:tcPr>
          <w:p w14:paraId="2BECDE5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Put on field as fertilizer</w:t>
            </w:r>
          </w:p>
        </w:tc>
        <w:tc>
          <w:tcPr>
            <w:tcW w:w="869" w:type="dxa"/>
            <w:tcBorders>
              <w:top w:val="nil"/>
              <w:left w:val="nil"/>
              <w:bottom w:val="single" w:sz="4" w:space="0" w:color="auto"/>
              <w:right w:val="nil"/>
            </w:tcBorders>
            <w:shd w:val="clear" w:color="auto" w:fill="auto"/>
            <w:vAlign w:val="center"/>
            <w:hideMark/>
          </w:tcPr>
          <w:p w14:paraId="391A8E77" w14:textId="6BD4B2E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4AD8436C" w14:textId="59E16B4A"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9F580E" w14:textId="37DDE873"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01F86A" w14:textId="572B533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FA3C07E" w14:textId="3423BA0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1C6E47" w14:textId="59A5352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5BF5EBA" w14:textId="31F3F381"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9A1E39B" w14:textId="76D15E6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6F8225E" w14:textId="77777777" w:rsidTr="00AC5973">
        <w:tc>
          <w:tcPr>
            <w:tcW w:w="3799" w:type="dxa"/>
            <w:tcBorders>
              <w:top w:val="nil"/>
              <w:left w:val="nil"/>
              <w:bottom w:val="single" w:sz="4" w:space="0" w:color="auto"/>
              <w:right w:val="nil"/>
            </w:tcBorders>
            <w:shd w:val="clear" w:color="auto" w:fill="auto"/>
            <w:vAlign w:val="center"/>
            <w:hideMark/>
          </w:tcPr>
          <w:p w14:paraId="139BA532"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Give to friends or neighbors</w:t>
            </w:r>
          </w:p>
        </w:tc>
        <w:tc>
          <w:tcPr>
            <w:tcW w:w="869" w:type="dxa"/>
            <w:tcBorders>
              <w:top w:val="nil"/>
              <w:left w:val="nil"/>
              <w:bottom w:val="single" w:sz="4" w:space="0" w:color="auto"/>
              <w:right w:val="nil"/>
            </w:tcBorders>
            <w:shd w:val="clear" w:color="auto" w:fill="auto"/>
            <w:vAlign w:val="center"/>
            <w:hideMark/>
          </w:tcPr>
          <w:p w14:paraId="551D2C01" w14:textId="591F544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B2E0F15" w14:textId="21F13748"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110587FA" w14:textId="3DE298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C3E3227" w14:textId="391198C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1916BBB7" w14:textId="731F24F1"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2C2224" w14:textId="0CD92E2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0267D91" w14:textId="02CC911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FAC1040" w14:textId="7CE61F8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451088BC" w14:textId="77777777" w:rsidTr="00AC5973">
        <w:tc>
          <w:tcPr>
            <w:tcW w:w="3799" w:type="dxa"/>
            <w:tcBorders>
              <w:top w:val="nil"/>
              <w:left w:val="nil"/>
              <w:bottom w:val="single" w:sz="4" w:space="0" w:color="auto"/>
              <w:right w:val="nil"/>
            </w:tcBorders>
            <w:shd w:val="clear" w:color="auto" w:fill="auto"/>
            <w:vAlign w:val="center"/>
            <w:hideMark/>
          </w:tcPr>
          <w:p w14:paraId="084B560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Sell to friends or neighbors</w:t>
            </w:r>
          </w:p>
        </w:tc>
        <w:tc>
          <w:tcPr>
            <w:tcW w:w="869" w:type="dxa"/>
            <w:tcBorders>
              <w:top w:val="nil"/>
              <w:left w:val="nil"/>
              <w:bottom w:val="single" w:sz="4" w:space="0" w:color="auto"/>
              <w:right w:val="nil"/>
            </w:tcBorders>
            <w:shd w:val="clear" w:color="auto" w:fill="auto"/>
            <w:vAlign w:val="center"/>
            <w:hideMark/>
          </w:tcPr>
          <w:p w14:paraId="4D310BC3" w14:textId="23545C8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D9D05EA" w14:textId="766E99C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BF8C630" w14:textId="0C0D84D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D7F3BB" w14:textId="7DADEC2A"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64AE3408" w14:textId="144A1314"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A0F14B7" w14:textId="78CA97A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F9A62FB" w14:textId="0F28635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0D4215B" w14:textId="1B76F44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668DD391" w14:textId="77777777" w:rsidTr="00AC5973">
        <w:tc>
          <w:tcPr>
            <w:tcW w:w="3799" w:type="dxa"/>
            <w:tcBorders>
              <w:top w:val="nil"/>
              <w:left w:val="nil"/>
              <w:bottom w:val="single" w:sz="4" w:space="0" w:color="auto"/>
              <w:right w:val="nil"/>
            </w:tcBorders>
            <w:shd w:val="clear" w:color="auto" w:fill="auto"/>
            <w:vAlign w:val="center"/>
            <w:hideMark/>
          </w:tcPr>
          <w:p w14:paraId="265A649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lastRenderedPageBreak/>
              <w:t>Sell at market</w:t>
            </w:r>
          </w:p>
        </w:tc>
        <w:tc>
          <w:tcPr>
            <w:tcW w:w="869" w:type="dxa"/>
            <w:tcBorders>
              <w:top w:val="nil"/>
              <w:left w:val="nil"/>
              <w:bottom w:val="single" w:sz="4" w:space="0" w:color="auto"/>
              <w:right w:val="nil"/>
            </w:tcBorders>
            <w:shd w:val="clear" w:color="auto" w:fill="auto"/>
            <w:vAlign w:val="center"/>
            <w:hideMark/>
          </w:tcPr>
          <w:p w14:paraId="74D2F6CF" w14:textId="3D85A660"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C53553D" w14:textId="4B4C8A44"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3F9F0B0" w14:textId="526120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6933627" w14:textId="73391636"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8914211" w14:textId="701607F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7A08673" w14:textId="183C230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452E8C7" w14:textId="5618F2C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B91600" w14:textId="162776D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0E96CBA2" w14:textId="77777777" w:rsidTr="00AC5973">
        <w:tc>
          <w:tcPr>
            <w:tcW w:w="3799" w:type="dxa"/>
            <w:tcBorders>
              <w:top w:val="nil"/>
              <w:left w:val="nil"/>
              <w:bottom w:val="single" w:sz="4" w:space="0" w:color="auto"/>
              <w:right w:val="nil"/>
            </w:tcBorders>
            <w:shd w:val="clear" w:color="auto" w:fill="auto"/>
            <w:vAlign w:val="center"/>
            <w:hideMark/>
          </w:tcPr>
          <w:p w14:paraId="69FA4C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Nothing</w:t>
            </w:r>
          </w:p>
        </w:tc>
        <w:tc>
          <w:tcPr>
            <w:tcW w:w="869" w:type="dxa"/>
            <w:tcBorders>
              <w:top w:val="nil"/>
              <w:left w:val="nil"/>
              <w:bottom w:val="single" w:sz="4" w:space="0" w:color="auto"/>
              <w:right w:val="nil"/>
            </w:tcBorders>
            <w:shd w:val="clear" w:color="auto" w:fill="auto"/>
            <w:vAlign w:val="center"/>
            <w:hideMark/>
          </w:tcPr>
          <w:p w14:paraId="42482BEA" w14:textId="0307042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5C98F3D" w14:textId="3F3805AB"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0891232" w14:textId="633E4A5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58BC562" w14:textId="67B7A91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E20036F" w14:textId="0BDE2F3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2D30C5EE" w14:textId="65C55D37"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25FC6D" w14:textId="5F95EED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351A795" w14:textId="15F83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8EA13E" w14:textId="77777777" w:rsidTr="00AC5973">
        <w:tc>
          <w:tcPr>
            <w:tcW w:w="3799" w:type="dxa"/>
            <w:tcBorders>
              <w:top w:val="nil"/>
              <w:left w:val="nil"/>
              <w:bottom w:val="single" w:sz="4" w:space="0" w:color="auto"/>
              <w:right w:val="nil"/>
            </w:tcBorders>
            <w:shd w:val="clear" w:color="auto" w:fill="auto"/>
            <w:vAlign w:val="center"/>
            <w:hideMark/>
          </w:tcPr>
          <w:p w14:paraId="4A0ECAC9" w14:textId="2CD7233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collect their dairy cows' manure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nil"/>
              <w:left w:val="nil"/>
              <w:bottom w:val="single" w:sz="4" w:space="0" w:color="auto"/>
              <w:right w:val="nil"/>
            </w:tcBorders>
            <w:shd w:val="clear" w:color="auto" w:fill="auto"/>
            <w:vAlign w:val="center"/>
            <w:hideMark/>
          </w:tcPr>
          <w:p w14:paraId="34865F0E" w14:textId="6D9A754F" w:rsidR="00C95140" w:rsidRPr="00594201" w:rsidRDefault="00C95140" w:rsidP="00594201">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auto" w:fill="auto"/>
            <w:vAlign w:val="center"/>
            <w:hideMark/>
          </w:tcPr>
          <w:p w14:paraId="21F9745B" w14:textId="5993459E" w:rsidR="00C95140" w:rsidRPr="00594201" w:rsidRDefault="00C95140" w:rsidP="00594201">
            <w:pPr>
              <w:widowControl/>
              <w:spacing w:line="259" w:lineRule="auto"/>
              <w:jc w:val="center"/>
              <w:rPr>
                <w:rFonts w:eastAsia="Times New Roman" w:cs="Times New Roman"/>
                <w:sz w:val="20"/>
                <w:szCs w:val="20"/>
              </w:rPr>
            </w:pPr>
          </w:p>
        </w:tc>
        <w:tc>
          <w:tcPr>
            <w:tcW w:w="795" w:type="dxa"/>
            <w:tcBorders>
              <w:top w:val="nil"/>
              <w:left w:val="nil"/>
              <w:bottom w:val="single" w:sz="4" w:space="0" w:color="auto"/>
              <w:right w:val="nil"/>
            </w:tcBorders>
            <w:shd w:val="clear" w:color="auto" w:fill="auto"/>
            <w:vAlign w:val="center"/>
            <w:hideMark/>
          </w:tcPr>
          <w:p w14:paraId="79F1797B" w14:textId="01E2AA39"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CE6D41" w14:textId="6FA90ECB" w:rsidR="00C95140" w:rsidRPr="00594201" w:rsidRDefault="00C95140" w:rsidP="00594201">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421CF8" w14:textId="43A96388" w:rsidR="00C95140" w:rsidRPr="00594201" w:rsidRDefault="00C95140" w:rsidP="00594201">
            <w:pPr>
              <w:widowControl/>
              <w:spacing w:line="259" w:lineRule="auto"/>
              <w:jc w:val="center"/>
              <w:rPr>
                <w:rFonts w:eastAsia="Times New Roman" w:cs="Times New Roman"/>
                <w:sz w:val="20"/>
                <w:szCs w:val="20"/>
              </w:rPr>
            </w:pPr>
          </w:p>
        </w:tc>
        <w:tc>
          <w:tcPr>
            <w:tcW w:w="784" w:type="dxa"/>
            <w:tcBorders>
              <w:top w:val="nil"/>
              <w:left w:val="nil"/>
              <w:bottom w:val="single" w:sz="4" w:space="0" w:color="auto"/>
              <w:right w:val="nil"/>
            </w:tcBorders>
            <w:shd w:val="clear" w:color="auto" w:fill="auto"/>
            <w:vAlign w:val="center"/>
            <w:hideMark/>
          </w:tcPr>
          <w:p w14:paraId="1C5E4571" w14:textId="545C2475" w:rsidR="00C95140" w:rsidRPr="00594201" w:rsidRDefault="00C95140" w:rsidP="0059420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79AB087" w14:textId="6DEF845A"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47318E4" w14:textId="18B56776" w:rsidR="00C95140" w:rsidRPr="00594201" w:rsidRDefault="00C95140" w:rsidP="00594201">
            <w:pPr>
              <w:widowControl/>
              <w:spacing w:line="259" w:lineRule="auto"/>
              <w:jc w:val="center"/>
              <w:rPr>
                <w:rFonts w:eastAsia="Times New Roman" w:cs="Times New Roman"/>
                <w:sz w:val="20"/>
                <w:szCs w:val="20"/>
              </w:rPr>
            </w:pPr>
          </w:p>
        </w:tc>
      </w:tr>
    </w:tbl>
    <w:p w14:paraId="00CCAD21" w14:textId="0AA7565B" w:rsidR="00C95140" w:rsidRPr="0087225D" w:rsidRDefault="00C95140" w:rsidP="00483879">
      <w:pPr>
        <w:pStyle w:val="BodyText1"/>
        <w:spacing w:after="0"/>
        <w:ind w:left="86" w:hanging="86"/>
        <w:rPr>
          <w:sz w:val="16"/>
        </w:rPr>
      </w:pPr>
      <w:commentRangeStart w:id="912"/>
      <w:r w:rsidRPr="0087225D">
        <w:rPr>
          <w:sz w:val="16"/>
        </w:rPr>
        <w:t>^ Results not statistically reliable, n&lt;30  </w:t>
      </w:r>
      <w:commentRangeEnd w:id="912"/>
      <w:r>
        <w:rPr>
          <w:rStyle w:val="CommentReference"/>
          <w:rFonts w:eastAsia="Arial" w:cs="Arial"/>
          <w:color w:val="000000"/>
        </w:rPr>
        <w:commentReference w:id="912"/>
      </w:r>
    </w:p>
    <w:p w14:paraId="471A8A27" w14:textId="1AC52005" w:rsidR="00C95140" w:rsidRDefault="00C95140" w:rsidP="00483879">
      <w:pPr>
        <w:pStyle w:val="L1-FlLSp12"/>
        <w:spacing w:after="0"/>
        <w:ind w:left="86" w:hanging="86"/>
        <w:rPr>
          <w:sz w:val="16"/>
        </w:rPr>
      </w:pPr>
      <w:commentRangeStart w:id="91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3"/>
      <w:r>
        <w:rPr>
          <w:rStyle w:val="CommentReference"/>
          <w:rFonts w:eastAsia="Arial" w:cs="Arial"/>
          <w:color w:val="000000"/>
        </w:rPr>
        <w:commentReference w:id="913"/>
      </w:r>
    </w:p>
    <w:p w14:paraId="6032D8BA" w14:textId="4E19D63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9B145B8" w14:textId="25EAD62B"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0CC57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8912199" w14:textId="77777777" w:rsidR="00C95140" w:rsidRDefault="00C95140" w:rsidP="00594201">
      <w:pPr>
        <w:pStyle w:val="BodyText1"/>
        <w:rPr>
          <w:highlight w:val="yellow"/>
        </w:rPr>
      </w:pPr>
      <w:r>
        <w:t xml:space="preserve">Farmers may process the milk that their dairy cows produce into other products, such as yogurt or cheese. They may also sell some or all of the milk that their dairy cows produce. </w:t>
      </w:r>
      <w:r w:rsidRPr="00F16563">
        <w:rPr>
          <w:b/>
        </w:rPr>
        <w:t xml:space="preserve">Table </w:t>
      </w:r>
      <w:r>
        <w:rPr>
          <w:b/>
        </w:rPr>
        <w:t>7</w:t>
      </w:r>
      <w:r w:rsidRPr="00F16563">
        <w:rPr>
          <w:b/>
        </w:rPr>
        <w:t>.3.1</w:t>
      </w:r>
      <w:r>
        <w:rPr>
          <w:b/>
        </w:rPr>
        <w:t>5</w:t>
      </w:r>
      <w:r w:rsidRPr="00F16563">
        <w:rPr>
          <w:b/>
        </w:rPr>
        <w:t xml:space="preserve"> </w:t>
      </w:r>
      <w:r>
        <w:t xml:space="preserve">presents information on dairy farmers’ practices related to processing and selling their cows’ milk. </w:t>
      </w:r>
      <w:r w:rsidRPr="00F630D3">
        <w:rPr>
          <w:highlight w:val="yellow"/>
        </w:rPr>
        <w:t xml:space="preserve">[Discuss findings. </w:t>
      </w:r>
      <w:r>
        <w:rPr>
          <w:highlight w:val="yellow"/>
        </w:rPr>
        <w:t>Were any differences found between disaggregate categories?</w:t>
      </w:r>
      <w:r w:rsidRPr="00F630D3">
        <w:rPr>
          <w:highlight w:val="yellow"/>
        </w:rPr>
        <w:t>]</w:t>
      </w:r>
    </w:p>
    <w:p w14:paraId="22C2E17F" w14:textId="3C474FE5" w:rsidR="00C95140" w:rsidRPr="00C134C7" w:rsidRDefault="00C95140" w:rsidP="00594201">
      <w:pPr>
        <w:pStyle w:val="Tabletitle"/>
      </w:pPr>
      <w:bookmarkStart w:id="914" w:name="_Toc63673141"/>
      <w:r w:rsidRPr="00C134C7">
        <w:t xml:space="preserve">Table </w:t>
      </w:r>
      <w:r>
        <w:t>7</w:t>
      </w:r>
      <w:r w:rsidRPr="00C134C7">
        <w:t>.3.1</w:t>
      </w:r>
      <w:r>
        <w:t>5: Milk Processing and Selling</w:t>
      </w:r>
      <w:r w:rsidRPr="00C134C7">
        <w:t xml:space="preserve"> </w:t>
      </w:r>
      <w:r>
        <w:t>P</w:t>
      </w:r>
      <w:r w:rsidRPr="00C134C7">
        <w:t xml:space="preserve">ractices </w:t>
      </w:r>
      <w:r>
        <w:t xml:space="preserve">of </w:t>
      </w:r>
      <w:r w:rsidR="005C4E8E">
        <w:t xml:space="preserve">Dairy </w:t>
      </w:r>
      <w:r w:rsidR="00EE1023">
        <w:t>F</w:t>
      </w:r>
      <w:r w:rsidR="005C4E8E">
        <w:t>arm</w:t>
      </w:r>
      <w:r w:rsidRPr="00C134C7">
        <w:t>ers in the ZOI,</w:t>
      </w:r>
      <w:r>
        <w:t xml:space="preserve"> in</w:t>
      </w:r>
      <w:r w:rsidRPr="00C134C7">
        <w:t xml:space="preserve"> </w:t>
      </w:r>
      <w:r>
        <w:t>T</w:t>
      </w:r>
      <w:r w:rsidRPr="00C134C7">
        <w:t xml:space="preserve">otal and by </w:t>
      </w:r>
      <w:r>
        <w:t>F</w:t>
      </w:r>
      <w:r w:rsidRPr="00C134C7">
        <w:t xml:space="preserve">armers’ </w:t>
      </w:r>
      <w:r>
        <w:t>S</w:t>
      </w:r>
      <w:r w:rsidRPr="00C134C7">
        <w:t xml:space="preserve">ex and </w:t>
      </w:r>
      <w:r>
        <w:t>A</w:t>
      </w:r>
      <w:r w:rsidRPr="00C134C7">
        <w:t>ge</w:t>
      </w:r>
      <w:bookmarkEnd w:id="914"/>
    </w:p>
    <w:tbl>
      <w:tblPr>
        <w:tblW w:w="5000" w:type="pct"/>
        <w:tblLook w:val="04A0" w:firstRow="1" w:lastRow="0" w:firstColumn="1" w:lastColumn="0" w:noHBand="0" w:noVBand="1"/>
      </w:tblPr>
      <w:tblGrid>
        <w:gridCol w:w="3295"/>
        <w:gridCol w:w="812"/>
        <w:gridCol w:w="931"/>
        <w:gridCol w:w="914"/>
        <w:gridCol w:w="632"/>
        <w:gridCol w:w="285"/>
        <w:gridCol w:w="1027"/>
        <w:gridCol w:w="1046"/>
        <w:gridCol w:w="634"/>
      </w:tblGrid>
      <w:tr w:rsidR="00C95140" w:rsidRPr="00594201" w14:paraId="77FF32B8" w14:textId="77777777" w:rsidTr="00594201">
        <w:trPr>
          <w:tblHeader/>
        </w:trPr>
        <w:tc>
          <w:tcPr>
            <w:tcW w:w="1721" w:type="pct"/>
            <w:vMerge w:val="restart"/>
            <w:tcBorders>
              <w:top w:val="single" w:sz="4" w:space="0" w:color="auto"/>
              <w:left w:val="nil"/>
              <w:bottom w:val="single" w:sz="4" w:space="0" w:color="000000"/>
              <w:right w:val="nil"/>
            </w:tcBorders>
            <w:shd w:val="clear" w:color="000000" w:fill="387990"/>
            <w:vAlign w:val="bottom"/>
            <w:hideMark/>
          </w:tcPr>
          <w:p w14:paraId="295182BB"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Practice or characteristic</w:t>
            </w:r>
          </w:p>
        </w:tc>
        <w:tc>
          <w:tcPr>
            <w:tcW w:w="424" w:type="pct"/>
            <w:vMerge w:val="restart"/>
            <w:tcBorders>
              <w:top w:val="single" w:sz="4" w:space="0" w:color="auto"/>
              <w:left w:val="nil"/>
              <w:bottom w:val="nil"/>
              <w:right w:val="nil"/>
            </w:tcBorders>
            <w:shd w:val="clear" w:color="000000" w:fill="387990"/>
            <w:vAlign w:val="bottom"/>
            <w:hideMark/>
          </w:tcPr>
          <w:p w14:paraId="3710FF40"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center"/>
            <w:hideMark/>
          </w:tcPr>
          <w:p w14:paraId="221D006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DA48A0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3C5084B0" w14:textId="118F7A45"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F91EB84"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1449B46F"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vMerge/>
            <w:tcBorders>
              <w:top w:val="single" w:sz="4" w:space="0" w:color="auto"/>
              <w:left w:val="nil"/>
              <w:bottom w:val="nil"/>
              <w:right w:val="nil"/>
            </w:tcBorders>
            <w:vAlign w:val="center"/>
            <w:hideMark/>
          </w:tcPr>
          <w:p w14:paraId="6A9BB5E7"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29E45D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477" w:type="pct"/>
            <w:tcBorders>
              <w:top w:val="nil"/>
              <w:left w:val="nil"/>
              <w:bottom w:val="nil"/>
              <w:right w:val="nil"/>
            </w:tcBorders>
            <w:shd w:val="clear" w:color="000000" w:fill="387990"/>
            <w:vAlign w:val="bottom"/>
            <w:hideMark/>
          </w:tcPr>
          <w:p w14:paraId="3CEB4584"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8D6BA23" w14:textId="4C7F4BD2"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0AF9ABE" w14:textId="4A8C9553"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nil"/>
              <w:right w:val="nil"/>
            </w:tcBorders>
            <w:shd w:val="clear" w:color="000000" w:fill="387990"/>
            <w:vAlign w:val="bottom"/>
            <w:hideMark/>
          </w:tcPr>
          <w:p w14:paraId="7BD0568B" w14:textId="48525B7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02950571" w14:textId="1A8CD3F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9FE65BE" w14:textId="0E49696C"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6BCFDE6F"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3C04E7F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tcBorders>
              <w:top w:val="nil"/>
              <w:left w:val="nil"/>
              <w:bottom w:val="single" w:sz="4" w:space="0" w:color="auto"/>
              <w:right w:val="nil"/>
            </w:tcBorders>
            <w:shd w:val="clear" w:color="000000" w:fill="387990"/>
            <w:vAlign w:val="center"/>
            <w:hideMark/>
          </w:tcPr>
          <w:p w14:paraId="2344C83A"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C22174"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77" w:type="pct"/>
            <w:tcBorders>
              <w:top w:val="nil"/>
              <w:left w:val="nil"/>
              <w:bottom w:val="single" w:sz="4" w:space="0" w:color="auto"/>
              <w:right w:val="nil"/>
            </w:tcBorders>
            <w:shd w:val="clear" w:color="000000" w:fill="387990"/>
            <w:vAlign w:val="bottom"/>
            <w:hideMark/>
          </w:tcPr>
          <w:p w14:paraId="528A2473"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8A52A4B"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135442E9" w14:textId="315E06AA"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single" w:sz="4" w:space="0" w:color="auto"/>
              <w:right w:val="nil"/>
            </w:tcBorders>
            <w:shd w:val="clear" w:color="000000" w:fill="387990"/>
            <w:vAlign w:val="bottom"/>
            <w:hideMark/>
          </w:tcPr>
          <w:p w14:paraId="229798F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CD34D8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1516D0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74248A6F" w14:textId="77777777" w:rsidTr="00594201">
        <w:tc>
          <w:tcPr>
            <w:tcW w:w="1721" w:type="pct"/>
            <w:tcBorders>
              <w:top w:val="nil"/>
              <w:left w:val="nil"/>
              <w:bottom w:val="single" w:sz="4" w:space="0" w:color="auto"/>
              <w:right w:val="nil"/>
            </w:tcBorders>
            <w:shd w:val="clear" w:color="auto" w:fill="auto"/>
            <w:vAlign w:val="center"/>
            <w:hideMark/>
          </w:tcPr>
          <w:p w14:paraId="20953A11"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Process milk into other products</w:t>
            </w:r>
          </w:p>
        </w:tc>
        <w:tc>
          <w:tcPr>
            <w:tcW w:w="424" w:type="pct"/>
            <w:tcBorders>
              <w:top w:val="nil"/>
              <w:left w:val="nil"/>
              <w:bottom w:val="single" w:sz="4" w:space="0" w:color="auto"/>
              <w:right w:val="nil"/>
            </w:tcBorders>
            <w:shd w:val="clear" w:color="auto" w:fill="auto"/>
            <w:vAlign w:val="center"/>
            <w:hideMark/>
          </w:tcPr>
          <w:p w14:paraId="17E16DD4" w14:textId="2AE42C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3F14B7" w14:textId="0E7E2BD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150A7AE3" w14:textId="1965550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E19181A" w14:textId="5F7C2A5C"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BE7BC8" w14:textId="3972016F"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2D9F756F" w14:textId="65ADDC6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68EBA1" w14:textId="59EC8C5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246432" w14:textId="62D1DA26"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3925367" w14:textId="77777777" w:rsidTr="00594201">
        <w:tc>
          <w:tcPr>
            <w:tcW w:w="1721" w:type="pct"/>
            <w:tcBorders>
              <w:top w:val="nil"/>
              <w:left w:val="nil"/>
              <w:bottom w:val="nil"/>
              <w:right w:val="nil"/>
            </w:tcBorders>
            <w:shd w:val="clear" w:color="auto" w:fill="auto"/>
            <w:vAlign w:val="center"/>
            <w:hideMark/>
          </w:tcPr>
          <w:p w14:paraId="38DFADF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Sell milk</w:t>
            </w:r>
          </w:p>
        </w:tc>
        <w:tc>
          <w:tcPr>
            <w:tcW w:w="424" w:type="pct"/>
            <w:tcBorders>
              <w:top w:val="nil"/>
              <w:left w:val="nil"/>
              <w:bottom w:val="nil"/>
              <w:right w:val="nil"/>
            </w:tcBorders>
            <w:shd w:val="clear" w:color="auto" w:fill="auto"/>
            <w:vAlign w:val="center"/>
            <w:hideMark/>
          </w:tcPr>
          <w:p w14:paraId="782207CA" w14:textId="77777777" w:rsidR="00C95140" w:rsidRPr="00594201" w:rsidRDefault="00C95140" w:rsidP="0059420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C91C48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477" w:type="pct"/>
            <w:tcBorders>
              <w:top w:val="nil"/>
              <w:left w:val="nil"/>
              <w:bottom w:val="nil"/>
              <w:right w:val="nil"/>
            </w:tcBorders>
            <w:shd w:val="clear" w:color="auto" w:fill="auto"/>
            <w:vAlign w:val="center"/>
            <w:hideMark/>
          </w:tcPr>
          <w:p w14:paraId="0F2D112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EF737F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2BE1A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36" w:type="pct"/>
            <w:tcBorders>
              <w:top w:val="nil"/>
              <w:left w:val="nil"/>
              <w:bottom w:val="nil"/>
              <w:right w:val="nil"/>
            </w:tcBorders>
            <w:shd w:val="clear" w:color="auto" w:fill="auto"/>
            <w:vAlign w:val="center"/>
            <w:hideMark/>
          </w:tcPr>
          <w:p w14:paraId="177D2129"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66DD2A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E37F3D7"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66EFC1A3"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0F965729" w14:textId="546EE8BE"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single" w:sz="4" w:space="0" w:color="auto"/>
              <w:left w:val="nil"/>
              <w:bottom w:val="single" w:sz="4" w:space="0" w:color="auto"/>
              <w:right w:val="nil"/>
            </w:tcBorders>
            <w:shd w:val="clear" w:color="auto" w:fill="auto"/>
            <w:vAlign w:val="center"/>
            <w:hideMark/>
          </w:tcPr>
          <w:p w14:paraId="159A70FA" w14:textId="27AAC2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0ECD952" w14:textId="5CE6ACDA"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795A08F6" w14:textId="188215D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E16ADF8" w14:textId="518DA3FD"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1CCC74" w14:textId="41D8FF8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46DC2AF3" w14:textId="3CD0612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7687796" w14:textId="212BA6A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057A9" w14:textId="22A42E54"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E06C70D" w14:textId="77777777" w:rsidTr="00594201">
        <w:tc>
          <w:tcPr>
            <w:tcW w:w="1721" w:type="pct"/>
            <w:tcBorders>
              <w:top w:val="nil"/>
              <w:left w:val="nil"/>
              <w:bottom w:val="nil"/>
              <w:right w:val="nil"/>
            </w:tcBorders>
            <w:shd w:val="clear" w:color="000000" w:fill="DEEAF6"/>
            <w:vAlign w:val="center"/>
            <w:hideMark/>
          </w:tcPr>
          <w:p w14:paraId="16E482DA"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Where milk is sold</w:t>
            </w:r>
            <w:r w:rsidRPr="00594201">
              <w:rPr>
                <w:rFonts w:eastAsia="Times New Roman" w:cs="Times New Roman"/>
                <w:b/>
                <w:bCs/>
                <w:sz w:val="20"/>
                <w:szCs w:val="20"/>
                <w:vertAlign w:val="superscript"/>
              </w:rPr>
              <w:t>b</w:t>
            </w:r>
          </w:p>
        </w:tc>
        <w:tc>
          <w:tcPr>
            <w:tcW w:w="424" w:type="pct"/>
            <w:tcBorders>
              <w:top w:val="nil"/>
              <w:left w:val="nil"/>
              <w:bottom w:val="nil"/>
              <w:right w:val="nil"/>
            </w:tcBorders>
            <w:shd w:val="clear" w:color="000000" w:fill="DEEAF6"/>
            <w:vAlign w:val="center"/>
            <w:hideMark/>
          </w:tcPr>
          <w:p w14:paraId="577CA99B" w14:textId="0F921D1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648372ED" w14:textId="7371D2C4"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nil"/>
              <w:right w:val="nil"/>
            </w:tcBorders>
            <w:shd w:val="clear" w:color="000000" w:fill="DEEAF6"/>
            <w:vAlign w:val="center"/>
            <w:hideMark/>
          </w:tcPr>
          <w:p w14:paraId="21DCE336" w14:textId="70AF8EE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20564C9" w14:textId="1A093A50"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3F84884" w14:textId="6F0ECA2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nil"/>
              <w:right w:val="nil"/>
            </w:tcBorders>
            <w:shd w:val="clear" w:color="000000" w:fill="DEEAF6"/>
            <w:vAlign w:val="center"/>
            <w:hideMark/>
          </w:tcPr>
          <w:p w14:paraId="3702AD18" w14:textId="256F2C9E"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EEAF6"/>
            <w:vAlign w:val="center"/>
            <w:hideMark/>
          </w:tcPr>
          <w:p w14:paraId="7CB753F2" w14:textId="350F5E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01C7024" w14:textId="2998CCF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4D13A04"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650F43D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friends or neighbors</w:t>
            </w:r>
          </w:p>
        </w:tc>
        <w:tc>
          <w:tcPr>
            <w:tcW w:w="424" w:type="pct"/>
            <w:tcBorders>
              <w:top w:val="single" w:sz="4" w:space="0" w:color="auto"/>
              <w:left w:val="nil"/>
              <w:bottom w:val="single" w:sz="4" w:space="0" w:color="auto"/>
              <w:right w:val="nil"/>
            </w:tcBorders>
            <w:shd w:val="clear" w:color="auto" w:fill="auto"/>
            <w:vAlign w:val="center"/>
            <w:hideMark/>
          </w:tcPr>
          <w:p w14:paraId="15AA94B5" w14:textId="65FC76FF"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17920F" w14:textId="216E0F3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3F4B2D07" w14:textId="164AB77B"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20B4EBE" w14:textId="4B6D9E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D8A9C3" w14:textId="47751C97"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00F57669" w14:textId="72D6BA8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63CC4214" w14:textId="32BF8A1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0FF25A" w14:textId="792075B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B3BEEB8" w14:textId="77777777" w:rsidTr="00594201">
        <w:tc>
          <w:tcPr>
            <w:tcW w:w="1721" w:type="pct"/>
            <w:tcBorders>
              <w:top w:val="nil"/>
              <w:left w:val="nil"/>
              <w:bottom w:val="single" w:sz="4" w:space="0" w:color="auto"/>
              <w:right w:val="nil"/>
            </w:tcBorders>
            <w:shd w:val="clear" w:color="auto" w:fill="auto"/>
            <w:vAlign w:val="center"/>
            <w:hideMark/>
          </w:tcPr>
          <w:p w14:paraId="59AB84B1"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At market</w:t>
            </w:r>
          </w:p>
        </w:tc>
        <w:tc>
          <w:tcPr>
            <w:tcW w:w="424" w:type="pct"/>
            <w:tcBorders>
              <w:top w:val="nil"/>
              <w:left w:val="nil"/>
              <w:bottom w:val="single" w:sz="4" w:space="0" w:color="auto"/>
              <w:right w:val="nil"/>
            </w:tcBorders>
            <w:shd w:val="clear" w:color="auto" w:fill="auto"/>
            <w:vAlign w:val="center"/>
            <w:hideMark/>
          </w:tcPr>
          <w:p w14:paraId="240E60F4" w14:textId="6D5172AE"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AA44A2" w14:textId="68A95ED7"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5D17EC71" w14:textId="44A85205"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D692F9" w14:textId="085F6396"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7D15830" w14:textId="4E7C15D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530FB7B" w14:textId="095E69E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32C99E9" w14:textId="06111DA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198625" w14:textId="59AC6B7C"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F72E05F" w14:textId="77777777" w:rsidTr="00594201">
        <w:tc>
          <w:tcPr>
            <w:tcW w:w="1721" w:type="pct"/>
            <w:tcBorders>
              <w:top w:val="nil"/>
              <w:left w:val="nil"/>
              <w:bottom w:val="single" w:sz="4" w:space="0" w:color="auto"/>
              <w:right w:val="nil"/>
            </w:tcBorders>
            <w:shd w:val="clear" w:color="auto" w:fill="auto"/>
            <w:vAlign w:val="center"/>
            <w:hideMark/>
          </w:tcPr>
          <w:p w14:paraId="6541C1F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school</w:t>
            </w:r>
          </w:p>
        </w:tc>
        <w:tc>
          <w:tcPr>
            <w:tcW w:w="424" w:type="pct"/>
            <w:tcBorders>
              <w:top w:val="nil"/>
              <w:left w:val="nil"/>
              <w:bottom w:val="single" w:sz="4" w:space="0" w:color="auto"/>
              <w:right w:val="nil"/>
            </w:tcBorders>
            <w:shd w:val="clear" w:color="auto" w:fill="auto"/>
            <w:vAlign w:val="center"/>
            <w:hideMark/>
          </w:tcPr>
          <w:p w14:paraId="26B9FDC3" w14:textId="46A454A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48F90E" w14:textId="294F8380"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32877869" w14:textId="6A74854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2232452" w14:textId="13294B49"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9351EE6" w14:textId="3239F13C"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5EF57D7" w14:textId="73E849B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A09975E" w14:textId="3161A15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00B6D6" w14:textId="0976692F"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0144E85" w14:textId="77777777" w:rsidTr="00594201">
        <w:tc>
          <w:tcPr>
            <w:tcW w:w="1721" w:type="pct"/>
            <w:tcBorders>
              <w:top w:val="nil"/>
              <w:left w:val="nil"/>
              <w:bottom w:val="single" w:sz="4" w:space="0" w:color="auto"/>
              <w:right w:val="nil"/>
            </w:tcBorders>
            <w:shd w:val="clear" w:color="auto" w:fill="auto"/>
            <w:vAlign w:val="center"/>
            <w:hideMark/>
          </w:tcPr>
          <w:p w14:paraId="351671E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milk-marketing cooperative</w:t>
            </w:r>
          </w:p>
        </w:tc>
        <w:tc>
          <w:tcPr>
            <w:tcW w:w="424" w:type="pct"/>
            <w:tcBorders>
              <w:top w:val="nil"/>
              <w:left w:val="nil"/>
              <w:bottom w:val="single" w:sz="4" w:space="0" w:color="auto"/>
              <w:right w:val="nil"/>
            </w:tcBorders>
            <w:shd w:val="clear" w:color="auto" w:fill="auto"/>
            <w:vAlign w:val="center"/>
            <w:hideMark/>
          </w:tcPr>
          <w:p w14:paraId="391D9400" w14:textId="1EADF1DD"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C383FD" w14:textId="12247132"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DAB5F64" w14:textId="1B1750B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778167" w14:textId="687FAC1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AC32D9" w14:textId="04F97F4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2276DEB" w14:textId="729515A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DB0CE53" w14:textId="5C6D2E8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2E82D08" w14:textId="639E5F4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D800FB8" w14:textId="77777777" w:rsidTr="00594201">
        <w:tc>
          <w:tcPr>
            <w:tcW w:w="1721" w:type="pct"/>
            <w:tcBorders>
              <w:top w:val="nil"/>
              <w:left w:val="nil"/>
              <w:bottom w:val="single" w:sz="4" w:space="0" w:color="auto"/>
              <w:right w:val="nil"/>
            </w:tcBorders>
            <w:shd w:val="clear" w:color="auto" w:fill="auto"/>
            <w:vAlign w:val="center"/>
            <w:hideMark/>
          </w:tcPr>
          <w:p w14:paraId="76150A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an aggregator or off-taker</w:t>
            </w:r>
          </w:p>
        </w:tc>
        <w:tc>
          <w:tcPr>
            <w:tcW w:w="424" w:type="pct"/>
            <w:tcBorders>
              <w:top w:val="nil"/>
              <w:left w:val="nil"/>
              <w:bottom w:val="single" w:sz="4" w:space="0" w:color="auto"/>
              <w:right w:val="nil"/>
            </w:tcBorders>
            <w:shd w:val="clear" w:color="auto" w:fill="auto"/>
            <w:vAlign w:val="center"/>
            <w:hideMark/>
          </w:tcPr>
          <w:p w14:paraId="203338BC" w14:textId="4DBA4B7C"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14518C" w14:textId="7EEEB75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E894C1C" w14:textId="26FBDED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39CFBA" w14:textId="27A0C954"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E2C84B" w14:textId="5E58729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0F2AC828" w14:textId="02309A8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74D5103" w14:textId="1DA492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C29DFEA" w14:textId="4D9006E1"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73DC718" w14:textId="77777777" w:rsidTr="00594201">
        <w:tc>
          <w:tcPr>
            <w:tcW w:w="1721" w:type="pct"/>
            <w:tcBorders>
              <w:top w:val="nil"/>
              <w:left w:val="nil"/>
              <w:bottom w:val="single" w:sz="4" w:space="0" w:color="auto"/>
              <w:right w:val="nil"/>
            </w:tcBorders>
            <w:shd w:val="clear" w:color="000000" w:fill="DEEAF6"/>
            <w:vAlign w:val="center"/>
            <w:hideMark/>
          </w:tcPr>
          <w:p w14:paraId="54E7B51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Which milk is sold</w:t>
            </w:r>
          </w:p>
        </w:tc>
        <w:tc>
          <w:tcPr>
            <w:tcW w:w="424" w:type="pct"/>
            <w:tcBorders>
              <w:top w:val="nil"/>
              <w:left w:val="nil"/>
              <w:bottom w:val="single" w:sz="4" w:space="0" w:color="auto"/>
              <w:right w:val="nil"/>
            </w:tcBorders>
            <w:shd w:val="clear" w:color="000000" w:fill="DEEAF6"/>
            <w:vAlign w:val="center"/>
            <w:hideMark/>
          </w:tcPr>
          <w:p w14:paraId="581C57B4" w14:textId="2964B158"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000000" w:fill="DEEAF6"/>
            <w:vAlign w:val="center"/>
            <w:hideMark/>
          </w:tcPr>
          <w:p w14:paraId="525D6E61" w14:textId="16F43B0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000000" w:fill="DEEAF6"/>
            <w:vAlign w:val="center"/>
            <w:hideMark/>
          </w:tcPr>
          <w:p w14:paraId="65605ED8" w14:textId="3288A4D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3D237BFB" w14:textId="3F2912F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DEEAF6"/>
            <w:vAlign w:val="center"/>
            <w:hideMark/>
          </w:tcPr>
          <w:p w14:paraId="15581B29" w14:textId="25C96A6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000000" w:fill="DEEAF6"/>
            <w:vAlign w:val="center"/>
            <w:hideMark/>
          </w:tcPr>
          <w:p w14:paraId="7016B89A" w14:textId="3B0458C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000000" w:fill="DEEAF6"/>
            <w:vAlign w:val="center"/>
            <w:hideMark/>
          </w:tcPr>
          <w:p w14:paraId="32B4DB71" w14:textId="30CF605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5F533C51" w14:textId="1EB0392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24DBB871" w14:textId="77777777" w:rsidTr="00594201">
        <w:tc>
          <w:tcPr>
            <w:tcW w:w="1721" w:type="pct"/>
            <w:tcBorders>
              <w:top w:val="nil"/>
              <w:left w:val="nil"/>
              <w:bottom w:val="single" w:sz="4" w:space="0" w:color="auto"/>
              <w:right w:val="nil"/>
            </w:tcBorders>
            <w:shd w:val="clear" w:color="auto" w:fill="auto"/>
            <w:vAlign w:val="center"/>
            <w:hideMark/>
          </w:tcPr>
          <w:p w14:paraId="380BAB2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Morning milk only</w:t>
            </w:r>
          </w:p>
        </w:tc>
        <w:tc>
          <w:tcPr>
            <w:tcW w:w="424" w:type="pct"/>
            <w:tcBorders>
              <w:top w:val="nil"/>
              <w:left w:val="nil"/>
              <w:bottom w:val="single" w:sz="4" w:space="0" w:color="auto"/>
              <w:right w:val="nil"/>
            </w:tcBorders>
            <w:shd w:val="clear" w:color="auto" w:fill="auto"/>
            <w:vAlign w:val="center"/>
            <w:hideMark/>
          </w:tcPr>
          <w:p w14:paraId="32B0C870" w14:textId="698D92EA"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306340C" w14:textId="7749FD9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079583" w14:textId="6C934B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DFFA4AC" w14:textId="69BF6588"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5D2B67" w14:textId="6EA71381"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58571536" w14:textId="1AA43AC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FD5B021" w14:textId="29704C3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3D2B0F6" w14:textId="5427FAD2"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3B8D2CA" w14:textId="77777777" w:rsidTr="00594201">
        <w:tc>
          <w:tcPr>
            <w:tcW w:w="1721" w:type="pct"/>
            <w:tcBorders>
              <w:top w:val="nil"/>
              <w:left w:val="nil"/>
              <w:bottom w:val="single" w:sz="4" w:space="0" w:color="auto"/>
              <w:right w:val="nil"/>
            </w:tcBorders>
            <w:shd w:val="clear" w:color="auto" w:fill="auto"/>
            <w:vAlign w:val="center"/>
            <w:hideMark/>
          </w:tcPr>
          <w:p w14:paraId="1C3F902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Evening milk only</w:t>
            </w:r>
          </w:p>
        </w:tc>
        <w:tc>
          <w:tcPr>
            <w:tcW w:w="424" w:type="pct"/>
            <w:tcBorders>
              <w:top w:val="nil"/>
              <w:left w:val="nil"/>
              <w:bottom w:val="single" w:sz="4" w:space="0" w:color="auto"/>
              <w:right w:val="nil"/>
            </w:tcBorders>
            <w:shd w:val="clear" w:color="auto" w:fill="auto"/>
            <w:vAlign w:val="center"/>
            <w:hideMark/>
          </w:tcPr>
          <w:p w14:paraId="4D8B1957" w14:textId="1CCE3045"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C57F645" w14:textId="2D1E82B6"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058FA2D7" w14:textId="06894A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66C9A0" w14:textId="5BEB791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51EFD1" w14:textId="73915E6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1E6A05F6" w14:textId="2ADFFA6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4736A88" w14:textId="6D95F87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CADE24" w14:textId="2D6AC0A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22D4BC8" w14:textId="77777777" w:rsidTr="00594201">
        <w:tc>
          <w:tcPr>
            <w:tcW w:w="1721" w:type="pct"/>
            <w:tcBorders>
              <w:top w:val="nil"/>
              <w:left w:val="nil"/>
              <w:bottom w:val="single" w:sz="4" w:space="0" w:color="auto"/>
              <w:right w:val="nil"/>
            </w:tcBorders>
            <w:shd w:val="clear" w:color="auto" w:fill="auto"/>
            <w:vAlign w:val="center"/>
            <w:hideMark/>
          </w:tcPr>
          <w:p w14:paraId="347B3C5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Both morning and evening milk</w:t>
            </w:r>
          </w:p>
        </w:tc>
        <w:tc>
          <w:tcPr>
            <w:tcW w:w="424" w:type="pct"/>
            <w:tcBorders>
              <w:top w:val="nil"/>
              <w:left w:val="nil"/>
              <w:bottom w:val="single" w:sz="4" w:space="0" w:color="auto"/>
              <w:right w:val="nil"/>
            </w:tcBorders>
            <w:shd w:val="clear" w:color="auto" w:fill="auto"/>
            <w:vAlign w:val="center"/>
            <w:hideMark/>
          </w:tcPr>
          <w:p w14:paraId="76C6AED8" w14:textId="736DC093"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F2E7B1F" w14:textId="5481B58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75362867" w14:textId="0F1E964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9B8F6F2" w14:textId="2378C4AB"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7E681C0" w14:textId="6B1D8C8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10C6271" w14:textId="67A581B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43294BAA" w14:textId="536E45C9"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487E98" w14:textId="487816F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6FB3EE7" w14:textId="77777777" w:rsidTr="00594201">
        <w:tc>
          <w:tcPr>
            <w:tcW w:w="1721" w:type="pct"/>
            <w:tcBorders>
              <w:top w:val="nil"/>
              <w:left w:val="nil"/>
              <w:bottom w:val="single" w:sz="4" w:space="0" w:color="auto"/>
              <w:right w:val="nil"/>
            </w:tcBorders>
            <w:shd w:val="clear" w:color="auto" w:fill="auto"/>
            <w:vAlign w:val="center"/>
            <w:hideMark/>
          </w:tcPr>
          <w:p w14:paraId="2EC12B32" w14:textId="3DE3B33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sell their dairy cows' milk</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nil"/>
              <w:left w:val="nil"/>
              <w:bottom w:val="single" w:sz="4" w:space="0" w:color="auto"/>
              <w:right w:val="nil"/>
            </w:tcBorders>
            <w:shd w:val="clear" w:color="auto" w:fill="auto"/>
            <w:vAlign w:val="center"/>
            <w:hideMark/>
          </w:tcPr>
          <w:p w14:paraId="43A2FA73" w14:textId="421617F6"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E6EED16" w14:textId="64A2197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8A40A1" w14:textId="39B8206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2DE3FF3" w14:textId="67BF18E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348107E" w14:textId="292A624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4EAD62A0" w14:textId="5A0A19C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CAD7E72" w14:textId="508B15F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D8D1F3" w14:textId="02D7AE68" w:rsidR="00C95140" w:rsidRPr="00594201" w:rsidRDefault="00C95140" w:rsidP="00594201">
            <w:pPr>
              <w:widowControl/>
              <w:spacing w:line="259" w:lineRule="auto"/>
              <w:jc w:val="center"/>
              <w:rPr>
                <w:rFonts w:eastAsia="Times New Roman" w:cs="Times New Roman"/>
                <w:sz w:val="20"/>
                <w:szCs w:val="20"/>
              </w:rPr>
            </w:pPr>
          </w:p>
        </w:tc>
      </w:tr>
    </w:tbl>
    <w:p w14:paraId="7FA905C5" w14:textId="1E36F3CA" w:rsidR="00C95140" w:rsidRPr="0087225D" w:rsidRDefault="00C95140" w:rsidP="00483879">
      <w:pPr>
        <w:pStyle w:val="BodyText1"/>
        <w:spacing w:after="0"/>
        <w:ind w:left="86" w:hanging="86"/>
        <w:rPr>
          <w:sz w:val="16"/>
        </w:rPr>
      </w:pPr>
      <w:commentRangeStart w:id="915"/>
      <w:r w:rsidRPr="0087225D">
        <w:rPr>
          <w:sz w:val="16"/>
        </w:rPr>
        <w:t>^ Results not statistically reliable, n&lt;30  </w:t>
      </w:r>
      <w:commentRangeEnd w:id="915"/>
      <w:r>
        <w:rPr>
          <w:rStyle w:val="CommentReference"/>
          <w:rFonts w:eastAsia="Arial" w:cs="Arial"/>
          <w:color w:val="000000"/>
        </w:rPr>
        <w:commentReference w:id="915"/>
      </w:r>
      <w:r w:rsidRPr="0087225D">
        <w:rPr>
          <w:sz w:val="16"/>
        </w:rPr>
        <w:t xml:space="preserve">  </w:t>
      </w:r>
    </w:p>
    <w:p w14:paraId="124F5F50" w14:textId="1052A632" w:rsidR="00C95140" w:rsidRDefault="00C95140" w:rsidP="00483879">
      <w:pPr>
        <w:pStyle w:val="BodyText1"/>
        <w:spacing w:after="0"/>
        <w:ind w:left="86" w:hanging="86"/>
        <w:rPr>
          <w:sz w:val="16"/>
        </w:rPr>
      </w:pPr>
      <w:commentRangeStart w:id="91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6"/>
      <w:r>
        <w:rPr>
          <w:rStyle w:val="CommentReference"/>
          <w:rFonts w:eastAsia="Arial" w:cs="Arial"/>
          <w:color w:val="000000"/>
        </w:rPr>
        <w:commentReference w:id="916"/>
      </w:r>
    </w:p>
    <w:p w14:paraId="0A084693" w14:textId="3D6451A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A8825F4" w14:textId="6527974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424F674" w14:textId="181F650A"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290FA0E0"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55CFE5" w14:textId="222D713F" w:rsidR="00C95140" w:rsidRDefault="00C95140" w:rsidP="00594201">
      <w:pPr>
        <w:pStyle w:val="BodyText1"/>
        <w:rPr>
          <w:highlight w:val="yellow"/>
        </w:rPr>
      </w:pPr>
      <w:r>
        <w:t>Milk-marketing cooperative</w:t>
      </w:r>
      <w:r w:rsidR="005C578F">
        <w:t>s</w:t>
      </w:r>
      <w:r>
        <w:t xml:space="preserve"> may provide </w:t>
      </w:r>
      <w:r w:rsidR="005C4E8E">
        <w:t>dairy farm</w:t>
      </w:r>
      <w:r w:rsidR="005C578F">
        <w:t xml:space="preserve">ers with </w:t>
      </w:r>
      <w:r>
        <w:t xml:space="preserve">a variety of services, including information about the amount and composition of the milk, extension and animal health services, and loans. Milk marketing cooperatives may also offer multiple methods of payment, including cash, store credit, mobile money, or direct deposit to a bank account. </w:t>
      </w:r>
      <w:r w:rsidRPr="00F16563">
        <w:rPr>
          <w:b/>
        </w:rPr>
        <w:t xml:space="preserve">Table </w:t>
      </w:r>
      <w:r>
        <w:rPr>
          <w:b/>
        </w:rPr>
        <w:t>7</w:t>
      </w:r>
      <w:r w:rsidRPr="00F16563">
        <w:rPr>
          <w:b/>
        </w:rPr>
        <w:t>.3.1</w:t>
      </w:r>
      <w:r>
        <w:rPr>
          <w:b/>
        </w:rPr>
        <w:t>6</w:t>
      </w:r>
      <w:r w:rsidRPr="00F16563">
        <w:rPr>
          <w:b/>
        </w:rPr>
        <w:t xml:space="preserve"> </w:t>
      </w:r>
      <w:r>
        <w:t xml:space="preserve">presents the services that </w:t>
      </w:r>
      <w:r w:rsidR="005C4E8E">
        <w:t>dairy farm</w:t>
      </w:r>
      <w:r>
        <w:t xml:space="preserve">ers report their milk marketing cooperatives offer. </w:t>
      </w:r>
      <w:r w:rsidRPr="00F630D3">
        <w:rPr>
          <w:highlight w:val="yellow"/>
        </w:rPr>
        <w:t>[Discuss findings.]</w:t>
      </w:r>
    </w:p>
    <w:p w14:paraId="31152829" w14:textId="64AC388B" w:rsidR="00C95140" w:rsidRPr="00C134C7" w:rsidRDefault="00C95140" w:rsidP="00594201">
      <w:pPr>
        <w:pStyle w:val="Tabletitle"/>
      </w:pPr>
      <w:bookmarkStart w:id="917" w:name="_Toc63673142"/>
      <w:r w:rsidRPr="00C134C7">
        <w:lastRenderedPageBreak/>
        <w:t xml:space="preserve">Table </w:t>
      </w:r>
      <w:r>
        <w:t>7</w:t>
      </w:r>
      <w:r w:rsidRPr="00C134C7">
        <w:t>.3.1</w:t>
      </w:r>
      <w:r>
        <w:t>6:</w:t>
      </w:r>
      <w:r w:rsidRPr="00C134C7">
        <w:t xml:space="preserve"> </w:t>
      </w:r>
      <w:r>
        <w:t>Services P</w:t>
      </w:r>
      <w:r w:rsidRPr="00C134C7">
        <w:t xml:space="preserve">rovided </w:t>
      </w:r>
      <w:r>
        <w:t xml:space="preserve">and Methods of Payment Used </w:t>
      </w:r>
      <w:r w:rsidRPr="00C134C7">
        <w:t xml:space="preserve">by </w:t>
      </w:r>
      <w:r w:rsidR="005C4E8E">
        <w:t xml:space="preserve">Dairy </w:t>
      </w:r>
      <w:r w:rsidR="00EE1023">
        <w:t>Farm</w:t>
      </w:r>
      <w:r w:rsidR="00EE1023" w:rsidRPr="00C134C7">
        <w:t xml:space="preserve">ers’ </w:t>
      </w:r>
      <w:r>
        <w:t>M</w:t>
      </w:r>
      <w:r w:rsidRPr="00C134C7">
        <w:t xml:space="preserve">ilk </w:t>
      </w:r>
      <w:r>
        <w:t>M</w:t>
      </w:r>
      <w:r w:rsidRPr="00C134C7">
        <w:t xml:space="preserve">arketing </w:t>
      </w:r>
      <w:r>
        <w:t>C</w:t>
      </w:r>
      <w:r w:rsidRPr="00C134C7">
        <w:t>ooperatives in the ZOI</w:t>
      </w:r>
      <w:bookmarkEnd w:id="917"/>
      <w:r w:rsidRPr="000B71A6">
        <w:t xml:space="preserve"> </w:t>
      </w:r>
    </w:p>
    <w:tbl>
      <w:tblPr>
        <w:tblW w:w="6360" w:type="dxa"/>
        <w:tblLook w:val="04A0" w:firstRow="1" w:lastRow="0" w:firstColumn="1" w:lastColumn="0" w:noHBand="0" w:noVBand="1"/>
      </w:tblPr>
      <w:tblGrid>
        <w:gridCol w:w="4360"/>
        <w:gridCol w:w="2000"/>
      </w:tblGrid>
      <w:tr w:rsidR="00C95140" w:rsidRPr="00DC6FA5" w14:paraId="1DC38844" w14:textId="77777777" w:rsidTr="00A532E9">
        <w:trPr>
          <w:tblHeader/>
        </w:trPr>
        <w:tc>
          <w:tcPr>
            <w:tcW w:w="4360" w:type="dxa"/>
            <w:tcBorders>
              <w:top w:val="single" w:sz="4" w:space="0" w:color="auto"/>
              <w:left w:val="nil"/>
              <w:bottom w:val="single" w:sz="4" w:space="0" w:color="auto"/>
              <w:right w:val="nil"/>
            </w:tcBorders>
            <w:shd w:val="clear" w:color="000000" w:fill="387990"/>
            <w:vAlign w:val="bottom"/>
            <w:hideMark/>
          </w:tcPr>
          <w:p w14:paraId="13B26792" w14:textId="77777777" w:rsidR="00C95140" w:rsidRPr="00DC6FA5" w:rsidRDefault="00C95140" w:rsidP="00594201">
            <w:pPr>
              <w:widowControl/>
              <w:spacing w:line="259" w:lineRule="auto"/>
              <w:rPr>
                <w:rFonts w:eastAsia="Times New Roman" w:cs="Times New Roman"/>
                <w:b/>
                <w:bCs/>
                <w:color w:val="FFFFFF"/>
                <w:sz w:val="20"/>
                <w:szCs w:val="20"/>
              </w:rPr>
            </w:pPr>
            <w:r w:rsidRPr="00DC6FA5">
              <w:rPr>
                <w:rFonts w:eastAsia="Times New Roman" w:cs="Times New Roman"/>
                <w:b/>
                <w:bCs/>
                <w:color w:val="FFFFFF"/>
                <w:sz w:val="20"/>
                <w:szCs w:val="20"/>
              </w:rPr>
              <w:t>Service or method</w:t>
            </w:r>
          </w:p>
        </w:tc>
        <w:tc>
          <w:tcPr>
            <w:tcW w:w="2000" w:type="dxa"/>
            <w:tcBorders>
              <w:top w:val="single" w:sz="4" w:space="0" w:color="auto"/>
              <w:left w:val="nil"/>
              <w:bottom w:val="single" w:sz="4" w:space="0" w:color="auto"/>
              <w:right w:val="nil"/>
            </w:tcBorders>
            <w:shd w:val="clear" w:color="000000" w:fill="387990"/>
            <w:vAlign w:val="center"/>
            <w:hideMark/>
          </w:tcPr>
          <w:p w14:paraId="3E3BF8C6" w14:textId="77777777" w:rsidR="00C95140" w:rsidRPr="00DC6FA5" w:rsidRDefault="00C95140" w:rsidP="00594201">
            <w:pPr>
              <w:widowControl/>
              <w:spacing w:line="259" w:lineRule="auto"/>
              <w:jc w:val="center"/>
              <w:rPr>
                <w:rFonts w:eastAsia="Times New Roman" w:cs="Times New Roman"/>
                <w:b/>
                <w:bCs/>
                <w:color w:val="FFFFFF"/>
                <w:sz w:val="20"/>
                <w:szCs w:val="20"/>
              </w:rPr>
            </w:pPr>
            <w:r w:rsidRPr="00DC6FA5">
              <w:rPr>
                <w:rFonts w:eastAsia="Times New Roman" w:cs="Times New Roman"/>
                <w:b/>
                <w:bCs/>
                <w:color w:val="FFFFFF"/>
                <w:sz w:val="20"/>
                <w:szCs w:val="20"/>
              </w:rPr>
              <w:t xml:space="preserve">Percent </w:t>
            </w:r>
          </w:p>
        </w:tc>
      </w:tr>
      <w:tr w:rsidR="00C95140" w:rsidRPr="00DC6FA5" w14:paraId="51124E67" w14:textId="77777777" w:rsidTr="00594201">
        <w:tc>
          <w:tcPr>
            <w:tcW w:w="4360" w:type="dxa"/>
            <w:tcBorders>
              <w:top w:val="nil"/>
              <w:left w:val="nil"/>
              <w:bottom w:val="nil"/>
              <w:right w:val="nil"/>
            </w:tcBorders>
            <w:shd w:val="clear" w:color="000000" w:fill="DEEAF6"/>
            <w:vAlign w:val="center"/>
            <w:hideMark/>
          </w:tcPr>
          <w:p w14:paraId="714F655A"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Service provided</w:t>
            </w:r>
            <w:r w:rsidRPr="00DC6FA5">
              <w:rPr>
                <w:rFonts w:eastAsia="Times New Roman" w:cs="Times New Roman"/>
                <w:b/>
                <w:bCs/>
                <w:sz w:val="20"/>
                <w:szCs w:val="20"/>
                <w:vertAlign w:val="superscript"/>
              </w:rPr>
              <w:t>a</w:t>
            </w:r>
          </w:p>
        </w:tc>
        <w:tc>
          <w:tcPr>
            <w:tcW w:w="2000" w:type="dxa"/>
            <w:tcBorders>
              <w:top w:val="nil"/>
              <w:left w:val="nil"/>
              <w:bottom w:val="nil"/>
              <w:right w:val="nil"/>
            </w:tcBorders>
            <w:shd w:val="clear" w:color="000000" w:fill="DEEAF6"/>
            <w:vAlign w:val="center"/>
            <w:hideMark/>
          </w:tcPr>
          <w:p w14:paraId="0DF026EF" w14:textId="49D156DB"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01CBB490" w14:textId="77777777" w:rsidTr="00594201">
        <w:tc>
          <w:tcPr>
            <w:tcW w:w="4360" w:type="dxa"/>
            <w:tcBorders>
              <w:top w:val="single" w:sz="4" w:space="0" w:color="auto"/>
              <w:left w:val="nil"/>
              <w:bottom w:val="single" w:sz="4" w:space="0" w:color="auto"/>
              <w:right w:val="nil"/>
            </w:tcBorders>
            <w:shd w:val="clear" w:color="auto" w:fill="auto"/>
            <w:vAlign w:val="center"/>
            <w:hideMark/>
          </w:tcPr>
          <w:p w14:paraId="4656AC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Amount of milk </w:t>
            </w:r>
          </w:p>
        </w:tc>
        <w:tc>
          <w:tcPr>
            <w:tcW w:w="2000" w:type="dxa"/>
            <w:tcBorders>
              <w:top w:val="single" w:sz="4" w:space="0" w:color="auto"/>
              <w:left w:val="nil"/>
              <w:bottom w:val="single" w:sz="4" w:space="0" w:color="auto"/>
              <w:right w:val="nil"/>
            </w:tcBorders>
            <w:shd w:val="clear" w:color="auto" w:fill="auto"/>
            <w:vAlign w:val="center"/>
            <w:hideMark/>
          </w:tcPr>
          <w:p w14:paraId="061F8205" w14:textId="7EFDFB1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1745B0D0" w14:textId="77777777" w:rsidTr="00594201">
        <w:tc>
          <w:tcPr>
            <w:tcW w:w="4360" w:type="dxa"/>
            <w:tcBorders>
              <w:top w:val="nil"/>
              <w:left w:val="nil"/>
              <w:bottom w:val="single" w:sz="4" w:space="0" w:color="auto"/>
              <w:right w:val="nil"/>
            </w:tcBorders>
            <w:shd w:val="clear" w:color="auto" w:fill="auto"/>
            <w:vAlign w:val="center"/>
            <w:hideMark/>
          </w:tcPr>
          <w:p w14:paraId="7EDABB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Fat content of milk </w:t>
            </w:r>
          </w:p>
        </w:tc>
        <w:tc>
          <w:tcPr>
            <w:tcW w:w="2000" w:type="dxa"/>
            <w:tcBorders>
              <w:top w:val="nil"/>
              <w:left w:val="nil"/>
              <w:bottom w:val="single" w:sz="4" w:space="0" w:color="auto"/>
              <w:right w:val="nil"/>
            </w:tcBorders>
            <w:shd w:val="clear" w:color="auto" w:fill="auto"/>
            <w:vAlign w:val="center"/>
            <w:hideMark/>
          </w:tcPr>
          <w:p w14:paraId="28531B29" w14:textId="7096213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3C283201" w14:textId="77777777" w:rsidTr="00594201">
        <w:tc>
          <w:tcPr>
            <w:tcW w:w="4360" w:type="dxa"/>
            <w:tcBorders>
              <w:top w:val="nil"/>
              <w:left w:val="nil"/>
              <w:bottom w:val="single" w:sz="4" w:space="0" w:color="auto"/>
              <w:right w:val="nil"/>
            </w:tcBorders>
            <w:shd w:val="clear" w:color="auto" w:fill="auto"/>
            <w:vAlign w:val="center"/>
            <w:hideMark/>
          </w:tcPr>
          <w:p w14:paraId="679CE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Acidity of milk</w:t>
            </w:r>
          </w:p>
        </w:tc>
        <w:tc>
          <w:tcPr>
            <w:tcW w:w="2000" w:type="dxa"/>
            <w:tcBorders>
              <w:top w:val="nil"/>
              <w:left w:val="nil"/>
              <w:bottom w:val="single" w:sz="4" w:space="0" w:color="auto"/>
              <w:right w:val="nil"/>
            </w:tcBorders>
            <w:shd w:val="clear" w:color="auto" w:fill="auto"/>
            <w:vAlign w:val="center"/>
            <w:hideMark/>
          </w:tcPr>
          <w:p w14:paraId="099F37B1" w14:textId="4A84BA4E"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462F23FC" w14:textId="77777777" w:rsidTr="00594201">
        <w:tc>
          <w:tcPr>
            <w:tcW w:w="4360" w:type="dxa"/>
            <w:tcBorders>
              <w:top w:val="nil"/>
              <w:left w:val="nil"/>
              <w:bottom w:val="single" w:sz="4" w:space="0" w:color="auto"/>
              <w:right w:val="nil"/>
            </w:tcBorders>
            <w:shd w:val="clear" w:color="auto" w:fill="auto"/>
            <w:vAlign w:val="center"/>
            <w:hideMark/>
          </w:tcPr>
          <w:p w14:paraId="6D132CB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Extension services</w:t>
            </w:r>
          </w:p>
        </w:tc>
        <w:tc>
          <w:tcPr>
            <w:tcW w:w="2000" w:type="dxa"/>
            <w:tcBorders>
              <w:top w:val="nil"/>
              <w:left w:val="nil"/>
              <w:bottom w:val="single" w:sz="4" w:space="0" w:color="auto"/>
              <w:right w:val="nil"/>
            </w:tcBorders>
            <w:shd w:val="clear" w:color="auto" w:fill="auto"/>
            <w:vAlign w:val="center"/>
            <w:hideMark/>
          </w:tcPr>
          <w:p w14:paraId="13A89A2B" w14:textId="60EC2A43"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C0519F6" w14:textId="77777777" w:rsidTr="00594201">
        <w:tc>
          <w:tcPr>
            <w:tcW w:w="4360" w:type="dxa"/>
            <w:tcBorders>
              <w:top w:val="nil"/>
              <w:left w:val="nil"/>
              <w:bottom w:val="single" w:sz="4" w:space="0" w:color="auto"/>
              <w:right w:val="nil"/>
            </w:tcBorders>
            <w:shd w:val="clear" w:color="auto" w:fill="auto"/>
            <w:vAlign w:val="center"/>
            <w:hideMark/>
          </w:tcPr>
          <w:p w14:paraId="1984558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Animal health services</w:t>
            </w:r>
          </w:p>
        </w:tc>
        <w:tc>
          <w:tcPr>
            <w:tcW w:w="2000" w:type="dxa"/>
            <w:tcBorders>
              <w:top w:val="nil"/>
              <w:left w:val="nil"/>
              <w:bottom w:val="single" w:sz="4" w:space="0" w:color="auto"/>
              <w:right w:val="nil"/>
            </w:tcBorders>
            <w:shd w:val="clear" w:color="auto" w:fill="auto"/>
            <w:vAlign w:val="center"/>
            <w:hideMark/>
          </w:tcPr>
          <w:p w14:paraId="04D149B3" w14:textId="5F1E23B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721941F" w14:textId="77777777" w:rsidTr="00594201">
        <w:tc>
          <w:tcPr>
            <w:tcW w:w="4360" w:type="dxa"/>
            <w:tcBorders>
              <w:top w:val="nil"/>
              <w:left w:val="nil"/>
              <w:bottom w:val="single" w:sz="4" w:space="0" w:color="auto"/>
              <w:right w:val="nil"/>
            </w:tcBorders>
            <w:shd w:val="clear" w:color="auto" w:fill="auto"/>
            <w:vAlign w:val="center"/>
            <w:hideMark/>
          </w:tcPr>
          <w:p w14:paraId="1AC1EC94"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Loans</w:t>
            </w:r>
          </w:p>
        </w:tc>
        <w:tc>
          <w:tcPr>
            <w:tcW w:w="2000" w:type="dxa"/>
            <w:tcBorders>
              <w:top w:val="nil"/>
              <w:left w:val="nil"/>
              <w:bottom w:val="single" w:sz="4" w:space="0" w:color="auto"/>
              <w:right w:val="nil"/>
            </w:tcBorders>
            <w:shd w:val="clear" w:color="auto" w:fill="auto"/>
            <w:vAlign w:val="center"/>
            <w:hideMark/>
          </w:tcPr>
          <w:p w14:paraId="1C9DA722" w14:textId="224CA8A7"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8F4AD05" w14:textId="77777777" w:rsidTr="00594201">
        <w:tc>
          <w:tcPr>
            <w:tcW w:w="4360" w:type="dxa"/>
            <w:tcBorders>
              <w:top w:val="nil"/>
              <w:left w:val="nil"/>
              <w:bottom w:val="single" w:sz="4" w:space="0" w:color="auto"/>
              <w:right w:val="nil"/>
            </w:tcBorders>
            <w:shd w:val="clear" w:color="000000" w:fill="DEEAF6"/>
            <w:vAlign w:val="center"/>
            <w:hideMark/>
          </w:tcPr>
          <w:p w14:paraId="0E3C6220"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Payment method</w:t>
            </w:r>
            <w:r w:rsidRPr="00DC6FA5">
              <w:rPr>
                <w:rFonts w:eastAsia="Times New Roman" w:cs="Times New Roman"/>
                <w:b/>
                <w:bCs/>
                <w:sz w:val="20"/>
                <w:szCs w:val="20"/>
                <w:vertAlign w:val="superscript"/>
              </w:rPr>
              <w:t>a</w:t>
            </w:r>
          </w:p>
        </w:tc>
        <w:tc>
          <w:tcPr>
            <w:tcW w:w="2000" w:type="dxa"/>
            <w:tcBorders>
              <w:top w:val="nil"/>
              <w:left w:val="nil"/>
              <w:bottom w:val="single" w:sz="4" w:space="0" w:color="auto"/>
              <w:right w:val="nil"/>
            </w:tcBorders>
            <w:shd w:val="clear" w:color="000000" w:fill="DEEAF6"/>
            <w:vAlign w:val="center"/>
            <w:hideMark/>
          </w:tcPr>
          <w:p w14:paraId="3D8D1894" w14:textId="71EED699" w:rsidR="00C95140" w:rsidRPr="00DC6FA5" w:rsidRDefault="00C95140" w:rsidP="00594201">
            <w:pPr>
              <w:widowControl/>
              <w:spacing w:line="259" w:lineRule="auto"/>
              <w:jc w:val="center"/>
              <w:rPr>
                <w:rFonts w:eastAsia="Times New Roman" w:cs="Times New Roman"/>
                <w:color w:val="auto"/>
                <w:sz w:val="20"/>
                <w:szCs w:val="20"/>
              </w:rPr>
            </w:pPr>
          </w:p>
        </w:tc>
      </w:tr>
      <w:tr w:rsidR="00C95140" w:rsidRPr="00DC6FA5" w14:paraId="17795F58" w14:textId="77777777" w:rsidTr="00594201">
        <w:tc>
          <w:tcPr>
            <w:tcW w:w="4360" w:type="dxa"/>
            <w:tcBorders>
              <w:top w:val="nil"/>
              <w:left w:val="nil"/>
              <w:bottom w:val="single" w:sz="4" w:space="0" w:color="auto"/>
              <w:right w:val="nil"/>
            </w:tcBorders>
            <w:shd w:val="clear" w:color="auto" w:fill="auto"/>
            <w:vAlign w:val="center"/>
            <w:hideMark/>
          </w:tcPr>
          <w:p w14:paraId="0D9E8F0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Cash</w:t>
            </w:r>
          </w:p>
        </w:tc>
        <w:tc>
          <w:tcPr>
            <w:tcW w:w="2000" w:type="dxa"/>
            <w:tcBorders>
              <w:top w:val="nil"/>
              <w:left w:val="nil"/>
              <w:bottom w:val="single" w:sz="4" w:space="0" w:color="auto"/>
              <w:right w:val="nil"/>
            </w:tcBorders>
            <w:shd w:val="clear" w:color="auto" w:fill="auto"/>
            <w:vAlign w:val="center"/>
            <w:hideMark/>
          </w:tcPr>
          <w:p w14:paraId="16E2D7B1" w14:textId="72AB93CE"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AD48814" w14:textId="77777777" w:rsidTr="00594201">
        <w:tc>
          <w:tcPr>
            <w:tcW w:w="4360" w:type="dxa"/>
            <w:tcBorders>
              <w:top w:val="nil"/>
              <w:left w:val="nil"/>
              <w:bottom w:val="single" w:sz="4" w:space="0" w:color="auto"/>
              <w:right w:val="nil"/>
            </w:tcBorders>
            <w:shd w:val="clear" w:color="auto" w:fill="auto"/>
            <w:vAlign w:val="center"/>
            <w:hideMark/>
          </w:tcPr>
          <w:p w14:paraId="264B75BB"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Store credit</w:t>
            </w:r>
          </w:p>
        </w:tc>
        <w:tc>
          <w:tcPr>
            <w:tcW w:w="2000" w:type="dxa"/>
            <w:tcBorders>
              <w:top w:val="nil"/>
              <w:left w:val="nil"/>
              <w:bottom w:val="single" w:sz="4" w:space="0" w:color="auto"/>
              <w:right w:val="nil"/>
            </w:tcBorders>
            <w:shd w:val="clear" w:color="auto" w:fill="auto"/>
            <w:vAlign w:val="center"/>
            <w:hideMark/>
          </w:tcPr>
          <w:p w14:paraId="37F05AB4" w14:textId="3B523927"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55ED574" w14:textId="77777777" w:rsidTr="00594201">
        <w:tc>
          <w:tcPr>
            <w:tcW w:w="4360" w:type="dxa"/>
            <w:tcBorders>
              <w:top w:val="nil"/>
              <w:left w:val="nil"/>
              <w:bottom w:val="single" w:sz="4" w:space="0" w:color="auto"/>
              <w:right w:val="nil"/>
            </w:tcBorders>
            <w:shd w:val="clear" w:color="auto" w:fill="auto"/>
            <w:vAlign w:val="center"/>
            <w:hideMark/>
          </w:tcPr>
          <w:p w14:paraId="66753530"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MPESA/mobile money</w:t>
            </w:r>
          </w:p>
        </w:tc>
        <w:tc>
          <w:tcPr>
            <w:tcW w:w="2000" w:type="dxa"/>
            <w:tcBorders>
              <w:top w:val="nil"/>
              <w:left w:val="nil"/>
              <w:bottom w:val="single" w:sz="4" w:space="0" w:color="auto"/>
              <w:right w:val="nil"/>
            </w:tcBorders>
            <w:shd w:val="clear" w:color="auto" w:fill="auto"/>
            <w:vAlign w:val="center"/>
            <w:hideMark/>
          </w:tcPr>
          <w:p w14:paraId="39866F0B" w14:textId="5C67559F"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79260BF" w14:textId="77777777" w:rsidTr="00594201">
        <w:tc>
          <w:tcPr>
            <w:tcW w:w="4360" w:type="dxa"/>
            <w:tcBorders>
              <w:top w:val="nil"/>
              <w:left w:val="nil"/>
              <w:bottom w:val="single" w:sz="4" w:space="0" w:color="auto"/>
              <w:right w:val="nil"/>
            </w:tcBorders>
            <w:shd w:val="clear" w:color="auto" w:fill="auto"/>
            <w:vAlign w:val="center"/>
            <w:hideMark/>
          </w:tcPr>
          <w:p w14:paraId="522FC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Direct deposit to bank account</w:t>
            </w:r>
          </w:p>
        </w:tc>
        <w:tc>
          <w:tcPr>
            <w:tcW w:w="2000" w:type="dxa"/>
            <w:tcBorders>
              <w:top w:val="nil"/>
              <w:left w:val="nil"/>
              <w:bottom w:val="single" w:sz="4" w:space="0" w:color="auto"/>
              <w:right w:val="nil"/>
            </w:tcBorders>
            <w:shd w:val="clear" w:color="auto" w:fill="auto"/>
            <w:vAlign w:val="center"/>
            <w:hideMark/>
          </w:tcPr>
          <w:p w14:paraId="0E3A8F26" w14:textId="034CA768"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90B7BCB" w14:textId="77777777" w:rsidTr="00594201">
        <w:tc>
          <w:tcPr>
            <w:tcW w:w="4360" w:type="dxa"/>
            <w:tcBorders>
              <w:top w:val="nil"/>
              <w:left w:val="nil"/>
              <w:bottom w:val="single" w:sz="4" w:space="0" w:color="auto"/>
              <w:right w:val="nil"/>
            </w:tcBorders>
            <w:shd w:val="clear" w:color="auto" w:fill="auto"/>
            <w:vAlign w:val="center"/>
            <w:hideMark/>
          </w:tcPr>
          <w:p w14:paraId="45966537" w14:textId="635F17ED"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 xml:space="preserve">Number of </w:t>
            </w:r>
            <w:r w:rsidR="005C4E8E">
              <w:rPr>
                <w:rFonts w:eastAsia="Times New Roman" w:cs="Times New Roman"/>
                <w:b/>
                <w:bCs/>
                <w:sz w:val="20"/>
                <w:szCs w:val="20"/>
              </w:rPr>
              <w:t>dairy farm</w:t>
            </w:r>
            <w:r w:rsidRPr="00DC6FA5">
              <w:rPr>
                <w:rFonts w:eastAsia="Times New Roman" w:cs="Times New Roman"/>
                <w:b/>
                <w:bCs/>
                <w:sz w:val="20"/>
                <w:szCs w:val="20"/>
              </w:rPr>
              <w:t>ers who use a milk marketing cooperative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2000" w:type="dxa"/>
            <w:tcBorders>
              <w:top w:val="nil"/>
              <w:left w:val="nil"/>
              <w:bottom w:val="single" w:sz="4" w:space="0" w:color="auto"/>
              <w:right w:val="nil"/>
            </w:tcBorders>
            <w:shd w:val="clear" w:color="auto" w:fill="auto"/>
            <w:vAlign w:val="center"/>
            <w:hideMark/>
          </w:tcPr>
          <w:p w14:paraId="35B5C320" w14:textId="2EBEF0D0" w:rsidR="00C95140" w:rsidRPr="00DC6FA5" w:rsidRDefault="00C95140" w:rsidP="00594201">
            <w:pPr>
              <w:widowControl/>
              <w:spacing w:line="259" w:lineRule="auto"/>
              <w:jc w:val="center"/>
              <w:rPr>
                <w:rFonts w:eastAsia="Times New Roman" w:cs="Times New Roman"/>
                <w:sz w:val="20"/>
                <w:szCs w:val="20"/>
              </w:rPr>
            </w:pPr>
          </w:p>
        </w:tc>
      </w:tr>
    </w:tbl>
    <w:p w14:paraId="6898D410" w14:textId="37BADFA7" w:rsidR="00C95140" w:rsidRPr="00F4393F" w:rsidRDefault="00C95140" w:rsidP="00483879">
      <w:pPr>
        <w:pStyle w:val="BodyText1"/>
        <w:spacing w:after="0"/>
        <w:ind w:left="86" w:right="2880" w:hanging="86"/>
        <w:rPr>
          <w:sz w:val="16"/>
        </w:rPr>
      </w:pPr>
      <w:commentRangeStart w:id="918"/>
      <w:r w:rsidRPr="0087225D">
        <w:rPr>
          <w:sz w:val="16"/>
        </w:rPr>
        <w:t>^ Results not statistically reliable, n&lt;30  </w:t>
      </w:r>
      <w:commentRangeEnd w:id="918"/>
      <w:r>
        <w:rPr>
          <w:rStyle w:val="CommentReference"/>
          <w:rFonts w:eastAsia="Arial" w:cs="Arial"/>
          <w:color w:val="000000"/>
        </w:rPr>
        <w:commentReference w:id="918"/>
      </w:r>
    </w:p>
    <w:p w14:paraId="4A0C684B" w14:textId="280248A0" w:rsidR="00C95140" w:rsidRDefault="00C95140" w:rsidP="00483879">
      <w:pPr>
        <w:pStyle w:val="BodyText1"/>
        <w:spacing w:after="0"/>
        <w:ind w:left="86" w:right="2880"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5C578F">
        <w:rPr>
          <w:sz w:val="16"/>
        </w:rPr>
        <w:t> </w:t>
      </w:r>
      <w:r w:rsidR="00707F6C">
        <w:rPr>
          <w:sz w:val="16"/>
        </w:rPr>
        <w:t>percent</w:t>
      </w:r>
      <w:r w:rsidRPr="007E309E">
        <w:rPr>
          <w:sz w:val="16"/>
        </w:rPr>
        <w:t>.</w:t>
      </w:r>
    </w:p>
    <w:p w14:paraId="5909D019" w14:textId="0838C75A" w:rsidR="00C95140" w:rsidRDefault="00C95140" w:rsidP="00483879">
      <w:pPr>
        <w:pStyle w:val="BodyText1"/>
        <w:spacing w:after="0"/>
        <w:ind w:left="86" w:right="2880"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8813A87" w14:textId="77777777" w:rsidR="00C95140" w:rsidRPr="00F4393F" w:rsidRDefault="00C95140" w:rsidP="00483879">
      <w:pPr>
        <w:pStyle w:val="BodyText1"/>
        <w:spacing w:after="240"/>
        <w:ind w:left="86" w:right="2880"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0AF3904" w14:textId="77777777" w:rsidR="00C95140" w:rsidRPr="008D0B67" w:rsidRDefault="00C95140" w:rsidP="00594201">
      <w:pPr>
        <w:pStyle w:val="BodyText1"/>
      </w:pPr>
      <w:r>
        <w:t xml:space="preserve">There are several reasons why farmers may sell their dairy cows. </w:t>
      </w:r>
      <w:r w:rsidRPr="008D0B67">
        <w:rPr>
          <w:b/>
        </w:rPr>
        <w:t xml:space="preserve">Table </w:t>
      </w:r>
      <w:r>
        <w:rPr>
          <w:b/>
        </w:rPr>
        <w:t>7</w:t>
      </w:r>
      <w:r w:rsidRPr="008D0B67">
        <w:rPr>
          <w:b/>
        </w:rPr>
        <w:t>.3.1</w:t>
      </w:r>
      <w:r>
        <w:rPr>
          <w:b/>
        </w:rPr>
        <w:t>7</w:t>
      </w:r>
      <w:r w:rsidRPr="008D0B67">
        <w:rPr>
          <w:b/>
        </w:rPr>
        <w:t xml:space="preserve"> </w:t>
      </w:r>
      <w:r w:rsidRPr="008D0B67">
        <w:t xml:space="preserve">presents reasons </w:t>
      </w:r>
      <w:r>
        <w:t xml:space="preserve">why </w:t>
      </w:r>
      <w:r w:rsidRPr="008D0B67">
        <w:t>farmers sell th</w:t>
      </w:r>
      <w:r w:rsidRPr="005054C4">
        <w:t xml:space="preserve">eir </w:t>
      </w:r>
      <w:r>
        <w:t>dairy cows in the ZOI</w:t>
      </w:r>
      <w:r w:rsidRPr="005054C4">
        <w:t xml:space="preserve">. </w:t>
      </w:r>
      <w:r w:rsidRPr="005054C4">
        <w:rPr>
          <w:highlight w:val="yellow"/>
        </w:rPr>
        <w:t>[Discuss findings. Were any differences found between disaggregate categories?]</w:t>
      </w:r>
    </w:p>
    <w:p w14:paraId="1A3D07DD" w14:textId="77777777" w:rsidR="00C95140" w:rsidRPr="00C134C7" w:rsidRDefault="00C95140" w:rsidP="0077494B">
      <w:pPr>
        <w:pStyle w:val="Tabletitle"/>
      </w:pPr>
      <w:bookmarkStart w:id="919" w:name="_Toc63673143"/>
      <w:r w:rsidRPr="00C134C7">
        <w:t xml:space="preserve">Table </w:t>
      </w:r>
      <w:r>
        <w:t>7</w:t>
      </w:r>
      <w:r w:rsidRPr="00C134C7">
        <w:t>.3.1</w:t>
      </w:r>
      <w:r>
        <w:t>7:</w:t>
      </w:r>
      <w:r w:rsidRPr="00C134C7">
        <w:t xml:space="preserve"> </w:t>
      </w:r>
      <w:r>
        <w:t>R</w:t>
      </w:r>
      <w:r w:rsidRPr="00C134C7">
        <w:t xml:space="preserve">easons </w:t>
      </w:r>
      <w:r>
        <w:t>Farmers Sell t</w:t>
      </w:r>
      <w:r w:rsidRPr="00C134C7">
        <w:t xml:space="preserve">heir </w:t>
      </w:r>
      <w:r>
        <w:t>Dairy Cows 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19"/>
      <w:r w:rsidRPr="00C134C7">
        <w:t xml:space="preserve"> </w:t>
      </w:r>
    </w:p>
    <w:tbl>
      <w:tblPr>
        <w:tblW w:w="5000" w:type="pct"/>
        <w:tblLook w:val="04A0" w:firstRow="1" w:lastRow="0" w:firstColumn="1" w:lastColumn="0" w:noHBand="0" w:noVBand="1"/>
      </w:tblPr>
      <w:tblGrid>
        <w:gridCol w:w="3313"/>
        <w:gridCol w:w="915"/>
        <w:gridCol w:w="931"/>
        <w:gridCol w:w="724"/>
        <w:gridCol w:w="638"/>
        <w:gridCol w:w="285"/>
        <w:gridCol w:w="1065"/>
        <w:gridCol w:w="1067"/>
        <w:gridCol w:w="638"/>
      </w:tblGrid>
      <w:tr w:rsidR="00C95140" w:rsidRPr="0077494B" w14:paraId="4F6423C8" w14:textId="77777777" w:rsidTr="0077494B">
        <w:tc>
          <w:tcPr>
            <w:tcW w:w="1730" w:type="pct"/>
            <w:vMerge w:val="restart"/>
            <w:tcBorders>
              <w:top w:val="single" w:sz="4" w:space="0" w:color="auto"/>
              <w:left w:val="nil"/>
              <w:bottom w:val="single" w:sz="4" w:space="0" w:color="000000"/>
              <w:right w:val="nil"/>
            </w:tcBorders>
            <w:shd w:val="clear" w:color="000000" w:fill="387990"/>
            <w:vAlign w:val="bottom"/>
            <w:hideMark/>
          </w:tcPr>
          <w:p w14:paraId="32635F16"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Reason</w:t>
            </w:r>
            <w:r w:rsidRPr="0077494B">
              <w:rPr>
                <w:rFonts w:eastAsia="Times New Roman" w:cs="Times New Roman"/>
                <w:b/>
                <w:bCs/>
                <w:color w:val="FFFFFF"/>
                <w:sz w:val="20"/>
                <w:szCs w:val="20"/>
                <w:vertAlign w:val="superscript"/>
              </w:rPr>
              <w:t>a</w:t>
            </w:r>
          </w:p>
        </w:tc>
        <w:tc>
          <w:tcPr>
            <w:tcW w:w="478" w:type="pct"/>
            <w:vMerge w:val="restart"/>
            <w:tcBorders>
              <w:top w:val="single" w:sz="4" w:space="0" w:color="auto"/>
              <w:left w:val="nil"/>
              <w:bottom w:val="nil"/>
              <w:right w:val="nil"/>
            </w:tcBorders>
            <w:shd w:val="clear" w:color="000000" w:fill="387990"/>
            <w:vAlign w:val="bottom"/>
            <w:hideMark/>
          </w:tcPr>
          <w:p w14:paraId="29439281"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197" w:type="pct"/>
            <w:gridSpan w:val="3"/>
            <w:tcBorders>
              <w:top w:val="single" w:sz="4" w:space="0" w:color="auto"/>
              <w:left w:val="nil"/>
              <w:bottom w:val="single" w:sz="4" w:space="0" w:color="FFFFFF"/>
              <w:right w:val="nil"/>
            </w:tcBorders>
            <w:shd w:val="clear" w:color="000000" w:fill="387990"/>
            <w:vAlign w:val="center"/>
            <w:hideMark/>
          </w:tcPr>
          <w:p w14:paraId="20582B98"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18D19B1" w14:textId="77777777" w:rsidR="00C95140" w:rsidRPr="0077494B" w:rsidRDefault="00C95140" w:rsidP="0077494B">
            <w:pPr>
              <w:widowControl/>
              <w:spacing w:line="259" w:lineRule="auto"/>
              <w:jc w:val="center"/>
              <w:rPr>
                <w:rFonts w:eastAsia="Times New Roman" w:cs="Times New Roman"/>
                <w:b/>
                <w:bCs/>
                <w:sz w:val="20"/>
                <w:szCs w:val="20"/>
              </w:rPr>
            </w:pPr>
            <w:r w:rsidRPr="0077494B">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4D1F9356" w14:textId="27AD0A8B"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4DA3824C" w14:textId="77777777" w:rsidTr="00BE7C43">
        <w:tc>
          <w:tcPr>
            <w:tcW w:w="1730" w:type="pct"/>
            <w:vMerge/>
            <w:tcBorders>
              <w:top w:val="single" w:sz="4" w:space="0" w:color="auto"/>
              <w:left w:val="nil"/>
              <w:bottom w:val="single" w:sz="4" w:space="0" w:color="000000"/>
              <w:right w:val="nil"/>
            </w:tcBorders>
            <w:vAlign w:val="center"/>
            <w:hideMark/>
          </w:tcPr>
          <w:p w14:paraId="4FBD8BD1"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vMerge/>
            <w:tcBorders>
              <w:top w:val="single" w:sz="4" w:space="0" w:color="auto"/>
              <w:left w:val="nil"/>
              <w:bottom w:val="nil"/>
              <w:right w:val="nil"/>
            </w:tcBorders>
            <w:vAlign w:val="center"/>
            <w:hideMark/>
          </w:tcPr>
          <w:p w14:paraId="35A9BACD"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B701733"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2636D95E"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13DBCD3" w14:textId="54147C54" w:rsidR="00C95140" w:rsidRPr="0077494B"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8819DAD" w14:textId="30F28AAB"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7F8AEA6F" w14:textId="347A3F7A"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0F509671" w14:textId="50E20203"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33" w:type="pct"/>
            <w:tcBorders>
              <w:top w:val="nil"/>
              <w:left w:val="nil"/>
              <w:bottom w:val="nil"/>
              <w:right w:val="nil"/>
            </w:tcBorders>
            <w:shd w:val="clear" w:color="000000" w:fill="387990"/>
            <w:vAlign w:val="bottom"/>
            <w:hideMark/>
          </w:tcPr>
          <w:p w14:paraId="21A8391B" w14:textId="63BE8807" w:rsidR="00C95140" w:rsidRPr="0077494B" w:rsidRDefault="00C95140">
            <w:pPr>
              <w:widowControl/>
              <w:spacing w:line="259" w:lineRule="auto"/>
              <w:jc w:val="center"/>
              <w:rPr>
                <w:rFonts w:eastAsia="Times New Roman" w:cs="Times New Roman"/>
                <w:b/>
                <w:bCs/>
                <w:color w:val="FFFFFF"/>
                <w:sz w:val="20"/>
                <w:szCs w:val="20"/>
              </w:rPr>
            </w:pPr>
          </w:p>
        </w:tc>
      </w:tr>
      <w:tr w:rsidR="00C95140" w:rsidRPr="0077494B" w14:paraId="38E94BED" w14:textId="77777777" w:rsidTr="00BE7C43">
        <w:tc>
          <w:tcPr>
            <w:tcW w:w="1730" w:type="pct"/>
            <w:vMerge/>
            <w:tcBorders>
              <w:top w:val="single" w:sz="4" w:space="0" w:color="auto"/>
              <w:left w:val="nil"/>
              <w:bottom w:val="single" w:sz="4" w:space="0" w:color="000000"/>
              <w:right w:val="nil"/>
            </w:tcBorders>
            <w:vAlign w:val="center"/>
            <w:hideMark/>
          </w:tcPr>
          <w:p w14:paraId="14CA6E03"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tcBorders>
              <w:top w:val="nil"/>
              <w:left w:val="nil"/>
              <w:bottom w:val="single" w:sz="4" w:space="0" w:color="auto"/>
              <w:right w:val="nil"/>
            </w:tcBorders>
            <w:shd w:val="clear" w:color="000000" w:fill="387990"/>
            <w:vAlign w:val="center"/>
            <w:hideMark/>
          </w:tcPr>
          <w:p w14:paraId="34EB18BF"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A211EF2"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23ACEF4D"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3C65181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
        </w:tc>
        <w:tc>
          <w:tcPr>
            <w:tcW w:w="149" w:type="pct"/>
            <w:tcBorders>
              <w:top w:val="nil"/>
              <w:left w:val="nil"/>
              <w:bottom w:val="single" w:sz="4" w:space="0" w:color="auto"/>
              <w:right w:val="nil"/>
            </w:tcBorders>
            <w:shd w:val="clear" w:color="000000" w:fill="387990"/>
            <w:vAlign w:val="bottom"/>
            <w:hideMark/>
          </w:tcPr>
          <w:p w14:paraId="0D5A1043" w14:textId="1F756071"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532E8F03"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C315A8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4C6AD139"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
        </w:tc>
      </w:tr>
      <w:tr w:rsidR="00C95140" w:rsidRPr="0077494B" w14:paraId="2FD28DCD" w14:textId="77777777" w:rsidTr="0077494B">
        <w:tc>
          <w:tcPr>
            <w:tcW w:w="1730" w:type="pct"/>
            <w:tcBorders>
              <w:top w:val="nil"/>
              <w:left w:val="nil"/>
              <w:bottom w:val="single" w:sz="4" w:space="0" w:color="auto"/>
              <w:right w:val="nil"/>
            </w:tcBorders>
            <w:shd w:val="clear" w:color="auto" w:fill="auto"/>
            <w:vAlign w:val="center"/>
            <w:hideMark/>
          </w:tcPr>
          <w:p w14:paraId="6912A33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Need cash</w:t>
            </w:r>
          </w:p>
        </w:tc>
        <w:tc>
          <w:tcPr>
            <w:tcW w:w="478" w:type="pct"/>
            <w:tcBorders>
              <w:top w:val="nil"/>
              <w:left w:val="nil"/>
              <w:bottom w:val="single" w:sz="4" w:space="0" w:color="auto"/>
              <w:right w:val="nil"/>
            </w:tcBorders>
            <w:shd w:val="clear" w:color="auto" w:fill="auto"/>
            <w:vAlign w:val="center"/>
            <w:hideMark/>
          </w:tcPr>
          <w:p w14:paraId="0B0CEA00" w14:textId="5539DEB5"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79B421" w14:textId="28219960"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D001D53" w14:textId="2C05C6A0"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871A9A2" w14:textId="74A1BE4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857356" w14:textId="7C0E18BC"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9A668A8" w14:textId="43D7EE3D"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4009DAA2" w14:textId="4DDB836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5155E61" w14:textId="794E1B0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86AED3E" w14:textId="77777777" w:rsidTr="0077494B">
        <w:tc>
          <w:tcPr>
            <w:tcW w:w="1730" w:type="pct"/>
            <w:tcBorders>
              <w:top w:val="nil"/>
              <w:left w:val="nil"/>
              <w:bottom w:val="single" w:sz="4" w:space="0" w:color="auto"/>
              <w:right w:val="nil"/>
            </w:tcBorders>
            <w:shd w:val="clear" w:color="auto" w:fill="auto"/>
            <w:vAlign w:val="center"/>
            <w:hideMark/>
          </w:tcPr>
          <w:p w14:paraId="3B96ADC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Dam is poor-performing</w:t>
            </w:r>
          </w:p>
        </w:tc>
        <w:tc>
          <w:tcPr>
            <w:tcW w:w="478" w:type="pct"/>
            <w:tcBorders>
              <w:top w:val="nil"/>
              <w:left w:val="nil"/>
              <w:bottom w:val="single" w:sz="4" w:space="0" w:color="auto"/>
              <w:right w:val="nil"/>
            </w:tcBorders>
            <w:shd w:val="clear" w:color="auto" w:fill="auto"/>
            <w:vAlign w:val="center"/>
            <w:hideMark/>
          </w:tcPr>
          <w:p w14:paraId="1E9600B1" w14:textId="446FD65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BA545C3" w14:textId="117F0973"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E724447" w14:textId="519A3095"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0B203C6" w14:textId="234699A0"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47B4AB" w14:textId="66804C44"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1EAF9FC" w14:textId="62FAAEE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E8507AC" w14:textId="4615E5A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0842422" w14:textId="511942C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DB690E3" w14:textId="77777777" w:rsidTr="0077494B">
        <w:tc>
          <w:tcPr>
            <w:tcW w:w="1730" w:type="pct"/>
            <w:tcBorders>
              <w:top w:val="nil"/>
              <w:left w:val="nil"/>
              <w:bottom w:val="single" w:sz="4" w:space="0" w:color="auto"/>
              <w:right w:val="nil"/>
            </w:tcBorders>
            <w:shd w:val="clear" w:color="auto" w:fill="auto"/>
            <w:vAlign w:val="center"/>
            <w:hideMark/>
          </w:tcPr>
          <w:p w14:paraId="791C2289"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Low milk production</w:t>
            </w:r>
          </w:p>
        </w:tc>
        <w:tc>
          <w:tcPr>
            <w:tcW w:w="478" w:type="pct"/>
            <w:tcBorders>
              <w:top w:val="nil"/>
              <w:left w:val="nil"/>
              <w:bottom w:val="single" w:sz="4" w:space="0" w:color="auto"/>
              <w:right w:val="nil"/>
            </w:tcBorders>
            <w:shd w:val="clear" w:color="auto" w:fill="auto"/>
            <w:vAlign w:val="center"/>
            <w:hideMark/>
          </w:tcPr>
          <w:p w14:paraId="4765D8C1" w14:textId="51232B0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9394F0A" w14:textId="4D366C81"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699EDD4" w14:textId="3BED7D36"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A45A486" w14:textId="20E94D1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C57F99" w14:textId="3140633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4FBCDF08" w14:textId="0E2A5334"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BC51691" w14:textId="08C6A3C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FF784A" w14:textId="47867B89"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263A320" w14:textId="77777777" w:rsidTr="0077494B">
        <w:tc>
          <w:tcPr>
            <w:tcW w:w="1730" w:type="pct"/>
            <w:tcBorders>
              <w:top w:val="nil"/>
              <w:left w:val="nil"/>
              <w:bottom w:val="single" w:sz="4" w:space="0" w:color="auto"/>
              <w:right w:val="nil"/>
            </w:tcBorders>
            <w:shd w:val="clear" w:color="auto" w:fill="auto"/>
            <w:vAlign w:val="center"/>
            <w:hideMark/>
          </w:tcPr>
          <w:p w14:paraId="6FE144C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Will not re-breed</w:t>
            </w:r>
          </w:p>
        </w:tc>
        <w:tc>
          <w:tcPr>
            <w:tcW w:w="478" w:type="pct"/>
            <w:tcBorders>
              <w:top w:val="nil"/>
              <w:left w:val="nil"/>
              <w:bottom w:val="single" w:sz="4" w:space="0" w:color="auto"/>
              <w:right w:val="nil"/>
            </w:tcBorders>
            <w:shd w:val="clear" w:color="auto" w:fill="auto"/>
            <w:vAlign w:val="center"/>
            <w:hideMark/>
          </w:tcPr>
          <w:p w14:paraId="30189136" w14:textId="0D3E19F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879577" w14:textId="2277522E"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17DCFB2" w14:textId="569877B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95B4DB" w14:textId="323497FE"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448238D" w14:textId="26B7CB2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E88CAF1" w14:textId="73FA90BB"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0DE36A0" w14:textId="6E8F3AC9"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7E25F02" w14:textId="07CF1DBF"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B5093C8" w14:textId="77777777" w:rsidTr="0077494B">
        <w:tc>
          <w:tcPr>
            <w:tcW w:w="1730" w:type="pct"/>
            <w:tcBorders>
              <w:top w:val="nil"/>
              <w:left w:val="nil"/>
              <w:bottom w:val="single" w:sz="4" w:space="0" w:color="auto"/>
              <w:right w:val="nil"/>
            </w:tcBorders>
            <w:shd w:val="clear" w:color="auto" w:fill="auto"/>
            <w:vAlign w:val="center"/>
            <w:hideMark/>
          </w:tcPr>
          <w:p w14:paraId="6375BC7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Too old</w:t>
            </w:r>
          </w:p>
        </w:tc>
        <w:tc>
          <w:tcPr>
            <w:tcW w:w="478" w:type="pct"/>
            <w:tcBorders>
              <w:top w:val="nil"/>
              <w:left w:val="nil"/>
              <w:bottom w:val="single" w:sz="4" w:space="0" w:color="auto"/>
              <w:right w:val="nil"/>
            </w:tcBorders>
            <w:shd w:val="clear" w:color="auto" w:fill="auto"/>
            <w:vAlign w:val="center"/>
            <w:hideMark/>
          </w:tcPr>
          <w:p w14:paraId="36CC2A20" w14:textId="2FB4CB14"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178E1FE" w14:textId="45DF9BED"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582BB58" w14:textId="2E6DAEE3"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359F24B" w14:textId="40DB017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B0DA1F" w14:textId="2CD54678"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7ACBDEA" w14:textId="0CFD4190"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78FE8E00" w14:textId="6AC8EE3A"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89A8797" w14:textId="39681AC3"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8F77401" w14:textId="77777777" w:rsidTr="0077494B">
        <w:tc>
          <w:tcPr>
            <w:tcW w:w="1730" w:type="pct"/>
            <w:tcBorders>
              <w:top w:val="nil"/>
              <w:left w:val="nil"/>
              <w:bottom w:val="single" w:sz="4" w:space="0" w:color="auto"/>
              <w:right w:val="nil"/>
            </w:tcBorders>
            <w:shd w:val="clear" w:color="auto" w:fill="auto"/>
            <w:vAlign w:val="center"/>
            <w:hideMark/>
          </w:tcPr>
          <w:p w14:paraId="1D423706" w14:textId="7501981A"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When heifers expect</w:t>
            </w:r>
            <w:r w:rsidR="005C578F">
              <w:rPr>
                <w:rFonts w:eastAsia="Times New Roman" w:cs="Times New Roman"/>
                <w:sz w:val="20"/>
                <w:szCs w:val="20"/>
              </w:rPr>
              <w:t>ed</w:t>
            </w:r>
            <w:r w:rsidRPr="0077494B">
              <w:rPr>
                <w:rFonts w:eastAsia="Times New Roman" w:cs="Times New Roman"/>
                <w:sz w:val="20"/>
                <w:szCs w:val="20"/>
              </w:rPr>
              <w:t xml:space="preserve"> to produce more milk enter herd</w:t>
            </w:r>
          </w:p>
        </w:tc>
        <w:tc>
          <w:tcPr>
            <w:tcW w:w="478" w:type="pct"/>
            <w:tcBorders>
              <w:top w:val="nil"/>
              <w:left w:val="nil"/>
              <w:bottom w:val="single" w:sz="4" w:space="0" w:color="auto"/>
              <w:right w:val="nil"/>
            </w:tcBorders>
            <w:shd w:val="clear" w:color="auto" w:fill="auto"/>
            <w:vAlign w:val="center"/>
            <w:hideMark/>
          </w:tcPr>
          <w:p w14:paraId="1045B314" w14:textId="69D76FB2"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CF3CE32" w14:textId="08E4FD19"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03A3C64" w14:textId="53CE5E1B"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52B9535" w14:textId="2EFD0A3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07D3AB" w14:textId="3C7E136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B50108E" w14:textId="4BBC6449"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97CB5D" w14:textId="156031FE"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F6175F7" w14:textId="266A9F36"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CCCA6B1" w14:textId="77777777" w:rsidTr="0077494B">
        <w:tc>
          <w:tcPr>
            <w:tcW w:w="1730" w:type="pct"/>
            <w:tcBorders>
              <w:top w:val="nil"/>
              <w:left w:val="nil"/>
              <w:bottom w:val="single" w:sz="4" w:space="0" w:color="auto"/>
              <w:right w:val="nil"/>
            </w:tcBorders>
            <w:shd w:val="clear" w:color="auto" w:fill="auto"/>
            <w:vAlign w:val="center"/>
            <w:hideMark/>
          </w:tcPr>
          <w:p w14:paraId="1829F3CD"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Herd size not manageable</w:t>
            </w:r>
          </w:p>
        </w:tc>
        <w:tc>
          <w:tcPr>
            <w:tcW w:w="478" w:type="pct"/>
            <w:tcBorders>
              <w:top w:val="nil"/>
              <w:left w:val="nil"/>
              <w:bottom w:val="single" w:sz="4" w:space="0" w:color="auto"/>
              <w:right w:val="nil"/>
            </w:tcBorders>
            <w:shd w:val="clear" w:color="auto" w:fill="auto"/>
            <w:vAlign w:val="center"/>
            <w:hideMark/>
          </w:tcPr>
          <w:p w14:paraId="1C7AC41C" w14:textId="636AAE7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CC22856" w14:textId="0EB3C886"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F922DA1" w14:textId="2220867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5ED50C8" w14:textId="54D419A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40D396" w14:textId="67E967B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E01ED8B" w14:textId="003C08C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5B02D558" w14:textId="1A2AAB5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6BF87E2" w14:textId="71FB0C2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15F0752F" w14:textId="77777777" w:rsidTr="0077494B">
        <w:tc>
          <w:tcPr>
            <w:tcW w:w="1730" w:type="pct"/>
            <w:tcBorders>
              <w:top w:val="nil"/>
              <w:left w:val="nil"/>
              <w:bottom w:val="single" w:sz="4" w:space="0" w:color="auto"/>
              <w:right w:val="nil"/>
            </w:tcBorders>
            <w:shd w:val="clear" w:color="auto" w:fill="auto"/>
            <w:vAlign w:val="center"/>
            <w:hideMark/>
          </w:tcPr>
          <w:p w14:paraId="6223B9F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Not enough food for all animals</w:t>
            </w:r>
          </w:p>
        </w:tc>
        <w:tc>
          <w:tcPr>
            <w:tcW w:w="478" w:type="pct"/>
            <w:tcBorders>
              <w:top w:val="nil"/>
              <w:left w:val="nil"/>
              <w:bottom w:val="single" w:sz="4" w:space="0" w:color="auto"/>
              <w:right w:val="nil"/>
            </w:tcBorders>
            <w:shd w:val="clear" w:color="auto" w:fill="auto"/>
            <w:vAlign w:val="center"/>
            <w:hideMark/>
          </w:tcPr>
          <w:p w14:paraId="0FA29852" w14:textId="470E388C"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BBA35DD" w14:textId="079C32FF"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61B14257" w14:textId="0E5D15D7"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84AE28A" w14:textId="241B8B3C"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BE1A74B" w14:textId="4FB94421"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ADBB5F3" w14:textId="11777CD5"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DFEC9E" w14:textId="2FFCBED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3E852BDC" w14:textId="0E32E2B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AA99422" w14:textId="77777777" w:rsidTr="0077494B">
        <w:tc>
          <w:tcPr>
            <w:tcW w:w="1730" w:type="pct"/>
            <w:tcBorders>
              <w:top w:val="nil"/>
              <w:left w:val="nil"/>
              <w:bottom w:val="single" w:sz="4" w:space="0" w:color="auto"/>
              <w:right w:val="nil"/>
            </w:tcBorders>
            <w:shd w:val="clear" w:color="auto" w:fill="auto"/>
            <w:vAlign w:val="center"/>
            <w:hideMark/>
          </w:tcPr>
          <w:p w14:paraId="44CC52E2" w14:textId="5225BBDC"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8" w:type="pct"/>
            <w:tcBorders>
              <w:top w:val="nil"/>
              <w:left w:val="nil"/>
              <w:bottom w:val="single" w:sz="4" w:space="0" w:color="auto"/>
              <w:right w:val="nil"/>
            </w:tcBorders>
            <w:shd w:val="clear" w:color="auto" w:fill="auto"/>
            <w:vAlign w:val="center"/>
            <w:hideMark/>
          </w:tcPr>
          <w:p w14:paraId="6D947487" w14:textId="512FD2A1"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347435F" w14:textId="32B05004"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FF075BF" w14:textId="30FA8804"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6E1D8F6" w14:textId="1640BDC6"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14D0E29" w14:textId="4CBD10D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4252EF6" w14:textId="0C3D20D8"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18754C8" w14:textId="2021AC2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FCC4617" w14:textId="46D70C8B" w:rsidR="00C95140" w:rsidRPr="0077494B" w:rsidRDefault="00C95140" w:rsidP="0077494B">
            <w:pPr>
              <w:widowControl/>
              <w:spacing w:line="259" w:lineRule="auto"/>
              <w:jc w:val="center"/>
              <w:rPr>
                <w:rFonts w:eastAsia="Times New Roman" w:cs="Times New Roman"/>
                <w:sz w:val="20"/>
                <w:szCs w:val="20"/>
              </w:rPr>
            </w:pPr>
          </w:p>
        </w:tc>
      </w:tr>
    </w:tbl>
    <w:p w14:paraId="46A4A389" w14:textId="3A443D76" w:rsidR="00C95140" w:rsidRPr="0087225D" w:rsidRDefault="00C95140" w:rsidP="00483879">
      <w:pPr>
        <w:pStyle w:val="BodyText1"/>
        <w:spacing w:after="0"/>
        <w:ind w:left="86" w:hanging="86"/>
        <w:rPr>
          <w:sz w:val="16"/>
        </w:rPr>
      </w:pPr>
      <w:commentRangeStart w:id="920"/>
      <w:r w:rsidRPr="0087225D">
        <w:rPr>
          <w:sz w:val="16"/>
        </w:rPr>
        <w:t>^ Results not statistically reliable, n&lt;30  </w:t>
      </w:r>
      <w:commentRangeEnd w:id="920"/>
      <w:r>
        <w:rPr>
          <w:rStyle w:val="CommentReference"/>
          <w:rFonts w:eastAsia="Arial" w:cs="Arial"/>
          <w:color w:val="000000"/>
        </w:rPr>
        <w:commentReference w:id="920"/>
      </w:r>
    </w:p>
    <w:p w14:paraId="352287AD" w14:textId="774520CB"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8BBC793" w14:textId="177F70F4"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6E41012" w14:textId="2D840C3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64948D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47B88AB" w14:textId="54984261" w:rsidR="00C95140" w:rsidRPr="008D0B67" w:rsidRDefault="00C95140" w:rsidP="0077494B">
      <w:pPr>
        <w:pStyle w:val="BodyText1"/>
      </w:pPr>
      <w:r w:rsidRPr="008D0B67">
        <w:rPr>
          <w:b/>
        </w:rPr>
        <w:lastRenderedPageBreak/>
        <w:t xml:space="preserve">Table </w:t>
      </w:r>
      <w:r>
        <w:rPr>
          <w:b/>
        </w:rPr>
        <w:t>7</w:t>
      </w:r>
      <w:r w:rsidRPr="008D0B67">
        <w:rPr>
          <w:b/>
        </w:rPr>
        <w:t>.3.1</w:t>
      </w:r>
      <w:r>
        <w:rPr>
          <w:b/>
        </w:rPr>
        <w:t>8</w:t>
      </w:r>
      <w:r w:rsidRPr="008D0B67">
        <w:rPr>
          <w:b/>
        </w:rPr>
        <w:t xml:space="preserve"> </w:t>
      </w:r>
      <w:r w:rsidRPr="008D0B67">
        <w:t xml:space="preserve">presents the </w:t>
      </w:r>
      <w:r>
        <w:t xml:space="preserve">mean </w:t>
      </w:r>
      <w:r w:rsidRPr="008D0B67">
        <w:t xml:space="preserve">number </w:t>
      </w:r>
      <w:r>
        <w:t xml:space="preserve">dairy cows and bulls that were sold or died per </w:t>
      </w:r>
      <w:r w:rsidR="005C4E8E">
        <w:t>dairy farm</w:t>
      </w:r>
      <w:r>
        <w:t>er in the ZOI in the 12 months preceding the survey</w:t>
      </w:r>
      <w:r w:rsidRPr="005054C4">
        <w:t xml:space="preserve">. </w:t>
      </w:r>
      <w:r w:rsidRPr="005054C4">
        <w:rPr>
          <w:highlight w:val="yellow"/>
        </w:rPr>
        <w:t>[Discuss findings. Were any differences found between disaggregate categories?]</w:t>
      </w:r>
    </w:p>
    <w:p w14:paraId="68ED0C92" w14:textId="721DFBDB" w:rsidR="00C95140" w:rsidRPr="00EB7851" w:rsidRDefault="00C95140" w:rsidP="0077494B">
      <w:pPr>
        <w:pStyle w:val="Tabletitle"/>
      </w:pPr>
      <w:bookmarkStart w:id="921" w:name="_Toc63673144"/>
      <w:r w:rsidRPr="00EB7851">
        <w:t xml:space="preserve">Table </w:t>
      </w:r>
      <w:r>
        <w:t>7</w:t>
      </w:r>
      <w:r w:rsidRPr="00EB7851">
        <w:t>.3.1</w:t>
      </w:r>
      <w:r>
        <w:t>8:</w:t>
      </w:r>
      <w:r w:rsidRPr="00EB7851">
        <w:t xml:space="preserve"> Mean </w:t>
      </w:r>
      <w:r>
        <w:t>N</w:t>
      </w:r>
      <w:r w:rsidRPr="00EB7851">
        <w:t xml:space="preserve">umber of </w:t>
      </w:r>
      <w:r>
        <w:t xml:space="preserve">Dairy Cows and Bulls that Were Sold or Died per </w:t>
      </w:r>
      <w:r w:rsidR="005C4E8E">
        <w:t xml:space="preserve">Dairy </w:t>
      </w:r>
      <w:r w:rsidR="00EE1023">
        <w:t xml:space="preserve">Farmer </w:t>
      </w:r>
      <w:r w:rsidRPr="00EB7851">
        <w:t>in the ZOI</w:t>
      </w:r>
      <w:r>
        <w:t xml:space="preserve"> during the 12 Months Preceding the Survey, in Total and by Farmers’ Sex and Age</w:t>
      </w:r>
      <w:bookmarkEnd w:id="921"/>
    </w:p>
    <w:tbl>
      <w:tblPr>
        <w:tblW w:w="5036" w:type="pct"/>
        <w:tblLook w:val="04A0" w:firstRow="1" w:lastRow="0" w:firstColumn="1" w:lastColumn="0" w:noHBand="0" w:noVBand="1"/>
      </w:tblPr>
      <w:tblGrid>
        <w:gridCol w:w="2901"/>
        <w:gridCol w:w="1069"/>
        <w:gridCol w:w="1078"/>
        <w:gridCol w:w="1067"/>
        <w:gridCol w:w="633"/>
        <w:gridCol w:w="285"/>
        <w:gridCol w:w="997"/>
        <w:gridCol w:w="990"/>
        <w:gridCol w:w="625"/>
      </w:tblGrid>
      <w:tr w:rsidR="00C95140" w:rsidRPr="0077494B" w14:paraId="699D8FF4" w14:textId="77777777" w:rsidTr="00AC5973">
        <w:tc>
          <w:tcPr>
            <w:tcW w:w="1504" w:type="pct"/>
            <w:vMerge w:val="restart"/>
            <w:tcBorders>
              <w:top w:val="single" w:sz="4" w:space="0" w:color="auto"/>
              <w:left w:val="nil"/>
              <w:bottom w:val="single" w:sz="4" w:space="0" w:color="000000"/>
              <w:right w:val="nil"/>
            </w:tcBorders>
            <w:shd w:val="clear" w:color="000000" w:fill="387990"/>
            <w:vAlign w:val="bottom"/>
            <w:hideMark/>
          </w:tcPr>
          <w:p w14:paraId="69082D94"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Type of dairy cattle</w:t>
            </w:r>
          </w:p>
        </w:tc>
        <w:tc>
          <w:tcPr>
            <w:tcW w:w="554" w:type="pct"/>
            <w:vMerge w:val="restart"/>
            <w:tcBorders>
              <w:top w:val="single" w:sz="4" w:space="0" w:color="auto"/>
              <w:left w:val="nil"/>
              <w:bottom w:val="single" w:sz="4" w:space="0" w:color="000000"/>
              <w:right w:val="nil"/>
            </w:tcBorders>
            <w:shd w:val="clear" w:color="000000" w:fill="387990"/>
            <w:vAlign w:val="bottom"/>
            <w:hideMark/>
          </w:tcPr>
          <w:p w14:paraId="79C98039"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440" w:type="pct"/>
            <w:gridSpan w:val="3"/>
            <w:tcBorders>
              <w:top w:val="single" w:sz="4" w:space="0" w:color="auto"/>
              <w:left w:val="nil"/>
              <w:bottom w:val="single" w:sz="4" w:space="0" w:color="FFFFFF"/>
              <w:right w:val="nil"/>
            </w:tcBorders>
            <w:shd w:val="clear" w:color="000000" w:fill="387990"/>
            <w:vAlign w:val="bottom"/>
            <w:hideMark/>
          </w:tcPr>
          <w:p w14:paraId="4248F568"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8" w:type="pct"/>
            <w:tcBorders>
              <w:top w:val="single" w:sz="4" w:space="0" w:color="auto"/>
              <w:left w:val="nil"/>
              <w:bottom w:val="nil"/>
              <w:right w:val="nil"/>
            </w:tcBorders>
            <w:shd w:val="clear" w:color="000000" w:fill="387990"/>
            <w:vAlign w:val="bottom"/>
            <w:hideMark/>
          </w:tcPr>
          <w:p w14:paraId="03FB6370" w14:textId="59352178" w:rsidR="00C95140" w:rsidRPr="0077494B" w:rsidRDefault="00C95140" w:rsidP="002B076E">
            <w:pPr>
              <w:widowControl/>
              <w:spacing w:line="259" w:lineRule="auto"/>
              <w:jc w:val="center"/>
              <w:rPr>
                <w:rFonts w:eastAsia="Times New Roman" w:cs="Times New Roman"/>
                <w:b/>
                <w:bCs/>
                <w:sz w:val="20"/>
                <w:szCs w:val="20"/>
              </w:rPr>
            </w:pPr>
          </w:p>
        </w:tc>
        <w:tc>
          <w:tcPr>
            <w:tcW w:w="1354" w:type="pct"/>
            <w:gridSpan w:val="3"/>
            <w:tcBorders>
              <w:top w:val="single" w:sz="4" w:space="0" w:color="auto"/>
              <w:left w:val="nil"/>
              <w:bottom w:val="single" w:sz="4" w:space="0" w:color="FFFFFF"/>
              <w:right w:val="nil"/>
            </w:tcBorders>
            <w:shd w:val="clear" w:color="000000" w:fill="387990"/>
            <w:vAlign w:val="bottom"/>
            <w:hideMark/>
          </w:tcPr>
          <w:p w14:paraId="5E226C32" w14:textId="20E534E3"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17D73BDD" w14:textId="77777777" w:rsidTr="00AC5973">
        <w:tc>
          <w:tcPr>
            <w:tcW w:w="1504" w:type="pct"/>
            <w:vMerge/>
            <w:tcBorders>
              <w:top w:val="single" w:sz="4" w:space="0" w:color="auto"/>
              <w:left w:val="nil"/>
              <w:bottom w:val="single" w:sz="4" w:space="0" w:color="000000"/>
              <w:right w:val="nil"/>
            </w:tcBorders>
            <w:vAlign w:val="center"/>
            <w:hideMark/>
          </w:tcPr>
          <w:p w14:paraId="5CA88304"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4" w:type="pct"/>
            <w:vMerge/>
            <w:tcBorders>
              <w:top w:val="single" w:sz="4" w:space="0" w:color="auto"/>
              <w:left w:val="nil"/>
              <w:bottom w:val="single" w:sz="4" w:space="0" w:color="000000"/>
              <w:right w:val="nil"/>
            </w:tcBorders>
            <w:vAlign w:val="center"/>
            <w:hideMark/>
          </w:tcPr>
          <w:p w14:paraId="47B72890"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589BFCAB"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553" w:type="pct"/>
            <w:tcBorders>
              <w:top w:val="nil"/>
              <w:left w:val="nil"/>
              <w:bottom w:val="single" w:sz="4" w:space="0" w:color="auto"/>
              <w:right w:val="nil"/>
            </w:tcBorders>
            <w:shd w:val="clear" w:color="000000" w:fill="387990"/>
            <w:vAlign w:val="bottom"/>
            <w:hideMark/>
          </w:tcPr>
          <w:p w14:paraId="73391C96"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710A98FB"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
        </w:tc>
        <w:tc>
          <w:tcPr>
            <w:tcW w:w="148" w:type="pct"/>
            <w:tcBorders>
              <w:top w:val="nil"/>
              <w:left w:val="nil"/>
              <w:bottom w:val="single" w:sz="4" w:space="0" w:color="auto"/>
              <w:right w:val="nil"/>
            </w:tcBorders>
            <w:shd w:val="clear" w:color="000000" w:fill="387990"/>
            <w:vAlign w:val="bottom"/>
            <w:hideMark/>
          </w:tcPr>
          <w:p w14:paraId="3E9BC401" w14:textId="6651D487" w:rsidR="00C95140" w:rsidRPr="0077494B" w:rsidRDefault="00C95140">
            <w:pPr>
              <w:widowControl/>
              <w:spacing w:line="259" w:lineRule="auto"/>
              <w:jc w:val="center"/>
              <w:rPr>
                <w:rFonts w:eastAsia="Times New Roman" w:cs="Times New Roman"/>
                <w:b/>
                <w:bCs/>
                <w:sz w:val="20"/>
                <w:szCs w:val="20"/>
              </w:rPr>
            </w:pPr>
          </w:p>
        </w:tc>
        <w:tc>
          <w:tcPr>
            <w:tcW w:w="517" w:type="pct"/>
            <w:tcBorders>
              <w:top w:val="nil"/>
              <w:left w:val="nil"/>
              <w:bottom w:val="single" w:sz="4" w:space="0" w:color="auto"/>
              <w:right w:val="nil"/>
            </w:tcBorders>
            <w:shd w:val="clear" w:color="000000" w:fill="387990"/>
            <w:vAlign w:val="bottom"/>
            <w:hideMark/>
          </w:tcPr>
          <w:p w14:paraId="78BB26B6" w14:textId="142AAEAD"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13" w:type="pct"/>
            <w:tcBorders>
              <w:top w:val="nil"/>
              <w:left w:val="nil"/>
              <w:bottom w:val="single" w:sz="4" w:space="0" w:color="auto"/>
              <w:right w:val="nil"/>
            </w:tcBorders>
            <w:shd w:val="clear" w:color="000000" w:fill="387990"/>
            <w:vAlign w:val="bottom"/>
            <w:hideMark/>
          </w:tcPr>
          <w:p w14:paraId="3EC917D7" w14:textId="447BDDE4"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25" w:type="pct"/>
            <w:tcBorders>
              <w:top w:val="nil"/>
              <w:left w:val="nil"/>
              <w:bottom w:val="single" w:sz="4" w:space="0" w:color="auto"/>
              <w:right w:val="nil"/>
            </w:tcBorders>
            <w:shd w:val="clear" w:color="000000" w:fill="387990"/>
            <w:vAlign w:val="bottom"/>
            <w:hideMark/>
          </w:tcPr>
          <w:p w14:paraId="43A47988"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
        </w:tc>
      </w:tr>
      <w:tr w:rsidR="00C95140" w:rsidRPr="0077494B" w14:paraId="4C4585C8" w14:textId="77777777" w:rsidTr="00AC5973">
        <w:tc>
          <w:tcPr>
            <w:tcW w:w="1504" w:type="pct"/>
            <w:tcBorders>
              <w:top w:val="nil"/>
              <w:left w:val="nil"/>
              <w:bottom w:val="nil"/>
              <w:right w:val="nil"/>
            </w:tcBorders>
            <w:shd w:val="clear" w:color="000000" w:fill="DEEAF6"/>
            <w:vAlign w:val="center"/>
            <w:hideMark/>
          </w:tcPr>
          <w:p w14:paraId="37203E84"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Sold</w:t>
            </w:r>
          </w:p>
        </w:tc>
        <w:tc>
          <w:tcPr>
            <w:tcW w:w="554" w:type="pct"/>
            <w:tcBorders>
              <w:top w:val="nil"/>
              <w:left w:val="nil"/>
              <w:bottom w:val="nil"/>
              <w:right w:val="nil"/>
            </w:tcBorders>
            <w:shd w:val="clear" w:color="000000" w:fill="DEEAF6"/>
            <w:vAlign w:val="center"/>
            <w:hideMark/>
          </w:tcPr>
          <w:p w14:paraId="6B0B0E64" w14:textId="7BA06570"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000000" w:fill="DEEAF6"/>
            <w:vAlign w:val="center"/>
            <w:hideMark/>
          </w:tcPr>
          <w:p w14:paraId="2233F443" w14:textId="536078C4"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3E2E7167" w14:textId="3705D37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EEAF6"/>
            <w:vAlign w:val="center"/>
            <w:hideMark/>
          </w:tcPr>
          <w:p w14:paraId="16C145B3" w14:textId="758D6087"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nil"/>
              <w:right w:val="nil"/>
            </w:tcBorders>
            <w:shd w:val="clear" w:color="000000" w:fill="DEEAF6"/>
            <w:vAlign w:val="center"/>
            <w:hideMark/>
          </w:tcPr>
          <w:p w14:paraId="0F9BB03C" w14:textId="4BBD0A03"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EEAF6"/>
            <w:vAlign w:val="center"/>
            <w:hideMark/>
          </w:tcPr>
          <w:p w14:paraId="62C496DB" w14:textId="2E35EF61"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nil"/>
              <w:right w:val="nil"/>
            </w:tcBorders>
            <w:shd w:val="clear" w:color="000000" w:fill="DEEAF6"/>
            <w:vAlign w:val="center"/>
            <w:hideMark/>
          </w:tcPr>
          <w:p w14:paraId="2ADC3E14" w14:textId="662D315B"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nil"/>
              <w:right w:val="nil"/>
            </w:tcBorders>
            <w:shd w:val="clear" w:color="000000" w:fill="DEEAF6"/>
            <w:vAlign w:val="center"/>
            <w:hideMark/>
          </w:tcPr>
          <w:p w14:paraId="5E465C08" w14:textId="6ECB571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760D9D3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222A328F"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single" w:sz="4" w:space="0" w:color="auto"/>
              <w:left w:val="nil"/>
              <w:bottom w:val="single" w:sz="4" w:space="0" w:color="auto"/>
              <w:right w:val="nil"/>
            </w:tcBorders>
            <w:shd w:val="clear" w:color="auto" w:fill="auto"/>
            <w:vAlign w:val="center"/>
            <w:hideMark/>
          </w:tcPr>
          <w:p w14:paraId="47E256D0" w14:textId="09D8B778"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5129529C" w14:textId="5A032D5D"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9531DD6" w14:textId="46F04085"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44AC7B8D" w14:textId="09E81233"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80C9DC6" w14:textId="270EE6E0"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70D8EB3" w14:textId="01BBE9A2"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E280D5E" w14:textId="20FE9F8E"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195ACA8" w14:textId="633BCACD"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023D30F" w14:textId="77777777" w:rsidTr="00AC5973">
        <w:tc>
          <w:tcPr>
            <w:tcW w:w="1504" w:type="pct"/>
            <w:tcBorders>
              <w:top w:val="nil"/>
              <w:left w:val="nil"/>
              <w:bottom w:val="nil"/>
              <w:right w:val="nil"/>
            </w:tcBorders>
            <w:shd w:val="clear" w:color="auto" w:fill="auto"/>
            <w:vAlign w:val="center"/>
            <w:hideMark/>
          </w:tcPr>
          <w:p w14:paraId="0356492A"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nil"/>
              <w:left w:val="nil"/>
              <w:bottom w:val="nil"/>
              <w:right w:val="nil"/>
            </w:tcBorders>
            <w:shd w:val="clear" w:color="auto" w:fill="auto"/>
            <w:vAlign w:val="center"/>
            <w:hideMark/>
          </w:tcPr>
          <w:p w14:paraId="20418AA1"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D700913"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E18D56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39C080E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291EE52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2149057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0962B3D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2A9924C1"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04F29F8E" w14:textId="77777777" w:rsidTr="00AC5973">
        <w:tc>
          <w:tcPr>
            <w:tcW w:w="1504" w:type="pct"/>
            <w:tcBorders>
              <w:top w:val="single" w:sz="4" w:space="0" w:color="auto"/>
              <w:left w:val="nil"/>
              <w:bottom w:val="single" w:sz="4" w:space="0" w:color="auto"/>
              <w:right w:val="nil"/>
            </w:tcBorders>
            <w:shd w:val="clear" w:color="000000" w:fill="DEEAF6"/>
            <w:vAlign w:val="center"/>
            <w:hideMark/>
          </w:tcPr>
          <w:p w14:paraId="0964C337"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Died</w:t>
            </w:r>
          </w:p>
        </w:tc>
        <w:tc>
          <w:tcPr>
            <w:tcW w:w="554" w:type="pct"/>
            <w:tcBorders>
              <w:top w:val="single" w:sz="4" w:space="0" w:color="auto"/>
              <w:left w:val="nil"/>
              <w:bottom w:val="single" w:sz="4" w:space="0" w:color="auto"/>
              <w:right w:val="nil"/>
            </w:tcBorders>
            <w:shd w:val="clear" w:color="000000" w:fill="DEEAF6"/>
            <w:vAlign w:val="center"/>
            <w:hideMark/>
          </w:tcPr>
          <w:p w14:paraId="79A1C382" w14:textId="07DFFE8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000000" w:fill="DEEAF6"/>
            <w:vAlign w:val="center"/>
            <w:hideMark/>
          </w:tcPr>
          <w:p w14:paraId="4DD64AB6" w14:textId="37336126"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30FD04F4" w14:textId="4922B0D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EEAF6"/>
            <w:vAlign w:val="center"/>
            <w:hideMark/>
          </w:tcPr>
          <w:p w14:paraId="75B3E080" w14:textId="52E61CBD"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000000" w:fill="DEEAF6"/>
            <w:vAlign w:val="center"/>
            <w:hideMark/>
          </w:tcPr>
          <w:p w14:paraId="10B882DE" w14:textId="60E95E31"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000000" w:fill="DEEAF6"/>
            <w:vAlign w:val="center"/>
            <w:hideMark/>
          </w:tcPr>
          <w:p w14:paraId="11813593" w14:textId="73CF6E57"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000000" w:fill="DEEAF6"/>
            <w:vAlign w:val="center"/>
            <w:hideMark/>
          </w:tcPr>
          <w:p w14:paraId="24F1015A" w14:textId="77C8F910"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4CCD8EF8" w14:textId="7407C59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A17A49B" w14:textId="77777777" w:rsidTr="00AC5973">
        <w:tc>
          <w:tcPr>
            <w:tcW w:w="1504" w:type="pct"/>
            <w:tcBorders>
              <w:top w:val="nil"/>
              <w:left w:val="nil"/>
              <w:bottom w:val="nil"/>
              <w:right w:val="nil"/>
            </w:tcBorders>
            <w:shd w:val="clear" w:color="auto" w:fill="auto"/>
            <w:vAlign w:val="center"/>
            <w:hideMark/>
          </w:tcPr>
          <w:p w14:paraId="6ADFCDCB"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nil"/>
              <w:left w:val="nil"/>
              <w:bottom w:val="nil"/>
              <w:right w:val="nil"/>
            </w:tcBorders>
            <w:shd w:val="clear" w:color="auto" w:fill="auto"/>
            <w:vAlign w:val="center"/>
            <w:hideMark/>
          </w:tcPr>
          <w:p w14:paraId="26E6E254"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285747B"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54D23C7E"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20679541"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40D5A32C"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5EE1B08A"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133E8B0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1677C47"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4E54AE7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5812AEF7"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single" w:sz="4" w:space="0" w:color="auto"/>
              <w:left w:val="nil"/>
              <w:bottom w:val="single" w:sz="4" w:space="0" w:color="auto"/>
              <w:right w:val="nil"/>
            </w:tcBorders>
            <w:shd w:val="clear" w:color="auto" w:fill="auto"/>
            <w:vAlign w:val="center"/>
            <w:hideMark/>
          </w:tcPr>
          <w:p w14:paraId="5FCF1FB5" w14:textId="6933DF2F"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280044C3" w14:textId="06060A3C"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2D5AB6CC" w14:textId="30C35273"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0C236E4E" w14:textId="503ED786"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464B50AC" w14:textId="15DF100A"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5262A203" w14:textId="297719BD"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CEE2A87" w14:textId="592333C9"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47E243ED" w14:textId="368694D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B03A707" w14:textId="77777777" w:rsidTr="00AC5973">
        <w:tc>
          <w:tcPr>
            <w:tcW w:w="1504" w:type="pct"/>
            <w:tcBorders>
              <w:top w:val="nil"/>
              <w:left w:val="nil"/>
              <w:bottom w:val="single" w:sz="4" w:space="0" w:color="auto"/>
              <w:right w:val="nil"/>
            </w:tcBorders>
            <w:shd w:val="clear" w:color="auto" w:fill="auto"/>
            <w:vAlign w:val="center"/>
            <w:hideMark/>
          </w:tcPr>
          <w:p w14:paraId="21B6F7FC" w14:textId="7709AA06"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4" w:type="pct"/>
            <w:tcBorders>
              <w:top w:val="nil"/>
              <w:left w:val="nil"/>
              <w:bottom w:val="single" w:sz="4" w:space="0" w:color="auto"/>
              <w:right w:val="nil"/>
            </w:tcBorders>
            <w:shd w:val="clear" w:color="auto" w:fill="auto"/>
            <w:vAlign w:val="center"/>
            <w:hideMark/>
          </w:tcPr>
          <w:p w14:paraId="03543AB8" w14:textId="6408C86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auto" w:fill="auto"/>
            <w:vAlign w:val="center"/>
            <w:hideMark/>
          </w:tcPr>
          <w:p w14:paraId="515D52D9" w14:textId="3FFC2DFF"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4403CE8" w14:textId="487D53AC"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F6D543E" w14:textId="0AFFC4A1"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0459EB3" w14:textId="1127117C"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59E5FA24" w14:textId="22D66FFB"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66BA0AFF" w14:textId="1792B0ED"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0A44C343" w14:textId="719A252C" w:rsidR="00C95140" w:rsidRPr="0077494B" w:rsidRDefault="00C95140" w:rsidP="0077494B">
            <w:pPr>
              <w:widowControl/>
              <w:spacing w:line="259" w:lineRule="auto"/>
              <w:jc w:val="center"/>
              <w:rPr>
                <w:rFonts w:eastAsia="Times New Roman" w:cs="Times New Roman"/>
                <w:sz w:val="20"/>
                <w:szCs w:val="20"/>
              </w:rPr>
            </w:pPr>
          </w:p>
        </w:tc>
      </w:tr>
    </w:tbl>
    <w:p w14:paraId="262B682C" w14:textId="4B4099E8" w:rsidR="00C95140" w:rsidRPr="0087225D" w:rsidRDefault="00C95140" w:rsidP="00483879">
      <w:pPr>
        <w:pStyle w:val="BodyText1"/>
        <w:spacing w:after="0"/>
        <w:ind w:left="86" w:hanging="86"/>
        <w:rPr>
          <w:sz w:val="16"/>
        </w:rPr>
      </w:pPr>
      <w:commentRangeStart w:id="922"/>
      <w:r w:rsidRPr="0087225D">
        <w:rPr>
          <w:sz w:val="16"/>
        </w:rPr>
        <w:t>^ Results not statistically reliable, n&lt;30  </w:t>
      </w:r>
      <w:commentRangeEnd w:id="922"/>
      <w:r>
        <w:rPr>
          <w:rStyle w:val="CommentReference"/>
          <w:rFonts w:eastAsia="Arial" w:cs="Arial"/>
          <w:color w:val="000000"/>
        </w:rPr>
        <w:commentReference w:id="922"/>
      </w:r>
    </w:p>
    <w:p w14:paraId="6A483566" w14:textId="5F793AE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358CF4" w14:textId="13FEB4D8"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746D52F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9638601" w14:textId="2F26D375" w:rsidR="00C95140" w:rsidRPr="00623B8F" w:rsidRDefault="005C4E8E" w:rsidP="0077494B">
      <w:pPr>
        <w:pStyle w:val="BodyText1"/>
      </w:pPr>
      <w:r>
        <w:t>Dairy farm</w:t>
      </w:r>
      <w:r w:rsidR="00C95140">
        <w:t>ers who keep written records can track milk yields and milk composition and use the information to make decisions about feeding, selecting calves with a higher capacity to produce, culling animals that are no long producing, and improving production.</w:t>
      </w:r>
      <w:r w:rsidR="00C95140">
        <w:rPr>
          <w:rStyle w:val="FootnoteReference"/>
          <w:szCs w:val="22"/>
        </w:rPr>
        <w:footnoteReference w:id="89"/>
      </w:r>
      <w:r w:rsidR="00C95140">
        <w:t xml:space="preserve"> In addition to keeping written records, it is also important for farmers to access information to help them raise their dairy cows well so that they are able to obtain high milk yields. </w:t>
      </w:r>
      <w:r w:rsidR="00C95140">
        <w:rPr>
          <w:b/>
        </w:rPr>
        <w:t>Table 7.3.19</w:t>
      </w:r>
      <w:r w:rsidR="00C95140" w:rsidRPr="00623B8F">
        <w:rPr>
          <w:b/>
        </w:rPr>
        <w:t xml:space="preserve"> </w:t>
      </w:r>
      <w:r w:rsidR="00C95140">
        <w:t xml:space="preserve">presents the main information sources that </w:t>
      </w:r>
      <w:r>
        <w:t>dairy farm</w:t>
      </w:r>
      <w:r w:rsidR="00C95140">
        <w:t xml:space="preserve">ers in the ZOI use to obtain </w:t>
      </w:r>
      <w:r w:rsidR="0023589F">
        <w:t xml:space="preserve">extension and other production performance </w:t>
      </w:r>
      <w:r w:rsidR="00C95140">
        <w:t xml:space="preserve">information about how to raise their animals well and also presents the percentage of </w:t>
      </w:r>
      <w:r>
        <w:t>dairy farm</w:t>
      </w:r>
      <w:r w:rsidR="00C95140">
        <w:t xml:space="preserve">ers </w:t>
      </w:r>
      <w:r w:rsidR="005C578F">
        <w:t xml:space="preserve">who </w:t>
      </w:r>
      <w:r w:rsidR="00C95140">
        <w:t>keep written records</w:t>
      </w:r>
      <w:r w:rsidR="00C95140" w:rsidRPr="00623B8F">
        <w:t>.</w:t>
      </w:r>
      <w:r w:rsidR="00C95140">
        <w:t xml:space="preserve"> </w:t>
      </w:r>
      <w:r w:rsidR="00C95140" w:rsidRPr="001E0E3F">
        <w:rPr>
          <w:highlight w:val="yellow"/>
        </w:rPr>
        <w:t>[Discuss findings. Were any differences found between disaggregate categories?]</w:t>
      </w:r>
    </w:p>
    <w:p w14:paraId="0191DF0A" w14:textId="5F887929" w:rsidR="00C95140" w:rsidRPr="00EB7851" w:rsidRDefault="00C95140" w:rsidP="0077494B">
      <w:pPr>
        <w:pStyle w:val="Tabletitle"/>
      </w:pPr>
      <w:bookmarkStart w:id="923" w:name="_Toc63673145"/>
      <w:r>
        <w:t>Table 7.3.19:</w:t>
      </w:r>
      <w:r w:rsidRPr="00EB7851">
        <w:t xml:space="preserve"> </w:t>
      </w:r>
      <w:r>
        <w:t xml:space="preserve">Record-keeping Practices and </w:t>
      </w:r>
      <w:r w:rsidRPr="00EB7851">
        <w:t xml:space="preserve">Main </w:t>
      </w:r>
      <w:r>
        <w:t>I</w:t>
      </w:r>
      <w:r w:rsidRPr="00EB7851">
        <w:t xml:space="preserve">nformation </w:t>
      </w:r>
      <w:r>
        <w:t>S</w:t>
      </w:r>
      <w:r w:rsidRPr="00EB7851">
        <w:t xml:space="preserve">ources </w:t>
      </w:r>
      <w:r>
        <w:t>a</w:t>
      </w:r>
      <w:r w:rsidRPr="00EB7851">
        <w:t xml:space="preserve">mong </w:t>
      </w:r>
      <w:r w:rsidR="005C4E8E">
        <w:t>Dairy farm</w:t>
      </w:r>
      <w:r>
        <w:t xml:space="preserve">ers in the ZOI, in Total and </w:t>
      </w:r>
      <w:r w:rsidRPr="00EB7851">
        <w:t xml:space="preserve">by </w:t>
      </w:r>
      <w:r>
        <w:t>F</w:t>
      </w:r>
      <w:r w:rsidRPr="00EB7851">
        <w:t xml:space="preserve">armers’ </w:t>
      </w:r>
      <w:r>
        <w:t>A</w:t>
      </w:r>
      <w:r w:rsidRPr="00EB7851">
        <w:t xml:space="preserve">ge and </w:t>
      </w:r>
      <w:r>
        <w:t>S</w:t>
      </w:r>
      <w:r w:rsidRPr="00EB7851">
        <w:t>ex</w:t>
      </w:r>
      <w:bookmarkEnd w:id="923"/>
      <w:r w:rsidRPr="00EB7851">
        <w:t xml:space="preserve"> </w:t>
      </w:r>
    </w:p>
    <w:tbl>
      <w:tblPr>
        <w:tblW w:w="5000" w:type="pct"/>
        <w:tblLook w:val="04A0" w:firstRow="1" w:lastRow="0" w:firstColumn="1" w:lastColumn="0" w:noHBand="0" w:noVBand="1"/>
      </w:tblPr>
      <w:tblGrid>
        <w:gridCol w:w="3315"/>
        <w:gridCol w:w="979"/>
        <w:gridCol w:w="931"/>
        <w:gridCol w:w="728"/>
        <w:gridCol w:w="632"/>
        <w:gridCol w:w="285"/>
        <w:gridCol w:w="1028"/>
        <w:gridCol w:w="1046"/>
        <w:gridCol w:w="632"/>
      </w:tblGrid>
      <w:tr w:rsidR="00C95140" w:rsidRPr="006B70E1" w14:paraId="08937216" w14:textId="77777777" w:rsidTr="006B70E1">
        <w:tc>
          <w:tcPr>
            <w:tcW w:w="1731" w:type="pct"/>
            <w:vMerge w:val="restart"/>
            <w:tcBorders>
              <w:top w:val="single" w:sz="4" w:space="0" w:color="auto"/>
              <w:left w:val="nil"/>
              <w:bottom w:val="single" w:sz="4" w:space="0" w:color="000000"/>
              <w:right w:val="nil"/>
            </w:tcBorders>
            <w:shd w:val="clear" w:color="000000" w:fill="387990"/>
            <w:vAlign w:val="bottom"/>
            <w:hideMark/>
          </w:tcPr>
          <w:p w14:paraId="54262D31" w14:textId="77777777" w:rsidR="00C95140" w:rsidRPr="006B70E1" w:rsidRDefault="00C95140" w:rsidP="006B70E1">
            <w:pPr>
              <w:widowControl/>
              <w:spacing w:line="259" w:lineRule="auto"/>
              <w:rPr>
                <w:rFonts w:eastAsia="Times New Roman" w:cs="Times New Roman"/>
                <w:b/>
                <w:bCs/>
                <w:color w:val="FFFFFF"/>
                <w:sz w:val="20"/>
                <w:szCs w:val="20"/>
              </w:rPr>
            </w:pPr>
            <w:r w:rsidRPr="006B70E1">
              <w:rPr>
                <w:rFonts w:eastAsia="Times New Roman" w:cs="Times New Roman"/>
                <w:b/>
                <w:bCs/>
                <w:color w:val="FFFFFF"/>
                <w:sz w:val="20"/>
                <w:szCs w:val="20"/>
              </w:rPr>
              <w:t>Practice or source</w:t>
            </w:r>
          </w:p>
        </w:tc>
        <w:tc>
          <w:tcPr>
            <w:tcW w:w="511" w:type="pct"/>
            <w:vMerge w:val="restart"/>
            <w:tcBorders>
              <w:top w:val="single" w:sz="4" w:space="0" w:color="auto"/>
              <w:left w:val="nil"/>
              <w:bottom w:val="nil"/>
              <w:right w:val="nil"/>
            </w:tcBorders>
            <w:shd w:val="clear" w:color="000000" w:fill="387990"/>
            <w:vAlign w:val="bottom"/>
            <w:hideMark/>
          </w:tcPr>
          <w:p w14:paraId="57A0913C"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Total</w:t>
            </w:r>
          </w:p>
        </w:tc>
        <w:tc>
          <w:tcPr>
            <w:tcW w:w="1196" w:type="pct"/>
            <w:gridSpan w:val="3"/>
            <w:tcBorders>
              <w:top w:val="single" w:sz="4" w:space="0" w:color="auto"/>
              <w:left w:val="nil"/>
              <w:bottom w:val="single" w:sz="4" w:space="0" w:color="FFFFFF"/>
              <w:right w:val="nil"/>
            </w:tcBorders>
            <w:shd w:val="clear" w:color="000000" w:fill="387990"/>
            <w:vAlign w:val="center"/>
            <w:hideMark/>
          </w:tcPr>
          <w:p w14:paraId="45F08755"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3784AE3B" w14:textId="77777777" w:rsidR="00C95140" w:rsidRPr="006B70E1" w:rsidRDefault="00C95140" w:rsidP="006B70E1">
            <w:pPr>
              <w:widowControl/>
              <w:spacing w:line="259" w:lineRule="auto"/>
              <w:jc w:val="center"/>
              <w:rPr>
                <w:rFonts w:eastAsia="Times New Roman" w:cs="Times New Roman"/>
                <w:b/>
                <w:bCs/>
                <w:sz w:val="20"/>
                <w:szCs w:val="20"/>
              </w:rPr>
            </w:pPr>
            <w:r w:rsidRPr="006B70E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781CEBEA" w14:textId="5EFC52C3"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6B70E1" w14:paraId="5DC8044B" w14:textId="77777777" w:rsidTr="00BE7C43">
        <w:tc>
          <w:tcPr>
            <w:tcW w:w="1731" w:type="pct"/>
            <w:vMerge/>
            <w:tcBorders>
              <w:top w:val="single" w:sz="4" w:space="0" w:color="auto"/>
              <w:left w:val="nil"/>
              <w:bottom w:val="single" w:sz="4" w:space="0" w:color="000000"/>
              <w:right w:val="nil"/>
            </w:tcBorders>
            <w:vAlign w:val="center"/>
            <w:hideMark/>
          </w:tcPr>
          <w:p w14:paraId="1B8C760F"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vMerge/>
            <w:tcBorders>
              <w:top w:val="single" w:sz="4" w:space="0" w:color="auto"/>
              <w:left w:val="nil"/>
              <w:bottom w:val="nil"/>
              <w:right w:val="nil"/>
            </w:tcBorders>
            <w:vAlign w:val="center"/>
            <w:hideMark/>
          </w:tcPr>
          <w:p w14:paraId="7699DC89"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07AE71BA"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Female</w:t>
            </w:r>
          </w:p>
        </w:tc>
        <w:tc>
          <w:tcPr>
            <w:tcW w:w="380" w:type="pct"/>
            <w:tcBorders>
              <w:top w:val="nil"/>
              <w:left w:val="nil"/>
              <w:bottom w:val="nil"/>
              <w:right w:val="nil"/>
            </w:tcBorders>
            <w:shd w:val="clear" w:color="000000" w:fill="387990"/>
            <w:vAlign w:val="bottom"/>
            <w:hideMark/>
          </w:tcPr>
          <w:p w14:paraId="4A4DAD15"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0F5E788" w14:textId="0A8C5514" w:rsidR="00C95140" w:rsidRPr="006B70E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4C00B46" w14:textId="44A89B4F"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nil"/>
              <w:right w:val="nil"/>
            </w:tcBorders>
            <w:shd w:val="clear" w:color="000000" w:fill="387990"/>
            <w:vAlign w:val="bottom"/>
            <w:hideMark/>
          </w:tcPr>
          <w:p w14:paraId="267D3F1E" w14:textId="10FFE201"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2DEB2EB4" w14:textId="438DE7B3"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26B69D6" w14:textId="135B04A3" w:rsidR="00C95140" w:rsidRPr="006B70E1" w:rsidRDefault="00C95140">
            <w:pPr>
              <w:widowControl/>
              <w:spacing w:line="259" w:lineRule="auto"/>
              <w:jc w:val="center"/>
              <w:rPr>
                <w:rFonts w:eastAsia="Times New Roman" w:cs="Times New Roman"/>
                <w:b/>
                <w:bCs/>
                <w:color w:val="FFFFFF"/>
                <w:sz w:val="20"/>
                <w:szCs w:val="20"/>
              </w:rPr>
            </w:pPr>
          </w:p>
        </w:tc>
      </w:tr>
      <w:tr w:rsidR="00C95140" w:rsidRPr="006B70E1" w14:paraId="6CE4C839" w14:textId="77777777" w:rsidTr="00BE7C43">
        <w:tc>
          <w:tcPr>
            <w:tcW w:w="1731" w:type="pct"/>
            <w:vMerge/>
            <w:tcBorders>
              <w:top w:val="single" w:sz="4" w:space="0" w:color="auto"/>
              <w:left w:val="nil"/>
              <w:bottom w:val="single" w:sz="4" w:space="0" w:color="000000"/>
              <w:right w:val="nil"/>
            </w:tcBorders>
            <w:vAlign w:val="center"/>
            <w:hideMark/>
          </w:tcPr>
          <w:p w14:paraId="5D598B02"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tcBorders>
              <w:top w:val="nil"/>
              <w:left w:val="nil"/>
              <w:bottom w:val="single" w:sz="4" w:space="0" w:color="auto"/>
              <w:right w:val="nil"/>
            </w:tcBorders>
            <w:shd w:val="clear" w:color="000000" w:fill="387990"/>
            <w:vAlign w:val="center"/>
            <w:hideMark/>
          </w:tcPr>
          <w:p w14:paraId="4F36BCC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01F59543"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80" w:type="pct"/>
            <w:tcBorders>
              <w:top w:val="nil"/>
              <w:left w:val="nil"/>
              <w:bottom w:val="single" w:sz="4" w:space="0" w:color="auto"/>
              <w:right w:val="nil"/>
            </w:tcBorders>
            <w:shd w:val="clear" w:color="000000" w:fill="387990"/>
            <w:vAlign w:val="bottom"/>
            <w:hideMark/>
          </w:tcPr>
          <w:p w14:paraId="456BD2D4"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5483DE4B"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61F3B477" w14:textId="25CD9A03"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single" w:sz="4" w:space="0" w:color="auto"/>
              <w:right w:val="nil"/>
            </w:tcBorders>
            <w:shd w:val="clear" w:color="000000" w:fill="387990"/>
            <w:vAlign w:val="bottom"/>
            <w:hideMark/>
          </w:tcPr>
          <w:p w14:paraId="5D5F358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895AFB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18315B7"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r>
      <w:tr w:rsidR="00C95140" w:rsidRPr="006B70E1" w14:paraId="194EE0A1" w14:textId="77777777" w:rsidTr="006B70E1">
        <w:tc>
          <w:tcPr>
            <w:tcW w:w="1731" w:type="pct"/>
            <w:tcBorders>
              <w:top w:val="nil"/>
              <w:left w:val="nil"/>
              <w:bottom w:val="nil"/>
              <w:right w:val="nil"/>
            </w:tcBorders>
            <w:shd w:val="clear" w:color="auto" w:fill="auto"/>
            <w:vAlign w:val="center"/>
            <w:hideMark/>
          </w:tcPr>
          <w:p w14:paraId="1FE21C22"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Keeps written records</w:t>
            </w:r>
          </w:p>
        </w:tc>
        <w:tc>
          <w:tcPr>
            <w:tcW w:w="511" w:type="pct"/>
            <w:tcBorders>
              <w:top w:val="nil"/>
              <w:left w:val="nil"/>
              <w:bottom w:val="nil"/>
              <w:right w:val="nil"/>
            </w:tcBorders>
            <w:shd w:val="clear" w:color="auto" w:fill="auto"/>
            <w:vAlign w:val="center"/>
            <w:hideMark/>
          </w:tcPr>
          <w:p w14:paraId="405E0DB5" w14:textId="77777777" w:rsidR="00C95140" w:rsidRPr="006B70E1" w:rsidRDefault="00C95140" w:rsidP="006B70E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7340ABE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3106E6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8682E0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FBA76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37" w:type="pct"/>
            <w:tcBorders>
              <w:top w:val="nil"/>
              <w:left w:val="nil"/>
              <w:bottom w:val="nil"/>
              <w:right w:val="nil"/>
            </w:tcBorders>
            <w:shd w:val="clear" w:color="auto" w:fill="auto"/>
            <w:vAlign w:val="center"/>
            <w:hideMark/>
          </w:tcPr>
          <w:p w14:paraId="3F5CCED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6677F940"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202B7" w14:textId="77777777" w:rsidR="00C95140" w:rsidRPr="006B70E1" w:rsidRDefault="00C95140" w:rsidP="006B70E1">
            <w:pPr>
              <w:widowControl/>
              <w:spacing w:line="259" w:lineRule="auto"/>
              <w:jc w:val="center"/>
              <w:rPr>
                <w:rFonts w:eastAsia="Times New Roman" w:cs="Times New Roman"/>
                <w:color w:val="auto"/>
                <w:sz w:val="20"/>
                <w:szCs w:val="20"/>
              </w:rPr>
            </w:pPr>
          </w:p>
        </w:tc>
      </w:tr>
      <w:tr w:rsidR="00C95140" w:rsidRPr="006B70E1" w14:paraId="5296CE8A" w14:textId="77777777" w:rsidTr="006B70E1">
        <w:tc>
          <w:tcPr>
            <w:tcW w:w="1731" w:type="pct"/>
            <w:tcBorders>
              <w:top w:val="single" w:sz="4" w:space="0" w:color="auto"/>
              <w:left w:val="nil"/>
              <w:bottom w:val="single" w:sz="4" w:space="0" w:color="auto"/>
              <w:right w:val="nil"/>
            </w:tcBorders>
            <w:shd w:val="clear" w:color="000000" w:fill="DEEAF6"/>
            <w:vAlign w:val="center"/>
            <w:hideMark/>
          </w:tcPr>
          <w:p w14:paraId="020C322B" w14:textId="7F8AFB7A"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Main</w:t>
            </w:r>
            <w:r w:rsidR="0023589F">
              <w:rPr>
                <w:rFonts w:eastAsia="Times New Roman" w:cs="Times New Roman"/>
                <w:b/>
                <w:bCs/>
                <w:sz w:val="20"/>
                <w:szCs w:val="20"/>
              </w:rPr>
              <w:t xml:space="preserve"> production performance</w:t>
            </w:r>
            <w:r w:rsidRPr="006B70E1">
              <w:rPr>
                <w:rFonts w:eastAsia="Times New Roman" w:cs="Times New Roman"/>
                <w:b/>
                <w:bCs/>
                <w:sz w:val="20"/>
                <w:szCs w:val="20"/>
              </w:rPr>
              <w:t xml:space="preserve"> information source</w:t>
            </w:r>
          </w:p>
        </w:tc>
        <w:tc>
          <w:tcPr>
            <w:tcW w:w="511" w:type="pct"/>
            <w:tcBorders>
              <w:top w:val="single" w:sz="4" w:space="0" w:color="auto"/>
              <w:left w:val="nil"/>
              <w:bottom w:val="single" w:sz="4" w:space="0" w:color="auto"/>
              <w:right w:val="nil"/>
            </w:tcBorders>
            <w:shd w:val="clear" w:color="000000" w:fill="DEEAF6"/>
            <w:vAlign w:val="center"/>
            <w:hideMark/>
          </w:tcPr>
          <w:p w14:paraId="28ED5F82" w14:textId="70E4CF8C"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3575C76F" w14:textId="14FB2A05"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000000" w:fill="DEEAF6"/>
            <w:vAlign w:val="center"/>
            <w:hideMark/>
          </w:tcPr>
          <w:p w14:paraId="0270C991" w14:textId="0287B48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3BF163CB" w14:textId="2B26113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368E2B5B" w14:textId="6E6F20DB"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000000" w:fill="DEEAF6"/>
            <w:vAlign w:val="center"/>
            <w:hideMark/>
          </w:tcPr>
          <w:p w14:paraId="07220CEA" w14:textId="384C530B"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EEAF6"/>
            <w:vAlign w:val="center"/>
            <w:hideMark/>
          </w:tcPr>
          <w:p w14:paraId="40563218" w14:textId="631A8C9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45CC8854" w14:textId="0C911EA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75C13746" w14:textId="77777777" w:rsidTr="006B70E1">
        <w:tc>
          <w:tcPr>
            <w:tcW w:w="1731" w:type="pct"/>
            <w:tcBorders>
              <w:top w:val="nil"/>
              <w:left w:val="nil"/>
              <w:bottom w:val="nil"/>
              <w:right w:val="nil"/>
            </w:tcBorders>
            <w:shd w:val="clear" w:color="auto" w:fill="auto"/>
            <w:vAlign w:val="center"/>
            <w:hideMark/>
          </w:tcPr>
          <w:p w14:paraId="7E7E5DAB"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Friend/neighbor</w:t>
            </w:r>
          </w:p>
        </w:tc>
        <w:tc>
          <w:tcPr>
            <w:tcW w:w="511" w:type="pct"/>
            <w:tcBorders>
              <w:top w:val="nil"/>
              <w:left w:val="nil"/>
              <w:bottom w:val="nil"/>
              <w:right w:val="nil"/>
            </w:tcBorders>
            <w:shd w:val="clear" w:color="auto" w:fill="auto"/>
            <w:vAlign w:val="center"/>
            <w:hideMark/>
          </w:tcPr>
          <w:p w14:paraId="50DC6BA5" w14:textId="7777777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31A82F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B1F18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F7AC4B" w14:textId="3652C32B"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299654E" w14:textId="7777777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nil"/>
              <w:right w:val="nil"/>
            </w:tcBorders>
            <w:shd w:val="clear" w:color="auto" w:fill="auto"/>
            <w:vAlign w:val="center"/>
            <w:hideMark/>
          </w:tcPr>
          <w:p w14:paraId="11D033AF"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7B5B8BF3"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214DF25" w14:textId="201606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C4A8015" w14:textId="77777777" w:rsidTr="006B70E1">
        <w:tc>
          <w:tcPr>
            <w:tcW w:w="1731" w:type="pct"/>
            <w:tcBorders>
              <w:top w:val="single" w:sz="4" w:space="0" w:color="auto"/>
              <w:left w:val="nil"/>
              <w:bottom w:val="single" w:sz="4" w:space="0" w:color="auto"/>
              <w:right w:val="nil"/>
            </w:tcBorders>
            <w:shd w:val="clear" w:color="auto" w:fill="auto"/>
            <w:vAlign w:val="center"/>
            <w:hideMark/>
          </w:tcPr>
          <w:p w14:paraId="1072786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Community animal health worker</w:t>
            </w:r>
          </w:p>
        </w:tc>
        <w:tc>
          <w:tcPr>
            <w:tcW w:w="511" w:type="pct"/>
            <w:tcBorders>
              <w:top w:val="single" w:sz="4" w:space="0" w:color="auto"/>
              <w:left w:val="nil"/>
              <w:bottom w:val="single" w:sz="4" w:space="0" w:color="auto"/>
              <w:right w:val="nil"/>
            </w:tcBorders>
            <w:shd w:val="clear" w:color="auto" w:fill="auto"/>
            <w:vAlign w:val="center"/>
            <w:hideMark/>
          </w:tcPr>
          <w:p w14:paraId="128227FE" w14:textId="08102A44"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644F891" w14:textId="6F3217DD"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auto" w:fill="auto"/>
            <w:vAlign w:val="center"/>
            <w:hideMark/>
          </w:tcPr>
          <w:p w14:paraId="3F009C7B" w14:textId="6FCA7D1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57FF14E" w14:textId="462D7BF3"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58EFE9" w14:textId="59F8F3B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36F8AECA" w14:textId="3EAA968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D56397F" w14:textId="315DE48E"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FE8AD3A" w14:textId="7A15ECC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5C9AF730" w14:textId="77777777" w:rsidTr="006B70E1">
        <w:tc>
          <w:tcPr>
            <w:tcW w:w="1731" w:type="pct"/>
            <w:tcBorders>
              <w:top w:val="nil"/>
              <w:left w:val="nil"/>
              <w:bottom w:val="single" w:sz="4" w:space="0" w:color="auto"/>
              <w:right w:val="nil"/>
            </w:tcBorders>
            <w:shd w:val="clear" w:color="auto" w:fill="auto"/>
            <w:vAlign w:val="center"/>
            <w:hideMark/>
          </w:tcPr>
          <w:p w14:paraId="612082C3"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Local agrovet supplier</w:t>
            </w:r>
          </w:p>
        </w:tc>
        <w:tc>
          <w:tcPr>
            <w:tcW w:w="511" w:type="pct"/>
            <w:tcBorders>
              <w:top w:val="nil"/>
              <w:left w:val="nil"/>
              <w:bottom w:val="single" w:sz="4" w:space="0" w:color="auto"/>
              <w:right w:val="nil"/>
            </w:tcBorders>
            <w:shd w:val="clear" w:color="auto" w:fill="auto"/>
            <w:vAlign w:val="center"/>
            <w:hideMark/>
          </w:tcPr>
          <w:p w14:paraId="37456A93" w14:textId="362A972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D166D47" w14:textId="1AF5271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606B41DD" w14:textId="49EA07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DCAABE8" w14:textId="32263225"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3196FC" w14:textId="7E5E78E0"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107A01C3" w14:textId="09501580"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A262DE" w14:textId="6055872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7B7ADFF" w14:textId="4C2F7B4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7A814F4" w14:textId="77777777" w:rsidTr="006B70E1">
        <w:tc>
          <w:tcPr>
            <w:tcW w:w="1731" w:type="pct"/>
            <w:tcBorders>
              <w:top w:val="nil"/>
              <w:left w:val="nil"/>
              <w:bottom w:val="single" w:sz="4" w:space="0" w:color="auto"/>
              <w:right w:val="nil"/>
            </w:tcBorders>
            <w:shd w:val="clear" w:color="auto" w:fill="auto"/>
            <w:vAlign w:val="center"/>
            <w:hideMark/>
          </w:tcPr>
          <w:p w14:paraId="4009C77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Private veterinary pharmacy</w:t>
            </w:r>
          </w:p>
        </w:tc>
        <w:tc>
          <w:tcPr>
            <w:tcW w:w="511" w:type="pct"/>
            <w:tcBorders>
              <w:top w:val="nil"/>
              <w:left w:val="nil"/>
              <w:bottom w:val="single" w:sz="4" w:space="0" w:color="auto"/>
              <w:right w:val="nil"/>
            </w:tcBorders>
            <w:shd w:val="clear" w:color="auto" w:fill="auto"/>
            <w:vAlign w:val="center"/>
            <w:hideMark/>
          </w:tcPr>
          <w:p w14:paraId="52366165" w14:textId="54981F0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B4343E0" w14:textId="6AEBA5D6"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E8F963C" w14:textId="6D45EF7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5833591" w14:textId="2F007149"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AAD73D" w14:textId="3F06DB4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61017A7" w14:textId="05162F5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2682900" w14:textId="3F24126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0F9BBD9" w14:textId="65E39AF0" w:rsidR="00C95140" w:rsidRPr="006B70E1" w:rsidRDefault="00C95140" w:rsidP="006B70E1">
            <w:pPr>
              <w:widowControl/>
              <w:spacing w:line="259" w:lineRule="auto"/>
              <w:jc w:val="center"/>
              <w:rPr>
                <w:rFonts w:eastAsia="Times New Roman" w:cs="Times New Roman"/>
                <w:sz w:val="20"/>
                <w:szCs w:val="20"/>
              </w:rPr>
            </w:pPr>
          </w:p>
        </w:tc>
      </w:tr>
      <w:tr w:rsidR="0023589F" w:rsidRPr="006B70E1" w14:paraId="7B516D2E" w14:textId="77777777" w:rsidTr="006B70E1">
        <w:tc>
          <w:tcPr>
            <w:tcW w:w="1731" w:type="pct"/>
            <w:tcBorders>
              <w:top w:val="nil"/>
              <w:left w:val="nil"/>
              <w:bottom w:val="single" w:sz="4" w:space="0" w:color="auto"/>
              <w:right w:val="nil"/>
            </w:tcBorders>
            <w:shd w:val="clear" w:color="auto" w:fill="auto"/>
            <w:vAlign w:val="center"/>
          </w:tcPr>
          <w:p w14:paraId="73ABCE95" w14:textId="7DD66BC7" w:rsidR="0023589F" w:rsidRPr="006B70E1" w:rsidRDefault="0023589F" w:rsidP="006B70E1">
            <w:pPr>
              <w:widowControl/>
              <w:spacing w:line="259" w:lineRule="auto"/>
              <w:ind w:firstLineChars="100" w:firstLine="200"/>
              <w:rPr>
                <w:rFonts w:eastAsia="Times New Roman" w:cs="Times New Roman"/>
                <w:sz w:val="20"/>
                <w:szCs w:val="20"/>
              </w:rPr>
            </w:pPr>
            <w:r>
              <w:rPr>
                <w:rFonts w:eastAsia="Times New Roman" w:cs="Times New Roman"/>
                <w:sz w:val="20"/>
                <w:szCs w:val="20"/>
              </w:rPr>
              <w:lastRenderedPageBreak/>
              <w:t>Government veterinary officer</w:t>
            </w:r>
          </w:p>
        </w:tc>
        <w:tc>
          <w:tcPr>
            <w:tcW w:w="511" w:type="pct"/>
            <w:tcBorders>
              <w:top w:val="nil"/>
              <w:left w:val="nil"/>
              <w:bottom w:val="single" w:sz="4" w:space="0" w:color="auto"/>
              <w:right w:val="nil"/>
            </w:tcBorders>
            <w:shd w:val="clear" w:color="auto" w:fill="auto"/>
            <w:vAlign w:val="center"/>
          </w:tcPr>
          <w:p w14:paraId="21210F82" w14:textId="77777777" w:rsidR="0023589F" w:rsidRPr="006B70E1" w:rsidRDefault="0023589F"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tcPr>
          <w:p w14:paraId="0C5CBEEE" w14:textId="77777777" w:rsidR="0023589F" w:rsidRPr="006B70E1" w:rsidRDefault="0023589F"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tcPr>
          <w:p w14:paraId="5D1555A0"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682B890" w14:textId="77777777" w:rsidR="0023589F" w:rsidRPr="006B70E1" w:rsidRDefault="0023589F"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tcPr>
          <w:p w14:paraId="2FEF3332" w14:textId="77777777" w:rsidR="0023589F" w:rsidRPr="006B70E1" w:rsidRDefault="0023589F"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tcPr>
          <w:p w14:paraId="068BD890" w14:textId="77777777" w:rsidR="0023589F" w:rsidRPr="006B70E1" w:rsidRDefault="0023589F"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tcPr>
          <w:p w14:paraId="3DFFC628"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861CF11" w14:textId="77777777" w:rsidR="0023589F" w:rsidRPr="006B70E1" w:rsidRDefault="0023589F" w:rsidP="006B70E1">
            <w:pPr>
              <w:widowControl/>
              <w:spacing w:line="259" w:lineRule="auto"/>
              <w:jc w:val="center"/>
              <w:rPr>
                <w:rFonts w:eastAsia="Times New Roman" w:cs="Times New Roman"/>
                <w:sz w:val="20"/>
                <w:szCs w:val="20"/>
              </w:rPr>
            </w:pPr>
          </w:p>
        </w:tc>
      </w:tr>
      <w:tr w:rsidR="00C95140" w:rsidRPr="006B70E1" w14:paraId="23277C72" w14:textId="77777777" w:rsidTr="006B70E1">
        <w:tc>
          <w:tcPr>
            <w:tcW w:w="1731" w:type="pct"/>
            <w:tcBorders>
              <w:top w:val="nil"/>
              <w:left w:val="nil"/>
              <w:bottom w:val="single" w:sz="4" w:space="0" w:color="auto"/>
              <w:right w:val="nil"/>
            </w:tcBorders>
            <w:shd w:val="clear" w:color="auto" w:fill="auto"/>
            <w:vAlign w:val="center"/>
            <w:hideMark/>
          </w:tcPr>
          <w:p w14:paraId="5638930E"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Ag extension worker</w:t>
            </w:r>
          </w:p>
        </w:tc>
        <w:tc>
          <w:tcPr>
            <w:tcW w:w="511" w:type="pct"/>
            <w:tcBorders>
              <w:top w:val="nil"/>
              <w:left w:val="nil"/>
              <w:bottom w:val="single" w:sz="4" w:space="0" w:color="auto"/>
              <w:right w:val="nil"/>
            </w:tcBorders>
            <w:shd w:val="clear" w:color="auto" w:fill="auto"/>
            <w:vAlign w:val="center"/>
            <w:hideMark/>
          </w:tcPr>
          <w:p w14:paraId="536E7130" w14:textId="67BBE3FE"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EF93293" w14:textId="2E267C50"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9162012" w14:textId="157BD84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D9373D" w14:textId="4B245BF4"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292428" w14:textId="4CE882C5"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D5CFC41" w14:textId="0EEDA553"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462EC4" w14:textId="4DEC07E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67CF749" w14:textId="72F78C25"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530F1D8" w14:textId="77777777" w:rsidTr="006B70E1">
        <w:tc>
          <w:tcPr>
            <w:tcW w:w="1731" w:type="pct"/>
            <w:tcBorders>
              <w:top w:val="nil"/>
              <w:left w:val="nil"/>
              <w:bottom w:val="single" w:sz="4" w:space="0" w:color="auto"/>
              <w:right w:val="nil"/>
            </w:tcBorders>
            <w:shd w:val="clear" w:color="auto" w:fill="auto"/>
            <w:vAlign w:val="center"/>
            <w:hideMark/>
          </w:tcPr>
          <w:p w14:paraId="3CDDDB7C"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School</w:t>
            </w:r>
          </w:p>
        </w:tc>
        <w:tc>
          <w:tcPr>
            <w:tcW w:w="511" w:type="pct"/>
            <w:tcBorders>
              <w:top w:val="nil"/>
              <w:left w:val="nil"/>
              <w:bottom w:val="single" w:sz="4" w:space="0" w:color="auto"/>
              <w:right w:val="nil"/>
            </w:tcBorders>
            <w:shd w:val="clear" w:color="auto" w:fill="auto"/>
            <w:vAlign w:val="center"/>
            <w:hideMark/>
          </w:tcPr>
          <w:p w14:paraId="2639F51F" w14:textId="1DC84AE0"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87D6E45" w14:textId="27ED285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EFC15E6" w14:textId="5031C8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E0E14F" w14:textId="20DD45D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9307BDA" w14:textId="63CD91E9"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40C201A" w14:textId="6063900D"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0387158" w14:textId="669A3EF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610606" w14:textId="466DF6A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24D66534" w14:textId="77777777" w:rsidTr="006B70E1">
        <w:tc>
          <w:tcPr>
            <w:tcW w:w="1731" w:type="pct"/>
            <w:tcBorders>
              <w:top w:val="nil"/>
              <w:left w:val="nil"/>
              <w:bottom w:val="single" w:sz="4" w:space="0" w:color="auto"/>
              <w:right w:val="nil"/>
            </w:tcBorders>
            <w:shd w:val="clear" w:color="auto" w:fill="auto"/>
            <w:vAlign w:val="center"/>
            <w:hideMark/>
          </w:tcPr>
          <w:p w14:paraId="41BAA0E5"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Radio program</w:t>
            </w:r>
          </w:p>
        </w:tc>
        <w:tc>
          <w:tcPr>
            <w:tcW w:w="511" w:type="pct"/>
            <w:tcBorders>
              <w:top w:val="nil"/>
              <w:left w:val="nil"/>
              <w:bottom w:val="single" w:sz="4" w:space="0" w:color="auto"/>
              <w:right w:val="nil"/>
            </w:tcBorders>
            <w:shd w:val="clear" w:color="auto" w:fill="auto"/>
            <w:vAlign w:val="center"/>
            <w:hideMark/>
          </w:tcPr>
          <w:p w14:paraId="2FBB383A" w14:textId="039B25C1"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C68C40A" w14:textId="7204177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A358B9A" w14:textId="2205B6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3394FDD" w14:textId="503C1C8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8B99E9D" w14:textId="2D1F18F2"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406B1E5" w14:textId="1D0CD4B5"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2FE37542" w14:textId="1048E099"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416415D" w14:textId="56DD13F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8C647C0" w14:textId="77777777" w:rsidTr="006B70E1">
        <w:tc>
          <w:tcPr>
            <w:tcW w:w="1731" w:type="pct"/>
            <w:tcBorders>
              <w:top w:val="nil"/>
              <w:left w:val="nil"/>
              <w:bottom w:val="single" w:sz="4" w:space="0" w:color="auto"/>
              <w:right w:val="nil"/>
            </w:tcBorders>
            <w:shd w:val="clear" w:color="auto" w:fill="auto"/>
            <w:vAlign w:val="center"/>
            <w:hideMark/>
          </w:tcPr>
          <w:p w14:paraId="4FF53C41"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Television</w:t>
            </w:r>
          </w:p>
        </w:tc>
        <w:tc>
          <w:tcPr>
            <w:tcW w:w="511" w:type="pct"/>
            <w:tcBorders>
              <w:top w:val="nil"/>
              <w:left w:val="nil"/>
              <w:bottom w:val="single" w:sz="4" w:space="0" w:color="auto"/>
              <w:right w:val="nil"/>
            </w:tcBorders>
            <w:shd w:val="clear" w:color="auto" w:fill="auto"/>
            <w:vAlign w:val="center"/>
            <w:hideMark/>
          </w:tcPr>
          <w:p w14:paraId="0E156494" w14:textId="7A52CD8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5C048DF" w14:textId="55A3B119"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CB87B50" w14:textId="03CDEC1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C5F7FE8" w14:textId="0DE615C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6BACAF0" w14:textId="4EDF3A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67082324" w14:textId="64C8C9D6"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E3900A2" w14:textId="05F3F4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BDA178D" w14:textId="7AFC8E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3DE5F39" w14:textId="77777777" w:rsidTr="006B70E1">
        <w:tc>
          <w:tcPr>
            <w:tcW w:w="1731" w:type="pct"/>
            <w:tcBorders>
              <w:top w:val="nil"/>
              <w:left w:val="nil"/>
              <w:bottom w:val="single" w:sz="4" w:space="0" w:color="auto"/>
              <w:right w:val="nil"/>
            </w:tcBorders>
            <w:shd w:val="clear" w:color="auto" w:fill="auto"/>
            <w:vAlign w:val="center"/>
            <w:hideMark/>
          </w:tcPr>
          <w:p w14:paraId="19BB6E3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Mobile phone messaging</w:t>
            </w:r>
          </w:p>
        </w:tc>
        <w:tc>
          <w:tcPr>
            <w:tcW w:w="511" w:type="pct"/>
            <w:tcBorders>
              <w:top w:val="nil"/>
              <w:left w:val="nil"/>
              <w:bottom w:val="single" w:sz="4" w:space="0" w:color="auto"/>
              <w:right w:val="nil"/>
            </w:tcBorders>
            <w:shd w:val="clear" w:color="auto" w:fill="auto"/>
            <w:vAlign w:val="center"/>
            <w:hideMark/>
          </w:tcPr>
          <w:p w14:paraId="467EEE52" w14:textId="45FFC8F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899330" w14:textId="00CD418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EE05248" w14:textId="5D57F923"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EC176B1" w14:textId="12FDA1C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3124F" w14:textId="27347ACE"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E122868" w14:textId="2358020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A4F11A" w14:textId="0253CF6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7C24BB0" w14:textId="64481647"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5EDE19A" w14:textId="77777777" w:rsidTr="006B70E1">
        <w:tc>
          <w:tcPr>
            <w:tcW w:w="1731" w:type="pct"/>
            <w:tcBorders>
              <w:top w:val="nil"/>
              <w:left w:val="nil"/>
              <w:bottom w:val="single" w:sz="4" w:space="0" w:color="auto"/>
              <w:right w:val="nil"/>
            </w:tcBorders>
            <w:shd w:val="clear" w:color="auto" w:fill="auto"/>
            <w:vAlign w:val="center"/>
            <w:hideMark/>
          </w:tcPr>
          <w:p w14:paraId="64F8081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Internet</w:t>
            </w:r>
          </w:p>
        </w:tc>
        <w:tc>
          <w:tcPr>
            <w:tcW w:w="511" w:type="pct"/>
            <w:tcBorders>
              <w:top w:val="nil"/>
              <w:left w:val="nil"/>
              <w:bottom w:val="single" w:sz="4" w:space="0" w:color="auto"/>
              <w:right w:val="nil"/>
            </w:tcBorders>
            <w:shd w:val="clear" w:color="auto" w:fill="auto"/>
            <w:vAlign w:val="center"/>
            <w:hideMark/>
          </w:tcPr>
          <w:p w14:paraId="1A5A3F68" w14:textId="3C8B91A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33F3A59" w14:textId="515FF881"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7BAE1955" w14:textId="69CD4D3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10ECA23" w14:textId="04184DD1"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F6D8F16" w14:textId="336DF0B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91707D2" w14:textId="1BB77EC2"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0393F269" w14:textId="6986A4C0"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76801" w14:textId="6D6B5681"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3412A13F" w14:textId="77777777" w:rsidTr="006B70E1">
        <w:tc>
          <w:tcPr>
            <w:tcW w:w="1731" w:type="pct"/>
            <w:tcBorders>
              <w:top w:val="nil"/>
              <w:left w:val="nil"/>
              <w:bottom w:val="single" w:sz="4" w:space="0" w:color="auto"/>
              <w:right w:val="nil"/>
            </w:tcBorders>
            <w:shd w:val="clear" w:color="auto" w:fill="auto"/>
            <w:vAlign w:val="center"/>
            <w:hideMark/>
          </w:tcPr>
          <w:p w14:paraId="51F4B8B8" w14:textId="48CC9C8B"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11" w:type="pct"/>
            <w:tcBorders>
              <w:top w:val="nil"/>
              <w:left w:val="nil"/>
              <w:bottom w:val="single" w:sz="4" w:space="0" w:color="auto"/>
              <w:right w:val="nil"/>
            </w:tcBorders>
            <w:shd w:val="clear" w:color="auto" w:fill="auto"/>
            <w:vAlign w:val="center"/>
            <w:hideMark/>
          </w:tcPr>
          <w:p w14:paraId="345F5AA3" w14:textId="49E27D43"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924F95A" w14:textId="10EC4A7C"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A7EDF3E" w14:textId="53F2340A"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47166D" w14:textId="0DC337E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23449B0" w14:textId="154566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4AFBA29A" w14:textId="226E89F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299DA98" w14:textId="05AFC7F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363BB3B" w14:textId="4396EC2D" w:rsidR="00C95140" w:rsidRPr="006B70E1" w:rsidRDefault="00C95140" w:rsidP="006B70E1">
            <w:pPr>
              <w:widowControl/>
              <w:spacing w:line="259" w:lineRule="auto"/>
              <w:jc w:val="center"/>
              <w:rPr>
                <w:rFonts w:eastAsia="Times New Roman" w:cs="Times New Roman"/>
                <w:sz w:val="20"/>
                <w:szCs w:val="20"/>
              </w:rPr>
            </w:pPr>
          </w:p>
        </w:tc>
      </w:tr>
    </w:tbl>
    <w:p w14:paraId="49C0CD6C" w14:textId="038218A8" w:rsidR="00C95140" w:rsidRPr="0087225D" w:rsidRDefault="00C95140" w:rsidP="00483879">
      <w:pPr>
        <w:pStyle w:val="BodyText1"/>
        <w:spacing w:after="0"/>
        <w:ind w:left="86" w:hanging="86"/>
        <w:rPr>
          <w:sz w:val="16"/>
        </w:rPr>
      </w:pPr>
      <w:commentRangeStart w:id="924"/>
      <w:r w:rsidRPr="0087225D">
        <w:rPr>
          <w:sz w:val="16"/>
        </w:rPr>
        <w:t>^ Results not statistically reliable, n&lt;30  </w:t>
      </w:r>
      <w:commentRangeEnd w:id="924"/>
      <w:r>
        <w:rPr>
          <w:rStyle w:val="CommentReference"/>
          <w:rFonts w:eastAsia="Arial" w:cs="Arial"/>
          <w:color w:val="000000"/>
        </w:rPr>
        <w:commentReference w:id="924"/>
      </w:r>
    </w:p>
    <w:p w14:paraId="0495726B" w14:textId="24620AAC" w:rsidR="00C95140" w:rsidRDefault="00C95140" w:rsidP="00483879">
      <w:pPr>
        <w:pStyle w:val="BodyText1"/>
        <w:spacing w:after="0"/>
        <w:ind w:left="86" w:hanging="86"/>
        <w:rPr>
          <w:sz w:val="16"/>
        </w:rPr>
      </w:pPr>
      <w:commentRangeStart w:id="92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25"/>
      <w:r>
        <w:rPr>
          <w:rStyle w:val="CommentReference"/>
          <w:rFonts w:eastAsia="Arial" w:cs="Arial"/>
          <w:color w:val="000000"/>
        </w:rPr>
        <w:commentReference w:id="925"/>
      </w:r>
    </w:p>
    <w:p w14:paraId="74531F9A" w14:textId="01574C4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F041A5" w14:textId="37CCD5DE"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3132398"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7B8B527" w14:textId="3AD0FC57" w:rsidR="00C95140" w:rsidRDefault="005C4E8E" w:rsidP="006B70E1">
      <w:pPr>
        <w:pStyle w:val="BodyText1"/>
        <w:rPr>
          <w:highlight w:val="yellow"/>
        </w:rPr>
      </w:pPr>
      <w:r>
        <w:t>Dairy farm</w:t>
      </w:r>
      <w:r w:rsidR="00C95140">
        <w:t xml:space="preserve">ers may make key production decisions alone, together with their partner or spouse, or together with others. However, they may instead rely on their partner or spouse or others to make such decisions. </w:t>
      </w:r>
      <w:r w:rsidR="00C95140" w:rsidRPr="00987BEC">
        <w:rPr>
          <w:b/>
        </w:rPr>
        <w:t xml:space="preserve">Table </w:t>
      </w:r>
      <w:r w:rsidR="00C95140">
        <w:rPr>
          <w:b/>
        </w:rPr>
        <w:t>7</w:t>
      </w:r>
      <w:r w:rsidR="00C95140" w:rsidRPr="00987BEC">
        <w:rPr>
          <w:b/>
        </w:rPr>
        <w:t>.</w:t>
      </w:r>
      <w:r w:rsidR="00C95140">
        <w:rPr>
          <w:b/>
        </w:rPr>
        <w:t>3.20</w:t>
      </w:r>
      <w:r w:rsidR="00C95140">
        <w:t xml:space="preserve"> presents the percent distribution of </w:t>
      </w:r>
      <w:r>
        <w:t>dairy farm</w:t>
      </w:r>
      <w:r w:rsidR="00C95140">
        <w:t xml:space="preserve">ers by who made key production decisions—that is, which bulls to breed with dairy cows, which vaccinations to give dairy cows, and when to sell dairy cows. </w:t>
      </w:r>
      <w:r w:rsidR="00C95140" w:rsidRPr="00F630D3">
        <w:rPr>
          <w:highlight w:val="yellow"/>
        </w:rPr>
        <w:t xml:space="preserve">[Discuss findings. </w:t>
      </w:r>
      <w:r w:rsidR="00C95140">
        <w:rPr>
          <w:highlight w:val="yellow"/>
        </w:rPr>
        <w:t>Were any differences found between male and female farmers? Among the three production decisions?]</w:t>
      </w:r>
    </w:p>
    <w:p w14:paraId="540A4BD2" w14:textId="77777777" w:rsidR="00C95140" w:rsidRPr="005845A8" w:rsidRDefault="00C95140" w:rsidP="006B70E1">
      <w:pPr>
        <w:pStyle w:val="Tabletitle"/>
      </w:pPr>
      <w:bookmarkStart w:id="926" w:name="_Toc63673146"/>
      <w:r>
        <w:t>Table 7.3.2</w:t>
      </w:r>
      <w:r w:rsidRPr="005845A8">
        <w:t>0</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Dairy Cow P</w:t>
      </w:r>
      <w:r w:rsidRPr="005845A8">
        <w:t xml:space="preserve">roduction </w:t>
      </w:r>
      <w:r>
        <w:t>D</w:t>
      </w:r>
      <w:r w:rsidRPr="005845A8">
        <w:t xml:space="preserve">ecisions in the ZOI, by </w:t>
      </w:r>
      <w:r>
        <w:t>F</w:t>
      </w:r>
      <w:r w:rsidRPr="005845A8">
        <w:t>armer</w:t>
      </w:r>
      <w:r>
        <w:t>s’ Sex</w:t>
      </w:r>
      <w:bookmarkEnd w:id="926"/>
    </w:p>
    <w:tbl>
      <w:tblPr>
        <w:tblW w:w="9585" w:type="dxa"/>
        <w:tblInd w:w="15" w:type="dxa"/>
        <w:tblLayout w:type="fixed"/>
        <w:tblCellMar>
          <w:left w:w="0" w:type="dxa"/>
          <w:right w:w="0" w:type="dxa"/>
        </w:tblCellMar>
        <w:tblLook w:val="04A0" w:firstRow="1" w:lastRow="0" w:firstColumn="1" w:lastColumn="0" w:noHBand="0" w:noVBand="1"/>
      </w:tblPr>
      <w:tblGrid>
        <w:gridCol w:w="2805"/>
        <w:gridCol w:w="810"/>
        <w:gridCol w:w="1140"/>
        <w:gridCol w:w="480"/>
        <w:gridCol w:w="180"/>
        <w:gridCol w:w="800"/>
        <w:gridCol w:w="810"/>
        <w:gridCol w:w="450"/>
        <w:gridCol w:w="190"/>
        <w:gridCol w:w="750"/>
        <w:gridCol w:w="720"/>
        <w:gridCol w:w="450"/>
      </w:tblGrid>
      <w:tr w:rsidR="001B7A91" w14:paraId="4061069A" w14:textId="77777777" w:rsidTr="001B7A91">
        <w:trPr>
          <w:trHeight w:val="259"/>
        </w:trPr>
        <w:tc>
          <w:tcPr>
            <w:tcW w:w="2805" w:type="dxa"/>
            <w:vMerge w:val="restart"/>
            <w:tcBorders>
              <w:top w:val="single" w:sz="4" w:space="0" w:color="auto"/>
              <w:left w:val="nil"/>
              <w:bottom w:val="single" w:sz="4" w:space="0" w:color="000000"/>
              <w:right w:val="nil"/>
            </w:tcBorders>
            <w:shd w:val="clear" w:color="000000" w:fill="387990"/>
            <w:noWrap/>
            <w:tcMar>
              <w:top w:w="15" w:type="dxa"/>
              <w:left w:w="15" w:type="dxa"/>
              <w:bottom w:w="0" w:type="dxa"/>
              <w:right w:w="15" w:type="dxa"/>
            </w:tcMar>
            <w:vAlign w:val="bottom"/>
            <w:hideMark/>
          </w:tcPr>
          <w:p w14:paraId="41AD08D5" w14:textId="77777777" w:rsidR="00962EE2" w:rsidRDefault="00962EE2">
            <w:pPr>
              <w:widowControl/>
              <w:spacing w:line="240" w:lineRule="auto"/>
              <w:rPr>
                <w:rFonts w:eastAsia="Times New Roman" w:cs="Times New Roman"/>
                <w:b/>
                <w:bCs/>
                <w:color w:val="FFFFFF"/>
                <w:sz w:val="20"/>
                <w:szCs w:val="20"/>
              </w:rPr>
            </w:pPr>
            <w:r>
              <w:rPr>
                <w:b/>
                <w:bCs/>
                <w:color w:val="FFFFFF"/>
                <w:sz w:val="20"/>
                <w:szCs w:val="20"/>
              </w:rPr>
              <w:t>Decisionmakers</w:t>
            </w:r>
          </w:p>
        </w:tc>
        <w:tc>
          <w:tcPr>
            <w:tcW w:w="2430" w:type="dxa"/>
            <w:gridSpan w:val="3"/>
            <w:tcBorders>
              <w:top w:val="single" w:sz="4" w:space="0" w:color="auto"/>
              <w:left w:val="nil"/>
              <w:bottom w:val="single" w:sz="4" w:space="0" w:color="FFFFFF"/>
              <w:right w:val="nil"/>
            </w:tcBorders>
            <w:shd w:val="clear" w:color="000000" w:fill="387990"/>
            <w:tcMar>
              <w:top w:w="15" w:type="dxa"/>
              <w:left w:w="15" w:type="dxa"/>
              <w:bottom w:w="0" w:type="dxa"/>
              <w:right w:w="15" w:type="dxa"/>
            </w:tcMar>
            <w:vAlign w:val="center"/>
            <w:hideMark/>
          </w:tcPr>
          <w:p w14:paraId="2638A235" w14:textId="77777777" w:rsidR="00962EE2" w:rsidRDefault="00962EE2">
            <w:pPr>
              <w:jc w:val="center"/>
              <w:rPr>
                <w:b/>
                <w:bCs/>
                <w:color w:val="FFFFFF"/>
                <w:sz w:val="20"/>
                <w:szCs w:val="20"/>
              </w:rPr>
            </w:pPr>
            <w:r>
              <w:rPr>
                <w:b/>
                <w:bCs/>
                <w:color w:val="FFFFFF"/>
                <w:sz w:val="20"/>
                <w:szCs w:val="20"/>
              </w:rPr>
              <w:t xml:space="preserve">Which bulls to </w:t>
            </w:r>
            <w:r>
              <w:rPr>
                <w:b/>
                <w:bCs/>
                <w:color w:val="FFFFFF"/>
                <w:sz w:val="20"/>
                <w:szCs w:val="20"/>
              </w:rPr>
              <w:br/>
              <w:t>breed</w:t>
            </w:r>
          </w:p>
        </w:tc>
        <w:tc>
          <w:tcPr>
            <w:tcW w:w="180" w:type="dxa"/>
            <w:vMerge w:val="restart"/>
            <w:tcBorders>
              <w:top w:val="single" w:sz="4" w:space="0" w:color="auto"/>
              <w:left w:val="nil"/>
              <w:bottom w:val="single" w:sz="4" w:space="0" w:color="000000"/>
              <w:right w:val="nil"/>
            </w:tcBorders>
            <w:shd w:val="clear" w:color="000000" w:fill="387990"/>
            <w:tcMar>
              <w:top w:w="15" w:type="dxa"/>
              <w:left w:w="15" w:type="dxa"/>
              <w:bottom w:w="0" w:type="dxa"/>
              <w:right w:w="15" w:type="dxa"/>
            </w:tcMar>
            <w:vAlign w:val="center"/>
            <w:hideMark/>
          </w:tcPr>
          <w:p w14:paraId="65B38206" w14:textId="77777777" w:rsidR="00962EE2" w:rsidRDefault="00962EE2">
            <w:pPr>
              <w:jc w:val="center"/>
              <w:rPr>
                <w:b/>
                <w:bCs/>
                <w:color w:val="FFFFFF"/>
                <w:sz w:val="20"/>
                <w:szCs w:val="20"/>
              </w:rPr>
            </w:pPr>
            <w:r>
              <w:rPr>
                <w:b/>
                <w:bCs/>
                <w:color w:val="FFFFFF"/>
                <w:sz w:val="20"/>
                <w:szCs w:val="20"/>
              </w:rPr>
              <w:t> </w:t>
            </w:r>
          </w:p>
        </w:tc>
        <w:tc>
          <w:tcPr>
            <w:tcW w:w="2060" w:type="dxa"/>
            <w:gridSpan w:val="3"/>
            <w:tcBorders>
              <w:top w:val="single" w:sz="4" w:space="0" w:color="auto"/>
              <w:left w:val="nil"/>
              <w:bottom w:val="single" w:sz="4" w:space="0" w:color="FFFFFF"/>
              <w:right w:val="nil"/>
            </w:tcBorders>
            <w:shd w:val="clear" w:color="000000" w:fill="387990"/>
            <w:tcMar>
              <w:top w:w="15" w:type="dxa"/>
              <w:left w:w="15" w:type="dxa"/>
              <w:bottom w:w="0" w:type="dxa"/>
              <w:right w:w="15" w:type="dxa"/>
            </w:tcMar>
            <w:vAlign w:val="center"/>
            <w:hideMark/>
          </w:tcPr>
          <w:p w14:paraId="329017EB" w14:textId="77777777" w:rsidR="00962EE2" w:rsidRDefault="00962EE2">
            <w:pPr>
              <w:jc w:val="center"/>
              <w:rPr>
                <w:b/>
                <w:bCs/>
                <w:color w:val="FFFFFF"/>
                <w:sz w:val="20"/>
                <w:szCs w:val="20"/>
              </w:rPr>
            </w:pPr>
            <w:r>
              <w:rPr>
                <w:b/>
                <w:bCs/>
                <w:color w:val="FFFFFF"/>
                <w:sz w:val="20"/>
                <w:szCs w:val="20"/>
              </w:rPr>
              <w:t>Which vaccinations to give</w:t>
            </w:r>
          </w:p>
        </w:tc>
        <w:tc>
          <w:tcPr>
            <w:tcW w:w="190" w:type="dxa"/>
            <w:vMerge w:val="restart"/>
            <w:tcBorders>
              <w:top w:val="single" w:sz="4" w:space="0" w:color="auto"/>
              <w:left w:val="nil"/>
              <w:bottom w:val="single" w:sz="4" w:space="0" w:color="000000"/>
              <w:right w:val="nil"/>
            </w:tcBorders>
            <w:shd w:val="clear" w:color="000000" w:fill="387990"/>
            <w:tcMar>
              <w:top w:w="15" w:type="dxa"/>
              <w:left w:w="15" w:type="dxa"/>
              <w:bottom w:w="0" w:type="dxa"/>
              <w:right w:w="15" w:type="dxa"/>
            </w:tcMar>
            <w:vAlign w:val="center"/>
            <w:hideMark/>
          </w:tcPr>
          <w:p w14:paraId="5CF24FE3" w14:textId="77777777" w:rsidR="00962EE2" w:rsidRDefault="00962EE2">
            <w:pPr>
              <w:jc w:val="center"/>
              <w:rPr>
                <w:b/>
                <w:bCs/>
                <w:color w:val="FFFFFF"/>
                <w:sz w:val="20"/>
                <w:szCs w:val="20"/>
              </w:rPr>
            </w:pPr>
            <w:r>
              <w:rPr>
                <w:b/>
                <w:bCs/>
                <w:color w:val="FFFFFF"/>
                <w:sz w:val="20"/>
                <w:szCs w:val="20"/>
              </w:rPr>
              <w:t> </w:t>
            </w:r>
          </w:p>
        </w:tc>
        <w:tc>
          <w:tcPr>
            <w:tcW w:w="1920" w:type="dxa"/>
            <w:gridSpan w:val="3"/>
            <w:tcBorders>
              <w:top w:val="single" w:sz="4" w:space="0" w:color="auto"/>
              <w:left w:val="nil"/>
              <w:bottom w:val="single" w:sz="4" w:space="0" w:color="FFFFFF"/>
              <w:right w:val="nil"/>
            </w:tcBorders>
            <w:shd w:val="clear" w:color="000000" w:fill="387990"/>
            <w:tcMar>
              <w:top w:w="15" w:type="dxa"/>
              <w:left w:w="15" w:type="dxa"/>
              <w:bottom w:w="0" w:type="dxa"/>
              <w:right w:w="15" w:type="dxa"/>
            </w:tcMar>
            <w:vAlign w:val="center"/>
            <w:hideMark/>
          </w:tcPr>
          <w:p w14:paraId="56EF962C" w14:textId="77777777" w:rsidR="00962EE2" w:rsidRDefault="00962EE2">
            <w:pPr>
              <w:jc w:val="center"/>
              <w:rPr>
                <w:b/>
                <w:bCs/>
                <w:color w:val="FFFFFF"/>
                <w:sz w:val="20"/>
                <w:szCs w:val="20"/>
              </w:rPr>
            </w:pPr>
            <w:r>
              <w:rPr>
                <w:b/>
                <w:bCs/>
                <w:color w:val="FFFFFF"/>
                <w:sz w:val="20"/>
                <w:szCs w:val="20"/>
              </w:rPr>
              <w:t>When to sell dairy cows</w:t>
            </w:r>
          </w:p>
        </w:tc>
      </w:tr>
      <w:tr w:rsidR="00962EE2" w14:paraId="3DE4F53E" w14:textId="77777777" w:rsidTr="001B7A91">
        <w:trPr>
          <w:trHeight w:val="259"/>
        </w:trPr>
        <w:tc>
          <w:tcPr>
            <w:tcW w:w="2805" w:type="dxa"/>
            <w:vMerge/>
            <w:tcBorders>
              <w:top w:val="single" w:sz="4" w:space="0" w:color="auto"/>
              <w:left w:val="nil"/>
              <w:bottom w:val="single" w:sz="4" w:space="0" w:color="000000"/>
              <w:right w:val="nil"/>
            </w:tcBorders>
            <w:vAlign w:val="center"/>
            <w:hideMark/>
          </w:tcPr>
          <w:p w14:paraId="65471C02" w14:textId="77777777" w:rsidR="00962EE2" w:rsidRDefault="00962EE2">
            <w:pPr>
              <w:rPr>
                <w:b/>
                <w:bCs/>
                <w:color w:val="FFFFFF"/>
                <w:sz w:val="20"/>
                <w:szCs w:val="20"/>
              </w:rPr>
            </w:pPr>
          </w:p>
        </w:tc>
        <w:tc>
          <w:tcPr>
            <w:tcW w:w="810" w:type="dxa"/>
            <w:tcBorders>
              <w:top w:val="nil"/>
              <w:left w:val="nil"/>
              <w:bottom w:val="single" w:sz="4" w:space="0" w:color="auto"/>
              <w:right w:val="nil"/>
            </w:tcBorders>
            <w:shd w:val="clear" w:color="000000" w:fill="387990"/>
            <w:tcMar>
              <w:top w:w="15" w:type="dxa"/>
              <w:left w:w="15" w:type="dxa"/>
              <w:bottom w:w="0" w:type="dxa"/>
              <w:right w:w="15" w:type="dxa"/>
            </w:tcMar>
            <w:vAlign w:val="center"/>
            <w:hideMark/>
          </w:tcPr>
          <w:p w14:paraId="740A5F4D" w14:textId="77777777" w:rsidR="00962EE2" w:rsidRDefault="00962EE2">
            <w:pPr>
              <w:jc w:val="center"/>
              <w:rPr>
                <w:b/>
                <w:bCs/>
                <w:color w:val="FFFFFF"/>
                <w:sz w:val="20"/>
                <w:szCs w:val="20"/>
              </w:rPr>
            </w:pPr>
            <w:r>
              <w:rPr>
                <w:b/>
                <w:bCs/>
                <w:color w:val="FFFFFF"/>
                <w:sz w:val="20"/>
                <w:szCs w:val="20"/>
              </w:rPr>
              <w:t>Female</w:t>
            </w:r>
            <w:r>
              <w:rPr>
                <w:b/>
                <w:bCs/>
                <w:color w:val="FFFFFF"/>
                <w:sz w:val="20"/>
                <w:szCs w:val="20"/>
              </w:rPr>
              <w:br/>
              <w:t>(%)</w:t>
            </w:r>
          </w:p>
        </w:tc>
        <w:tc>
          <w:tcPr>
            <w:tcW w:w="114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4CF7005D" w14:textId="77777777" w:rsidR="00962EE2" w:rsidRDefault="00962EE2" w:rsidP="00962EE2">
            <w:pPr>
              <w:jc w:val="center"/>
              <w:rPr>
                <w:b/>
                <w:bCs/>
                <w:color w:val="FFFFFF"/>
                <w:sz w:val="20"/>
                <w:szCs w:val="20"/>
              </w:rPr>
            </w:pPr>
            <w:r>
              <w:rPr>
                <w:b/>
                <w:bCs/>
                <w:color w:val="FFFFFF"/>
                <w:sz w:val="20"/>
                <w:szCs w:val="20"/>
              </w:rPr>
              <w:t>Male</w:t>
            </w:r>
            <w:r>
              <w:rPr>
                <w:b/>
                <w:bCs/>
                <w:color w:val="FFFFFF"/>
                <w:sz w:val="20"/>
                <w:szCs w:val="20"/>
              </w:rPr>
              <w:br/>
              <w:t>(%)</w:t>
            </w:r>
          </w:p>
        </w:tc>
        <w:tc>
          <w:tcPr>
            <w:tcW w:w="48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3AD5BF23" w14:textId="77777777" w:rsidR="00962EE2" w:rsidRDefault="00962EE2" w:rsidP="00962EE2">
            <w:pPr>
              <w:jc w:val="center"/>
              <w:rPr>
                <w:b/>
                <w:bCs/>
                <w:color w:val="FFFFFF"/>
                <w:sz w:val="20"/>
                <w:szCs w:val="20"/>
              </w:rPr>
            </w:pPr>
            <w:r>
              <w:rPr>
                <w:b/>
                <w:bCs/>
                <w:color w:val="FFFFFF"/>
                <w:sz w:val="20"/>
                <w:szCs w:val="20"/>
              </w:rPr>
              <w:t>Sig.</w:t>
            </w:r>
            <w:r>
              <w:rPr>
                <w:b/>
                <w:bCs/>
                <w:color w:val="FFFFFF"/>
                <w:sz w:val="20"/>
                <w:szCs w:val="20"/>
                <w:vertAlign w:val="superscript"/>
              </w:rPr>
              <w:t>a</w:t>
            </w:r>
          </w:p>
        </w:tc>
        <w:tc>
          <w:tcPr>
            <w:tcW w:w="180" w:type="dxa"/>
            <w:vMerge/>
            <w:tcBorders>
              <w:top w:val="single" w:sz="4" w:space="0" w:color="auto"/>
              <w:left w:val="nil"/>
              <w:bottom w:val="single" w:sz="4" w:space="0" w:color="000000"/>
              <w:right w:val="nil"/>
            </w:tcBorders>
            <w:vAlign w:val="bottom"/>
            <w:hideMark/>
          </w:tcPr>
          <w:p w14:paraId="351262E7" w14:textId="77777777" w:rsidR="00962EE2" w:rsidRDefault="00962EE2" w:rsidP="00962EE2">
            <w:pPr>
              <w:jc w:val="center"/>
              <w:rPr>
                <w:b/>
                <w:bCs/>
                <w:color w:val="FFFFFF"/>
                <w:sz w:val="20"/>
                <w:szCs w:val="20"/>
              </w:rPr>
            </w:pPr>
          </w:p>
        </w:tc>
        <w:tc>
          <w:tcPr>
            <w:tcW w:w="80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1D6912CF" w14:textId="77777777" w:rsidR="00962EE2" w:rsidRDefault="00962EE2" w:rsidP="00962EE2">
            <w:pPr>
              <w:jc w:val="center"/>
              <w:rPr>
                <w:b/>
                <w:bCs/>
                <w:color w:val="FFFFFF"/>
                <w:sz w:val="20"/>
                <w:szCs w:val="20"/>
              </w:rPr>
            </w:pPr>
            <w:r>
              <w:rPr>
                <w:b/>
                <w:bCs/>
                <w:color w:val="FFFFFF"/>
                <w:sz w:val="20"/>
                <w:szCs w:val="20"/>
              </w:rPr>
              <w:t>Female</w:t>
            </w:r>
            <w:r>
              <w:rPr>
                <w:b/>
                <w:bCs/>
                <w:color w:val="FFFFFF"/>
                <w:sz w:val="20"/>
                <w:szCs w:val="20"/>
              </w:rPr>
              <w:br/>
              <w:t>(%)</w:t>
            </w:r>
          </w:p>
        </w:tc>
        <w:tc>
          <w:tcPr>
            <w:tcW w:w="81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63034F56" w14:textId="77777777" w:rsidR="00962EE2" w:rsidRDefault="00962EE2" w:rsidP="00962EE2">
            <w:pPr>
              <w:jc w:val="center"/>
              <w:rPr>
                <w:b/>
                <w:bCs/>
                <w:color w:val="FFFFFF"/>
                <w:sz w:val="20"/>
                <w:szCs w:val="20"/>
              </w:rPr>
            </w:pPr>
            <w:r>
              <w:rPr>
                <w:b/>
                <w:bCs/>
                <w:color w:val="FFFFFF"/>
                <w:sz w:val="20"/>
                <w:szCs w:val="20"/>
              </w:rPr>
              <w:t>Male</w:t>
            </w:r>
            <w:r>
              <w:rPr>
                <w:b/>
                <w:bCs/>
                <w:color w:val="FFFFFF"/>
                <w:sz w:val="20"/>
                <w:szCs w:val="20"/>
              </w:rPr>
              <w:br/>
              <w:t>(%)</w:t>
            </w:r>
          </w:p>
        </w:tc>
        <w:tc>
          <w:tcPr>
            <w:tcW w:w="45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110782AB" w14:textId="77777777" w:rsidR="00962EE2" w:rsidRDefault="00962EE2" w:rsidP="00962EE2">
            <w:pPr>
              <w:jc w:val="center"/>
              <w:rPr>
                <w:b/>
                <w:bCs/>
                <w:color w:val="FFFFFF"/>
                <w:sz w:val="20"/>
                <w:szCs w:val="20"/>
              </w:rPr>
            </w:pPr>
            <w:r>
              <w:rPr>
                <w:b/>
                <w:bCs/>
                <w:color w:val="FFFFFF"/>
                <w:sz w:val="20"/>
                <w:szCs w:val="20"/>
              </w:rPr>
              <w:t>Sig.</w:t>
            </w:r>
            <w:r>
              <w:rPr>
                <w:b/>
                <w:bCs/>
                <w:color w:val="FFFFFF"/>
                <w:sz w:val="20"/>
                <w:szCs w:val="20"/>
                <w:vertAlign w:val="superscript"/>
              </w:rPr>
              <w:t>a</w:t>
            </w:r>
          </w:p>
        </w:tc>
        <w:tc>
          <w:tcPr>
            <w:tcW w:w="190" w:type="dxa"/>
            <w:vMerge/>
            <w:tcBorders>
              <w:top w:val="single" w:sz="4" w:space="0" w:color="auto"/>
              <w:left w:val="nil"/>
              <w:bottom w:val="single" w:sz="4" w:space="0" w:color="000000"/>
              <w:right w:val="nil"/>
            </w:tcBorders>
            <w:vAlign w:val="bottom"/>
            <w:hideMark/>
          </w:tcPr>
          <w:p w14:paraId="682C873A" w14:textId="77777777" w:rsidR="00962EE2" w:rsidRDefault="00962EE2" w:rsidP="00962EE2">
            <w:pPr>
              <w:jc w:val="center"/>
              <w:rPr>
                <w:b/>
                <w:bCs/>
                <w:color w:val="FFFFFF"/>
                <w:sz w:val="20"/>
                <w:szCs w:val="20"/>
              </w:rPr>
            </w:pPr>
          </w:p>
        </w:tc>
        <w:tc>
          <w:tcPr>
            <w:tcW w:w="75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0F4CA340" w14:textId="77777777" w:rsidR="00962EE2" w:rsidRDefault="00962EE2" w:rsidP="00962EE2">
            <w:pPr>
              <w:jc w:val="center"/>
              <w:rPr>
                <w:b/>
                <w:bCs/>
                <w:color w:val="FFFFFF"/>
                <w:sz w:val="20"/>
                <w:szCs w:val="20"/>
              </w:rPr>
            </w:pPr>
            <w:r>
              <w:rPr>
                <w:b/>
                <w:bCs/>
                <w:color w:val="FFFFFF"/>
                <w:sz w:val="20"/>
                <w:szCs w:val="20"/>
              </w:rPr>
              <w:t>Female</w:t>
            </w:r>
            <w:r>
              <w:rPr>
                <w:b/>
                <w:bCs/>
                <w:color w:val="FFFFFF"/>
                <w:sz w:val="20"/>
                <w:szCs w:val="20"/>
              </w:rPr>
              <w:br/>
              <w:t>(%)</w:t>
            </w:r>
          </w:p>
        </w:tc>
        <w:tc>
          <w:tcPr>
            <w:tcW w:w="72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0A1F864D" w14:textId="77777777" w:rsidR="00962EE2" w:rsidRDefault="00962EE2" w:rsidP="00962EE2">
            <w:pPr>
              <w:jc w:val="center"/>
              <w:rPr>
                <w:b/>
                <w:bCs/>
                <w:color w:val="FFFFFF"/>
                <w:sz w:val="20"/>
                <w:szCs w:val="20"/>
              </w:rPr>
            </w:pPr>
            <w:r>
              <w:rPr>
                <w:b/>
                <w:bCs/>
                <w:color w:val="FFFFFF"/>
                <w:sz w:val="20"/>
                <w:szCs w:val="20"/>
              </w:rPr>
              <w:t>Male</w:t>
            </w:r>
            <w:r>
              <w:rPr>
                <w:b/>
                <w:bCs/>
                <w:color w:val="FFFFFF"/>
                <w:sz w:val="20"/>
                <w:szCs w:val="20"/>
              </w:rPr>
              <w:br/>
              <w:t>(%)</w:t>
            </w:r>
          </w:p>
        </w:tc>
        <w:tc>
          <w:tcPr>
            <w:tcW w:w="45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766FE65A" w14:textId="77777777" w:rsidR="00962EE2" w:rsidRDefault="00962EE2" w:rsidP="00962EE2">
            <w:pPr>
              <w:jc w:val="center"/>
              <w:rPr>
                <w:b/>
                <w:bCs/>
                <w:color w:val="FFFFFF"/>
                <w:sz w:val="20"/>
                <w:szCs w:val="20"/>
              </w:rPr>
            </w:pPr>
            <w:r>
              <w:rPr>
                <w:b/>
                <w:bCs/>
                <w:color w:val="FFFFFF"/>
                <w:sz w:val="20"/>
                <w:szCs w:val="20"/>
              </w:rPr>
              <w:t>Sig.</w:t>
            </w:r>
            <w:r>
              <w:rPr>
                <w:b/>
                <w:bCs/>
                <w:color w:val="FFFFFF"/>
                <w:sz w:val="20"/>
                <w:szCs w:val="20"/>
                <w:vertAlign w:val="superscript"/>
              </w:rPr>
              <w:t>a</w:t>
            </w:r>
          </w:p>
        </w:tc>
      </w:tr>
      <w:tr w:rsidR="00962EE2" w14:paraId="78EB95E7" w14:textId="77777777" w:rsidTr="001B7A91">
        <w:trPr>
          <w:trHeight w:val="259"/>
        </w:trPr>
        <w:tc>
          <w:tcPr>
            <w:tcW w:w="2805" w:type="dxa"/>
            <w:tcBorders>
              <w:top w:val="single" w:sz="4" w:space="0" w:color="auto"/>
              <w:left w:val="nil"/>
              <w:bottom w:val="single" w:sz="4" w:space="0" w:color="auto"/>
              <w:right w:val="nil"/>
            </w:tcBorders>
            <w:shd w:val="clear" w:color="auto" w:fill="auto"/>
            <w:tcMar>
              <w:top w:w="15" w:type="dxa"/>
              <w:left w:w="180" w:type="dxa"/>
              <w:bottom w:w="0" w:type="dxa"/>
              <w:right w:w="15" w:type="dxa"/>
            </w:tcMar>
            <w:vAlign w:val="center"/>
            <w:hideMark/>
          </w:tcPr>
          <w:p w14:paraId="3A05BBA1" w14:textId="77777777" w:rsidR="00962EE2" w:rsidRDefault="00962EE2" w:rsidP="001B7A91">
            <w:pPr>
              <w:ind w:left="-183"/>
              <w:rPr>
                <w:sz w:val="20"/>
                <w:szCs w:val="20"/>
              </w:rPr>
            </w:pPr>
            <w:r>
              <w:rPr>
                <w:sz w:val="20"/>
                <w:szCs w:val="20"/>
              </w:rPr>
              <w:t>Self alone</w:t>
            </w:r>
          </w:p>
        </w:tc>
        <w:tc>
          <w:tcPr>
            <w:tcW w:w="81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08FBF04D" w14:textId="77777777" w:rsidR="00962EE2" w:rsidRDefault="00962EE2">
            <w:pPr>
              <w:rPr>
                <w:sz w:val="20"/>
                <w:szCs w:val="20"/>
              </w:rPr>
            </w:pPr>
            <w:r>
              <w:rPr>
                <w:sz w:val="20"/>
                <w:szCs w:val="20"/>
              </w:rPr>
              <w:t> </w:t>
            </w:r>
          </w:p>
        </w:tc>
        <w:tc>
          <w:tcPr>
            <w:tcW w:w="114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443E6129" w14:textId="77777777" w:rsidR="00962EE2" w:rsidRDefault="00962EE2">
            <w:pPr>
              <w:rPr>
                <w:sz w:val="20"/>
                <w:szCs w:val="20"/>
              </w:rPr>
            </w:pPr>
            <w:r>
              <w:rPr>
                <w:sz w:val="20"/>
                <w:szCs w:val="20"/>
              </w:rPr>
              <w:t> </w:t>
            </w:r>
          </w:p>
        </w:tc>
        <w:tc>
          <w:tcPr>
            <w:tcW w:w="480" w:type="dxa"/>
            <w:tcBorders>
              <w:top w:val="single" w:sz="4" w:space="0" w:color="auto"/>
              <w:left w:val="nil"/>
              <w:bottom w:val="single" w:sz="4" w:space="0" w:color="auto"/>
              <w:right w:val="nil"/>
            </w:tcBorders>
            <w:shd w:val="clear" w:color="000000" w:fill="D9D9D9"/>
            <w:tcMar>
              <w:top w:w="15" w:type="dxa"/>
              <w:left w:w="15" w:type="dxa"/>
              <w:bottom w:w="0" w:type="dxa"/>
              <w:right w:w="15" w:type="dxa"/>
            </w:tcMar>
            <w:vAlign w:val="center"/>
            <w:hideMark/>
          </w:tcPr>
          <w:p w14:paraId="28223BA9" w14:textId="77777777" w:rsidR="00962EE2" w:rsidRDefault="00962EE2">
            <w:pPr>
              <w:rPr>
                <w:sz w:val="20"/>
                <w:szCs w:val="20"/>
              </w:rPr>
            </w:pPr>
            <w:r>
              <w:rPr>
                <w:sz w:val="20"/>
                <w:szCs w:val="20"/>
              </w:rPr>
              <w:t> </w:t>
            </w:r>
          </w:p>
        </w:tc>
        <w:tc>
          <w:tcPr>
            <w:tcW w:w="18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44578D19" w14:textId="77777777" w:rsidR="00962EE2" w:rsidRDefault="00962EE2">
            <w:pPr>
              <w:rPr>
                <w:sz w:val="20"/>
                <w:szCs w:val="20"/>
              </w:rPr>
            </w:pPr>
            <w:r>
              <w:rPr>
                <w:sz w:val="20"/>
                <w:szCs w:val="20"/>
              </w:rPr>
              <w:t> </w:t>
            </w:r>
          </w:p>
        </w:tc>
        <w:tc>
          <w:tcPr>
            <w:tcW w:w="80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6DCCD597" w14:textId="77777777" w:rsidR="00962EE2" w:rsidRDefault="00962EE2">
            <w:pPr>
              <w:rPr>
                <w:sz w:val="20"/>
                <w:szCs w:val="20"/>
              </w:rPr>
            </w:pPr>
            <w:r>
              <w:rPr>
                <w:sz w:val="20"/>
                <w:szCs w:val="20"/>
              </w:rPr>
              <w:t> </w:t>
            </w:r>
          </w:p>
        </w:tc>
        <w:tc>
          <w:tcPr>
            <w:tcW w:w="81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662AF611" w14:textId="77777777" w:rsidR="00962EE2" w:rsidRDefault="00962EE2">
            <w:pPr>
              <w:rPr>
                <w:sz w:val="20"/>
                <w:szCs w:val="20"/>
              </w:rPr>
            </w:pPr>
            <w:r>
              <w:rPr>
                <w:sz w:val="20"/>
                <w:szCs w:val="20"/>
              </w:rPr>
              <w:t> </w:t>
            </w:r>
          </w:p>
        </w:tc>
        <w:tc>
          <w:tcPr>
            <w:tcW w:w="450" w:type="dxa"/>
            <w:tcBorders>
              <w:top w:val="single" w:sz="4" w:space="0" w:color="auto"/>
              <w:left w:val="nil"/>
              <w:bottom w:val="single" w:sz="4" w:space="0" w:color="auto"/>
              <w:right w:val="nil"/>
            </w:tcBorders>
            <w:shd w:val="clear" w:color="000000" w:fill="D9D9D9"/>
            <w:tcMar>
              <w:top w:w="15" w:type="dxa"/>
              <w:left w:w="15" w:type="dxa"/>
              <w:bottom w:w="0" w:type="dxa"/>
              <w:right w:w="15" w:type="dxa"/>
            </w:tcMar>
            <w:vAlign w:val="center"/>
            <w:hideMark/>
          </w:tcPr>
          <w:p w14:paraId="192EDFE4" w14:textId="77777777" w:rsidR="00962EE2" w:rsidRDefault="00962EE2">
            <w:pPr>
              <w:rPr>
                <w:sz w:val="20"/>
                <w:szCs w:val="20"/>
              </w:rPr>
            </w:pPr>
            <w:r>
              <w:rPr>
                <w:sz w:val="20"/>
                <w:szCs w:val="20"/>
              </w:rPr>
              <w:t> </w:t>
            </w:r>
          </w:p>
        </w:tc>
        <w:tc>
          <w:tcPr>
            <w:tcW w:w="19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364FEF04" w14:textId="77777777" w:rsidR="00962EE2" w:rsidRDefault="00962EE2">
            <w:pPr>
              <w:rPr>
                <w:sz w:val="20"/>
                <w:szCs w:val="20"/>
              </w:rPr>
            </w:pPr>
            <w:r>
              <w:rPr>
                <w:sz w:val="20"/>
                <w:szCs w:val="20"/>
              </w:rPr>
              <w:t> </w:t>
            </w:r>
          </w:p>
        </w:tc>
        <w:tc>
          <w:tcPr>
            <w:tcW w:w="75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33914758" w14:textId="77777777" w:rsidR="00962EE2" w:rsidRDefault="00962EE2">
            <w:pPr>
              <w:rPr>
                <w:sz w:val="22"/>
                <w:szCs w:val="22"/>
              </w:rPr>
            </w:pPr>
            <w:r>
              <w:rPr>
                <w:sz w:val="22"/>
                <w:szCs w:val="22"/>
              </w:rPr>
              <w:t> </w:t>
            </w:r>
          </w:p>
        </w:tc>
        <w:tc>
          <w:tcPr>
            <w:tcW w:w="72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676ABB1B" w14:textId="77777777" w:rsidR="00962EE2" w:rsidRDefault="00962EE2">
            <w:pPr>
              <w:rPr>
                <w:sz w:val="22"/>
                <w:szCs w:val="22"/>
              </w:rPr>
            </w:pPr>
            <w:r>
              <w:rPr>
                <w:sz w:val="22"/>
                <w:szCs w:val="22"/>
              </w:rPr>
              <w:t> </w:t>
            </w:r>
          </w:p>
        </w:tc>
        <w:tc>
          <w:tcPr>
            <w:tcW w:w="450" w:type="dxa"/>
            <w:tcBorders>
              <w:top w:val="single" w:sz="4" w:space="0" w:color="auto"/>
              <w:left w:val="nil"/>
              <w:bottom w:val="single" w:sz="4" w:space="0" w:color="auto"/>
              <w:right w:val="nil"/>
            </w:tcBorders>
            <w:shd w:val="clear" w:color="000000" w:fill="D9D9D9"/>
            <w:tcMar>
              <w:top w:w="15" w:type="dxa"/>
              <w:left w:w="15" w:type="dxa"/>
              <w:bottom w:w="0" w:type="dxa"/>
              <w:right w:w="15" w:type="dxa"/>
            </w:tcMar>
            <w:vAlign w:val="center"/>
            <w:hideMark/>
          </w:tcPr>
          <w:p w14:paraId="0498E73C" w14:textId="77777777" w:rsidR="00962EE2" w:rsidRDefault="00962EE2">
            <w:pPr>
              <w:rPr>
                <w:sz w:val="20"/>
                <w:szCs w:val="20"/>
              </w:rPr>
            </w:pPr>
            <w:r>
              <w:rPr>
                <w:sz w:val="20"/>
                <w:szCs w:val="20"/>
              </w:rPr>
              <w:t> </w:t>
            </w:r>
          </w:p>
        </w:tc>
      </w:tr>
      <w:tr w:rsidR="00962EE2" w14:paraId="51245E53" w14:textId="77777777" w:rsidTr="001B7A91">
        <w:trPr>
          <w:trHeight w:val="259"/>
        </w:trPr>
        <w:tc>
          <w:tcPr>
            <w:tcW w:w="2805" w:type="dxa"/>
            <w:tcBorders>
              <w:top w:val="nil"/>
              <w:left w:val="nil"/>
              <w:bottom w:val="single" w:sz="4" w:space="0" w:color="auto"/>
              <w:right w:val="nil"/>
            </w:tcBorders>
            <w:shd w:val="clear" w:color="auto" w:fill="auto"/>
            <w:tcMar>
              <w:top w:w="15" w:type="dxa"/>
              <w:left w:w="180" w:type="dxa"/>
              <w:bottom w:w="0" w:type="dxa"/>
              <w:right w:w="15" w:type="dxa"/>
            </w:tcMar>
            <w:vAlign w:val="center"/>
            <w:hideMark/>
          </w:tcPr>
          <w:p w14:paraId="00E2A619" w14:textId="77777777" w:rsidR="00962EE2" w:rsidRDefault="00962EE2" w:rsidP="001B7A91">
            <w:pPr>
              <w:ind w:left="-183"/>
              <w:rPr>
                <w:sz w:val="20"/>
                <w:szCs w:val="20"/>
              </w:rPr>
            </w:pPr>
            <w:r>
              <w:rPr>
                <w:sz w:val="20"/>
                <w:szCs w:val="20"/>
              </w:rPr>
              <w:t>Partner/spouse alone</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120AC535" w14:textId="77777777" w:rsidR="00962EE2" w:rsidRDefault="00962EE2">
            <w:pPr>
              <w:rPr>
                <w:sz w:val="20"/>
                <w:szCs w:val="20"/>
              </w:rPr>
            </w:pPr>
            <w:r>
              <w:rPr>
                <w:sz w:val="20"/>
                <w:szCs w:val="20"/>
              </w:rPr>
              <w:t> </w:t>
            </w:r>
          </w:p>
        </w:tc>
        <w:tc>
          <w:tcPr>
            <w:tcW w:w="114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423C379B" w14:textId="77777777" w:rsidR="00962EE2" w:rsidRDefault="00962EE2">
            <w:pPr>
              <w:rPr>
                <w:sz w:val="20"/>
                <w:szCs w:val="20"/>
              </w:rPr>
            </w:pPr>
            <w:r>
              <w:rPr>
                <w:sz w:val="20"/>
                <w:szCs w:val="20"/>
              </w:rPr>
              <w:t> </w:t>
            </w:r>
          </w:p>
        </w:tc>
        <w:tc>
          <w:tcPr>
            <w:tcW w:w="48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1B2E00E0" w14:textId="77777777" w:rsidR="00962EE2" w:rsidRDefault="00962EE2">
            <w:pPr>
              <w:rPr>
                <w:sz w:val="20"/>
                <w:szCs w:val="20"/>
              </w:rPr>
            </w:pPr>
            <w:r>
              <w:rPr>
                <w:sz w:val="20"/>
                <w:szCs w:val="20"/>
              </w:rPr>
              <w:t> </w:t>
            </w:r>
          </w:p>
        </w:tc>
        <w:tc>
          <w:tcPr>
            <w:tcW w:w="18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4EE45F26" w14:textId="77777777" w:rsidR="00962EE2" w:rsidRDefault="00962EE2">
            <w:pPr>
              <w:rPr>
                <w:sz w:val="20"/>
                <w:szCs w:val="20"/>
              </w:rPr>
            </w:pPr>
            <w:r>
              <w:rPr>
                <w:sz w:val="20"/>
                <w:szCs w:val="20"/>
              </w:rPr>
              <w:t> </w:t>
            </w:r>
          </w:p>
        </w:tc>
        <w:tc>
          <w:tcPr>
            <w:tcW w:w="80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A23237A" w14:textId="77777777" w:rsidR="00962EE2" w:rsidRDefault="00962EE2">
            <w:pPr>
              <w:rPr>
                <w:sz w:val="20"/>
                <w:szCs w:val="20"/>
              </w:rPr>
            </w:pPr>
            <w:r>
              <w:rPr>
                <w:sz w:val="20"/>
                <w:szCs w:val="20"/>
              </w:rPr>
              <w:t> </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114BDAA"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33BCDB08" w14:textId="77777777" w:rsidR="00962EE2" w:rsidRDefault="00962EE2">
            <w:pPr>
              <w:rPr>
                <w:sz w:val="20"/>
                <w:szCs w:val="20"/>
              </w:rPr>
            </w:pPr>
            <w:r>
              <w:rPr>
                <w:sz w:val="20"/>
                <w:szCs w:val="20"/>
              </w:rPr>
              <w:t> </w:t>
            </w:r>
          </w:p>
        </w:tc>
        <w:tc>
          <w:tcPr>
            <w:tcW w:w="19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F2B8530" w14:textId="77777777" w:rsidR="00962EE2" w:rsidRDefault="00962EE2">
            <w:pPr>
              <w:rPr>
                <w:sz w:val="20"/>
                <w:szCs w:val="20"/>
              </w:rPr>
            </w:pPr>
            <w:r>
              <w:rPr>
                <w:sz w:val="20"/>
                <w:szCs w:val="20"/>
              </w:rPr>
              <w:t> </w:t>
            </w:r>
          </w:p>
        </w:tc>
        <w:tc>
          <w:tcPr>
            <w:tcW w:w="75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73A186FC" w14:textId="77777777" w:rsidR="00962EE2" w:rsidRDefault="00962EE2">
            <w:pPr>
              <w:rPr>
                <w:sz w:val="20"/>
                <w:szCs w:val="20"/>
              </w:rPr>
            </w:pPr>
            <w:r>
              <w:rPr>
                <w:sz w:val="20"/>
                <w:szCs w:val="20"/>
              </w:rPr>
              <w:t> </w:t>
            </w:r>
          </w:p>
        </w:tc>
        <w:tc>
          <w:tcPr>
            <w:tcW w:w="72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16C457D4"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056A113F" w14:textId="77777777" w:rsidR="00962EE2" w:rsidRDefault="00962EE2">
            <w:pPr>
              <w:rPr>
                <w:sz w:val="20"/>
                <w:szCs w:val="20"/>
              </w:rPr>
            </w:pPr>
            <w:r>
              <w:rPr>
                <w:sz w:val="20"/>
                <w:szCs w:val="20"/>
              </w:rPr>
              <w:t> </w:t>
            </w:r>
          </w:p>
        </w:tc>
      </w:tr>
      <w:tr w:rsidR="00962EE2" w14:paraId="2B3A1DFB" w14:textId="77777777" w:rsidTr="001B7A91">
        <w:trPr>
          <w:trHeight w:val="259"/>
        </w:trPr>
        <w:tc>
          <w:tcPr>
            <w:tcW w:w="2805" w:type="dxa"/>
            <w:tcBorders>
              <w:top w:val="nil"/>
              <w:left w:val="nil"/>
              <w:bottom w:val="single" w:sz="4" w:space="0" w:color="auto"/>
              <w:right w:val="nil"/>
            </w:tcBorders>
            <w:shd w:val="clear" w:color="auto" w:fill="auto"/>
            <w:tcMar>
              <w:top w:w="15" w:type="dxa"/>
              <w:left w:w="180" w:type="dxa"/>
              <w:bottom w:w="0" w:type="dxa"/>
              <w:right w:w="15" w:type="dxa"/>
            </w:tcMar>
            <w:vAlign w:val="center"/>
            <w:hideMark/>
          </w:tcPr>
          <w:p w14:paraId="7B437815" w14:textId="77777777" w:rsidR="00962EE2" w:rsidRDefault="00962EE2" w:rsidP="001B7A91">
            <w:pPr>
              <w:ind w:left="-183"/>
              <w:rPr>
                <w:sz w:val="20"/>
                <w:szCs w:val="20"/>
              </w:rPr>
            </w:pPr>
            <w:r>
              <w:rPr>
                <w:sz w:val="20"/>
                <w:szCs w:val="20"/>
              </w:rPr>
              <w:t>Self and partner together</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662A6FA" w14:textId="77777777" w:rsidR="00962EE2" w:rsidRDefault="00962EE2">
            <w:pPr>
              <w:rPr>
                <w:sz w:val="20"/>
                <w:szCs w:val="20"/>
              </w:rPr>
            </w:pPr>
            <w:r>
              <w:rPr>
                <w:sz w:val="20"/>
                <w:szCs w:val="20"/>
              </w:rPr>
              <w:t> </w:t>
            </w:r>
          </w:p>
        </w:tc>
        <w:tc>
          <w:tcPr>
            <w:tcW w:w="114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71ACADA4" w14:textId="77777777" w:rsidR="00962EE2" w:rsidRDefault="00962EE2">
            <w:pPr>
              <w:rPr>
                <w:sz w:val="20"/>
                <w:szCs w:val="20"/>
              </w:rPr>
            </w:pPr>
            <w:r>
              <w:rPr>
                <w:sz w:val="20"/>
                <w:szCs w:val="20"/>
              </w:rPr>
              <w:t> </w:t>
            </w:r>
          </w:p>
        </w:tc>
        <w:tc>
          <w:tcPr>
            <w:tcW w:w="48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088E7134" w14:textId="77777777" w:rsidR="00962EE2" w:rsidRDefault="00962EE2">
            <w:pPr>
              <w:rPr>
                <w:sz w:val="20"/>
                <w:szCs w:val="20"/>
              </w:rPr>
            </w:pPr>
            <w:r>
              <w:rPr>
                <w:sz w:val="20"/>
                <w:szCs w:val="20"/>
              </w:rPr>
              <w:t> </w:t>
            </w:r>
          </w:p>
        </w:tc>
        <w:tc>
          <w:tcPr>
            <w:tcW w:w="18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5B999ED9" w14:textId="77777777" w:rsidR="00962EE2" w:rsidRDefault="00962EE2">
            <w:pPr>
              <w:rPr>
                <w:sz w:val="20"/>
                <w:szCs w:val="20"/>
              </w:rPr>
            </w:pPr>
            <w:r>
              <w:rPr>
                <w:sz w:val="20"/>
                <w:szCs w:val="20"/>
              </w:rPr>
              <w:t> </w:t>
            </w:r>
          </w:p>
        </w:tc>
        <w:tc>
          <w:tcPr>
            <w:tcW w:w="80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F6FC532" w14:textId="77777777" w:rsidR="00962EE2" w:rsidRDefault="00962EE2">
            <w:pPr>
              <w:rPr>
                <w:sz w:val="20"/>
                <w:szCs w:val="20"/>
              </w:rPr>
            </w:pPr>
            <w:r>
              <w:rPr>
                <w:sz w:val="20"/>
                <w:szCs w:val="20"/>
              </w:rPr>
              <w:t> </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DECEB40"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3509D928" w14:textId="77777777" w:rsidR="00962EE2" w:rsidRDefault="00962EE2">
            <w:pPr>
              <w:rPr>
                <w:sz w:val="20"/>
                <w:szCs w:val="20"/>
              </w:rPr>
            </w:pPr>
            <w:r>
              <w:rPr>
                <w:sz w:val="20"/>
                <w:szCs w:val="20"/>
              </w:rPr>
              <w:t> </w:t>
            </w:r>
          </w:p>
        </w:tc>
        <w:tc>
          <w:tcPr>
            <w:tcW w:w="19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55DCA461" w14:textId="77777777" w:rsidR="00962EE2" w:rsidRDefault="00962EE2">
            <w:pPr>
              <w:rPr>
                <w:sz w:val="20"/>
                <w:szCs w:val="20"/>
              </w:rPr>
            </w:pPr>
            <w:r>
              <w:rPr>
                <w:sz w:val="20"/>
                <w:szCs w:val="20"/>
              </w:rPr>
              <w:t> </w:t>
            </w:r>
          </w:p>
        </w:tc>
        <w:tc>
          <w:tcPr>
            <w:tcW w:w="75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0C9AF6B5" w14:textId="77777777" w:rsidR="00962EE2" w:rsidRDefault="00962EE2">
            <w:pPr>
              <w:rPr>
                <w:sz w:val="20"/>
                <w:szCs w:val="20"/>
              </w:rPr>
            </w:pPr>
            <w:r>
              <w:rPr>
                <w:sz w:val="20"/>
                <w:szCs w:val="20"/>
              </w:rPr>
              <w:t> </w:t>
            </w:r>
          </w:p>
        </w:tc>
        <w:tc>
          <w:tcPr>
            <w:tcW w:w="72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FF72C96"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38763E20" w14:textId="77777777" w:rsidR="00962EE2" w:rsidRDefault="00962EE2">
            <w:pPr>
              <w:rPr>
                <w:sz w:val="20"/>
                <w:szCs w:val="20"/>
              </w:rPr>
            </w:pPr>
            <w:r>
              <w:rPr>
                <w:sz w:val="20"/>
                <w:szCs w:val="20"/>
              </w:rPr>
              <w:t> </w:t>
            </w:r>
          </w:p>
        </w:tc>
      </w:tr>
      <w:tr w:rsidR="00962EE2" w14:paraId="463A77B1" w14:textId="77777777" w:rsidTr="001B7A91">
        <w:trPr>
          <w:trHeight w:val="259"/>
        </w:trPr>
        <w:tc>
          <w:tcPr>
            <w:tcW w:w="2805" w:type="dxa"/>
            <w:tcBorders>
              <w:top w:val="nil"/>
              <w:left w:val="nil"/>
              <w:bottom w:val="single" w:sz="4" w:space="0" w:color="auto"/>
              <w:right w:val="nil"/>
            </w:tcBorders>
            <w:shd w:val="clear" w:color="auto" w:fill="auto"/>
            <w:tcMar>
              <w:top w:w="15" w:type="dxa"/>
              <w:left w:w="180" w:type="dxa"/>
              <w:bottom w:w="0" w:type="dxa"/>
              <w:right w:w="15" w:type="dxa"/>
            </w:tcMar>
            <w:vAlign w:val="center"/>
            <w:hideMark/>
          </w:tcPr>
          <w:p w14:paraId="6F9CDD2E" w14:textId="2BD620BB" w:rsidR="00962EE2" w:rsidRDefault="00962EE2" w:rsidP="001C14E5">
            <w:pPr>
              <w:ind w:left="-183"/>
              <w:rPr>
                <w:sz w:val="20"/>
                <w:szCs w:val="20"/>
              </w:rPr>
            </w:pPr>
            <w:r>
              <w:rPr>
                <w:sz w:val="20"/>
                <w:szCs w:val="20"/>
              </w:rPr>
              <w:t>Self and other (could also include partner)</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FDE13FC" w14:textId="77777777" w:rsidR="00962EE2" w:rsidRDefault="00962EE2">
            <w:pPr>
              <w:rPr>
                <w:sz w:val="20"/>
                <w:szCs w:val="20"/>
              </w:rPr>
            </w:pPr>
            <w:r>
              <w:rPr>
                <w:sz w:val="20"/>
                <w:szCs w:val="20"/>
              </w:rPr>
              <w:t> </w:t>
            </w:r>
          </w:p>
        </w:tc>
        <w:tc>
          <w:tcPr>
            <w:tcW w:w="114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35B1A881" w14:textId="77777777" w:rsidR="00962EE2" w:rsidRDefault="00962EE2">
            <w:pPr>
              <w:rPr>
                <w:sz w:val="20"/>
                <w:szCs w:val="20"/>
              </w:rPr>
            </w:pPr>
            <w:r>
              <w:rPr>
                <w:sz w:val="20"/>
                <w:szCs w:val="20"/>
              </w:rPr>
              <w:t> </w:t>
            </w:r>
          </w:p>
        </w:tc>
        <w:tc>
          <w:tcPr>
            <w:tcW w:w="48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7B9A1D60" w14:textId="77777777" w:rsidR="00962EE2" w:rsidRDefault="00962EE2">
            <w:pPr>
              <w:rPr>
                <w:sz w:val="20"/>
                <w:szCs w:val="20"/>
              </w:rPr>
            </w:pPr>
            <w:r>
              <w:rPr>
                <w:sz w:val="20"/>
                <w:szCs w:val="20"/>
              </w:rPr>
              <w:t> </w:t>
            </w:r>
          </w:p>
        </w:tc>
        <w:tc>
          <w:tcPr>
            <w:tcW w:w="18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265D4C6" w14:textId="77777777" w:rsidR="00962EE2" w:rsidRDefault="00962EE2">
            <w:pPr>
              <w:rPr>
                <w:sz w:val="20"/>
                <w:szCs w:val="20"/>
              </w:rPr>
            </w:pPr>
            <w:r>
              <w:rPr>
                <w:sz w:val="20"/>
                <w:szCs w:val="20"/>
              </w:rPr>
              <w:t> </w:t>
            </w:r>
          </w:p>
        </w:tc>
        <w:tc>
          <w:tcPr>
            <w:tcW w:w="80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77A09528" w14:textId="77777777" w:rsidR="00962EE2" w:rsidRDefault="00962EE2">
            <w:pPr>
              <w:rPr>
                <w:sz w:val="20"/>
                <w:szCs w:val="20"/>
              </w:rPr>
            </w:pPr>
            <w:r>
              <w:rPr>
                <w:sz w:val="20"/>
                <w:szCs w:val="20"/>
              </w:rPr>
              <w:t> </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6870894"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65610914" w14:textId="77777777" w:rsidR="00962EE2" w:rsidRDefault="00962EE2">
            <w:pPr>
              <w:rPr>
                <w:sz w:val="20"/>
                <w:szCs w:val="20"/>
              </w:rPr>
            </w:pPr>
            <w:r>
              <w:rPr>
                <w:sz w:val="20"/>
                <w:szCs w:val="20"/>
              </w:rPr>
              <w:t> </w:t>
            </w:r>
          </w:p>
        </w:tc>
        <w:tc>
          <w:tcPr>
            <w:tcW w:w="19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56A63302" w14:textId="77777777" w:rsidR="00962EE2" w:rsidRDefault="00962EE2">
            <w:pPr>
              <w:rPr>
                <w:sz w:val="20"/>
                <w:szCs w:val="20"/>
              </w:rPr>
            </w:pPr>
            <w:r>
              <w:rPr>
                <w:sz w:val="20"/>
                <w:szCs w:val="20"/>
              </w:rPr>
              <w:t> </w:t>
            </w:r>
          </w:p>
        </w:tc>
        <w:tc>
          <w:tcPr>
            <w:tcW w:w="75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40FFBF66" w14:textId="77777777" w:rsidR="00962EE2" w:rsidRDefault="00962EE2">
            <w:pPr>
              <w:rPr>
                <w:sz w:val="20"/>
                <w:szCs w:val="20"/>
              </w:rPr>
            </w:pPr>
            <w:r>
              <w:rPr>
                <w:sz w:val="20"/>
                <w:szCs w:val="20"/>
              </w:rPr>
              <w:t> </w:t>
            </w:r>
          </w:p>
        </w:tc>
        <w:tc>
          <w:tcPr>
            <w:tcW w:w="72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E5E8692"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7B5D52B2" w14:textId="77777777" w:rsidR="00962EE2" w:rsidRDefault="00962EE2">
            <w:pPr>
              <w:rPr>
                <w:sz w:val="20"/>
                <w:szCs w:val="20"/>
              </w:rPr>
            </w:pPr>
            <w:r>
              <w:rPr>
                <w:sz w:val="20"/>
                <w:szCs w:val="20"/>
              </w:rPr>
              <w:t> </w:t>
            </w:r>
          </w:p>
        </w:tc>
      </w:tr>
      <w:tr w:rsidR="00962EE2" w14:paraId="56C2B753" w14:textId="77777777" w:rsidTr="001B7A91">
        <w:trPr>
          <w:trHeight w:val="259"/>
        </w:trPr>
        <w:tc>
          <w:tcPr>
            <w:tcW w:w="2805" w:type="dxa"/>
            <w:tcBorders>
              <w:top w:val="nil"/>
              <w:left w:val="nil"/>
              <w:bottom w:val="single" w:sz="4" w:space="0" w:color="auto"/>
              <w:right w:val="nil"/>
            </w:tcBorders>
            <w:shd w:val="clear" w:color="auto" w:fill="auto"/>
            <w:tcMar>
              <w:top w:w="15" w:type="dxa"/>
              <w:left w:w="180" w:type="dxa"/>
              <w:bottom w:w="0" w:type="dxa"/>
              <w:right w:w="15" w:type="dxa"/>
            </w:tcMar>
            <w:vAlign w:val="center"/>
            <w:hideMark/>
          </w:tcPr>
          <w:p w14:paraId="4C0E930C" w14:textId="77777777" w:rsidR="00962EE2" w:rsidRDefault="00962EE2" w:rsidP="001B7A91">
            <w:pPr>
              <w:ind w:left="-183"/>
              <w:rPr>
                <w:sz w:val="20"/>
                <w:szCs w:val="20"/>
              </w:rPr>
            </w:pPr>
            <w:r>
              <w:rPr>
                <w:sz w:val="20"/>
                <w:szCs w:val="20"/>
              </w:rPr>
              <w:t>Other</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62C13B7" w14:textId="77777777" w:rsidR="00962EE2" w:rsidRDefault="00962EE2">
            <w:pPr>
              <w:rPr>
                <w:sz w:val="20"/>
                <w:szCs w:val="20"/>
              </w:rPr>
            </w:pPr>
            <w:r>
              <w:rPr>
                <w:sz w:val="20"/>
                <w:szCs w:val="20"/>
              </w:rPr>
              <w:t> </w:t>
            </w:r>
          </w:p>
        </w:tc>
        <w:tc>
          <w:tcPr>
            <w:tcW w:w="114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43FD43F3" w14:textId="77777777" w:rsidR="00962EE2" w:rsidRDefault="00962EE2">
            <w:pPr>
              <w:rPr>
                <w:sz w:val="20"/>
                <w:szCs w:val="20"/>
              </w:rPr>
            </w:pPr>
            <w:r>
              <w:rPr>
                <w:sz w:val="20"/>
                <w:szCs w:val="20"/>
              </w:rPr>
              <w:t> </w:t>
            </w:r>
          </w:p>
        </w:tc>
        <w:tc>
          <w:tcPr>
            <w:tcW w:w="48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66248D67" w14:textId="77777777" w:rsidR="00962EE2" w:rsidRDefault="00962EE2">
            <w:pPr>
              <w:rPr>
                <w:sz w:val="20"/>
                <w:szCs w:val="20"/>
              </w:rPr>
            </w:pPr>
            <w:r>
              <w:rPr>
                <w:sz w:val="20"/>
                <w:szCs w:val="20"/>
              </w:rPr>
              <w:t> </w:t>
            </w:r>
          </w:p>
        </w:tc>
        <w:tc>
          <w:tcPr>
            <w:tcW w:w="18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351973D" w14:textId="77777777" w:rsidR="00962EE2" w:rsidRDefault="00962EE2">
            <w:pPr>
              <w:rPr>
                <w:sz w:val="20"/>
                <w:szCs w:val="20"/>
              </w:rPr>
            </w:pPr>
            <w:r>
              <w:rPr>
                <w:sz w:val="20"/>
                <w:szCs w:val="20"/>
              </w:rPr>
              <w:t> </w:t>
            </w:r>
          </w:p>
        </w:tc>
        <w:tc>
          <w:tcPr>
            <w:tcW w:w="80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0C23CB71" w14:textId="77777777" w:rsidR="00962EE2" w:rsidRDefault="00962EE2">
            <w:pPr>
              <w:rPr>
                <w:sz w:val="20"/>
                <w:szCs w:val="20"/>
              </w:rPr>
            </w:pPr>
            <w:r>
              <w:rPr>
                <w:sz w:val="20"/>
                <w:szCs w:val="20"/>
              </w:rPr>
              <w:t> </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54405E14"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44660FAA" w14:textId="77777777" w:rsidR="00962EE2" w:rsidRDefault="00962EE2">
            <w:pPr>
              <w:rPr>
                <w:sz w:val="20"/>
                <w:szCs w:val="20"/>
              </w:rPr>
            </w:pPr>
            <w:r>
              <w:rPr>
                <w:sz w:val="20"/>
                <w:szCs w:val="20"/>
              </w:rPr>
              <w:t> </w:t>
            </w:r>
          </w:p>
        </w:tc>
        <w:tc>
          <w:tcPr>
            <w:tcW w:w="19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1A73C3E7" w14:textId="77777777" w:rsidR="00962EE2" w:rsidRDefault="00962EE2">
            <w:pPr>
              <w:rPr>
                <w:sz w:val="20"/>
                <w:szCs w:val="20"/>
              </w:rPr>
            </w:pPr>
            <w:r>
              <w:rPr>
                <w:sz w:val="20"/>
                <w:szCs w:val="20"/>
              </w:rPr>
              <w:t> </w:t>
            </w:r>
          </w:p>
        </w:tc>
        <w:tc>
          <w:tcPr>
            <w:tcW w:w="75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62F31E8" w14:textId="77777777" w:rsidR="00962EE2" w:rsidRDefault="00962EE2">
            <w:pPr>
              <w:rPr>
                <w:sz w:val="20"/>
                <w:szCs w:val="20"/>
              </w:rPr>
            </w:pPr>
            <w:r>
              <w:rPr>
                <w:sz w:val="20"/>
                <w:szCs w:val="20"/>
              </w:rPr>
              <w:t> </w:t>
            </w:r>
          </w:p>
        </w:tc>
        <w:tc>
          <w:tcPr>
            <w:tcW w:w="72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3B9A8BF1"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32F75D4A" w14:textId="77777777" w:rsidR="00962EE2" w:rsidRDefault="00962EE2">
            <w:pPr>
              <w:rPr>
                <w:sz w:val="20"/>
                <w:szCs w:val="20"/>
              </w:rPr>
            </w:pPr>
            <w:r>
              <w:rPr>
                <w:sz w:val="20"/>
                <w:szCs w:val="20"/>
              </w:rPr>
              <w:t> </w:t>
            </w:r>
          </w:p>
        </w:tc>
      </w:tr>
      <w:tr w:rsidR="00962EE2" w14:paraId="42E48727" w14:textId="77777777" w:rsidTr="001B7A91">
        <w:trPr>
          <w:trHeight w:val="259"/>
        </w:trPr>
        <w:tc>
          <w:tcPr>
            <w:tcW w:w="2805" w:type="dxa"/>
            <w:tcBorders>
              <w:top w:val="nil"/>
              <w:left w:val="nil"/>
              <w:bottom w:val="nil"/>
              <w:right w:val="nil"/>
            </w:tcBorders>
            <w:shd w:val="clear" w:color="auto" w:fill="auto"/>
            <w:tcMar>
              <w:top w:w="15" w:type="dxa"/>
              <w:left w:w="15" w:type="dxa"/>
              <w:bottom w:w="0" w:type="dxa"/>
              <w:right w:w="15" w:type="dxa"/>
            </w:tcMar>
            <w:vAlign w:val="center"/>
            <w:hideMark/>
          </w:tcPr>
          <w:p w14:paraId="06FFC405" w14:textId="77777777" w:rsidR="00962EE2" w:rsidRDefault="00962EE2">
            <w:pPr>
              <w:rPr>
                <w:b/>
                <w:bCs/>
                <w:sz w:val="20"/>
                <w:szCs w:val="20"/>
              </w:rPr>
            </w:pPr>
            <w:r>
              <w:rPr>
                <w:b/>
                <w:bCs/>
                <w:sz w:val="20"/>
                <w:szCs w:val="20"/>
              </w:rPr>
              <w:t>Number of dairy farmers (</w:t>
            </w:r>
            <w:r>
              <w:rPr>
                <w:b/>
                <w:bCs/>
                <w:i/>
                <w:iCs/>
                <w:sz w:val="20"/>
                <w:szCs w:val="20"/>
              </w:rPr>
              <w:t>n</w:t>
            </w:r>
            <w:r>
              <w:rPr>
                <w:b/>
                <w:bCs/>
                <w:sz w:val="20"/>
                <w:szCs w:val="20"/>
              </w:rPr>
              <w:t>)</w:t>
            </w:r>
          </w:p>
        </w:tc>
        <w:tc>
          <w:tcPr>
            <w:tcW w:w="810" w:type="dxa"/>
            <w:tcBorders>
              <w:top w:val="nil"/>
              <w:left w:val="nil"/>
              <w:bottom w:val="nil"/>
              <w:right w:val="nil"/>
            </w:tcBorders>
            <w:shd w:val="clear" w:color="auto" w:fill="auto"/>
            <w:tcMar>
              <w:top w:w="15" w:type="dxa"/>
              <w:left w:w="15" w:type="dxa"/>
              <w:bottom w:w="0" w:type="dxa"/>
              <w:right w:w="15" w:type="dxa"/>
            </w:tcMar>
            <w:vAlign w:val="center"/>
            <w:hideMark/>
          </w:tcPr>
          <w:p w14:paraId="1D0FB7A1" w14:textId="77777777" w:rsidR="00962EE2" w:rsidRDefault="00962EE2">
            <w:pPr>
              <w:rPr>
                <w:b/>
                <w:bCs/>
                <w:sz w:val="20"/>
                <w:szCs w:val="20"/>
              </w:rPr>
            </w:pP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14:paraId="7F045DB9" w14:textId="77777777" w:rsidR="00962EE2" w:rsidRDefault="00962EE2">
            <w:pPr>
              <w:rPr>
                <w:sz w:val="20"/>
                <w:szCs w:val="20"/>
              </w:rPr>
            </w:pPr>
          </w:p>
        </w:tc>
        <w:tc>
          <w:tcPr>
            <w:tcW w:w="480" w:type="dxa"/>
            <w:tcBorders>
              <w:top w:val="nil"/>
              <w:left w:val="nil"/>
              <w:bottom w:val="nil"/>
              <w:right w:val="nil"/>
            </w:tcBorders>
            <w:shd w:val="clear" w:color="000000" w:fill="D9D9D9"/>
            <w:tcMar>
              <w:top w:w="15" w:type="dxa"/>
              <w:left w:w="15" w:type="dxa"/>
              <w:bottom w:w="0" w:type="dxa"/>
              <w:right w:w="15" w:type="dxa"/>
            </w:tcMar>
            <w:vAlign w:val="center"/>
            <w:hideMark/>
          </w:tcPr>
          <w:p w14:paraId="658C71EC" w14:textId="77777777" w:rsidR="00962EE2" w:rsidRDefault="00962EE2">
            <w:pPr>
              <w:rPr>
                <w:sz w:val="20"/>
                <w:szCs w:val="20"/>
              </w:rPr>
            </w:pPr>
            <w:r>
              <w:rPr>
                <w:sz w:val="20"/>
                <w:szCs w:val="20"/>
              </w:rPr>
              <w:t> </w:t>
            </w: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
          <w:p w14:paraId="57FB6458" w14:textId="77777777" w:rsidR="00962EE2" w:rsidRDefault="00962EE2">
            <w:pPr>
              <w:rPr>
                <w:sz w:val="20"/>
                <w:szCs w:val="20"/>
              </w:rPr>
            </w:pP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6245563D" w14:textId="77777777" w:rsidR="00962EE2" w:rsidRDefault="00962EE2">
            <w:pPr>
              <w:rPr>
                <w:sz w:val="20"/>
                <w:szCs w:val="20"/>
              </w:rPr>
            </w:pPr>
          </w:p>
        </w:tc>
        <w:tc>
          <w:tcPr>
            <w:tcW w:w="810" w:type="dxa"/>
            <w:tcBorders>
              <w:top w:val="nil"/>
              <w:left w:val="nil"/>
              <w:bottom w:val="nil"/>
              <w:right w:val="nil"/>
            </w:tcBorders>
            <w:shd w:val="clear" w:color="auto" w:fill="auto"/>
            <w:tcMar>
              <w:top w:w="15" w:type="dxa"/>
              <w:left w:w="15" w:type="dxa"/>
              <w:bottom w:w="0" w:type="dxa"/>
              <w:right w:w="15" w:type="dxa"/>
            </w:tcMar>
            <w:vAlign w:val="center"/>
            <w:hideMark/>
          </w:tcPr>
          <w:p w14:paraId="190A4CF0" w14:textId="77777777" w:rsidR="00962EE2" w:rsidRDefault="00962EE2">
            <w:pPr>
              <w:rPr>
                <w:sz w:val="20"/>
                <w:szCs w:val="20"/>
              </w:rPr>
            </w:pPr>
          </w:p>
        </w:tc>
        <w:tc>
          <w:tcPr>
            <w:tcW w:w="450" w:type="dxa"/>
            <w:tcBorders>
              <w:top w:val="nil"/>
              <w:left w:val="nil"/>
              <w:bottom w:val="nil"/>
              <w:right w:val="nil"/>
            </w:tcBorders>
            <w:shd w:val="clear" w:color="000000" w:fill="D9D9D9"/>
            <w:tcMar>
              <w:top w:w="15" w:type="dxa"/>
              <w:left w:w="15" w:type="dxa"/>
              <w:bottom w:w="0" w:type="dxa"/>
              <w:right w:w="15" w:type="dxa"/>
            </w:tcMar>
            <w:vAlign w:val="center"/>
            <w:hideMark/>
          </w:tcPr>
          <w:p w14:paraId="3B364072" w14:textId="77777777" w:rsidR="00962EE2" w:rsidRDefault="00962EE2">
            <w:pPr>
              <w:rPr>
                <w:sz w:val="20"/>
                <w:szCs w:val="20"/>
              </w:rPr>
            </w:pPr>
            <w:r>
              <w:rPr>
                <w:sz w:val="20"/>
                <w:szCs w:val="20"/>
              </w:rPr>
              <w:t> </w:t>
            </w:r>
          </w:p>
        </w:tc>
        <w:tc>
          <w:tcPr>
            <w:tcW w:w="190" w:type="dxa"/>
            <w:tcBorders>
              <w:top w:val="nil"/>
              <w:left w:val="nil"/>
              <w:bottom w:val="nil"/>
              <w:right w:val="nil"/>
            </w:tcBorders>
            <w:shd w:val="clear" w:color="auto" w:fill="auto"/>
            <w:tcMar>
              <w:top w:w="15" w:type="dxa"/>
              <w:left w:w="15" w:type="dxa"/>
              <w:bottom w:w="0" w:type="dxa"/>
              <w:right w:w="15" w:type="dxa"/>
            </w:tcMar>
            <w:vAlign w:val="center"/>
            <w:hideMark/>
          </w:tcPr>
          <w:p w14:paraId="2B53242A" w14:textId="77777777" w:rsidR="00962EE2" w:rsidRDefault="00962EE2">
            <w:pPr>
              <w:rPr>
                <w:sz w:val="20"/>
                <w:szCs w:val="20"/>
              </w:rPr>
            </w:pPr>
          </w:p>
        </w:tc>
        <w:tc>
          <w:tcPr>
            <w:tcW w:w="750" w:type="dxa"/>
            <w:tcBorders>
              <w:top w:val="nil"/>
              <w:left w:val="nil"/>
              <w:bottom w:val="nil"/>
              <w:right w:val="nil"/>
            </w:tcBorders>
            <w:shd w:val="clear" w:color="auto" w:fill="auto"/>
            <w:tcMar>
              <w:top w:w="15" w:type="dxa"/>
              <w:left w:w="15" w:type="dxa"/>
              <w:bottom w:w="0" w:type="dxa"/>
              <w:right w:w="15" w:type="dxa"/>
            </w:tcMar>
            <w:vAlign w:val="center"/>
            <w:hideMark/>
          </w:tcPr>
          <w:p w14:paraId="2F9F356D" w14:textId="77777777" w:rsidR="00962EE2" w:rsidRDefault="00962EE2">
            <w:pPr>
              <w:rPr>
                <w:sz w:val="20"/>
                <w:szCs w:val="20"/>
              </w:rPr>
            </w:pPr>
          </w:p>
        </w:tc>
        <w:tc>
          <w:tcPr>
            <w:tcW w:w="720" w:type="dxa"/>
            <w:tcBorders>
              <w:top w:val="nil"/>
              <w:left w:val="nil"/>
              <w:bottom w:val="nil"/>
              <w:right w:val="nil"/>
            </w:tcBorders>
            <w:shd w:val="clear" w:color="auto" w:fill="auto"/>
            <w:tcMar>
              <w:top w:w="15" w:type="dxa"/>
              <w:left w:w="15" w:type="dxa"/>
              <w:bottom w:w="0" w:type="dxa"/>
              <w:right w:w="15" w:type="dxa"/>
            </w:tcMar>
            <w:vAlign w:val="center"/>
            <w:hideMark/>
          </w:tcPr>
          <w:p w14:paraId="09D16C18" w14:textId="77777777" w:rsidR="00962EE2" w:rsidRDefault="00962EE2">
            <w:pPr>
              <w:rPr>
                <w:sz w:val="20"/>
                <w:szCs w:val="20"/>
              </w:rPr>
            </w:pPr>
          </w:p>
        </w:tc>
        <w:tc>
          <w:tcPr>
            <w:tcW w:w="450" w:type="dxa"/>
            <w:tcBorders>
              <w:top w:val="nil"/>
              <w:left w:val="nil"/>
              <w:bottom w:val="nil"/>
              <w:right w:val="nil"/>
            </w:tcBorders>
            <w:shd w:val="clear" w:color="000000" w:fill="D9D9D9"/>
            <w:tcMar>
              <w:top w:w="15" w:type="dxa"/>
              <w:left w:w="15" w:type="dxa"/>
              <w:bottom w:w="0" w:type="dxa"/>
              <w:right w:w="15" w:type="dxa"/>
            </w:tcMar>
            <w:vAlign w:val="center"/>
            <w:hideMark/>
          </w:tcPr>
          <w:p w14:paraId="422C91DC" w14:textId="77777777" w:rsidR="00962EE2" w:rsidRDefault="00962EE2">
            <w:pPr>
              <w:rPr>
                <w:sz w:val="20"/>
                <w:szCs w:val="20"/>
              </w:rPr>
            </w:pPr>
            <w:r>
              <w:rPr>
                <w:sz w:val="20"/>
                <w:szCs w:val="20"/>
              </w:rPr>
              <w:t> </w:t>
            </w:r>
          </w:p>
        </w:tc>
      </w:tr>
    </w:tbl>
    <w:p w14:paraId="22F383D2" w14:textId="5421C207" w:rsidR="00C95140" w:rsidRPr="0087225D" w:rsidRDefault="00962EE2" w:rsidP="00483879">
      <w:pPr>
        <w:pStyle w:val="BodyText1"/>
        <w:spacing w:after="0"/>
        <w:ind w:left="86" w:hanging="86"/>
        <w:rPr>
          <w:sz w:val="16"/>
        </w:rPr>
      </w:pPr>
      <w:r w:rsidRPr="0087225D">
        <w:rPr>
          <w:sz w:val="16"/>
        </w:rPr>
        <w:t xml:space="preserve"> </w:t>
      </w:r>
      <w:commentRangeStart w:id="927"/>
      <w:r w:rsidR="00C95140" w:rsidRPr="0087225D">
        <w:rPr>
          <w:sz w:val="16"/>
        </w:rPr>
        <w:t>^ Results not statistically reliable, n&lt;30  </w:t>
      </w:r>
      <w:commentRangeEnd w:id="927"/>
      <w:r w:rsidR="00C95140">
        <w:rPr>
          <w:rStyle w:val="CommentReference"/>
          <w:rFonts w:eastAsia="Arial" w:cs="Arial"/>
          <w:color w:val="000000"/>
        </w:rPr>
        <w:commentReference w:id="927"/>
      </w:r>
    </w:p>
    <w:p w14:paraId="7314C83B" w14:textId="5A843D94" w:rsidR="00C95140" w:rsidRDefault="00C95140" w:rsidP="00483879">
      <w:pPr>
        <w:pStyle w:val="L1-FlLSp12"/>
        <w:spacing w:after="0"/>
        <w:ind w:left="86" w:hanging="86"/>
        <w:rPr>
          <w:sz w:val="16"/>
        </w:rPr>
      </w:pPr>
      <w:commentRangeStart w:id="92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28"/>
      <w:r>
        <w:rPr>
          <w:rStyle w:val="CommentReference"/>
          <w:rFonts w:eastAsia="Arial" w:cs="Arial"/>
          <w:color w:val="000000"/>
        </w:rPr>
        <w:commentReference w:id="928"/>
      </w:r>
    </w:p>
    <w:p w14:paraId="7F52816E" w14:textId="485370B5"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B3C5EDC" w14:textId="4651DCA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60FE82C"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9002DF" w14:textId="77777777" w:rsidR="00C95140" w:rsidRDefault="00C95140" w:rsidP="00770F5B">
      <w:pPr>
        <w:pStyle w:val="Heading3"/>
        <w:numPr>
          <w:ilvl w:val="2"/>
          <w:numId w:val="63"/>
        </w:numPr>
        <w:tabs>
          <w:tab w:val="left" w:pos="2340"/>
        </w:tabs>
        <w:ind w:left="2070"/>
      </w:pPr>
      <w:bookmarkStart w:id="929" w:name="_Toc63673377"/>
      <w:commentRangeStart w:id="930"/>
      <w:r>
        <w:t>Use of improved management practices and technologies</w:t>
      </w:r>
      <w:commentRangeEnd w:id="930"/>
      <w:r>
        <w:rPr>
          <w:rStyle w:val="CommentReference"/>
          <w:rFonts w:eastAsia="Arial" w:cs="Arial"/>
          <w:b w:val="0"/>
        </w:rPr>
        <w:commentReference w:id="930"/>
      </w:r>
      <w:bookmarkEnd w:id="929"/>
    </w:p>
    <w:p w14:paraId="49CAFFF9" w14:textId="62986CF4" w:rsidR="00C95140" w:rsidRDefault="00C95140" w:rsidP="00380CBA">
      <w:pPr>
        <w:pStyle w:val="BodyText1"/>
        <w:rPr>
          <w:szCs w:val="22"/>
        </w:rPr>
      </w:pPr>
      <w:r>
        <w:t xml:space="preserve">This section examines </w:t>
      </w:r>
      <w:r w:rsidR="005C4E8E">
        <w:t>dairy farm</w:t>
      </w:r>
      <w:r>
        <w:t>ers’ use of improved technologies and management practices promoted by Feed the Future in the [</w:t>
      </w:r>
      <w:r w:rsidRPr="00F138B7">
        <w:rPr>
          <w:highlight w:val="yellow"/>
        </w:rPr>
        <w:t>Country</w:t>
      </w:r>
      <w:r>
        <w:t>] ZOI</w:t>
      </w:r>
      <w:r w:rsidRPr="00623B8F">
        <w:rPr>
          <w:szCs w:val="22"/>
        </w:rPr>
        <w:t xml:space="preserve"> to </w:t>
      </w:r>
      <w:r>
        <w:rPr>
          <w:szCs w:val="22"/>
        </w:rPr>
        <w:t xml:space="preserve">raise dairy cows and produce </w:t>
      </w:r>
      <w:commentRangeStart w:id="931"/>
      <w:r>
        <w:rPr>
          <w:szCs w:val="22"/>
        </w:rPr>
        <w:t>milk</w:t>
      </w:r>
      <w:commentRangeEnd w:id="931"/>
      <w:r>
        <w:rPr>
          <w:rStyle w:val="CommentReference"/>
          <w:rFonts w:eastAsia="Arial" w:cs="Arial"/>
          <w:color w:val="000000"/>
        </w:rPr>
        <w:commentReference w:id="931"/>
      </w:r>
      <w:r w:rsidRPr="00623B8F">
        <w:rPr>
          <w:szCs w:val="22"/>
        </w:rPr>
        <w:t xml:space="preserve">. </w:t>
      </w:r>
    </w:p>
    <w:p w14:paraId="0BCAE0EE" w14:textId="25826851" w:rsidR="00C95140" w:rsidRDefault="00C95140" w:rsidP="00380CBA">
      <w:pPr>
        <w:pStyle w:val="BodyText1"/>
      </w:pPr>
      <w:r w:rsidRPr="00AA6E6F">
        <w:rPr>
          <w:b/>
        </w:rPr>
        <w:t xml:space="preserve">Table </w:t>
      </w:r>
      <w:r w:rsidR="005C578F">
        <w:rPr>
          <w:b/>
        </w:rPr>
        <w:t>7</w:t>
      </w:r>
      <w:r>
        <w:rPr>
          <w:b/>
        </w:rPr>
        <w:t>.</w:t>
      </w:r>
      <w:r w:rsidR="005C578F">
        <w:rPr>
          <w:b/>
        </w:rPr>
        <w:t>3</w:t>
      </w:r>
      <w:r>
        <w:rPr>
          <w:b/>
        </w:rPr>
        <w:t>.21</w:t>
      </w:r>
      <w:r w:rsidRPr="00D8695D">
        <w:t xml:space="preserve"> shows </w:t>
      </w:r>
      <w:r>
        <w:t xml:space="preserve">the </w:t>
      </w:r>
      <w:r w:rsidRPr="00D8695D">
        <w:t>percent</w:t>
      </w:r>
      <w:r>
        <w:t>age</w:t>
      </w:r>
      <w:r w:rsidRPr="00D8695D">
        <w:t xml:space="preserve"> of </w:t>
      </w:r>
      <w:r w:rsidR="005C4E8E">
        <w:t>dairy farm</w:t>
      </w:r>
      <w:r>
        <w:t xml:space="preserve">ers in the ZOI who </w:t>
      </w:r>
      <w:r w:rsidRPr="00D8695D">
        <w:t xml:space="preserve">applied one or more improved </w:t>
      </w:r>
      <w:r>
        <w:t xml:space="preserve">management </w:t>
      </w:r>
      <w:r w:rsidR="005C578F">
        <w:t xml:space="preserve">practices </w:t>
      </w:r>
      <w:r>
        <w:t xml:space="preserve">or </w:t>
      </w:r>
      <w:r w:rsidR="005C578F">
        <w:t xml:space="preserve">technologies </w:t>
      </w:r>
      <w:r>
        <w:t xml:space="preserve">promoted by the </w:t>
      </w:r>
      <w:r w:rsidRPr="00CD0CE1">
        <w:rPr>
          <w:highlight w:val="yellow"/>
        </w:rPr>
        <w:t>[COUNTRY]</w:t>
      </w:r>
      <w:r w:rsidR="004A0595">
        <w:t xml:space="preserve"> mission during the 12 </w:t>
      </w:r>
      <w:r>
        <w:t xml:space="preserve">months </w:t>
      </w:r>
      <w:r>
        <w:lastRenderedPageBreak/>
        <w:t>preceding the ZOI Survey</w:t>
      </w:r>
      <w:r w:rsidRPr="00D8695D">
        <w:t>.</w:t>
      </w:r>
      <w:r>
        <w:t xml:space="preserve"> The table also includes the percentage of </w:t>
      </w:r>
      <w:r w:rsidR="005C4E8E">
        <w:t>dairy farm</w:t>
      </w:r>
      <w:r>
        <w:t xml:space="preserve">ers in the ZOI who used promoted improved management practices and technologies by livestock production and management sub-category.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123CC67" w14:textId="46132897" w:rsidR="00C95140" w:rsidRPr="00764A9F" w:rsidRDefault="00C95140" w:rsidP="00380CBA">
      <w:pPr>
        <w:pStyle w:val="Tabletitle"/>
      </w:pPr>
      <w:bookmarkStart w:id="932" w:name="_Toc63673147"/>
      <w:r w:rsidRPr="00764A9F">
        <w:t>T</w:t>
      </w:r>
      <w:r>
        <w:t>able 7.3.21:</w:t>
      </w:r>
      <w:r w:rsidRPr="00764A9F">
        <w:t xml:space="preserve"> </w:t>
      </w:r>
      <w:r w:rsidRPr="00836C1C">
        <w:t xml:space="preserve">Percentage of </w:t>
      </w:r>
      <w:r w:rsidR="005C4E8E">
        <w:t xml:space="preserve">Dairy </w:t>
      </w:r>
      <w:r w:rsidR="00EE1023">
        <w:t>Farm</w:t>
      </w:r>
      <w:r w:rsidR="00EE1023" w:rsidRPr="00836C1C">
        <w:t xml:space="preserve">ers </w:t>
      </w:r>
      <w:r w:rsidRPr="00836C1C">
        <w:t>in the ZOI Who Used One or More Improved Management Practices and Technologies by Sub-category, in Total and by Farmers’ Sex and Age</w:t>
      </w:r>
      <w:bookmarkEnd w:id="932"/>
    </w:p>
    <w:tbl>
      <w:tblPr>
        <w:tblW w:w="5000" w:type="pct"/>
        <w:tblLook w:val="04A0" w:firstRow="1" w:lastRow="0" w:firstColumn="1" w:lastColumn="0" w:noHBand="0" w:noVBand="1"/>
      </w:tblPr>
      <w:tblGrid>
        <w:gridCol w:w="3495"/>
        <w:gridCol w:w="737"/>
        <w:gridCol w:w="931"/>
        <w:gridCol w:w="680"/>
        <w:gridCol w:w="632"/>
        <w:gridCol w:w="285"/>
        <w:gridCol w:w="1092"/>
        <w:gridCol w:w="1094"/>
        <w:gridCol w:w="630"/>
      </w:tblGrid>
      <w:tr w:rsidR="00C95140" w:rsidRPr="00380CBA" w14:paraId="03946185" w14:textId="77777777" w:rsidTr="00380CBA">
        <w:tc>
          <w:tcPr>
            <w:tcW w:w="1825" w:type="pct"/>
            <w:vMerge w:val="restart"/>
            <w:tcBorders>
              <w:top w:val="single" w:sz="4" w:space="0" w:color="auto"/>
              <w:left w:val="nil"/>
              <w:bottom w:val="single" w:sz="4" w:space="0" w:color="000000"/>
              <w:right w:val="nil"/>
            </w:tcBorders>
            <w:shd w:val="clear" w:color="000000" w:fill="387990"/>
            <w:vAlign w:val="bottom"/>
            <w:hideMark/>
          </w:tcPr>
          <w:p w14:paraId="556538E6" w14:textId="77777777" w:rsidR="00C95140" w:rsidRPr="00380CBA" w:rsidRDefault="00C95140" w:rsidP="00380CBA">
            <w:pPr>
              <w:keepNext/>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Sub-category</w:t>
            </w:r>
          </w:p>
        </w:tc>
        <w:tc>
          <w:tcPr>
            <w:tcW w:w="385" w:type="pct"/>
            <w:vMerge w:val="restart"/>
            <w:tcBorders>
              <w:top w:val="single" w:sz="4" w:space="0" w:color="auto"/>
              <w:left w:val="nil"/>
              <w:bottom w:val="nil"/>
              <w:right w:val="nil"/>
            </w:tcBorders>
            <w:shd w:val="clear" w:color="000000" w:fill="387990"/>
            <w:vAlign w:val="bottom"/>
            <w:hideMark/>
          </w:tcPr>
          <w:p w14:paraId="2744B336"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119BF3E4"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6E81A11" w14:textId="77777777" w:rsidR="00C95140" w:rsidRPr="00380CBA" w:rsidRDefault="00C95140" w:rsidP="00380CBA">
            <w:pPr>
              <w:keepNext/>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71" w:type="pct"/>
            <w:gridSpan w:val="3"/>
            <w:tcBorders>
              <w:top w:val="single" w:sz="4" w:space="0" w:color="auto"/>
              <w:left w:val="nil"/>
              <w:bottom w:val="single" w:sz="4" w:space="0" w:color="FFFFFF"/>
              <w:right w:val="nil"/>
            </w:tcBorders>
            <w:shd w:val="clear" w:color="000000" w:fill="387990"/>
            <w:vAlign w:val="center"/>
            <w:hideMark/>
          </w:tcPr>
          <w:p w14:paraId="313CC668" w14:textId="154AF311"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1EC86D6B" w14:textId="77777777" w:rsidTr="00BE7C43">
        <w:tc>
          <w:tcPr>
            <w:tcW w:w="1825" w:type="pct"/>
            <w:vMerge/>
            <w:tcBorders>
              <w:top w:val="single" w:sz="4" w:space="0" w:color="auto"/>
              <w:left w:val="nil"/>
              <w:bottom w:val="single" w:sz="4" w:space="0" w:color="000000"/>
              <w:right w:val="nil"/>
            </w:tcBorders>
            <w:vAlign w:val="center"/>
            <w:hideMark/>
          </w:tcPr>
          <w:p w14:paraId="6E6DE7B5"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095EF408"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AC49254"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22E559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695663B" w14:textId="40D2A4D0" w:rsidR="00C95140" w:rsidRPr="00380CBA"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C7FB502" w14:textId="6C09A6E3"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nil"/>
              <w:right w:val="nil"/>
            </w:tcBorders>
            <w:shd w:val="clear" w:color="000000" w:fill="387990"/>
            <w:vAlign w:val="bottom"/>
            <w:hideMark/>
          </w:tcPr>
          <w:p w14:paraId="7A4FFAD2" w14:textId="775B80CE"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71" w:type="pct"/>
            <w:tcBorders>
              <w:top w:val="nil"/>
              <w:left w:val="nil"/>
              <w:bottom w:val="nil"/>
              <w:right w:val="nil"/>
            </w:tcBorders>
            <w:shd w:val="clear" w:color="000000" w:fill="387990"/>
            <w:vAlign w:val="bottom"/>
            <w:hideMark/>
          </w:tcPr>
          <w:p w14:paraId="6956361C" w14:textId="0C695BEF"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B66B8B3" w14:textId="49543ED0" w:rsidR="00C95140" w:rsidRPr="00380CBA" w:rsidRDefault="00C95140">
            <w:pPr>
              <w:keepNext/>
              <w:widowControl/>
              <w:spacing w:line="259" w:lineRule="auto"/>
              <w:jc w:val="center"/>
              <w:rPr>
                <w:rFonts w:eastAsia="Times New Roman" w:cs="Times New Roman"/>
                <w:b/>
                <w:bCs/>
                <w:color w:val="FFFFFF"/>
                <w:sz w:val="20"/>
                <w:szCs w:val="20"/>
              </w:rPr>
            </w:pPr>
          </w:p>
        </w:tc>
      </w:tr>
      <w:tr w:rsidR="00C95140" w:rsidRPr="00380CBA" w14:paraId="0BD536C9" w14:textId="77777777" w:rsidTr="00BE7C43">
        <w:tc>
          <w:tcPr>
            <w:tcW w:w="1825" w:type="pct"/>
            <w:vMerge/>
            <w:tcBorders>
              <w:top w:val="single" w:sz="4" w:space="0" w:color="auto"/>
              <w:left w:val="nil"/>
              <w:bottom w:val="single" w:sz="4" w:space="0" w:color="000000"/>
              <w:right w:val="nil"/>
            </w:tcBorders>
            <w:vAlign w:val="center"/>
            <w:hideMark/>
          </w:tcPr>
          <w:p w14:paraId="0A1A52CE"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EE74D67"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A913478"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2F96C77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66E30F6"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C593153" w14:textId="3FFA7E37"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single" w:sz="4" w:space="0" w:color="auto"/>
              <w:right w:val="nil"/>
            </w:tcBorders>
            <w:shd w:val="clear" w:color="000000" w:fill="387990"/>
            <w:vAlign w:val="bottom"/>
            <w:hideMark/>
          </w:tcPr>
          <w:p w14:paraId="54C5FC77"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71" w:type="pct"/>
            <w:tcBorders>
              <w:top w:val="nil"/>
              <w:left w:val="nil"/>
              <w:bottom w:val="single" w:sz="4" w:space="0" w:color="auto"/>
              <w:right w:val="nil"/>
            </w:tcBorders>
            <w:shd w:val="clear" w:color="000000" w:fill="387990"/>
            <w:vAlign w:val="bottom"/>
            <w:hideMark/>
          </w:tcPr>
          <w:p w14:paraId="4A734DBA"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479B302"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1C176211" w14:textId="77777777" w:rsidTr="00380CBA">
        <w:tc>
          <w:tcPr>
            <w:tcW w:w="1825" w:type="pct"/>
            <w:tcBorders>
              <w:top w:val="nil"/>
              <w:left w:val="nil"/>
              <w:bottom w:val="single" w:sz="4" w:space="0" w:color="auto"/>
              <w:right w:val="nil"/>
            </w:tcBorders>
            <w:shd w:val="clear" w:color="auto" w:fill="auto"/>
            <w:vAlign w:val="center"/>
            <w:hideMark/>
          </w:tcPr>
          <w:p w14:paraId="0DA37572" w14:textId="77777777" w:rsidR="00C95140" w:rsidRPr="00380CBA" w:rsidRDefault="00C95140" w:rsidP="00380CBA">
            <w:pPr>
              <w:keepNext/>
              <w:widowControl/>
              <w:spacing w:line="259" w:lineRule="auto"/>
              <w:rPr>
                <w:rFonts w:eastAsia="Times New Roman" w:cs="Times New Roman"/>
                <w:b/>
                <w:bCs/>
                <w:sz w:val="20"/>
                <w:szCs w:val="20"/>
              </w:rPr>
            </w:pPr>
            <w:r w:rsidRPr="00380CBA">
              <w:rPr>
                <w:rFonts w:eastAsia="Times New Roman" w:cs="Times New Roman"/>
                <w:b/>
                <w:bCs/>
                <w:sz w:val="20"/>
                <w:szCs w:val="20"/>
              </w:rPr>
              <w:t>Across all sub-categories</w:t>
            </w:r>
          </w:p>
        </w:tc>
        <w:tc>
          <w:tcPr>
            <w:tcW w:w="385" w:type="pct"/>
            <w:tcBorders>
              <w:top w:val="nil"/>
              <w:left w:val="nil"/>
              <w:bottom w:val="single" w:sz="4" w:space="0" w:color="auto"/>
              <w:right w:val="nil"/>
            </w:tcBorders>
            <w:shd w:val="clear" w:color="auto" w:fill="auto"/>
            <w:noWrap/>
            <w:vAlign w:val="center"/>
            <w:hideMark/>
          </w:tcPr>
          <w:p w14:paraId="52DD4146" w14:textId="3C2A9C8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center"/>
            <w:hideMark/>
          </w:tcPr>
          <w:p w14:paraId="0D1DF060" w14:textId="49C3C30E"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09B5376" w14:textId="761ECC05"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1DDC5BB" w14:textId="1685D727"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3F79E67" w14:textId="279BA60C"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nil"/>
              <w:left w:val="nil"/>
              <w:bottom w:val="single" w:sz="4" w:space="0" w:color="auto"/>
              <w:right w:val="nil"/>
            </w:tcBorders>
            <w:shd w:val="clear" w:color="auto" w:fill="auto"/>
            <w:vAlign w:val="center"/>
            <w:hideMark/>
          </w:tcPr>
          <w:p w14:paraId="2D84BED8" w14:textId="193DDAA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589A2DBF" w14:textId="74F9E64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D9EAF4" w14:textId="3204E334"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19A4A053" w14:textId="77777777" w:rsidTr="00380CBA">
        <w:tc>
          <w:tcPr>
            <w:tcW w:w="1825" w:type="pct"/>
            <w:tcBorders>
              <w:top w:val="nil"/>
              <w:left w:val="nil"/>
              <w:bottom w:val="nil"/>
              <w:right w:val="nil"/>
            </w:tcBorders>
            <w:shd w:val="clear" w:color="auto" w:fill="auto"/>
            <w:vAlign w:val="center"/>
            <w:hideMark/>
          </w:tcPr>
          <w:p w14:paraId="4819EE55"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Improved livestock breeds</w:t>
            </w:r>
            <w:r w:rsidRPr="00380CBA">
              <w:rPr>
                <w:rFonts w:eastAsia="Times New Roman" w:cs="Times New Roman"/>
                <w:sz w:val="20"/>
                <w:szCs w:val="20"/>
                <w:vertAlign w:val="superscript"/>
              </w:rPr>
              <w:t>b</w:t>
            </w:r>
          </w:p>
        </w:tc>
        <w:tc>
          <w:tcPr>
            <w:tcW w:w="385" w:type="pct"/>
            <w:tcBorders>
              <w:top w:val="nil"/>
              <w:left w:val="nil"/>
              <w:bottom w:val="nil"/>
              <w:right w:val="nil"/>
            </w:tcBorders>
            <w:shd w:val="clear" w:color="auto" w:fill="auto"/>
            <w:noWrap/>
            <w:vAlign w:val="center"/>
            <w:hideMark/>
          </w:tcPr>
          <w:p w14:paraId="25D909A6"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1253E5D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7A46BD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C962E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E33AC9"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1532430"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3D9FFFF5"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2B2E86"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58118C31"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5BA75B3B"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Livestock health services and products</w:t>
            </w:r>
            <w:r w:rsidRPr="00380CBA">
              <w:rPr>
                <w:rFonts w:eastAsia="Times New Roman" w:cs="Times New Roman"/>
                <w:sz w:val="20"/>
                <w:szCs w:val="20"/>
                <w:vertAlign w:val="superscript"/>
              </w:rPr>
              <w:t>c</w:t>
            </w:r>
          </w:p>
        </w:tc>
        <w:tc>
          <w:tcPr>
            <w:tcW w:w="385" w:type="pct"/>
            <w:tcBorders>
              <w:top w:val="single" w:sz="4" w:space="0" w:color="auto"/>
              <w:left w:val="nil"/>
              <w:bottom w:val="single" w:sz="4" w:space="0" w:color="auto"/>
              <w:right w:val="nil"/>
            </w:tcBorders>
            <w:shd w:val="clear" w:color="auto" w:fill="auto"/>
            <w:noWrap/>
            <w:vAlign w:val="center"/>
            <w:hideMark/>
          </w:tcPr>
          <w:p w14:paraId="3E63C06C" w14:textId="008D0375"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3D9CED9" w14:textId="3CCA5082"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25E1059E" w14:textId="387F5D20"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4A14D5F" w14:textId="09246806"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B222095" w14:textId="54B76806"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6748E39F" w14:textId="1B1E90B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72512F63" w14:textId="7EA26A7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F93E6FF" w14:textId="37DC051E"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2DA740A3" w14:textId="77777777" w:rsidTr="00380CBA">
        <w:tc>
          <w:tcPr>
            <w:tcW w:w="1825" w:type="pct"/>
            <w:tcBorders>
              <w:top w:val="nil"/>
              <w:left w:val="nil"/>
              <w:bottom w:val="nil"/>
              <w:right w:val="nil"/>
            </w:tcBorders>
            <w:shd w:val="clear" w:color="auto" w:fill="auto"/>
            <w:vAlign w:val="center"/>
            <w:hideMark/>
          </w:tcPr>
          <w:p w14:paraId="343C1F8C"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Improved livestock handling practices and housing</w:t>
            </w:r>
            <w:r w:rsidRPr="00380CBA">
              <w:rPr>
                <w:rFonts w:eastAsia="Times New Roman" w:cs="Times New Roman"/>
                <w:sz w:val="20"/>
                <w:szCs w:val="20"/>
                <w:vertAlign w:val="superscript"/>
              </w:rPr>
              <w:t>d</w:t>
            </w:r>
          </w:p>
        </w:tc>
        <w:tc>
          <w:tcPr>
            <w:tcW w:w="385" w:type="pct"/>
            <w:tcBorders>
              <w:top w:val="nil"/>
              <w:left w:val="nil"/>
              <w:bottom w:val="nil"/>
              <w:right w:val="nil"/>
            </w:tcBorders>
            <w:shd w:val="clear" w:color="auto" w:fill="auto"/>
            <w:noWrap/>
            <w:vAlign w:val="center"/>
            <w:hideMark/>
          </w:tcPr>
          <w:p w14:paraId="01931F58"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04263283"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86C804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5818A4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5A28AA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57ADFFBC"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4938ABAF"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E1F30FE"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2D64909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467882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feeding practices</w:t>
            </w:r>
            <w:r w:rsidRPr="00380CBA">
              <w:rPr>
                <w:rFonts w:eastAsia="Times New Roman" w:cs="Times New Roman"/>
                <w:sz w:val="20"/>
                <w:szCs w:val="20"/>
                <w:vertAlign w:val="superscript"/>
              </w:rPr>
              <w:t>e</w:t>
            </w:r>
          </w:p>
        </w:tc>
        <w:tc>
          <w:tcPr>
            <w:tcW w:w="385" w:type="pct"/>
            <w:tcBorders>
              <w:top w:val="single" w:sz="4" w:space="0" w:color="auto"/>
              <w:left w:val="nil"/>
              <w:bottom w:val="single" w:sz="4" w:space="0" w:color="auto"/>
              <w:right w:val="nil"/>
            </w:tcBorders>
            <w:shd w:val="clear" w:color="auto" w:fill="auto"/>
            <w:noWrap/>
            <w:vAlign w:val="center"/>
            <w:hideMark/>
          </w:tcPr>
          <w:p w14:paraId="12E013D2" w14:textId="0EBD234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3965213A" w14:textId="08FFD475"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7B881E9" w14:textId="598648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5CD1A9" w14:textId="0F9EC2D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FE430B7" w14:textId="58A61344"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402D9ABF" w14:textId="763DEB05"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3096690E" w14:textId="406E1E6B"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49057F" w14:textId="5B91D59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79D573" w14:textId="77777777" w:rsidTr="00380CBA">
        <w:tc>
          <w:tcPr>
            <w:tcW w:w="1825" w:type="pct"/>
            <w:tcBorders>
              <w:top w:val="nil"/>
              <w:left w:val="nil"/>
              <w:bottom w:val="nil"/>
              <w:right w:val="nil"/>
            </w:tcBorders>
            <w:shd w:val="clear" w:color="auto" w:fill="auto"/>
            <w:vAlign w:val="center"/>
            <w:hideMark/>
          </w:tcPr>
          <w:p w14:paraId="060B8DDB"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grazing practices</w:t>
            </w:r>
            <w:r w:rsidRPr="00380CBA">
              <w:rPr>
                <w:rFonts w:eastAsia="Times New Roman" w:cs="Times New Roman"/>
                <w:sz w:val="20"/>
                <w:szCs w:val="20"/>
                <w:vertAlign w:val="superscript"/>
              </w:rPr>
              <w:t>f</w:t>
            </w:r>
          </w:p>
        </w:tc>
        <w:tc>
          <w:tcPr>
            <w:tcW w:w="385" w:type="pct"/>
            <w:tcBorders>
              <w:top w:val="nil"/>
              <w:left w:val="nil"/>
              <w:bottom w:val="nil"/>
              <w:right w:val="nil"/>
            </w:tcBorders>
            <w:shd w:val="clear" w:color="auto" w:fill="auto"/>
            <w:vAlign w:val="center"/>
            <w:hideMark/>
          </w:tcPr>
          <w:p w14:paraId="044DC95A"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7323D6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D6ADC6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797486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1C11BC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852F63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41BC3E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DB76A67"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357E1B7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4CFE632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waste management practices</w:t>
            </w:r>
            <w:r w:rsidRPr="00380CBA">
              <w:rPr>
                <w:rFonts w:eastAsia="Times New Roman" w:cs="Times New Roman"/>
                <w:sz w:val="20"/>
                <w:szCs w:val="20"/>
                <w:vertAlign w:val="superscript"/>
              </w:rPr>
              <w:t>g</w:t>
            </w:r>
          </w:p>
        </w:tc>
        <w:tc>
          <w:tcPr>
            <w:tcW w:w="385" w:type="pct"/>
            <w:tcBorders>
              <w:top w:val="single" w:sz="4" w:space="0" w:color="auto"/>
              <w:left w:val="nil"/>
              <w:bottom w:val="single" w:sz="4" w:space="0" w:color="auto"/>
              <w:right w:val="nil"/>
            </w:tcBorders>
            <w:shd w:val="clear" w:color="auto" w:fill="auto"/>
            <w:vAlign w:val="center"/>
            <w:hideMark/>
          </w:tcPr>
          <w:p w14:paraId="562DFEB2" w14:textId="04BC298D"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D90C95B" w14:textId="4192A6F7"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68987F7" w14:textId="321C3A0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31FBC1" w14:textId="7FEB18BF"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93D9AE" w14:textId="79216167"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7812B562" w14:textId="10A29CBD"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00C57441" w14:textId="4963BCED"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2099AA3" w14:textId="1253A7C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6B8D46F" w14:textId="77777777" w:rsidTr="00380CBA">
        <w:tc>
          <w:tcPr>
            <w:tcW w:w="1825" w:type="pct"/>
            <w:tcBorders>
              <w:top w:val="nil"/>
              <w:left w:val="nil"/>
              <w:bottom w:val="nil"/>
              <w:right w:val="nil"/>
            </w:tcBorders>
            <w:shd w:val="clear" w:color="auto" w:fill="auto"/>
            <w:vAlign w:val="center"/>
            <w:hideMark/>
          </w:tcPr>
          <w:p w14:paraId="41F03E58" w14:textId="73796E18"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w:t>
            </w:r>
            <w:r w:rsidR="00F33F8B">
              <w:rPr>
                <w:rFonts w:eastAsia="Times New Roman" w:cs="Times New Roman"/>
                <w:sz w:val="20"/>
                <w:szCs w:val="20"/>
              </w:rPr>
              <w:t xml:space="preserve"> use of</w:t>
            </w:r>
            <w:r w:rsidRPr="00380CBA">
              <w:rPr>
                <w:rFonts w:eastAsia="Times New Roman" w:cs="Times New Roman"/>
                <w:sz w:val="20"/>
                <w:szCs w:val="20"/>
              </w:rPr>
              <w:t xml:space="preserve"> fodder crops</w:t>
            </w:r>
            <w:r w:rsidRPr="00380CBA">
              <w:rPr>
                <w:rFonts w:eastAsia="Times New Roman" w:cs="Times New Roman"/>
                <w:sz w:val="20"/>
                <w:szCs w:val="20"/>
                <w:vertAlign w:val="superscript"/>
              </w:rPr>
              <w:t>h</w:t>
            </w:r>
          </w:p>
        </w:tc>
        <w:tc>
          <w:tcPr>
            <w:tcW w:w="385" w:type="pct"/>
            <w:tcBorders>
              <w:top w:val="nil"/>
              <w:left w:val="nil"/>
              <w:bottom w:val="nil"/>
              <w:right w:val="nil"/>
            </w:tcBorders>
            <w:shd w:val="clear" w:color="auto" w:fill="auto"/>
            <w:vAlign w:val="center"/>
            <w:hideMark/>
          </w:tcPr>
          <w:p w14:paraId="3894883E"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53B76E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54E827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EF1E2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365076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5DAB63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028E339B"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5E74F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74014C9"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BBA8E7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Cultivation of dual purpose crops</w:t>
            </w:r>
            <w:r w:rsidRPr="00380CBA">
              <w:rPr>
                <w:rFonts w:eastAsia="Times New Roman" w:cs="Times New Roman"/>
                <w:sz w:val="20"/>
                <w:szCs w:val="20"/>
                <w:vertAlign w:val="superscript"/>
              </w:rPr>
              <w:t>i</w:t>
            </w:r>
          </w:p>
        </w:tc>
        <w:tc>
          <w:tcPr>
            <w:tcW w:w="385" w:type="pct"/>
            <w:tcBorders>
              <w:top w:val="single" w:sz="4" w:space="0" w:color="auto"/>
              <w:left w:val="nil"/>
              <w:bottom w:val="single" w:sz="4" w:space="0" w:color="auto"/>
              <w:right w:val="nil"/>
            </w:tcBorders>
            <w:shd w:val="clear" w:color="auto" w:fill="auto"/>
            <w:vAlign w:val="center"/>
            <w:hideMark/>
          </w:tcPr>
          <w:p w14:paraId="0EF8A43B" w14:textId="2E57D19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3C130F7" w14:textId="7A112B7B"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5806326" w14:textId="7FBDF76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968868A" w14:textId="35C93603"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FE3EE3" w14:textId="0329D3DB"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29BF73BE" w14:textId="76B125F6"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30C7FB71" w14:textId="050A516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305F978" w14:textId="77E25AC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D12B12" w14:textId="77777777" w:rsidTr="00380CBA">
        <w:tc>
          <w:tcPr>
            <w:tcW w:w="1825" w:type="pct"/>
            <w:tcBorders>
              <w:top w:val="nil"/>
              <w:left w:val="nil"/>
              <w:bottom w:val="nil"/>
              <w:right w:val="nil"/>
            </w:tcBorders>
            <w:shd w:val="clear" w:color="auto" w:fill="auto"/>
            <w:vAlign w:val="center"/>
            <w:hideMark/>
          </w:tcPr>
          <w:p w14:paraId="106A329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Other</w:t>
            </w:r>
            <w:r w:rsidRPr="00380CBA">
              <w:rPr>
                <w:rFonts w:eastAsia="Times New Roman" w:cs="Times New Roman"/>
                <w:sz w:val="20"/>
                <w:szCs w:val="20"/>
                <w:vertAlign w:val="superscript"/>
              </w:rPr>
              <w:t>j</w:t>
            </w:r>
          </w:p>
        </w:tc>
        <w:tc>
          <w:tcPr>
            <w:tcW w:w="385" w:type="pct"/>
            <w:tcBorders>
              <w:top w:val="nil"/>
              <w:left w:val="nil"/>
              <w:bottom w:val="nil"/>
              <w:right w:val="nil"/>
            </w:tcBorders>
            <w:shd w:val="clear" w:color="auto" w:fill="auto"/>
            <w:vAlign w:val="center"/>
            <w:hideMark/>
          </w:tcPr>
          <w:p w14:paraId="5523DE50"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C148EE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A5C8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77D6F0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21854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7A7920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13EDF46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C626F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630FA30"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96E0F82" w14:textId="0C744F16"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noWrap/>
            <w:vAlign w:val="center"/>
            <w:hideMark/>
          </w:tcPr>
          <w:p w14:paraId="5E55AA05" w14:textId="41C237A6" w:rsidR="00C95140" w:rsidRPr="00380CBA" w:rsidRDefault="00C95140" w:rsidP="00380CBA">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76859B6" w14:textId="52DDB8BD" w:rsidR="00C95140" w:rsidRPr="00380CBA" w:rsidRDefault="00C95140" w:rsidP="00380CBA">
            <w:pPr>
              <w:widowControl/>
              <w:spacing w:line="259" w:lineRule="auto"/>
              <w:jc w:val="center"/>
              <w:rPr>
                <w:rFonts w:eastAsia="Times New Roman" w:cs="Calibri"/>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9465111" w14:textId="1F0517E8"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9A0CAA0" w14:textId="2172F2AE"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88A209B" w14:textId="51D4B70E" w:rsidR="00C95140" w:rsidRPr="00380CBA" w:rsidRDefault="00C95140" w:rsidP="00380CBA">
            <w:pPr>
              <w:widowControl/>
              <w:spacing w:line="259" w:lineRule="auto"/>
              <w:jc w:val="center"/>
              <w:rPr>
                <w:rFonts w:eastAsia="Times New Roman" w:cs="Calibri"/>
                <w:sz w:val="20"/>
                <w:szCs w:val="20"/>
              </w:rPr>
            </w:pPr>
          </w:p>
        </w:tc>
        <w:tc>
          <w:tcPr>
            <w:tcW w:w="570" w:type="pct"/>
            <w:tcBorders>
              <w:top w:val="single" w:sz="4" w:space="0" w:color="auto"/>
              <w:left w:val="nil"/>
              <w:bottom w:val="single" w:sz="4" w:space="0" w:color="auto"/>
              <w:right w:val="nil"/>
            </w:tcBorders>
            <w:shd w:val="clear" w:color="auto" w:fill="auto"/>
            <w:noWrap/>
            <w:vAlign w:val="center"/>
            <w:hideMark/>
          </w:tcPr>
          <w:p w14:paraId="1611DB43" w14:textId="687F769D" w:rsidR="00C95140" w:rsidRPr="00380CBA" w:rsidRDefault="00C95140" w:rsidP="00380CBA">
            <w:pPr>
              <w:widowControl/>
              <w:spacing w:line="259" w:lineRule="auto"/>
              <w:jc w:val="center"/>
              <w:rPr>
                <w:rFonts w:eastAsia="Times New Roman" w:cs="Calibri"/>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461563F8" w14:textId="7CF65FC4"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DA8F7A3" w14:textId="12C4D047" w:rsidR="00C95140" w:rsidRPr="00380CBA" w:rsidRDefault="00C95140" w:rsidP="00380CBA">
            <w:pPr>
              <w:widowControl/>
              <w:spacing w:line="259" w:lineRule="auto"/>
              <w:jc w:val="center"/>
              <w:rPr>
                <w:rFonts w:eastAsia="Times New Roman" w:cs="Calibri"/>
                <w:sz w:val="20"/>
                <w:szCs w:val="20"/>
              </w:rPr>
            </w:pPr>
          </w:p>
        </w:tc>
      </w:tr>
    </w:tbl>
    <w:p w14:paraId="6FFAD256" w14:textId="4BC680F9" w:rsidR="00C95140" w:rsidRPr="0087225D" w:rsidRDefault="00C95140" w:rsidP="00483879">
      <w:pPr>
        <w:pStyle w:val="BodyText1"/>
        <w:spacing w:after="0"/>
        <w:ind w:left="86" w:hanging="86"/>
        <w:rPr>
          <w:sz w:val="16"/>
        </w:rPr>
      </w:pPr>
      <w:commentRangeStart w:id="933"/>
      <w:r w:rsidRPr="0087225D">
        <w:rPr>
          <w:sz w:val="16"/>
        </w:rPr>
        <w:t>^ Results not statistically reliable, n&lt;30  </w:t>
      </w:r>
      <w:commentRangeEnd w:id="933"/>
      <w:r>
        <w:rPr>
          <w:rStyle w:val="CommentReference"/>
          <w:rFonts w:eastAsia="Arial" w:cs="Arial"/>
          <w:color w:val="000000"/>
        </w:rPr>
        <w:commentReference w:id="933"/>
      </w:r>
    </w:p>
    <w:p w14:paraId="0464115A" w14:textId="5563DBA5"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DFA5096" w14:textId="2B794000"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F24862" w14:textId="5011E6E2"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CFB2CB" w14:textId="4B96EDA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660ACB65" w14:textId="6AEA4FE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29BDA1" w14:textId="4D09D19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5C9E75" w14:textId="7D3F2531"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37C798" w14:textId="333FBDCC"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1F0EAF0" w14:textId="213B95F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3271AF10" w14:textId="20295455"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E55C34A" w14:textId="3AEEFD6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B31DCD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9F5974C" w14:textId="0043AF60" w:rsidR="00C95140" w:rsidRDefault="00C95140" w:rsidP="00380CBA">
      <w:pPr>
        <w:pStyle w:val="BodyText1"/>
      </w:pPr>
      <w:r w:rsidRPr="00D5694F">
        <w:rPr>
          <w:b/>
        </w:rPr>
        <w:t xml:space="preserve">Table </w:t>
      </w:r>
      <w:r>
        <w:rPr>
          <w:b/>
        </w:rPr>
        <w:t>7.3.22</w:t>
      </w:r>
      <w:r>
        <w:t xml:space="preserve"> shows the percent distribution</w:t>
      </w:r>
      <w:r w:rsidRPr="00D8695D">
        <w:t xml:space="preserve"> of </w:t>
      </w:r>
      <w:r w:rsidR="005C4E8E">
        <w:t>dairy farm</w:t>
      </w:r>
      <w:r w:rsidRPr="00D8695D">
        <w:t xml:space="preserve">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1DBA0365" w14:textId="37DA4FE1" w:rsidR="00C95140" w:rsidRDefault="00C95140" w:rsidP="00380CBA">
      <w:pPr>
        <w:pStyle w:val="Tabletitle"/>
      </w:pPr>
      <w:bookmarkStart w:id="934" w:name="_Toc63673148"/>
      <w:r>
        <w:t>Table 7.3.22:</w:t>
      </w:r>
      <w:r w:rsidRPr="004266DC">
        <w:t xml:space="preserve"> </w:t>
      </w:r>
      <w:r w:rsidRPr="0094359F">
        <w:t xml:space="preserve">Percent Distribution of </w:t>
      </w:r>
      <w:r w:rsidR="005C4E8E">
        <w:t>Dairy farm</w:t>
      </w:r>
      <w:r w:rsidRPr="0094359F">
        <w:t>ers in the ZOI by the Number of Promoted Improved Management Practices and Technologies Used, in Total and by Farmers’ Sex and Age</w:t>
      </w:r>
      <w:bookmarkEnd w:id="934"/>
    </w:p>
    <w:tbl>
      <w:tblPr>
        <w:tblW w:w="5000" w:type="pct"/>
        <w:tblLook w:val="04A0" w:firstRow="1" w:lastRow="0" w:firstColumn="1" w:lastColumn="0" w:noHBand="0" w:noVBand="1"/>
      </w:tblPr>
      <w:tblGrid>
        <w:gridCol w:w="3224"/>
        <w:gridCol w:w="908"/>
        <w:gridCol w:w="931"/>
        <w:gridCol w:w="810"/>
        <w:gridCol w:w="632"/>
        <w:gridCol w:w="285"/>
        <w:gridCol w:w="1103"/>
        <w:gridCol w:w="1051"/>
        <w:gridCol w:w="632"/>
      </w:tblGrid>
      <w:tr w:rsidR="00C95140" w:rsidRPr="00380CBA" w14:paraId="08476860" w14:textId="77777777" w:rsidTr="00BE7C43">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42109CB"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474" w:type="pct"/>
            <w:vMerge w:val="restart"/>
            <w:tcBorders>
              <w:top w:val="single" w:sz="4" w:space="0" w:color="auto"/>
              <w:left w:val="nil"/>
              <w:bottom w:val="nil"/>
              <w:right w:val="nil"/>
            </w:tcBorders>
            <w:shd w:val="clear" w:color="000000" w:fill="387990"/>
            <w:vAlign w:val="bottom"/>
            <w:hideMark/>
          </w:tcPr>
          <w:p w14:paraId="02816AE5"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9" w:type="pct"/>
            <w:gridSpan w:val="3"/>
            <w:tcBorders>
              <w:top w:val="single" w:sz="4" w:space="0" w:color="auto"/>
              <w:left w:val="nil"/>
              <w:bottom w:val="single" w:sz="4" w:space="0" w:color="FFFFFF"/>
              <w:right w:val="nil"/>
            </w:tcBorders>
            <w:shd w:val="clear" w:color="000000" w:fill="387990"/>
            <w:vAlign w:val="bottom"/>
            <w:hideMark/>
          </w:tcPr>
          <w:p w14:paraId="39EE84DF"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0E6C22E7" w14:textId="5F942301" w:rsidR="00C95140" w:rsidRPr="00380CBA" w:rsidRDefault="00C95140" w:rsidP="002B076E">
            <w:pPr>
              <w:widowControl/>
              <w:spacing w:line="259" w:lineRule="auto"/>
              <w:jc w:val="center"/>
              <w:rPr>
                <w:rFonts w:eastAsia="Times New Roman" w:cs="Times New Roman"/>
                <w:b/>
                <w:bCs/>
                <w:sz w:val="20"/>
                <w:szCs w:val="20"/>
              </w:rPr>
            </w:pPr>
          </w:p>
        </w:tc>
        <w:tc>
          <w:tcPr>
            <w:tcW w:w="1455" w:type="pct"/>
            <w:gridSpan w:val="3"/>
            <w:tcBorders>
              <w:top w:val="single" w:sz="4" w:space="0" w:color="auto"/>
              <w:left w:val="nil"/>
              <w:bottom w:val="single" w:sz="4" w:space="0" w:color="FFFFFF"/>
              <w:right w:val="nil"/>
            </w:tcBorders>
            <w:shd w:val="clear" w:color="000000" w:fill="387990"/>
            <w:vAlign w:val="bottom"/>
            <w:hideMark/>
          </w:tcPr>
          <w:p w14:paraId="6583B1C3" w14:textId="40F889B6"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799C581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367BD8E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483C1DCF"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550618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bottom"/>
            <w:hideMark/>
          </w:tcPr>
          <w:p w14:paraId="37BA048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64DA23C" w14:textId="510FBEB2"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B55D228" w14:textId="64139618"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nil"/>
              <w:right w:val="nil"/>
            </w:tcBorders>
            <w:shd w:val="clear" w:color="000000" w:fill="387990"/>
            <w:vAlign w:val="bottom"/>
            <w:hideMark/>
          </w:tcPr>
          <w:p w14:paraId="466C13D6" w14:textId="19C7D333"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49" w:type="pct"/>
            <w:tcBorders>
              <w:top w:val="nil"/>
              <w:left w:val="nil"/>
              <w:bottom w:val="nil"/>
              <w:right w:val="nil"/>
            </w:tcBorders>
            <w:shd w:val="clear" w:color="000000" w:fill="387990"/>
            <w:vAlign w:val="bottom"/>
            <w:hideMark/>
          </w:tcPr>
          <w:p w14:paraId="3B41C146" w14:textId="21FE1B54"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64A06DAC" w14:textId="5E71F1FB"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3FE5E67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7DED61A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16C8D72F"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1F3D581"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bottom"/>
            <w:hideMark/>
          </w:tcPr>
          <w:p w14:paraId="72528EE0"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4401F7C"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B04B87C" w14:textId="545D0D2A"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single" w:sz="4" w:space="0" w:color="auto"/>
              <w:right w:val="nil"/>
            </w:tcBorders>
            <w:shd w:val="clear" w:color="000000" w:fill="387990"/>
            <w:vAlign w:val="bottom"/>
            <w:hideMark/>
          </w:tcPr>
          <w:p w14:paraId="4F2617C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036A357D"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C929EE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092BBA11" w14:textId="77777777" w:rsidTr="00380CBA">
        <w:tc>
          <w:tcPr>
            <w:tcW w:w="1683" w:type="pct"/>
            <w:tcBorders>
              <w:top w:val="nil"/>
              <w:left w:val="nil"/>
              <w:bottom w:val="single" w:sz="4" w:space="0" w:color="auto"/>
              <w:right w:val="nil"/>
            </w:tcBorders>
            <w:shd w:val="clear" w:color="000000" w:fill="DDEBF7"/>
            <w:vAlign w:val="bottom"/>
            <w:hideMark/>
          </w:tcPr>
          <w:p w14:paraId="71C857EC"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474" w:type="pct"/>
            <w:tcBorders>
              <w:top w:val="nil"/>
              <w:left w:val="nil"/>
              <w:bottom w:val="single" w:sz="4" w:space="0" w:color="auto"/>
              <w:right w:val="nil"/>
            </w:tcBorders>
            <w:shd w:val="clear" w:color="000000" w:fill="DDEBF7"/>
            <w:vAlign w:val="center"/>
            <w:hideMark/>
          </w:tcPr>
          <w:p w14:paraId="2DE1E502" w14:textId="61B4C25F" w:rsidR="00C95140" w:rsidRPr="00380CBA" w:rsidRDefault="00C95140" w:rsidP="00380CBA">
            <w:pPr>
              <w:widowControl/>
              <w:spacing w:line="259" w:lineRule="auto"/>
              <w:jc w:val="center"/>
              <w:rPr>
                <w:rFonts w:eastAsia="Times New Roman" w:cs="Times New Roman"/>
                <w:b/>
                <w:bCs/>
                <w:color w:val="auto"/>
                <w:sz w:val="20"/>
                <w:szCs w:val="20"/>
              </w:rPr>
            </w:pPr>
          </w:p>
        </w:tc>
        <w:tc>
          <w:tcPr>
            <w:tcW w:w="486" w:type="pct"/>
            <w:tcBorders>
              <w:top w:val="nil"/>
              <w:left w:val="nil"/>
              <w:bottom w:val="single" w:sz="4" w:space="0" w:color="auto"/>
              <w:right w:val="nil"/>
            </w:tcBorders>
            <w:shd w:val="clear" w:color="000000" w:fill="DDEBF7"/>
            <w:vAlign w:val="center"/>
            <w:hideMark/>
          </w:tcPr>
          <w:p w14:paraId="4E1B4356" w14:textId="6E91ABA0" w:rsidR="00C95140" w:rsidRPr="00380CBA" w:rsidRDefault="00C95140" w:rsidP="00380CBA">
            <w:pPr>
              <w:widowControl/>
              <w:spacing w:line="259" w:lineRule="auto"/>
              <w:jc w:val="center"/>
              <w:rPr>
                <w:rFonts w:eastAsia="Times New Roman" w:cs="Times New Roman"/>
                <w:b/>
                <w:bCs/>
                <w:color w:val="auto"/>
                <w:sz w:val="20"/>
                <w:szCs w:val="20"/>
              </w:rPr>
            </w:pPr>
          </w:p>
        </w:tc>
        <w:tc>
          <w:tcPr>
            <w:tcW w:w="423" w:type="pct"/>
            <w:tcBorders>
              <w:top w:val="nil"/>
              <w:left w:val="nil"/>
              <w:bottom w:val="single" w:sz="4" w:space="0" w:color="auto"/>
              <w:right w:val="nil"/>
            </w:tcBorders>
            <w:shd w:val="clear" w:color="000000" w:fill="DDEBF7"/>
            <w:vAlign w:val="center"/>
            <w:hideMark/>
          </w:tcPr>
          <w:p w14:paraId="06F30A45" w14:textId="6572064B"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4DDAC3E" w14:textId="62685E1C"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725A2B0" w14:textId="58EF4378" w:rsidR="00C95140" w:rsidRPr="00380CBA" w:rsidRDefault="00C95140" w:rsidP="00380CBA">
            <w:pPr>
              <w:widowControl/>
              <w:spacing w:line="259" w:lineRule="auto"/>
              <w:jc w:val="center"/>
              <w:rPr>
                <w:rFonts w:eastAsia="Times New Roman" w:cs="Times New Roman"/>
                <w:b/>
                <w:bCs/>
                <w:color w:val="auto"/>
                <w:sz w:val="20"/>
                <w:szCs w:val="20"/>
              </w:rPr>
            </w:pPr>
          </w:p>
        </w:tc>
        <w:tc>
          <w:tcPr>
            <w:tcW w:w="576" w:type="pct"/>
            <w:tcBorders>
              <w:top w:val="nil"/>
              <w:left w:val="nil"/>
              <w:bottom w:val="single" w:sz="4" w:space="0" w:color="auto"/>
              <w:right w:val="nil"/>
            </w:tcBorders>
            <w:shd w:val="clear" w:color="000000" w:fill="DDEBF7"/>
            <w:vAlign w:val="center"/>
            <w:hideMark/>
          </w:tcPr>
          <w:p w14:paraId="39DEFD73" w14:textId="6DFC30A0" w:rsidR="00C95140" w:rsidRPr="00380CBA" w:rsidRDefault="00C95140" w:rsidP="00380CBA">
            <w:pPr>
              <w:widowControl/>
              <w:spacing w:line="259" w:lineRule="auto"/>
              <w:jc w:val="center"/>
              <w:rPr>
                <w:rFonts w:eastAsia="Times New Roman" w:cs="Times New Roman"/>
                <w:b/>
                <w:bCs/>
                <w:color w:val="auto"/>
                <w:sz w:val="20"/>
                <w:szCs w:val="20"/>
              </w:rPr>
            </w:pPr>
          </w:p>
        </w:tc>
        <w:tc>
          <w:tcPr>
            <w:tcW w:w="549" w:type="pct"/>
            <w:tcBorders>
              <w:top w:val="nil"/>
              <w:left w:val="nil"/>
              <w:bottom w:val="single" w:sz="4" w:space="0" w:color="auto"/>
              <w:right w:val="nil"/>
            </w:tcBorders>
            <w:shd w:val="clear" w:color="000000" w:fill="DDEBF7"/>
            <w:vAlign w:val="center"/>
            <w:hideMark/>
          </w:tcPr>
          <w:p w14:paraId="3AADF181" w14:textId="7EE268C0"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E16BBB4" w14:textId="4ED98D0D"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7333D0AB" w14:textId="77777777" w:rsidTr="00380CBA">
        <w:tc>
          <w:tcPr>
            <w:tcW w:w="1683" w:type="pct"/>
            <w:tcBorders>
              <w:top w:val="nil"/>
              <w:left w:val="nil"/>
              <w:bottom w:val="single" w:sz="4" w:space="0" w:color="auto"/>
              <w:right w:val="nil"/>
            </w:tcBorders>
            <w:shd w:val="clear" w:color="auto" w:fill="auto"/>
            <w:vAlign w:val="center"/>
            <w:hideMark/>
          </w:tcPr>
          <w:p w14:paraId="6D8DD133"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474" w:type="pct"/>
            <w:tcBorders>
              <w:top w:val="nil"/>
              <w:left w:val="nil"/>
              <w:bottom w:val="single" w:sz="4" w:space="0" w:color="auto"/>
              <w:right w:val="nil"/>
            </w:tcBorders>
            <w:shd w:val="clear" w:color="auto" w:fill="auto"/>
            <w:vAlign w:val="center"/>
            <w:hideMark/>
          </w:tcPr>
          <w:p w14:paraId="749F861D" w14:textId="0B051CF1"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E8F8A7" w14:textId="5E340EA2"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297EAB8" w14:textId="0E2248D4"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9147CB2" w14:textId="545096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2008911" w14:textId="32B1446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9700D5" w14:textId="55996620"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7107B2EF" w14:textId="78EFC37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F686692" w14:textId="212BD23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227943" w14:textId="77777777" w:rsidTr="00380CBA">
        <w:tc>
          <w:tcPr>
            <w:tcW w:w="1683" w:type="pct"/>
            <w:tcBorders>
              <w:top w:val="nil"/>
              <w:left w:val="nil"/>
              <w:bottom w:val="single" w:sz="4" w:space="0" w:color="auto"/>
              <w:right w:val="nil"/>
            </w:tcBorders>
            <w:shd w:val="clear" w:color="auto" w:fill="auto"/>
            <w:vAlign w:val="center"/>
            <w:hideMark/>
          </w:tcPr>
          <w:p w14:paraId="25D923F6"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lastRenderedPageBreak/>
              <w:t>2</w:t>
            </w:r>
          </w:p>
        </w:tc>
        <w:tc>
          <w:tcPr>
            <w:tcW w:w="474" w:type="pct"/>
            <w:tcBorders>
              <w:top w:val="nil"/>
              <w:left w:val="nil"/>
              <w:bottom w:val="single" w:sz="4" w:space="0" w:color="auto"/>
              <w:right w:val="nil"/>
            </w:tcBorders>
            <w:shd w:val="clear" w:color="auto" w:fill="auto"/>
            <w:vAlign w:val="center"/>
            <w:hideMark/>
          </w:tcPr>
          <w:p w14:paraId="16456751" w14:textId="292CD4E9"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9944D2" w14:textId="37F0C05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5F2278C" w14:textId="2A0EBCD1"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E3F80F" w14:textId="126E6C2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35B014E4" w14:textId="3137DFEC"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F1E4692" w14:textId="47962CB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7861D6B" w14:textId="673E22F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234533" w14:textId="55D18B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105C4A4" w14:textId="77777777" w:rsidTr="00380CBA">
        <w:tc>
          <w:tcPr>
            <w:tcW w:w="1683" w:type="pct"/>
            <w:tcBorders>
              <w:top w:val="nil"/>
              <w:left w:val="nil"/>
              <w:bottom w:val="single" w:sz="4" w:space="0" w:color="auto"/>
              <w:right w:val="nil"/>
            </w:tcBorders>
            <w:shd w:val="clear" w:color="auto" w:fill="auto"/>
            <w:vAlign w:val="center"/>
            <w:hideMark/>
          </w:tcPr>
          <w:p w14:paraId="1092E0F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474" w:type="pct"/>
            <w:tcBorders>
              <w:top w:val="nil"/>
              <w:left w:val="nil"/>
              <w:bottom w:val="single" w:sz="4" w:space="0" w:color="auto"/>
              <w:right w:val="nil"/>
            </w:tcBorders>
            <w:shd w:val="clear" w:color="auto" w:fill="auto"/>
            <w:vAlign w:val="center"/>
            <w:hideMark/>
          </w:tcPr>
          <w:p w14:paraId="6DCD7DEE" w14:textId="62E242F5"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650C9E" w14:textId="1D2FA273"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62A1FEA9" w14:textId="4777C96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7BB37D92" w14:textId="597654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FE544A0" w14:textId="2B8261B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98667E6" w14:textId="43EA924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44C97C2" w14:textId="18FA728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669F9B" w14:textId="5B0787F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946BAE8" w14:textId="77777777" w:rsidTr="00380CBA">
        <w:tc>
          <w:tcPr>
            <w:tcW w:w="1683" w:type="pct"/>
            <w:tcBorders>
              <w:top w:val="nil"/>
              <w:left w:val="nil"/>
              <w:bottom w:val="single" w:sz="4" w:space="0" w:color="auto"/>
              <w:right w:val="nil"/>
            </w:tcBorders>
            <w:shd w:val="clear" w:color="auto" w:fill="auto"/>
            <w:vAlign w:val="center"/>
            <w:hideMark/>
          </w:tcPr>
          <w:p w14:paraId="15559E6C"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474" w:type="pct"/>
            <w:tcBorders>
              <w:top w:val="nil"/>
              <w:left w:val="nil"/>
              <w:bottom w:val="single" w:sz="4" w:space="0" w:color="auto"/>
              <w:right w:val="nil"/>
            </w:tcBorders>
            <w:shd w:val="clear" w:color="auto" w:fill="auto"/>
            <w:vAlign w:val="center"/>
            <w:hideMark/>
          </w:tcPr>
          <w:p w14:paraId="10AB5CB8" w14:textId="4AF8FFE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910BD43" w14:textId="4D7E1895"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2397295" w14:textId="7981F9E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60ED7D4B" w14:textId="0A5CCA5E"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1EC84CF" w14:textId="24CC3B8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AFB584" w14:textId="4A13CF61"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24D36B43" w14:textId="75079E5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6A8CD" w14:textId="405180B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3293237" w14:textId="77777777" w:rsidTr="00380CBA">
        <w:tc>
          <w:tcPr>
            <w:tcW w:w="1683" w:type="pct"/>
            <w:tcBorders>
              <w:top w:val="nil"/>
              <w:left w:val="nil"/>
              <w:bottom w:val="single" w:sz="4" w:space="0" w:color="auto"/>
              <w:right w:val="nil"/>
            </w:tcBorders>
            <w:shd w:val="clear" w:color="auto" w:fill="auto"/>
            <w:vAlign w:val="center"/>
            <w:hideMark/>
          </w:tcPr>
          <w:p w14:paraId="197D287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474" w:type="pct"/>
            <w:tcBorders>
              <w:top w:val="nil"/>
              <w:left w:val="nil"/>
              <w:bottom w:val="single" w:sz="4" w:space="0" w:color="auto"/>
              <w:right w:val="nil"/>
            </w:tcBorders>
            <w:shd w:val="clear" w:color="auto" w:fill="auto"/>
            <w:vAlign w:val="center"/>
            <w:hideMark/>
          </w:tcPr>
          <w:p w14:paraId="7186B41F" w14:textId="11C3A68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57B9075D" w14:textId="19D9404C"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705C6F99" w14:textId="3E846B9E"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32213E" w14:textId="7921553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0F32074A" w14:textId="0ECF813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D4E6B77" w14:textId="499BF6AA"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47D75F2" w14:textId="7F52A4A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C2283DB" w14:textId="2082C2A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D33F58" w14:textId="77777777" w:rsidTr="00380CBA">
        <w:tc>
          <w:tcPr>
            <w:tcW w:w="1683" w:type="pct"/>
            <w:tcBorders>
              <w:top w:val="nil"/>
              <w:left w:val="nil"/>
              <w:bottom w:val="single" w:sz="4" w:space="0" w:color="auto"/>
              <w:right w:val="nil"/>
            </w:tcBorders>
            <w:shd w:val="clear" w:color="auto" w:fill="auto"/>
            <w:vAlign w:val="center"/>
            <w:hideMark/>
          </w:tcPr>
          <w:p w14:paraId="1E7830A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474" w:type="pct"/>
            <w:tcBorders>
              <w:top w:val="nil"/>
              <w:left w:val="nil"/>
              <w:bottom w:val="single" w:sz="4" w:space="0" w:color="auto"/>
              <w:right w:val="nil"/>
            </w:tcBorders>
            <w:shd w:val="clear" w:color="auto" w:fill="auto"/>
            <w:vAlign w:val="center"/>
            <w:hideMark/>
          </w:tcPr>
          <w:p w14:paraId="03EFA495" w14:textId="537163F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B898BCC" w14:textId="4015E86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6C4D646" w14:textId="2380BAA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85CE1A5" w14:textId="1C85D50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E4942D8" w14:textId="554AACD5"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4B963262" w14:textId="2CD55D2B"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C17B23E" w14:textId="106402C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41DC9CB" w14:textId="67CB630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452243F" w14:textId="77777777" w:rsidTr="00380CBA">
        <w:tc>
          <w:tcPr>
            <w:tcW w:w="1683" w:type="pct"/>
            <w:tcBorders>
              <w:top w:val="nil"/>
              <w:left w:val="nil"/>
              <w:bottom w:val="single" w:sz="4" w:space="0" w:color="auto"/>
              <w:right w:val="nil"/>
            </w:tcBorders>
            <w:shd w:val="clear" w:color="auto" w:fill="auto"/>
            <w:vAlign w:val="center"/>
            <w:hideMark/>
          </w:tcPr>
          <w:p w14:paraId="24320191"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474" w:type="pct"/>
            <w:tcBorders>
              <w:top w:val="nil"/>
              <w:left w:val="nil"/>
              <w:bottom w:val="single" w:sz="4" w:space="0" w:color="auto"/>
              <w:right w:val="nil"/>
            </w:tcBorders>
            <w:shd w:val="clear" w:color="auto" w:fill="auto"/>
            <w:vAlign w:val="center"/>
            <w:hideMark/>
          </w:tcPr>
          <w:p w14:paraId="2D72CF0D" w14:textId="00A41D54"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87DE21E" w14:textId="3305E20E"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0585BD0" w14:textId="03BDF1F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58C6F5E8" w14:textId="28F7EBD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63D499BA" w14:textId="4A1EFF77"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E1A51A1" w14:textId="223B5974"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2BA7E42" w14:textId="59E3716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8A6BB0" w14:textId="0583954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0526E45" w14:textId="77777777" w:rsidTr="00380CBA">
        <w:tc>
          <w:tcPr>
            <w:tcW w:w="1683" w:type="pct"/>
            <w:tcBorders>
              <w:top w:val="nil"/>
              <w:left w:val="nil"/>
              <w:bottom w:val="single" w:sz="4" w:space="0" w:color="auto"/>
              <w:right w:val="nil"/>
            </w:tcBorders>
            <w:shd w:val="clear" w:color="auto" w:fill="auto"/>
            <w:vAlign w:val="center"/>
            <w:hideMark/>
          </w:tcPr>
          <w:p w14:paraId="7E453F2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474" w:type="pct"/>
            <w:tcBorders>
              <w:top w:val="nil"/>
              <w:left w:val="nil"/>
              <w:bottom w:val="single" w:sz="4" w:space="0" w:color="auto"/>
              <w:right w:val="nil"/>
            </w:tcBorders>
            <w:shd w:val="clear" w:color="auto" w:fill="auto"/>
            <w:vAlign w:val="center"/>
            <w:hideMark/>
          </w:tcPr>
          <w:p w14:paraId="4195ADB0" w14:textId="24038CFB"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351B05" w14:textId="37444324"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E5A5FBD" w14:textId="50D07A4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C17B618" w14:textId="68EF79C3"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44B187CB" w14:textId="461F1FBB"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9B33EC0" w14:textId="3311265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C7B3AF2" w14:textId="33F9D165"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E911EAB" w14:textId="11E2E31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F75111" w14:textId="77777777" w:rsidTr="00380CBA">
        <w:tc>
          <w:tcPr>
            <w:tcW w:w="1683" w:type="pct"/>
            <w:tcBorders>
              <w:top w:val="nil"/>
              <w:left w:val="nil"/>
              <w:bottom w:val="single" w:sz="4" w:space="0" w:color="auto"/>
              <w:right w:val="nil"/>
            </w:tcBorders>
            <w:shd w:val="clear" w:color="auto" w:fill="auto"/>
            <w:vAlign w:val="center"/>
            <w:hideMark/>
          </w:tcPr>
          <w:p w14:paraId="555D3956" w14:textId="650AA8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46D8423" w14:textId="482EA333" w:rsidR="00C95140" w:rsidRPr="00380CBA" w:rsidRDefault="00C95140" w:rsidP="00380CBA">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bottom"/>
            <w:hideMark/>
          </w:tcPr>
          <w:p w14:paraId="28732223" w14:textId="4037BE0F"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noWrap/>
            <w:vAlign w:val="bottom"/>
            <w:hideMark/>
          </w:tcPr>
          <w:p w14:paraId="63F15016" w14:textId="358319D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3B9A3EC0" w14:textId="0182550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7660EAA" w14:textId="00038DF6"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noWrap/>
            <w:vAlign w:val="bottom"/>
            <w:hideMark/>
          </w:tcPr>
          <w:p w14:paraId="114D4B1B" w14:textId="2369C93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D46F8E3" w14:textId="2C5A41AD"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6C71182" w14:textId="1D9657DA" w:rsidR="00C95140" w:rsidRPr="00380CBA" w:rsidRDefault="00C95140" w:rsidP="00380CBA">
            <w:pPr>
              <w:widowControl/>
              <w:spacing w:line="259" w:lineRule="auto"/>
              <w:jc w:val="center"/>
              <w:rPr>
                <w:rFonts w:eastAsia="Times New Roman" w:cs="Calibri"/>
                <w:sz w:val="20"/>
                <w:szCs w:val="20"/>
              </w:rPr>
            </w:pPr>
          </w:p>
        </w:tc>
      </w:tr>
    </w:tbl>
    <w:p w14:paraId="33EDAC6E" w14:textId="69D6E056" w:rsidR="00C95140" w:rsidRPr="0087225D" w:rsidRDefault="00C95140" w:rsidP="00483879">
      <w:pPr>
        <w:pStyle w:val="BodyText1"/>
        <w:spacing w:after="0"/>
        <w:ind w:left="86" w:hanging="86"/>
        <w:rPr>
          <w:sz w:val="16"/>
        </w:rPr>
      </w:pPr>
      <w:commentRangeStart w:id="935"/>
      <w:r w:rsidRPr="0087225D">
        <w:rPr>
          <w:sz w:val="16"/>
        </w:rPr>
        <w:t>^ Results not statistically reliable, n&lt;30  </w:t>
      </w:r>
      <w:commentRangeEnd w:id="935"/>
      <w:r>
        <w:rPr>
          <w:rStyle w:val="CommentReference"/>
          <w:rFonts w:eastAsia="Arial" w:cs="Arial"/>
          <w:color w:val="000000"/>
        </w:rPr>
        <w:commentReference w:id="935"/>
      </w:r>
    </w:p>
    <w:p w14:paraId="3FFCB4BA" w14:textId="36974D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AE2952" w14:textId="75B96DCD"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0742241"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0E78A60" w14:textId="4C333CDB" w:rsidR="002E362B" w:rsidRDefault="00B3066F" w:rsidP="002E362B">
      <w:pPr>
        <w:pStyle w:val="Heading3"/>
        <w:numPr>
          <w:ilvl w:val="2"/>
          <w:numId w:val="63"/>
        </w:numPr>
        <w:tabs>
          <w:tab w:val="left" w:pos="2340"/>
        </w:tabs>
      </w:pPr>
      <w:bookmarkStart w:id="936" w:name="_Toc63673378"/>
      <w:r>
        <w:t>Dairy cow yield</w:t>
      </w:r>
      <w:bookmarkEnd w:id="936"/>
    </w:p>
    <w:p w14:paraId="2FD55418" w14:textId="6D9D2383" w:rsidR="00C95140" w:rsidRDefault="00F33F8B" w:rsidP="00380CBA">
      <w:pPr>
        <w:pStyle w:val="BodyText1"/>
      </w:pPr>
      <w:r>
        <w:t>Y</w:t>
      </w:r>
      <w:r w:rsidR="00EE1023">
        <w:t>ield</w:t>
      </w:r>
      <w:r w:rsidR="00C95140">
        <w:t xml:space="preserve"> </w:t>
      </w:r>
      <w:r w:rsidR="00C95140" w:rsidRPr="00B518CB">
        <w:t xml:space="preserve">is </w:t>
      </w:r>
      <w:r w:rsidR="00C95140">
        <w:t xml:space="preserve">a </w:t>
      </w:r>
      <w:r w:rsidR="00C95140" w:rsidRPr="00B518CB">
        <w:t xml:space="preserve">measure of total production </w:t>
      </w:r>
      <w:r w:rsidR="00C95140">
        <w:t>per unit of production. For dairy cows, yield is the liters of milk produced the day before the survey per milking dairy cow</w:t>
      </w:r>
      <w:r w:rsidR="00C95140" w:rsidRPr="00B518CB">
        <w:t>.</w:t>
      </w:r>
      <w:r w:rsidR="00C95140" w:rsidRPr="00D90F68">
        <w:t xml:space="preserve"> </w:t>
      </w:r>
    </w:p>
    <w:p w14:paraId="2607D956" w14:textId="13EE1D04" w:rsidR="00C95140" w:rsidRDefault="00C95140" w:rsidP="00380CBA">
      <w:pPr>
        <w:pStyle w:val="BodyText1"/>
        <w:rPr>
          <w:szCs w:val="22"/>
        </w:rPr>
      </w:pPr>
      <w:r>
        <w:rPr>
          <w:b/>
          <w:szCs w:val="22"/>
        </w:rPr>
        <w:t>Table 7.3.23</w:t>
      </w:r>
      <w:r w:rsidRPr="005054C4">
        <w:rPr>
          <w:szCs w:val="22"/>
        </w:rPr>
        <w:t xml:space="preserve"> presents the number of </w:t>
      </w:r>
      <w:r>
        <w:rPr>
          <w:szCs w:val="22"/>
        </w:rPr>
        <w:t xml:space="preserve">dairy cow </w:t>
      </w:r>
      <w:r w:rsidR="00A63882">
        <w:rPr>
          <w:szCs w:val="22"/>
        </w:rPr>
        <w:t>farmers</w:t>
      </w:r>
      <w:r w:rsidRPr="005054C4">
        <w:rPr>
          <w:szCs w:val="22"/>
        </w:rPr>
        <w:t xml:space="preserve">, total </w:t>
      </w:r>
      <w:r>
        <w:rPr>
          <w:szCs w:val="22"/>
        </w:rPr>
        <w:t xml:space="preserve">milk </w:t>
      </w:r>
      <w:r w:rsidRPr="005054C4">
        <w:rPr>
          <w:szCs w:val="22"/>
        </w:rPr>
        <w:t>production</w:t>
      </w:r>
      <w:r w:rsidR="007C1CC7">
        <w:rPr>
          <w:szCs w:val="22"/>
        </w:rPr>
        <w:t xml:space="preserve"> </w:t>
      </w:r>
      <w:r w:rsidR="00F573B8">
        <w:rPr>
          <w:szCs w:val="22"/>
        </w:rPr>
        <w:t>(</w:t>
      </w:r>
      <w:r w:rsidR="007C1CC7">
        <w:rPr>
          <w:szCs w:val="22"/>
        </w:rPr>
        <w:t>liters</w:t>
      </w:r>
      <w:r w:rsidR="00F573B8">
        <w:rPr>
          <w:szCs w:val="22"/>
        </w:rPr>
        <w:t>)</w:t>
      </w:r>
      <w:r w:rsidRPr="005054C4">
        <w:rPr>
          <w:szCs w:val="22"/>
        </w:rPr>
        <w:t>, total production units</w:t>
      </w:r>
      <w:r w:rsidR="007C1CC7">
        <w:rPr>
          <w:szCs w:val="22"/>
        </w:rPr>
        <w:t xml:space="preserve"> </w:t>
      </w:r>
      <w:r w:rsidR="00F573B8">
        <w:rPr>
          <w:szCs w:val="22"/>
        </w:rPr>
        <w:t>(</w:t>
      </w:r>
      <w:r w:rsidR="007C1CC7">
        <w:rPr>
          <w:szCs w:val="22"/>
        </w:rPr>
        <w:t>number of milking cows</w:t>
      </w:r>
      <w:r w:rsidR="00C838A6">
        <w:rPr>
          <w:szCs w:val="22"/>
        </w:rPr>
        <w:t xml:space="preserve"> in herd</w:t>
      </w:r>
      <w:r w:rsidR="00F573B8">
        <w:rPr>
          <w:szCs w:val="22"/>
        </w:rPr>
        <w:t>)</w:t>
      </w:r>
      <w:r w:rsidRPr="005054C4">
        <w:rPr>
          <w:szCs w:val="22"/>
        </w:rPr>
        <w:t xml:space="preserve">, </w:t>
      </w:r>
      <w:r w:rsidR="00E32580">
        <w:rPr>
          <w:szCs w:val="22"/>
        </w:rPr>
        <w:t xml:space="preserve">and </w:t>
      </w:r>
      <w:r w:rsidR="00CB32ED">
        <w:rPr>
          <w:szCs w:val="22"/>
        </w:rPr>
        <w:t>the average herd-size weighted yield</w:t>
      </w:r>
      <w:r w:rsidR="00E32580">
        <w:rPr>
          <w:szCs w:val="22"/>
        </w:rPr>
        <w:t xml:space="preserve"> for the 30 days preceding the survey. The table also presents the </w:t>
      </w:r>
      <w:r w:rsidR="00CB32ED">
        <w:rPr>
          <w:szCs w:val="22"/>
        </w:rPr>
        <w:t xml:space="preserve">average </w:t>
      </w:r>
      <w:r w:rsidR="00F32A86">
        <w:rPr>
          <w:szCs w:val="22"/>
        </w:rPr>
        <w:t xml:space="preserve">milk </w:t>
      </w:r>
      <w:r w:rsidR="00E32580" w:rsidRPr="00E32580">
        <w:rPr>
          <w:szCs w:val="22"/>
        </w:rPr>
        <w:t>production (</w:t>
      </w:r>
      <w:r w:rsidR="00E32580">
        <w:rPr>
          <w:szCs w:val="22"/>
        </w:rPr>
        <w:t>liters</w:t>
      </w:r>
      <w:r w:rsidR="00E32580" w:rsidRPr="00E32580">
        <w:rPr>
          <w:szCs w:val="22"/>
        </w:rPr>
        <w:t>), average units of production (</w:t>
      </w:r>
      <w:r w:rsidR="00E32580">
        <w:rPr>
          <w:szCs w:val="22"/>
        </w:rPr>
        <w:t>number of milking cows</w:t>
      </w:r>
      <w:r w:rsidR="00F32A86">
        <w:rPr>
          <w:szCs w:val="22"/>
        </w:rPr>
        <w:t xml:space="preserve"> in herd</w:t>
      </w:r>
      <w:r w:rsidR="00E32580" w:rsidRPr="00E32580">
        <w:rPr>
          <w:szCs w:val="22"/>
        </w:rPr>
        <w:t>), and average yield per farmer for the same time period</w:t>
      </w:r>
      <w:r w:rsidRPr="005054C4">
        <w:rPr>
          <w:szCs w:val="22"/>
        </w:rPr>
        <w:t xml:space="preserve">. </w:t>
      </w:r>
      <w:r>
        <w:rPr>
          <w:szCs w:val="22"/>
        </w:rPr>
        <w:t xml:space="preserve">Yield results are also presented disaggregated—first by production system </w:t>
      </w:r>
      <w:r w:rsidRPr="005054C4">
        <w:rPr>
          <w:szCs w:val="22"/>
        </w:rPr>
        <w:t xml:space="preserve">and then by </w:t>
      </w:r>
      <w:r>
        <w:rPr>
          <w:szCs w:val="22"/>
        </w:rPr>
        <w:t xml:space="preserve">sex </w:t>
      </w:r>
      <w:r w:rsidRPr="005054C4">
        <w:rPr>
          <w:szCs w:val="22"/>
        </w:rPr>
        <w:t>and age.</w:t>
      </w:r>
      <w:r w:rsidR="00F33F8B">
        <w:rPr>
          <w:szCs w:val="22"/>
        </w:rPr>
        <w:t xml:space="preserve"> Note that estimations of milk </w:t>
      </w:r>
      <w:r w:rsidR="00F33F8B" w:rsidRPr="00F33F8B">
        <w:rPr>
          <w:szCs w:val="22"/>
        </w:rPr>
        <w:t>yield</w:t>
      </w:r>
      <w:r w:rsidR="00F33F8B">
        <w:rPr>
          <w:szCs w:val="22"/>
        </w:rPr>
        <w:t>s</w:t>
      </w:r>
      <w:r w:rsidR="00F33F8B" w:rsidRPr="00F33F8B">
        <w:rPr>
          <w:szCs w:val="22"/>
        </w:rPr>
        <w:t xml:space="preserve"> </w:t>
      </w:r>
      <w:r w:rsidR="00F33F8B">
        <w:rPr>
          <w:szCs w:val="22"/>
        </w:rPr>
        <w:t>for non-commercial animals ar</w:t>
      </w:r>
      <w:r w:rsidR="00F33F8B" w:rsidRPr="00F33F8B">
        <w:rPr>
          <w:szCs w:val="22"/>
        </w:rPr>
        <w:t xml:space="preserve">e significantly influenced by the season when data </w:t>
      </w:r>
      <w:r w:rsidR="00F33F8B">
        <w:rPr>
          <w:szCs w:val="22"/>
        </w:rPr>
        <w:t>are</w:t>
      </w:r>
      <w:r w:rsidR="00F33F8B" w:rsidRPr="00F33F8B">
        <w:rPr>
          <w:szCs w:val="22"/>
        </w:rPr>
        <w:t xml:space="preserve"> collected</w:t>
      </w:r>
      <w:r w:rsidR="00F33F8B">
        <w:rPr>
          <w:szCs w:val="22"/>
        </w:rPr>
        <w:t xml:space="preserve">; the impact of seasonality on yields is reduced among </w:t>
      </w:r>
      <w:r w:rsidR="00F33F8B" w:rsidRPr="00F33F8B">
        <w:rPr>
          <w:szCs w:val="22"/>
        </w:rPr>
        <w:t>commercial dairy animals fed concentrates</w:t>
      </w:r>
      <w:r w:rsidR="00F33F8B">
        <w:rPr>
          <w:szCs w:val="22"/>
        </w:rPr>
        <w:t>.</w:t>
      </w:r>
      <w:r w:rsidRPr="005054C4">
        <w:rPr>
          <w:szCs w:val="22"/>
        </w:rPr>
        <w:t xml:space="preserve"> </w:t>
      </w:r>
      <w:r w:rsidRPr="005054C4">
        <w:rPr>
          <w:szCs w:val="22"/>
          <w:highlight w:val="yellow"/>
        </w:rPr>
        <w:t xml:space="preserve">[Discuss findings. Were any differences found </w:t>
      </w:r>
      <w:r>
        <w:rPr>
          <w:szCs w:val="22"/>
          <w:highlight w:val="yellow"/>
        </w:rPr>
        <w:t>among</w:t>
      </w:r>
      <w:r w:rsidRPr="005054C4">
        <w:rPr>
          <w:szCs w:val="22"/>
          <w:highlight w:val="yellow"/>
        </w:rPr>
        <w:t xml:space="preserve"> disaggregate categories?]</w:t>
      </w:r>
    </w:p>
    <w:p w14:paraId="30056509" w14:textId="77777777" w:rsidR="00BF3AE3" w:rsidRDefault="00BF3AE3" w:rsidP="00E26638">
      <w:pPr>
        <w:pStyle w:val="BodyText"/>
      </w:pPr>
    </w:p>
    <w:p w14:paraId="79009A08" w14:textId="1BE668B3" w:rsidR="00A63882" w:rsidRDefault="00A63882" w:rsidP="00380CBA">
      <w:pPr>
        <w:pStyle w:val="Tabletitle"/>
        <w:sectPr w:rsidR="00A63882" w:rsidSect="002420C4">
          <w:footerReference w:type="default" r:id="rId46"/>
          <w:pgSz w:w="12240" w:h="15840" w:code="1"/>
          <w:pgMar w:top="1440" w:right="1440" w:bottom="1440" w:left="1440" w:header="720" w:footer="576" w:gutter="0"/>
          <w:cols w:space="720"/>
          <w:docGrid w:linePitch="299"/>
        </w:sectPr>
      </w:pPr>
    </w:p>
    <w:p w14:paraId="328F9551" w14:textId="26C34558" w:rsidR="00C95140" w:rsidRPr="00764A9F" w:rsidRDefault="00C95140" w:rsidP="00380CBA">
      <w:pPr>
        <w:pStyle w:val="Tabletitle"/>
      </w:pPr>
      <w:bookmarkStart w:id="937" w:name="_Toc63673149"/>
      <w:r>
        <w:lastRenderedPageBreak/>
        <w:t xml:space="preserve">Table 7.3.23: </w:t>
      </w:r>
      <w:r w:rsidR="00CB02CA">
        <w:t xml:space="preserve">Dairy Cow </w:t>
      </w:r>
      <w:r>
        <w:t>Y</w:t>
      </w:r>
      <w:r w:rsidRPr="004266DC">
        <w:t xml:space="preserve">ield in the ZOI during the 30 </w:t>
      </w:r>
      <w:r>
        <w:t>D</w:t>
      </w:r>
      <w:r w:rsidRPr="004266DC">
        <w:t xml:space="preserve">ays </w:t>
      </w:r>
      <w:r>
        <w:t>P</w:t>
      </w:r>
      <w:r w:rsidRPr="004266DC">
        <w:t xml:space="preserve">receding the </w:t>
      </w:r>
      <w:r>
        <w:t>S</w:t>
      </w:r>
      <w:r w:rsidRPr="004266DC">
        <w:t xml:space="preserve">urvey, </w:t>
      </w:r>
      <w:r>
        <w:t>in T</w:t>
      </w:r>
      <w:r w:rsidRPr="004266DC">
        <w:t xml:space="preserve">otal and by </w:t>
      </w:r>
      <w:r>
        <w:t>F</w:t>
      </w:r>
      <w:r w:rsidRPr="004266DC">
        <w:t xml:space="preserve">armers’ </w:t>
      </w:r>
      <w:r>
        <w:t>S</w:t>
      </w:r>
      <w:r w:rsidRPr="004266DC">
        <w:t xml:space="preserve">ex and </w:t>
      </w:r>
      <w:r>
        <w:t>A</w:t>
      </w:r>
      <w:r w:rsidRPr="004266DC">
        <w:t>ge</w:t>
      </w:r>
      <w:bookmarkEnd w:id="937"/>
    </w:p>
    <w:tbl>
      <w:tblPr>
        <w:tblW w:w="13056" w:type="dxa"/>
        <w:tblInd w:w="108" w:type="dxa"/>
        <w:tblLayout w:type="fixed"/>
        <w:tblCellMar>
          <w:left w:w="72" w:type="dxa"/>
          <w:right w:w="72" w:type="dxa"/>
        </w:tblCellMar>
        <w:tblLook w:val="04A0" w:firstRow="1" w:lastRow="0" w:firstColumn="1" w:lastColumn="0" w:noHBand="0" w:noVBand="1"/>
      </w:tblPr>
      <w:tblGrid>
        <w:gridCol w:w="2070"/>
        <w:gridCol w:w="1260"/>
        <w:gridCol w:w="1520"/>
        <w:gridCol w:w="1630"/>
        <w:gridCol w:w="164"/>
        <w:gridCol w:w="1260"/>
        <w:gridCol w:w="1508"/>
        <w:gridCol w:w="1566"/>
        <w:gridCol w:w="618"/>
        <w:gridCol w:w="1460"/>
      </w:tblGrid>
      <w:tr w:rsidR="00532FB5" w:rsidRPr="00BF3AE3" w14:paraId="496E64B5" w14:textId="77777777" w:rsidTr="00450CE0">
        <w:trPr>
          <w:trHeight w:val="259"/>
          <w:tblHeader/>
        </w:trPr>
        <w:tc>
          <w:tcPr>
            <w:tcW w:w="2070" w:type="dxa"/>
            <w:vMerge w:val="restart"/>
            <w:tcBorders>
              <w:top w:val="single" w:sz="4" w:space="0" w:color="auto"/>
              <w:left w:val="nil"/>
              <w:bottom w:val="single" w:sz="4" w:space="0" w:color="000000"/>
              <w:right w:val="nil"/>
            </w:tcBorders>
            <w:shd w:val="clear" w:color="000000" w:fill="387990"/>
            <w:vAlign w:val="bottom"/>
            <w:hideMark/>
          </w:tcPr>
          <w:p w14:paraId="1F25548F" w14:textId="77777777" w:rsidR="00BF3AE3" w:rsidRPr="00BF3AE3" w:rsidRDefault="00BF3AE3" w:rsidP="00BF3AE3">
            <w:pPr>
              <w:widowControl/>
              <w:spacing w:line="240" w:lineRule="auto"/>
              <w:rPr>
                <w:rFonts w:eastAsia="Times New Roman" w:cs="Times New Roman"/>
                <w:b/>
                <w:bCs/>
                <w:color w:val="FFFFFF"/>
                <w:sz w:val="20"/>
                <w:szCs w:val="20"/>
              </w:rPr>
            </w:pPr>
            <w:r w:rsidRPr="00BF3AE3">
              <w:rPr>
                <w:rFonts w:eastAsia="Times New Roman" w:cs="Times New Roman"/>
                <w:b/>
                <w:bCs/>
                <w:color w:val="FFFFFF"/>
                <w:sz w:val="20"/>
                <w:szCs w:val="20"/>
              </w:rPr>
              <w:t>Background characteristic</w:t>
            </w:r>
          </w:p>
        </w:tc>
        <w:tc>
          <w:tcPr>
            <w:tcW w:w="4410" w:type="dxa"/>
            <w:gridSpan w:val="3"/>
            <w:tcBorders>
              <w:top w:val="single" w:sz="4" w:space="0" w:color="auto"/>
              <w:left w:val="nil"/>
              <w:bottom w:val="single" w:sz="4" w:space="0" w:color="FFFFFF"/>
              <w:right w:val="nil"/>
            </w:tcBorders>
            <w:shd w:val="clear" w:color="000000" w:fill="387990"/>
            <w:vAlign w:val="bottom"/>
            <w:hideMark/>
          </w:tcPr>
          <w:p w14:paraId="7629A26D"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 xml:space="preserve">Herd size-weighted </w:t>
            </w:r>
          </w:p>
        </w:tc>
        <w:tc>
          <w:tcPr>
            <w:tcW w:w="164" w:type="dxa"/>
            <w:tcBorders>
              <w:top w:val="single" w:sz="4" w:space="0" w:color="auto"/>
              <w:left w:val="nil"/>
              <w:bottom w:val="nil"/>
              <w:right w:val="nil"/>
            </w:tcBorders>
            <w:shd w:val="clear" w:color="000000" w:fill="387990"/>
            <w:vAlign w:val="bottom"/>
            <w:hideMark/>
          </w:tcPr>
          <w:p w14:paraId="36491D72"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 </w:t>
            </w:r>
          </w:p>
        </w:tc>
        <w:tc>
          <w:tcPr>
            <w:tcW w:w="4952" w:type="dxa"/>
            <w:gridSpan w:val="4"/>
            <w:tcBorders>
              <w:top w:val="single" w:sz="4" w:space="0" w:color="auto"/>
              <w:left w:val="nil"/>
              <w:bottom w:val="single" w:sz="4" w:space="0" w:color="F2F2F2"/>
              <w:right w:val="nil"/>
            </w:tcBorders>
            <w:shd w:val="clear" w:color="000000" w:fill="387990"/>
            <w:vAlign w:val="bottom"/>
            <w:hideMark/>
          </w:tcPr>
          <w:p w14:paraId="2DFB5CFB"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Average per farmer</w:t>
            </w:r>
          </w:p>
        </w:tc>
        <w:tc>
          <w:tcPr>
            <w:tcW w:w="1460" w:type="dxa"/>
            <w:vMerge w:val="restart"/>
            <w:tcBorders>
              <w:top w:val="single" w:sz="4" w:space="0" w:color="auto"/>
              <w:left w:val="nil"/>
              <w:bottom w:val="single" w:sz="4" w:space="0" w:color="000000"/>
              <w:right w:val="nil"/>
            </w:tcBorders>
            <w:shd w:val="clear" w:color="000000" w:fill="387990"/>
            <w:vAlign w:val="bottom"/>
            <w:hideMark/>
          </w:tcPr>
          <w:p w14:paraId="1F2AD65D"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Number of dairy farmers with milking cows (</w:t>
            </w:r>
            <w:r w:rsidRPr="00BF3AE3">
              <w:rPr>
                <w:rFonts w:eastAsia="Times New Roman" w:cs="Times New Roman"/>
                <w:b/>
                <w:bCs/>
                <w:i/>
                <w:iCs/>
                <w:color w:val="FFFFFF"/>
                <w:sz w:val="20"/>
                <w:szCs w:val="20"/>
              </w:rPr>
              <w:t>n</w:t>
            </w:r>
            <w:r w:rsidRPr="00BF3AE3">
              <w:rPr>
                <w:rFonts w:eastAsia="Times New Roman" w:cs="Times New Roman"/>
                <w:b/>
                <w:bCs/>
                <w:color w:val="FFFFFF"/>
                <w:sz w:val="20"/>
                <w:szCs w:val="20"/>
              </w:rPr>
              <w:t>)</w:t>
            </w:r>
          </w:p>
        </w:tc>
      </w:tr>
      <w:tr w:rsidR="00BF3AE3" w:rsidRPr="00BF3AE3" w14:paraId="69F8C7A0" w14:textId="77777777" w:rsidTr="00450CE0">
        <w:trPr>
          <w:trHeight w:val="259"/>
          <w:tblHeader/>
        </w:trPr>
        <w:tc>
          <w:tcPr>
            <w:tcW w:w="2070" w:type="dxa"/>
            <w:vMerge/>
            <w:tcBorders>
              <w:top w:val="single" w:sz="4" w:space="0" w:color="auto"/>
              <w:left w:val="nil"/>
              <w:bottom w:val="single" w:sz="4" w:space="0" w:color="000000"/>
              <w:right w:val="nil"/>
            </w:tcBorders>
            <w:vAlign w:val="center"/>
            <w:hideMark/>
          </w:tcPr>
          <w:p w14:paraId="2B1A5310" w14:textId="77777777" w:rsidR="00BF3AE3" w:rsidRPr="00BF3AE3" w:rsidRDefault="00BF3AE3" w:rsidP="00BF3AE3">
            <w:pPr>
              <w:widowControl/>
              <w:spacing w:line="240" w:lineRule="auto"/>
              <w:rPr>
                <w:rFonts w:eastAsia="Times New Roman" w:cs="Times New Roman"/>
                <w:b/>
                <w:bCs/>
                <w:color w:val="FFFFFF"/>
                <w:sz w:val="20"/>
                <w:szCs w:val="20"/>
              </w:rPr>
            </w:pPr>
          </w:p>
        </w:tc>
        <w:tc>
          <w:tcPr>
            <w:tcW w:w="1260" w:type="dxa"/>
            <w:tcBorders>
              <w:top w:val="nil"/>
              <w:left w:val="nil"/>
              <w:bottom w:val="single" w:sz="4" w:space="0" w:color="auto"/>
              <w:right w:val="nil"/>
            </w:tcBorders>
            <w:shd w:val="clear" w:color="000000" w:fill="387990"/>
            <w:vAlign w:val="bottom"/>
            <w:hideMark/>
          </w:tcPr>
          <w:p w14:paraId="2BF16874"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Production</w:t>
            </w:r>
            <w:r w:rsidRPr="00BF3AE3">
              <w:rPr>
                <w:rFonts w:eastAsia="Times New Roman" w:cs="Times New Roman"/>
                <w:b/>
                <w:bCs/>
                <w:color w:val="FFFFFF"/>
                <w:sz w:val="20"/>
                <w:szCs w:val="20"/>
              </w:rPr>
              <w:br/>
              <w:t>(liters)</w:t>
            </w:r>
          </w:p>
        </w:tc>
        <w:tc>
          <w:tcPr>
            <w:tcW w:w="1520" w:type="dxa"/>
            <w:tcBorders>
              <w:top w:val="nil"/>
              <w:left w:val="nil"/>
              <w:bottom w:val="single" w:sz="4" w:space="0" w:color="auto"/>
              <w:right w:val="nil"/>
            </w:tcBorders>
            <w:shd w:val="clear" w:color="000000" w:fill="387990"/>
            <w:vAlign w:val="bottom"/>
            <w:hideMark/>
          </w:tcPr>
          <w:p w14:paraId="6740E33C"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 xml:space="preserve">Units of production </w:t>
            </w:r>
            <w:r w:rsidRPr="00BF3AE3">
              <w:rPr>
                <w:rFonts w:eastAsia="Times New Roman" w:cs="Times New Roman"/>
                <w:b/>
                <w:bCs/>
                <w:color w:val="FFFFFF"/>
                <w:sz w:val="20"/>
                <w:szCs w:val="20"/>
              </w:rPr>
              <w:br/>
              <w:t>(number of milking cows)</w:t>
            </w:r>
          </w:p>
        </w:tc>
        <w:tc>
          <w:tcPr>
            <w:tcW w:w="1630" w:type="dxa"/>
            <w:tcBorders>
              <w:top w:val="nil"/>
              <w:left w:val="nil"/>
              <w:bottom w:val="single" w:sz="4" w:space="0" w:color="auto"/>
              <w:right w:val="nil"/>
            </w:tcBorders>
            <w:shd w:val="clear" w:color="000000" w:fill="387990"/>
            <w:vAlign w:val="bottom"/>
            <w:hideMark/>
          </w:tcPr>
          <w:p w14:paraId="3F5A5E5F"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Yield</w:t>
            </w:r>
            <w:r w:rsidRPr="00BF3AE3">
              <w:rPr>
                <w:rFonts w:eastAsia="Times New Roman" w:cs="Times New Roman"/>
                <w:b/>
                <w:bCs/>
                <w:color w:val="FFFFFF"/>
                <w:sz w:val="20"/>
                <w:szCs w:val="20"/>
              </w:rPr>
              <w:br/>
              <w:t>(liters/number of milking cows in herd)</w:t>
            </w:r>
          </w:p>
        </w:tc>
        <w:tc>
          <w:tcPr>
            <w:tcW w:w="164" w:type="dxa"/>
            <w:tcBorders>
              <w:top w:val="nil"/>
              <w:left w:val="nil"/>
              <w:bottom w:val="single" w:sz="4" w:space="0" w:color="auto"/>
              <w:right w:val="nil"/>
            </w:tcBorders>
            <w:shd w:val="clear" w:color="000000" w:fill="387990"/>
            <w:vAlign w:val="bottom"/>
            <w:hideMark/>
          </w:tcPr>
          <w:p w14:paraId="08E339BB"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 </w:t>
            </w:r>
          </w:p>
        </w:tc>
        <w:tc>
          <w:tcPr>
            <w:tcW w:w="1260" w:type="dxa"/>
            <w:tcBorders>
              <w:top w:val="nil"/>
              <w:left w:val="nil"/>
              <w:bottom w:val="single" w:sz="4" w:space="0" w:color="auto"/>
              <w:right w:val="nil"/>
            </w:tcBorders>
            <w:shd w:val="clear" w:color="000000" w:fill="387990"/>
            <w:vAlign w:val="bottom"/>
            <w:hideMark/>
          </w:tcPr>
          <w:p w14:paraId="102A7EE6"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Production</w:t>
            </w:r>
            <w:r w:rsidRPr="00BF3AE3">
              <w:rPr>
                <w:rFonts w:eastAsia="Times New Roman" w:cs="Times New Roman"/>
                <w:b/>
                <w:bCs/>
                <w:color w:val="FFFFFF"/>
                <w:sz w:val="20"/>
                <w:szCs w:val="20"/>
              </w:rPr>
              <w:br/>
              <w:t>(liters)</w:t>
            </w:r>
          </w:p>
        </w:tc>
        <w:tc>
          <w:tcPr>
            <w:tcW w:w="1508" w:type="dxa"/>
            <w:tcBorders>
              <w:top w:val="nil"/>
              <w:left w:val="nil"/>
              <w:bottom w:val="single" w:sz="4" w:space="0" w:color="auto"/>
              <w:right w:val="nil"/>
            </w:tcBorders>
            <w:shd w:val="clear" w:color="000000" w:fill="387990"/>
            <w:vAlign w:val="bottom"/>
            <w:hideMark/>
          </w:tcPr>
          <w:p w14:paraId="4952E75D"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 xml:space="preserve">Units of production </w:t>
            </w:r>
            <w:r w:rsidRPr="00BF3AE3">
              <w:rPr>
                <w:rFonts w:eastAsia="Times New Roman" w:cs="Times New Roman"/>
                <w:b/>
                <w:bCs/>
                <w:color w:val="FFFFFF"/>
                <w:sz w:val="20"/>
                <w:szCs w:val="20"/>
              </w:rPr>
              <w:br/>
              <w:t>(number of milking cows)</w:t>
            </w:r>
          </w:p>
        </w:tc>
        <w:tc>
          <w:tcPr>
            <w:tcW w:w="1566" w:type="dxa"/>
            <w:tcBorders>
              <w:top w:val="nil"/>
              <w:left w:val="nil"/>
              <w:bottom w:val="single" w:sz="4" w:space="0" w:color="auto"/>
              <w:right w:val="nil"/>
            </w:tcBorders>
            <w:shd w:val="clear" w:color="000000" w:fill="387990"/>
            <w:vAlign w:val="bottom"/>
            <w:hideMark/>
          </w:tcPr>
          <w:p w14:paraId="0C82C244"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Yield</w:t>
            </w:r>
            <w:r w:rsidRPr="00BF3AE3">
              <w:rPr>
                <w:rFonts w:eastAsia="Times New Roman" w:cs="Times New Roman"/>
                <w:b/>
                <w:bCs/>
                <w:color w:val="FFFFFF"/>
                <w:sz w:val="20"/>
                <w:szCs w:val="20"/>
              </w:rPr>
              <w:br/>
              <w:t>(liters/number of milking cows in herd)</w:t>
            </w:r>
          </w:p>
        </w:tc>
        <w:tc>
          <w:tcPr>
            <w:tcW w:w="618" w:type="dxa"/>
            <w:tcBorders>
              <w:top w:val="nil"/>
              <w:left w:val="nil"/>
              <w:bottom w:val="single" w:sz="4" w:space="0" w:color="auto"/>
              <w:right w:val="nil"/>
            </w:tcBorders>
            <w:shd w:val="clear" w:color="000000" w:fill="387990"/>
            <w:vAlign w:val="bottom"/>
            <w:hideMark/>
          </w:tcPr>
          <w:p w14:paraId="0F635843"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Sig.</w:t>
            </w:r>
            <w:r w:rsidRPr="00BF3AE3">
              <w:rPr>
                <w:rFonts w:eastAsia="Times New Roman" w:cs="Times New Roman"/>
                <w:b/>
                <w:bCs/>
                <w:color w:val="FFFFFF"/>
                <w:sz w:val="20"/>
                <w:szCs w:val="20"/>
                <w:vertAlign w:val="superscript"/>
              </w:rPr>
              <w:t>a</w:t>
            </w:r>
          </w:p>
        </w:tc>
        <w:tc>
          <w:tcPr>
            <w:tcW w:w="1460" w:type="dxa"/>
            <w:vMerge/>
            <w:tcBorders>
              <w:top w:val="single" w:sz="4" w:space="0" w:color="auto"/>
              <w:left w:val="nil"/>
              <w:bottom w:val="single" w:sz="4" w:space="0" w:color="000000"/>
              <w:right w:val="nil"/>
            </w:tcBorders>
            <w:vAlign w:val="center"/>
            <w:hideMark/>
          </w:tcPr>
          <w:p w14:paraId="713DC699" w14:textId="77777777" w:rsidR="00BF3AE3" w:rsidRPr="00BF3AE3" w:rsidRDefault="00BF3AE3" w:rsidP="00BF3AE3">
            <w:pPr>
              <w:widowControl/>
              <w:spacing w:line="240" w:lineRule="auto"/>
              <w:rPr>
                <w:rFonts w:eastAsia="Times New Roman" w:cs="Times New Roman"/>
                <w:b/>
                <w:bCs/>
                <w:color w:val="FFFFFF"/>
                <w:sz w:val="20"/>
                <w:szCs w:val="20"/>
              </w:rPr>
            </w:pPr>
          </w:p>
        </w:tc>
      </w:tr>
      <w:tr w:rsidR="00532FB5" w:rsidRPr="00BF3AE3" w14:paraId="5C5CF211" w14:textId="77777777" w:rsidTr="00450CE0">
        <w:trPr>
          <w:trHeight w:val="259"/>
        </w:trPr>
        <w:tc>
          <w:tcPr>
            <w:tcW w:w="2070" w:type="dxa"/>
            <w:tcBorders>
              <w:top w:val="nil"/>
              <w:left w:val="nil"/>
              <w:bottom w:val="nil"/>
              <w:right w:val="nil"/>
            </w:tcBorders>
            <w:shd w:val="clear" w:color="auto" w:fill="auto"/>
            <w:noWrap/>
            <w:vAlign w:val="center"/>
            <w:hideMark/>
          </w:tcPr>
          <w:p w14:paraId="080F42A2"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Total</w:t>
            </w:r>
          </w:p>
        </w:tc>
        <w:tc>
          <w:tcPr>
            <w:tcW w:w="1260" w:type="dxa"/>
            <w:tcBorders>
              <w:top w:val="nil"/>
              <w:left w:val="nil"/>
              <w:bottom w:val="nil"/>
              <w:right w:val="nil"/>
            </w:tcBorders>
            <w:shd w:val="clear" w:color="auto" w:fill="auto"/>
            <w:noWrap/>
            <w:vAlign w:val="center"/>
            <w:hideMark/>
          </w:tcPr>
          <w:p w14:paraId="4C7BFDD8" w14:textId="77777777" w:rsidR="00BF3AE3" w:rsidRPr="00BF3AE3" w:rsidRDefault="00BF3AE3" w:rsidP="00BF3AE3">
            <w:pPr>
              <w:widowControl/>
              <w:spacing w:line="240" w:lineRule="auto"/>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4BC61BC3" w14:textId="77777777" w:rsidR="00BF3AE3" w:rsidRPr="00BF3AE3" w:rsidRDefault="00BF3AE3" w:rsidP="00BF3AE3">
            <w:pPr>
              <w:widowControl/>
              <w:spacing w:line="240" w:lineRule="auto"/>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0A23EEF2"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1F926AFF"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4F1F6B23"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035E07E4"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4961781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3B47ED8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51704D93"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19D41CF3"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74BF6511"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hideMark/>
          </w:tcPr>
          <w:p w14:paraId="6D9536C8"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10638F5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567FD49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010BEE6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1C6238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694D2B9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508EEED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auto" w:fill="auto"/>
            <w:vAlign w:val="center"/>
            <w:hideMark/>
          </w:tcPr>
          <w:p w14:paraId="166E836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28B3EE9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50DE21ED" w14:textId="77777777" w:rsidTr="00450CE0">
        <w:trPr>
          <w:trHeight w:val="259"/>
        </w:trPr>
        <w:tc>
          <w:tcPr>
            <w:tcW w:w="2070" w:type="dxa"/>
            <w:tcBorders>
              <w:top w:val="nil"/>
              <w:left w:val="nil"/>
              <w:bottom w:val="nil"/>
              <w:right w:val="nil"/>
            </w:tcBorders>
            <w:shd w:val="clear" w:color="auto" w:fill="auto"/>
            <w:vAlign w:val="center"/>
            <w:hideMark/>
          </w:tcPr>
          <w:p w14:paraId="79675BCF"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Female</w:t>
            </w:r>
          </w:p>
        </w:tc>
        <w:tc>
          <w:tcPr>
            <w:tcW w:w="1260" w:type="dxa"/>
            <w:tcBorders>
              <w:top w:val="nil"/>
              <w:left w:val="nil"/>
              <w:bottom w:val="nil"/>
              <w:right w:val="nil"/>
            </w:tcBorders>
            <w:shd w:val="clear" w:color="auto" w:fill="auto"/>
            <w:vAlign w:val="center"/>
            <w:hideMark/>
          </w:tcPr>
          <w:p w14:paraId="0D3A039F"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05A9A223"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57BDD51B"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28A5561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69E4455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7544C8AF"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6AD3D69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5BDD146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4B63DB3A"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748009F9"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74C8637A"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Male</w:t>
            </w:r>
          </w:p>
        </w:tc>
        <w:tc>
          <w:tcPr>
            <w:tcW w:w="1260" w:type="dxa"/>
            <w:tcBorders>
              <w:top w:val="single" w:sz="4" w:space="0" w:color="auto"/>
              <w:left w:val="nil"/>
              <w:bottom w:val="single" w:sz="4" w:space="0" w:color="auto"/>
              <w:right w:val="nil"/>
            </w:tcBorders>
            <w:shd w:val="clear" w:color="auto" w:fill="auto"/>
            <w:vAlign w:val="center"/>
            <w:hideMark/>
          </w:tcPr>
          <w:p w14:paraId="469D2C1E"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16B24AD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50EE396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5E1D04B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1A4A308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2B347B4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176AB45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7394CA5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2E224A1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61A497C2" w14:textId="77777777" w:rsidTr="00450CE0">
        <w:trPr>
          <w:trHeight w:val="259"/>
        </w:trPr>
        <w:tc>
          <w:tcPr>
            <w:tcW w:w="2070" w:type="dxa"/>
            <w:tcBorders>
              <w:top w:val="nil"/>
              <w:left w:val="nil"/>
              <w:bottom w:val="nil"/>
              <w:right w:val="nil"/>
            </w:tcBorders>
            <w:shd w:val="clear" w:color="auto" w:fill="auto"/>
            <w:vAlign w:val="center"/>
            <w:hideMark/>
          </w:tcPr>
          <w:p w14:paraId="6F0B7E34"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Age</w:t>
            </w:r>
          </w:p>
        </w:tc>
        <w:tc>
          <w:tcPr>
            <w:tcW w:w="1260" w:type="dxa"/>
            <w:tcBorders>
              <w:top w:val="nil"/>
              <w:left w:val="nil"/>
              <w:bottom w:val="nil"/>
              <w:right w:val="nil"/>
            </w:tcBorders>
            <w:shd w:val="clear" w:color="auto" w:fill="auto"/>
            <w:vAlign w:val="center"/>
            <w:hideMark/>
          </w:tcPr>
          <w:p w14:paraId="26F58EB2" w14:textId="77777777" w:rsidR="00BF3AE3" w:rsidRPr="00BF3AE3" w:rsidRDefault="00BF3AE3" w:rsidP="00BF3AE3">
            <w:pPr>
              <w:widowControl/>
              <w:spacing w:line="240" w:lineRule="auto"/>
              <w:ind w:firstLineChars="100" w:firstLine="201"/>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35701B9B"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28DFD417"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2DD83479"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5A61CFAF"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7569629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66F7F18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50FA9F24"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460" w:type="dxa"/>
            <w:tcBorders>
              <w:top w:val="nil"/>
              <w:left w:val="nil"/>
              <w:bottom w:val="nil"/>
              <w:right w:val="nil"/>
            </w:tcBorders>
            <w:shd w:val="clear" w:color="auto" w:fill="auto"/>
            <w:vAlign w:val="center"/>
            <w:hideMark/>
          </w:tcPr>
          <w:p w14:paraId="39B7F7A7"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r>
      <w:tr w:rsidR="00532FB5" w:rsidRPr="00BF3AE3" w14:paraId="68F3A352"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025EE25E"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15-29 years</w:t>
            </w:r>
          </w:p>
        </w:tc>
        <w:tc>
          <w:tcPr>
            <w:tcW w:w="1260" w:type="dxa"/>
            <w:tcBorders>
              <w:top w:val="single" w:sz="4" w:space="0" w:color="auto"/>
              <w:left w:val="nil"/>
              <w:bottom w:val="single" w:sz="4" w:space="0" w:color="auto"/>
              <w:right w:val="nil"/>
            </w:tcBorders>
            <w:shd w:val="clear" w:color="auto" w:fill="auto"/>
            <w:vAlign w:val="center"/>
            <w:hideMark/>
          </w:tcPr>
          <w:p w14:paraId="0D1EF16A"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77202B0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281E986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38C86F7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7C692B3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69AB573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6D3D8D0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6D59352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1258850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426C0FBF" w14:textId="77777777" w:rsidTr="00450CE0">
        <w:trPr>
          <w:trHeight w:val="259"/>
        </w:trPr>
        <w:tc>
          <w:tcPr>
            <w:tcW w:w="2070" w:type="dxa"/>
            <w:tcBorders>
              <w:top w:val="nil"/>
              <w:left w:val="nil"/>
              <w:bottom w:val="single" w:sz="4" w:space="0" w:color="auto"/>
              <w:right w:val="nil"/>
            </w:tcBorders>
            <w:shd w:val="clear" w:color="auto" w:fill="auto"/>
            <w:vAlign w:val="center"/>
            <w:hideMark/>
          </w:tcPr>
          <w:p w14:paraId="65CD7BD2"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hideMark/>
          </w:tcPr>
          <w:p w14:paraId="17140ADF"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nil"/>
              <w:left w:val="nil"/>
              <w:bottom w:val="single" w:sz="4" w:space="0" w:color="auto"/>
              <w:right w:val="nil"/>
            </w:tcBorders>
            <w:shd w:val="clear" w:color="auto" w:fill="auto"/>
            <w:vAlign w:val="center"/>
            <w:hideMark/>
          </w:tcPr>
          <w:p w14:paraId="76F1CFD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nil"/>
              <w:left w:val="nil"/>
              <w:bottom w:val="single" w:sz="4" w:space="0" w:color="auto"/>
              <w:right w:val="nil"/>
            </w:tcBorders>
            <w:shd w:val="clear" w:color="auto" w:fill="auto"/>
            <w:vAlign w:val="center"/>
            <w:hideMark/>
          </w:tcPr>
          <w:p w14:paraId="35BF929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nil"/>
              <w:left w:val="nil"/>
              <w:bottom w:val="single" w:sz="4" w:space="0" w:color="auto"/>
              <w:right w:val="nil"/>
            </w:tcBorders>
            <w:shd w:val="clear" w:color="auto" w:fill="auto"/>
            <w:vAlign w:val="center"/>
            <w:hideMark/>
          </w:tcPr>
          <w:p w14:paraId="1166C3A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nil"/>
              <w:left w:val="nil"/>
              <w:bottom w:val="single" w:sz="4" w:space="0" w:color="auto"/>
              <w:right w:val="nil"/>
            </w:tcBorders>
            <w:shd w:val="clear" w:color="auto" w:fill="auto"/>
            <w:vAlign w:val="center"/>
            <w:hideMark/>
          </w:tcPr>
          <w:p w14:paraId="2E6DBF7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nil"/>
              <w:left w:val="nil"/>
              <w:bottom w:val="single" w:sz="4" w:space="0" w:color="auto"/>
              <w:right w:val="nil"/>
            </w:tcBorders>
            <w:shd w:val="clear" w:color="auto" w:fill="auto"/>
            <w:vAlign w:val="center"/>
            <w:hideMark/>
          </w:tcPr>
          <w:p w14:paraId="4357A04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nil"/>
              <w:left w:val="nil"/>
              <w:bottom w:val="single" w:sz="4" w:space="0" w:color="auto"/>
              <w:right w:val="nil"/>
            </w:tcBorders>
            <w:shd w:val="clear" w:color="auto" w:fill="auto"/>
            <w:vAlign w:val="center"/>
            <w:hideMark/>
          </w:tcPr>
          <w:p w14:paraId="13ACD8C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9041B7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single" w:sz="4" w:space="0" w:color="auto"/>
              <w:right w:val="nil"/>
            </w:tcBorders>
            <w:shd w:val="clear" w:color="auto" w:fill="auto"/>
            <w:vAlign w:val="center"/>
            <w:hideMark/>
          </w:tcPr>
          <w:p w14:paraId="5D9F46C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BF3AE3" w:rsidRPr="00BF3AE3" w14:paraId="1230696D" w14:textId="77777777" w:rsidTr="00450CE0">
        <w:trPr>
          <w:trHeight w:val="259"/>
        </w:trPr>
        <w:tc>
          <w:tcPr>
            <w:tcW w:w="2070" w:type="dxa"/>
            <w:tcBorders>
              <w:top w:val="nil"/>
              <w:left w:val="nil"/>
              <w:bottom w:val="nil"/>
              <w:right w:val="nil"/>
            </w:tcBorders>
            <w:shd w:val="clear" w:color="000000" w:fill="DDEBF7"/>
            <w:vAlign w:val="center"/>
            <w:hideMark/>
          </w:tcPr>
          <w:p w14:paraId="46A4F418"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Production System</w:t>
            </w:r>
          </w:p>
        </w:tc>
        <w:tc>
          <w:tcPr>
            <w:tcW w:w="1260" w:type="dxa"/>
            <w:tcBorders>
              <w:top w:val="nil"/>
              <w:left w:val="nil"/>
              <w:bottom w:val="nil"/>
              <w:right w:val="nil"/>
            </w:tcBorders>
            <w:shd w:val="clear" w:color="000000" w:fill="DDEBF7"/>
            <w:vAlign w:val="center"/>
            <w:hideMark/>
          </w:tcPr>
          <w:p w14:paraId="4135112A"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nil"/>
              <w:left w:val="nil"/>
              <w:bottom w:val="nil"/>
              <w:right w:val="nil"/>
            </w:tcBorders>
            <w:shd w:val="clear" w:color="000000" w:fill="DDEBF7"/>
            <w:vAlign w:val="center"/>
            <w:hideMark/>
          </w:tcPr>
          <w:p w14:paraId="2BE046E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nil"/>
              <w:left w:val="nil"/>
              <w:bottom w:val="nil"/>
              <w:right w:val="nil"/>
            </w:tcBorders>
            <w:shd w:val="clear" w:color="000000" w:fill="DDEBF7"/>
            <w:vAlign w:val="center"/>
            <w:hideMark/>
          </w:tcPr>
          <w:p w14:paraId="560E0E0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nil"/>
              <w:left w:val="nil"/>
              <w:bottom w:val="nil"/>
              <w:right w:val="nil"/>
            </w:tcBorders>
            <w:shd w:val="clear" w:color="000000" w:fill="DDEBF7"/>
            <w:vAlign w:val="center"/>
            <w:hideMark/>
          </w:tcPr>
          <w:p w14:paraId="743CD5C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nil"/>
              <w:left w:val="nil"/>
              <w:bottom w:val="nil"/>
              <w:right w:val="nil"/>
            </w:tcBorders>
            <w:shd w:val="clear" w:color="000000" w:fill="DDEBF7"/>
            <w:vAlign w:val="center"/>
            <w:hideMark/>
          </w:tcPr>
          <w:p w14:paraId="5CE2AFE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nil"/>
              <w:left w:val="nil"/>
              <w:bottom w:val="nil"/>
              <w:right w:val="nil"/>
            </w:tcBorders>
            <w:shd w:val="clear" w:color="000000" w:fill="DDEBF7"/>
            <w:vAlign w:val="center"/>
            <w:hideMark/>
          </w:tcPr>
          <w:p w14:paraId="7F820A3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nil"/>
              <w:left w:val="nil"/>
              <w:bottom w:val="nil"/>
              <w:right w:val="nil"/>
            </w:tcBorders>
            <w:shd w:val="clear" w:color="000000" w:fill="DDEBF7"/>
            <w:vAlign w:val="center"/>
            <w:hideMark/>
          </w:tcPr>
          <w:p w14:paraId="3ACE40F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000000" w:fill="DDEBF7"/>
            <w:vAlign w:val="center"/>
            <w:hideMark/>
          </w:tcPr>
          <w:p w14:paraId="159EEFB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000000" w:fill="DDEBF7"/>
            <w:vAlign w:val="center"/>
            <w:hideMark/>
          </w:tcPr>
          <w:p w14:paraId="0D5F0AD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BF3AE3" w:rsidRPr="00BF3AE3" w14:paraId="4A32F316" w14:textId="77777777" w:rsidTr="00450CE0">
        <w:trPr>
          <w:trHeight w:val="259"/>
        </w:trPr>
        <w:tc>
          <w:tcPr>
            <w:tcW w:w="2070" w:type="dxa"/>
            <w:tcBorders>
              <w:top w:val="single" w:sz="4" w:space="0" w:color="auto"/>
              <w:left w:val="nil"/>
              <w:bottom w:val="single" w:sz="4" w:space="0" w:color="auto"/>
              <w:right w:val="nil"/>
            </w:tcBorders>
            <w:shd w:val="clear" w:color="000000" w:fill="F2F2F2"/>
            <w:vAlign w:val="center"/>
            <w:hideMark/>
          </w:tcPr>
          <w:p w14:paraId="6649235B"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Agro-pastoral/ extensive grassland</w:t>
            </w:r>
          </w:p>
        </w:tc>
        <w:tc>
          <w:tcPr>
            <w:tcW w:w="1260" w:type="dxa"/>
            <w:tcBorders>
              <w:top w:val="single" w:sz="4" w:space="0" w:color="auto"/>
              <w:left w:val="nil"/>
              <w:bottom w:val="single" w:sz="4" w:space="0" w:color="auto"/>
              <w:right w:val="nil"/>
            </w:tcBorders>
            <w:shd w:val="clear" w:color="000000" w:fill="F2F2F2"/>
            <w:vAlign w:val="center"/>
            <w:hideMark/>
          </w:tcPr>
          <w:p w14:paraId="1EDE5312" w14:textId="77777777" w:rsidR="00BF3AE3" w:rsidRPr="00BF3AE3" w:rsidRDefault="00BF3AE3" w:rsidP="00BF3AE3">
            <w:pPr>
              <w:widowControl/>
              <w:spacing w:line="240" w:lineRule="auto"/>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000000" w:fill="F2F2F2"/>
            <w:vAlign w:val="center"/>
            <w:hideMark/>
          </w:tcPr>
          <w:p w14:paraId="52259A6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000000" w:fill="F2F2F2"/>
            <w:vAlign w:val="center"/>
            <w:hideMark/>
          </w:tcPr>
          <w:p w14:paraId="07A22CF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000000" w:fill="F2F2F2"/>
            <w:vAlign w:val="center"/>
            <w:hideMark/>
          </w:tcPr>
          <w:p w14:paraId="73A4437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000000" w:fill="F2F2F2"/>
            <w:vAlign w:val="center"/>
            <w:hideMark/>
          </w:tcPr>
          <w:p w14:paraId="7FBC30F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000000" w:fill="F2F2F2"/>
            <w:vAlign w:val="center"/>
            <w:hideMark/>
          </w:tcPr>
          <w:p w14:paraId="71AFA21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000000" w:fill="F2F2F2"/>
            <w:vAlign w:val="center"/>
            <w:hideMark/>
          </w:tcPr>
          <w:p w14:paraId="79EA19E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F2F2F2"/>
            <w:vAlign w:val="center"/>
            <w:hideMark/>
          </w:tcPr>
          <w:p w14:paraId="24F0B31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000000" w:fill="F2F2F2"/>
            <w:vAlign w:val="center"/>
            <w:hideMark/>
          </w:tcPr>
          <w:p w14:paraId="41147E0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09180535" w14:textId="77777777" w:rsidTr="00450CE0">
        <w:trPr>
          <w:trHeight w:val="259"/>
        </w:trPr>
        <w:tc>
          <w:tcPr>
            <w:tcW w:w="2070" w:type="dxa"/>
            <w:tcBorders>
              <w:top w:val="nil"/>
              <w:left w:val="nil"/>
              <w:bottom w:val="nil"/>
              <w:right w:val="nil"/>
            </w:tcBorders>
            <w:shd w:val="clear" w:color="auto" w:fill="auto"/>
            <w:vAlign w:val="center"/>
            <w:hideMark/>
          </w:tcPr>
          <w:p w14:paraId="1FA45D19"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Sex</w:t>
            </w:r>
          </w:p>
        </w:tc>
        <w:tc>
          <w:tcPr>
            <w:tcW w:w="1260" w:type="dxa"/>
            <w:tcBorders>
              <w:top w:val="nil"/>
              <w:left w:val="nil"/>
              <w:bottom w:val="nil"/>
              <w:right w:val="nil"/>
            </w:tcBorders>
            <w:shd w:val="clear" w:color="auto" w:fill="auto"/>
            <w:vAlign w:val="center"/>
            <w:hideMark/>
          </w:tcPr>
          <w:p w14:paraId="7F945435" w14:textId="77777777" w:rsidR="00BF3AE3" w:rsidRPr="00BF3AE3" w:rsidRDefault="00BF3AE3" w:rsidP="00BF3AE3">
            <w:pPr>
              <w:widowControl/>
              <w:spacing w:line="240" w:lineRule="auto"/>
              <w:ind w:firstLineChars="100" w:firstLine="201"/>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786F6412"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645EF94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2A8D100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0AD899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1C84D2B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2E94239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0426929E"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460" w:type="dxa"/>
            <w:tcBorders>
              <w:top w:val="nil"/>
              <w:left w:val="nil"/>
              <w:bottom w:val="nil"/>
              <w:right w:val="nil"/>
            </w:tcBorders>
            <w:shd w:val="clear" w:color="auto" w:fill="auto"/>
            <w:vAlign w:val="center"/>
            <w:hideMark/>
          </w:tcPr>
          <w:p w14:paraId="56D3740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r>
      <w:tr w:rsidR="00532FB5" w:rsidRPr="00BF3AE3" w14:paraId="60B10047"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798C8264"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Female</w:t>
            </w:r>
          </w:p>
        </w:tc>
        <w:tc>
          <w:tcPr>
            <w:tcW w:w="1260" w:type="dxa"/>
            <w:tcBorders>
              <w:top w:val="single" w:sz="4" w:space="0" w:color="auto"/>
              <w:left w:val="nil"/>
              <w:bottom w:val="single" w:sz="4" w:space="0" w:color="auto"/>
              <w:right w:val="nil"/>
            </w:tcBorders>
            <w:shd w:val="clear" w:color="auto" w:fill="auto"/>
            <w:vAlign w:val="center"/>
            <w:hideMark/>
          </w:tcPr>
          <w:p w14:paraId="1E7322C0"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4208F34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6C6A726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4AB3409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59C2C29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1FB008D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3F505F8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096E5B3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69AE599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050C8729" w14:textId="77777777" w:rsidTr="00450CE0">
        <w:trPr>
          <w:trHeight w:val="259"/>
        </w:trPr>
        <w:tc>
          <w:tcPr>
            <w:tcW w:w="2070" w:type="dxa"/>
            <w:tcBorders>
              <w:top w:val="nil"/>
              <w:left w:val="nil"/>
              <w:bottom w:val="nil"/>
              <w:right w:val="nil"/>
            </w:tcBorders>
            <w:shd w:val="clear" w:color="auto" w:fill="auto"/>
            <w:vAlign w:val="center"/>
            <w:hideMark/>
          </w:tcPr>
          <w:p w14:paraId="016483A1"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Male</w:t>
            </w:r>
          </w:p>
        </w:tc>
        <w:tc>
          <w:tcPr>
            <w:tcW w:w="1260" w:type="dxa"/>
            <w:tcBorders>
              <w:top w:val="nil"/>
              <w:left w:val="nil"/>
              <w:bottom w:val="nil"/>
              <w:right w:val="nil"/>
            </w:tcBorders>
            <w:shd w:val="clear" w:color="auto" w:fill="auto"/>
            <w:vAlign w:val="center"/>
            <w:hideMark/>
          </w:tcPr>
          <w:p w14:paraId="081A772E"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7A5AE252"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0BA95B7E"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7B2797A8"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8F212A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39C245A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6CF68E8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49C6A4B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64AABC73"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70E32D23"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4CA9DB47"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Age</w:t>
            </w:r>
          </w:p>
        </w:tc>
        <w:tc>
          <w:tcPr>
            <w:tcW w:w="1260" w:type="dxa"/>
            <w:tcBorders>
              <w:top w:val="single" w:sz="4" w:space="0" w:color="auto"/>
              <w:left w:val="nil"/>
              <w:bottom w:val="single" w:sz="4" w:space="0" w:color="auto"/>
              <w:right w:val="nil"/>
            </w:tcBorders>
            <w:shd w:val="clear" w:color="auto" w:fill="auto"/>
            <w:vAlign w:val="center"/>
            <w:hideMark/>
          </w:tcPr>
          <w:p w14:paraId="2B4E1327"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6D41894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063C0E9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49074C6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380AFE0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18C15BD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4CED318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auto" w:fill="auto"/>
            <w:vAlign w:val="center"/>
            <w:hideMark/>
          </w:tcPr>
          <w:p w14:paraId="4290F90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4EAD7EB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4E5A9D3F" w14:textId="77777777" w:rsidTr="00450CE0">
        <w:trPr>
          <w:trHeight w:val="259"/>
        </w:trPr>
        <w:tc>
          <w:tcPr>
            <w:tcW w:w="2070" w:type="dxa"/>
            <w:tcBorders>
              <w:top w:val="nil"/>
              <w:left w:val="nil"/>
              <w:bottom w:val="nil"/>
              <w:right w:val="nil"/>
            </w:tcBorders>
            <w:shd w:val="clear" w:color="auto" w:fill="auto"/>
            <w:vAlign w:val="center"/>
            <w:hideMark/>
          </w:tcPr>
          <w:p w14:paraId="56477ED1"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15-29 years</w:t>
            </w:r>
          </w:p>
        </w:tc>
        <w:tc>
          <w:tcPr>
            <w:tcW w:w="1260" w:type="dxa"/>
            <w:tcBorders>
              <w:top w:val="nil"/>
              <w:left w:val="nil"/>
              <w:bottom w:val="nil"/>
              <w:right w:val="nil"/>
            </w:tcBorders>
            <w:shd w:val="clear" w:color="auto" w:fill="auto"/>
            <w:vAlign w:val="center"/>
            <w:hideMark/>
          </w:tcPr>
          <w:p w14:paraId="0FD8EF5F"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1063C204"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5E16D743"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2D4D0DF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01C9FE9"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652F5A73"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64ADDF7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7D61EF5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31275E54"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0E4EC866"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054F66D6"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30+ years</w:t>
            </w:r>
          </w:p>
        </w:tc>
        <w:tc>
          <w:tcPr>
            <w:tcW w:w="1260" w:type="dxa"/>
            <w:tcBorders>
              <w:top w:val="single" w:sz="4" w:space="0" w:color="auto"/>
              <w:left w:val="nil"/>
              <w:bottom w:val="single" w:sz="4" w:space="0" w:color="auto"/>
              <w:right w:val="nil"/>
            </w:tcBorders>
            <w:shd w:val="clear" w:color="auto" w:fill="auto"/>
            <w:vAlign w:val="center"/>
            <w:hideMark/>
          </w:tcPr>
          <w:p w14:paraId="5228D743"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03D7160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6D7511F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3F3E06A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991B57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75EC7C8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0C7284D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205EE35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7343E25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BF3AE3" w:rsidRPr="00BF3AE3" w14:paraId="264BEAAD" w14:textId="77777777" w:rsidTr="00450CE0">
        <w:trPr>
          <w:trHeight w:val="259"/>
        </w:trPr>
        <w:tc>
          <w:tcPr>
            <w:tcW w:w="2070" w:type="dxa"/>
            <w:tcBorders>
              <w:top w:val="nil"/>
              <w:left w:val="nil"/>
              <w:bottom w:val="nil"/>
              <w:right w:val="nil"/>
            </w:tcBorders>
            <w:shd w:val="clear" w:color="000000" w:fill="F2F2F2"/>
            <w:vAlign w:val="center"/>
            <w:hideMark/>
          </w:tcPr>
          <w:p w14:paraId="7F6AABB8"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Smallholder mixed livestock-crop</w:t>
            </w:r>
          </w:p>
        </w:tc>
        <w:tc>
          <w:tcPr>
            <w:tcW w:w="1260" w:type="dxa"/>
            <w:tcBorders>
              <w:top w:val="nil"/>
              <w:left w:val="nil"/>
              <w:bottom w:val="nil"/>
              <w:right w:val="nil"/>
            </w:tcBorders>
            <w:shd w:val="clear" w:color="000000" w:fill="F2F2F2"/>
            <w:vAlign w:val="center"/>
            <w:hideMark/>
          </w:tcPr>
          <w:p w14:paraId="3A4ABAAA"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520" w:type="dxa"/>
            <w:tcBorders>
              <w:top w:val="nil"/>
              <w:left w:val="nil"/>
              <w:bottom w:val="nil"/>
              <w:right w:val="nil"/>
            </w:tcBorders>
            <w:shd w:val="clear" w:color="000000" w:fill="F2F2F2"/>
            <w:vAlign w:val="center"/>
            <w:hideMark/>
          </w:tcPr>
          <w:p w14:paraId="5FE7D94F"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630" w:type="dxa"/>
            <w:tcBorders>
              <w:top w:val="nil"/>
              <w:left w:val="nil"/>
              <w:bottom w:val="nil"/>
              <w:right w:val="nil"/>
            </w:tcBorders>
            <w:shd w:val="clear" w:color="000000" w:fill="F2F2F2"/>
            <w:vAlign w:val="center"/>
            <w:hideMark/>
          </w:tcPr>
          <w:p w14:paraId="5C888576"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64" w:type="dxa"/>
            <w:tcBorders>
              <w:top w:val="nil"/>
              <w:left w:val="nil"/>
              <w:bottom w:val="nil"/>
              <w:right w:val="nil"/>
            </w:tcBorders>
            <w:shd w:val="clear" w:color="000000" w:fill="F2F2F2"/>
            <w:vAlign w:val="center"/>
            <w:hideMark/>
          </w:tcPr>
          <w:p w14:paraId="7C74F0EE"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260" w:type="dxa"/>
            <w:tcBorders>
              <w:top w:val="nil"/>
              <w:left w:val="nil"/>
              <w:bottom w:val="nil"/>
              <w:right w:val="nil"/>
            </w:tcBorders>
            <w:shd w:val="clear" w:color="000000" w:fill="F2F2F2"/>
            <w:vAlign w:val="center"/>
            <w:hideMark/>
          </w:tcPr>
          <w:p w14:paraId="2D4BDE56"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508" w:type="dxa"/>
            <w:tcBorders>
              <w:top w:val="nil"/>
              <w:left w:val="nil"/>
              <w:bottom w:val="nil"/>
              <w:right w:val="nil"/>
            </w:tcBorders>
            <w:shd w:val="clear" w:color="000000" w:fill="F2F2F2"/>
            <w:vAlign w:val="center"/>
            <w:hideMark/>
          </w:tcPr>
          <w:p w14:paraId="529D5718"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566" w:type="dxa"/>
            <w:tcBorders>
              <w:top w:val="nil"/>
              <w:left w:val="nil"/>
              <w:bottom w:val="nil"/>
              <w:right w:val="nil"/>
            </w:tcBorders>
            <w:shd w:val="clear" w:color="000000" w:fill="F2F2F2"/>
            <w:vAlign w:val="center"/>
            <w:hideMark/>
          </w:tcPr>
          <w:p w14:paraId="792302FD"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618" w:type="dxa"/>
            <w:tcBorders>
              <w:top w:val="nil"/>
              <w:left w:val="nil"/>
              <w:bottom w:val="single" w:sz="4" w:space="0" w:color="auto"/>
              <w:right w:val="nil"/>
            </w:tcBorders>
            <w:shd w:val="clear" w:color="000000" w:fill="F2F2F2"/>
            <w:vAlign w:val="center"/>
            <w:hideMark/>
          </w:tcPr>
          <w:p w14:paraId="4F36AAD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000000" w:fill="F2F2F2"/>
            <w:vAlign w:val="center"/>
            <w:hideMark/>
          </w:tcPr>
          <w:p w14:paraId="7F4572A4"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r>
      <w:tr w:rsidR="00532FB5" w:rsidRPr="00BF3AE3" w14:paraId="10CC195B"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4976B44E"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hideMark/>
          </w:tcPr>
          <w:p w14:paraId="69EFFCC9"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36C18CC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3A436FE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4828220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6ADE96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18DF776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4FF538C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auto" w:fill="auto"/>
            <w:vAlign w:val="center"/>
            <w:hideMark/>
          </w:tcPr>
          <w:p w14:paraId="0D8F521B" w14:textId="77777777" w:rsidR="00BF3AE3" w:rsidRPr="00BF3AE3" w:rsidRDefault="00BF3AE3" w:rsidP="00BF3AE3">
            <w:pPr>
              <w:widowControl/>
              <w:spacing w:line="240" w:lineRule="auto"/>
              <w:jc w:val="center"/>
              <w:rPr>
                <w:rFonts w:eastAsia="Times New Roman" w:cs="Times New Roman"/>
                <w:sz w:val="20"/>
                <w:szCs w:val="20"/>
              </w:rPr>
            </w:pPr>
          </w:p>
        </w:tc>
        <w:tc>
          <w:tcPr>
            <w:tcW w:w="1460" w:type="dxa"/>
            <w:tcBorders>
              <w:top w:val="single" w:sz="4" w:space="0" w:color="auto"/>
              <w:left w:val="nil"/>
              <w:bottom w:val="single" w:sz="4" w:space="0" w:color="auto"/>
              <w:right w:val="nil"/>
            </w:tcBorders>
            <w:shd w:val="clear" w:color="auto" w:fill="auto"/>
            <w:vAlign w:val="center"/>
            <w:hideMark/>
          </w:tcPr>
          <w:p w14:paraId="4E4D914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18D4C0D2" w14:textId="77777777" w:rsidTr="00450CE0">
        <w:trPr>
          <w:trHeight w:val="259"/>
        </w:trPr>
        <w:tc>
          <w:tcPr>
            <w:tcW w:w="2070" w:type="dxa"/>
            <w:tcBorders>
              <w:top w:val="nil"/>
              <w:left w:val="nil"/>
              <w:bottom w:val="nil"/>
              <w:right w:val="nil"/>
            </w:tcBorders>
            <w:shd w:val="clear" w:color="auto" w:fill="auto"/>
            <w:vAlign w:val="center"/>
            <w:hideMark/>
          </w:tcPr>
          <w:p w14:paraId="00F57E7F"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Female</w:t>
            </w:r>
          </w:p>
        </w:tc>
        <w:tc>
          <w:tcPr>
            <w:tcW w:w="1260" w:type="dxa"/>
            <w:tcBorders>
              <w:top w:val="nil"/>
              <w:left w:val="nil"/>
              <w:bottom w:val="nil"/>
              <w:right w:val="nil"/>
            </w:tcBorders>
            <w:shd w:val="clear" w:color="auto" w:fill="auto"/>
            <w:vAlign w:val="center"/>
            <w:hideMark/>
          </w:tcPr>
          <w:p w14:paraId="650277B8"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2AB7C6C8"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6751AC0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4341DD1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50CC877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5174AEB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045FE3A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6DAD151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24101A7C"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60BA05CD"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34F5ED7D"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Male</w:t>
            </w:r>
          </w:p>
        </w:tc>
        <w:tc>
          <w:tcPr>
            <w:tcW w:w="1260" w:type="dxa"/>
            <w:tcBorders>
              <w:top w:val="single" w:sz="4" w:space="0" w:color="auto"/>
              <w:left w:val="nil"/>
              <w:bottom w:val="single" w:sz="4" w:space="0" w:color="auto"/>
              <w:right w:val="nil"/>
            </w:tcBorders>
            <w:shd w:val="clear" w:color="auto" w:fill="auto"/>
            <w:vAlign w:val="center"/>
            <w:hideMark/>
          </w:tcPr>
          <w:p w14:paraId="59A4ACE6"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1D89E14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4D932B1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21E8FF3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02932C4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631791F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1A4689B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000000" w:fill="D9D9D9"/>
            <w:vAlign w:val="center"/>
            <w:hideMark/>
          </w:tcPr>
          <w:p w14:paraId="1F1E270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62CCAA9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72A76632" w14:textId="77777777" w:rsidTr="00450CE0">
        <w:trPr>
          <w:trHeight w:val="259"/>
        </w:trPr>
        <w:tc>
          <w:tcPr>
            <w:tcW w:w="2070" w:type="dxa"/>
            <w:tcBorders>
              <w:top w:val="nil"/>
              <w:left w:val="nil"/>
              <w:bottom w:val="nil"/>
              <w:right w:val="nil"/>
            </w:tcBorders>
            <w:shd w:val="clear" w:color="auto" w:fill="auto"/>
            <w:vAlign w:val="center"/>
            <w:hideMark/>
          </w:tcPr>
          <w:p w14:paraId="5B7D6F39"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Age</w:t>
            </w:r>
          </w:p>
        </w:tc>
        <w:tc>
          <w:tcPr>
            <w:tcW w:w="1260" w:type="dxa"/>
            <w:tcBorders>
              <w:top w:val="nil"/>
              <w:left w:val="nil"/>
              <w:bottom w:val="nil"/>
              <w:right w:val="nil"/>
            </w:tcBorders>
            <w:shd w:val="clear" w:color="auto" w:fill="auto"/>
            <w:vAlign w:val="center"/>
            <w:hideMark/>
          </w:tcPr>
          <w:p w14:paraId="7620D12B" w14:textId="77777777" w:rsidR="00BF3AE3" w:rsidRPr="00BF3AE3" w:rsidRDefault="00BF3AE3" w:rsidP="00BF3AE3">
            <w:pPr>
              <w:widowControl/>
              <w:spacing w:line="240" w:lineRule="auto"/>
              <w:ind w:firstLineChars="100" w:firstLine="201"/>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64055B4D"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3C8C7C67"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748D56AE"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6D43343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463613B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239E49B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0A7DBD5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14D60C6D"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75E8F854"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1B0879A3"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15-29 years</w:t>
            </w:r>
          </w:p>
        </w:tc>
        <w:tc>
          <w:tcPr>
            <w:tcW w:w="1260" w:type="dxa"/>
            <w:tcBorders>
              <w:top w:val="single" w:sz="4" w:space="0" w:color="auto"/>
              <w:left w:val="nil"/>
              <w:bottom w:val="single" w:sz="4" w:space="0" w:color="auto"/>
              <w:right w:val="nil"/>
            </w:tcBorders>
            <w:shd w:val="clear" w:color="auto" w:fill="auto"/>
            <w:vAlign w:val="center"/>
            <w:hideMark/>
          </w:tcPr>
          <w:p w14:paraId="2F2F243A"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3E8D9FE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5A3B80A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37C2B76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40270C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2CADB9B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1FBA947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000000" w:fill="D9D9D9"/>
            <w:vAlign w:val="center"/>
            <w:hideMark/>
          </w:tcPr>
          <w:p w14:paraId="53DF9F0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44E3E58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077F4603" w14:textId="77777777" w:rsidTr="00450CE0">
        <w:trPr>
          <w:trHeight w:val="259"/>
        </w:trPr>
        <w:tc>
          <w:tcPr>
            <w:tcW w:w="2070" w:type="dxa"/>
            <w:tcBorders>
              <w:top w:val="nil"/>
              <w:left w:val="nil"/>
              <w:bottom w:val="single" w:sz="4" w:space="0" w:color="auto"/>
              <w:right w:val="nil"/>
            </w:tcBorders>
            <w:shd w:val="clear" w:color="auto" w:fill="auto"/>
            <w:vAlign w:val="center"/>
            <w:hideMark/>
          </w:tcPr>
          <w:p w14:paraId="058BA6A1"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hideMark/>
          </w:tcPr>
          <w:p w14:paraId="5984288E"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nil"/>
              <w:left w:val="nil"/>
              <w:bottom w:val="single" w:sz="4" w:space="0" w:color="auto"/>
              <w:right w:val="nil"/>
            </w:tcBorders>
            <w:shd w:val="clear" w:color="auto" w:fill="auto"/>
            <w:vAlign w:val="center"/>
            <w:hideMark/>
          </w:tcPr>
          <w:p w14:paraId="3E14C70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nil"/>
              <w:left w:val="nil"/>
              <w:bottom w:val="single" w:sz="4" w:space="0" w:color="auto"/>
              <w:right w:val="nil"/>
            </w:tcBorders>
            <w:shd w:val="clear" w:color="auto" w:fill="auto"/>
            <w:vAlign w:val="center"/>
            <w:hideMark/>
          </w:tcPr>
          <w:p w14:paraId="3E23F93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nil"/>
              <w:left w:val="nil"/>
              <w:bottom w:val="single" w:sz="4" w:space="0" w:color="auto"/>
              <w:right w:val="nil"/>
            </w:tcBorders>
            <w:shd w:val="clear" w:color="auto" w:fill="auto"/>
            <w:vAlign w:val="center"/>
            <w:hideMark/>
          </w:tcPr>
          <w:p w14:paraId="051B6F4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nil"/>
              <w:left w:val="nil"/>
              <w:bottom w:val="single" w:sz="4" w:space="0" w:color="auto"/>
              <w:right w:val="nil"/>
            </w:tcBorders>
            <w:shd w:val="clear" w:color="auto" w:fill="auto"/>
            <w:vAlign w:val="center"/>
            <w:hideMark/>
          </w:tcPr>
          <w:p w14:paraId="088872D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nil"/>
              <w:left w:val="nil"/>
              <w:bottom w:val="single" w:sz="4" w:space="0" w:color="auto"/>
              <w:right w:val="nil"/>
            </w:tcBorders>
            <w:shd w:val="clear" w:color="auto" w:fill="auto"/>
            <w:vAlign w:val="center"/>
            <w:hideMark/>
          </w:tcPr>
          <w:p w14:paraId="75A9CA7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nil"/>
              <w:left w:val="nil"/>
              <w:bottom w:val="single" w:sz="4" w:space="0" w:color="auto"/>
              <w:right w:val="nil"/>
            </w:tcBorders>
            <w:shd w:val="clear" w:color="auto" w:fill="auto"/>
            <w:vAlign w:val="center"/>
            <w:hideMark/>
          </w:tcPr>
          <w:p w14:paraId="0DC816F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5025A0F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single" w:sz="4" w:space="0" w:color="auto"/>
              <w:right w:val="nil"/>
            </w:tcBorders>
            <w:shd w:val="clear" w:color="auto" w:fill="auto"/>
            <w:vAlign w:val="center"/>
            <w:hideMark/>
          </w:tcPr>
          <w:p w14:paraId="4E9D66D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BF3AE3" w:rsidRPr="00BF3AE3" w14:paraId="02CB7BDF" w14:textId="77777777" w:rsidTr="00450CE0">
        <w:trPr>
          <w:trHeight w:val="259"/>
        </w:trPr>
        <w:tc>
          <w:tcPr>
            <w:tcW w:w="2070" w:type="dxa"/>
            <w:tcBorders>
              <w:top w:val="nil"/>
              <w:left w:val="nil"/>
              <w:bottom w:val="single" w:sz="4" w:space="0" w:color="auto"/>
              <w:right w:val="nil"/>
            </w:tcBorders>
            <w:shd w:val="clear" w:color="000000" w:fill="F2F2F2"/>
            <w:noWrap/>
            <w:vAlign w:val="center"/>
            <w:hideMark/>
          </w:tcPr>
          <w:p w14:paraId="38AD96E4"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Urban/peri-urban</w:t>
            </w:r>
          </w:p>
        </w:tc>
        <w:tc>
          <w:tcPr>
            <w:tcW w:w="1260" w:type="dxa"/>
            <w:tcBorders>
              <w:top w:val="nil"/>
              <w:left w:val="nil"/>
              <w:bottom w:val="single" w:sz="4" w:space="0" w:color="auto"/>
              <w:right w:val="nil"/>
            </w:tcBorders>
            <w:shd w:val="clear" w:color="000000" w:fill="F2F2F2"/>
            <w:noWrap/>
            <w:vAlign w:val="center"/>
            <w:hideMark/>
          </w:tcPr>
          <w:p w14:paraId="76826C56"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 </w:t>
            </w:r>
          </w:p>
        </w:tc>
        <w:tc>
          <w:tcPr>
            <w:tcW w:w="1520" w:type="dxa"/>
            <w:tcBorders>
              <w:top w:val="nil"/>
              <w:left w:val="nil"/>
              <w:bottom w:val="single" w:sz="4" w:space="0" w:color="auto"/>
              <w:right w:val="nil"/>
            </w:tcBorders>
            <w:shd w:val="clear" w:color="000000" w:fill="F2F2F2"/>
            <w:vAlign w:val="center"/>
            <w:hideMark/>
          </w:tcPr>
          <w:p w14:paraId="04831256"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630" w:type="dxa"/>
            <w:tcBorders>
              <w:top w:val="nil"/>
              <w:left w:val="nil"/>
              <w:bottom w:val="single" w:sz="4" w:space="0" w:color="auto"/>
              <w:right w:val="nil"/>
            </w:tcBorders>
            <w:shd w:val="clear" w:color="000000" w:fill="F2F2F2"/>
            <w:vAlign w:val="center"/>
            <w:hideMark/>
          </w:tcPr>
          <w:p w14:paraId="336320B8"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64" w:type="dxa"/>
            <w:tcBorders>
              <w:top w:val="nil"/>
              <w:left w:val="nil"/>
              <w:bottom w:val="single" w:sz="4" w:space="0" w:color="auto"/>
              <w:right w:val="nil"/>
            </w:tcBorders>
            <w:shd w:val="clear" w:color="000000" w:fill="F2F2F2"/>
            <w:vAlign w:val="center"/>
            <w:hideMark/>
          </w:tcPr>
          <w:p w14:paraId="7CEB0483"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260" w:type="dxa"/>
            <w:tcBorders>
              <w:top w:val="nil"/>
              <w:left w:val="nil"/>
              <w:bottom w:val="single" w:sz="4" w:space="0" w:color="auto"/>
              <w:right w:val="nil"/>
            </w:tcBorders>
            <w:shd w:val="clear" w:color="000000" w:fill="F2F2F2"/>
            <w:vAlign w:val="center"/>
            <w:hideMark/>
          </w:tcPr>
          <w:p w14:paraId="5F191557"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508" w:type="dxa"/>
            <w:tcBorders>
              <w:top w:val="nil"/>
              <w:left w:val="nil"/>
              <w:bottom w:val="single" w:sz="4" w:space="0" w:color="auto"/>
              <w:right w:val="nil"/>
            </w:tcBorders>
            <w:shd w:val="clear" w:color="000000" w:fill="F2F2F2"/>
            <w:vAlign w:val="center"/>
            <w:hideMark/>
          </w:tcPr>
          <w:p w14:paraId="60549F44"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566" w:type="dxa"/>
            <w:tcBorders>
              <w:top w:val="nil"/>
              <w:left w:val="nil"/>
              <w:bottom w:val="single" w:sz="4" w:space="0" w:color="auto"/>
              <w:right w:val="nil"/>
            </w:tcBorders>
            <w:shd w:val="clear" w:color="000000" w:fill="F2F2F2"/>
            <w:vAlign w:val="center"/>
            <w:hideMark/>
          </w:tcPr>
          <w:p w14:paraId="296EECCA"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618" w:type="dxa"/>
            <w:tcBorders>
              <w:top w:val="nil"/>
              <w:left w:val="nil"/>
              <w:bottom w:val="single" w:sz="4" w:space="0" w:color="auto"/>
              <w:right w:val="nil"/>
            </w:tcBorders>
            <w:shd w:val="clear" w:color="000000" w:fill="F2F2F2"/>
            <w:vAlign w:val="center"/>
            <w:hideMark/>
          </w:tcPr>
          <w:p w14:paraId="1F7EC93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single" w:sz="4" w:space="0" w:color="auto"/>
              <w:right w:val="nil"/>
            </w:tcBorders>
            <w:shd w:val="clear" w:color="000000" w:fill="F2F2F2"/>
            <w:vAlign w:val="center"/>
            <w:hideMark/>
          </w:tcPr>
          <w:p w14:paraId="5DFB0A6A"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r>
      <w:tr w:rsidR="00532FB5" w:rsidRPr="00BF3AE3" w14:paraId="655B056C" w14:textId="77777777" w:rsidTr="00450CE0">
        <w:trPr>
          <w:trHeight w:val="259"/>
        </w:trPr>
        <w:tc>
          <w:tcPr>
            <w:tcW w:w="2070" w:type="dxa"/>
            <w:tcBorders>
              <w:top w:val="nil"/>
              <w:left w:val="nil"/>
              <w:bottom w:val="nil"/>
              <w:right w:val="nil"/>
            </w:tcBorders>
            <w:shd w:val="clear" w:color="auto" w:fill="auto"/>
            <w:vAlign w:val="center"/>
            <w:hideMark/>
          </w:tcPr>
          <w:p w14:paraId="535BDB0C"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Sex</w:t>
            </w:r>
          </w:p>
        </w:tc>
        <w:tc>
          <w:tcPr>
            <w:tcW w:w="1260" w:type="dxa"/>
            <w:tcBorders>
              <w:top w:val="nil"/>
              <w:left w:val="nil"/>
              <w:bottom w:val="nil"/>
              <w:right w:val="nil"/>
            </w:tcBorders>
            <w:shd w:val="clear" w:color="auto" w:fill="auto"/>
            <w:vAlign w:val="center"/>
            <w:hideMark/>
          </w:tcPr>
          <w:p w14:paraId="05EF4EAE" w14:textId="77777777" w:rsidR="00BF3AE3" w:rsidRPr="00BF3AE3" w:rsidRDefault="00BF3AE3" w:rsidP="00BF3AE3">
            <w:pPr>
              <w:widowControl/>
              <w:spacing w:line="240" w:lineRule="auto"/>
              <w:ind w:firstLineChars="100" w:firstLine="201"/>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48AA223B"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41F0140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323D9EF9"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1087A0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3D3ECBB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2D191B0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372E6C54"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460" w:type="dxa"/>
            <w:tcBorders>
              <w:top w:val="nil"/>
              <w:left w:val="nil"/>
              <w:bottom w:val="nil"/>
              <w:right w:val="nil"/>
            </w:tcBorders>
            <w:shd w:val="clear" w:color="auto" w:fill="auto"/>
            <w:vAlign w:val="center"/>
            <w:hideMark/>
          </w:tcPr>
          <w:p w14:paraId="0AFEA05F"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r>
      <w:tr w:rsidR="00532FB5" w:rsidRPr="00BF3AE3" w14:paraId="5941E41D"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6FEBE0D0"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Female</w:t>
            </w:r>
          </w:p>
        </w:tc>
        <w:tc>
          <w:tcPr>
            <w:tcW w:w="1260" w:type="dxa"/>
            <w:tcBorders>
              <w:top w:val="single" w:sz="4" w:space="0" w:color="auto"/>
              <w:left w:val="nil"/>
              <w:bottom w:val="single" w:sz="4" w:space="0" w:color="auto"/>
              <w:right w:val="nil"/>
            </w:tcBorders>
            <w:shd w:val="clear" w:color="auto" w:fill="auto"/>
            <w:vAlign w:val="center"/>
            <w:hideMark/>
          </w:tcPr>
          <w:p w14:paraId="471C90EF"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2DF106F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12A4883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4D0AB46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2EB8522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7035520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4897B90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7FA2BC5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211FBA7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00502938" w14:textId="77777777" w:rsidTr="00450CE0">
        <w:trPr>
          <w:trHeight w:val="259"/>
        </w:trPr>
        <w:tc>
          <w:tcPr>
            <w:tcW w:w="2070" w:type="dxa"/>
            <w:tcBorders>
              <w:top w:val="nil"/>
              <w:left w:val="nil"/>
              <w:bottom w:val="nil"/>
              <w:right w:val="nil"/>
            </w:tcBorders>
            <w:shd w:val="clear" w:color="auto" w:fill="auto"/>
            <w:vAlign w:val="center"/>
            <w:hideMark/>
          </w:tcPr>
          <w:p w14:paraId="4FD907CC"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Male</w:t>
            </w:r>
          </w:p>
        </w:tc>
        <w:tc>
          <w:tcPr>
            <w:tcW w:w="1260" w:type="dxa"/>
            <w:tcBorders>
              <w:top w:val="nil"/>
              <w:left w:val="nil"/>
              <w:bottom w:val="nil"/>
              <w:right w:val="nil"/>
            </w:tcBorders>
            <w:shd w:val="clear" w:color="auto" w:fill="auto"/>
            <w:vAlign w:val="center"/>
            <w:hideMark/>
          </w:tcPr>
          <w:p w14:paraId="540D0017"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11C94A2D"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722F4F53"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1C031F1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ECC534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3FA2AA4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5E6BFC99"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6FC6755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2B914D53"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3F7D7FCF"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1E4A0870"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Age</w:t>
            </w:r>
          </w:p>
        </w:tc>
        <w:tc>
          <w:tcPr>
            <w:tcW w:w="1260" w:type="dxa"/>
            <w:tcBorders>
              <w:top w:val="single" w:sz="4" w:space="0" w:color="auto"/>
              <w:left w:val="nil"/>
              <w:bottom w:val="single" w:sz="4" w:space="0" w:color="auto"/>
              <w:right w:val="nil"/>
            </w:tcBorders>
            <w:shd w:val="clear" w:color="auto" w:fill="auto"/>
            <w:vAlign w:val="center"/>
            <w:hideMark/>
          </w:tcPr>
          <w:p w14:paraId="193261EB"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3CE3433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7595B24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0AE6055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3567E50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6DC8F74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51C36D8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auto" w:fill="auto"/>
            <w:vAlign w:val="center"/>
            <w:hideMark/>
          </w:tcPr>
          <w:p w14:paraId="514DD54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31FC84C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34474483" w14:textId="77777777" w:rsidTr="00450CE0">
        <w:trPr>
          <w:trHeight w:val="259"/>
        </w:trPr>
        <w:tc>
          <w:tcPr>
            <w:tcW w:w="2070" w:type="dxa"/>
            <w:tcBorders>
              <w:top w:val="nil"/>
              <w:left w:val="nil"/>
              <w:bottom w:val="nil"/>
              <w:right w:val="nil"/>
            </w:tcBorders>
            <w:shd w:val="clear" w:color="auto" w:fill="auto"/>
            <w:vAlign w:val="center"/>
            <w:hideMark/>
          </w:tcPr>
          <w:p w14:paraId="4C9CFBAB"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lastRenderedPageBreak/>
              <w:t>15-29 years</w:t>
            </w:r>
          </w:p>
        </w:tc>
        <w:tc>
          <w:tcPr>
            <w:tcW w:w="1260" w:type="dxa"/>
            <w:tcBorders>
              <w:top w:val="nil"/>
              <w:left w:val="nil"/>
              <w:bottom w:val="nil"/>
              <w:right w:val="nil"/>
            </w:tcBorders>
            <w:shd w:val="clear" w:color="auto" w:fill="auto"/>
            <w:vAlign w:val="center"/>
            <w:hideMark/>
          </w:tcPr>
          <w:p w14:paraId="3D6FB64C"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01B16006"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0CBD749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5B2D7C8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7B0E103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6590AA6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79E51F14"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65E64C4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4F095679"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3E5C0E68"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2D1C264A"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30+ years</w:t>
            </w:r>
          </w:p>
        </w:tc>
        <w:tc>
          <w:tcPr>
            <w:tcW w:w="1260" w:type="dxa"/>
            <w:tcBorders>
              <w:top w:val="single" w:sz="4" w:space="0" w:color="auto"/>
              <w:left w:val="nil"/>
              <w:bottom w:val="single" w:sz="4" w:space="0" w:color="auto"/>
              <w:right w:val="nil"/>
            </w:tcBorders>
            <w:shd w:val="clear" w:color="auto" w:fill="auto"/>
            <w:vAlign w:val="center"/>
            <w:hideMark/>
          </w:tcPr>
          <w:p w14:paraId="2BF5B069"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0B7D899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6A13E00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1785A67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7D50C34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1E5F772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4F6A9AE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47C4C52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62CBC54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BF3AE3" w:rsidRPr="00BF3AE3" w14:paraId="69B9EE68" w14:textId="77777777" w:rsidTr="00450CE0">
        <w:trPr>
          <w:trHeight w:val="259"/>
        </w:trPr>
        <w:tc>
          <w:tcPr>
            <w:tcW w:w="2070" w:type="dxa"/>
            <w:tcBorders>
              <w:top w:val="nil"/>
              <w:left w:val="nil"/>
              <w:bottom w:val="nil"/>
              <w:right w:val="nil"/>
            </w:tcBorders>
            <w:shd w:val="clear" w:color="000000" w:fill="F2F2F2"/>
            <w:vAlign w:val="center"/>
            <w:hideMark/>
          </w:tcPr>
          <w:p w14:paraId="6CA18EE9"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Intensive industrial</w:t>
            </w:r>
          </w:p>
        </w:tc>
        <w:tc>
          <w:tcPr>
            <w:tcW w:w="1260" w:type="dxa"/>
            <w:tcBorders>
              <w:top w:val="nil"/>
              <w:left w:val="nil"/>
              <w:bottom w:val="nil"/>
              <w:right w:val="nil"/>
            </w:tcBorders>
            <w:shd w:val="clear" w:color="000000" w:fill="F2F2F2"/>
            <w:vAlign w:val="center"/>
            <w:hideMark/>
          </w:tcPr>
          <w:p w14:paraId="0CF46667"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 </w:t>
            </w:r>
          </w:p>
        </w:tc>
        <w:tc>
          <w:tcPr>
            <w:tcW w:w="1520" w:type="dxa"/>
            <w:tcBorders>
              <w:top w:val="nil"/>
              <w:left w:val="nil"/>
              <w:bottom w:val="nil"/>
              <w:right w:val="nil"/>
            </w:tcBorders>
            <w:shd w:val="clear" w:color="000000" w:fill="F2F2F2"/>
            <w:noWrap/>
            <w:vAlign w:val="center"/>
            <w:hideMark/>
          </w:tcPr>
          <w:p w14:paraId="1709244F"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630" w:type="dxa"/>
            <w:tcBorders>
              <w:top w:val="nil"/>
              <w:left w:val="nil"/>
              <w:bottom w:val="nil"/>
              <w:right w:val="nil"/>
            </w:tcBorders>
            <w:shd w:val="clear" w:color="000000" w:fill="F2F2F2"/>
            <w:noWrap/>
            <w:vAlign w:val="center"/>
            <w:hideMark/>
          </w:tcPr>
          <w:p w14:paraId="54C2A897"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64" w:type="dxa"/>
            <w:tcBorders>
              <w:top w:val="nil"/>
              <w:left w:val="nil"/>
              <w:bottom w:val="nil"/>
              <w:right w:val="nil"/>
            </w:tcBorders>
            <w:shd w:val="clear" w:color="000000" w:fill="F2F2F2"/>
            <w:noWrap/>
            <w:vAlign w:val="center"/>
            <w:hideMark/>
          </w:tcPr>
          <w:p w14:paraId="4ACA840B"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260" w:type="dxa"/>
            <w:tcBorders>
              <w:top w:val="nil"/>
              <w:left w:val="nil"/>
              <w:bottom w:val="nil"/>
              <w:right w:val="nil"/>
            </w:tcBorders>
            <w:shd w:val="clear" w:color="000000" w:fill="F2F2F2"/>
            <w:noWrap/>
            <w:vAlign w:val="center"/>
            <w:hideMark/>
          </w:tcPr>
          <w:p w14:paraId="56387602"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508" w:type="dxa"/>
            <w:tcBorders>
              <w:top w:val="nil"/>
              <w:left w:val="nil"/>
              <w:bottom w:val="nil"/>
              <w:right w:val="nil"/>
            </w:tcBorders>
            <w:shd w:val="clear" w:color="000000" w:fill="F2F2F2"/>
            <w:noWrap/>
            <w:vAlign w:val="center"/>
            <w:hideMark/>
          </w:tcPr>
          <w:p w14:paraId="4F1406AA"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566" w:type="dxa"/>
            <w:tcBorders>
              <w:top w:val="nil"/>
              <w:left w:val="nil"/>
              <w:bottom w:val="nil"/>
              <w:right w:val="nil"/>
            </w:tcBorders>
            <w:shd w:val="clear" w:color="000000" w:fill="F2F2F2"/>
            <w:vAlign w:val="center"/>
            <w:hideMark/>
          </w:tcPr>
          <w:p w14:paraId="4E507CBA"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618" w:type="dxa"/>
            <w:tcBorders>
              <w:top w:val="nil"/>
              <w:left w:val="nil"/>
              <w:bottom w:val="single" w:sz="4" w:space="0" w:color="auto"/>
              <w:right w:val="nil"/>
            </w:tcBorders>
            <w:shd w:val="clear" w:color="000000" w:fill="F2F2F2"/>
            <w:vAlign w:val="center"/>
            <w:hideMark/>
          </w:tcPr>
          <w:p w14:paraId="00CDC4A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000000" w:fill="F2F2F2"/>
            <w:noWrap/>
            <w:vAlign w:val="center"/>
            <w:hideMark/>
          </w:tcPr>
          <w:p w14:paraId="70FE601B"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r>
      <w:tr w:rsidR="00532FB5" w:rsidRPr="00BF3AE3" w14:paraId="0F268733"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1CFC083D"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hideMark/>
          </w:tcPr>
          <w:p w14:paraId="0BD4DAB0"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7FD6533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5C42AD6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05026B2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8D4CBB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26983FE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39D8C75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auto" w:fill="auto"/>
            <w:vAlign w:val="center"/>
            <w:hideMark/>
          </w:tcPr>
          <w:p w14:paraId="4C63BAC1" w14:textId="77777777" w:rsidR="00BF3AE3" w:rsidRPr="00BF3AE3" w:rsidRDefault="00BF3AE3" w:rsidP="00BF3AE3">
            <w:pPr>
              <w:widowControl/>
              <w:spacing w:line="240" w:lineRule="auto"/>
              <w:jc w:val="center"/>
              <w:rPr>
                <w:rFonts w:eastAsia="Times New Roman" w:cs="Times New Roman"/>
                <w:sz w:val="20"/>
                <w:szCs w:val="20"/>
              </w:rPr>
            </w:pPr>
          </w:p>
        </w:tc>
        <w:tc>
          <w:tcPr>
            <w:tcW w:w="1460" w:type="dxa"/>
            <w:tcBorders>
              <w:top w:val="single" w:sz="4" w:space="0" w:color="auto"/>
              <w:left w:val="nil"/>
              <w:bottom w:val="single" w:sz="4" w:space="0" w:color="auto"/>
              <w:right w:val="nil"/>
            </w:tcBorders>
            <w:shd w:val="clear" w:color="auto" w:fill="auto"/>
            <w:vAlign w:val="center"/>
            <w:hideMark/>
          </w:tcPr>
          <w:p w14:paraId="290064C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1E7A4C79" w14:textId="77777777" w:rsidTr="00450CE0">
        <w:trPr>
          <w:trHeight w:val="259"/>
        </w:trPr>
        <w:tc>
          <w:tcPr>
            <w:tcW w:w="2070" w:type="dxa"/>
            <w:tcBorders>
              <w:top w:val="nil"/>
              <w:left w:val="nil"/>
              <w:bottom w:val="nil"/>
              <w:right w:val="nil"/>
            </w:tcBorders>
            <w:shd w:val="clear" w:color="auto" w:fill="auto"/>
            <w:vAlign w:val="center"/>
            <w:hideMark/>
          </w:tcPr>
          <w:p w14:paraId="541D7AC1"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Female</w:t>
            </w:r>
          </w:p>
        </w:tc>
        <w:tc>
          <w:tcPr>
            <w:tcW w:w="1260" w:type="dxa"/>
            <w:tcBorders>
              <w:top w:val="nil"/>
              <w:left w:val="nil"/>
              <w:bottom w:val="nil"/>
              <w:right w:val="nil"/>
            </w:tcBorders>
            <w:shd w:val="clear" w:color="auto" w:fill="auto"/>
            <w:vAlign w:val="center"/>
            <w:hideMark/>
          </w:tcPr>
          <w:p w14:paraId="09FB260B"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02EF2501"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2B6B42E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4CF2397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3944947"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6ACBEC9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2C40B88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49F49C3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4819BD27"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2677124F"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54D4867D"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Male</w:t>
            </w:r>
          </w:p>
        </w:tc>
        <w:tc>
          <w:tcPr>
            <w:tcW w:w="1260" w:type="dxa"/>
            <w:tcBorders>
              <w:top w:val="single" w:sz="4" w:space="0" w:color="auto"/>
              <w:left w:val="nil"/>
              <w:bottom w:val="single" w:sz="4" w:space="0" w:color="auto"/>
              <w:right w:val="nil"/>
            </w:tcBorders>
            <w:shd w:val="clear" w:color="auto" w:fill="auto"/>
            <w:vAlign w:val="center"/>
            <w:hideMark/>
          </w:tcPr>
          <w:p w14:paraId="78383CA7"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207BCB4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483333E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6F5AB9B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0694C14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13C6D7F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4E581A8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000000" w:fill="D9D9D9"/>
            <w:vAlign w:val="center"/>
            <w:hideMark/>
          </w:tcPr>
          <w:p w14:paraId="24FDF02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3CF1E1F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4703F972" w14:textId="77777777" w:rsidTr="00450CE0">
        <w:trPr>
          <w:trHeight w:val="259"/>
        </w:trPr>
        <w:tc>
          <w:tcPr>
            <w:tcW w:w="2070" w:type="dxa"/>
            <w:tcBorders>
              <w:top w:val="nil"/>
              <w:left w:val="nil"/>
              <w:bottom w:val="nil"/>
              <w:right w:val="nil"/>
            </w:tcBorders>
            <w:shd w:val="clear" w:color="auto" w:fill="auto"/>
            <w:vAlign w:val="center"/>
            <w:hideMark/>
          </w:tcPr>
          <w:p w14:paraId="4106160C"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Age</w:t>
            </w:r>
          </w:p>
        </w:tc>
        <w:tc>
          <w:tcPr>
            <w:tcW w:w="1260" w:type="dxa"/>
            <w:tcBorders>
              <w:top w:val="nil"/>
              <w:left w:val="nil"/>
              <w:bottom w:val="nil"/>
              <w:right w:val="nil"/>
            </w:tcBorders>
            <w:shd w:val="clear" w:color="auto" w:fill="auto"/>
            <w:vAlign w:val="center"/>
            <w:hideMark/>
          </w:tcPr>
          <w:p w14:paraId="2188B0CA" w14:textId="77777777" w:rsidR="00BF3AE3" w:rsidRPr="00BF3AE3" w:rsidRDefault="00BF3AE3" w:rsidP="00BF3AE3">
            <w:pPr>
              <w:widowControl/>
              <w:spacing w:line="240" w:lineRule="auto"/>
              <w:ind w:firstLineChars="100" w:firstLine="201"/>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13F2F47A"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6A999D8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223DEAA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C603754"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5237548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2FB19B2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4B9ADDA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0F36DE89"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320A77EF"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7E8575C8"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15-29 years</w:t>
            </w:r>
          </w:p>
        </w:tc>
        <w:tc>
          <w:tcPr>
            <w:tcW w:w="1260" w:type="dxa"/>
            <w:tcBorders>
              <w:top w:val="single" w:sz="4" w:space="0" w:color="auto"/>
              <w:left w:val="nil"/>
              <w:bottom w:val="single" w:sz="4" w:space="0" w:color="auto"/>
              <w:right w:val="nil"/>
            </w:tcBorders>
            <w:shd w:val="clear" w:color="auto" w:fill="auto"/>
            <w:vAlign w:val="center"/>
            <w:hideMark/>
          </w:tcPr>
          <w:p w14:paraId="61048505"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05700B5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366F485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66362B1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720A94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4B0B46B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0AA585B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000000" w:fill="D9D9D9"/>
            <w:vAlign w:val="center"/>
            <w:hideMark/>
          </w:tcPr>
          <w:p w14:paraId="0B08B60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683AC7A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741DCC6A" w14:textId="77777777" w:rsidTr="00450CE0">
        <w:trPr>
          <w:trHeight w:val="259"/>
        </w:trPr>
        <w:tc>
          <w:tcPr>
            <w:tcW w:w="2070" w:type="dxa"/>
            <w:tcBorders>
              <w:top w:val="nil"/>
              <w:left w:val="nil"/>
              <w:bottom w:val="single" w:sz="4" w:space="0" w:color="auto"/>
              <w:right w:val="nil"/>
            </w:tcBorders>
            <w:shd w:val="clear" w:color="auto" w:fill="auto"/>
            <w:vAlign w:val="center"/>
            <w:hideMark/>
          </w:tcPr>
          <w:p w14:paraId="56A7E7FC"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hideMark/>
          </w:tcPr>
          <w:p w14:paraId="027B986D"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nil"/>
              <w:left w:val="nil"/>
              <w:bottom w:val="single" w:sz="4" w:space="0" w:color="auto"/>
              <w:right w:val="nil"/>
            </w:tcBorders>
            <w:shd w:val="clear" w:color="auto" w:fill="auto"/>
            <w:vAlign w:val="center"/>
            <w:hideMark/>
          </w:tcPr>
          <w:p w14:paraId="5A9333F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nil"/>
              <w:left w:val="nil"/>
              <w:bottom w:val="single" w:sz="4" w:space="0" w:color="auto"/>
              <w:right w:val="nil"/>
            </w:tcBorders>
            <w:shd w:val="clear" w:color="auto" w:fill="auto"/>
            <w:vAlign w:val="center"/>
            <w:hideMark/>
          </w:tcPr>
          <w:p w14:paraId="5C3D3E3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nil"/>
              <w:left w:val="nil"/>
              <w:bottom w:val="single" w:sz="4" w:space="0" w:color="auto"/>
              <w:right w:val="nil"/>
            </w:tcBorders>
            <w:shd w:val="clear" w:color="auto" w:fill="auto"/>
            <w:vAlign w:val="center"/>
            <w:hideMark/>
          </w:tcPr>
          <w:p w14:paraId="34885FE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nil"/>
              <w:left w:val="nil"/>
              <w:bottom w:val="single" w:sz="4" w:space="0" w:color="auto"/>
              <w:right w:val="nil"/>
            </w:tcBorders>
            <w:shd w:val="clear" w:color="auto" w:fill="auto"/>
            <w:vAlign w:val="center"/>
            <w:hideMark/>
          </w:tcPr>
          <w:p w14:paraId="6ED4FDC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nil"/>
              <w:left w:val="nil"/>
              <w:bottom w:val="single" w:sz="4" w:space="0" w:color="auto"/>
              <w:right w:val="nil"/>
            </w:tcBorders>
            <w:shd w:val="clear" w:color="auto" w:fill="auto"/>
            <w:vAlign w:val="center"/>
            <w:hideMark/>
          </w:tcPr>
          <w:p w14:paraId="7C18D71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nil"/>
              <w:left w:val="nil"/>
              <w:bottom w:val="single" w:sz="4" w:space="0" w:color="auto"/>
              <w:right w:val="nil"/>
            </w:tcBorders>
            <w:shd w:val="clear" w:color="auto" w:fill="auto"/>
            <w:vAlign w:val="center"/>
            <w:hideMark/>
          </w:tcPr>
          <w:p w14:paraId="5FFF994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6BA89E4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single" w:sz="4" w:space="0" w:color="auto"/>
              <w:right w:val="nil"/>
            </w:tcBorders>
            <w:shd w:val="clear" w:color="auto" w:fill="auto"/>
            <w:vAlign w:val="center"/>
            <w:hideMark/>
          </w:tcPr>
          <w:p w14:paraId="3ECDB17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bl>
    <w:p w14:paraId="13B458CC" w14:textId="3C1C6BF5" w:rsidR="00C95140" w:rsidRPr="0087225D" w:rsidRDefault="00C95140" w:rsidP="00483879">
      <w:pPr>
        <w:pStyle w:val="BodyText1"/>
        <w:spacing w:after="0"/>
        <w:ind w:left="86" w:hanging="86"/>
        <w:rPr>
          <w:sz w:val="16"/>
        </w:rPr>
      </w:pPr>
      <w:commentRangeStart w:id="938"/>
      <w:r w:rsidRPr="0087225D">
        <w:rPr>
          <w:sz w:val="16"/>
        </w:rPr>
        <w:t>^ Results not statistically reliable, n&lt;30  </w:t>
      </w:r>
      <w:commentRangeEnd w:id="938"/>
      <w:r>
        <w:rPr>
          <w:rStyle w:val="CommentReference"/>
          <w:rFonts w:eastAsia="Arial" w:cs="Arial"/>
          <w:color w:val="000000"/>
        </w:rPr>
        <w:commentReference w:id="938"/>
      </w:r>
    </w:p>
    <w:p w14:paraId="08BF3D10" w14:textId="48FC0AA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B965612" w14:textId="1B3D901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532A6B1" w14:textId="77777777" w:rsidR="00BF3AE3" w:rsidRDefault="00C95140" w:rsidP="00483879">
      <w:pPr>
        <w:pStyle w:val="BodyText1"/>
        <w:spacing w:after="240"/>
        <w:ind w:left="86" w:hanging="86"/>
        <w:rPr>
          <w:rFonts w:eastAsia="Times New Roman"/>
          <w:sz w:val="16"/>
          <w:szCs w:val="16"/>
        </w:rPr>
        <w:sectPr w:rsidR="00BF3AE3" w:rsidSect="00BF3AE3">
          <w:pgSz w:w="15840" w:h="12240" w:orient="landscape" w:code="1"/>
          <w:pgMar w:top="1440" w:right="1440" w:bottom="1440" w:left="1440" w:header="720" w:footer="576" w:gutter="0"/>
          <w:cols w:space="720"/>
          <w:docGrid w:linePitch="326"/>
        </w:sect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5970C94" w14:textId="77777777" w:rsidR="00C95140" w:rsidRDefault="00C95140" w:rsidP="002E362B">
      <w:pPr>
        <w:pStyle w:val="Heading2"/>
        <w:numPr>
          <w:ilvl w:val="1"/>
          <w:numId w:val="63"/>
        </w:numPr>
      </w:pPr>
      <w:bookmarkStart w:id="939" w:name="_Toc63673379"/>
      <w:commentRangeStart w:id="940"/>
      <w:r>
        <w:lastRenderedPageBreak/>
        <w:t>Looking across maize, fishponds, and dairy cows</w:t>
      </w:r>
      <w:commentRangeEnd w:id="940"/>
      <w:r>
        <w:rPr>
          <w:rStyle w:val="CommentReference"/>
          <w:rFonts w:eastAsia="Arial" w:cs="Arial"/>
          <w:b w:val="0"/>
          <w:color w:val="000000"/>
        </w:rPr>
        <w:commentReference w:id="940"/>
      </w:r>
      <w:bookmarkEnd w:id="939"/>
    </w:p>
    <w:p w14:paraId="5ECA4C86" w14:textId="77777777" w:rsidR="00C95140" w:rsidRDefault="00C95140" w:rsidP="00380CBA">
      <w:pPr>
        <w:pStyle w:val="BodyText1"/>
      </w:pPr>
      <w:r>
        <w:t>This section examines farmers’ use of improved management practices and technologies promoted by Feed the Future in the [</w:t>
      </w:r>
      <w:r w:rsidRPr="00F138B7">
        <w:rPr>
          <w:highlight w:val="yellow"/>
        </w:rPr>
        <w:t>Country</w:t>
      </w:r>
      <w:r>
        <w:t>] ZOI across all targeted value chains—</w:t>
      </w:r>
      <w:r w:rsidRPr="00287CDB">
        <w:rPr>
          <w:highlight w:val="yellow"/>
        </w:rPr>
        <w:t xml:space="preserve">maize, fishponds, and dairy </w:t>
      </w:r>
      <w:commentRangeStart w:id="941"/>
      <w:r w:rsidRPr="00287CDB">
        <w:rPr>
          <w:highlight w:val="yellow"/>
        </w:rPr>
        <w:t>cows</w:t>
      </w:r>
      <w:commentRangeEnd w:id="941"/>
      <w:r>
        <w:rPr>
          <w:rStyle w:val="CommentReference"/>
          <w:rFonts w:eastAsia="Arial" w:cs="Arial"/>
          <w:color w:val="000000"/>
        </w:rPr>
        <w:commentReference w:id="941"/>
      </w:r>
      <w:r>
        <w:t xml:space="preserve">. </w:t>
      </w:r>
    </w:p>
    <w:p w14:paraId="11E6AAD1" w14:textId="1261F571" w:rsidR="00C95140" w:rsidRDefault="00C95140" w:rsidP="00380CBA">
      <w:pPr>
        <w:pStyle w:val="BodyText1"/>
      </w:pPr>
      <w:r w:rsidRPr="00AA6E6F">
        <w:rPr>
          <w:b/>
        </w:rPr>
        <w:t xml:space="preserve">Table </w:t>
      </w:r>
      <w:r>
        <w:rPr>
          <w:b/>
        </w:rPr>
        <w:t>7.4.1</w:t>
      </w:r>
      <w:r w:rsidRPr="00D8695D">
        <w:t xml:space="preserve"> shows </w:t>
      </w:r>
      <w:r>
        <w:t xml:space="preserve">the </w:t>
      </w:r>
      <w:r w:rsidRPr="00D8695D">
        <w:t>percent</w:t>
      </w:r>
      <w:r>
        <w:t>age</w:t>
      </w:r>
      <w:r w:rsidRPr="00D8695D">
        <w:t xml:space="preserve"> of </w:t>
      </w:r>
      <w:r>
        <w:t xml:space="preserve">targeted VCC farmers in the ZOI who </w:t>
      </w:r>
      <w:r w:rsidRPr="00D8695D">
        <w:t xml:space="preserve">applied one or more improved </w:t>
      </w:r>
      <w:r>
        <w:t xml:space="preserve">management practice or technology promoted by the </w:t>
      </w:r>
      <w:r w:rsidRPr="00CD0CE1">
        <w:rPr>
          <w:highlight w:val="yellow"/>
        </w:rPr>
        <w:t>[COUNTRY]</w:t>
      </w:r>
      <w:r w:rsidR="00380CBA">
        <w:t xml:space="preserve"> mission during the 12 </w:t>
      </w:r>
      <w:r>
        <w:t>months preceding the ZOI Survey</w:t>
      </w:r>
      <w:r w:rsidRPr="00D8695D">
        <w:t>.</w:t>
      </w:r>
      <w:r>
        <w:t xml:space="preserve"> The table also includes the percentage of targeted VCC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5933CA3F" w14:textId="4A94407A" w:rsidR="00C95140" w:rsidRPr="005845A8" w:rsidRDefault="00C95140" w:rsidP="00380CBA">
      <w:pPr>
        <w:pStyle w:val="Tabletitle"/>
      </w:pPr>
      <w:bookmarkStart w:id="942" w:name="_Toc63673150"/>
      <w:r w:rsidRPr="005845A8">
        <w:t xml:space="preserve">Table </w:t>
      </w:r>
      <w:r>
        <w:t>7</w:t>
      </w:r>
      <w:r w:rsidRPr="005845A8">
        <w:t>.</w:t>
      </w:r>
      <w:r>
        <w:t>4.</w:t>
      </w:r>
      <w:r w:rsidRPr="005845A8">
        <w:t>1</w:t>
      </w:r>
      <w:r>
        <w:t>:</w:t>
      </w:r>
      <w:r w:rsidRPr="005845A8">
        <w:t xml:space="preserve"> </w:t>
      </w:r>
      <w:r w:rsidRPr="001A273A">
        <w:t>Percentage of Targeted V</w:t>
      </w:r>
      <w:r w:rsidR="00AC5973">
        <w:t>alue Chain Commodity</w:t>
      </w:r>
      <w:r w:rsidRPr="001A273A">
        <w:t xml:space="preserve"> Farmers in the ZOI Who Applied One or More Promoted Improved Management Practice</w:t>
      </w:r>
      <w:r w:rsidR="00BA10EF">
        <w:t>s</w:t>
      </w:r>
      <w:r w:rsidRPr="001A273A">
        <w:t xml:space="preserve"> and </w:t>
      </w:r>
      <w:r w:rsidR="00BA10EF">
        <w:t>Technologies</w:t>
      </w:r>
      <w:r w:rsidR="00BA10EF" w:rsidRPr="001A273A">
        <w:t xml:space="preserve"> </w:t>
      </w:r>
      <w:r w:rsidRPr="001A273A">
        <w:t>by Category, in Total and by Farmers’ Sex and Age</w:t>
      </w:r>
      <w:bookmarkEnd w:id="942"/>
    </w:p>
    <w:tbl>
      <w:tblPr>
        <w:tblW w:w="5000" w:type="pct"/>
        <w:tblLayout w:type="fixed"/>
        <w:tblLook w:val="04A0" w:firstRow="1" w:lastRow="0" w:firstColumn="1" w:lastColumn="0" w:noHBand="0" w:noVBand="1"/>
      </w:tblPr>
      <w:tblGrid>
        <w:gridCol w:w="3224"/>
        <w:gridCol w:w="922"/>
        <w:gridCol w:w="1011"/>
        <w:gridCol w:w="724"/>
        <w:gridCol w:w="634"/>
        <w:gridCol w:w="285"/>
        <w:gridCol w:w="1074"/>
        <w:gridCol w:w="1057"/>
        <w:gridCol w:w="645"/>
      </w:tblGrid>
      <w:tr w:rsidR="00C95140" w:rsidRPr="00380CBA" w14:paraId="657CB72C" w14:textId="77777777" w:rsidTr="00380CBA">
        <w:tc>
          <w:tcPr>
            <w:tcW w:w="1683" w:type="pct"/>
            <w:vMerge w:val="restart"/>
            <w:tcBorders>
              <w:top w:val="single" w:sz="4" w:space="0" w:color="auto"/>
              <w:left w:val="nil"/>
              <w:bottom w:val="single" w:sz="4" w:space="0" w:color="000000"/>
              <w:right w:val="nil"/>
            </w:tcBorders>
            <w:shd w:val="clear" w:color="000000" w:fill="387990"/>
            <w:vAlign w:val="bottom"/>
            <w:hideMark/>
          </w:tcPr>
          <w:p w14:paraId="32E2C72D"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Category</w:t>
            </w:r>
          </w:p>
        </w:tc>
        <w:tc>
          <w:tcPr>
            <w:tcW w:w="481" w:type="pct"/>
            <w:vMerge w:val="restart"/>
            <w:tcBorders>
              <w:top w:val="single" w:sz="4" w:space="0" w:color="auto"/>
              <w:left w:val="nil"/>
              <w:bottom w:val="nil"/>
              <w:right w:val="nil"/>
            </w:tcBorders>
            <w:shd w:val="clear" w:color="000000" w:fill="387990"/>
            <w:vAlign w:val="bottom"/>
            <w:hideMark/>
          </w:tcPr>
          <w:p w14:paraId="40FFDF97"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7" w:type="pct"/>
            <w:gridSpan w:val="3"/>
            <w:tcBorders>
              <w:top w:val="single" w:sz="4" w:space="0" w:color="auto"/>
              <w:left w:val="nil"/>
              <w:bottom w:val="single" w:sz="4" w:space="0" w:color="FFFFFF"/>
              <w:right w:val="nil"/>
            </w:tcBorders>
            <w:shd w:val="clear" w:color="000000" w:fill="387990"/>
            <w:vAlign w:val="center"/>
            <w:hideMark/>
          </w:tcPr>
          <w:p w14:paraId="333180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D1482D0"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50" w:type="pct"/>
            <w:gridSpan w:val="3"/>
            <w:tcBorders>
              <w:top w:val="single" w:sz="4" w:space="0" w:color="auto"/>
              <w:left w:val="nil"/>
              <w:bottom w:val="single" w:sz="4" w:space="0" w:color="FFFFFF"/>
              <w:right w:val="nil"/>
            </w:tcBorders>
            <w:shd w:val="clear" w:color="000000" w:fill="387990"/>
            <w:vAlign w:val="center"/>
            <w:hideMark/>
          </w:tcPr>
          <w:p w14:paraId="66EB21CE" w14:textId="2C6B2A2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8A87E35" w14:textId="77777777" w:rsidTr="00BE7C43">
        <w:tc>
          <w:tcPr>
            <w:tcW w:w="1683" w:type="pct"/>
            <w:vMerge/>
            <w:tcBorders>
              <w:top w:val="single" w:sz="4" w:space="0" w:color="auto"/>
              <w:left w:val="nil"/>
              <w:bottom w:val="single" w:sz="4" w:space="0" w:color="000000"/>
              <w:right w:val="nil"/>
            </w:tcBorders>
            <w:vAlign w:val="center"/>
            <w:hideMark/>
          </w:tcPr>
          <w:p w14:paraId="7C8BFCEE"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vMerge/>
            <w:tcBorders>
              <w:top w:val="single" w:sz="4" w:space="0" w:color="auto"/>
              <w:left w:val="nil"/>
              <w:bottom w:val="nil"/>
              <w:right w:val="nil"/>
            </w:tcBorders>
            <w:vAlign w:val="center"/>
            <w:hideMark/>
          </w:tcPr>
          <w:p w14:paraId="21733085"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5B19341C"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70F0EF2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6614D62F" w14:textId="350B4778"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4869A982" w14:textId="0CC189A8"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nil"/>
              <w:right w:val="nil"/>
            </w:tcBorders>
            <w:shd w:val="clear" w:color="000000" w:fill="387990"/>
            <w:vAlign w:val="bottom"/>
            <w:hideMark/>
          </w:tcPr>
          <w:p w14:paraId="1898B14D" w14:textId="263CDC5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2" w:type="pct"/>
            <w:tcBorders>
              <w:top w:val="nil"/>
              <w:left w:val="nil"/>
              <w:bottom w:val="nil"/>
              <w:right w:val="nil"/>
            </w:tcBorders>
            <w:shd w:val="clear" w:color="000000" w:fill="387990"/>
            <w:vAlign w:val="bottom"/>
            <w:hideMark/>
          </w:tcPr>
          <w:p w14:paraId="34D69EFB" w14:textId="07DD6B4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7" w:type="pct"/>
            <w:tcBorders>
              <w:top w:val="nil"/>
              <w:left w:val="nil"/>
              <w:bottom w:val="nil"/>
              <w:right w:val="nil"/>
            </w:tcBorders>
            <w:shd w:val="clear" w:color="000000" w:fill="387990"/>
            <w:vAlign w:val="bottom"/>
            <w:hideMark/>
          </w:tcPr>
          <w:p w14:paraId="289DCC04" w14:textId="77CABB4F"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705CAE4A" w14:textId="77777777" w:rsidTr="00BE7C43">
        <w:tc>
          <w:tcPr>
            <w:tcW w:w="1683" w:type="pct"/>
            <w:vMerge/>
            <w:tcBorders>
              <w:top w:val="single" w:sz="4" w:space="0" w:color="auto"/>
              <w:left w:val="nil"/>
              <w:bottom w:val="single" w:sz="4" w:space="0" w:color="000000"/>
              <w:right w:val="nil"/>
            </w:tcBorders>
            <w:vAlign w:val="center"/>
            <w:hideMark/>
          </w:tcPr>
          <w:p w14:paraId="02FE9F69"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tcBorders>
              <w:top w:val="nil"/>
              <w:left w:val="nil"/>
              <w:bottom w:val="single" w:sz="4" w:space="0" w:color="auto"/>
              <w:right w:val="nil"/>
            </w:tcBorders>
            <w:shd w:val="clear" w:color="000000" w:fill="387990"/>
            <w:vAlign w:val="center"/>
            <w:hideMark/>
          </w:tcPr>
          <w:p w14:paraId="7D361EB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204431D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7338BED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2FF72F0"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7CE939D3" w14:textId="3780B844"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single" w:sz="4" w:space="0" w:color="auto"/>
              <w:right w:val="nil"/>
            </w:tcBorders>
            <w:shd w:val="clear" w:color="000000" w:fill="387990"/>
            <w:vAlign w:val="bottom"/>
            <w:hideMark/>
          </w:tcPr>
          <w:p w14:paraId="1A5C4F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2" w:type="pct"/>
            <w:tcBorders>
              <w:top w:val="nil"/>
              <w:left w:val="nil"/>
              <w:bottom w:val="single" w:sz="4" w:space="0" w:color="auto"/>
              <w:right w:val="nil"/>
            </w:tcBorders>
            <w:shd w:val="clear" w:color="000000" w:fill="387990"/>
            <w:vAlign w:val="bottom"/>
            <w:hideMark/>
          </w:tcPr>
          <w:p w14:paraId="625A7244"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7" w:type="pct"/>
            <w:tcBorders>
              <w:top w:val="nil"/>
              <w:left w:val="nil"/>
              <w:bottom w:val="single" w:sz="4" w:space="0" w:color="auto"/>
              <w:right w:val="nil"/>
            </w:tcBorders>
            <w:shd w:val="clear" w:color="000000" w:fill="387990"/>
            <w:vAlign w:val="bottom"/>
            <w:hideMark/>
          </w:tcPr>
          <w:p w14:paraId="42DE973C"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1A889EA6" w14:textId="77777777" w:rsidTr="00380CBA">
        <w:tc>
          <w:tcPr>
            <w:tcW w:w="1683" w:type="pct"/>
            <w:tcBorders>
              <w:top w:val="nil"/>
              <w:left w:val="nil"/>
              <w:bottom w:val="nil"/>
              <w:right w:val="nil"/>
            </w:tcBorders>
            <w:shd w:val="clear" w:color="auto" w:fill="auto"/>
            <w:vAlign w:val="center"/>
            <w:hideMark/>
          </w:tcPr>
          <w:p w14:paraId="2E973064"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Across all categories</w:t>
            </w:r>
          </w:p>
        </w:tc>
        <w:tc>
          <w:tcPr>
            <w:tcW w:w="481" w:type="pct"/>
            <w:tcBorders>
              <w:top w:val="nil"/>
              <w:left w:val="nil"/>
              <w:bottom w:val="nil"/>
              <w:right w:val="nil"/>
            </w:tcBorders>
            <w:shd w:val="clear" w:color="auto" w:fill="auto"/>
            <w:noWrap/>
            <w:vAlign w:val="center"/>
            <w:hideMark/>
          </w:tcPr>
          <w:p w14:paraId="79282831" w14:textId="77777777" w:rsidR="00C95140" w:rsidRPr="00380CBA" w:rsidRDefault="00C95140" w:rsidP="00380CBA">
            <w:pPr>
              <w:widowControl/>
              <w:spacing w:line="259" w:lineRule="auto"/>
              <w:jc w:val="center"/>
              <w:rPr>
                <w:rFonts w:eastAsia="Times New Roman" w:cs="Times New Roman"/>
                <w:b/>
                <w:bCs/>
                <w:sz w:val="20"/>
                <w:szCs w:val="20"/>
              </w:rPr>
            </w:pPr>
          </w:p>
        </w:tc>
        <w:tc>
          <w:tcPr>
            <w:tcW w:w="528" w:type="pct"/>
            <w:tcBorders>
              <w:top w:val="nil"/>
              <w:left w:val="nil"/>
              <w:bottom w:val="nil"/>
              <w:right w:val="nil"/>
            </w:tcBorders>
            <w:shd w:val="clear" w:color="auto" w:fill="auto"/>
            <w:vAlign w:val="center"/>
            <w:hideMark/>
          </w:tcPr>
          <w:p w14:paraId="149AE50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78" w:type="pct"/>
            <w:tcBorders>
              <w:top w:val="nil"/>
              <w:left w:val="nil"/>
              <w:bottom w:val="nil"/>
              <w:right w:val="nil"/>
            </w:tcBorders>
            <w:shd w:val="clear" w:color="auto" w:fill="auto"/>
            <w:noWrap/>
            <w:vAlign w:val="center"/>
            <w:hideMark/>
          </w:tcPr>
          <w:p w14:paraId="1550EF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D01A11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28D34F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61" w:type="pct"/>
            <w:tcBorders>
              <w:top w:val="nil"/>
              <w:left w:val="nil"/>
              <w:bottom w:val="nil"/>
              <w:right w:val="nil"/>
            </w:tcBorders>
            <w:shd w:val="clear" w:color="auto" w:fill="auto"/>
            <w:noWrap/>
            <w:vAlign w:val="center"/>
            <w:hideMark/>
          </w:tcPr>
          <w:p w14:paraId="1E3694A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52" w:type="pct"/>
            <w:tcBorders>
              <w:top w:val="nil"/>
              <w:left w:val="nil"/>
              <w:bottom w:val="nil"/>
              <w:right w:val="nil"/>
            </w:tcBorders>
            <w:shd w:val="clear" w:color="auto" w:fill="auto"/>
            <w:vAlign w:val="center"/>
            <w:hideMark/>
          </w:tcPr>
          <w:p w14:paraId="2EF1436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7" w:type="pct"/>
            <w:tcBorders>
              <w:top w:val="nil"/>
              <w:left w:val="nil"/>
              <w:bottom w:val="nil"/>
              <w:right w:val="nil"/>
            </w:tcBorders>
            <w:shd w:val="clear" w:color="auto" w:fill="auto"/>
            <w:vAlign w:val="center"/>
            <w:hideMark/>
          </w:tcPr>
          <w:p w14:paraId="78B3888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E99C3F1" w14:textId="77777777" w:rsidTr="00380CBA">
        <w:tc>
          <w:tcPr>
            <w:tcW w:w="1683" w:type="pct"/>
            <w:tcBorders>
              <w:top w:val="single" w:sz="4" w:space="0" w:color="auto"/>
              <w:left w:val="nil"/>
              <w:bottom w:val="single" w:sz="4" w:space="0" w:color="auto"/>
              <w:right w:val="nil"/>
            </w:tcBorders>
            <w:shd w:val="clear" w:color="auto" w:fill="auto"/>
            <w:vAlign w:val="center"/>
            <w:hideMark/>
          </w:tcPr>
          <w:p w14:paraId="063AFB6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Crop genetics</w:t>
            </w:r>
            <w:r w:rsidRPr="00380CBA">
              <w:rPr>
                <w:rFonts w:eastAsia="Times New Roman" w:cs="Times New Roman"/>
                <w:sz w:val="20"/>
                <w:szCs w:val="20"/>
                <w:vertAlign w:val="superscript"/>
              </w:rPr>
              <w:t>b</w:t>
            </w:r>
          </w:p>
        </w:tc>
        <w:tc>
          <w:tcPr>
            <w:tcW w:w="481" w:type="pct"/>
            <w:tcBorders>
              <w:top w:val="single" w:sz="4" w:space="0" w:color="auto"/>
              <w:left w:val="nil"/>
              <w:bottom w:val="single" w:sz="4" w:space="0" w:color="auto"/>
              <w:right w:val="nil"/>
            </w:tcBorders>
            <w:shd w:val="clear" w:color="auto" w:fill="auto"/>
            <w:noWrap/>
            <w:vAlign w:val="center"/>
            <w:hideMark/>
          </w:tcPr>
          <w:p w14:paraId="1FCC7C7C" w14:textId="57DFF871" w:rsidR="00C95140" w:rsidRPr="00380CBA" w:rsidRDefault="00C95140" w:rsidP="00380CBA">
            <w:pPr>
              <w:widowControl/>
              <w:spacing w:line="259" w:lineRule="auto"/>
              <w:jc w:val="center"/>
              <w:rPr>
                <w:rFonts w:eastAsia="Times New Roman" w:cs="Calibri"/>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02D06C81" w14:textId="464AD8F3" w:rsidR="00C95140" w:rsidRPr="00380CBA" w:rsidRDefault="00C95140" w:rsidP="00380CBA">
            <w:pPr>
              <w:widowControl/>
              <w:spacing w:line="259" w:lineRule="auto"/>
              <w:jc w:val="center"/>
              <w:rPr>
                <w:rFonts w:eastAsia="Times New Roman" w:cs="Calibri"/>
                <w:sz w:val="20"/>
                <w:szCs w:val="20"/>
              </w:rPr>
            </w:pPr>
          </w:p>
        </w:tc>
        <w:tc>
          <w:tcPr>
            <w:tcW w:w="378" w:type="pct"/>
            <w:tcBorders>
              <w:top w:val="single" w:sz="4" w:space="0" w:color="auto"/>
              <w:left w:val="nil"/>
              <w:bottom w:val="single" w:sz="4" w:space="0" w:color="auto"/>
              <w:right w:val="nil"/>
            </w:tcBorders>
            <w:shd w:val="clear" w:color="auto" w:fill="auto"/>
            <w:noWrap/>
            <w:vAlign w:val="center"/>
            <w:hideMark/>
          </w:tcPr>
          <w:p w14:paraId="10DF40F8" w14:textId="4071AA35" w:rsidR="00C95140" w:rsidRPr="00380CBA" w:rsidRDefault="00C95140" w:rsidP="00380CBA">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5FCC3519" w14:textId="639B9B7A"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81DEA1B" w14:textId="63A88A8F" w:rsidR="00C95140" w:rsidRPr="00380CBA" w:rsidRDefault="00C95140" w:rsidP="00380CBA">
            <w:pPr>
              <w:widowControl/>
              <w:spacing w:line="259" w:lineRule="auto"/>
              <w:jc w:val="center"/>
              <w:rPr>
                <w:rFonts w:eastAsia="Times New Roman" w:cs="Calibri"/>
                <w:sz w:val="20"/>
                <w:szCs w:val="20"/>
              </w:rPr>
            </w:pPr>
          </w:p>
        </w:tc>
        <w:tc>
          <w:tcPr>
            <w:tcW w:w="561" w:type="pct"/>
            <w:tcBorders>
              <w:top w:val="single" w:sz="4" w:space="0" w:color="auto"/>
              <w:left w:val="nil"/>
              <w:bottom w:val="single" w:sz="4" w:space="0" w:color="auto"/>
              <w:right w:val="nil"/>
            </w:tcBorders>
            <w:shd w:val="clear" w:color="auto" w:fill="auto"/>
            <w:noWrap/>
            <w:vAlign w:val="center"/>
            <w:hideMark/>
          </w:tcPr>
          <w:p w14:paraId="6EAAE878" w14:textId="53D877B9" w:rsidR="00C95140" w:rsidRPr="00380CBA" w:rsidRDefault="00C95140" w:rsidP="00380CBA">
            <w:pPr>
              <w:widowControl/>
              <w:spacing w:line="259" w:lineRule="auto"/>
              <w:jc w:val="center"/>
              <w:rPr>
                <w:rFonts w:eastAsia="Times New Roman" w:cs="Calibri"/>
                <w:sz w:val="20"/>
                <w:szCs w:val="20"/>
              </w:rPr>
            </w:pPr>
          </w:p>
        </w:tc>
        <w:tc>
          <w:tcPr>
            <w:tcW w:w="552" w:type="pct"/>
            <w:tcBorders>
              <w:top w:val="single" w:sz="4" w:space="0" w:color="auto"/>
              <w:left w:val="nil"/>
              <w:bottom w:val="single" w:sz="4" w:space="0" w:color="auto"/>
              <w:right w:val="nil"/>
            </w:tcBorders>
            <w:shd w:val="clear" w:color="auto" w:fill="auto"/>
            <w:vAlign w:val="center"/>
            <w:hideMark/>
          </w:tcPr>
          <w:p w14:paraId="2DA53B8E" w14:textId="3275E400" w:rsidR="00C95140" w:rsidRPr="00380CBA" w:rsidRDefault="00C95140" w:rsidP="00380CBA">
            <w:pPr>
              <w:widowControl/>
              <w:spacing w:line="259" w:lineRule="auto"/>
              <w:jc w:val="center"/>
              <w:rPr>
                <w:rFonts w:eastAsia="Times New Roman" w:cs="Calibri"/>
                <w:sz w:val="20"/>
                <w:szCs w:val="20"/>
              </w:rPr>
            </w:pPr>
          </w:p>
        </w:tc>
        <w:tc>
          <w:tcPr>
            <w:tcW w:w="337" w:type="pct"/>
            <w:tcBorders>
              <w:top w:val="single" w:sz="4" w:space="0" w:color="auto"/>
              <w:left w:val="nil"/>
              <w:bottom w:val="single" w:sz="4" w:space="0" w:color="auto"/>
              <w:right w:val="nil"/>
            </w:tcBorders>
            <w:shd w:val="clear" w:color="auto" w:fill="auto"/>
            <w:vAlign w:val="center"/>
            <w:hideMark/>
          </w:tcPr>
          <w:p w14:paraId="36EA8915" w14:textId="6FB8AE23" w:rsidR="00C95140" w:rsidRPr="00380CBA" w:rsidRDefault="00C95140" w:rsidP="00380CBA">
            <w:pPr>
              <w:widowControl/>
              <w:spacing w:line="259" w:lineRule="auto"/>
              <w:jc w:val="center"/>
              <w:rPr>
                <w:rFonts w:eastAsia="Times New Roman" w:cs="Calibri"/>
                <w:sz w:val="20"/>
                <w:szCs w:val="20"/>
              </w:rPr>
            </w:pPr>
          </w:p>
        </w:tc>
      </w:tr>
      <w:tr w:rsidR="00C95140" w:rsidRPr="00380CBA" w14:paraId="7C0B5902" w14:textId="77777777" w:rsidTr="00380CBA">
        <w:tc>
          <w:tcPr>
            <w:tcW w:w="1683" w:type="pct"/>
            <w:tcBorders>
              <w:top w:val="nil"/>
              <w:left w:val="nil"/>
              <w:bottom w:val="single" w:sz="4" w:space="0" w:color="auto"/>
              <w:right w:val="nil"/>
            </w:tcBorders>
            <w:shd w:val="clear" w:color="auto" w:fill="auto"/>
            <w:vAlign w:val="center"/>
            <w:hideMark/>
          </w:tcPr>
          <w:p w14:paraId="4BFEE22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Cultural practices</w:t>
            </w:r>
            <w:r w:rsidRPr="00380CBA">
              <w:rPr>
                <w:rFonts w:eastAsia="Times New Roman" w:cs="Times New Roman"/>
                <w:sz w:val="20"/>
                <w:szCs w:val="20"/>
                <w:vertAlign w:val="superscript"/>
              </w:rPr>
              <w:t>c</w:t>
            </w:r>
          </w:p>
        </w:tc>
        <w:tc>
          <w:tcPr>
            <w:tcW w:w="481" w:type="pct"/>
            <w:tcBorders>
              <w:top w:val="nil"/>
              <w:left w:val="nil"/>
              <w:bottom w:val="single" w:sz="4" w:space="0" w:color="auto"/>
              <w:right w:val="nil"/>
            </w:tcBorders>
            <w:shd w:val="clear" w:color="auto" w:fill="auto"/>
            <w:noWrap/>
            <w:vAlign w:val="center"/>
            <w:hideMark/>
          </w:tcPr>
          <w:p w14:paraId="0C3781DD" w14:textId="1AFD624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87DA086" w14:textId="05AF6D66"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6841916" w14:textId="3604995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4C323C0" w14:textId="697BED7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D3F76E2" w14:textId="5252751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6C098C9" w14:textId="40626199"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5B24B4F" w14:textId="1947028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33FFEBF1" w14:textId="54399823" w:rsidR="00C95140" w:rsidRPr="00380CBA" w:rsidRDefault="00C95140" w:rsidP="00380CBA">
            <w:pPr>
              <w:widowControl/>
              <w:spacing w:line="259" w:lineRule="auto"/>
              <w:jc w:val="center"/>
              <w:rPr>
                <w:rFonts w:eastAsia="Times New Roman" w:cs="Calibri"/>
                <w:sz w:val="20"/>
                <w:szCs w:val="20"/>
              </w:rPr>
            </w:pPr>
          </w:p>
        </w:tc>
      </w:tr>
      <w:tr w:rsidR="00C95140" w:rsidRPr="00380CBA" w14:paraId="72B963A9" w14:textId="77777777" w:rsidTr="00380CBA">
        <w:tc>
          <w:tcPr>
            <w:tcW w:w="1683" w:type="pct"/>
            <w:tcBorders>
              <w:top w:val="nil"/>
              <w:left w:val="nil"/>
              <w:bottom w:val="single" w:sz="4" w:space="0" w:color="auto"/>
              <w:right w:val="nil"/>
            </w:tcBorders>
            <w:shd w:val="clear" w:color="auto" w:fill="auto"/>
            <w:vAlign w:val="center"/>
            <w:hideMark/>
          </w:tcPr>
          <w:p w14:paraId="5A62A77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Natural resource or ecosystem management</w:t>
            </w:r>
            <w:r w:rsidRPr="00380CBA">
              <w:rPr>
                <w:rFonts w:eastAsia="Times New Roman" w:cs="Times New Roman"/>
                <w:sz w:val="20"/>
                <w:szCs w:val="20"/>
                <w:vertAlign w:val="superscript"/>
              </w:rPr>
              <w:t>d</w:t>
            </w:r>
          </w:p>
        </w:tc>
        <w:tc>
          <w:tcPr>
            <w:tcW w:w="481" w:type="pct"/>
            <w:tcBorders>
              <w:top w:val="nil"/>
              <w:left w:val="nil"/>
              <w:bottom w:val="single" w:sz="4" w:space="0" w:color="auto"/>
              <w:right w:val="nil"/>
            </w:tcBorders>
            <w:shd w:val="clear" w:color="auto" w:fill="auto"/>
            <w:noWrap/>
            <w:vAlign w:val="center"/>
            <w:hideMark/>
          </w:tcPr>
          <w:p w14:paraId="15BFAFA4" w14:textId="408E6A68"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75C1E285" w14:textId="3294DCA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2A1BEE25" w14:textId="13E156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0C8BD597" w14:textId="46C5D45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B8DB4A8" w14:textId="2E6F72EF"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65870B7" w14:textId="0498FB31"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9E8F4AB" w14:textId="7BE93B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8FF3C4E" w14:textId="3D98A587" w:rsidR="00C95140" w:rsidRPr="00380CBA" w:rsidRDefault="00C95140" w:rsidP="00380CBA">
            <w:pPr>
              <w:widowControl/>
              <w:spacing w:line="259" w:lineRule="auto"/>
              <w:jc w:val="center"/>
              <w:rPr>
                <w:rFonts w:eastAsia="Times New Roman" w:cs="Calibri"/>
                <w:sz w:val="20"/>
                <w:szCs w:val="20"/>
              </w:rPr>
            </w:pPr>
          </w:p>
        </w:tc>
      </w:tr>
      <w:tr w:rsidR="00C95140" w:rsidRPr="00380CBA" w14:paraId="6FA921FB" w14:textId="77777777" w:rsidTr="00380CBA">
        <w:tc>
          <w:tcPr>
            <w:tcW w:w="1683" w:type="pct"/>
            <w:tcBorders>
              <w:top w:val="nil"/>
              <w:left w:val="nil"/>
              <w:bottom w:val="single" w:sz="4" w:space="0" w:color="auto"/>
              <w:right w:val="nil"/>
            </w:tcBorders>
            <w:shd w:val="clear" w:color="auto" w:fill="auto"/>
            <w:vAlign w:val="center"/>
            <w:hideMark/>
          </w:tcPr>
          <w:p w14:paraId="4D3136D1"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Pest and disease management</w:t>
            </w:r>
            <w:r w:rsidRPr="00380CBA">
              <w:rPr>
                <w:rFonts w:eastAsia="Times New Roman" w:cs="Times New Roman"/>
                <w:sz w:val="20"/>
                <w:szCs w:val="20"/>
                <w:vertAlign w:val="superscript"/>
              </w:rPr>
              <w:t>e</w:t>
            </w:r>
          </w:p>
        </w:tc>
        <w:tc>
          <w:tcPr>
            <w:tcW w:w="481" w:type="pct"/>
            <w:tcBorders>
              <w:top w:val="nil"/>
              <w:left w:val="nil"/>
              <w:bottom w:val="single" w:sz="4" w:space="0" w:color="auto"/>
              <w:right w:val="nil"/>
            </w:tcBorders>
            <w:shd w:val="clear" w:color="auto" w:fill="auto"/>
            <w:noWrap/>
            <w:vAlign w:val="center"/>
            <w:hideMark/>
          </w:tcPr>
          <w:p w14:paraId="7410C378" w14:textId="2412EE0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227C0BD" w14:textId="054369E7"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A19ED1A" w14:textId="06427C18"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FA9BB24" w14:textId="3F9F488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4D7D0C80" w14:textId="5CAE82DD"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51555BB9" w14:textId="2DDF42FC"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2AC9E26" w14:textId="69198A32"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433BFEC2" w14:textId="13D79967" w:rsidR="00C95140" w:rsidRPr="00380CBA" w:rsidRDefault="00C95140" w:rsidP="00380CBA">
            <w:pPr>
              <w:widowControl/>
              <w:spacing w:line="259" w:lineRule="auto"/>
              <w:jc w:val="center"/>
              <w:rPr>
                <w:rFonts w:eastAsia="Times New Roman" w:cs="Calibri"/>
                <w:sz w:val="20"/>
                <w:szCs w:val="20"/>
              </w:rPr>
            </w:pPr>
          </w:p>
        </w:tc>
      </w:tr>
      <w:tr w:rsidR="00C95140" w:rsidRPr="00380CBA" w14:paraId="05B9B973" w14:textId="77777777" w:rsidTr="00380CBA">
        <w:tc>
          <w:tcPr>
            <w:tcW w:w="1683" w:type="pct"/>
            <w:tcBorders>
              <w:top w:val="nil"/>
              <w:left w:val="nil"/>
              <w:bottom w:val="single" w:sz="4" w:space="0" w:color="auto"/>
              <w:right w:val="nil"/>
            </w:tcBorders>
            <w:shd w:val="clear" w:color="auto" w:fill="auto"/>
            <w:vAlign w:val="center"/>
            <w:hideMark/>
          </w:tcPr>
          <w:p w14:paraId="46897B4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Soil-related fertility and conservation</w:t>
            </w:r>
            <w:r w:rsidRPr="00380CBA">
              <w:rPr>
                <w:rFonts w:eastAsia="Times New Roman" w:cs="Times New Roman"/>
                <w:sz w:val="20"/>
                <w:szCs w:val="20"/>
                <w:vertAlign w:val="superscript"/>
              </w:rPr>
              <w:t>f</w:t>
            </w:r>
          </w:p>
        </w:tc>
        <w:tc>
          <w:tcPr>
            <w:tcW w:w="481" w:type="pct"/>
            <w:tcBorders>
              <w:top w:val="nil"/>
              <w:left w:val="nil"/>
              <w:bottom w:val="single" w:sz="4" w:space="0" w:color="auto"/>
              <w:right w:val="nil"/>
            </w:tcBorders>
            <w:shd w:val="clear" w:color="auto" w:fill="auto"/>
            <w:noWrap/>
            <w:vAlign w:val="center"/>
            <w:hideMark/>
          </w:tcPr>
          <w:p w14:paraId="234BAF4F" w14:textId="5124B3D9"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99132FB" w14:textId="081464DA"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25D9363" w14:textId="116DAA95"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AEC0C64" w14:textId="3735D02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CA4207B" w14:textId="267E25BB"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F7F0BD0" w14:textId="507A430F"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7F51196" w14:textId="7D6B8544"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0FB09E68" w14:textId="20E47458" w:rsidR="00C95140" w:rsidRPr="00380CBA" w:rsidRDefault="00C95140" w:rsidP="00380CBA">
            <w:pPr>
              <w:widowControl/>
              <w:spacing w:line="259" w:lineRule="auto"/>
              <w:jc w:val="center"/>
              <w:rPr>
                <w:rFonts w:eastAsia="Times New Roman" w:cs="Calibri"/>
                <w:sz w:val="20"/>
                <w:szCs w:val="20"/>
              </w:rPr>
            </w:pPr>
          </w:p>
        </w:tc>
      </w:tr>
      <w:tr w:rsidR="00C95140" w:rsidRPr="00380CBA" w14:paraId="079F1BBF" w14:textId="77777777" w:rsidTr="00380CBA">
        <w:tc>
          <w:tcPr>
            <w:tcW w:w="1683" w:type="pct"/>
            <w:tcBorders>
              <w:top w:val="nil"/>
              <w:left w:val="nil"/>
              <w:bottom w:val="single" w:sz="4" w:space="0" w:color="auto"/>
              <w:right w:val="nil"/>
            </w:tcBorders>
            <w:shd w:val="clear" w:color="auto" w:fill="auto"/>
            <w:vAlign w:val="center"/>
            <w:hideMark/>
          </w:tcPr>
          <w:p w14:paraId="410C370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Irrigation</w:t>
            </w:r>
            <w:r w:rsidRPr="00380CBA">
              <w:rPr>
                <w:rFonts w:eastAsia="Times New Roman" w:cs="Times New Roman"/>
                <w:sz w:val="20"/>
                <w:szCs w:val="20"/>
                <w:vertAlign w:val="superscript"/>
              </w:rPr>
              <w:t>g</w:t>
            </w:r>
          </w:p>
        </w:tc>
        <w:tc>
          <w:tcPr>
            <w:tcW w:w="481" w:type="pct"/>
            <w:tcBorders>
              <w:top w:val="nil"/>
              <w:left w:val="nil"/>
              <w:bottom w:val="single" w:sz="4" w:space="0" w:color="auto"/>
              <w:right w:val="nil"/>
            </w:tcBorders>
            <w:shd w:val="clear" w:color="auto" w:fill="auto"/>
            <w:noWrap/>
            <w:vAlign w:val="center"/>
            <w:hideMark/>
          </w:tcPr>
          <w:p w14:paraId="0CA922D4" w14:textId="77502A82"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FA9D377" w14:textId="597BB58F"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1225BC4" w14:textId="79F1245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E273861" w14:textId="330CCF7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1AADAB3" w14:textId="0D7FCD65"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294C95D" w14:textId="7AF741E7"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0FDC171" w14:textId="7AA82D2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1F2B88E" w14:textId="20DA3E11" w:rsidR="00C95140" w:rsidRPr="00380CBA" w:rsidRDefault="00C95140" w:rsidP="00380CBA">
            <w:pPr>
              <w:widowControl/>
              <w:spacing w:line="259" w:lineRule="auto"/>
              <w:jc w:val="center"/>
              <w:rPr>
                <w:rFonts w:eastAsia="Times New Roman" w:cs="Calibri"/>
                <w:sz w:val="20"/>
                <w:szCs w:val="20"/>
              </w:rPr>
            </w:pPr>
          </w:p>
        </w:tc>
      </w:tr>
      <w:tr w:rsidR="00C95140" w:rsidRPr="00380CBA" w14:paraId="30807100" w14:textId="77777777" w:rsidTr="00380CBA">
        <w:tc>
          <w:tcPr>
            <w:tcW w:w="1683" w:type="pct"/>
            <w:tcBorders>
              <w:top w:val="nil"/>
              <w:left w:val="nil"/>
              <w:bottom w:val="single" w:sz="4" w:space="0" w:color="auto"/>
              <w:right w:val="nil"/>
            </w:tcBorders>
            <w:shd w:val="clear" w:color="auto" w:fill="auto"/>
            <w:vAlign w:val="center"/>
            <w:hideMark/>
          </w:tcPr>
          <w:p w14:paraId="7DF8211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Water management, non-irrigation-based</w:t>
            </w:r>
            <w:r w:rsidRPr="00380CBA">
              <w:rPr>
                <w:rFonts w:eastAsia="Times New Roman" w:cs="Times New Roman"/>
                <w:sz w:val="20"/>
                <w:szCs w:val="20"/>
                <w:vertAlign w:val="superscript"/>
              </w:rPr>
              <w:t>h</w:t>
            </w:r>
          </w:p>
        </w:tc>
        <w:tc>
          <w:tcPr>
            <w:tcW w:w="481" w:type="pct"/>
            <w:tcBorders>
              <w:top w:val="nil"/>
              <w:left w:val="nil"/>
              <w:bottom w:val="single" w:sz="4" w:space="0" w:color="auto"/>
              <w:right w:val="nil"/>
            </w:tcBorders>
            <w:shd w:val="clear" w:color="auto" w:fill="auto"/>
            <w:noWrap/>
            <w:vAlign w:val="center"/>
            <w:hideMark/>
          </w:tcPr>
          <w:p w14:paraId="331B2E40" w14:textId="6F8BCB7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34CA297D" w14:textId="610A9F40"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AA66AE3" w14:textId="6F8C4B77"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D5F756E" w14:textId="7437FF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228FD8B" w14:textId="23587BF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9936548" w14:textId="1498B722"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A1664F" w14:textId="41B64541"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8DEA584" w14:textId="088BA768" w:rsidR="00C95140" w:rsidRPr="00380CBA" w:rsidRDefault="00C95140" w:rsidP="00380CBA">
            <w:pPr>
              <w:widowControl/>
              <w:spacing w:line="259" w:lineRule="auto"/>
              <w:jc w:val="center"/>
              <w:rPr>
                <w:rFonts w:eastAsia="Times New Roman" w:cs="Calibri"/>
                <w:sz w:val="20"/>
                <w:szCs w:val="20"/>
              </w:rPr>
            </w:pPr>
          </w:p>
        </w:tc>
      </w:tr>
      <w:tr w:rsidR="00C95140" w:rsidRPr="00380CBA" w14:paraId="096103BD" w14:textId="77777777" w:rsidTr="00380CBA">
        <w:tc>
          <w:tcPr>
            <w:tcW w:w="1683" w:type="pct"/>
            <w:tcBorders>
              <w:top w:val="nil"/>
              <w:left w:val="nil"/>
              <w:bottom w:val="single" w:sz="4" w:space="0" w:color="auto"/>
              <w:right w:val="nil"/>
            </w:tcBorders>
            <w:shd w:val="clear" w:color="auto" w:fill="auto"/>
            <w:vAlign w:val="center"/>
            <w:hideMark/>
          </w:tcPr>
          <w:p w14:paraId="4A7BE1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Climate adaptation or climate risk management</w:t>
            </w:r>
            <w:r w:rsidRPr="00380CBA">
              <w:rPr>
                <w:rFonts w:eastAsia="Times New Roman" w:cs="Times New Roman"/>
                <w:sz w:val="20"/>
                <w:szCs w:val="20"/>
                <w:vertAlign w:val="superscript"/>
              </w:rPr>
              <w:t>i</w:t>
            </w:r>
          </w:p>
        </w:tc>
        <w:tc>
          <w:tcPr>
            <w:tcW w:w="481" w:type="pct"/>
            <w:tcBorders>
              <w:top w:val="nil"/>
              <w:left w:val="nil"/>
              <w:bottom w:val="single" w:sz="4" w:space="0" w:color="auto"/>
              <w:right w:val="nil"/>
            </w:tcBorders>
            <w:shd w:val="clear" w:color="auto" w:fill="auto"/>
            <w:noWrap/>
            <w:vAlign w:val="center"/>
            <w:hideMark/>
          </w:tcPr>
          <w:p w14:paraId="0D902093" w14:textId="70A1FD9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6D3E661D" w14:textId="118BA97C"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DE06804" w14:textId="35F1C31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75031021" w14:textId="16D69A1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18EC86A" w14:textId="41E2D99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DAB38E4" w14:textId="36C2899D"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CB24704" w14:textId="60262D5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E5B232A" w14:textId="33A7471E" w:rsidR="00C95140" w:rsidRPr="00380CBA" w:rsidRDefault="00C95140" w:rsidP="00380CBA">
            <w:pPr>
              <w:widowControl/>
              <w:spacing w:line="259" w:lineRule="auto"/>
              <w:jc w:val="center"/>
              <w:rPr>
                <w:rFonts w:eastAsia="Times New Roman" w:cs="Calibri"/>
                <w:sz w:val="20"/>
                <w:szCs w:val="20"/>
              </w:rPr>
            </w:pPr>
          </w:p>
        </w:tc>
      </w:tr>
      <w:tr w:rsidR="00C95140" w:rsidRPr="00380CBA" w14:paraId="353C386A" w14:textId="77777777" w:rsidTr="00380CBA">
        <w:tc>
          <w:tcPr>
            <w:tcW w:w="1683" w:type="pct"/>
            <w:tcBorders>
              <w:top w:val="nil"/>
              <w:left w:val="nil"/>
              <w:bottom w:val="single" w:sz="4" w:space="0" w:color="auto"/>
              <w:right w:val="nil"/>
            </w:tcBorders>
            <w:shd w:val="clear" w:color="auto" w:fill="auto"/>
            <w:vAlign w:val="center"/>
            <w:hideMark/>
          </w:tcPr>
          <w:p w14:paraId="69D91857"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Post-harvest, handling and storage</w:t>
            </w:r>
            <w:r w:rsidRPr="00380CBA">
              <w:rPr>
                <w:rFonts w:eastAsia="Times New Roman" w:cs="Times New Roman"/>
                <w:sz w:val="20"/>
                <w:szCs w:val="20"/>
                <w:vertAlign w:val="superscript"/>
              </w:rPr>
              <w:t>j</w:t>
            </w:r>
          </w:p>
        </w:tc>
        <w:tc>
          <w:tcPr>
            <w:tcW w:w="481" w:type="pct"/>
            <w:tcBorders>
              <w:top w:val="nil"/>
              <w:left w:val="nil"/>
              <w:bottom w:val="single" w:sz="4" w:space="0" w:color="auto"/>
              <w:right w:val="nil"/>
            </w:tcBorders>
            <w:shd w:val="clear" w:color="auto" w:fill="auto"/>
            <w:noWrap/>
            <w:vAlign w:val="center"/>
            <w:hideMark/>
          </w:tcPr>
          <w:p w14:paraId="4887A1AA" w14:textId="336006D1"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651CB5B" w14:textId="05F24D41"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AF3184E" w14:textId="3B8A7B7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AF855A8" w14:textId="4AAFA8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3FAE865" w14:textId="4FCDCA91"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BB246C8" w14:textId="24E0F5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1522332" w14:textId="65275A15"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71D2C5F" w14:textId="31B7B298" w:rsidR="00C95140" w:rsidRPr="00380CBA" w:rsidRDefault="00C95140" w:rsidP="00380CBA">
            <w:pPr>
              <w:widowControl/>
              <w:spacing w:line="259" w:lineRule="auto"/>
              <w:jc w:val="center"/>
              <w:rPr>
                <w:rFonts w:eastAsia="Times New Roman" w:cs="Calibri"/>
                <w:sz w:val="20"/>
                <w:szCs w:val="20"/>
              </w:rPr>
            </w:pPr>
          </w:p>
        </w:tc>
      </w:tr>
      <w:tr w:rsidR="00C95140" w:rsidRPr="00380CBA" w14:paraId="4F29153D" w14:textId="77777777" w:rsidTr="00380CBA">
        <w:tc>
          <w:tcPr>
            <w:tcW w:w="1683" w:type="pct"/>
            <w:tcBorders>
              <w:top w:val="nil"/>
              <w:left w:val="nil"/>
              <w:bottom w:val="single" w:sz="4" w:space="0" w:color="auto"/>
              <w:right w:val="nil"/>
            </w:tcBorders>
            <w:shd w:val="clear" w:color="auto" w:fill="auto"/>
            <w:vAlign w:val="center"/>
            <w:hideMark/>
          </w:tcPr>
          <w:p w14:paraId="624D16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Marketing and distribution</w:t>
            </w:r>
            <w:r w:rsidRPr="00380CBA">
              <w:rPr>
                <w:rFonts w:eastAsia="Times New Roman" w:cs="Times New Roman"/>
                <w:sz w:val="20"/>
                <w:szCs w:val="20"/>
                <w:vertAlign w:val="superscript"/>
              </w:rPr>
              <w:t>k</w:t>
            </w:r>
          </w:p>
        </w:tc>
        <w:tc>
          <w:tcPr>
            <w:tcW w:w="481" w:type="pct"/>
            <w:tcBorders>
              <w:top w:val="nil"/>
              <w:left w:val="nil"/>
              <w:bottom w:val="single" w:sz="4" w:space="0" w:color="auto"/>
              <w:right w:val="nil"/>
            </w:tcBorders>
            <w:shd w:val="clear" w:color="auto" w:fill="auto"/>
            <w:noWrap/>
            <w:vAlign w:val="center"/>
            <w:hideMark/>
          </w:tcPr>
          <w:p w14:paraId="426E67DE" w14:textId="6F4B385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0937842" w14:textId="33BCB07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4792FD3" w14:textId="68CA25F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82CA62A" w14:textId="2E20183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73EF8467" w14:textId="204D4CB2"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6B759E1" w14:textId="50841F4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02FFED53" w14:textId="77B0E618"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2F4041CD" w14:textId="587817DC" w:rsidR="00C95140" w:rsidRPr="00380CBA" w:rsidRDefault="00C95140" w:rsidP="00380CBA">
            <w:pPr>
              <w:widowControl/>
              <w:spacing w:line="259" w:lineRule="auto"/>
              <w:jc w:val="center"/>
              <w:rPr>
                <w:rFonts w:eastAsia="Times New Roman" w:cs="Calibri"/>
                <w:sz w:val="20"/>
                <w:szCs w:val="20"/>
              </w:rPr>
            </w:pPr>
          </w:p>
        </w:tc>
      </w:tr>
      <w:tr w:rsidR="00C95140" w:rsidRPr="00380CBA" w14:paraId="6AB9DA89" w14:textId="77777777" w:rsidTr="00380CBA">
        <w:tc>
          <w:tcPr>
            <w:tcW w:w="1683" w:type="pct"/>
            <w:tcBorders>
              <w:top w:val="nil"/>
              <w:left w:val="nil"/>
              <w:bottom w:val="single" w:sz="4" w:space="0" w:color="auto"/>
              <w:right w:val="nil"/>
            </w:tcBorders>
            <w:shd w:val="clear" w:color="auto" w:fill="auto"/>
            <w:vAlign w:val="center"/>
            <w:hideMark/>
          </w:tcPr>
          <w:p w14:paraId="7620A5BD"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Value-added processing</w:t>
            </w:r>
            <w:r w:rsidRPr="00380CBA">
              <w:rPr>
                <w:rFonts w:eastAsia="Times New Roman" w:cs="Times New Roman"/>
                <w:sz w:val="20"/>
                <w:szCs w:val="20"/>
                <w:vertAlign w:val="superscript"/>
              </w:rPr>
              <w:t>l</w:t>
            </w:r>
          </w:p>
        </w:tc>
        <w:tc>
          <w:tcPr>
            <w:tcW w:w="481" w:type="pct"/>
            <w:tcBorders>
              <w:top w:val="nil"/>
              <w:left w:val="nil"/>
              <w:bottom w:val="single" w:sz="4" w:space="0" w:color="auto"/>
              <w:right w:val="nil"/>
            </w:tcBorders>
            <w:shd w:val="clear" w:color="auto" w:fill="auto"/>
            <w:noWrap/>
            <w:vAlign w:val="center"/>
            <w:hideMark/>
          </w:tcPr>
          <w:p w14:paraId="5D834908" w14:textId="1238378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0959E09" w14:textId="11B7F3E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6DC88D9" w14:textId="5914393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57AD4E8" w14:textId="77E4909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446AD96" w14:textId="168C740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167E1D26" w14:textId="254C3C2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F31037B" w14:textId="78ABCD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65F8D3B" w14:textId="71F3B537" w:rsidR="00C95140" w:rsidRPr="00380CBA" w:rsidRDefault="00C95140" w:rsidP="00380CBA">
            <w:pPr>
              <w:widowControl/>
              <w:spacing w:line="259" w:lineRule="auto"/>
              <w:jc w:val="center"/>
              <w:rPr>
                <w:rFonts w:eastAsia="Times New Roman" w:cs="Calibri"/>
                <w:sz w:val="20"/>
                <w:szCs w:val="20"/>
              </w:rPr>
            </w:pPr>
          </w:p>
        </w:tc>
      </w:tr>
      <w:tr w:rsidR="00C95140" w:rsidRPr="00380CBA" w14:paraId="62C57D2E" w14:textId="77777777" w:rsidTr="00380CBA">
        <w:tc>
          <w:tcPr>
            <w:tcW w:w="1683" w:type="pct"/>
            <w:tcBorders>
              <w:top w:val="nil"/>
              <w:left w:val="nil"/>
              <w:bottom w:val="single" w:sz="4" w:space="0" w:color="auto"/>
              <w:right w:val="nil"/>
            </w:tcBorders>
            <w:shd w:val="clear" w:color="auto" w:fill="auto"/>
            <w:vAlign w:val="center"/>
            <w:hideMark/>
          </w:tcPr>
          <w:p w14:paraId="7701AC4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Aquaculture management</w:t>
            </w:r>
            <w:r w:rsidRPr="00380CBA">
              <w:rPr>
                <w:rFonts w:eastAsia="Times New Roman" w:cs="Times New Roman"/>
                <w:sz w:val="20"/>
                <w:szCs w:val="20"/>
                <w:vertAlign w:val="superscript"/>
              </w:rPr>
              <w:t>m</w:t>
            </w:r>
          </w:p>
        </w:tc>
        <w:tc>
          <w:tcPr>
            <w:tcW w:w="481" w:type="pct"/>
            <w:tcBorders>
              <w:top w:val="nil"/>
              <w:left w:val="nil"/>
              <w:bottom w:val="single" w:sz="4" w:space="0" w:color="auto"/>
              <w:right w:val="nil"/>
            </w:tcBorders>
            <w:shd w:val="clear" w:color="auto" w:fill="auto"/>
            <w:noWrap/>
            <w:vAlign w:val="center"/>
            <w:hideMark/>
          </w:tcPr>
          <w:p w14:paraId="163A4ECC" w14:textId="2D7C063A"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55EDB476" w14:textId="0A07B3A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B30F03B" w14:textId="64845D5E"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F7CC759" w14:textId="44FECC7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0F878D9" w14:textId="7DF6F1F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740FCAA" w14:textId="05AD20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329EBD0" w14:textId="5DB4F55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A484D2D" w14:textId="0234BC10" w:rsidR="00C95140" w:rsidRPr="00380CBA" w:rsidRDefault="00C95140" w:rsidP="00380CBA">
            <w:pPr>
              <w:widowControl/>
              <w:spacing w:line="259" w:lineRule="auto"/>
              <w:jc w:val="center"/>
              <w:rPr>
                <w:rFonts w:eastAsia="Times New Roman" w:cs="Calibri"/>
                <w:sz w:val="20"/>
                <w:szCs w:val="20"/>
              </w:rPr>
            </w:pPr>
          </w:p>
        </w:tc>
      </w:tr>
      <w:tr w:rsidR="00C95140" w:rsidRPr="00380CBA" w14:paraId="058632EA" w14:textId="77777777" w:rsidTr="00380CBA">
        <w:tc>
          <w:tcPr>
            <w:tcW w:w="1683" w:type="pct"/>
            <w:tcBorders>
              <w:top w:val="nil"/>
              <w:left w:val="nil"/>
              <w:bottom w:val="single" w:sz="4" w:space="0" w:color="auto"/>
              <w:right w:val="nil"/>
            </w:tcBorders>
            <w:shd w:val="clear" w:color="auto" w:fill="auto"/>
            <w:vAlign w:val="center"/>
            <w:hideMark/>
          </w:tcPr>
          <w:p w14:paraId="4D6032A4"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Livestock management</w:t>
            </w:r>
            <w:r w:rsidRPr="00901D8B">
              <w:rPr>
                <w:rFonts w:eastAsia="Times New Roman" w:cs="Times New Roman"/>
                <w:sz w:val="20"/>
                <w:szCs w:val="20"/>
                <w:vertAlign w:val="superscript"/>
              </w:rPr>
              <w:t>n</w:t>
            </w:r>
          </w:p>
        </w:tc>
        <w:tc>
          <w:tcPr>
            <w:tcW w:w="481" w:type="pct"/>
            <w:tcBorders>
              <w:top w:val="nil"/>
              <w:left w:val="nil"/>
              <w:bottom w:val="single" w:sz="4" w:space="0" w:color="auto"/>
              <w:right w:val="nil"/>
            </w:tcBorders>
            <w:shd w:val="clear" w:color="auto" w:fill="auto"/>
            <w:noWrap/>
            <w:vAlign w:val="center"/>
            <w:hideMark/>
          </w:tcPr>
          <w:p w14:paraId="7E838AC0" w14:textId="3C1F60CB"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76EEB67" w14:textId="1AD12152"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5498771" w14:textId="63F7FB8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0DDB64B" w14:textId="3B79B22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4A73696" w14:textId="46B54868"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DE5DC13" w14:textId="33A79260"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38BEF6" w14:textId="3EA7497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A02B928" w14:textId="32BB075E" w:rsidR="00C95140" w:rsidRPr="00380CBA" w:rsidRDefault="00C95140" w:rsidP="00380CBA">
            <w:pPr>
              <w:widowControl/>
              <w:spacing w:line="259" w:lineRule="auto"/>
              <w:jc w:val="center"/>
              <w:rPr>
                <w:rFonts w:eastAsia="Times New Roman" w:cs="Calibri"/>
                <w:sz w:val="20"/>
                <w:szCs w:val="20"/>
              </w:rPr>
            </w:pPr>
          </w:p>
        </w:tc>
      </w:tr>
      <w:tr w:rsidR="00C95140" w:rsidRPr="00380CBA" w14:paraId="703523E0" w14:textId="77777777" w:rsidTr="00380CBA">
        <w:tc>
          <w:tcPr>
            <w:tcW w:w="1683" w:type="pct"/>
            <w:tcBorders>
              <w:top w:val="nil"/>
              <w:left w:val="nil"/>
              <w:bottom w:val="single" w:sz="4" w:space="0" w:color="auto"/>
              <w:right w:val="nil"/>
            </w:tcBorders>
            <w:shd w:val="clear" w:color="auto" w:fill="auto"/>
            <w:vAlign w:val="center"/>
            <w:hideMark/>
          </w:tcPr>
          <w:p w14:paraId="085BE665"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Other</w:t>
            </w:r>
            <w:r w:rsidRPr="00380CBA">
              <w:rPr>
                <w:rFonts w:eastAsia="Times New Roman" w:cs="Times New Roman"/>
                <w:sz w:val="20"/>
                <w:szCs w:val="20"/>
                <w:vertAlign w:val="superscript"/>
              </w:rPr>
              <w:t>o</w:t>
            </w:r>
          </w:p>
        </w:tc>
        <w:tc>
          <w:tcPr>
            <w:tcW w:w="481" w:type="pct"/>
            <w:tcBorders>
              <w:top w:val="nil"/>
              <w:left w:val="nil"/>
              <w:bottom w:val="single" w:sz="4" w:space="0" w:color="auto"/>
              <w:right w:val="nil"/>
            </w:tcBorders>
            <w:shd w:val="clear" w:color="auto" w:fill="auto"/>
            <w:noWrap/>
            <w:vAlign w:val="center"/>
            <w:hideMark/>
          </w:tcPr>
          <w:p w14:paraId="48A26AB0" w14:textId="4C167B8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9E3AC0B" w14:textId="158D2CAE"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E4BEE1F" w14:textId="63F7CBC0"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1FB0A14" w14:textId="34507BF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6BE93E8" w14:textId="0EB065D6"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83D01AC" w14:textId="203F719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7760DE2" w14:textId="3CF4DC09"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6FF6E3E" w14:textId="18AA11A0" w:rsidR="00C95140" w:rsidRPr="00380CBA" w:rsidRDefault="00C95140" w:rsidP="00380CBA">
            <w:pPr>
              <w:widowControl/>
              <w:spacing w:line="259" w:lineRule="auto"/>
              <w:jc w:val="center"/>
              <w:rPr>
                <w:rFonts w:eastAsia="Times New Roman" w:cs="Calibri"/>
                <w:sz w:val="20"/>
                <w:szCs w:val="20"/>
              </w:rPr>
            </w:pPr>
          </w:p>
        </w:tc>
      </w:tr>
      <w:tr w:rsidR="00C95140" w:rsidRPr="00380CBA" w14:paraId="777F6F8E" w14:textId="77777777" w:rsidTr="00380CBA">
        <w:tc>
          <w:tcPr>
            <w:tcW w:w="1683" w:type="pct"/>
            <w:tcBorders>
              <w:top w:val="nil"/>
              <w:left w:val="nil"/>
              <w:bottom w:val="single" w:sz="4" w:space="0" w:color="auto"/>
              <w:right w:val="nil"/>
            </w:tcBorders>
            <w:shd w:val="clear" w:color="auto" w:fill="auto"/>
            <w:vAlign w:val="center"/>
            <w:hideMark/>
          </w:tcPr>
          <w:p w14:paraId="41AE4308" w14:textId="14DE8118"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1" w:type="pct"/>
            <w:tcBorders>
              <w:top w:val="nil"/>
              <w:left w:val="nil"/>
              <w:bottom w:val="single" w:sz="4" w:space="0" w:color="auto"/>
              <w:right w:val="nil"/>
            </w:tcBorders>
            <w:shd w:val="clear" w:color="auto" w:fill="auto"/>
            <w:noWrap/>
            <w:vAlign w:val="bottom"/>
            <w:hideMark/>
          </w:tcPr>
          <w:p w14:paraId="554E7115" w14:textId="4F72DE1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noWrap/>
            <w:vAlign w:val="bottom"/>
            <w:hideMark/>
          </w:tcPr>
          <w:p w14:paraId="3D55110A" w14:textId="04C0318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bottom"/>
            <w:hideMark/>
          </w:tcPr>
          <w:p w14:paraId="037B8161" w14:textId="5C3952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41F2A6D" w14:textId="1E248A2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AAB5650" w14:textId="7AD446C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bottom"/>
            <w:hideMark/>
          </w:tcPr>
          <w:p w14:paraId="0A1B162E" w14:textId="3CABB62E"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noWrap/>
            <w:vAlign w:val="bottom"/>
            <w:hideMark/>
          </w:tcPr>
          <w:p w14:paraId="4C2E9164" w14:textId="2278C89F"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318C8963" w14:textId="0EB5414C" w:rsidR="00C95140" w:rsidRPr="00380CBA" w:rsidRDefault="00C95140" w:rsidP="00380CBA">
            <w:pPr>
              <w:widowControl/>
              <w:spacing w:line="259" w:lineRule="auto"/>
              <w:jc w:val="center"/>
              <w:rPr>
                <w:rFonts w:eastAsia="Times New Roman" w:cs="Calibri"/>
                <w:sz w:val="20"/>
                <w:szCs w:val="20"/>
              </w:rPr>
            </w:pPr>
          </w:p>
        </w:tc>
      </w:tr>
    </w:tbl>
    <w:p w14:paraId="6EE79D8F" w14:textId="0B7BA424" w:rsidR="00C95140" w:rsidRPr="0087225D" w:rsidRDefault="00C95140" w:rsidP="00483879">
      <w:pPr>
        <w:pStyle w:val="BodyText1"/>
        <w:spacing w:after="0"/>
        <w:ind w:left="86" w:hanging="86"/>
        <w:rPr>
          <w:sz w:val="16"/>
        </w:rPr>
      </w:pPr>
      <w:commentRangeStart w:id="943"/>
      <w:r w:rsidRPr="0087225D">
        <w:rPr>
          <w:sz w:val="16"/>
        </w:rPr>
        <w:t>^ Results not statistically reliable, n&lt;30  </w:t>
      </w:r>
      <w:commentRangeEnd w:id="943"/>
      <w:r>
        <w:rPr>
          <w:rStyle w:val="CommentReference"/>
          <w:rFonts w:eastAsia="Arial" w:cs="Arial"/>
          <w:color w:val="000000"/>
        </w:rPr>
        <w:commentReference w:id="943"/>
      </w:r>
    </w:p>
    <w:p w14:paraId="46946445" w14:textId="2030F417"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78581" w14:textId="0C3E44B8"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782988EA" w14:textId="25693E90"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C767E27" w14:textId="1EAD1F9E"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8D295D5" w14:textId="0537AA9C"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1CAC300" w14:textId="2EFA6A83"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AA7C0CD" w14:textId="0AB83D63"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09C3E3B" w14:textId="0FB87362"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50C3B66" w14:textId="06E383BF" w:rsidR="00C95140" w:rsidRPr="00390596" w:rsidRDefault="00C95140" w:rsidP="00483879">
      <w:pPr>
        <w:pStyle w:val="BodyText1"/>
        <w:numPr>
          <w:ilvl w:val="0"/>
          <w:numId w:val="61"/>
        </w:numPr>
        <w:spacing w:after="0"/>
        <w:ind w:left="86" w:hanging="86"/>
        <w:rPr>
          <w:sz w:val="16"/>
        </w:rPr>
      </w:pPr>
      <w:r>
        <w:rPr>
          <w:sz w:val="16"/>
        </w:rPr>
        <w:lastRenderedPageBreak/>
        <w:t>[</w:t>
      </w:r>
      <w:r w:rsidR="00BA10EF">
        <w:rPr>
          <w:sz w:val="16"/>
          <w:highlight w:val="yellow"/>
        </w:rPr>
        <w:t>I</w:t>
      </w:r>
      <w:r w:rsidRPr="00395E0C">
        <w:rPr>
          <w:sz w:val="16"/>
          <w:highlight w:val="yellow"/>
        </w:rPr>
        <w:t>nsert description of response options considered to be improved.</w:t>
      </w:r>
      <w:r>
        <w:rPr>
          <w:sz w:val="16"/>
        </w:rPr>
        <w:t>]</w:t>
      </w:r>
    </w:p>
    <w:p w14:paraId="114F62FE" w14:textId="311E3CEA"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2D9560D3" w14:textId="1E9B2A44"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6B03B1E" w14:textId="4A1524A6"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41D8DE24" w14:textId="4AA76BDD" w:rsidR="00C95140"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7CEE8AA" w14:textId="5F79B887"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7C09694" w14:textId="147BBDA1" w:rsidR="00C95140" w:rsidRPr="00DB3BE9"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25D76EB" w14:textId="400E1E40" w:rsidR="00C95140" w:rsidRDefault="00C95140" w:rsidP="00483879">
      <w:pPr>
        <w:pStyle w:val="BodyText1"/>
        <w:spacing w:after="0"/>
        <w:ind w:left="86" w:hanging="86"/>
        <w:rPr>
          <w:sz w:val="16"/>
        </w:rPr>
      </w:pPr>
      <w:commentRangeStart w:id="944"/>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44"/>
      <w:r w:rsidR="00E200E8">
        <w:rPr>
          <w:rStyle w:val="CommentReference"/>
          <w:rFonts w:eastAsia="Arial" w:cs="Arial"/>
          <w:color w:val="000000"/>
        </w:rPr>
        <w:commentReference w:id="944"/>
      </w:r>
    </w:p>
    <w:p w14:paraId="66A7F654"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EB587E2" w14:textId="77777777" w:rsidR="00C95140" w:rsidRDefault="00C95140" w:rsidP="00380CBA">
      <w:pPr>
        <w:pStyle w:val="BodyText1"/>
      </w:pPr>
      <w:r w:rsidRPr="00D5694F">
        <w:rPr>
          <w:b/>
        </w:rPr>
        <w:t xml:space="preserve">Table </w:t>
      </w:r>
      <w:r>
        <w:rPr>
          <w:b/>
        </w:rPr>
        <w:t>7.4.2</w:t>
      </w:r>
      <w:r>
        <w:t xml:space="preserve"> shows the percent distribution</w:t>
      </w:r>
      <w:r w:rsidRPr="00D8695D">
        <w:t xml:space="preserve"> of </w:t>
      </w:r>
      <w:r>
        <w:t xml:space="preserve">targeted VCC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081D3FD8" w14:textId="6578332B" w:rsidR="00C95140" w:rsidRPr="005845A8" w:rsidRDefault="00C95140" w:rsidP="00380CBA">
      <w:pPr>
        <w:pStyle w:val="Tabletitle"/>
      </w:pPr>
      <w:bookmarkStart w:id="945" w:name="_Toc63673151"/>
      <w:r>
        <w:t>Table 7.4</w:t>
      </w:r>
      <w:r w:rsidRPr="005845A8">
        <w:t>.</w:t>
      </w:r>
      <w:r>
        <w:t>2:</w:t>
      </w:r>
      <w:r w:rsidRPr="005845A8">
        <w:t xml:space="preserve"> </w:t>
      </w:r>
      <w:r w:rsidRPr="00C448D3">
        <w:t>Percent Distribution of Targeted V</w:t>
      </w:r>
      <w:r w:rsidR="00AC5973">
        <w:t xml:space="preserve">alue </w:t>
      </w:r>
      <w:r w:rsidRPr="00C448D3">
        <w:t>C</w:t>
      </w:r>
      <w:r w:rsidR="00AC5973">
        <w:t xml:space="preserve">hain </w:t>
      </w:r>
      <w:r w:rsidRPr="00C448D3">
        <w:t>C</w:t>
      </w:r>
      <w:r w:rsidR="00AC5973">
        <w:t>ommodity</w:t>
      </w:r>
      <w:r w:rsidRPr="00C448D3">
        <w:t xml:space="preserve"> Farmers by Number of Promoted Improved Management Practices and Technologies Used in the ZOI, in Total and by Farmers’ Sex and Age</w:t>
      </w:r>
      <w:bookmarkEnd w:id="945"/>
    </w:p>
    <w:tbl>
      <w:tblPr>
        <w:tblW w:w="5000" w:type="pct"/>
        <w:tblLook w:val="04A0" w:firstRow="1" w:lastRow="0" w:firstColumn="1" w:lastColumn="0" w:noHBand="0" w:noVBand="1"/>
      </w:tblPr>
      <w:tblGrid>
        <w:gridCol w:w="2657"/>
        <w:gridCol w:w="1055"/>
        <w:gridCol w:w="1086"/>
        <w:gridCol w:w="1086"/>
        <w:gridCol w:w="634"/>
        <w:gridCol w:w="285"/>
        <w:gridCol w:w="1086"/>
        <w:gridCol w:w="1055"/>
        <w:gridCol w:w="632"/>
      </w:tblGrid>
      <w:tr w:rsidR="00C95140" w:rsidRPr="00380CBA" w14:paraId="1E7F3775" w14:textId="77777777" w:rsidTr="00380CBA">
        <w:tc>
          <w:tcPr>
            <w:tcW w:w="1387" w:type="pct"/>
            <w:vMerge w:val="restart"/>
            <w:tcBorders>
              <w:top w:val="single" w:sz="4" w:space="0" w:color="auto"/>
              <w:left w:val="nil"/>
              <w:bottom w:val="single" w:sz="4" w:space="0" w:color="000000"/>
              <w:right w:val="nil"/>
            </w:tcBorders>
            <w:shd w:val="clear" w:color="000000" w:fill="387990"/>
            <w:vAlign w:val="bottom"/>
            <w:hideMark/>
          </w:tcPr>
          <w:p w14:paraId="6526E642"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551" w:type="pct"/>
            <w:vMerge w:val="restart"/>
            <w:tcBorders>
              <w:top w:val="single" w:sz="4" w:space="0" w:color="auto"/>
              <w:left w:val="nil"/>
              <w:bottom w:val="nil"/>
              <w:right w:val="nil"/>
            </w:tcBorders>
            <w:shd w:val="clear" w:color="000000" w:fill="387990"/>
            <w:vAlign w:val="bottom"/>
            <w:hideMark/>
          </w:tcPr>
          <w:p w14:paraId="205C52F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465" w:type="pct"/>
            <w:gridSpan w:val="3"/>
            <w:tcBorders>
              <w:top w:val="single" w:sz="4" w:space="0" w:color="auto"/>
              <w:left w:val="nil"/>
              <w:bottom w:val="single" w:sz="4" w:space="0" w:color="FFFFFF"/>
              <w:right w:val="nil"/>
            </w:tcBorders>
            <w:shd w:val="clear" w:color="000000" w:fill="387990"/>
            <w:vAlign w:val="center"/>
            <w:hideMark/>
          </w:tcPr>
          <w:p w14:paraId="10E676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455AC95"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15CAC1F3" w14:textId="5468E6FE"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05C5918" w14:textId="77777777" w:rsidTr="00BE7C43">
        <w:tc>
          <w:tcPr>
            <w:tcW w:w="1387" w:type="pct"/>
            <w:vMerge/>
            <w:tcBorders>
              <w:top w:val="single" w:sz="4" w:space="0" w:color="auto"/>
              <w:left w:val="nil"/>
              <w:bottom w:val="single" w:sz="4" w:space="0" w:color="000000"/>
              <w:right w:val="nil"/>
            </w:tcBorders>
            <w:vAlign w:val="center"/>
            <w:hideMark/>
          </w:tcPr>
          <w:p w14:paraId="117F557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vMerge/>
            <w:tcBorders>
              <w:top w:val="single" w:sz="4" w:space="0" w:color="auto"/>
              <w:left w:val="nil"/>
              <w:bottom w:val="nil"/>
              <w:right w:val="nil"/>
            </w:tcBorders>
            <w:vAlign w:val="center"/>
            <w:hideMark/>
          </w:tcPr>
          <w:p w14:paraId="5CFEF838"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67" w:type="pct"/>
            <w:tcBorders>
              <w:top w:val="nil"/>
              <w:left w:val="nil"/>
              <w:bottom w:val="nil"/>
              <w:right w:val="nil"/>
            </w:tcBorders>
            <w:shd w:val="clear" w:color="000000" w:fill="387990"/>
            <w:vAlign w:val="bottom"/>
            <w:hideMark/>
          </w:tcPr>
          <w:p w14:paraId="3C856073"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567" w:type="pct"/>
            <w:tcBorders>
              <w:top w:val="nil"/>
              <w:left w:val="nil"/>
              <w:bottom w:val="nil"/>
              <w:right w:val="nil"/>
            </w:tcBorders>
            <w:shd w:val="clear" w:color="000000" w:fill="387990"/>
            <w:vAlign w:val="bottom"/>
            <w:hideMark/>
          </w:tcPr>
          <w:p w14:paraId="63D1E90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6E595CD" w14:textId="098FE341" w:rsidR="00C95140" w:rsidRPr="00380CBA" w:rsidRDefault="00C95140" w:rsidP="002B076E">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0B08E4C" w14:textId="700DF2CD"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nil"/>
              <w:right w:val="nil"/>
            </w:tcBorders>
            <w:shd w:val="clear" w:color="000000" w:fill="387990"/>
            <w:vAlign w:val="bottom"/>
            <w:hideMark/>
          </w:tcPr>
          <w:p w14:paraId="004FD5A0" w14:textId="57728F90"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1" w:type="pct"/>
            <w:tcBorders>
              <w:top w:val="nil"/>
              <w:left w:val="nil"/>
              <w:bottom w:val="nil"/>
              <w:right w:val="nil"/>
            </w:tcBorders>
            <w:shd w:val="clear" w:color="000000" w:fill="387990"/>
            <w:vAlign w:val="bottom"/>
            <w:hideMark/>
          </w:tcPr>
          <w:p w14:paraId="11C310B4" w14:textId="60FA79BA"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03647800" w14:textId="62289988"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4CA066EE" w14:textId="77777777" w:rsidTr="00BE7C43">
        <w:tc>
          <w:tcPr>
            <w:tcW w:w="1387" w:type="pct"/>
            <w:vMerge/>
            <w:tcBorders>
              <w:top w:val="single" w:sz="4" w:space="0" w:color="auto"/>
              <w:left w:val="nil"/>
              <w:bottom w:val="single" w:sz="4" w:space="0" w:color="000000"/>
              <w:right w:val="nil"/>
            </w:tcBorders>
            <w:vAlign w:val="center"/>
            <w:hideMark/>
          </w:tcPr>
          <w:p w14:paraId="31D2C97D"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tcBorders>
              <w:top w:val="nil"/>
              <w:left w:val="nil"/>
              <w:bottom w:val="single" w:sz="4" w:space="0" w:color="auto"/>
              <w:right w:val="nil"/>
            </w:tcBorders>
            <w:shd w:val="clear" w:color="000000" w:fill="387990"/>
            <w:vAlign w:val="center"/>
            <w:hideMark/>
          </w:tcPr>
          <w:p w14:paraId="7E888F4E"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57EEADCD"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7A8E851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894813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42F293A" w14:textId="4A96E85F"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single" w:sz="4" w:space="0" w:color="auto"/>
              <w:right w:val="nil"/>
            </w:tcBorders>
            <w:shd w:val="clear" w:color="000000" w:fill="387990"/>
            <w:vAlign w:val="bottom"/>
            <w:hideMark/>
          </w:tcPr>
          <w:p w14:paraId="204D59A8"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1" w:type="pct"/>
            <w:tcBorders>
              <w:top w:val="nil"/>
              <w:left w:val="nil"/>
              <w:bottom w:val="single" w:sz="4" w:space="0" w:color="auto"/>
              <w:right w:val="nil"/>
            </w:tcBorders>
            <w:shd w:val="clear" w:color="000000" w:fill="387990"/>
            <w:vAlign w:val="bottom"/>
            <w:hideMark/>
          </w:tcPr>
          <w:p w14:paraId="527555BA"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A6696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4DFA93F5" w14:textId="77777777" w:rsidTr="00380CBA">
        <w:tc>
          <w:tcPr>
            <w:tcW w:w="1387" w:type="pct"/>
            <w:tcBorders>
              <w:top w:val="nil"/>
              <w:left w:val="nil"/>
              <w:bottom w:val="single" w:sz="4" w:space="0" w:color="auto"/>
              <w:right w:val="nil"/>
            </w:tcBorders>
            <w:shd w:val="clear" w:color="000000" w:fill="DDEBF7"/>
            <w:vAlign w:val="bottom"/>
            <w:hideMark/>
          </w:tcPr>
          <w:p w14:paraId="40998E67"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551" w:type="pct"/>
            <w:tcBorders>
              <w:top w:val="nil"/>
              <w:left w:val="nil"/>
              <w:bottom w:val="single" w:sz="4" w:space="0" w:color="auto"/>
              <w:right w:val="nil"/>
            </w:tcBorders>
            <w:shd w:val="clear" w:color="000000" w:fill="DDEBF7"/>
            <w:vAlign w:val="center"/>
            <w:hideMark/>
          </w:tcPr>
          <w:p w14:paraId="5DF8EC5E" w14:textId="09C0E375"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3190C205" w14:textId="47E2BEAB"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96FF490" w14:textId="60B984AE"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705FB5F" w14:textId="4823E9E4"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B895B28" w14:textId="24D0B223"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F7AD9E3" w14:textId="754EA82D" w:rsidR="00C95140" w:rsidRPr="00380CBA" w:rsidRDefault="00C95140" w:rsidP="00380CBA">
            <w:pPr>
              <w:widowControl/>
              <w:spacing w:line="259" w:lineRule="auto"/>
              <w:jc w:val="center"/>
              <w:rPr>
                <w:rFonts w:eastAsia="Times New Roman" w:cs="Times New Roman"/>
                <w:b/>
                <w:bCs/>
                <w:color w:val="auto"/>
                <w:sz w:val="20"/>
                <w:szCs w:val="20"/>
              </w:rPr>
            </w:pPr>
          </w:p>
        </w:tc>
        <w:tc>
          <w:tcPr>
            <w:tcW w:w="551" w:type="pct"/>
            <w:tcBorders>
              <w:top w:val="nil"/>
              <w:left w:val="nil"/>
              <w:bottom w:val="single" w:sz="4" w:space="0" w:color="auto"/>
              <w:right w:val="nil"/>
            </w:tcBorders>
            <w:shd w:val="clear" w:color="000000" w:fill="DDEBF7"/>
            <w:vAlign w:val="center"/>
            <w:hideMark/>
          </w:tcPr>
          <w:p w14:paraId="47059076" w14:textId="6596C0C7"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B83E525" w14:textId="636E8B00"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0BC72A55" w14:textId="77777777" w:rsidTr="00380CBA">
        <w:tc>
          <w:tcPr>
            <w:tcW w:w="1387" w:type="pct"/>
            <w:tcBorders>
              <w:top w:val="nil"/>
              <w:left w:val="nil"/>
              <w:bottom w:val="single" w:sz="4" w:space="0" w:color="auto"/>
              <w:right w:val="nil"/>
            </w:tcBorders>
            <w:shd w:val="clear" w:color="auto" w:fill="auto"/>
            <w:vAlign w:val="center"/>
            <w:hideMark/>
          </w:tcPr>
          <w:p w14:paraId="210AFDD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551" w:type="pct"/>
            <w:tcBorders>
              <w:top w:val="nil"/>
              <w:left w:val="nil"/>
              <w:bottom w:val="single" w:sz="4" w:space="0" w:color="auto"/>
              <w:right w:val="nil"/>
            </w:tcBorders>
            <w:shd w:val="clear" w:color="auto" w:fill="auto"/>
            <w:vAlign w:val="center"/>
            <w:hideMark/>
          </w:tcPr>
          <w:p w14:paraId="3DB8E0CC" w14:textId="22D770B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894B4B8" w14:textId="3E0CF8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7BE5E309" w14:textId="12A6FBCF"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3D43DB90" w14:textId="2B16E07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F4AF090" w14:textId="27AEB5F0"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FBA891" w14:textId="74867733"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597E9E03" w14:textId="6597D683"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980C309" w14:textId="0D0D4A8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CE31E3" w14:textId="77777777" w:rsidTr="00380CBA">
        <w:tc>
          <w:tcPr>
            <w:tcW w:w="1387" w:type="pct"/>
            <w:tcBorders>
              <w:top w:val="nil"/>
              <w:left w:val="nil"/>
              <w:bottom w:val="single" w:sz="4" w:space="0" w:color="auto"/>
              <w:right w:val="nil"/>
            </w:tcBorders>
            <w:shd w:val="clear" w:color="auto" w:fill="auto"/>
            <w:vAlign w:val="center"/>
            <w:hideMark/>
          </w:tcPr>
          <w:p w14:paraId="72AFAE3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551" w:type="pct"/>
            <w:tcBorders>
              <w:top w:val="nil"/>
              <w:left w:val="nil"/>
              <w:bottom w:val="single" w:sz="4" w:space="0" w:color="auto"/>
              <w:right w:val="nil"/>
            </w:tcBorders>
            <w:shd w:val="clear" w:color="auto" w:fill="auto"/>
            <w:vAlign w:val="center"/>
            <w:hideMark/>
          </w:tcPr>
          <w:p w14:paraId="58BC05D8" w14:textId="51F0652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40390569" w14:textId="0E65295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6917418" w14:textId="59EEB8F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51FAC95" w14:textId="363B43A2"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B2CD799" w14:textId="1A9E7E83"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257F201" w14:textId="4D682734"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2EC0001" w14:textId="2FB4D7E6"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2C918EF" w14:textId="47CB5C8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34DC991" w14:textId="77777777" w:rsidTr="00380CBA">
        <w:tc>
          <w:tcPr>
            <w:tcW w:w="1387" w:type="pct"/>
            <w:tcBorders>
              <w:top w:val="nil"/>
              <w:left w:val="nil"/>
              <w:bottom w:val="single" w:sz="4" w:space="0" w:color="auto"/>
              <w:right w:val="nil"/>
            </w:tcBorders>
            <w:shd w:val="clear" w:color="auto" w:fill="auto"/>
            <w:vAlign w:val="center"/>
            <w:hideMark/>
          </w:tcPr>
          <w:p w14:paraId="4C5C999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551" w:type="pct"/>
            <w:tcBorders>
              <w:top w:val="nil"/>
              <w:left w:val="nil"/>
              <w:bottom w:val="single" w:sz="4" w:space="0" w:color="auto"/>
              <w:right w:val="nil"/>
            </w:tcBorders>
            <w:shd w:val="clear" w:color="auto" w:fill="auto"/>
            <w:vAlign w:val="center"/>
            <w:hideMark/>
          </w:tcPr>
          <w:p w14:paraId="177E3F88" w14:textId="5FA8CBC7"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15804EB" w14:textId="699E885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8C19446" w14:textId="01E1D69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562004C" w14:textId="4FF215E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BB2264C" w14:textId="15401259"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C73FE6A" w14:textId="560CA45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8F3E2F4" w14:textId="3E0A814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F567831" w14:textId="340ED73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C1E5218" w14:textId="77777777" w:rsidTr="00380CBA">
        <w:tc>
          <w:tcPr>
            <w:tcW w:w="1387" w:type="pct"/>
            <w:tcBorders>
              <w:top w:val="nil"/>
              <w:left w:val="nil"/>
              <w:bottom w:val="single" w:sz="4" w:space="0" w:color="auto"/>
              <w:right w:val="nil"/>
            </w:tcBorders>
            <w:shd w:val="clear" w:color="auto" w:fill="auto"/>
            <w:vAlign w:val="center"/>
            <w:hideMark/>
          </w:tcPr>
          <w:p w14:paraId="7A3A8A60"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551" w:type="pct"/>
            <w:tcBorders>
              <w:top w:val="nil"/>
              <w:left w:val="nil"/>
              <w:bottom w:val="single" w:sz="4" w:space="0" w:color="auto"/>
              <w:right w:val="nil"/>
            </w:tcBorders>
            <w:shd w:val="clear" w:color="auto" w:fill="auto"/>
            <w:vAlign w:val="center"/>
            <w:hideMark/>
          </w:tcPr>
          <w:p w14:paraId="32DB88C0" w14:textId="3864137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9FB9A" w14:textId="724B303D"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ED61239" w14:textId="498691F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585CEEE" w14:textId="4A9A89A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60391B" w14:textId="25A05644"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B7BA6F0" w14:textId="131A2CD2"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1C00EC5" w14:textId="6E363E04"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035D47" w14:textId="31F615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9A37139" w14:textId="77777777" w:rsidTr="00380CBA">
        <w:tc>
          <w:tcPr>
            <w:tcW w:w="1387" w:type="pct"/>
            <w:tcBorders>
              <w:top w:val="nil"/>
              <w:left w:val="nil"/>
              <w:bottom w:val="single" w:sz="4" w:space="0" w:color="auto"/>
              <w:right w:val="nil"/>
            </w:tcBorders>
            <w:shd w:val="clear" w:color="auto" w:fill="auto"/>
            <w:vAlign w:val="center"/>
            <w:hideMark/>
          </w:tcPr>
          <w:p w14:paraId="324052B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551" w:type="pct"/>
            <w:tcBorders>
              <w:top w:val="nil"/>
              <w:left w:val="nil"/>
              <w:bottom w:val="single" w:sz="4" w:space="0" w:color="auto"/>
              <w:right w:val="nil"/>
            </w:tcBorders>
            <w:shd w:val="clear" w:color="auto" w:fill="auto"/>
            <w:vAlign w:val="center"/>
            <w:hideMark/>
          </w:tcPr>
          <w:p w14:paraId="68B2E56A" w14:textId="48A2535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3217FBA9" w14:textId="16650E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D1E484D" w14:textId="3DEAE83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DC89DDE" w14:textId="77DAA4DF"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45D3D11" w14:textId="19F3EFA2"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7FC92E9" w14:textId="3E3CCDA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F9CD766" w14:textId="3DA960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F004D53" w14:textId="25EE6F6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35B0436" w14:textId="77777777" w:rsidTr="00380CBA">
        <w:tc>
          <w:tcPr>
            <w:tcW w:w="1387" w:type="pct"/>
            <w:tcBorders>
              <w:top w:val="nil"/>
              <w:left w:val="nil"/>
              <w:bottom w:val="single" w:sz="4" w:space="0" w:color="auto"/>
              <w:right w:val="nil"/>
            </w:tcBorders>
            <w:shd w:val="clear" w:color="auto" w:fill="auto"/>
            <w:vAlign w:val="center"/>
            <w:hideMark/>
          </w:tcPr>
          <w:p w14:paraId="1E3B6C2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551" w:type="pct"/>
            <w:tcBorders>
              <w:top w:val="nil"/>
              <w:left w:val="nil"/>
              <w:bottom w:val="single" w:sz="4" w:space="0" w:color="auto"/>
              <w:right w:val="nil"/>
            </w:tcBorders>
            <w:shd w:val="clear" w:color="auto" w:fill="auto"/>
            <w:vAlign w:val="center"/>
            <w:hideMark/>
          </w:tcPr>
          <w:p w14:paraId="68B0E2D7" w14:textId="47341F0D"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4FB47AB" w14:textId="359819C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6F944BD" w14:textId="2720C76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3CEC36D" w14:textId="2F8E5611"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E2C1259" w14:textId="0288A4FE"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BC8D3F2" w14:textId="4F2E5D7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4277CF2B" w14:textId="40C3A89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537FD0" w14:textId="2D27B9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CA7B41E" w14:textId="77777777" w:rsidTr="00380CBA">
        <w:tc>
          <w:tcPr>
            <w:tcW w:w="1387" w:type="pct"/>
            <w:tcBorders>
              <w:top w:val="nil"/>
              <w:left w:val="nil"/>
              <w:bottom w:val="single" w:sz="4" w:space="0" w:color="auto"/>
              <w:right w:val="nil"/>
            </w:tcBorders>
            <w:shd w:val="clear" w:color="auto" w:fill="auto"/>
            <w:vAlign w:val="center"/>
            <w:hideMark/>
          </w:tcPr>
          <w:p w14:paraId="35BD678E"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551" w:type="pct"/>
            <w:tcBorders>
              <w:top w:val="nil"/>
              <w:left w:val="nil"/>
              <w:bottom w:val="single" w:sz="4" w:space="0" w:color="auto"/>
              <w:right w:val="nil"/>
            </w:tcBorders>
            <w:shd w:val="clear" w:color="auto" w:fill="auto"/>
            <w:vAlign w:val="center"/>
            <w:hideMark/>
          </w:tcPr>
          <w:p w14:paraId="3E3A878E" w14:textId="67FD3A0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66F2BAC" w14:textId="78A91EE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1EB6490" w14:textId="0B143CE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4E7DC48C" w14:textId="2270EC1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EA1FB3" w14:textId="611E1275"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35CF04FF" w14:textId="59B7061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1FF84D9" w14:textId="5D72912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986D59" w14:textId="0F37605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E73490C" w14:textId="77777777" w:rsidTr="00380CBA">
        <w:tc>
          <w:tcPr>
            <w:tcW w:w="1387" w:type="pct"/>
            <w:tcBorders>
              <w:top w:val="nil"/>
              <w:left w:val="nil"/>
              <w:bottom w:val="single" w:sz="4" w:space="0" w:color="auto"/>
              <w:right w:val="nil"/>
            </w:tcBorders>
            <w:shd w:val="clear" w:color="auto" w:fill="auto"/>
            <w:vAlign w:val="center"/>
            <w:hideMark/>
          </w:tcPr>
          <w:p w14:paraId="58B5B2F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551" w:type="pct"/>
            <w:tcBorders>
              <w:top w:val="nil"/>
              <w:left w:val="nil"/>
              <w:bottom w:val="single" w:sz="4" w:space="0" w:color="auto"/>
              <w:right w:val="nil"/>
            </w:tcBorders>
            <w:shd w:val="clear" w:color="auto" w:fill="auto"/>
            <w:vAlign w:val="center"/>
            <w:hideMark/>
          </w:tcPr>
          <w:p w14:paraId="4DA0C125" w14:textId="5A785F12"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E807C" w14:textId="56E4117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C33D8EE" w14:textId="067F4A4B"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C161207" w14:textId="5C51D1F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5BE8223" w14:textId="49F1162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9372A0" w14:textId="40EC7239"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BA12BFB" w14:textId="49E6BF2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1211D71" w14:textId="34415D0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2CC4959" w14:textId="77777777" w:rsidTr="00380CBA">
        <w:tc>
          <w:tcPr>
            <w:tcW w:w="1387" w:type="pct"/>
            <w:tcBorders>
              <w:top w:val="nil"/>
              <w:left w:val="nil"/>
              <w:bottom w:val="single" w:sz="4" w:space="0" w:color="auto"/>
              <w:right w:val="nil"/>
            </w:tcBorders>
            <w:shd w:val="clear" w:color="auto" w:fill="auto"/>
            <w:vAlign w:val="center"/>
            <w:hideMark/>
          </w:tcPr>
          <w:p w14:paraId="07C638C4" w14:textId="04D1A55C"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1" w:type="pct"/>
            <w:tcBorders>
              <w:top w:val="nil"/>
              <w:left w:val="nil"/>
              <w:bottom w:val="single" w:sz="4" w:space="0" w:color="auto"/>
              <w:right w:val="nil"/>
            </w:tcBorders>
            <w:shd w:val="clear" w:color="auto" w:fill="auto"/>
            <w:vAlign w:val="center"/>
            <w:hideMark/>
          </w:tcPr>
          <w:p w14:paraId="5A7C5DCA" w14:textId="4A9B4936"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026FD20" w14:textId="42546AC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2C9A04D" w14:textId="3B90CC5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noWrap/>
            <w:vAlign w:val="center"/>
            <w:hideMark/>
          </w:tcPr>
          <w:p w14:paraId="2C175E33" w14:textId="3CFC68C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7859529" w14:textId="3A4D1441"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AB7F612" w14:textId="3A0ED9A8" w:rsidR="00C95140" w:rsidRPr="00380CBA" w:rsidRDefault="00C95140" w:rsidP="00380CBA">
            <w:pPr>
              <w:widowControl/>
              <w:spacing w:line="259" w:lineRule="auto"/>
              <w:jc w:val="center"/>
              <w:rPr>
                <w:rFonts w:eastAsia="Times New Roman" w:cs="Times New Roman"/>
                <w:sz w:val="20"/>
                <w:szCs w:val="20"/>
              </w:rPr>
            </w:pPr>
          </w:p>
        </w:tc>
        <w:tc>
          <w:tcPr>
            <w:tcW w:w="551" w:type="pct"/>
            <w:tcBorders>
              <w:top w:val="nil"/>
              <w:left w:val="nil"/>
              <w:bottom w:val="single" w:sz="4" w:space="0" w:color="auto"/>
              <w:right w:val="nil"/>
            </w:tcBorders>
            <w:shd w:val="clear" w:color="auto" w:fill="auto"/>
            <w:vAlign w:val="center"/>
            <w:hideMark/>
          </w:tcPr>
          <w:p w14:paraId="7E6808DF" w14:textId="66C0C5E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29486C" w14:textId="0C759194" w:rsidR="00C95140" w:rsidRPr="00380CBA" w:rsidRDefault="00C95140" w:rsidP="00380CBA">
            <w:pPr>
              <w:widowControl/>
              <w:spacing w:line="259" w:lineRule="auto"/>
              <w:jc w:val="center"/>
              <w:rPr>
                <w:rFonts w:eastAsia="Times New Roman" w:cs="Times New Roman"/>
                <w:sz w:val="20"/>
                <w:szCs w:val="20"/>
              </w:rPr>
            </w:pPr>
          </w:p>
        </w:tc>
      </w:tr>
    </w:tbl>
    <w:p w14:paraId="5226CDBF" w14:textId="7CC5C898" w:rsidR="00C95140" w:rsidRPr="0087225D" w:rsidRDefault="00C95140" w:rsidP="00483879">
      <w:pPr>
        <w:pStyle w:val="BodyText1"/>
        <w:spacing w:after="0"/>
        <w:ind w:left="86" w:hanging="86"/>
        <w:rPr>
          <w:sz w:val="16"/>
        </w:rPr>
      </w:pPr>
      <w:commentRangeStart w:id="946"/>
      <w:r w:rsidRPr="0087225D">
        <w:rPr>
          <w:sz w:val="16"/>
        </w:rPr>
        <w:t>^ Results not statistically reliable, n&lt;30  </w:t>
      </w:r>
      <w:commentRangeEnd w:id="946"/>
      <w:r>
        <w:rPr>
          <w:rStyle w:val="CommentReference"/>
          <w:rFonts w:eastAsia="Arial" w:cs="Arial"/>
          <w:color w:val="000000"/>
        </w:rPr>
        <w:commentReference w:id="946"/>
      </w:r>
    </w:p>
    <w:p w14:paraId="35B0003D" w14:textId="5002BD3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05F48F" w14:textId="674CAC84" w:rsidR="00C95140" w:rsidRDefault="00C95140" w:rsidP="00483879">
      <w:pPr>
        <w:pStyle w:val="BodyText1"/>
        <w:spacing w:after="0"/>
        <w:ind w:left="86" w:hanging="86"/>
        <w:rPr>
          <w:sz w:val="16"/>
        </w:rPr>
      </w:pPr>
      <w:bookmarkStart w:id="947" w:name="_Hlk19879501"/>
      <w:commentRangeStart w:id="948"/>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48"/>
      <w:r w:rsidR="00E200E8">
        <w:rPr>
          <w:rStyle w:val="CommentReference"/>
          <w:rFonts w:eastAsia="Arial" w:cs="Arial"/>
          <w:color w:val="000000"/>
        </w:rPr>
        <w:commentReference w:id="948"/>
      </w:r>
    </w:p>
    <w:p w14:paraId="4B83E7F7" w14:textId="77777777" w:rsidR="00C95140" w:rsidRPr="00F4393F" w:rsidRDefault="00C95140" w:rsidP="00483879">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947"/>
    <w:p w14:paraId="1E66DCA7" w14:textId="77777777" w:rsidR="00C95140" w:rsidRPr="009432A0" w:rsidRDefault="00C95140" w:rsidP="00422772"/>
    <w:p w14:paraId="7D5D00E6" w14:textId="77777777" w:rsidR="00743B6A" w:rsidRDefault="00743B6A" w:rsidP="00743B6A">
      <w:pPr>
        <w:widowControl/>
        <w:spacing w:line="240" w:lineRule="auto"/>
        <w:rPr>
          <w:rFonts w:eastAsia="Cabin"/>
          <w:b/>
          <w:caps/>
          <w:color w:val="94A545"/>
          <w:sz w:val="28"/>
          <w:szCs w:val="36"/>
        </w:rPr>
      </w:pPr>
    </w:p>
    <w:p w14:paraId="73F877D4" w14:textId="77777777" w:rsidR="00743B6A" w:rsidRDefault="00743B6A" w:rsidP="00743B6A">
      <w:pPr>
        <w:widowControl/>
        <w:spacing w:line="240" w:lineRule="auto"/>
        <w:rPr>
          <w:rFonts w:eastAsia="Cabin"/>
          <w:b/>
          <w:caps/>
          <w:color w:val="94A545"/>
          <w:sz w:val="28"/>
          <w:szCs w:val="36"/>
        </w:rPr>
      </w:pPr>
      <w:r>
        <w:br w:type="page"/>
      </w:r>
    </w:p>
    <w:p w14:paraId="6A26E44E" w14:textId="011B9D0D" w:rsidR="00BC0F95" w:rsidRPr="00DF4DE5" w:rsidRDefault="00C36285" w:rsidP="00C36285">
      <w:pPr>
        <w:pStyle w:val="Heading1"/>
        <w:ind w:left="720" w:hanging="360"/>
      </w:pPr>
      <w:bookmarkStart w:id="949" w:name="_Toc63673380"/>
      <w:r>
        <w:lastRenderedPageBreak/>
        <w:t>Food i</w:t>
      </w:r>
      <w:r w:rsidR="00A45EF8">
        <w:t xml:space="preserve">nsecurity </w:t>
      </w:r>
      <w:r>
        <w:t>and dietary i</w:t>
      </w:r>
      <w:r w:rsidR="00BC0F95" w:rsidRPr="00DF4DE5">
        <w:t>ntake</w:t>
      </w:r>
      <w:bookmarkEnd w:id="323"/>
      <w:bookmarkEnd w:id="324"/>
      <w:bookmarkEnd w:id="949"/>
    </w:p>
    <w:p w14:paraId="711169C9" w14:textId="795B45D1" w:rsidR="00BC0F95" w:rsidRPr="00DF4DE5" w:rsidRDefault="00BC0F95" w:rsidP="00D8205A">
      <w:pPr>
        <w:pStyle w:val="BodyText1"/>
      </w:pPr>
      <w:r w:rsidRPr="00DF4DE5">
        <w:t xml:space="preserve">This </w:t>
      </w:r>
      <w:r w:rsidR="00BC36E6" w:rsidRPr="00BC36E6">
        <w:t>chapter</w:t>
      </w:r>
      <w:r w:rsidR="00BC36E6" w:rsidRPr="00DF4DE5">
        <w:t xml:space="preserve"> </w:t>
      </w:r>
      <w:r w:rsidRPr="00DF4DE5">
        <w:t xml:space="preserve">presents findings related to </w:t>
      </w:r>
      <w:r w:rsidR="003B56A5">
        <w:t xml:space="preserve">household </w:t>
      </w:r>
      <w:r w:rsidR="00A45EF8">
        <w:t>food insecurity</w:t>
      </w:r>
      <w:r>
        <w:t xml:space="preserve"> </w:t>
      </w:r>
      <w:r w:rsidRPr="00DF4DE5">
        <w:t xml:space="preserve">in the </w:t>
      </w:r>
      <w:r w:rsidR="006E6E0F">
        <w:t>ZOI</w:t>
      </w:r>
      <w:r w:rsidRPr="00DF4DE5">
        <w:t xml:space="preserve"> as well as women</w:t>
      </w:r>
      <w:r w:rsidR="00EA5FC7">
        <w:t>’</w:t>
      </w:r>
      <w:r w:rsidRPr="00DF4DE5">
        <w:t>s and young children</w:t>
      </w:r>
      <w:r w:rsidR="00EA5FC7">
        <w:t>’</w:t>
      </w:r>
      <w:r w:rsidRPr="00DF4DE5">
        <w:t>s dietary intake.</w:t>
      </w:r>
      <w:r w:rsidR="00A12617">
        <w:t xml:space="preserve"> </w:t>
      </w:r>
      <w:r w:rsidR="009E2182">
        <w:t xml:space="preserve">The food insecurity and dietary indicators </w:t>
      </w:r>
      <w:r w:rsidR="00E166AA">
        <w:t>complement each other</w:t>
      </w:r>
      <w:r w:rsidR="00B35F02">
        <w:t>;</w:t>
      </w:r>
      <w:r w:rsidR="00E73FC7">
        <w:t xml:space="preserve"> when used together, </w:t>
      </w:r>
      <w:r w:rsidR="00BC2BC4">
        <w:t>they offer a more comprehensive understanding of causes and consequences of food insecurity</w:t>
      </w:r>
      <w:r w:rsidR="00546EF2">
        <w:t xml:space="preserve"> in the ZOI</w:t>
      </w:r>
      <w:r w:rsidR="009071BE">
        <w:t>.</w:t>
      </w:r>
    </w:p>
    <w:p w14:paraId="441441F9" w14:textId="71AB5FE4" w:rsidR="00BC0F95" w:rsidRPr="00DF4DE5" w:rsidRDefault="00C36285" w:rsidP="0005079F">
      <w:pPr>
        <w:pStyle w:val="Heading2"/>
        <w:numPr>
          <w:ilvl w:val="1"/>
          <w:numId w:val="31"/>
        </w:numPr>
      </w:pPr>
      <w:bookmarkStart w:id="950" w:name="_Toc63673381"/>
      <w:r>
        <w:t>Food i</w:t>
      </w:r>
      <w:r w:rsidR="00A45EF8">
        <w:t>nsecurity</w:t>
      </w:r>
      <w:bookmarkEnd w:id="950"/>
    </w:p>
    <w:p w14:paraId="3E3B42B9" w14:textId="4AE712B5" w:rsidR="005E3079" w:rsidRDefault="00D642F7" w:rsidP="00D8205A">
      <w:pPr>
        <w:pStyle w:val="BodyText1"/>
      </w:pPr>
      <w:r>
        <w:t>The</w:t>
      </w:r>
      <w:r w:rsidR="00534B3C">
        <w:t xml:space="preserve"> </w:t>
      </w:r>
      <w:r w:rsidR="00DA14CA">
        <w:t xml:space="preserve">experience of </w:t>
      </w:r>
      <w:r w:rsidR="00D93CD8">
        <w:t xml:space="preserve">food insecurity is characterized by uncertainty and anxiety regarding food access and changes </w:t>
      </w:r>
      <w:r w:rsidR="00A00AA0">
        <w:t>in the</w:t>
      </w:r>
      <w:r w:rsidR="00D6061A">
        <w:t xml:space="preserve"> </w:t>
      </w:r>
      <w:r w:rsidR="00D6061A" w:rsidRPr="00904804">
        <w:rPr>
          <w:i/>
          <w:iCs/>
        </w:rPr>
        <w:t>quality</w:t>
      </w:r>
      <w:r w:rsidR="00D6061A">
        <w:t xml:space="preserve"> of the diet</w:t>
      </w:r>
      <w:r w:rsidR="002F497D">
        <w:t xml:space="preserve"> </w:t>
      </w:r>
      <w:r w:rsidR="00B35F02">
        <w:t>(</w:t>
      </w:r>
      <w:r w:rsidR="002F497D">
        <w:t xml:space="preserve">i.e., </w:t>
      </w:r>
      <w:r w:rsidR="00D6061A">
        <w:t xml:space="preserve">less balanced and </w:t>
      </w:r>
      <w:r w:rsidR="002D2AFC">
        <w:t xml:space="preserve">more </w:t>
      </w:r>
      <w:r w:rsidR="00D6061A">
        <w:t>monotonous diets</w:t>
      </w:r>
      <w:r w:rsidR="00B35F02">
        <w:t>)</w:t>
      </w:r>
      <w:r w:rsidR="002F497D">
        <w:t>.</w:t>
      </w:r>
      <w:r w:rsidR="00904804">
        <w:t xml:space="preserve"> As food insecurity becomes severe, the </w:t>
      </w:r>
      <w:r w:rsidR="00904804" w:rsidRPr="00904804">
        <w:rPr>
          <w:i/>
          <w:iCs/>
        </w:rPr>
        <w:t>quantity</w:t>
      </w:r>
      <w:r w:rsidR="00904804">
        <w:t xml:space="preserve"> of </w:t>
      </w:r>
      <w:r w:rsidR="008C2CB2">
        <w:t>food consum</w:t>
      </w:r>
      <w:r w:rsidR="004C0556">
        <w:t>ed</w:t>
      </w:r>
      <w:r w:rsidR="001E71F6">
        <w:t xml:space="preserve"> by the household</w:t>
      </w:r>
      <w:r w:rsidR="008C2CB2">
        <w:t xml:space="preserve"> decreases as the portion size</w:t>
      </w:r>
      <w:r w:rsidR="005B0B77">
        <w:t>s are reduced</w:t>
      </w:r>
      <w:r w:rsidR="004C0556">
        <w:t xml:space="preserve"> and</w:t>
      </w:r>
      <w:r w:rsidR="005B0B77">
        <w:t xml:space="preserve"> meals are skipped</w:t>
      </w:r>
      <w:r w:rsidR="001E71F6">
        <w:t xml:space="preserve">, and </w:t>
      </w:r>
      <w:r w:rsidR="00DC60A0">
        <w:t>when food insecurity is most severe, individuals are forced to go without eating.</w:t>
      </w:r>
      <w:r w:rsidR="00F50D3F">
        <w:t xml:space="preserve"> </w:t>
      </w:r>
      <w:r w:rsidR="003F7B40">
        <w:t>R</w:t>
      </w:r>
      <w:r w:rsidR="00F85B26">
        <w:t>esearch shows that the</w:t>
      </w:r>
      <w:r w:rsidR="003B2B93">
        <w:t xml:space="preserve"> </w:t>
      </w:r>
      <w:r w:rsidR="00F85B26">
        <w:t>experience of food insecurity appear</w:t>
      </w:r>
      <w:r w:rsidR="003B2B93">
        <w:t>s</w:t>
      </w:r>
      <w:r w:rsidR="00F85B26">
        <w:t xml:space="preserve"> to be common across cultures.</w:t>
      </w:r>
      <w:r w:rsidR="001B1837">
        <w:rPr>
          <w:rStyle w:val="FootnoteReference"/>
        </w:rPr>
        <w:footnoteReference w:id="90"/>
      </w:r>
      <w:r w:rsidR="00F85B26">
        <w:t xml:space="preserve"> </w:t>
      </w:r>
      <w:r w:rsidR="00A00AA0">
        <w:t xml:space="preserve"> </w:t>
      </w:r>
    </w:p>
    <w:p w14:paraId="7B513DC1" w14:textId="27045BA5" w:rsidR="00772770" w:rsidRDefault="00856DB9" w:rsidP="00D8205A">
      <w:pPr>
        <w:pStyle w:val="BodyText1"/>
      </w:pPr>
      <w:r>
        <w:t xml:space="preserve">For the ZOI </w:t>
      </w:r>
      <w:r w:rsidR="004C0556">
        <w:t>S</w:t>
      </w:r>
      <w:r>
        <w:t xml:space="preserve">urveys, the </w:t>
      </w:r>
      <w:r w:rsidR="00772770">
        <w:t>p</w:t>
      </w:r>
      <w:r w:rsidR="00772770" w:rsidRPr="005E3079">
        <w:t>revalence of moderate and severe food insecurity</w:t>
      </w:r>
      <w:r w:rsidR="00772770">
        <w:t xml:space="preserve"> indicator is </w:t>
      </w:r>
      <w:r w:rsidR="00772770" w:rsidRPr="005E3079">
        <w:t>based on the FIES</w:t>
      </w:r>
      <w:r w:rsidR="004C0556">
        <w:t>,</w:t>
      </w:r>
      <w:r w:rsidR="00772770">
        <w:t xml:space="preserve"> </w:t>
      </w:r>
      <w:r w:rsidR="004C0556">
        <w:t xml:space="preserve">which </w:t>
      </w:r>
      <w:r w:rsidR="00772770" w:rsidRPr="005E3079">
        <w:t xml:space="preserve">measures the percentage of </w:t>
      </w:r>
      <w:r w:rsidR="008906F4">
        <w:t>individuals</w:t>
      </w:r>
      <w:r w:rsidR="00772770">
        <w:t xml:space="preserve"> in the population</w:t>
      </w:r>
      <w:r w:rsidR="00772770" w:rsidRPr="005E3079">
        <w:t xml:space="preserve"> that experienced food insecurity at moderate </w:t>
      </w:r>
      <w:r w:rsidR="00BF30B8">
        <w:t>or</w:t>
      </w:r>
      <w:r w:rsidR="00BF30B8" w:rsidRPr="005E3079">
        <w:t xml:space="preserve"> </w:t>
      </w:r>
      <w:r w:rsidR="00772770" w:rsidRPr="005E3079">
        <w:t xml:space="preserve">severe levels during the 12 months </w:t>
      </w:r>
      <w:r w:rsidR="004C0556">
        <w:t xml:space="preserve">preceding </w:t>
      </w:r>
      <w:r w:rsidR="00772770">
        <w:t>the survey</w:t>
      </w:r>
      <w:r w:rsidR="00772770" w:rsidRPr="005E3079">
        <w:t>. FIES</w:t>
      </w:r>
      <w:r w:rsidR="00772770">
        <w:t xml:space="preserve"> is</w:t>
      </w:r>
      <w:r w:rsidR="00772770" w:rsidRPr="005E3079">
        <w:t xml:space="preserve"> a scale established by the </w:t>
      </w:r>
      <w:r w:rsidR="00772770">
        <w:t xml:space="preserve">United Nations’ </w:t>
      </w:r>
      <w:r w:rsidR="00772770" w:rsidRPr="005E3079">
        <w:t xml:space="preserve">Food and Agriculture Organization </w:t>
      </w:r>
      <w:r w:rsidR="00772770">
        <w:t>that is used to estimate</w:t>
      </w:r>
      <w:r w:rsidR="00772770" w:rsidRPr="005E3079">
        <w:t xml:space="preserve"> the probability that each household </w:t>
      </w:r>
      <w:r w:rsidR="00881350">
        <w:t xml:space="preserve">(or individual) </w:t>
      </w:r>
      <w:r w:rsidR="00772770" w:rsidRPr="005E3079">
        <w:t>belongs to a specific category of food insecurity severity</w:t>
      </w:r>
      <w:r w:rsidR="00B35F02">
        <w:t>.</w:t>
      </w:r>
      <w:r w:rsidR="00772770">
        <w:rPr>
          <w:rStyle w:val="FootnoteReference"/>
        </w:rPr>
        <w:footnoteReference w:id="91"/>
      </w:r>
      <w:r w:rsidR="00772770">
        <w:rPr>
          <w:vertAlign w:val="superscript"/>
        </w:rPr>
        <w:t>,</w:t>
      </w:r>
      <w:r w:rsidR="00772770">
        <w:rPr>
          <w:rStyle w:val="FootnoteReference"/>
        </w:rPr>
        <w:footnoteReference w:id="92"/>
      </w:r>
      <w:r w:rsidR="001B1837" w:rsidRPr="001B1837">
        <w:rPr>
          <w:vertAlign w:val="superscript"/>
        </w:rPr>
        <w:t>,</w:t>
      </w:r>
      <w:r w:rsidR="001B1837">
        <w:rPr>
          <w:rStyle w:val="FootnoteReference"/>
        </w:rPr>
        <w:footnoteReference w:id="93"/>
      </w:r>
      <w:r w:rsidR="00772770">
        <w:t xml:space="preserve"> The difficulty in accessing food due to </w:t>
      </w:r>
      <w:r w:rsidR="00772770" w:rsidRPr="00A711E9">
        <w:rPr>
          <w:i/>
          <w:iCs/>
        </w:rPr>
        <w:t>lack of money or other resources</w:t>
      </w:r>
      <w:r w:rsidR="00772770">
        <w:t xml:space="preserve"> is measured from answers to a set of eight questions that covers a range of severity of food insecurity in the 12 months</w:t>
      </w:r>
      <w:r w:rsidR="004C0556">
        <w:t xml:space="preserve"> preceding the survey</w:t>
      </w:r>
      <w:r w:rsidR="00772770">
        <w:t>.</w:t>
      </w:r>
      <w:r w:rsidR="003F7B40">
        <w:t xml:space="preserve"> </w:t>
      </w:r>
    </w:p>
    <w:p w14:paraId="5765A9C7" w14:textId="65441D5D" w:rsidR="00BC0F95" w:rsidRDefault="00455863" w:rsidP="00D8205A">
      <w:pPr>
        <w:pStyle w:val="BodyText1"/>
      </w:pPr>
      <w:r>
        <w:t>The</w:t>
      </w:r>
      <w:r w:rsidR="00A20929">
        <w:t xml:space="preserve"> dietary intake indicators should be measured</w:t>
      </w:r>
      <w:r w:rsidR="00774326">
        <w:t xml:space="preserve"> when food supplies are still adequate </w:t>
      </w:r>
      <w:r w:rsidR="00B35F02">
        <w:t>(</w:t>
      </w:r>
      <w:r w:rsidR="00774326">
        <w:t>i.e.,</w:t>
      </w:r>
      <w:r w:rsidR="00B35F02">
        <w:t> </w:t>
      </w:r>
      <w:r w:rsidR="00774326">
        <w:t>approximately up to 4</w:t>
      </w:r>
      <w:r w:rsidR="00B35F02">
        <w:t>–</w:t>
      </w:r>
      <w:r w:rsidR="00774326">
        <w:t>5 months post-harvest</w:t>
      </w:r>
      <w:r w:rsidR="00B35F02">
        <w:t>)</w:t>
      </w:r>
      <w:r w:rsidR="00774326">
        <w:t>.</w:t>
      </w:r>
      <w:r w:rsidR="00DD174C">
        <w:t xml:space="preserve"> </w:t>
      </w:r>
      <w:r>
        <w:t xml:space="preserve">Data collection for the survey took place in the </w:t>
      </w:r>
      <w:commentRangeStart w:id="951"/>
      <w:r w:rsidRPr="0069500C">
        <w:rPr>
          <w:highlight w:val="yellow"/>
        </w:rPr>
        <w:t>post-harvest season</w:t>
      </w:r>
      <w:commentRangeEnd w:id="951"/>
      <w:r>
        <w:rPr>
          <w:rStyle w:val="CommentReference"/>
          <w:rFonts w:eastAsia="Arial" w:cs="Arial"/>
          <w:color w:val="000000"/>
        </w:rPr>
        <w:commentReference w:id="951"/>
      </w:r>
      <w:r>
        <w:t xml:space="preserve">, </w:t>
      </w:r>
      <w:r w:rsidR="00B35F02">
        <w:t>and t</w:t>
      </w:r>
      <w:r w:rsidR="00777DFF">
        <w:t>he data collection in [</w:t>
      </w:r>
      <w:r w:rsidR="00777DFF" w:rsidRPr="004C0556">
        <w:rPr>
          <w:highlight w:val="yellow"/>
        </w:rPr>
        <w:t>C</w:t>
      </w:r>
      <w:r w:rsidR="004C0556" w:rsidRPr="004C0556">
        <w:rPr>
          <w:highlight w:val="yellow"/>
        </w:rPr>
        <w:t>ountry</w:t>
      </w:r>
      <w:r w:rsidR="00777DFF">
        <w:t xml:space="preserve">] took place from </w:t>
      </w:r>
      <w:r w:rsidR="00FD146F">
        <w:t>[</w:t>
      </w:r>
      <w:r w:rsidR="00FD146F" w:rsidRPr="004C0556">
        <w:rPr>
          <w:highlight w:val="yellow"/>
        </w:rPr>
        <w:t>D</w:t>
      </w:r>
      <w:r w:rsidR="003F0E13">
        <w:rPr>
          <w:highlight w:val="yellow"/>
        </w:rPr>
        <w:t>uration</w:t>
      </w:r>
      <w:r w:rsidR="00FD146F">
        <w:t xml:space="preserve">]. </w:t>
      </w:r>
      <w:r w:rsidR="00265683">
        <w:t xml:space="preserve">According to the </w:t>
      </w:r>
      <w:r w:rsidR="006B014E" w:rsidRPr="00901D8B">
        <w:rPr>
          <w:i/>
        </w:rPr>
        <w:t>State of Food Security and Nutrition in the World</w:t>
      </w:r>
      <w:r w:rsidR="0038259D" w:rsidRPr="00901D8B">
        <w:rPr>
          <w:i/>
        </w:rPr>
        <w:t>, 2019</w:t>
      </w:r>
      <w:r w:rsidR="00220DDF" w:rsidRPr="00901D8B">
        <w:rPr>
          <w:i/>
        </w:rPr>
        <w:t xml:space="preserve">, </w:t>
      </w:r>
      <w:r w:rsidR="00220DDF">
        <w:t>the food insecurity in [</w:t>
      </w:r>
      <w:r w:rsidR="00220DDF" w:rsidRPr="004C0556">
        <w:rPr>
          <w:highlight w:val="yellow"/>
        </w:rPr>
        <w:t>C</w:t>
      </w:r>
      <w:r w:rsidR="004C0556" w:rsidRPr="004C0556">
        <w:rPr>
          <w:highlight w:val="yellow"/>
        </w:rPr>
        <w:t>ountry</w:t>
      </w:r>
      <w:r w:rsidR="00220DDF">
        <w:t xml:space="preserve">] was </w:t>
      </w:r>
      <w:r w:rsidR="003F0E13">
        <w:t>[</w:t>
      </w:r>
      <w:commentRangeStart w:id="952"/>
      <w:r w:rsidR="00220DDF" w:rsidRPr="0069500C">
        <w:rPr>
          <w:highlight w:val="yellow"/>
        </w:rPr>
        <w:t>INSERT INFORMATION ABOUT FOOD SECURITY</w:t>
      </w:r>
      <w:r w:rsidR="00220DDF">
        <w:rPr>
          <w:highlight w:val="yellow"/>
        </w:rPr>
        <w:t xml:space="preserve"> IN COUNTRY</w:t>
      </w:r>
      <w:commentRangeEnd w:id="952"/>
      <w:r w:rsidR="00372281">
        <w:rPr>
          <w:rStyle w:val="CommentReference"/>
          <w:rFonts w:eastAsia="Arial" w:cs="Arial"/>
          <w:color w:val="000000"/>
        </w:rPr>
        <w:commentReference w:id="952"/>
      </w:r>
      <w:r w:rsidR="0069500C" w:rsidRPr="0069500C">
        <w:rPr>
          <w:highlight w:val="yellow"/>
        </w:rPr>
        <w:t>.</w:t>
      </w:r>
      <w:r w:rsidR="0069500C">
        <w:t>]</w:t>
      </w:r>
    </w:p>
    <w:p w14:paraId="722F1C85" w14:textId="51445591" w:rsidR="00BC0F95" w:rsidRPr="00DF4DE5" w:rsidRDefault="00143B1A" w:rsidP="00D8205A">
      <w:pPr>
        <w:pStyle w:val="BodyText1"/>
      </w:pPr>
      <w:r>
        <w:rPr>
          <w:b/>
        </w:rPr>
        <w:t xml:space="preserve">Table </w:t>
      </w:r>
      <w:r w:rsidR="00066F3E">
        <w:rPr>
          <w:b/>
        </w:rPr>
        <w:t>8</w:t>
      </w:r>
      <w:r>
        <w:rPr>
          <w:b/>
        </w:rPr>
        <w:t>.</w:t>
      </w:r>
      <w:r w:rsidR="00BC0F95" w:rsidRPr="00DF4DE5">
        <w:rPr>
          <w:b/>
        </w:rPr>
        <w:t>1</w:t>
      </w:r>
      <w:r w:rsidR="000C5E44">
        <w:rPr>
          <w:b/>
        </w:rPr>
        <w:t>.1</w:t>
      </w:r>
      <w:r w:rsidR="00BC0F95" w:rsidRPr="00DF4DE5">
        <w:t xml:space="preserve"> presents estimates of </w:t>
      </w:r>
      <w:r w:rsidR="00A45EF8">
        <w:t xml:space="preserve">food insecurity </w:t>
      </w:r>
      <w:r w:rsidR="00EE465F">
        <w:t>in the ZOI</w:t>
      </w:r>
      <w:r w:rsidR="003F0E13">
        <w:t xml:space="preserve"> population</w:t>
      </w:r>
      <w:r w:rsidR="00BC0F95" w:rsidRPr="00DF4DE5">
        <w:t>, as well as by household characteristics, including gendered household type, educational attainment</w:t>
      </w:r>
      <w:r w:rsidR="0069500C">
        <w:t>, wealth quintile, poverty status</w:t>
      </w:r>
      <w:r w:rsidR="004C0556">
        <w:t>, and severity of shock exposure</w:t>
      </w:r>
      <w:r w:rsidR="00BC0F95" w:rsidRPr="00DF4DE5">
        <w:t>.</w:t>
      </w:r>
    </w:p>
    <w:p w14:paraId="1466035E" w14:textId="77777777" w:rsidR="00BC0F95" w:rsidRPr="00DF4DE5" w:rsidRDefault="00BC0F95" w:rsidP="00D8205A">
      <w:pPr>
        <w:pStyle w:val="BodyText1"/>
      </w:pPr>
      <w:r w:rsidRPr="00DF4DE5">
        <w:rPr>
          <w:highlight w:val="yellow"/>
        </w:rPr>
        <w:t>[Insert description of the values presented in the table.]</w:t>
      </w:r>
    </w:p>
    <w:p w14:paraId="02D67FD5" w14:textId="0056EDF0" w:rsidR="00BC0F95" w:rsidRPr="00F9740D" w:rsidRDefault="00143B1A" w:rsidP="00D8205A">
      <w:pPr>
        <w:pStyle w:val="Tabletitle"/>
      </w:pPr>
      <w:bookmarkStart w:id="953" w:name="_Toc415131216"/>
      <w:bookmarkStart w:id="954" w:name="_Toc499553869"/>
      <w:bookmarkStart w:id="955" w:name="_Toc499554307"/>
      <w:bookmarkStart w:id="956" w:name="_Toc499554562"/>
      <w:bookmarkStart w:id="957" w:name="_Toc63673152"/>
      <w:r w:rsidRPr="00F9740D">
        <w:lastRenderedPageBreak/>
        <w:t xml:space="preserve">Table </w:t>
      </w:r>
      <w:r w:rsidR="00066F3E" w:rsidRPr="00F9740D">
        <w:t>8</w:t>
      </w:r>
      <w:r w:rsidRPr="00F9740D">
        <w:t>.</w:t>
      </w:r>
      <w:r w:rsidR="00BC0F95" w:rsidRPr="00F9740D">
        <w:t>1</w:t>
      </w:r>
      <w:r w:rsidR="005F2634" w:rsidRPr="00F9740D">
        <w:t>.</w:t>
      </w:r>
      <w:r w:rsidR="000C5E44" w:rsidRPr="00F9740D">
        <w:t>1</w:t>
      </w:r>
      <w:r w:rsidR="00F9740D" w:rsidRPr="00F9740D">
        <w:t xml:space="preserve">: Prevalence of Food Insecurity in the ZOI </w:t>
      </w:r>
      <w:r w:rsidR="00422873">
        <w:t xml:space="preserve">Population </w:t>
      </w:r>
      <w:r w:rsidR="00F9740D" w:rsidRPr="00F9740D">
        <w:t>by Severity, in Total and by Selected Household Characteristics</w:t>
      </w:r>
      <w:bookmarkEnd w:id="953"/>
      <w:bookmarkEnd w:id="954"/>
      <w:bookmarkEnd w:id="955"/>
      <w:bookmarkEnd w:id="956"/>
      <w:bookmarkEnd w:id="957"/>
    </w:p>
    <w:tbl>
      <w:tblPr>
        <w:tblW w:w="5000" w:type="pct"/>
        <w:tblCellMar>
          <w:left w:w="72" w:type="dxa"/>
          <w:right w:w="72" w:type="dxa"/>
        </w:tblCellMar>
        <w:tblLook w:val="04A0" w:firstRow="1" w:lastRow="0" w:firstColumn="1" w:lastColumn="0" w:noHBand="0" w:noVBand="1"/>
      </w:tblPr>
      <w:tblGrid>
        <w:gridCol w:w="2806"/>
        <w:gridCol w:w="1303"/>
        <w:gridCol w:w="1205"/>
        <w:gridCol w:w="1204"/>
        <w:gridCol w:w="1093"/>
        <w:gridCol w:w="603"/>
        <w:gridCol w:w="1290"/>
      </w:tblGrid>
      <w:tr w:rsidR="00F9740D" w:rsidRPr="00D8205A" w14:paraId="20116778" w14:textId="77777777" w:rsidTr="00D8205A">
        <w:tc>
          <w:tcPr>
            <w:tcW w:w="2890" w:type="dxa"/>
            <w:vMerge w:val="restart"/>
            <w:tcBorders>
              <w:top w:val="single" w:sz="4" w:space="0" w:color="auto"/>
              <w:left w:val="nil"/>
              <w:bottom w:val="single" w:sz="4" w:space="0" w:color="000000"/>
              <w:right w:val="nil"/>
            </w:tcBorders>
            <w:shd w:val="clear" w:color="000000" w:fill="387990"/>
            <w:vAlign w:val="bottom"/>
            <w:hideMark/>
          </w:tcPr>
          <w:p w14:paraId="60175451" w14:textId="77777777" w:rsidR="00F9740D" w:rsidRPr="00D8205A" w:rsidRDefault="00F9740D" w:rsidP="00D8205A">
            <w:pPr>
              <w:keepNext/>
              <w:widowControl/>
              <w:spacing w:line="259" w:lineRule="auto"/>
              <w:rPr>
                <w:rFonts w:eastAsia="Times New Roman" w:cs="Times New Roman"/>
                <w:b/>
                <w:bCs/>
                <w:color w:val="FFFFFF"/>
                <w:sz w:val="20"/>
                <w:szCs w:val="20"/>
              </w:rPr>
            </w:pPr>
            <w:bookmarkStart w:id="958" w:name="_Hlk14269919"/>
            <w:r w:rsidRPr="00D8205A">
              <w:rPr>
                <w:rFonts w:eastAsia="Times New Roman" w:cs="Times New Roman"/>
                <w:b/>
                <w:bCs/>
                <w:color w:val="FFFFFF"/>
                <w:sz w:val="20"/>
                <w:szCs w:val="20"/>
              </w:rPr>
              <w:t>Household 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7A0A9079"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Little to no</w:t>
            </w:r>
            <w:r w:rsidRPr="00D8205A">
              <w:rPr>
                <w:rFonts w:eastAsia="Times New Roman" w:cs="Times New Roman"/>
                <w:b/>
                <w:bCs/>
                <w:color w:val="FFFFFF"/>
                <w:sz w:val="20"/>
                <w:szCs w:val="20"/>
              </w:rPr>
              <w:br/>
              <w:t>(%)</w:t>
            </w:r>
          </w:p>
        </w:tc>
        <w:tc>
          <w:tcPr>
            <w:tcW w:w="1239" w:type="dxa"/>
            <w:vMerge w:val="restart"/>
            <w:tcBorders>
              <w:top w:val="single" w:sz="4" w:space="0" w:color="auto"/>
              <w:left w:val="nil"/>
              <w:bottom w:val="single" w:sz="4" w:space="0" w:color="000000"/>
              <w:right w:val="nil"/>
            </w:tcBorders>
            <w:shd w:val="clear" w:color="000000" w:fill="387990"/>
            <w:vAlign w:val="bottom"/>
            <w:hideMark/>
          </w:tcPr>
          <w:p w14:paraId="02556520"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w:t>
            </w:r>
            <w:r w:rsidRPr="00D8205A">
              <w:rPr>
                <w:rFonts w:eastAsia="Times New Roman" w:cs="Times New Roman"/>
                <w:b/>
                <w:bCs/>
                <w:color w:val="FFFFFF"/>
                <w:sz w:val="20"/>
                <w:szCs w:val="20"/>
              </w:rPr>
              <w:br/>
              <w:t>(%)</w:t>
            </w:r>
          </w:p>
        </w:tc>
        <w:tc>
          <w:tcPr>
            <w:tcW w:w="1238" w:type="dxa"/>
            <w:vMerge w:val="restart"/>
            <w:tcBorders>
              <w:top w:val="single" w:sz="4" w:space="0" w:color="auto"/>
              <w:left w:val="nil"/>
              <w:bottom w:val="single" w:sz="4" w:space="0" w:color="000000"/>
              <w:right w:val="nil"/>
            </w:tcBorders>
            <w:shd w:val="clear" w:color="000000" w:fill="387990"/>
            <w:vAlign w:val="bottom"/>
            <w:hideMark/>
          </w:tcPr>
          <w:p w14:paraId="2115372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Severe</w:t>
            </w:r>
            <w:r w:rsidRPr="00D8205A">
              <w:rPr>
                <w:rFonts w:eastAsia="Times New Roman" w:cs="Times New Roman"/>
                <w:b/>
                <w:bCs/>
                <w:color w:val="FFFFFF"/>
                <w:sz w:val="20"/>
                <w:szCs w:val="20"/>
              </w:rPr>
              <w:br/>
              <w:t>(%)</w:t>
            </w:r>
          </w:p>
        </w:tc>
        <w:tc>
          <w:tcPr>
            <w:tcW w:w="1741" w:type="dxa"/>
            <w:gridSpan w:val="2"/>
            <w:tcBorders>
              <w:top w:val="single" w:sz="4" w:space="0" w:color="auto"/>
              <w:left w:val="nil"/>
              <w:bottom w:val="single" w:sz="4" w:space="0" w:color="FFFFFF"/>
              <w:right w:val="nil"/>
            </w:tcBorders>
            <w:shd w:val="clear" w:color="000000" w:fill="387990"/>
            <w:vAlign w:val="bottom"/>
            <w:hideMark/>
          </w:tcPr>
          <w:p w14:paraId="45F15AF6"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 or severe</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573B7C03" w14:textId="20ACAEEE" w:rsidR="00F9740D" w:rsidRPr="00D8205A" w:rsidRDefault="006E1AFD" w:rsidP="00D8205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Unweighted population total</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00F9740D" w:rsidRPr="00D8205A">
              <w:rPr>
                <w:rFonts w:eastAsia="Times New Roman" w:cs="Times New Roman"/>
                <w:b/>
                <w:bCs/>
                <w:color w:val="FFFFFF"/>
                <w:sz w:val="20"/>
                <w:szCs w:val="20"/>
                <w:vertAlign w:val="superscript"/>
              </w:rPr>
              <w:t>b</w:t>
            </w:r>
          </w:p>
        </w:tc>
      </w:tr>
      <w:tr w:rsidR="00F9740D" w:rsidRPr="00D8205A" w14:paraId="726CF715" w14:textId="77777777" w:rsidTr="00D8205A">
        <w:tc>
          <w:tcPr>
            <w:tcW w:w="2890" w:type="dxa"/>
            <w:vMerge/>
            <w:tcBorders>
              <w:top w:val="single" w:sz="4" w:space="0" w:color="auto"/>
              <w:left w:val="nil"/>
              <w:bottom w:val="single" w:sz="4" w:space="0" w:color="000000"/>
              <w:right w:val="nil"/>
            </w:tcBorders>
            <w:vAlign w:val="center"/>
            <w:hideMark/>
          </w:tcPr>
          <w:p w14:paraId="56BB1B0B"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6309548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9" w:type="dxa"/>
            <w:vMerge/>
            <w:tcBorders>
              <w:top w:val="single" w:sz="4" w:space="0" w:color="auto"/>
              <w:left w:val="nil"/>
              <w:bottom w:val="single" w:sz="4" w:space="0" w:color="000000"/>
              <w:right w:val="nil"/>
            </w:tcBorders>
            <w:vAlign w:val="center"/>
            <w:hideMark/>
          </w:tcPr>
          <w:p w14:paraId="77FCAF95"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8" w:type="dxa"/>
            <w:vMerge/>
            <w:tcBorders>
              <w:top w:val="single" w:sz="4" w:space="0" w:color="auto"/>
              <w:left w:val="nil"/>
              <w:bottom w:val="single" w:sz="4" w:space="0" w:color="000000"/>
              <w:right w:val="nil"/>
            </w:tcBorders>
            <w:vAlign w:val="center"/>
            <w:hideMark/>
          </w:tcPr>
          <w:p w14:paraId="33E8E09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123" w:type="dxa"/>
            <w:tcBorders>
              <w:top w:val="nil"/>
              <w:left w:val="nil"/>
              <w:bottom w:val="single" w:sz="4" w:space="0" w:color="auto"/>
              <w:right w:val="nil"/>
            </w:tcBorders>
            <w:shd w:val="clear" w:color="000000" w:fill="387990"/>
            <w:vAlign w:val="bottom"/>
            <w:hideMark/>
          </w:tcPr>
          <w:p w14:paraId="07FCC54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07289554"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Sig.</w:t>
            </w:r>
            <w:r w:rsidRPr="00D8205A">
              <w:rPr>
                <w:rFonts w:eastAsia="Times New Roman" w:cs="Times New Roman"/>
                <w:b/>
                <w:bCs/>
                <w:color w:val="FFFFFF"/>
                <w:sz w:val="20"/>
                <w:szCs w:val="20"/>
                <w:vertAlign w:val="superscript"/>
              </w:rPr>
              <w:t>a</w:t>
            </w:r>
          </w:p>
        </w:tc>
        <w:tc>
          <w:tcPr>
            <w:tcW w:w="1326" w:type="dxa"/>
            <w:vMerge/>
            <w:tcBorders>
              <w:top w:val="single" w:sz="4" w:space="0" w:color="auto"/>
              <w:left w:val="nil"/>
              <w:bottom w:val="single" w:sz="4" w:space="0" w:color="000000"/>
              <w:right w:val="nil"/>
            </w:tcBorders>
            <w:vAlign w:val="center"/>
            <w:hideMark/>
          </w:tcPr>
          <w:p w14:paraId="3AF55FE7" w14:textId="77777777" w:rsidR="00F9740D" w:rsidRPr="00D8205A" w:rsidRDefault="00F9740D" w:rsidP="00D8205A">
            <w:pPr>
              <w:keepNext/>
              <w:widowControl/>
              <w:spacing w:line="259" w:lineRule="auto"/>
              <w:rPr>
                <w:rFonts w:eastAsia="Times New Roman" w:cs="Times New Roman"/>
                <w:b/>
                <w:bCs/>
                <w:color w:val="FFFFFF"/>
                <w:sz w:val="20"/>
                <w:szCs w:val="20"/>
              </w:rPr>
            </w:pPr>
          </w:p>
        </w:tc>
      </w:tr>
      <w:tr w:rsidR="00F9740D" w:rsidRPr="00D8205A" w14:paraId="3173C047" w14:textId="77777777" w:rsidTr="00D8205A">
        <w:tc>
          <w:tcPr>
            <w:tcW w:w="2890" w:type="dxa"/>
            <w:tcBorders>
              <w:top w:val="nil"/>
              <w:left w:val="nil"/>
              <w:bottom w:val="single" w:sz="4" w:space="0" w:color="auto"/>
              <w:right w:val="nil"/>
            </w:tcBorders>
            <w:shd w:val="clear" w:color="auto" w:fill="auto"/>
            <w:noWrap/>
            <w:vAlign w:val="center"/>
            <w:hideMark/>
          </w:tcPr>
          <w:p w14:paraId="594FDC7C" w14:textId="77777777" w:rsidR="00F9740D" w:rsidRPr="00D8205A" w:rsidRDefault="00F9740D" w:rsidP="00D8205A">
            <w:pPr>
              <w:keepNext/>
              <w:widowControl/>
              <w:spacing w:line="259" w:lineRule="auto"/>
              <w:rPr>
                <w:rFonts w:eastAsia="Times New Roman" w:cs="Times New Roman"/>
                <w:b/>
                <w:bCs/>
                <w:sz w:val="20"/>
                <w:szCs w:val="20"/>
              </w:rPr>
            </w:pPr>
            <w:r w:rsidRPr="00D8205A">
              <w:rPr>
                <w:rFonts w:eastAsia="Times New Roman" w:cs="Times New Roman"/>
                <w:b/>
                <w:bCs/>
                <w:sz w:val="20"/>
                <w:szCs w:val="20"/>
              </w:rPr>
              <w:t>All households</w:t>
            </w:r>
          </w:p>
        </w:tc>
        <w:tc>
          <w:tcPr>
            <w:tcW w:w="1340" w:type="dxa"/>
            <w:tcBorders>
              <w:top w:val="nil"/>
              <w:left w:val="nil"/>
              <w:bottom w:val="single" w:sz="4" w:space="0" w:color="auto"/>
              <w:right w:val="nil"/>
            </w:tcBorders>
            <w:shd w:val="clear" w:color="auto" w:fill="auto"/>
            <w:noWrap/>
            <w:vAlign w:val="center"/>
            <w:hideMark/>
          </w:tcPr>
          <w:p w14:paraId="67CA64A0" w14:textId="0F4AD4C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A833753" w14:textId="44D0937B"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6EE45E3" w14:textId="10B6A55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DFC1465" w14:textId="49F18AF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A73524" w14:textId="526C09F4"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BAE86BC" w14:textId="15C6BDA5"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D02B06B" w14:textId="77777777" w:rsidTr="00D8205A">
        <w:tc>
          <w:tcPr>
            <w:tcW w:w="2890" w:type="dxa"/>
            <w:tcBorders>
              <w:top w:val="nil"/>
              <w:left w:val="nil"/>
              <w:bottom w:val="single" w:sz="4" w:space="0" w:color="auto"/>
              <w:right w:val="nil"/>
            </w:tcBorders>
            <w:shd w:val="clear" w:color="000000" w:fill="DBE7F3"/>
            <w:noWrap/>
            <w:vAlign w:val="center"/>
            <w:hideMark/>
          </w:tcPr>
          <w:p w14:paraId="40A41F70"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noWrap/>
            <w:vAlign w:val="center"/>
            <w:hideMark/>
          </w:tcPr>
          <w:p w14:paraId="7356D5A4" w14:textId="04661AEB"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654ED921" w14:textId="5C2350C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CECBE34" w14:textId="51DEF75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414983FE" w14:textId="71C30FDA"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C597C78" w14:textId="63442331"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5008CF39" w14:textId="4806F886"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73FFBA4" w14:textId="77777777" w:rsidTr="00D8205A">
        <w:tc>
          <w:tcPr>
            <w:tcW w:w="2890" w:type="dxa"/>
            <w:tcBorders>
              <w:top w:val="nil"/>
              <w:left w:val="nil"/>
              <w:bottom w:val="single" w:sz="4" w:space="0" w:color="auto"/>
              <w:right w:val="nil"/>
            </w:tcBorders>
            <w:shd w:val="clear" w:color="auto" w:fill="auto"/>
            <w:noWrap/>
            <w:vAlign w:val="center"/>
            <w:hideMark/>
          </w:tcPr>
          <w:p w14:paraId="6B36FC98"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noWrap/>
            <w:vAlign w:val="center"/>
            <w:hideMark/>
          </w:tcPr>
          <w:p w14:paraId="378539A6" w14:textId="4E7911D5"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D015479" w14:textId="15ADFA77"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7125E28" w14:textId="4E6E51CA"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66B2E0D9" w14:textId="794492D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768C723" w14:textId="56C12CFF"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09AC6F8C" w14:textId="4BE82128"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3BDF2E0" w14:textId="77777777" w:rsidTr="00D8205A">
        <w:tc>
          <w:tcPr>
            <w:tcW w:w="2890" w:type="dxa"/>
            <w:tcBorders>
              <w:top w:val="nil"/>
              <w:left w:val="nil"/>
              <w:bottom w:val="single" w:sz="4" w:space="0" w:color="auto"/>
              <w:right w:val="nil"/>
            </w:tcBorders>
            <w:shd w:val="clear" w:color="auto" w:fill="auto"/>
            <w:noWrap/>
            <w:vAlign w:val="center"/>
            <w:hideMark/>
          </w:tcPr>
          <w:p w14:paraId="2CA59BBF"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noWrap/>
            <w:vAlign w:val="center"/>
            <w:hideMark/>
          </w:tcPr>
          <w:p w14:paraId="6854A7B4" w14:textId="234CD24D"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2B2A2DF" w14:textId="552C947C"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A1F0FDD" w14:textId="2A4941F3"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4B07CBB" w14:textId="5773C624"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ADFDE8" w14:textId="0F853C2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AF27D4E" w14:textId="05608ACB"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9E2F47A" w14:textId="77777777" w:rsidTr="00D8205A">
        <w:tc>
          <w:tcPr>
            <w:tcW w:w="2890" w:type="dxa"/>
            <w:tcBorders>
              <w:top w:val="nil"/>
              <w:left w:val="nil"/>
              <w:bottom w:val="single" w:sz="4" w:space="0" w:color="auto"/>
              <w:right w:val="nil"/>
            </w:tcBorders>
            <w:shd w:val="clear" w:color="auto" w:fill="auto"/>
            <w:noWrap/>
            <w:vAlign w:val="center"/>
            <w:hideMark/>
          </w:tcPr>
          <w:p w14:paraId="391B578A"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noWrap/>
            <w:vAlign w:val="center"/>
            <w:hideMark/>
          </w:tcPr>
          <w:p w14:paraId="68FA0CA4" w14:textId="63B9483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C3E2AB" w14:textId="56134D5A"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4DB93F7" w14:textId="3D8B4F7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6C81609" w14:textId="24742C93"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025705" w14:textId="17DEBA8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75D14F7A" w14:textId="56A78112"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19A20FC8" w14:textId="77777777" w:rsidTr="00D8205A">
        <w:tc>
          <w:tcPr>
            <w:tcW w:w="2890" w:type="dxa"/>
            <w:tcBorders>
              <w:top w:val="nil"/>
              <w:left w:val="nil"/>
              <w:bottom w:val="single" w:sz="4" w:space="0" w:color="auto"/>
              <w:right w:val="nil"/>
            </w:tcBorders>
            <w:shd w:val="clear" w:color="auto" w:fill="auto"/>
            <w:noWrap/>
            <w:vAlign w:val="center"/>
            <w:hideMark/>
          </w:tcPr>
          <w:p w14:paraId="12C9E196"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noWrap/>
            <w:vAlign w:val="center"/>
            <w:hideMark/>
          </w:tcPr>
          <w:p w14:paraId="65DFF54E" w14:textId="730F852C"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D2ABEB" w14:textId="3574EF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C1A3681" w14:textId="62255C8B"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A9CE6D" w14:textId="4E5C2D97"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1610417" w14:textId="414DE5A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E6ADB0" w14:textId="6471064C"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66E1D6A5" w14:textId="77777777" w:rsidTr="00D8205A">
        <w:tc>
          <w:tcPr>
            <w:tcW w:w="2890" w:type="dxa"/>
            <w:tcBorders>
              <w:top w:val="nil"/>
              <w:left w:val="nil"/>
              <w:bottom w:val="single" w:sz="4" w:space="0" w:color="auto"/>
              <w:right w:val="nil"/>
            </w:tcBorders>
            <w:shd w:val="clear" w:color="000000" w:fill="DBE7F3"/>
            <w:noWrap/>
            <w:vAlign w:val="center"/>
            <w:hideMark/>
          </w:tcPr>
          <w:p w14:paraId="79443322"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Household education</w:t>
            </w:r>
          </w:p>
        </w:tc>
        <w:tc>
          <w:tcPr>
            <w:tcW w:w="1340" w:type="dxa"/>
            <w:tcBorders>
              <w:top w:val="nil"/>
              <w:left w:val="nil"/>
              <w:bottom w:val="single" w:sz="4" w:space="0" w:color="auto"/>
              <w:right w:val="nil"/>
            </w:tcBorders>
            <w:shd w:val="clear" w:color="000000" w:fill="DBE7F3"/>
            <w:noWrap/>
            <w:vAlign w:val="center"/>
            <w:hideMark/>
          </w:tcPr>
          <w:p w14:paraId="486AAA7E" w14:textId="5F0B7364"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3F1B8974" w14:textId="55569EBD"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E74ED47" w14:textId="7714A99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06BF70DF" w14:textId="6EBA6256"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7959D7B3" w14:textId="7F5B79D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06B4F32E" w14:textId="735E565E"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ADB041E" w14:textId="77777777" w:rsidTr="00D8205A">
        <w:tc>
          <w:tcPr>
            <w:tcW w:w="2890" w:type="dxa"/>
            <w:tcBorders>
              <w:top w:val="nil"/>
              <w:left w:val="nil"/>
              <w:bottom w:val="single" w:sz="4" w:space="0" w:color="auto"/>
              <w:right w:val="nil"/>
            </w:tcBorders>
            <w:shd w:val="clear" w:color="auto" w:fill="auto"/>
            <w:vAlign w:val="center"/>
            <w:hideMark/>
          </w:tcPr>
          <w:p w14:paraId="00F454DB"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noWrap/>
            <w:vAlign w:val="center"/>
            <w:hideMark/>
          </w:tcPr>
          <w:p w14:paraId="38681207" w14:textId="05243A94"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88606D" w14:textId="59E7FE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9E7F84A" w14:textId="342BCF0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32CD553" w14:textId="0FB1D58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A008B9A" w14:textId="34584B7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F83A22" w14:textId="3A5313E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7444355" w14:textId="77777777" w:rsidTr="00D8205A">
        <w:tc>
          <w:tcPr>
            <w:tcW w:w="2890" w:type="dxa"/>
            <w:tcBorders>
              <w:top w:val="nil"/>
              <w:left w:val="nil"/>
              <w:bottom w:val="single" w:sz="4" w:space="0" w:color="auto"/>
              <w:right w:val="nil"/>
            </w:tcBorders>
            <w:shd w:val="clear" w:color="auto" w:fill="auto"/>
            <w:vAlign w:val="center"/>
            <w:hideMark/>
          </w:tcPr>
          <w:p w14:paraId="7F39BD99"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noWrap/>
            <w:vAlign w:val="center"/>
            <w:hideMark/>
          </w:tcPr>
          <w:p w14:paraId="652B9A74" w14:textId="202E7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4D1485A" w14:textId="30F74166"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BD19A54" w14:textId="1894A380"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331A8F76" w14:textId="195116E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FE80F4" w14:textId="56E7841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AA5D75F" w14:textId="0AC4263A"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868FE04" w14:textId="77777777" w:rsidTr="00D8205A">
        <w:tc>
          <w:tcPr>
            <w:tcW w:w="2890" w:type="dxa"/>
            <w:tcBorders>
              <w:top w:val="nil"/>
              <w:left w:val="nil"/>
              <w:bottom w:val="single" w:sz="4" w:space="0" w:color="auto"/>
              <w:right w:val="nil"/>
            </w:tcBorders>
            <w:shd w:val="clear" w:color="auto" w:fill="auto"/>
            <w:vAlign w:val="center"/>
            <w:hideMark/>
          </w:tcPr>
          <w:p w14:paraId="10D7FC55"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noWrap/>
            <w:vAlign w:val="center"/>
            <w:hideMark/>
          </w:tcPr>
          <w:p w14:paraId="48F80472" w14:textId="21FB4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6DCF72C3" w14:textId="3F3EBA78"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A728B84" w14:textId="64845B11"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75F175A" w14:textId="44A69456"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0FADB8" w14:textId="45957611"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2880D0A" w14:textId="11DF475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47B56BCA" w14:textId="77777777" w:rsidTr="00D8205A">
        <w:tc>
          <w:tcPr>
            <w:tcW w:w="2890" w:type="dxa"/>
            <w:tcBorders>
              <w:top w:val="nil"/>
              <w:left w:val="nil"/>
              <w:bottom w:val="single" w:sz="4" w:space="0" w:color="auto"/>
              <w:right w:val="nil"/>
            </w:tcBorders>
            <w:shd w:val="clear" w:color="auto" w:fill="auto"/>
            <w:vAlign w:val="center"/>
            <w:hideMark/>
          </w:tcPr>
          <w:p w14:paraId="4EE5C0EF"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noWrap/>
            <w:vAlign w:val="center"/>
            <w:hideMark/>
          </w:tcPr>
          <w:p w14:paraId="5F2776BA" w14:textId="3DBF996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802989D" w14:textId="7A6E1B3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6A566BF" w14:textId="6D16789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2639190" w14:textId="121D7634"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D43BE4" w14:textId="0F4C5CA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190AA054" w14:textId="7F8BD34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C944850" w14:textId="77777777" w:rsidTr="00D8205A">
        <w:tc>
          <w:tcPr>
            <w:tcW w:w="2890" w:type="dxa"/>
            <w:tcBorders>
              <w:top w:val="nil"/>
              <w:left w:val="nil"/>
              <w:bottom w:val="single" w:sz="4" w:space="0" w:color="auto"/>
              <w:right w:val="nil"/>
            </w:tcBorders>
            <w:shd w:val="clear" w:color="auto" w:fill="auto"/>
            <w:vAlign w:val="center"/>
            <w:hideMark/>
          </w:tcPr>
          <w:p w14:paraId="15F503D8"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noWrap/>
            <w:vAlign w:val="center"/>
            <w:hideMark/>
          </w:tcPr>
          <w:p w14:paraId="73A138AD" w14:textId="3236203E"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08426E" w14:textId="617FBA5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56E939EB" w14:textId="7C1BC6C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C5FE2E8" w14:textId="50A5F58B"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590C5C3" w14:textId="09C9BE53"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DFF7765" w14:textId="1B972E0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3D1F0E6" w14:textId="77777777" w:rsidTr="00D8205A">
        <w:tc>
          <w:tcPr>
            <w:tcW w:w="2890" w:type="dxa"/>
            <w:tcBorders>
              <w:top w:val="nil"/>
              <w:left w:val="nil"/>
              <w:bottom w:val="single" w:sz="4" w:space="0" w:color="auto"/>
              <w:right w:val="nil"/>
            </w:tcBorders>
            <w:shd w:val="clear" w:color="000000" w:fill="DBE7F3"/>
            <w:noWrap/>
            <w:vAlign w:val="center"/>
            <w:hideMark/>
          </w:tcPr>
          <w:p w14:paraId="5FA7112F"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274B161C" w14:textId="11CE6F88"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069C0871" w14:textId="379980D5"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2AFC897B" w14:textId="16F04FB6"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3532F087" w14:textId="1C2EB4EA"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E423166" w14:textId="46DF2689"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4C6E0566" w14:textId="79D63214"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61F77787" w14:textId="77777777" w:rsidTr="00D8205A">
        <w:tc>
          <w:tcPr>
            <w:tcW w:w="2890" w:type="dxa"/>
            <w:tcBorders>
              <w:top w:val="nil"/>
              <w:left w:val="nil"/>
              <w:bottom w:val="single" w:sz="4" w:space="0" w:color="auto"/>
              <w:right w:val="nil"/>
            </w:tcBorders>
            <w:shd w:val="clear" w:color="auto" w:fill="auto"/>
            <w:noWrap/>
            <w:vAlign w:val="center"/>
            <w:hideMark/>
          </w:tcPr>
          <w:p w14:paraId="18136F0A"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3C97910C" w14:textId="294C211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1DA45EF7" w14:textId="689DC0D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5DBE8E5" w14:textId="06FB403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08277C1" w14:textId="6FDB1E1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838E36E" w14:textId="441F888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979D544" w14:textId="08C60AF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82B9168" w14:textId="77777777" w:rsidTr="00D8205A">
        <w:tc>
          <w:tcPr>
            <w:tcW w:w="2890" w:type="dxa"/>
            <w:tcBorders>
              <w:top w:val="nil"/>
              <w:left w:val="nil"/>
              <w:bottom w:val="single" w:sz="4" w:space="0" w:color="auto"/>
              <w:right w:val="nil"/>
            </w:tcBorders>
            <w:shd w:val="clear" w:color="auto" w:fill="auto"/>
            <w:noWrap/>
            <w:vAlign w:val="center"/>
            <w:hideMark/>
          </w:tcPr>
          <w:p w14:paraId="6DB1707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4B34CA84" w14:textId="309EC69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434A0DD5" w14:textId="5634B504"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B018318" w14:textId="3F113C7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0ED39C" w14:textId="134944D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D8E1BC" w14:textId="7CE210D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658CFE0" w14:textId="07ACFF2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14F977A" w14:textId="77777777" w:rsidTr="00D8205A">
        <w:tc>
          <w:tcPr>
            <w:tcW w:w="2890" w:type="dxa"/>
            <w:tcBorders>
              <w:top w:val="nil"/>
              <w:left w:val="nil"/>
              <w:bottom w:val="single" w:sz="4" w:space="0" w:color="auto"/>
              <w:right w:val="nil"/>
            </w:tcBorders>
            <w:shd w:val="clear" w:color="auto" w:fill="auto"/>
            <w:noWrap/>
            <w:vAlign w:val="center"/>
            <w:hideMark/>
          </w:tcPr>
          <w:p w14:paraId="0A75EBC5"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8E2A5C0" w14:textId="12C5E03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9FDB800" w14:textId="4C37CF1C"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588BE80" w14:textId="14114E4D"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A0120ED" w14:textId="76F58D60"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858D148" w14:textId="453D9EE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2617EF0" w14:textId="6806B819"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5230A9E" w14:textId="77777777" w:rsidTr="00D8205A">
        <w:tc>
          <w:tcPr>
            <w:tcW w:w="2890" w:type="dxa"/>
            <w:tcBorders>
              <w:top w:val="nil"/>
              <w:left w:val="nil"/>
              <w:bottom w:val="single" w:sz="4" w:space="0" w:color="auto"/>
              <w:right w:val="nil"/>
            </w:tcBorders>
            <w:shd w:val="clear" w:color="auto" w:fill="auto"/>
            <w:noWrap/>
            <w:vAlign w:val="center"/>
            <w:hideMark/>
          </w:tcPr>
          <w:p w14:paraId="5572F870"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6B1C7B7" w14:textId="64D1744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D4787F4" w14:textId="52673996"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1C3778A1" w14:textId="5D190F4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71B7BED" w14:textId="256AE956"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46DF8DC" w14:textId="11864EF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9F0C784" w14:textId="68909247"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8CD3BA0" w14:textId="77777777" w:rsidTr="00D8205A">
        <w:tc>
          <w:tcPr>
            <w:tcW w:w="2890" w:type="dxa"/>
            <w:tcBorders>
              <w:top w:val="nil"/>
              <w:left w:val="nil"/>
              <w:bottom w:val="single" w:sz="4" w:space="0" w:color="auto"/>
              <w:right w:val="nil"/>
            </w:tcBorders>
            <w:shd w:val="clear" w:color="auto" w:fill="auto"/>
            <w:noWrap/>
            <w:vAlign w:val="center"/>
            <w:hideMark/>
          </w:tcPr>
          <w:p w14:paraId="2C5B05F3"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3AFFF7BF" w14:textId="0D48963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08D02445" w14:textId="34B8AA4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40C224A" w14:textId="2B6A4DC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08C45B3" w14:textId="2835894E"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05AD58C" w14:textId="28E144E9"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7BF1675" w14:textId="651D74B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2549A2B4" w14:textId="77777777" w:rsidTr="00D8205A">
        <w:tc>
          <w:tcPr>
            <w:tcW w:w="2890" w:type="dxa"/>
            <w:tcBorders>
              <w:top w:val="nil"/>
              <w:left w:val="nil"/>
              <w:bottom w:val="single" w:sz="4" w:space="0" w:color="auto"/>
              <w:right w:val="nil"/>
            </w:tcBorders>
            <w:shd w:val="clear" w:color="000000" w:fill="DBE5F1"/>
            <w:vAlign w:val="center"/>
            <w:hideMark/>
          </w:tcPr>
          <w:p w14:paraId="24756103" w14:textId="77777777" w:rsidR="00F9740D" w:rsidRPr="00D8205A" w:rsidRDefault="00F9740D" w:rsidP="00D8205A">
            <w:pPr>
              <w:widowControl/>
              <w:spacing w:line="259" w:lineRule="auto"/>
              <w:rPr>
                <w:rFonts w:eastAsia="Times New Roman" w:cs="Times New Roman"/>
                <w:b/>
                <w:bCs/>
                <w:sz w:val="20"/>
                <w:szCs w:val="20"/>
              </w:rPr>
            </w:pPr>
            <w:r w:rsidRPr="00D8205A">
              <w:rPr>
                <w:rFonts w:eastAsia="Times New Roman" w:cs="Times New Roman"/>
                <w:b/>
                <w:bCs/>
                <w:sz w:val="20"/>
                <w:szCs w:val="20"/>
              </w:rPr>
              <w:t>Poverty status</w:t>
            </w:r>
          </w:p>
        </w:tc>
        <w:tc>
          <w:tcPr>
            <w:tcW w:w="1340" w:type="dxa"/>
            <w:tcBorders>
              <w:top w:val="nil"/>
              <w:left w:val="nil"/>
              <w:bottom w:val="single" w:sz="4" w:space="0" w:color="auto"/>
              <w:right w:val="nil"/>
            </w:tcBorders>
            <w:shd w:val="clear" w:color="000000" w:fill="DBE5F1"/>
            <w:vAlign w:val="center"/>
            <w:hideMark/>
          </w:tcPr>
          <w:p w14:paraId="46177B8B" w14:textId="36144530" w:rsidR="00F9740D" w:rsidRPr="00D8205A" w:rsidRDefault="00F9740D" w:rsidP="00944356">
            <w:pPr>
              <w:widowControl/>
              <w:spacing w:line="259" w:lineRule="auto"/>
              <w:jc w:val="center"/>
              <w:rPr>
                <w:rFonts w:eastAsia="Times New Roman" w:cs="Times New Roman"/>
                <w:b/>
                <w:bCs/>
                <w:sz w:val="20"/>
                <w:szCs w:val="20"/>
              </w:rPr>
            </w:pPr>
          </w:p>
        </w:tc>
        <w:tc>
          <w:tcPr>
            <w:tcW w:w="1239" w:type="dxa"/>
            <w:tcBorders>
              <w:top w:val="nil"/>
              <w:left w:val="nil"/>
              <w:bottom w:val="single" w:sz="4" w:space="0" w:color="auto"/>
              <w:right w:val="nil"/>
            </w:tcBorders>
            <w:shd w:val="clear" w:color="000000" w:fill="DBE5F1"/>
            <w:vAlign w:val="center"/>
            <w:hideMark/>
          </w:tcPr>
          <w:p w14:paraId="0DEB59F7" w14:textId="42AF03B3" w:rsidR="00F9740D" w:rsidRPr="00D8205A" w:rsidRDefault="00F9740D" w:rsidP="00944356">
            <w:pPr>
              <w:widowControl/>
              <w:spacing w:line="259" w:lineRule="auto"/>
              <w:jc w:val="center"/>
              <w:rPr>
                <w:rFonts w:eastAsia="Times New Roman" w:cs="Times New Roman"/>
                <w:b/>
                <w:bCs/>
                <w:sz w:val="20"/>
                <w:szCs w:val="20"/>
              </w:rPr>
            </w:pPr>
          </w:p>
        </w:tc>
        <w:tc>
          <w:tcPr>
            <w:tcW w:w="1238" w:type="dxa"/>
            <w:tcBorders>
              <w:top w:val="nil"/>
              <w:left w:val="nil"/>
              <w:bottom w:val="single" w:sz="4" w:space="0" w:color="auto"/>
              <w:right w:val="nil"/>
            </w:tcBorders>
            <w:shd w:val="clear" w:color="000000" w:fill="DBE5F1"/>
            <w:vAlign w:val="center"/>
            <w:hideMark/>
          </w:tcPr>
          <w:p w14:paraId="18E723BD" w14:textId="4F2DCBE2" w:rsidR="00F9740D" w:rsidRPr="00D8205A" w:rsidRDefault="00F9740D" w:rsidP="00944356">
            <w:pPr>
              <w:widowControl/>
              <w:spacing w:line="259" w:lineRule="auto"/>
              <w:jc w:val="center"/>
              <w:rPr>
                <w:rFonts w:eastAsia="Times New Roman" w:cs="Times New Roman"/>
                <w:b/>
                <w:bCs/>
                <w:sz w:val="20"/>
                <w:szCs w:val="20"/>
              </w:rPr>
            </w:pPr>
          </w:p>
        </w:tc>
        <w:tc>
          <w:tcPr>
            <w:tcW w:w="1123" w:type="dxa"/>
            <w:tcBorders>
              <w:top w:val="nil"/>
              <w:left w:val="nil"/>
              <w:bottom w:val="single" w:sz="4" w:space="0" w:color="auto"/>
              <w:right w:val="nil"/>
            </w:tcBorders>
            <w:shd w:val="clear" w:color="000000" w:fill="DBE5F1"/>
            <w:vAlign w:val="center"/>
            <w:hideMark/>
          </w:tcPr>
          <w:p w14:paraId="7652B650" w14:textId="2AF37F7C" w:rsidR="00F9740D" w:rsidRPr="00D8205A" w:rsidRDefault="00F9740D" w:rsidP="00944356">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E292527" w14:textId="5A6E7E7A" w:rsidR="00F9740D" w:rsidRPr="00D8205A" w:rsidRDefault="00F9740D" w:rsidP="00944356">
            <w:pPr>
              <w:widowControl/>
              <w:spacing w:line="259" w:lineRule="auto"/>
              <w:jc w:val="center"/>
              <w:rPr>
                <w:rFonts w:eastAsia="Times New Roman" w:cs="Times New Roman"/>
                <w:b/>
                <w:bCs/>
                <w:sz w:val="20"/>
                <w:szCs w:val="20"/>
              </w:rPr>
            </w:pPr>
          </w:p>
        </w:tc>
        <w:tc>
          <w:tcPr>
            <w:tcW w:w="1326" w:type="dxa"/>
            <w:tcBorders>
              <w:top w:val="nil"/>
              <w:left w:val="nil"/>
              <w:bottom w:val="single" w:sz="4" w:space="0" w:color="auto"/>
              <w:right w:val="nil"/>
            </w:tcBorders>
            <w:shd w:val="clear" w:color="000000" w:fill="DBE5F1"/>
            <w:vAlign w:val="center"/>
            <w:hideMark/>
          </w:tcPr>
          <w:p w14:paraId="6B834060" w14:textId="5BF704A1" w:rsidR="00F9740D" w:rsidRPr="00D8205A" w:rsidRDefault="00F9740D" w:rsidP="00944356">
            <w:pPr>
              <w:widowControl/>
              <w:spacing w:line="259" w:lineRule="auto"/>
              <w:jc w:val="center"/>
              <w:rPr>
                <w:rFonts w:eastAsia="Times New Roman" w:cs="Times New Roman"/>
                <w:b/>
                <w:bCs/>
                <w:sz w:val="20"/>
                <w:szCs w:val="20"/>
              </w:rPr>
            </w:pPr>
          </w:p>
        </w:tc>
      </w:tr>
      <w:tr w:rsidR="00F9740D" w:rsidRPr="00D8205A" w14:paraId="3D3610EF" w14:textId="77777777" w:rsidTr="00D8205A">
        <w:tc>
          <w:tcPr>
            <w:tcW w:w="2890" w:type="dxa"/>
            <w:tcBorders>
              <w:top w:val="nil"/>
              <w:left w:val="nil"/>
              <w:bottom w:val="single" w:sz="4" w:space="0" w:color="auto"/>
              <w:right w:val="nil"/>
            </w:tcBorders>
            <w:shd w:val="clear" w:color="auto" w:fill="auto"/>
            <w:vAlign w:val="center"/>
            <w:hideMark/>
          </w:tcPr>
          <w:p w14:paraId="14F3A8BD"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Poor</w:t>
            </w:r>
          </w:p>
        </w:tc>
        <w:tc>
          <w:tcPr>
            <w:tcW w:w="1340" w:type="dxa"/>
            <w:tcBorders>
              <w:top w:val="nil"/>
              <w:left w:val="nil"/>
              <w:bottom w:val="single" w:sz="4" w:space="0" w:color="auto"/>
              <w:right w:val="nil"/>
            </w:tcBorders>
            <w:shd w:val="clear" w:color="auto" w:fill="auto"/>
            <w:noWrap/>
            <w:vAlign w:val="center"/>
            <w:hideMark/>
          </w:tcPr>
          <w:p w14:paraId="629D09DD" w14:textId="2E798D6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3D904DC2" w14:textId="0833488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6403E996" w14:textId="3271D974"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0524FEBB" w14:textId="54B0076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74CFA3C" w14:textId="00184F6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F28D9BD" w14:textId="3FAB3EF2"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1E898026" w14:textId="77777777" w:rsidTr="00D8205A">
        <w:tc>
          <w:tcPr>
            <w:tcW w:w="2890" w:type="dxa"/>
            <w:tcBorders>
              <w:top w:val="nil"/>
              <w:left w:val="nil"/>
              <w:bottom w:val="single" w:sz="4" w:space="0" w:color="auto"/>
              <w:right w:val="nil"/>
            </w:tcBorders>
            <w:shd w:val="clear" w:color="auto" w:fill="auto"/>
            <w:vAlign w:val="center"/>
            <w:hideMark/>
          </w:tcPr>
          <w:p w14:paraId="5E348287"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1F806FDA" w14:textId="279A8E8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D4FCCDF" w14:textId="6F5B870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19735637" w14:textId="2557B5D1"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78BF2F3A" w14:textId="30E6D517"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5983CD90" w14:textId="228995BE"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071F324" w14:textId="13427151"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5B4826C8" w14:textId="77777777" w:rsidTr="00D8205A">
        <w:tc>
          <w:tcPr>
            <w:tcW w:w="2890" w:type="dxa"/>
            <w:tcBorders>
              <w:top w:val="nil"/>
              <w:left w:val="nil"/>
              <w:bottom w:val="single" w:sz="4" w:space="0" w:color="auto"/>
              <w:right w:val="nil"/>
            </w:tcBorders>
            <w:shd w:val="clear" w:color="000000" w:fill="DBE7F3"/>
            <w:noWrap/>
            <w:vAlign w:val="center"/>
            <w:hideMark/>
          </w:tcPr>
          <w:p w14:paraId="1C060401"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2DD457CE" w14:textId="7701FB5A"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46395194" w14:textId="22149E1D"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1FFB6925" w14:textId="0C02801A"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0AFD63C5" w14:textId="56F91673"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E9404D" w14:textId="2CDF0BAD"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5054AB9B" w14:textId="03CFB3C8"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5E374C92" w14:textId="77777777" w:rsidTr="00D8205A">
        <w:tc>
          <w:tcPr>
            <w:tcW w:w="2890" w:type="dxa"/>
            <w:tcBorders>
              <w:top w:val="nil"/>
              <w:left w:val="nil"/>
              <w:bottom w:val="single" w:sz="4" w:space="0" w:color="auto"/>
              <w:right w:val="nil"/>
            </w:tcBorders>
            <w:shd w:val="clear" w:color="auto" w:fill="auto"/>
            <w:noWrap/>
            <w:vAlign w:val="center"/>
            <w:hideMark/>
          </w:tcPr>
          <w:p w14:paraId="7A04BFD0" w14:textId="77777777" w:rsidR="00F9740D" w:rsidRPr="00D8205A" w:rsidRDefault="00F9740D" w:rsidP="00A532E9">
            <w:pPr>
              <w:widowControl/>
              <w:spacing w:line="259" w:lineRule="auto"/>
              <w:ind w:leftChars="82" w:left="197" w:firstLine="1"/>
              <w:rPr>
                <w:rFonts w:eastAsia="Times New Roman" w:cs="Times New Roman"/>
                <w:sz w:val="20"/>
                <w:szCs w:val="20"/>
              </w:rPr>
            </w:pPr>
            <w:r w:rsidRPr="00D8205A">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233F83C1" w14:textId="5230C18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6AE39E3" w14:textId="337CD83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4EF8AD6" w14:textId="577EB793"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4AE17A0" w14:textId="33557232"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CD0D8C" w14:textId="700AC24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68D8514" w14:textId="67CCF184"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461FC630" w14:textId="77777777" w:rsidTr="00D8205A">
        <w:tc>
          <w:tcPr>
            <w:tcW w:w="2890" w:type="dxa"/>
            <w:tcBorders>
              <w:top w:val="nil"/>
              <w:left w:val="nil"/>
              <w:bottom w:val="single" w:sz="4" w:space="0" w:color="auto"/>
              <w:right w:val="nil"/>
            </w:tcBorders>
            <w:shd w:val="clear" w:color="auto" w:fill="auto"/>
            <w:noWrap/>
            <w:vAlign w:val="center"/>
            <w:hideMark/>
          </w:tcPr>
          <w:p w14:paraId="0A8163FE"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0E5D0C8" w14:textId="3C5A445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2B874367" w14:textId="6DFDCE2B"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F31897A" w14:textId="3CDB49C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A73FCF7" w14:textId="43A9F809"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EBC5C15" w14:textId="6A9D5991"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B256EFD" w14:textId="318209E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CB5989D" w14:textId="77777777" w:rsidTr="00944356">
        <w:tc>
          <w:tcPr>
            <w:tcW w:w="2890" w:type="dxa"/>
            <w:tcBorders>
              <w:top w:val="nil"/>
              <w:left w:val="nil"/>
              <w:bottom w:val="single" w:sz="4" w:space="0" w:color="auto"/>
              <w:right w:val="nil"/>
            </w:tcBorders>
            <w:shd w:val="clear" w:color="auto" w:fill="auto"/>
            <w:noWrap/>
            <w:vAlign w:val="center"/>
            <w:hideMark/>
          </w:tcPr>
          <w:p w14:paraId="4C02F6F4"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28C8CE7A" w14:textId="64C206C1"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3AA5DE03" w14:textId="028A0A49"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842DBB4" w14:textId="04B942C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07F34E3A" w14:textId="52437ED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0CC5A3" w14:textId="026712C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106CB64" w14:textId="47487526"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3BE272A" w14:textId="77777777" w:rsidTr="00944356">
        <w:tc>
          <w:tcPr>
            <w:tcW w:w="2890" w:type="dxa"/>
            <w:tcBorders>
              <w:top w:val="single" w:sz="4" w:space="0" w:color="auto"/>
              <w:left w:val="nil"/>
              <w:bottom w:val="single" w:sz="4" w:space="0" w:color="auto"/>
              <w:right w:val="nil"/>
            </w:tcBorders>
            <w:shd w:val="clear" w:color="auto" w:fill="auto"/>
            <w:noWrap/>
            <w:vAlign w:val="center"/>
            <w:hideMark/>
          </w:tcPr>
          <w:p w14:paraId="0DAC9E5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w:t>
            </w:r>
          </w:p>
        </w:tc>
        <w:tc>
          <w:tcPr>
            <w:tcW w:w="1340" w:type="dxa"/>
            <w:tcBorders>
              <w:top w:val="single" w:sz="4" w:space="0" w:color="auto"/>
              <w:left w:val="nil"/>
              <w:bottom w:val="single" w:sz="4" w:space="0" w:color="auto"/>
              <w:right w:val="nil"/>
            </w:tcBorders>
            <w:shd w:val="clear" w:color="auto" w:fill="auto"/>
            <w:vAlign w:val="center"/>
            <w:hideMark/>
          </w:tcPr>
          <w:p w14:paraId="3243719B" w14:textId="41C2FB4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single" w:sz="4" w:space="0" w:color="auto"/>
              <w:left w:val="nil"/>
              <w:bottom w:val="single" w:sz="4" w:space="0" w:color="auto"/>
              <w:right w:val="nil"/>
            </w:tcBorders>
            <w:shd w:val="clear" w:color="auto" w:fill="auto"/>
            <w:vAlign w:val="center"/>
            <w:hideMark/>
          </w:tcPr>
          <w:p w14:paraId="606A26C4" w14:textId="702E1C9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single" w:sz="4" w:space="0" w:color="auto"/>
              <w:left w:val="nil"/>
              <w:bottom w:val="single" w:sz="4" w:space="0" w:color="auto"/>
              <w:right w:val="nil"/>
            </w:tcBorders>
            <w:shd w:val="clear" w:color="auto" w:fill="auto"/>
            <w:noWrap/>
            <w:vAlign w:val="bottom"/>
            <w:hideMark/>
          </w:tcPr>
          <w:p w14:paraId="635E16C6" w14:textId="7777777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single" w:sz="4" w:space="0" w:color="auto"/>
              <w:left w:val="nil"/>
              <w:bottom w:val="single" w:sz="4" w:space="0" w:color="auto"/>
              <w:right w:val="nil"/>
            </w:tcBorders>
            <w:shd w:val="clear" w:color="auto" w:fill="auto"/>
            <w:noWrap/>
            <w:vAlign w:val="bottom"/>
            <w:hideMark/>
          </w:tcPr>
          <w:p w14:paraId="2B9CA783" w14:textId="77777777" w:rsidR="00F9740D" w:rsidRPr="00D8205A" w:rsidRDefault="00F9740D" w:rsidP="00944356">
            <w:pPr>
              <w:widowControl/>
              <w:spacing w:line="259" w:lineRule="auto"/>
              <w:jc w:val="center"/>
              <w:rPr>
                <w:rFonts w:eastAsia="Times New Roman" w:cs="Times New Roman"/>
                <w:color w:val="auto"/>
                <w:sz w:val="20"/>
                <w:szCs w:val="20"/>
              </w:rPr>
            </w:pPr>
          </w:p>
        </w:tc>
        <w:tc>
          <w:tcPr>
            <w:tcW w:w="618" w:type="dxa"/>
            <w:tcBorders>
              <w:top w:val="single" w:sz="4" w:space="0" w:color="auto"/>
              <w:left w:val="nil"/>
              <w:bottom w:val="single" w:sz="4" w:space="0" w:color="auto"/>
              <w:right w:val="nil"/>
            </w:tcBorders>
            <w:shd w:val="clear" w:color="000000" w:fill="D9D9D9"/>
            <w:noWrap/>
            <w:vAlign w:val="bottom"/>
            <w:hideMark/>
          </w:tcPr>
          <w:p w14:paraId="33D3108D" w14:textId="340CCD1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single" w:sz="4" w:space="0" w:color="auto"/>
              <w:left w:val="nil"/>
              <w:bottom w:val="single" w:sz="4" w:space="0" w:color="auto"/>
              <w:right w:val="nil"/>
            </w:tcBorders>
            <w:shd w:val="clear" w:color="auto" w:fill="auto"/>
            <w:noWrap/>
            <w:vAlign w:val="bottom"/>
            <w:hideMark/>
          </w:tcPr>
          <w:p w14:paraId="432EC165" w14:textId="21D442F6" w:rsidR="00F9740D" w:rsidRPr="00D8205A" w:rsidRDefault="00F9740D" w:rsidP="00944356">
            <w:pPr>
              <w:widowControl/>
              <w:spacing w:line="259" w:lineRule="auto"/>
              <w:jc w:val="center"/>
              <w:rPr>
                <w:rFonts w:eastAsia="Times New Roman" w:cs="Times New Roman"/>
                <w:sz w:val="20"/>
                <w:szCs w:val="20"/>
              </w:rPr>
            </w:pPr>
          </w:p>
        </w:tc>
      </w:tr>
    </w:tbl>
    <w:p w14:paraId="422298A8" w14:textId="126AFD45" w:rsidR="00F9740D" w:rsidRPr="004C0556" w:rsidRDefault="004C0556" w:rsidP="00295D0E">
      <w:pPr>
        <w:ind w:left="90" w:right="1800" w:hanging="90"/>
        <w:rPr>
          <w:color w:val="auto"/>
          <w:sz w:val="16"/>
          <w:szCs w:val="16"/>
        </w:rPr>
      </w:pPr>
      <w:commentRangeStart w:id="959"/>
      <w:r w:rsidRPr="007472E6">
        <w:rPr>
          <w:color w:val="auto"/>
          <w:sz w:val="16"/>
          <w:szCs w:val="16"/>
        </w:rPr>
        <w:t>^ Results not statistically reliable, n&lt;30  </w:t>
      </w:r>
      <w:commentRangeEnd w:id="959"/>
      <w:r>
        <w:rPr>
          <w:rStyle w:val="CommentReference"/>
        </w:rPr>
        <w:commentReference w:id="959"/>
      </w:r>
    </w:p>
    <w:p w14:paraId="44473D12" w14:textId="1B93EC2E" w:rsidR="00F9740D" w:rsidRDefault="00F9740D" w:rsidP="00295D0E">
      <w:pPr>
        <w:pStyle w:val="TF-TblFN"/>
        <w:spacing w:before="0" w:line="276" w:lineRule="auto"/>
        <w:ind w:left="90" w:hanging="90"/>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BFEC5C9" w14:textId="14D87276" w:rsidR="00F9740D" w:rsidRDefault="00F9740D" w:rsidP="00295D0E">
      <w:pPr>
        <w:pStyle w:val="TF-TblFN"/>
        <w:spacing w:before="0" w:line="276" w:lineRule="auto"/>
        <w:ind w:left="90" w:hanging="90"/>
      </w:pPr>
      <w:r w:rsidRPr="00F9740D">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2B6C5C6" w14:textId="6DA87A93" w:rsidR="00052F15" w:rsidRDefault="00F9740D" w:rsidP="00295D0E">
      <w:pPr>
        <w:pStyle w:val="TF-TblFN"/>
        <w:spacing w:before="0" w:after="240" w:line="276" w:lineRule="auto"/>
      </w:pPr>
      <w:r>
        <w:t xml:space="preserve">Note: </w:t>
      </w:r>
      <w:r w:rsidR="00076B0D">
        <w:t>Indicator estimates and d</w:t>
      </w:r>
      <w:r w:rsidR="00076B0D" w:rsidRPr="00D21192">
        <w:t>isaggregate</w:t>
      </w:r>
      <w:r w:rsidR="00076B0D">
        <w:t xml:space="preserve"> categorie</w:t>
      </w:r>
      <w:r w:rsidR="00076B0D" w:rsidRPr="00D21192">
        <w:t>s based on individual household members (i.e., gendered household type, household education, and wealth quintile) are calculated using de jure household members.</w:t>
      </w:r>
      <w:r w:rsidR="00D738EE">
        <w:t xml:space="preserve"> </w:t>
      </w:r>
      <w:r w:rsidR="00052F15">
        <w:t>Source: Feed the Future [</w:t>
      </w:r>
      <w:r w:rsidR="00052F15" w:rsidRPr="00073568">
        <w:rPr>
          <w:highlight w:val="yellow"/>
        </w:rPr>
        <w:t>C</w:t>
      </w:r>
      <w:r w:rsidR="00052F15">
        <w:rPr>
          <w:highlight w:val="yellow"/>
        </w:rPr>
        <w:t>ountry</w:t>
      </w:r>
      <w:r w:rsidR="00052F15">
        <w:t>] ZOI Survey [</w:t>
      </w:r>
      <w:r w:rsidR="00052F15" w:rsidRPr="003D2832">
        <w:rPr>
          <w:highlight w:val="yellow"/>
        </w:rPr>
        <w:t>Survey year(s)]</w:t>
      </w:r>
      <w:r w:rsidR="00052F15" w:rsidRPr="00602FB9">
        <w:t xml:space="preserve"> </w:t>
      </w:r>
    </w:p>
    <w:bookmarkEnd w:id="958"/>
    <w:p w14:paraId="56F60FE9" w14:textId="44FF4CD2" w:rsidR="000C5E44" w:rsidRPr="00DF4DE5" w:rsidRDefault="000C5E44" w:rsidP="00944356">
      <w:pPr>
        <w:pStyle w:val="BodyText1"/>
      </w:pPr>
      <w:r>
        <w:rPr>
          <w:b/>
        </w:rPr>
        <w:t xml:space="preserve">Table </w:t>
      </w:r>
      <w:r w:rsidR="00066F3E">
        <w:rPr>
          <w:b/>
        </w:rPr>
        <w:t>8</w:t>
      </w:r>
      <w:r>
        <w:rPr>
          <w:b/>
        </w:rPr>
        <w:t>.</w:t>
      </w:r>
      <w:r w:rsidRPr="00DF4DE5">
        <w:rPr>
          <w:b/>
        </w:rPr>
        <w:t>1</w:t>
      </w:r>
      <w:r>
        <w:rPr>
          <w:b/>
        </w:rPr>
        <w:t>.2</w:t>
      </w:r>
      <w:r w:rsidRPr="00DF4DE5">
        <w:t xml:space="preserve"> presents estimates of </w:t>
      </w:r>
      <w:r>
        <w:t xml:space="preserve">food insecurity </w:t>
      </w:r>
      <w:r w:rsidR="00C62336">
        <w:t>in the ZOI population</w:t>
      </w:r>
      <w:r w:rsidR="003F0E13">
        <w:t xml:space="preserve"> </w:t>
      </w:r>
      <w:r w:rsidRPr="00DF4DE5">
        <w:t xml:space="preserve">by </w:t>
      </w:r>
      <w:r>
        <w:t xml:space="preserve">agriculture-related </w:t>
      </w:r>
      <w:r w:rsidR="00965EC6">
        <w:t xml:space="preserve">household </w:t>
      </w:r>
      <w:r w:rsidRPr="00DF4DE5">
        <w:t xml:space="preserve">characteristics, including </w:t>
      </w:r>
      <w:r>
        <w:t>household ownership of agricultural land, ownership of livestock, and cultivation of targeted crop commodities</w:t>
      </w:r>
      <w:r w:rsidRPr="00DF4DE5">
        <w:t>.</w:t>
      </w:r>
    </w:p>
    <w:p w14:paraId="38CD48DE" w14:textId="77777777" w:rsidR="000C5E44" w:rsidRPr="00DF4DE5" w:rsidRDefault="000C5E44" w:rsidP="00944356">
      <w:pPr>
        <w:pStyle w:val="BodyText1"/>
      </w:pPr>
      <w:r w:rsidRPr="00DF4DE5">
        <w:rPr>
          <w:highlight w:val="yellow"/>
        </w:rPr>
        <w:t>[Insert description of the values presented in the table.]</w:t>
      </w:r>
    </w:p>
    <w:p w14:paraId="7044822E" w14:textId="77777777" w:rsidR="00C46BB5" w:rsidRDefault="00C46BB5">
      <w:pPr>
        <w:widowControl/>
        <w:spacing w:line="240" w:lineRule="auto"/>
        <w:rPr>
          <w:b/>
          <w:snapToGrid w:val="0"/>
          <w:sz w:val="22"/>
          <w:szCs w:val="22"/>
        </w:rPr>
      </w:pPr>
      <w:r>
        <w:br w:type="page"/>
      </w:r>
    </w:p>
    <w:p w14:paraId="59EFBA38" w14:textId="77777777" w:rsidR="00C46BB5" w:rsidRDefault="00C46BB5" w:rsidP="00944356">
      <w:pPr>
        <w:pStyle w:val="Tabletitle"/>
        <w:sectPr w:rsidR="00C46BB5" w:rsidSect="002420C4">
          <w:pgSz w:w="12240" w:h="15840" w:code="1"/>
          <w:pgMar w:top="1440" w:right="1440" w:bottom="1440" w:left="1440" w:header="720" w:footer="576" w:gutter="0"/>
          <w:cols w:space="720"/>
          <w:docGrid w:linePitch="299"/>
        </w:sectPr>
      </w:pPr>
    </w:p>
    <w:p w14:paraId="7105501C" w14:textId="2782A48F" w:rsidR="000C5E44" w:rsidRDefault="000C5E44" w:rsidP="00944356">
      <w:pPr>
        <w:pStyle w:val="Tabletitle"/>
        <w:rPr>
          <w:ins w:id="960" w:author="ICF" w:date="2020-11-04T16:13:00Z"/>
        </w:rPr>
      </w:pPr>
      <w:bookmarkStart w:id="961" w:name="_Toc63673153"/>
      <w:r w:rsidRPr="00F9740D">
        <w:lastRenderedPageBreak/>
        <w:t xml:space="preserve">Table </w:t>
      </w:r>
      <w:r w:rsidR="00066F3E" w:rsidRPr="00F9740D">
        <w:t>8</w:t>
      </w:r>
      <w:r w:rsidRPr="00F9740D">
        <w:t>.1.2</w:t>
      </w:r>
      <w:r w:rsidR="00F9740D" w:rsidRPr="00F9740D">
        <w:t xml:space="preserve">: Prevalence of Food Insecurity in the ZOI </w:t>
      </w:r>
      <w:r w:rsidR="00BB404C">
        <w:t xml:space="preserve">Population </w:t>
      </w:r>
      <w:r w:rsidR="00F9740D" w:rsidRPr="00F9740D">
        <w:t>by Severity, in Total and by Selected Household Agricultural Characteristics</w:t>
      </w:r>
      <w:bookmarkEnd w:id="961"/>
      <w:r w:rsidRPr="00F9740D">
        <w:t xml:space="preserve"> </w:t>
      </w:r>
      <w:r w:rsidR="00965EC6" w:rsidRPr="00F9740D">
        <w:t xml:space="preserve"> </w:t>
      </w:r>
    </w:p>
    <w:tbl>
      <w:tblPr>
        <w:tblW w:w="12680" w:type="dxa"/>
        <w:tblInd w:w="108" w:type="dxa"/>
        <w:tblLook w:val="04A0" w:firstRow="1" w:lastRow="0" w:firstColumn="1" w:lastColumn="0" w:noHBand="0" w:noVBand="1"/>
      </w:tblPr>
      <w:tblGrid>
        <w:gridCol w:w="2860"/>
        <w:gridCol w:w="1220"/>
        <w:gridCol w:w="1220"/>
        <w:gridCol w:w="1220"/>
        <w:gridCol w:w="1220"/>
        <w:gridCol w:w="1480"/>
        <w:gridCol w:w="272"/>
        <w:gridCol w:w="1220"/>
        <w:gridCol w:w="1500"/>
        <w:gridCol w:w="618"/>
      </w:tblGrid>
      <w:tr w:rsidR="00A84EFA" w:rsidRPr="00A84EFA" w14:paraId="0FAFB212" w14:textId="77777777" w:rsidTr="00C702DD">
        <w:trPr>
          <w:trHeight w:val="259"/>
        </w:trPr>
        <w:tc>
          <w:tcPr>
            <w:tcW w:w="2860" w:type="dxa"/>
            <w:vMerge w:val="restart"/>
            <w:tcBorders>
              <w:top w:val="single" w:sz="4" w:space="0" w:color="auto"/>
              <w:left w:val="nil"/>
              <w:bottom w:val="single" w:sz="4" w:space="0" w:color="000000"/>
              <w:right w:val="nil"/>
            </w:tcBorders>
            <w:shd w:val="clear" w:color="000000" w:fill="387990"/>
            <w:vAlign w:val="bottom"/>
            <w:hideMark/>
          </w:tcPr>
          <w:p w14:paraId="4497BA4D" w14:textId="77777777" w:rsidR="00A84EFA" w:rsidRPr="00A84EFA" w:rsidRDefault="00A84EFA" w:rsidP="00A84EFA">
            <w:pPr>
              <w:widowControl/>
              <w:spacing w:line="240" w:lineRule="auto"/>
              <w:rPr>
                <w:rFonts w:eastAsia="Times New Roman" w:cs="Calibri"/>
                <w:b/>
                <w:bCs/>
                <w:color w:val="FFFFFF"/>
                <w:sz w:val="20"/>
                <w:szCs w:val="20"/>
              </w:rPr>
            </w:pPr>
            <w:r w:rsidRPr="00A84EFA">
              <w:rPr>
                <w:rFonts w:eastAsia="Times New Roman" w:cs="Calibri"/>
                <w:b/>
                <w:bCs/>
                <w:color w:val="FFFFFF"/>
                <w:sz w:val="20"/>
                <w:szCs w:val="20"/>
              </w:rPr>
              <w:t>Household characteristic</w:t>
            </w:r>
          </w:p>
        </w:tc>
        <w:tc>
          <w:tcPr>
            <w:tcW w:w="1220" w:type="dxa"/>
            <w:vMerge w:val="restart"/>
            <w:tcBorders>
              <w:top w:val="single" w:sz="4" w:space="0" w:color="auto"/>
              <w:left w:val="nil"/>
              <w:bottom w:val="single" w:sz="4" w:space="0" w:color="000000"/>
              <w:right w:val="nil"/>
            </w:tcBorders>
            <w:shd w:val="clear" w:color="000000" w:fill="387990"/>
            <w:vAlign w:val="bottom"/>
            <w:hideMark/>
          </w:tcPr>
          <w:p w14:paraId="0BD2FDD5"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Little to no</w:t>
            </w:r>
            <w:r w:rsidRPr="00A84EFA">
              <w:rPr>
                <w:rFonts w:eastAsia="Times New Roman" w:cs="Calibri"/>
                <w:b/>
                <w:bCs/>
                <w:color w:val="FFFFFF"/>
                <w:sz w:val="20"/>
                <w:szCs w:val="20"/>
              </w:rPr>
              <w:br/>
              <w:t>(%)</w:t>
            </w:r>
          </w:p>
        </w:tc>
        <w:tc>
          <w:tcPr>
            <w:tcW w:w="1220" w:type="dxa"/>
            <w:vMerge w:val="restart"/>
            <w:tcBorders>
              <w:top w:val="single" w:sz="4" w:space="0" w:color="auto"/>
              <w:left w:val="nil"/>
              <w:bottom w:val="single" w:sz="4" w:space="0" w:color="000000"/>
              <w:right w:val="nil"/>
            </w:tcBorders>
            <w:shd w:val="clear" w:color="000000" w:fill="387990"/>
            <w:vAlign w:val="bottom"/>
            <w:hideMark/>
          </w:tcPr>
          <w:p w14:paraId="38609066"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Moderate</w:t>
            </w:r>
            <w:r w:rsidRPr="00A84EFA">
              <w:rPr>
                <w:rFonts w:eastAsia="Times New Roman" w:cs="Calibri"/>
                <w:b/>
                <w:bCs/>
                <w:color w:val="FFFFFF"/>
                <w:sz w:val="20"/>
                <w:szCs w:val="20"/>
              </w:rPr>
              <w:br/>
              <w:t>(%)</w:t>
            </w:r>
          </w:p>
        </w:tc>
        <w:tc>
          <w:tcPr>
            <w:tcW w:w="1220" w:type="dxa"/>
            <w:vMerge w:val="restart"/>
            <w:tcBorders>
              <w:top w:val="single" w:sz="4" w:space="0" w:color="auto"/>
              <w:left w:val="nil"/>
              <w:bottom w:val="single" w:sz="4" w:space="0" w:color="000000"/>
              <w:right w:val="nil"/>
            </w:tcBorders>
            <w:shd w:val="clear" w:color="000000" w:fill="387990"/>
            <w:vAlign w:val="bottom"/>
            <w:hideMark/>
          </w:tcPr>
          <w:p w14:paraId="6B905F7C"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Severe</w:t>
            </w:r>
            <w:r w:rsidRPr="00A84EFA">
              <w:rPr>
                <w:rFonts w:eastAsia="Times New Roman" w:cs="Calibri"/>
                <w:b/>
                <w:bCs/>
                <w:color w:val="FFFFFF"/>
                <w:sz w:val="20"/>
                <w:szCs w:val="20"/>
              </w:rPr>
              <w:br/>
              <w:t>(%)</w:t>
            </w:r>
          </w:p>
        </w:tc>
        <w:tc>
          <w:tcPr>
            <w:tcW w:w="6160" w:type="dxa"/>
            <w:gridSpan w:val="6"/>
            <w:tcBorders>
              <w:top w:val="single" w:sz="4" w:space="0" w:color="auto"/>
              <w:left w:val="nil"/>
              <w:bottom w:val="single" w:sz="4" w:space="0" w:color="FFFFFF"/>
              <w:right w:val="nil"/>
            </w:tcBorders>
            <w:shd w:val="clear" w:color="000000" w:fill="387990"/>
            <w:vAlign w:val="bottom"/>
            <w:hideMark/>
          </w:tcPr>
          <w:p w14:paraId="1CAC0E5C"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Moderate or severe</w:t>
            </w:r>
          </w:p>
        </w:tc>
      </w:tr>
      <w:tr w:rsidR="00A84EFA" w:rsidRPr="00A84EFA" w14:paraId="0D9FE4C1" w14:textId="77777777" w:rsidTr="00C702DD">
        <w:trPr>
          <w:trHeight w:val="259"/>
        </w:trPr>
        <w:tc>
          <w:tcPr>
            <w:tcW w:w="2860" w:type="dxa"/>
            <w:vMerge/>
            <w:tcBorders>
              <w:top w:val="single" w:sz="4" w:space="0" w:color="auto"/>
              <w:left w:val="nil"/>
              <w:bottom w:val="single" w:sz="4" w:space="0" w:color="000000"/>
              <w:right w:val="nil"/>
            </w:tcBorders>
            <w:vAlign w:val="center"/>
            <w:hideMark/>
          </w:tcPr>
          <w:p w14:paraId="624F1D6D"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1028C3FB"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06F31E72"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37E3BFF9" w14:textId="77777777" w:rsidR="00A84EFA" w:rsidRPr="00A84EFA" w:rsidRDefault="00A84EFA" w:rsidP="00A84EFA">
            <w:pPr>
              <w:widowControl/>
              <w:spacing w:line="240" w:lineRule="auto"/>
              <w:rPr>
                <w:rFonts w:eastAsia="Times New Roman" w:cs="Calibri"/>
                <w:b/>
                <w:bCs/>
                <w:color w:val="FFFFFF"/>
                <w:sz w:val="20"/>
                <w:szCs w:val="20"/>
              </w:rPr>
            </w:pPr>
          </w:p>
        </w:tc>
        <w:tc>
          <w:tcPr>
            <w:tcW w:w="2700" w:type="dxa"/>
            <w:gridSpan w:val="2"/>
            <w:tcBorders>
              <w:top w:val="nil"/>
              <w:left w:val="nil"/>
              <w:bottom w:val="single" w:sz="4" w:space="0" w:color="FFFFFF"/>
              <w:right w:val="nil"/>
            </w:tcBorders>
            <w:shd w:val="clear" w:color="000000" w:fill="387990"/>
            <w:vAlign w:val="center"/>
            <w:hideMark/>
          </w:tcPr>
          <w:p w14:paraId="37489504"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Household has characteristic</w:t>
            </w:r>
          </w:p>
        </w:tc>
        <w:tc>
          <w:tcPr>
            <w:tcW w:w="220" w:type="dxa"/>
            <w:vMerge w:val="restart"/>
            <w:tcBorders>
              <w:top w:val="nil"/>
              <w:left w:val="nil"/>
              <w:bottom w:val="single" w:sz="4" w:space="0" w:color="000000"/>
              <w:right w:val="nil"/>
            </w:tcBorders>
            <w:shd w:val="clear" w:color="000000" w:fill="387990"/>
            <w:vAlign w:val="center"/>
            <w:hideMark/>
          </w:tcPr>
          <w:p w14:paraId="768980F5"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 </w:t>
            </w:r>
          </w:p>
        </w:tc>
        <w:tc>
          <w:tcPr>
            <w:tcW w:w="2720" w:type="dxa"/>
            <w:gridSpan w:val="2"/>
            <w:tcBorders>
              <w:top w:val="single" w:sz="4" w:space="0" w:color="FFFFFF"/>
              <w:left w:val="nil"/>
              <w:bottom w:val="single" w:sz="4" w:space="0" w:color="FFFFFF"/>
              <w:right w:val="nil"/>
            </w:tcBorders>
            <w:shd w:val="clear" w:color="000000" w:fill="387990"/>
            <w:vAlign w:val="center"/>
            <w:hideMark/>
          </w:tcPr>
          <w:p w14:paraId="14253449"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Household does not have characteristic</w:t>
            </w:r>
          </w:p>
        </w:tc>
        <w:tc>
          <w:tcPr>
            <w:tcW w:w="520" w:type="dxa"/>
            <w:tcBorders>
              <w:top w:val="nil"/>
              <w:left w:val="nil"/>
              <w:bottom w:val="nil"/>
              <w:right w:val="nil"/>
            </w:tcBorders>
            <w:shd w:val="clear" w:color="000000" w:fill="387990"/>
            <w:vAlign w:val="bottom"/>
            <w:hideMark/>
          </w:tcPr>
          <w:p w14:paraId="7253A2F7"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 </w:t>
            </w:r>
          </w:p>
        </w:tc>
      </w:tr>
      <w:tr w:rsidR="00A84EFA" w:rsidRPr="00A84EFA" w14:paraId="3AAFE716" w14:textId="77777777" w:rsidTr="00C702DD">
        <w:trPr>
          <w:trHeight w:val="259"/>
        </w:trPr>
        <w:tc>
          <w:tcPr>
            <w:tcW w:w="2860" w:type="dxa"/>
            <w:vMerge/>
            <w:tcBorders>
              <w:top w:val="single" w:sz="4" w:space="0" w:color="auto"/>
              <w:left w:val="nil"/>
              <w:bottom w:val="single" w:sz="4" w:space="0" w:color="000000"/>
              <w:right w:val="nil"/>
            </w:tcBorders>
            <w:vAlign w:val="center"/>
            <w:hideMark/>
          </w:tcPr>
          <w:p w14:paraId="4A177FE1"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0291A452"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28599F81"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1148D6CF"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tcBorders>
              <w:top w:val="nil"/>
              <w:left w:val="nil"/>
              <w:bottom w:val="single" w:sz="4" w:space="0" w:color="auto"/>
              <w:right w:val="nil"/>
            </w:tcBorders>
            <w:shd w:val="clear" w:color="000000" w:fill="387990"/>
            <w:vAlign w:val="bottom"/>
            <w:hideMark/>
          </w:tcPr>
          <w:p w14:paraId="32657D7F"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w:t>
            </w:r>
          </w:p>
        </w:tc>
        <w:tc>
          <w:tcPr>
            <w:tcW w:w="1480" w:type="dxa"/>
            <w:tcBorders>
              <w:top w:val="nil"/>
              <w:left w:val="nil"/>
              <w:bottom w:val="single" w:sz="4" w:space="0" w:color="auto"/>
              <w:right w:val="nil"/>
            </w:tcBorders>
            <w:shd w:val="clear" w:color="000000" w:fill="387990"/>
            <w:vAlign w:val="center"/>
            <w:hideMark/>
          </w:tcPr>
          <w:p w14:paraId="7A8C30BF" w14:textId="45A36815"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Unweighted population totals (</w:t>
            </w:r>
            <w:r w:rsidRPr="00A84EFA">
              <w:rPr>
                <w:rFonts w:eastAsia="Times New Roman" w:cs="Calibri"/>
                <w:b/>
                <w:bCs/>
                <w:i/>
                <w:iCs/>
                <w:color w:val="FFFFFF"/>
                <w:sz w:val="20"/>
                <w:szCs w:val="20"/>
              </w:rPr>
              <w:t>n</w:t>
            </w:r>
            <w:r w:rsidRPr="00A84EFA">
              <w:rPr>
                <w:rFonts w:eastAsia="Times New Roman" w:cs="Calibri"/>
                <w:b/>
                <w:bCs/>
                <w:color w:val="FFFFFF"/>
                <w:sz w:val="20"/>
                <w:szCs w:val="20"/>
              </w:rPr>
              <w:t>)</w:t>
            </w:r>
          </w:p>
        </w:tc>
        <w:tc>
          <w:tcPr>
            <w:tcW w:w="220" w:type="dxa"/>
            <w:vMerge/>
            <w:tcBorders>
              <w:top w:val="nil"/>
              <w:left w:val="nil"/>
              <w:bottom w:val="single" w:sz="4" w:space="0" w:color="000000"/>
              <w:right w:val="nil"/>
            </w:tcBorders>
            <w:vAlign w:val="center"/>
            <w:hideMark/>
          </w:tcPr>
          <w:p w14:paraId="6F3717C1"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tcBorders>
              <w:top w:val="nil"/>
              <w:left w:val="nil"/>
              <w:bottom w:val="single" w:sz="4" w:space="0" w:color="auto"/>
              <w:right w:val="nil"/>
            </w:tcBorders>
            <w:shd w:val="clear" w:color="000000" w:fill="387990"/>
            <w:vAlign w:val="bottom"/>
            <w:hideMark/>
          </w:tcPr>
          <w:p w14:paraId="2F97376F"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w:t>
            </w:r>
          </w:p>
        </w:tc>
        <w:tc>
          <w:tcPr>
            <w:tcW w:w="1500" w:type="dxa"/>
            <w:tcBorders>
              <w:top w:val="nil"/>
              <w:left w:val="nil"/>
              <w:bottom w:val="single" w:sz="4" w:space="0" w:color="auto"/>
              <w:right w:val="nil"/>
            </w:tcBorders>
            <w:shd w:val="clear" w:color="000000" w:fill="387990"/>
            <w:vAlign w:val="center"/>
            <w:hideMark/>
          </w:tcPr>
          <w:p w14:paraId="57365B97" w14:textId="28DCCC91"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Unweighted population totals (</w:t>
            </w:r>
            <w:r w:rsidRPr="00A84EFA">
              <w:rPr>
                <w:rFonts w:eastAsia="Times New Roman" w:cs="Calibri"/>
                <w:b/>
                <w:bCs/>
                <w:i/>
                <w:iCs/>
                <w:color w:val="FFFFFF"/>
                <w:sz w:val="20"/>
                <w:szCs w:val="20"/>
              </w:rPr>
              <w:t>n</w:t>
            </w:r>
            <w:r w:rsidRPr="00A84EFA">
              <w:rPr>
                <w:rFonts w:eastAsia="Times New Roman" w:cs="Calibri"/>
                <w:b/>
                <w:bCs/>
                <w:color w:val="FFFFFF"/>
                <w:sz w:val="20"/>
                <w:szCs w:val="20"/>
              </w:rPr>
              <w:t>)</w:t>
            </w:r>
          </w:p>
        </w:tc>
        <w:tc>
          <w:tcPr>
            <w:tcW w:w="520" w:type="dxa"/>
            <w:tcBorders>
              <w:top w:val="nil"/>
              <w:left w:val="nil"/>
              <w:bottom w:val="single" w:sz="4" w:space="0" w:color="auto"/>
              <w:right w:val="nil"/>
            </w:tcBorders>
            <w:shd w:val="clear" w:color="000000" w:fill="387990"/>
            <w:vAlign w:val="bottom"/>
            <w:hideMark/>
          </w:tcPr>
          <w:p w14:paraId="5B648785"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Sig.</w:t>
            </w:r>
            <w:r w:rsidRPr="00A84EFA">
              <w:rPr>
                <w:rFonts w:eastAsia="Times New Roman" w:cs="Calibri"/>
                <w:b/>
                <w:bCs/>
                <w:color w:val="FFFFFF"/>
                <w:sz w:val="20"/>
                <w:szCs w:val="20"/>
                <w:vertAlign w:val="superscript"/>
              </w:rPr>
              <w:t>a</w:t>
            </w:r>
          </w:p>
        </w:tc>
      </w:tr>
      <w:tr w:rsidR="00A84EFA" w:rsidRPr="00A84EFA" w14:paraId="4A66CE86" w14:textId="77777777" w:rsidTr="00C702DD">
        <w:trPr>
          <w:trHeight w:val="259"/>
        </w:trPr>
        <w:tc>
          <w:tcPr>
            <w:tcW w:w="2860" w:type="dxa"/>
            <w:tcBorders>
              <w:top w:val="nil"/>
              <w:left w:val="nil"/>
              <w:bottom w:val="single" w:sz="4" w:space="0" w:color="auto"/>
              <w:right w:val="nil"/>
            </w:tcBorders>
            <w:shd w:val="clear" w:color="auto" w:fill="auto"/>
            <w:noWrap/>
            <w:vAlign w:val="center"/>
            <w:hideMark/>
          </w:tcPr>
          <w:p w14:paraId="094114CE"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All households</w:t>
            </w:r>
          </w:p>
        </w:tc>
        <w:tc>
          <w:tcPr>
            <w:tcW w:w="1220" w:type="dxa"/>
            <w:tcBorders>
              <w:top w:val="nil"/>
              <w:left w:val="nil"/>
              <w:bottom w:val="single" w:sz="4" w:space="0" w:color="auto"/>
              <w:right w:val="nil"/>
            </w:tcBorders>
            <w:shd w:val="clear" w:color="auto" w:fill="auto"/>
            <w:noWrap/>
            <w:vAlign w:val="center"/>
            <w:hideMark/>
          </w:tcPr>
          <w:p w14:paraId="20C7E63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FD6F152"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vAlign w:val="center"/>
            <w:hideMark/>
          </w:tcPr>
          <w:p w14:paraId="63F4928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vAlign w:val="center"/>
            <w:hideMark/>
          </w:tcPr>
          <w:p w14:paraId="38A5562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vAlign w:val="center"/>
            <w:hideMark/>
          </w:tcPr>
          <w:p w14:paraId="39E6D03D"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vAlign w:val="center"/>
            <w:hideMark/>
          </w:tcPr>
          <w:p w14:paraId="66CF853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vAlign w:val="center"/>
            <w:hideMark/>
          </w:tcPr>
          <w:p w14:paraId="423716C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vAlign w:val="center"/>
            <w:hideMark/>
          </w:tcPr>
          <w:p w14:paraId="5672A5A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vAlign w:val="center"/>
            <w:hideMark/>
          </w:tcPr>
          <w:p w14:paraId="074A59E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20D495F1" w14:textId="77777777" w:rsidTr="00C702DD">
        <w:trPr>
          <w:trHeight w:val="259"/>
        </w:trPr>
        <w:tc>
          <w:tcPr>
            <w:tcW w:w="4080" w:type="dxa"/>
            <w:gridSpan w:val="2"/>
            <w:tcBorders>
              <w:top w:val="single" w:sz="4" w:space="0" w:color="auto"/>
              <w:left w:val="nil"/>
              <w:bottom w:val="single" w:sz="4" w:space="0" w:color="auto"/>
              <w:right w:val="nil"/>
            </w:tcBorders>
            <w:shd w:val="clear" w:color="000000" w:fill="DBE5F1"/>
            <w:noWrap/>
            <w:vAlign w:val="center"/>
            <w:hideMark/>
          </w:tcPr>
          <w:p w14:paraId="650DD6F3"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Household ownership of agricultural land</w:t>
            </w:r>
          </w:p>
        </w:tc>
        <w:tc>
          <w:tcPr>
            <w:tcW w:w="1220" w:type="dxa"/>
            <w:tcBorders>
              <w:top w:val="nil"/>
              <w:left w:val="nil"/>
              <w:bottom w:val="single" w:sz="4" w:space="0" w:color="auto"/>
              <w:right w:val="nil"/>
            </w:tcBorders>
            <w:shd w:val="clear" w:color="000000" w:fill="DBE5F1"/>
            <w:vAlign w:val="center"/>
            <w:hideMark/>
          </w:tcPr>
          <w:p w14:paraId="5EFC142C"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079ECB68"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71EE0C13"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480" w:type="dxa"/>
            <w:tcBorders>
              <w:top w:val="nil"/>
              <w:left w:val="nil"/>
              <w:bottom w:val="single" w:sz="4" w:space="0" w:color="auto"/>
              <w:right w:val="nil"/>
            </w:tcBorders>
            <w:shd w:val="clear" w:color="000000" w:fill="DBE5F1"/>
            <w:vAlign w:val="center"/>
            <w:hideMark/>
          </w:tcPr>
          <w:p w14:paraId="5452370D"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220" w:type="dxa"/>
            <w:tcBorders>
              <w:top w:val="nil"/>
              <w:left w:val="nil"/>
              <w:bottom w:val="single" w:sz="4" w:space="0" w:color="auto"/>
              <w:right w:val="nil"/>
            </w:tcBorders>
            <w:shd w:val="clear" w:color="000000" w:fill="DBE5F1"/>
            <w:vAlign w:val="center"/>
            <w:hideMark/>
          </w:tcPr>
          <w:p w14:paraId="7116DB3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14E3CF1B"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500" w:type="dxa"/>
            <w:tcBorders>
              <w:top w:val="nil"/>
              <w:left w:val="nil"/>
              <w:bottom w:val="single" w:sz="4" w:space="0" w:color="auto"/>
              <w:right w:val="nil"/>
            </w:tcBorders>
            <w:shd w:val="clear" w:color="000000" w:fill="DBE5F1"/>
            <w:vAlign w:val="center"/>
            <w:hideMark/>
          </w:tcPr>
          <w:p w14:paraId="028CEC4B"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7351B689"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r>
      <w:tr w:rsidR="00A84EFA" w:rsidRPr="00A84EFA" w14:paraId="030D413D"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168905CF"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None</w:t>
            </w:r>
          </w:p>
        </w:tc>
        <w:tc>
          <w:tcPr>
            <w:tcW w:w="1220" w:type="dxa"/>
            <w:tcBorders>
              <w:top w:val="nil"/>
              <w:left w:val="nil"/>
              <w:bottom w:val="single" w:sz="4" w:space="0" w:color="auto"/>
              <w:right w:val="nil"/>
            </w:tcBorders>
            <w:shd w:val="clear" w:color="auto" w:fill="auto"/>
            <w:noWrap/>
            <w:vAlign w:val="center"/>
            <w:hideMark/>
          </w:tcPr>
          <w:p w14:paraId="21B0A61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0DFF282"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A67234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1C0D0D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3D1828D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62E4639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ECCEE9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46E92DA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7A895EF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52C22B98"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2E8C7F6D"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Less than 5 hectares</w:t>
            </w:r>
          </w:p>
        </w:tc>
        <w:tc>
          <w:tcPr>
            <w:tcW w:w="1220" w:type="dxa"/>
            <w:tcBorders>
              <w:top w:val="nil"/>
              <w:left w:val="nil"/>
              <w:bottom w:val="single" w:sz="4" w:space="0" w:color="auto"/>
              <w:right w:val="nil"/>
            </w:tcBorders>
            <w:shd w:val="clear" w:color="auto" w:fill="auto"/>
            <w:noWrap/>
            <w:vAlign w:val="center"/>
            <w:hideMark/>
          </w:tcPr>
          <w:p w14:paraId="5F01504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50711F1D"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EC3704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AB73E5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72DF74A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018C38B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B678CF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4E98593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45A47FA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41AE189F"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7E0F3EB5"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5-9 hectares</w:t>
            </w:r>
          </w:p>
        </w:tc>
        <w:tc>
          <w:tcPr>
            <w:tcW w:w="1220" w:type="dxa"/>
            <w:tcBorders>
              <w:top w:val="nil"/>
              <w:left w:val="nil"/>
              <w:bottom w:val="single" w:sz="4" w:space="0" w:color="auto"/>
              <w:right w:val="nil"/>
            </w:tcBorders>
            <w:shd w:val="clear" w:color="auto" w:fill="auto"/>
            <w:noWrap/>
            <w:vAlign w:val="center"/>
            <w:hideMark/>
          </w:tcPr>
          <w:p w14:paraId="29E5937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756799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B84903D"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79E7F4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068692A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73B4D6C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BA150E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6A9DDC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6DADDAC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77BE5CF3"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4EF36500"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10 or more hectares</w:t>
            </w:r>
          </w:p>
        </w:tc>
        <w:tc>
          <w:tcPr>
            <w:tcW w:w="1220" w:type="dxa"/>
            <w:tcBorders>
              <w:top w:val="nil"/>
              <w:left w:val="nil"/>
              <w:bottom w:val="single" w:sz="4" w:space="0" w:color="auto"/>
              <w:right w:val="nil"/>
            </w:tcBorders>
            <w:shd w:val="clear" w:color="auto" w:fill="auto"/>
            <w:noWrap/>
            <w:vAlign w:val="center"/>
            <w:hideMark/>
          </w:tcPr>
          <w:p w14:paraId="6A7697A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2A4B5A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3DA05F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E247C7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18C8055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4C81130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EC4A1A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287A6BE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7B89FD1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75DCF089" w14:textId="77777777" w:rsidTr="00C702DD">
        <w:trPr>
          <w:trHeight w:val="259"/>
        </w:trPr>
        <w:tc>
          <w:tcPr>
            <w:tcW w:w="4080" w:type="dxa"/>
            <w:gridSpan w:val="2"/>
            <w:tcBorders>
              <w:top w:val="single" w:sz="4" w:space="0" w:color="auto"/>
              <w:left w:val="nil"/>
              <w:bottom w:val="single" w:sz="4" w:space="0" w:color="auto"/>
              <w:right w:val="nil"/>
            </w:tcBorders>
            <w:shd w:val="clear" w:color="000000" w:fill="DBE5F1"/>
            <w:noWrap/>
            <w:vAlign w:val="center"/>
            <w:hideMark/>
          </w:tcPr>
          <w:p w14:paraId="5D00C625" w14:textId="32631D89"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Household ownership of</w:t>
            </w:r>
            <w:r>
              <w:rPr>
                <w:b/>
                <w:bCs/>
                <w:sz w:val="20"/>
                <w:szCs w:val="20"/>
              </w:rPr>
              <w:t xml:space="preserve"> </w:t>
            </w:r>
            <w:commentRangeStart w:id="962"/>
            <w:r>
              <w:rPr>
                <w:b/>
                <w:bCs/>
                <w:sz w:val="20"/>
                <w:szCs w:val="20"/>
              </w:rPr>
              <w:t>livestock</w:t>
            </w:r>
            <w:commentRangeEnd w:id="962"/>
            <w:r w:rsidR="001924AB">
              <w:rPr>
                <w:b/>
                <w:bCs/>
                <w:sz w:val="20"/>
                <w:szCs w:val="20"/>
                <w:vertAlign w:val="superscript"/>
              </w:rPr>
              <w:t>b</w:t>
            </w:r>
            <w:r>
              <w:rPr>
                <w:rStyle w:val="CommentReference"/>
              </w:rPr>
              <w:commentReference w:id="962"/>
            </w:r>
          </w:p>
        </w:tc>
        <w:tc>
          <w:tcPr>
            <w:tcW w:w="1220" w:type="dxa"/>
            <w:tcBorders>
              <w:top w:val="nil"/>
              <w:left w:val="nil"/>
              <w:bottom w:val="single" w:sz="4" w:space="0" w:color="auto"/>
              <w:right w:val="nil"/>
            </w:tcBorders>
            <w:shd w:val="clear" w:color="000000" w:fill="DBE5F1"/>
            <w:vAlign w:val="center"/>
            <w:hideMark/>
          </w:tcPr>
          <w:p w14:paraId="01BE5AA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7EA77627"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796CA1B0"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480" w:type="dxa"/>
            <w:tcBorders>
              <w:top w:val="nil"/>
              <w:left w:val="nil"/>
              <w:bottom w:val="single" w:sz="4" w:space="0" w:color="auto"/>
              <w:right w:val="nil"/>
            </w:tcBorders>
            <w:shd w:val="clear" w:color="000000" w:fill="DBE5F1"/>
            <w:vAlign w:val="center"/>
            <w:hideMark/>
          </w:tcPr>
          <w:p w14:paraId="5783E6E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220" w:type="dxa"/>
            <w:tcBorders>
              <w:top w:val="nil"/>
              <w:left w:val="nil"/>
              <w:bottom w:val="single" w:sz="4" w:space="0" w:color="auto"/>
              <w:right w:val="nil"/>
            </w:tcBorders>
            <w:shd w:val="clear" w:color="000000" w:fill="DBE5F1"/>
            <w:vAlign w:val="center"/>
            <w:hideMark/>
          </w:tcPr>
          <w:p w14:paraId="7A3D2F02"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184167CD"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500" w:type="dxa"/>
            <w:tcBorders>
              <w:top w:val="nil"/>
              <w:left w:val="nil"/>
              <w:bottom w:val="single" w:sz="4" w:space="0" w:color="auto"/>
              <w:right w:val="nil"/>
            </w:tcBorders>
            <w:shd w:val="clear" w:color="000000" w:fill="DBE5F1"/>
            <w:vAlign w:val="center"/>
            <w:hideMark/>
          </w:tcPr>
          <w:p w14:paraId="2037D18E"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186F0343"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r>
      <w:tr w:rsidR="00A84EFA" w:rsidRPr="00A84EFA" w14:paraId="0AF63E5A"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3804B7BF" w14:textId="7239E161" w:rsidR="00A84EFA" w:rsidRPr="00A84EFA" w:rsidRDefault="001924AB" w:rsidP="00A84EFA">
            <w:pPr>
              <w:widowControl/>
              <w:spacing w:line="240" w:lineRule="auto"/>
              <w:ind w:firstLineChars="100" w:firstLine="200"/>
              <w:rPr>
                <w:rFonts w:eastAsia="Times New Roman" w:cs="Calibri"/>
                <w:sz w:val="20"/>
                <w:szCs w:val="20"/>
              </w:rPr>
            </w:pPr>
            <w:r>
              <w:rPr>
                <w:rFonts w:eastAsia="Times New Roman" w:cs="Calibri"/>
                <w:sz w:val="20"/>
                <w:szCs w:val="20"/>
              </w:rPr>
              <w:t>At least one type of livestock</w:t>
            </w:r>
          </w:p>
        </w:tc>
        <w:tc>
          <w:tcPr>
            <w:tcW w:w="1220" w:type="dxa"/>
            <w:tcBorders>
              <w:top w:val="nil"/>
              <w:left w:val="nil"/>
              <w:bottom w:val="single" w:sz="4" w:space="0" w:color="auto"/>
              <w:right w:val="nil"/>
            </w:tcBorders>
            <w:shd w:val="clear" w:color="auto" w:fill="auto"/>
            <w:noWrap/>
            <w:vAlign w:val="center"/>
            <w:hideMark/>
          </w:tcPr>
          <w:p w14:paraId="2809FD8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24F96B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2556AD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1F129E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1BE059C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08E20F1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36A2C10"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B2956E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BF8984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1639DB29"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23C2A77D"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Cows or bulls</w:t>
            </w:r>
          </w:p>
        </w:tc>
        <w:tc>
          <w:tcPr>
            <w:tcW w:w="1220" w:type="dxa"/>
            <w:tcBorders>
              <w:top w:val="nil"/>
              <w:left w:val="nil"/>
              <w:bottom w:val="single" w:sz="4" w:space="0" w:color="auto"/>
              <w:right w:val="nil"/>
            </w:tcBorders>
            <w:shd w:val="clear" w:color="auto" w:fill="auto"/>
            <w:noWrap/>
            <w:vAlign w:val="center"/>
            <w:hideMark/>
          </w:tcPr>
          <w:p w14:paraId="7DA02100"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31EFED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5723C2C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1F4B82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744A32F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5D923CC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E3221F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44DD6B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69344B4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3D476A27"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449975FB"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Goats or sheep</w:t>
            </w:r>
          </w:p>
        </w:tc>
        <w:tc>
          <w:tcPr>
            <w:tcW w:w="1220" w:type="dxa"/>
            <w:tcBorders>
              <w:top w:val="nil"/>
              <w:left w:val="nil"/>
              <w:bottom w:val="single" w:sz="4" w:space="0" w:color="auto"/>
              <w:right w:val="nil"/>
            </w:tcBorders>
            <w:shd w:val="clear" w:color="auto" w:fill="auto"/>
            <w:noWrap/>
            <w:vAlign w:val="center"/>
            <w:hideMark/>
          </w:tcPr>
          <w:p w14:paraId="4E4FFFF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E1B822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05C8FF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A0CF94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0EC4429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1A3B188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829016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0827D11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A8E39A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0C78C8DE"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77C03EF2"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Chickens</w:t>
            </w:r>
          </w:p>
        </w:tc>
        <w:tc>
          <w:tcPr>
            <w:tcW w:w="1220" w:type="dxa"/>
            <w:tcBorders>
              <w:top w:val="nil"/>
              <w:left w:val="nil"/>
              <w:bottom w:val="single" w:sz="4" w:space="0" w:color="auto"/>
              <w:right w:val="nil"/>
            </w:tcBorders>
            <w:shd w:val="clear" w:color="auto" w:fill="auto"/>
            <w:noWrap/>
            <w:vAlign w:val="center"/>
            <w:hideMark/>
          </w:tcPr>
          <w:p w14:paraId="253BAF8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DC9407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CBB8D3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226665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06317AF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334626C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54A4EC0"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2EBBE6E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9960CD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7EAEAB10" w14:textId="77777777" w:rsidTr="00C702DD">
        <w:trPr>
          <w:trHeight w:val="259"/>
        </w:trPr>
        <w:tc>
          <w:tcPr>
            <w:tcW w:w="4080" w:type="dxa"/>
            <w:gridSpan w:val="2"/>
            <w:tcBorders>
              <w:top w:val="single" w:sz="4" w:space="0" w:color="auto"/>
              <w:left w:val="nil"/>
              <w:bottom w:val="single" w:sz="4" w:space="0" w:color="auto"/>
              <w:right w:val="nil"/>
            </w:tcBorders>
            <w:shd w:val="clear" w:color="000000" w:fill="DBE5F1"/>
            <w:noWrap/>
            <w:vAlign w:val="center"/>
            <w:hideMark/>
          </w:tcPr>
          <w:p w14:paraId="10BE97E3" w14:textId="4672BC0C"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xml:space="preserve">Household crop VCC </w:t>
            </w:r>
            <w:commentRangeStart w:id="963"/>
            <w:r w:rsidRPr="00944356">
              <w:rPr>
                <w:rFonts w:eastAsia="Times New Roman" w:cs="Times New Roman"/>
                <w:b/>
                <w:bCs/>
                <w:sz w:val="20"/>
                <w:szCs w:val="20"/>
              </w:rPr>
              <w:t>production</w:t>
            </w:r>
            <w:commentRangeEnd w:id="963"/>
            <w:r w:rsidR="001924AB">
              <w:rPr>
                <w:rFonts w:eastAsia="Times New Roman" w:cs="Times New Roman"/>
                <w:b/>
                <w:bCs/>
                <w:sz w:val="20"/>
                <w:szCs w:val="20"/>
                <w:vertAlign w:val="superscript"/>
              </w:rPr>
              <w:t>b</w:t>
            </w:r>
            <w:r>
              <w:rPr>
                <w:rStyle w:val="CommentReference"/>
              </w:rPr>
              <w:commentReference w:id="963"/>
            </w:r>
          </w:p>
        </w:tc>
        <w:tc>
          <w:tcPr>
            <w:tcW w:w="1220" w:type="dxa"/>
            <w:tcBorders>
              <w:top w:val="nil"/>
              <w:left w:val="nil"/>
              <w:bottom w:val="single" w:sz="4" w:space="0" w:color="auto"/>
              <w:right w:val="nil"/>
            </w:tcBorders>
            <w:shd w:val="clear" w:color="000000" w:fill="DBE5F1"/>
            <w:vAlign w:val="center"/>
            <w:hideMark/>
          </w:tcPr>
          <w:p w14:paraId="7AD58B85"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6D566606"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2694E5FF"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480" w:type="dxa"/>
            <w:tcBorders>
              <w:top w:val="nil"/>
              <w:left w:val="nil"/>
              <w:bottom w:val="single" w:sz="4" w:space="0" w:color="auto"/>
              <w:right w:val="nil"/>
            </w:tcBorders>
            <w:shd w:val="clear" w:color="000000" w:fill="DBE5F1"/>
            <w:vAlign w:val="center"/>
            <w:hideMark/>
          </w:tcPr>
          <w:p w14:paraId="39483E2E"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220" w:type="dxa"/>
            <w:tcBorders>
              <w:top w:val="nil"/>
              <w:left w:val="nil"/>
              <w:bottom w:val="single" w:sz="4" w:space="0" w:color="auto"/>
              <w:right w:val="nil"/>
            </w:tcBorders>
            <w:shd w:val="clear" w:color="000000" w:fill="DBE5F1"/>
            <w:vAlign w:val="center"/>
            <w:hideMark/>
          </w:tcPr>
          <w:p w14:paraId="23863CAF"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6FD2D479"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500" w:type="dxa"/>
            <w:tcBorders>
              <w:top w:val="nil"/>
              <w:left w:val="nil"/>
              <w:bottom w:val="single" w:sz="4" w:space="0" w:color="auto"/>
              <w:right w:val="nil"/>
            </w:tcBorders>
            <w:shd w:val="clear" w:color="000000" w:fill="DBE5F1"/>
            <w:vAlign w:val="center"/>
            <w:hideMark/>
          </w:tcPr>
          <w:p w14:paraId="062E0A1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2F44D51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r>
      <w:tr w:rsidR="00A84EFA" w:rsidRPr="00A84EFA" w14:paraId="28E1B411"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0DE5865E" w14:textId="26793D63" w:rsidR="00A84EFA" w:rsidRPr="00A84EFA" w:rsidRDefault="001924AB" w:rsidP="00A84EFA">
            <w:pPr>
              <w:widowControl/>
              <w:spacing w:line="240" w:lineRule="auto"/>
              <w:ind w:firstLineChars="100" w:firstLine="200"/>
              <w:rPr>
                <w:rFonts w:eastAsia="Times New Roman" w:cs="Calibri"/>
                <w:sz w:val="20"/>
                <w:szCs w:val="20"/>
              </w:rPr>
            </w:pPr>
            <w:r>
              <w:rPr>
                <w:rFonts w:eastAsia="Times New Roman" w:cs="Calibri"/>
                <w:sz w:val="20"/>
                <w:szCs w:val="20"/>
              </w:rPr>
              <w:t>At least one crop VCC</w:t>
            </w:r>
          </w:p>
        </w:tc>
        <w:tc>
          <w:tcPr>
            <w:tcW w:w="1220" w:type="dxa"/>
            <w:tcBorders>
              <w:top w:val="nil"/>
              <w:left w:val="nil"/>
              <w:bottom w:val="single" w:sz="4" w:space="0" w:color="auto"/>
              <w:right w:val="nil"/>
            </w:tcBorders>
            <w:shd w:val="clear" w:color="auto" w:fill="auto"/>
            <w:noWrap/>
            <w:vAlign w:val="center"/>
            <w:hideMark/>
          </w:tcPr>
          <w:p w14:paraId="396079D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53042E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784023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E55F7C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5310956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3E400B5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9FF3B8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0F9AA13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3A27EDF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41F88B6B"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75C5A9A5"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Maize</w:t>
            </w:r>
          </w:p>
        </w:tc>
        <w:tc>
          <w:tcPr>
            <w:tcW w:w="1220" w:type="dxa"/>
            <w:tcBorders>
              <w:top w:val="nil"/>
              <w:left w:val="nil"/>
              <w:bottom w:val="single" w:sz="4" w:space="0" w:color="auto"/>
              <w:right w:val="nil"/>
            </w:tcBorders>
            <w:shd w:val="clear" w:color="auto" w:fill="auto"/>
            <w:noWrap/>
            <w:vAlign w:val="center"/>
            <w:hideMark/>
          </w:tcPr>
          <w:p w14:paraId="3B0A04F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A6E6D6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967B5D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AB73C5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5292A38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5E986EA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8D9B2C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2ABE89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4806A51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bl>
    <w:p w14:paraId="126172A7" w14:textId="4603484E" w:rsidR="00F9740D" w:rsidRPr="004C0556" w:rsidRDefault="004C0556" w:rsidP="00295D0E">
      <w:pPr>
        <w:ind w:left="86" w:right="1800" w:hanging="86"/>
        <w:rPr>
          <w:color w:val="auto"/>
          <w:sz w:val="16"/>
          <w:szCs w:val="16"/>
        </w:rPr>
      </w:pPr>
      <w:commentRangeStart w:id="964"/>
      <w:r w:rsidRPr="007472E6">
        <w:rPr>
          <w:color w:val="auto"/>
          <w:sz w:val="16"/>
          <w:szCs w:val="16"/>
        </w:rPr>
        <w:t>^ Results not statistically reliable, n&lt;30  </w:t>
      </w:r>
      <w:commentRangeEnd w:id="964"/>
      <w:r>
        <w:rPr>
          <w:rStyle w:val="CommentReference"/>
        </w:rPr>
        <w:commentReference w:id="964"/>
      </w:r>
    </w:p>
    <w:p w14:paraId="02F4E43E" w14:textId="47BFCE1D" w:rsidR="00F9740D" w:rsidRDefault="00F9740D" w:rsidP="00295D0E">
      <w:pPr>
        <w:pStyle w:val="TF-TblFN"/>
        <w:spacing w:before="0" w:line="276" w:lineRule="auto"/>
        <w:ind w:left="86" w:hanging="86"/>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EB28EAF" w14:textId="14520161" w:rsidR="00F9740D" w:rsidRDefault="001924AB" w:rsidP="00295D0E">
      <w:pPr>
        <w:pStyle w:val="TF-TblFN"/>
        <w:spacing w:before="0" w:line="276" w:lineRule="auto"/>
        <w:ind w:left="86" w:hanging="86"/>
      </w:pPr>
      <w:r>
        <w:rPr>
          <w:vertAlign w:val="superscript"/>
        </w:rPr>
        <w:t>b</w:t>
      </w:r>
      <w:r w:rsidR="00F9740D">
        <w:t xml:space="preserve"> Sub-categories will not sum to 100 percent because a household may have owned multiple types of livestock or produced multiple VCCs.</w:t>
      </w:r>
    </w:p>
    <w:p w14:paraId="696A41FE" w14:textId="78C1D6C8" w:rsidR="00F9740D" w:rsidRDefault="00F9740D" w:rsidP="00295D0E">
      <w:pPr>
        <w:pStyle w:val="TF-TblFN"/>
        <w:spacing w:before="0" w:line="276" w:lineRule="auto"/>
        <w:ind w:left="86" w:hanging="86"/>
      </w:pPr>
      <w:r>
        <w:t xml:space="preserve">Note: </w:t>
      </w:r>
      <w:r w:rsidR="00C46BB5">
        <w:t>Indicator e</w:t>
      </w:r>
      <w:r>
        <w:t xml:space="preserve">stimates are based on de jure </w:t>
      </w:r>
      <w:r w:rsidR="00C639B0">
        <w:t>household members</w:t>
      </w:r>
      <w:r>
        <w:t>.</w:t>
      </w:r>
    </w:p>
    <w:p w14:paraId="7AE8F174" w14:textId="77777777" w:rsidR="00C46BB5" w:rsidRDefault="00746A05" w:rsidP="00295D0E">
      <w:pPr>
        <w:pStyle w:val="TF-TblFN"/>
        <w:spacing w:before="0" w:after="240" w:line="276" w:lineRule="auto"/>
        <w:ind w:left="86" w:hanging="86"/>
        <w:sectPr w:rsidR="00C46BB5" w:rsidSect="00AC223B">
          <w:pgSz w:w="15840" w:h="12240" w:orient="landscape" w:code="1"/>
          <w:pgMar w:top="1440" w:right="1440" w:bottom="1440" w:left="1440" w:header="720" w:footer="576" w:gutter="0"/>
          <w:cols w:space="720"/>
          <w:docGrid w:linePitch="326"/>
        </w:sectPr>
      </w:pPr>
      <w:bookmarkStart w:id="965" w:name="_Hlk14270411"/>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184F121B" w14:textId="29B5C973" w:rsidR="00B06B56" w:rsidRPr="00B06B56" w:rsidRDefault="00066F3E" w:rsidP="00C36285">
      <w:pPr>
        <w:pStyle w:val="Heading2"/>
      </w:pPr>
      <w:bookmarkStart w:id="966" w:name="_Toc63673382"/>
      <w:bookmarkEnd w:id="965"/>
      <w:r>
        <w:lastRenderedPageBreak/>
        <w:t>8.2</w:t>
      </w:r>
      <w:r w:rsidR="00C36285">
        <w:tab/>
      </w:r>
      <w:r w:rsidR="00B06B56" w:rsidRPr="00B06B56">
        <w:t xml:space="preserve">Women’s </w:t>
      </w:r>
      <w:r w:rsidR="00C36285" w:rsidRPr="00B06B56">
        <w:t>minimum dietary diversity</w:t>
      </w:r>
      <w:bookmarkEnd w:id="966"/>
    </w:p>
    <w:p w14:paraId="31D0335A" w14:textId="7F2855CD" w:rsidR="00BC0F95" w:rsidRPr="00DF4DE5" w:rsidRDefault="00BC0F95" w:rsidP="00F954D5">
      <w:pPr>
        <w:pStyle w:val="BodyText1"/>
      </w:pPr>
      <w:r w:rsidRPr="00DF4DE5">
        <w:t xml:space="preserve">This </w:t>
      </w:r>
      <w:r w:rsidR="0079668C">
        <w:t>s</w:t>
      </w:r>
      <w:r w:rsidR="00EA5FC7">
        <w:t>ection</w:t>
      </w:r>
      <w:r w:rsidRPr="00DF4DE5">
        <w:t xml:space="preserve"> presents information on the dietary diversity of women of reproductive age in the </w:t>
      </w:r>
      <w:r w:rsidR="006E6E0F">
        <w:t>ZOI</w:t>
      </w:r>
      <w:r w:rsidRPr="00DF4DE5">
        <w:t>.</w:t>
      </w:r>
    </w:p>
    <w:p w14:paraId="3B424631" w14:textId="6732686E" w:rsidR="00BC0F95" w:rsidRPr="00DF4DE5" w:rsidRDefault="00BC0F95" w:rsidP="00F954D5">
      <w:pPr>
        <w:pStyle w:val="BodyText1"/>
      </w:pPr>
      <w:r w:rsidRPr="00DF4DE5">
        <w:t>Women of reproductive age (</w:t>
      </w:r>
      <w:r w:rsidR="00CC7F7C">
        <w:t>15-49</w:t>
      </w:r>
      <w:r w:rsidRPr="00DF4DE5">
        <w:t xml:space="preserve"> years) are at risk of multiple micronutrient deficiencies, which can jeopardize their health and their ability to care for their children and participate in income-generating activities.</w:t>
      </w:r>
      <w:r w:rsidR="00FC4D4E">
        <w:rPr>
          <w:rStyle w:val="FootnoteReference"/>
        </w:rPr>
        <w:footnoteReference w:id="94"/>
      </w:r>
      <w:r w:rsidRPr="00DF4DE5">
        <w:t xml:space="preserve"> The Feed the Future women</w:t>
      </w:r>
      <w:r w:rsidR="00EA5FC7">
        <w:t>’</w:t>
      </w:r>
      <w:r w:rsidRPr="00DF4DE5">
        <w:t xml:space="preserve">s dietary diversity indicator </w:t>
      </w:r>
      <w:r>
        <w:t>is a proxy for</w:t>
      </w:r>
      <w:r w:rsidRPr="00DF4DE5">
        <w:t xml:space="preserve"> the micronutrient adequacy of women</w:t>
      </w:r>
      <w:r w:rsidR="00EA5FC7">
        <w:t>’</w:t>
      </w:r>
      <w:r w:rsidRPr="00DF4DE5">
        <w:t xml:space="preserve">s diets. The dietary diversity indicator reports the mean number of food groups consumed in the previous day by women of reproductive age. </w:t>
      </w:r>
    </w:p>
    <w:p w14:paraId="4AE19EEA" w14:textId="13DD3C60" w:rsidR="00BC0F95" w:rsidRDefault="00BC0F95" w:rsidP="00F954D5">
      <w:pPr>
        <w:pStyle w:val="BodyText1"/>
      </w:pPr>
      <w:r w:rsidRPr="00DF4DE5">
        <w:t xml:space="preserve">The </w:t>
      </w:r>
      <w:r w:rsidR="00701F29">
        <w:t xml:space="preserve">women’s minimum dietary diversity </w:t>
      </w:r>
      <w:r w:rsidRPr="00DF4DE5">
        <w:t>indicator</w:t>
      </w:r>
      <w:r>
        <w:t xml:space="preserve"> us</w:t>
      </w:r>
      <w:r w:rsidR="00F33232">
        <w:t>es</w:t>
      </w:r>
      <w:r>
        <w:t xml:space="preserve"> the following</w:t>
      </w:r>
      <w:r w:rsidRPr="00DF4DE5">
        <w:t xml:space="preserve"> </w:t>
      </w:r>
      <w:r w:rsidR="00633FDF">
        <w:t>10</w:t>
      </w:r>
      <w:r w:rsidRPr="00DF4DE5">
        <w:t xml:space="preserve"> food groups: (1) grains, roots, and tubers; (2) legumes and </w:t>
      </w:r>
      <w:r>
        <w:t>beans</w:t>
      </w:r>
      <w:r w:rsidRPr="00DF4DE5">
        <w:t xml:space="preserve">; (3) </w:t>
      </w:r>
      <w:r>
        <w:t xml:space="preserve">nuts and </w:t>
      </w:r>
      <w:r w:rsidRPr="00DF4DE5">
        <w:t xml:space="preserve">seeds; (4) dairy products; (5) </w:t>
      </w:r>
      <w:r>
        <w:t xml:space="preserve">eggs; (6) </w:t>
      </w:r>
      <w:r w:rsidRPr="00DF4DE5">
        <w:t>flesh food</w:t>
      </w:r>
      <w:r>
        <w:t>s</w:t>
      </w:r>
      <w:r w:rsidRPr="00DF4DE5">
        <w:t xml:space="preserve">, </w:t>
      </w:r>
      <w:r>
        <w:t xml:space="preserve">including </w:t>
      </w:r>
      <w:r w:rsidRPr="00DF4DE5">
        <w:t xml:space="preserve">organ meat and </w:t>
      </w:r>
      <w:r>
        <w:t xml:space="preserve">miscellaneous </w:t>
      </w:r>
      <w:r w:rsidRPr="00DF4DE5">
        <w:t xml:space="preserve">small animal protein; (7) </w:t>
      </w:r>
      <w:r w:rsidR="00633FDF">
        <w:t>v</w:t>
      </w:r>
      <w:r w:rsidR="00444819">
        <w:t>itamin A-rich</w:t>
      </w:r>
      <w:r w:rsidRPr="00DF4DE5">
        <w:t xml:space="preserve"> dark green leafy vegetables; (8) other </w:t>
      </w:r>
      <w:r w:rsidR="00633FDF">
        <w:t>v</w:t>
      </w:r>
      <w:r w:rsidR="00444819">
        <w:t>itamin A-rich</w:t>
      </w:r>
      <w:r w:rsidRPr="00DF4DE5">
        <w:t xml:space="preserve"> vegetables and fruits; (9) other fruits; and</w:t>
      </w:r>
      <w:r w:rsidR="00314E1F">
        <w:t xml:space="preserve"> </w:t>
      </w:r>
      <w:r w:rsidRPr="00DF4DE5">
        <w:t xml:space="preserve">(10) other vegetables. Achievement of </w:t>
      </w:r>
      <w:r>
        <w:t>women</w:t>
      </w:r>
      <w:r w:rsidR="00EA5FC7">
        <w:t>’</w:t>
      </w:r>
      <w:r>
        <w:t xml:space="preserve">s </w:t>
      </w:r>
      <w:r w:rsidR="00A14A7B">
        <w:t>minimum dietary diversity</w:t>
      </w:r>
      <w:r>
        <w:t xml:space="preserve"> </w:t>
      </w:r>
      <w:r w:rsidRPr="00DF4DE5">
        <w:t xml:space="preserve">is defined as having consumed foods from </w:t>
      </w:r>
      <w:r w:rsidR="00B52E44">
        <w:t xml:space="preserve">at least </w:t>
      </w:r>
      <w:r w:rsidR="00722D8F">
        <w:t>5</w:t>
      </w:r>
      <w:r w:rsidR="00FD6F59">
        <w:t> </w:t>
      </w:r>
      <w:r w:rsidRPr="00DF4DE5">
        <w:t xml:space="preserve">of the 10 food groups in the 24 </w:t>
      </w:r>
      <w:r w:rsidR="00B52E44">
        <w:t>hours preceding the survey</w:t>
      </w:r>
      <w:r w:rsidRPr="00DF4DE5">
        <w:t>.</w:t>
      </w:r>
      <w:r>
        <w:t xml:space="preserve"> Thus</w:t>
      </w:r>
      <w:r w:rsidR="00F65488">
        <w:t>,</w:t>
      </w:r>
      <w:r>
        <w:t xml:space="preserve"> this indicator is a dichotomous variable, and the measure is reported as the percentage of women who achieve a minimum dietary diversity.</w:t>
      </w:r>
    </w:p>
    <w:p w14:paraId="4C9A5A4A" w14:textId="25616983" w:rsidR="00D922B1" w:rsidRPr="00DF4DE5" w:rsidRDefault="00D922B1" w:rsidP="00F954D5">
      <w:pPr>
        <w:pStyle w:val="BodyText1"/>
      </w:pPr>
      <w:r>
        <w:rPr>
          <w:b/>
        </w:rPr>
        <w:t xml:space="preserve">Table </w:t>
      </w:r>
      <w:r w:rsidR="00066F3E">
        <w:rPr>
          <w:b/>
        </w:rPr>
        <w:t>8</w:t>
      </w:r>
      <w:r w:rsidR="00CC5672">
        <w:rPr>
          <w:b/>
        </w:rPr>
        <w:t>.2</w:t>
      </w:r>
      <w:r w:rsidR="00C80826">
        <w:rPr>
          <w:b/>
        </w:rPr>
        <w:t>.1</w:t>
      </w:r>
      <w:r>
        <w:rPr>
          <w:b/>
        </w:rPr>
        <w:t xml:space="preserve"> </w:t>
      </w:r>
      <w:r w:rsidRPr="00DF4DE5">
        <w:t xml:space="preserve">shows the </w:t>
      </w:r>
      <w:r>
        <w:t>percentage of</w:t>
      </w:r>
      <w:r w:rsidRPr="00DF4DE5">
        <w:t xml:space="preserve"> all women of reproductive age in the </w:t>
      </w:r>
      <w:r w:rsidR="006E6E0F">
        <w:t>ZOI</w:t>
      </w:r>
      <w:r>
        <w:t xml:space="preserve"> who have achieved </w:t>
      </w:r>
      <w:r w:rsidR="00B52E44">
        <w:t>minimum dietary diversity</w:t>
      </w:r>
      <w:r w:rsidRPr="00DF4DE5">
        <w:t xml:space="preserve"> by individual-level and household-level characteristics. Household-level characteristics include gendered household type,</w:t>
      </w:r>
      <w:r w:rsidR="003F0E13">
        <w:t xml:space="preserve"> </w:t>
      </w:r>
      <w:r w:rsidR="00DA398C">
        <w:t xml:space="preserve">wealth quintile, poverty status, </w:t>
      </w:r>
      <w:r w:rsidR="00290099">
        <w:t xml:space="preserve">and </w:t>
      </w:r>
      <w:r w:rsidR="004C0556">
        <w:t>severity of shock exposure</w:t>
      </w:r>
      <w:r w:rsidRPr="00DF4DE5">
        <w:t>.</w:t>
      </w:r>
      <w:r w:rsidR="00B52E44">
        <w:t xml:space="preserve"> </w:t>
      </w:r>
      <w:r w:rsidR="00B52E44" w:rsidRPr="00DF4DE5">
        <w:t>Individual-level characteristics include women</w:t>
      </w:r>
      <w:r w:rsidR="00B52E44">
        <w:t>’</w:t>
      </w:r>
      <w:r w:rsidR="00B52E44" w:rsidRPr="00DF4DE5">
        <w:t>s age</w:t>
      </w:r>
      <w:r w:rsidR="00DA398C">
        <w:t>,</w:t>
      </w:r>
      <w:r w:rsidR="00B52E44" w:rsidRPr="00DF4DE5">
        <w:t xml:space="preserve"> educational attainment</w:t>
      </w:r>
      <w:r w:rsidR="00DA398C">
        <w:t>, and pregnancy status</w:t>
      </w:r>
      <w:r w:rsidR="00B52E44" w:rsidRPr="00DF4DE5">
        <w:t>.</w:t>
      </w:r>
    </w:p>
    <w:p w14:paraId="58869635" w14:textId="77777777" w:rsidR="00D922B1" w:rsidRPr="00DF4DE5" w:rsidRDefault="00D922B1"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63A19F59" w14:textId="524CA2A7" w:rsidR="00BC0F95" w:rsidRPr="009F4405" w:rsidRDefault="00143B1A" w:rsidP="00F954D5">
      <w:pPr>
        <w:pStyle w:val="Tabletitle"/>
      </w:pPr>
      <w:bookmarkStart w:id="967" w:name="_Toc499553871"/>
      <w:bookmarkStart w:id="968" w:name="_Toc499554309"/>
      <w:bookmarkStart w:id="969" w:name="_Toc499554564"/>
      <w:bookmarkStart w:id="970" w:name="_Toc415131218"/>
      <w:bookmarkStart w:id="971" w:name="_Toc63673154"/>
      <w:r w:rsidRPr="009F4405">
        <w:t xml:space="preserve">Table </w:t>
      </w:r>
      <w:r w:rsidR="00066F3E" w:rsidRPr="009F4405">
        <w:t>8</w:t>
      </w:r>
      <w:r w:rsidRPr="009F4405">
        <w:t>.</w:t>
      </w:r>
      <w:r w:rsidR="00CC5672" w:rsidRPr="009F4405">
        <w:t>2</w:t>
      </w:r>
      <w:r w:rsidR="006D32F2" w:rsidRPr="009F4405">
        <w:t>.</w:t>
      </w:r>
      <w:r w:rsidR="00C80826" w:rsidRPr="009F4405">
        <w:t>1</w:t>
      </w:r>
      <w:bookmarkEnd w:id="967"/>
      <w:bookmarkEnd w:id="968"/>
      <w:bookmarkEnd w:id="969"/>
      <w:r w:rsidR="009F4405" w:rsidRPr="009F4405">
        <w:t>: Percent of Women of Reproductive Age in the ZOI Achieving Minimum Dietary Diversity, in Total and by Selected Woman and Household Characteristics</w:t>
      </w:r>
      <w:bookmarkEnd w:id="970"/>
      <w:bookmarkEnd w:id="971"/>
    </w:p>
    <w:tbl>
      <w:tblPr>
        <w:tblW w:w="7321" w:type="dxa"/>
        <w:tblLook w:val="04A0" w:firstRow="1" w:lastRow="0" w:firstColumn="1" w:lastColumn="0" w:noHBand="0" w:noVBand="1"/>
      </w:tblPr>
      <w:tblGrid>
        <w:gridCol w:w="3616"/>
        <w:gridCol w:w="1556"/>
        <w:gridCol w:w="618"/>
        <w:gridCol w:w="1531"/>
      </w:tblGrid>
      <w:tr w:rsidR="009F4405" w:rsidRPr="00F954D5" w14:paraId="5BEFAEA8" w14:textId="77777777" w:rsidTr="00F954D5">
        <w:trPr>
          <w:tblHeader/>
        </w:trPr>
        <w:tc>
          <w:tcPr>
            <w:tcW w:w="3616" w:type="dxa"/>
            <w:tcBorders>
              <w:top w:val="single" w:sz="4" w:space="0" w:color="auto"/>
              <w:left w:val="nil"/>
              <w:bottom w:val="nil"/>
              <w:right w:val="nil"/>
            </w:tcBorders>
            <w:shd w:val="clear" w:color="000000" w:fill="387990"/>
            <w:noWrap/>
            <w:vAlign w:val="bottom"/>
            <w:hideMark/>
          </w:tcPr>
          <w:p w14:paraId="0E80E9F1" w14:textId="77777777" w:rsidR="009F4405" w:rsidRPr="00F954D5" w:rsidRDefault="009F4405" w:rsidP="00F954D5">
            <w:pPr>
              <w:widowControl/>
              <w:spacing w:line="259" w:lineRule="auto"/>
              <w:rPr>
                <w:rFonts w:eastAsia="Times New Roman" w:cs="Times New Roman"/>
                <w:b/>
                <w:bCs/>
                <w:color w:val="FFFFFF"/>
                <w:sz w:val="20"/>
                <w:szCs w:val="20"/>
              </w:rPr>
            </w:pPr>
            <w:bookmarkStart w:id="972" w:name="_Hlk14348036"/>
            <w:r w:rsidRPr="00F954D5">
              <w:rPr>
                <w:rFonts w:eastAsia="Times New Roman" w:cs="Times New Roman"/>
                <w:b/>
                <w:bCs/>
                <w:color w:val="FFFFFF"/>
                <w:sz w:val="20"/>
                <w:szCs w:val="20"/>
              </w:rPr>
              <w:t>Characteristic</w:t>
            </w:r>
          </w:p>
        </w:tc>
        <w:tc>
          <w:tcPr>
            <w:tcW w:w="1556" w:type="dxa"/>
            <w:tcBorders>
              <w:top w:val="single" w:sz="4" w:space="0" w:color="auto"/>
              <w:left w:val="nil"/>
              <w:bottom w:val="nil"/>
              <w:right w:val="nil"/>
            </w:tcBorders>
            <w:shd w:val="clear" w:color="000000" w:fill="387990"/>
            <w:noWrap/>
            <w:vAlign w:val="bottom"/>
            <w:hideMark/>
          </w:tcPr>
          <w:p w14:paraId="029B840B"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3254408"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Sig.</w:t>
            </w:r>
            <w:r w:rsidRPr="00F954D5">
              <w:rPr>
                <w:rFonts w:eastAsia="Times New Roman" w:cs="Times New Roman"/>
                <w:b/>
                <w:bCs/>
                <w:color w:val="FFFFFF"/>
                <w:sz w:val="20"/>
                <w:szCs w:val="20"/>
                <w:vertAlign w:val="superscript"/>
              </w:rPr>
              <w:t>a</w:t>
            </w:r>
          </w:p>
        </w:tc>
        <w:tc>
          <w:tcPr>
            <w:tcW w:w="1531" w:type="dxa"/>
            <w:tcBorders>
              <w:top w:val="single" w:sz="4" w:space="0" w:color="auto"/>
              <w:left w:val="nil"/>
              <w:bottom w:val="nil"/>
              <w:right w:val="nil"/>
            </w:tcBorders>
            <w:shd w:val="clear" w:color="000000" w:fill="387990"/>
            <w:vAlign w:val="bottom"/>
            <w:hideMark/>
          </w:tcPr>
          <w:p w14:paraId="67AFBCED" w14:textId="668238B9"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F954D5">
              <w:rPr>
                <w:rFonts w:eastAsia="Times New Roman" w:cs="Times New Roman"/>
                <w:b/>
                <w:bCs/>
                <w:color w:val="FFFFFF"/>
                <w:sz w:val="20"/>
                <w:szCs w:val="20"/>
                <w:vertAlign w:val="superscript"/>
              </w:rPr>
              <w:t>b</w:t>
            </w:r>
          </w:p>
        </w:tc>
      </w:tr>
      <w:tr w:rsidR="009F4405" w:rsidRPr="00F954D5" w14:paraId="3D52FF73" w14:textId="77777777" w:rsidTr="00F954D5">
        <w:tc>
          <w:tcPr>
            <w:tcW w:w="3616" w:type="dxa"/>
            <w:tcBorders>
              <w:top w:val="single" w:sz="4" w:space="0" w:color="auto"/>
              <w:left w:val="nil"/>
              <w:bottom w:val="single" w:sz="4" w:space="0" w:color="auto"/>
              <w:right w:val="nil"/>
            </w:tcBorders>
            <w:shd w:val="clear" w:color="auto" w:fill="auto"/>
            <w:noWrap/>
            <w:vAlign w:val="center"/>
            <w:hideMark/>
          </w:tcPr>
          <w:p w14:paraId="150C45B7"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All women of reproductive age</w:t>
            </w:r>
          </w:p>
        </w:tc>
        <w:tc>
          <w:tcPr>
            <w:tcW w:w="1556" w:type="dxa"/>
            <w:tcBorders>
              <w:top w:val="single" w:sz="4" w:space="0" w:color="auto"/>
              <w:left w:val="nil"/>
              <w:bottom w:val="single" w:sz="4" w:space="0" w:color="auto"/>
              <w:right w:val="nil"/>
            </w:tcBorders>
            <w:shd w:val="clear" w:color="auto" w:fill="auto"/>
            <w:noWrap/>
            <w:vAlign w:val="center"/>
            <w:hideMark/>
          </w:tcPr>
          <w:p w14:paraId="12DB396D" w14:textId="1F5670F0"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7F36CA0F" w14:textId="52375E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single" w:sz="4" w:space="0" w:color="auto"/>
              <w:left w:val="nil"/>
              <w:bottom w:val="single" w:sz="4" w:space="0" w:color="auto"/>
              <w:right w:val="nil"/>
            </w:tcBorders>
            <w:shd w:val="clear" w:color="auto" w:fill="auto"/>
            <w:vAlign w:val="center"/>
            <w:hideMark/>
          </w:tcPr>
          <w:p w14:paraId="73F29BE1" w14:textId="311F579C" w:rsidR="009F4405" w:rsidRPr="00F954D5" w:rsidRDefault="009F4405" w:rsidP="00F954D5">
            <w:pPr>
              <w:widowControl/>
              <w:spacing w:line="259" w:lineRule="auto"/>
              <w:jc w:val="center"/>
              <w:rPr>
                <w:rFonts w:eastAsia="Times New Roman" w:cs="Times New Roman"/>
                <w:bCs/>
                <w:sz w:val="20"/>
                <w:szCs w:val="20"/>
              </w:rPr>
            </w:pPr>
          </w:p>
        </w:tc>
      </w:tr>
      <w:tr w:rsidR="009F4405" w:rsidRPr="00F954D5" w14:paraId="43CF12D8" w14:textId="77777777" w:rsidTr="00F954D5">
        <w:tc>
          <w:tcPr>
            <w:tcW w:w="3616" w:type="dxa"/>
            <w:tcBorders>
              <w:top w:val="nil"/>
              <w:left w:val="nil"/>
              <w:bottom w:val="single" w:sz="4" w:space="0" w:color="auto"/>
              <w:right w:val="nil"/>
            </w:tcBorders>
            <w:shd w:val="clear" w:color="000000" w:fill="DBE7F3"/>
            <w:vAlign w:val="center"/>
            <w:hideMark/>
          </w:tcPr>
          <w:p w14:paraId="341EAA3B"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Age</w:t>
            </w:r>
          </w:p>
        </w:tc>
        <w:tc>
          <w:tcPr>
            <w:tcW w:w="1556" w:type="dxa"/>
            <w:tcBorders>
              <w:top w:val="nil"/>
              <w:left w:val="nil"/>
              <w:bottom w:val="single" w:sz="4" w:space="0" w:color="auto"/>
              <w:right w:val="nil"/>
            </w:tcBorders>
            <w:shd w:val="clear" w:color="000000" w:fill="DBE7F3"/>
            <w:vAlign w:val="center"/>
            <w:hideMark/>
          </w:tcPr>
          <w:p w14:paraId="17756FE7" w14:textId="1A70DB6F" w:rsidR="009F4405" w:rsidRPr="00F954D5" w:rsidRDefault="009F4405" w:rsidP="00F954D5">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F52BBED" w14:textId="769EEA0B" w:rsidR="009F4405" w:rsidRPr="00F954D5" w:rsidRDefault="009F4405" w:rsidP="00F954D5">
            <w:pPr>
              <w:widowControl/>
              <w:spacing w:line="259" w:lineRule="auto"/>
              <w:jc w:val="center"/>
              <w:rPr>
                <w:rFonts w:eastAsia="Times New Roman" w:cs="Times New Roman"/>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4001FC1" w14:textId="49859517" w:rsidR="009F4405" w:rsidRPr="00F954D5" w:rsidRDefault="009F4405" w:rsidP="00F954D5">
            <w:pPr>
              <w:widowControl/>
              <w:spacing w:line="259" w:lineRule="auto"/>
              <w:jc w:val="center"/>
              <w:rPr>
                <w:rFonts w:eastAsia="Times New Roman" w:cs="Times New Roman"/>
                <w:bCs/>
                <w:color w:val="auto"/>
                <w:sz w:val="20"/>
                <w:szCs w:val="20"/>
              </w:rPr>
            </w:pPr>
          </w:p>
        </w:tc>
      </w:tr>
      <w:tr w:rsidR="009F4405" w:rsidRPr="00F954D5" w14:paraId="705A99B1" w14:textId="77777777" w:rsidTr="00F954D5">
        <w:tc>
          <w:tcPr>
            <w:tcW w:w="3616" w:type="dxa"/>
            <w:tcBorders>
              <w:top w:val="nil"/>
              <w:left w:val="nil"/>
              <w:bottom w:val="single" w:sz="4" w:space="0" w:color="auto"/>
              <w:right w:val="nil"/>
            </w:tcBorders>
            <w:shd w:val="clear" w:color="auto" w:fill="auto"/>
            <w:vAlign w:val="center"/>
            <w:hideMark/>
          </w:tcPr>
          <w:p w14:paraId="7A12B95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15-19</w:t>
            </w:r>
          </w:p>
        </w:tc>
        <w:tc>
          <w:tcPr>
            <w:tcW w:w="1556" w:type="dxa"/>
            <w:tcBorders>
              <w:top w:val="nil"/>
              <w:left w:val="nil"/>
              <w:bottom w:val="single" w:sz="4" w:space="0" w:color="auto"/>
              <w:right w:val="nil"/>
            </w:tcBorders>
            <w:shd w:val="clear" w:color="auto" w:fill="auto"/>
            <w:vAlign w:val="center"/>
            <w:hideMark/>
          </w:tcPr>
          <w:p w14:paraId="3B5C31E4" w14:textId="24B57F2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AF2CD2C" w14:textId="61DCC9C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FB5E68E" w14:textId="6E3678E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F629E0C" w14:textId="77777777" w:rsidTr="00F954D5">
        <w:tc>
          <w:tcPr>
            <w:tcW w:w="3616" w:type="dxa"/>
            <w:tcBorders>
              <w:top w:val="nil"/>
              <w:left w:val="nil"/>
              <w:bottom w:val="single" w:sz="4" w:space="0" w:color="auto"/>
              <w:right w:val="nil"/>
            </w:tcBorders>
            <w:shd w:val="clear" w:color="auto" w:fill="auto"/>
            <w:vAlign w:val="center"/>
            <w:hideMark/>
          </w:tcPr>
          <w:p w14:paraId="5EC71FC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20-24</w:t>
            </w:r>
          </w:p>
        </w:tc>
        <w:tc>
          <w:tcPr>
            <w:tcW w:w="1556" w:type="dxa"/>
            <w:tcBorders>
              <w:top w:val="nil"/>
              <w:left w:val="nil"/>
              <w:bottom w:val="single" w:sz="4" w:space="0" w:color="auto"/>
              <w:right w:val="nil"/>
            </w:tcBorders>
            <w:shd w:val="clear" w:color="auto" w:fill="auto"/>
            <w:vAlign w:val="center"/>
            <w:hideMark/>
          </w:tcPr>
          <w:p w14:paraId="181ACE2B" w14:textId="3AC89E3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63F5ED" w14:textId="3D6B7B14"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0DE68AE" w14:textId="5F5D7DD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1E6E1C3" w14:textId="77777777" w:rsidTr="00F954D5">
        <w:tc>
          <w:tcPr>
            <w:tcW w:w="3616" w:type="dxa"/>
            <w:tcBorders>
              <w:top w:val="nil"/>
              <w:left w:val="nil"/>
              <w:bottom w:val="single" w:sz="4" w:space="0" w:color="auto"/>
              <w:right w:val="nil"/>
            </w:tcBorders>
            <w:shd w:val="clear" w:color="auto" w:fill="auto"/>
            <w:vAlign w:val="center"/>
            <w:hideMark/>
          </w:tcPr>
          <w:p w14:paraId="65560D1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25-29</w:t>
            </w:r>
          </w:p>
        </w:tc>
        <w:tc>
          <w:tcPr>
            <w:tcW w:w="1556" w:type="dxa"/>
            <w:tcBorders>
              <w:top w:val="nil"/>
              <w:left w:val="nil"/>
              <w:bottom w:val="single" w:sz="4" w:space="0" w:color="auto"/>
              <w:right w:val="nil"/>
            </w:tcBorders>
            <w:shd w:val="clear" w:color="auto" w:fill="auto"/>
            <w:vAlign w:val="center"/>
            <w:hideMark/>
          </w:tcPr>
          <w:p w14:paraId="314150A6" w14:textId="20B1773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1BFBE9B" w14:textId="5336AE0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4001308" w14:textId="73C0105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7D6F37F" w14:textId="77777777" w:rsidTr="00F954D5">
        <w:tc>
          <w:tcPr>
            <w:tcW w:w="3616" w:type="dxa"/>
            <w:tcBorders>
              <w:top w:val="nil"/>
              <w:left w:val="nil"/>
              <w:bottom w:val="single" w:sz="4" w:space="0" w:color="auto"/>
              <w:right w:val="nil"/>
            </w:tcBorders>
            <w:shd w:val="clear" w:color="auto" w:fill="auto"/>
            <w:vAlign w:val="center"/>
            <w:hideMark/>
          </w:tcPr>
          <w:p w14:paraId="016FD71A"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30-34</w:t>
            </w:r>
          </w:p>
        </w:tc>
        <w:tc>
          <w:tcPr>
            <w:tcW w:w="1556" w:type="dxa"/>
            <w:tcBorders>
              <w:top w:val="nil"/>
              <w:left w:val="nil"/>
              <w:bottom w:val="single" w:sz="4" w:space="0" w:color="auto"/>
              <w:right w:val="nil"/>
            </w:tcBorders>
            <w:shd w:val="clear" w:color="auto" w:fill="auto"/>
            <w:vAlign w:val="center"/>
            <w:hideMark/>
          </w:tcPr>
          <w:p w14:paraId="3A9BAB15" w14:textId="2A40083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FF05AC" w14:textId="7586FBF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894989" w14:textId="567D2D7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D3FEFF" w14:textId="77777777" w:rsidTr="00F954D5">
        <w:tc>
          <w:tcPr>
            <w:tcW w:w="3616" w:type="dxa"/>
            <w:tcBorders>
              <w:top w:val="nil"/>
              <w:left w:val="nil"/>
              <w:bottom w:val="single" w:sz="4" w:space="0" w:color="auto"/>
              <w:right w:val="nil"/>
            </w:tcBorders>
            <w:shd w:val="clear" w:color="auto" w:fill="auto"/>
            <w:vAlign w:val="center"/>
            <w:hideMark/>
          </w:tcPr>
          <w:p w14:paraId="0C4835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35-39</w:t>
            </w:r>
          </w:p>
        </w:tc>
        <w:tc>
          <w:tcPr>
            <w:tcW w:w="1556" w:type="dxa"/>
            <w:tcBorders>
              <w:top w:val="nil"/>
              <w:left w:val="nil"/>
              <w:bottom w:val="single" w:sz="4" w:space="0" w:color="auto"/>
              <w:right w:val="nil"/>
            </w:tcBorders>
            <w:shd w:val="clear" w:color="auto" w:fill="auto"/>
            <w:vAlign w:val="center"/>
            <w:hideMark/>
          </w:tcPr>
          <w:p w14:paraId="493BBAD7" w14:textId="1B45F61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7BA8AB" w14:textId="65FE8B3F"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A026471" w14:textId="7130E73F"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E87DC6A" w14:textId="77777777" w:rsidTr="00F954D5">
        <w:tc>
          <w:tcPr>
            <w:tcW w:w="3616" w:type="dxa"/>
            <w:tcBorders>
              <w:top w:val="nil"/>
              <w:left w:val="nil"/>
              <w:bottom w:val="single" w:sz="4" w:space="0" w:color="auto"/>
              <w:right w:val="nil"/>
            </w:tcBorders>
            <w:shd w:val="clear" w:color="auto" w:fill="auto"/>
            <w:vAlign w:val="center"/>
            <w:hideMark/>
          </w:tcPr>
          <w:p w14:paraId="17EA3C1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40-44</w:t>
            </w:r>
          </w:p>
        </w:tc>
        <w:tc>
          <w:tcPr>
            <w:tcW w:w="1556" w:type="dxa"/>
            <w:tcBorders>
              <w:top w:val="nil"/>
              <w:left w:val="nil"/>
              <w:bottom w:val="single" w:sz="4" w:space="0" w:color="auto"/>
              <w:right w:val="nil"/>
            </w:tcBorders>
            <w:shd w:val="clear" w:color="auto" w:fill="auto"/>
            <w:vAlign w:val="center"/>
            <w:hideMark/>
          </w:tcPr>
          <w:p w14:paraId="10108585" w14:textId="7C244349"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4DEEB26" w14:textId="16363AD6"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EFF49C" w14:textId="397BEC3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67D6E6" w14:textId="77777777" w:rsidTr="00F954D5">
        <w:tc>
          <w:tcPr>
            <w:tcW w:w="3616" w:type="dxa"/>
            <w:tcBorders>
              <w:top w:val="nil"/>
              <w:left w:val="nil"/>
              <w:bottom w:val="single" w:sz="4" w:space="0" w:color="auto"/>
              <w:right w:val="nil"/>
            </w:tcBorders>
            <w:shd w:val="clear" w:color="auto" w:fill="auto"/>
            <w:vAlign w:val="center"/>
            <w:hideMark/>
          </w:tcPr>
          <w:p w14:paraId="4D1F9CE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45-49</w:t>
            </w:r>
          </w:p>
        </w:tc>
        <w:tc>
          <w:tcPr>
            <w:tcW w:w="1556" w:type="dxa"/>
            <w:tcBorders>
              <w:top w:val="nil"/>
              <w:left w:val="nil"/>
              <w:bottom w:val="single" w:sz="4" w:space="0" w:color="auto"/>
              <w:right w:val="nil"/>
            </w:tcBorders>
            <w:shd w:val="clear" w:color="auto" w:fill="auto"/>
            <w:vAlign w:val="center"/>
            <w:hideMark/>
          </w:tcPr>
          <w:p w14:paraId="50D263CA" w14:textId="62212CC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24B267C" w14:textId="2DC0B13B"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8101E52" w14:textId="545BE8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70A7B9A" w14:textId="77777777" w:rsidTr="00F954D5">
        <w:tc>
          <w:tcPr>
            <w:tcW w:w="3616" w:type="dxa"/>
            <w:tcBorders>
              <w:top w:val="nil"/>
              <w:left w:val="nil"/>
              <w:bottom w:val="single" w:sz="4" w:space="0" w:color="auto"/>
              <w:right w:val="nil"/>
            </w:tcBorders>
            <w:shd w:val="clear" w:color="000000" w:fill="DBE7F3"/>
            <w:vAlign w:val="center"/>
            <w:hideMark/>
          </w:tcPr>
          <w:p w14:paraId="43AC2EB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Education</w:t>
            </w:r>
          </w:p>
        </w:tc>
        <w:tc>
          <w:tcPr>
            <w:tcW w:w="1556" w:type="dxa"/>
            <w:tcBorders>
              <w:top w:val="nil"/>
              <w:left w:val="nil"/>
              <w:bottom w:val="single" w:sz="4" w:space="0" w:color="auto"/>
              <w:right w:val="nil"/>
            </w:tcBorders>
            <w:shd w:val="clear" w:color="000000" w:fill="DBE7F3"/>
            <w:vAlign w:val="center"/>
            <w:hideMark/>
          </w:tcPr>
          <w:p w14:paraId="3F88F161" w14:textId="64F21AB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3A0FA59" w14:textId="36F881A7"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51B0CF38" w14:textId="7692B7F6"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399D9583" w14:textId="77777777" w:rsidTr="00F954D5">
        <w:tc>
          <w:tcPr>
            <w:tcW w:w="3616" w:type="dxa"/>
            <w:tcBorders>
              <w:top w:val="nil"/>
              <w:left w:val="nil"/>
              <w:bottom w:val="single" w:sz="4" w:space="0" w:color="auto"/>
              <w:right w:val="nil"/>
            </w:tcBorders>
            <w:shd w:val="clear" w:color="auto" w:fill="auto"/>
            <w:vAlign w:val="center"/>
            <w:hideMark/>
          </w:tcPr>
          <w:p w14:paraId="383477C5"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 education</w:t>
            </w:r>
          </w:p>
        </w:tc>
        <w:tc>
          <w:tcPr>
            <w:tcW w:w="1556" w:type="dxa"/>
            <w:tcBorders>
              <w:top w:val="nil"/>
              <w:left w:val="nil"/>
              <w:bottom w:val="single" w:sz="4" w:space="0" w:color="auto"/>
              <w:right w:val="nil"/>
            </w:tcBorders>
            <w:shd w:val="clear" w:color="auto" w:fill="auto"/>
            <w:vAlign w:val="center"/>
            <w:hideMark/>
          </w:tcPr>
          <w:p w14:paraId="4FE39C94" w14:textId="75A83F7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9FAB5B3" w14:textId="5297B6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198F5C" w14:textId="212F503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D6B1202" w14:textId="77777777" w:rsidTr="00F954D5">
        <w:tc>
          <w:tcPr>
            <w:tcW w:w="3616" w:type="dxa"/>
            <w:tcBorders>
              <w:top w:val="nil"/>
              <w:left w:val="nil"/>
              <w:bottom w:val="single" w:sz="4" w:space="0" w:color="auto"/>
              <w:right w:val="nil"/>
            </w:tcBorders>
            <w:shd w:val="clear" w:color="auto" w:fill="auto"/>
            <w:vAlign w:val="center"/>
            <w:hideMark/>
          </w:tcPr>
          <w:p w14:paraId="6D7D9B4D"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Less than primary</w:t>
            </w:r>
          </w:p>
        </w:tc>
        <w:tc>
          <w:tcPr>
            <w:tcW w:w="1556" w:type="dxa"/>
            <w:tcBorders>
              <w:top w:val="nil"/>
              <w:left w:val="nil"/>
              <w:bottom w:val="single" w:sz="4" w:space="0" w:color="auto"/>
              <w:right w:val="nil"/>
            </w:tcBorders>
            <w:shd w:val="clear" w:color="auto" w:fill="auto"/>
            <w:vAlign w:val="center"/>
            <w:hideMark/>
          </w:tcPr>
          <w:p w14:paraId="06BBDB94" w14:textId="2F24F266"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FE360F4" w14:textId="3773F12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0B6695" w14:textId="75F7EEB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435F3F3" w14:textId="77777777" w:rsidTr="00F954D5">
        <w:tc>
          <w:tcPr>
            <w:tcW w:w="3616" w:type="dxa"/>
            <w:tcBorders>
              <w:top w:val="nil"/>
              <w:left w:val="nil"/>
              <w:bottom w:val="single" w:sz="4" w:space="0" w:color="auto"/>
              <w:right w:val="nil"/>
            </w:tcBorders>
            <w:shd w:val="clear" w:color="auto" w:fill="auto"/>
            <w:vAlign w:val="center"/>
            <w:hideMark/>
          </w:tcPr>
          <w:p w14:paraId="7F9EB33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lastRenderedPageBreak/>
              <w:t>Completed primary</w:t>
            </w:r>
          </w:p>
        </w:tc>
        <w:tc>
          <w:tcPr>
            <w:tcW w:w="1556" w:type="dxa"/>
            <w:tcBorders>
              <w:top w:val="nil"/>
              <w:left w:val="nil"/>
              <w:bottom w:val="single" w:sz="4" w:space="0" w:color="auto"/>
              <w:right w:val="nil"/>
            </w:tcBorders>
            <w:shd w:val="clear" w:color="auto" w:fill="auto"/>
            <w:vAlign w:val="center"/>
            <w:hideMark/>
          </w:tcPr>
          <w:p w14:paraId="064D2354" w14:textId="438DB22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50F228" w14:textId="2DF7792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466BB8E" w14:textId="09EE920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6C3E578" w14:textId="77777777" w:rsidTr="00F954D5">
        <w:tc>
          <w:tcPr>
            <w:tcW w:w="3616" w:type="dxa"/>
            <w:tcBorders>
              <w:top w:val="nil"/>
              <w:left w:val="nil"/>
              <w:bottom w:val="single" w:sz="4" w:space="0" w:color="auto"/>
              <w:right w:val="nil"/>
            </w:tcBorders>
            <w:shd w:val="clear" w:color="auto" w:fill="auto"/>
            <w:vAlign w:val="center"/>
            <w:hideMark/>
          </w:tcPr>
          <w:p w14:paraId="04DCA86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Completed secondary</w:t>
            </w:r>
          </w:p>
        </w:tc>
        <w:tc>
          <w:tcPr>
            <w:tcW w:w="1556" w:type="dxa"/>
            <w:tcBorders>
              <w:top w:val="nil"/>
              <w:left w:val="nil"/>
              <w:bottom w:val="single" w:sz="4" w:space="0" w:color="auto"/>
              <w:right w:val="nil"/>
            </w:tcBorders>
            <w:shd w:val="clear" w:color="auto" w:fill="auto"/>
            <w:vAlign w:val="center"/>
            <w:hideMark/>
          </w:tcPr>
          <w:p w14:paraId="2035BD02" w14:textId="2063C78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8A0A8AD" w14:textId="2EE9F1AA"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73E277" w14:textId="5FE8D10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3E77736" w14:textId="77777777" w:rsidTr="00F954D5">
        <w:tc>
          <w:tcPr>
            <w:tcW w:w="3616" w:type="dxa"/>
            <w:tcBorders>
              <w:top w:val="nil"/>
              <w:left w:val="nil"/>
              <w:bottom w:val="single" w:sz="4" w:space="0" w:color="auto"/>
              <w:right w:val="nil"/>
            </w:tcBorders>
            <w:shd w:val="clear" w:color="auto" w:fill="auto"/>
            <w:vAlign w:val="center"/>
            <w:hideMark/>
          </w:tcPr>
          <w:p w14:paraId="1446F83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Higher</w:t>
            </w:r>
          </w:p>
        </w:tc>
        <w:tc>
          <w:tcPr>
            <w:tcW w:w="1556" w:type="dxa"/>
            <w:tcBorders>
              <w:top w:val="nil"/>
              <w:left w:val="nil"/>
              <w:bottom w:val="single" w:sz="4" w:space="0" w:color="auto"/>
              <w:right w:val="nil"/>
            </w:tcBorders>
            <w:shd w:val="clear" w:color="auto" w:fill="auto"/>
            <w:vAlign w:val="center"/>
            <w:hideMark/>
          </w:tcPr>
          <w:p w14:paraId="01AC7A92" w14:textId="01A73A28"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0E6F5CD" w14:textId="076ED0C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7708D3F" w14:textId="414AFC6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723DAD3" w14:textId="77777777" w:rsidTr="00F954D5">
        <w:tc>
          <w:tcPr>
            <w:tcW w:w="3616" w:type="dxa"/>
            <w:tcBorders>
              <w:top w:val="nil"/>
              <w:left w:val="nil"/>
              <w:bottom w:val="single" w:sz="4" w:space="0" w:color="auto"/>
              <w:right w:val="nil"/>
            </w:tcBorders>
            <w:shd w:val="clear" w:color="000000" w:fill="DBE7F3"/>
            <w:vAlign w:val="center"/>
            <w:hideMark/>
          </w:tcPr>
          <w:p w14:paraId="21D53DD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Pregnancy status</w:t>
            </w:r>
            <w:r w:rsidRPr="00F954D5">
              <w:rPr>
                <w:rFonts w:eastAsia="Times New Roman" w:cs="Times New Roman"/>
                <w:b/>
                <w:bCs/>
                <w:color w:val="auto"/>
                <w:sz w:val="20"/>
                <w:szCs w:val="20"/>
                <w:vertAlign w:val="superscript"/>
              </w:rPr>
              <w:t>c</w:t>
            </w:r>
          </w:p>
        </w:tc>
        <w:tc>
          <w:tcPr>
            <w:tcW w:w="1556" w:type="dxa"/>
            <w:tcBorders>
              <w:top w:val="nil"/>
              <w:left w:val="nil"/>
              <w:bottom w:val="single" w:sz="4" w:space="0" w:color="auto"/>
              <w:right w:val="nil"/>
            </w:tcBorders>
            <w:shd w:val="clear" w:color="000000" w:fill="DBE7F3"/>
            <w:vAlign w:val="center"/>
            <w:hideMark/>
          </w:tcPr>
          <w:p w14:paraId="0CB2382D" w14:textId="74C2495B"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C21CC5F" w14:textId="5C851E4B"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27AA30EE" w14:textId="79E8155C"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1292D01A" w14:textId="77777777" w:rsidTr="00F954D5">
        <w:tc>
          <w:tcPr>
            <w:tcW w:w="3616" w:type="dxa"/>
            <w:tcBorders>
              <w:top w:val="nil"/>
              <w:left w:val="nil"/>
              <w:bottom w:val="single" w:sz="4" w:space="0" w:color="auto"/>
              <w:right w:val="nil"/>
            </w:tcBorders>
            <w:shd w:val="clear" w:color="auto" w:fill="auto"/>
            <w:vAlign w:val="center"/>
            <w:hideMark/>
          </w:tcPr>
          <w:p w14:paraId="458EAB9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Pregnant</w:t>
            </w:r>
          </w:p>
        </w:tc>
        <w:tc>
          <w:tcPr>
            <w:tcW w:w="1556" w:type="dxa"/>
            <w:tcBorders>
              <w:top w:val="nil"/>
              <w:left w:val="nil"/>
              <w:bottom w:val="single" w:sz="4" w:space="0" w:color="auto"/>
              <w:right w:val="nil"/>
            </w:tcBorders>
            <w:shd w:val="clear" w:color="auto" w:fill="auto"/>
            <w:vAlign w:val="center"/>
            <w:hideMark/>
          </w:tcPr>
          <w:p w14:paraId="0D5A9382" w14:textId="57885CC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9A429" w14:textId="255B85E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67BB31A" w14:textId="432B9E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CD5F55" w14:textId="77777777" w:rsidTr="00F954D5">
        <w:tc>
          <w:tcPr>
            <w:tcW w:w="3616" w:type="dxa"/>
            <w:tcBorders>
              <w:top w:val="nil"/>
              <w:left w:val="nil"/>
              <w:bottom w:val="single" w:sz="4" w:space="0" w:color="auto"/>
              <w:right w:val="nil"/>
            </w:tcBorders>
            <w:shd w:val="clear" w:color="auto" w:fill="auto"/>
            <w:vAlign w:val="center"/>
            <w:hideMark/>
          </w:tcPr>
          <w:p w14:paraId="25463F4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Not pregnant</w:t>
            </w:r>
          </w:p>
        </w:tc>
        <w:tc>
          <w:tcPr>
            <w:tcW w:w="1556" w:type="dxa"/>
            <w:tcBorders>
              <w:top w:val="nil"/>
              <w:left w:val="nil"/>
              <w:bottom w:val="single" w:sz="4" w:space="0" w:color="auto"/>
              <w:right w:val="nil"/>
            </w:tcBorders>
            <w:shd w:val="clear" w:color="auto" w:fill="auto"/>
            <w:vAlign w:val="center"/>
            <w:hideMark/>
          </w:tcPr>
          <w:p w14:paraId="12F550DF" w14:textId="7B6B2EF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2C2D96" w14:textId="59F6B87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DDC4A3" w14:textId="690F802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B30A3D5" w14:textId="77777777" w:rsidTr="00F954D5">
        <w:tc>
          <w:tcPr>
            <w:tcW w:w="3616" w:type="dxa"/>
            <w:tcBorders>
              <w:top w:val="nil"/>
              <w:left w:val="nil"/>
              <w:bottom w:val="single" w:sz="4" w:space="0" w:color="auto"/>
              <w:right w:val="nil"/>
            </w:tcBorders>
            <w:shd w:val="clear" w:color="000000" w:fill="DBE7F3"/>
            <w:vAlign w:val="center"/>
            <w:hideMark/>
          </w:tcPr>
          <w:p w14:paraId="68CF099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Gendered household type</w:t>
            </w:r>
          </w:p>
        </w:tc>
        <w:tc>
          <w:tcPr>
            <w:tcW w:w="1556" w:type="dxa"/>
            <w:tcBorders>
              <w:top w:val="nil"/>
              <w:left w:val="nil"/>
              <w:bottom w:val="single" w:sz="4" w:space="0" w:color="auto"/>
              <w:right w:val="nil"/>
            </w:tcBorders>
            <w:shd w:val="clear" w:color="000000" w:fill="DBE7F3"/>
            <w:vAlign w:val="center"/>
            <w:hideMark/>
          </w:tcPr>
          <w:p w14:paraId="69B08C52" w14:textId="12B51B1D"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042026" w14:textId="48DDD611"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A521D08" w14:textId="016A1C4D"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4FDAD49C" w14:textId="77777777" w:rsidTr="00F954D5">
        <w:tc>
          <w:tcPr>
            <w:tcW w:w="3616" w:type="dxa"/>
            <w:tcBorders>
              <w:top w:val="nil"/>
              <w:left w:val="nil"/>
              <w:bottom w:val="single" w:sz="4" w:space="0" w:color="auto"/>
              <w:right w:val="nil"/>
            </w:tcBorders>
            <w:shd w:val="clear" w:color="auto" w:fill="auto"/>
            <w:vAlign w:val="center"/>
            <w:hideMark/>
          </w:tcPr>
          <w:p w14:paraId="5409F9D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and female adults</w:t>
            </w:r>
          </w:p>
        </w:tc>
        <w:tc>
          <w:tcPr>
            <w:tcW w:w="1556" w:type="dxa"/>
            <w:tcBorders>
              <w:top w:val="nil"/>
              <w:left w:val="nil"/>
              <w:bottom w:val="single" w:sz="4" w:space="0" w:color="auto"/>
              <w:right w:val="nil"/>
            </w:tcBorders>
            <w:shd w:val="clear" w:color="auto" w:fill="auto"/>
            <w:vAlign w:val="center"/>
            <w:hideMark/>
          </w:tcPr>
          <w:p w14:paraId="1DC1C628" w14:textId="5ECC6C72"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DBB058" w14:textId="63692D4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008E234" w14:textId="54FAD64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1AE2CCF" w14:textId="77777777" w:rsidTr="00F954D5">
        <w:tc>
          <w:tcPr>
            <w:tcW w:w="3616" w:type="dxa"/>
            <w:tcBorders>
              <w:top w:val="nil"/>
              <w:left w:val="nil"/>
              <w:bottom w:val="single" w:sz="4" w:space="0" w:color="auto"/>
              <w:right w:val="nil"/>
            </w:tcBorders>
            <w:shd w:val="clear" w:color="auto" w:fill="auto"/>
            <w:vAlign w:val="center"/>
            <w:hideMark/>
          </w:tcPr>
          <w:p w14:paraId="191B37D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Female adults only</w:t>
            </w:r>
          </w:p>
        </w:tc>
        <w:tc>
          <w:tcPr>
            <w:tcW w:w="1556" w:type="dxa"/>
            <w:tcBorders>
              <w:top w:val="nil"/>
              <w:left w:val="nil"/>
              <w:bottom w:val="single" w:sz="4" w:space="0" w:color="auto"/>
              <w:right w:val="nil"/>
            </w:tcBorders>
            <w:shd w:val="clear" w:color="auto" w:fill="auto"/>
            <w:vAlign w:val="center"/>
            <w:hideMark/>
          </w:tcPr>
          <w:p w14:paraId="443A24C6" w14:textId="35FA772C"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5A18877" w14:textId="64BA9A9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0FCEA1D" w14:textId="65CA6BC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3008C7A" w14:textId="77777777" w:rsidTr="00F954D5">
        <w:tc>
          <w:tcPr>
            <w:tcW w:w="3616" w:type="dxa"/>
            <w:tcBorders>
              <w:top w:val="nil"/>
              <w:left w:val="nil"/>
              <w:bottom w:val="single" w:sz="4" w:space="0" w:color="auto"/>
              <w:right w:val="nil"/>
            </w:tcBorders>
            <w:shd w:val="clear" w:color="auto" w:fill="auto"/>
            <w:vAlign w:val="center"/>
            <w:hideMark/>
          </w:tcPr>
          <w:p w14:paraId="31F9C59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adults only</w:t>
            </w:r>
          </w:p>
        </w:tc>
        <w:tc>
          <w:tcPr>
            <w:tcW w:w="1556" w:type="dxa"/>
            <w:tcBorders>
              <w:top w:val="nil"/>
              <w:left w:val="nil"/>
              <w:bottom w:val="single" w:sz="4" w:space="0" w:color="auto"/>
              <w:right w:val="nil"/>
            </w:tcBorders>
            <w:shd w:val="clear" w:color="auto" w:fill="auto"/>
            <w:vAlign w:val="center"/>
            <w:hideMark/>
          </w:tcPr>
          <w:p w14:paraId="561EC54A" w14:textId="2194821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839CFE" w14:textId="59505273"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52AB8CE" w14:textId="7977DD4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584E67" w14:textId="77777777" w:rsidTr="00F954D5">
        <w:tc>
          <w:tcPr>
            <w:tcW w:w="3616" w:type="dxa"/>
            <w:tcBorders>
              <w:top w:val="nil"/>
              <w:left w:val="nil"/>
              <w:bottom w:val="single" w:sz="4" w:space="0" w:color="auto"/>
              <w:right w:val="nil"/>
            </w:tcBorders>
            <w:shd w:val="clear" w:color="auto" w:fill="auto"/>
            <w:vAlign w:val="center"/>
            <w:hideMark/>
          </w:tcPr>
          <w:p w14:paraId="271A15C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Children only (no adults) </w:t>
            </w:r>
          </w:p>
        </w:tc>
        <w:tc>
          <w:tcPr>
            <w:tcW w:w="1556" w:type="dxa"/>
            <w:tcBorders>
              <w:top w:val="nil"/>
              <w:left w:val="nil"/>
              <w:bottom w:val="single" w:sz="4" w:space="0" w:color="auto"/>
              <w:right w:val="nil"/>
            </w:tcBorders>
            <w:shd w:val="clear" w:color="auto" w:fill="auto"/>
            <w:vAlign w:val="center"/>
            <w:hideMark/>
          </w:tcPr>
          <w:p w14:paraId="2EC1B3D5" w14:textId="0671661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1CAB9F" w14:textId="4765F36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EF0EA45" w14:textId="2D37334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88D615" w14:textId="77777777" w:rsidTr="00F954D5">
        <w:tc>
          <w:tcPr>
            <w:tcW w:w="3616" w:type="dxa"/>
            <w:tcBorders>
              <w:top w:val="nil"/>
              <w:left w:val="nil"/>
              <w:bottom w:val="single" w:sz="4" w:space="0" w:color="auto"/>
              <w:right w:val="nil"/>
            </w:tcBorders>
            <w:shd w:val="clear" w:color="000000" w:fill="DBE7F3"/>
            <w:noWrap/>
            <w:vAlign w:val="center"/>
            <w:hideMark/>
          </w:tcPr>
          <w:p w14:paraId="7BB2658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Wealth quintile</w:t>
            </w:r>
          </w:p>
        </w:tc>
        <w:tc>
          <w:tcPr>
            <w:tcW w:w="1556" w:type="dxa"/>
            <w:tcBorders>
              <w:top w:val="nil"/>
              <w:left w:val="nil"/>
              <w:bottom w:val="single" w:sz="4" w:space="0" w:color="auto"/>
              <w:right w:val="nil"/>
            </w:tcBorders>
            <w:shd w:val="clear" w:color="000000" w:fill="DBE7F3"/>
            <w:noWrap/>
            <w:vAlign w:val="center"/>
            <w:hideMark/>
          </w:tcPr>
          <w:p w14:paraId="05EEB38F" w14:textId="74186427"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16B26A1" w14:textId="66C71B96"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6B5B25F" w14:textId="7F7A2739"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1DFA26F" w14:textId="77777777" w:rsidTr="00F954D5">
        <w:tc>
          <w:tcPr>
            <w:tcW w:w="3616" w:type="dxa"/>
            <w:tcBorders>
              <w:top w:val="nil"/>
              <w:left w:val="nil"/>
              <w:bottom w:val="single" w:sz="4" w:space="0" w:color="auto"/>
              <w:right w:val="nil"/>
            </w:tcBorders>
            <w:shd w:val="clear" w:color="auto" w:fill="auto"/>
            <w:noWrap/>
            <w:vAlign w:val="center"/>
            <w:hideMark/>
          </w:tcPr>
          <w:p w14:paraId="2389A8F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Highest (wealthiest)</w:t>
            </w:r>
          </w:p>
        </w:tc>
        <w:tc>
          <w:tcPr>
            <w:tcW w:w="1556" w:type="dxa"/>
            <w:tcBorders>
              <w:top w:val="nil"/>
              <w:left w:val="nil"/>
              <w:bottom w:val="single" w:sz="4" w:space="0" w:color="auto"/>
              <w:right w:val="nil"/>
            </w:tcBorders>
            <w:shd w:val="clear" w:color="auto" w:fill="auto"/>
            <w:noWrap/>
            <w:vAlign w:val="center"/>
            <w:hideMark/>
          </w:tcPr>
          <w:p w14:paraId="7322D9B3" w14:textId="0C3FBED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1B06920E" w14:textId="04888E1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61DD775" w14:textId="05BF5E8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0DAFE29" w14:textId="77777777" w:rsidTr="00F954D5">
        <w:tc>
          <w:tcPr>
            <w:tcW w:w="3616" w:type="dxa"/>
            <w:tcBorders>
              <w:top w:val="nil"/>
              <w:left w:val="nil"/>
              <w:bottom w:val="single" w:sz="4" w:space="0" w:color="auto"/>
              <w:right w:val="nil"/>
            </w:tcBorders>
            <w:shd w:val="clear" w:color="auto" w:fill="auto"/>
            <w:noWrap/>
            <w:vAlign w:val="center"/>
            <w:hideMark/>
          </w:tcPr>
          <w:p w14:paraId="1B674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Fourth</w:t>
            </w:r>
          </w:p>
        </w:tc>
        <w:tc>
          <w:tcPr>
            <w:tcW w:w="1556" w:type="dxa"/>
            <w:tcBorders>
              <w:top w:val="nil"/>
              <w:left w:val="nil"/>
              <w:bottom w:val="single" w:sz="4" w:space="0" w:color="auto"/>
              <w:right w:val="nil"/>
            </w:tcBorders>
            <w:shd w:val="clear" w:color="auto" w:fill="auto"/>
            <w:noWrap/>
            <w:vAlign w:val="center"/>
            <w:hideMark/>
          </w:tcPr>
          <w:p w14:paraId="64A6AED8" w14:textId="199AED1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698E82B0" w14:textId="67854E3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1B387B32" w14:textId="0017425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5D1645C" w14:textId="77777777" w:rsidTr="00F954D5">
        <w:tc>
          <w:tcPr>
            <w:tcW w:w="3616" w:type="dxa"/>
            <w:tcBorders>
              <w:top w:val="nil"/>
              <w:left w:val="nil"/>
              <w:bottom w:val="single" w:sz="4" w:space="0" w:color="auto"/>
              <w:right w:val="nil"/>
            </w:tcBorders>
            <w:shd w:val="clear" w:color="auto" w:fill="auto"/>
            <w:noWrap/>
            <w:vAlign w:val="center"/>
            <w:hideMark/>
          </w:tcPr>
          <w:p w14:paraId="4C55524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Middle</w:t>
            </w:r>
          </w:p>
        </w:tc>
        <w:tc>
          <w:tcPr>
            <w:tcW w:w="1556" w:type="dxa"/>
            <w:tcBorders>
              <w:top w:val="nil"/>
              <w:left w:val="nil"/>
              <w:bottom w:val="single" w:sz="4" w:space="0" w:color="auto"/>
              <w:right w:val="nil"/>
            </w:tcBorders>
            <w:shd w:val="clear" w:color="auto" w:fill="auto"/>
            <w:noWrap/>
            <w:vAlign w:val="center"/>
            <w:hideMark/>
          </w:tcPr>
          <w:p w14:paraId="0042FA91" w14:textId="1757F432"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24932EB2" w14:textId="243FE2AE"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7327FA" w14:textId="41E7FD67"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BE4490" w14:textId="77777777" w:rsidTr="00F954D5">
        <w:tc>
          <w:tcPr>
            <w:tcW w:w="3616" w:type="dxa"/>
            <w:tcBorders>
              <w:top w:val="nil"/>
              <w:left w:val="nil"/>
              <w:bottom w:val="single" w:sz="4" w:space="0" w:color="auto"/>
              <w:right w:val="nil"/>
            </w:tcBorders>
            <w:shd w:val="clear" w:color="auto" w:fill="auto"/>
            <w:noWrap/>
            <w:vAlign w:val="center"/>
            <w:hideMark/>
          </w:tcPr>
          <w:p w14:paraId="4D03DC49"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Second</w:t>
            </w:r>
          </w:p>
        </w:tc>
        <w:tc>
          <w:tcPr>
            <w:tcW w:w="1556" w:type="dxa"/>
            <w:tcBorders>
              <w:top w:val="nil"/>
              <w:left w:val="nil"/>
              <w:bottom w:val="single" w:sz="4" w:space="0" w:color="auto"/>
              <w:right w:val="nil"/>
            </w:tcBorders>
            <w:shd w:val="clear" w:color="auto" w:fill="auto"/>
            <w:noWrap/>
            <w:vAlign w:val="center"/>
            <w:hideMark/>
          </w:tcPr>
          <w:p w14:paraId="2826C592" w14:textId="7BF1380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2763ED6" w14:textId="6FFF35B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559EEA" w14:textId="2CBB965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E74D3E" w14:textId="77777777" w:rsidTr="00F954D5">
        <w:tc>
          <w:tcPr>
            <w:tcW w:w="3616" w:type="dxa"/>
            <w:tcBorders>
              <w:top w:val="nil"/>
              <w:left w:val="nil"/>
              <w:bottom w:val="single" w:sz="4" w:space="0" w:color="auto"/>
              <w:right w:val="nil"/>
            </w:tcBorders>
            <w:shd w:val="clear" w:color="auto" w:fill="auto"/>
            <w:noWrap/>
            <w:vAlign w:val="center"/>
            <w:hideMark/>
          </w:tcPr>
          <w:p w14:paraId="5658FBB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Lowest (poorest)</w:t>
            </w:r>
          </w:p>
        </w:tc>
        <w:tc>
          <w:tcPr>
            <w:tcW w:w="1556" w:type="dxa"/>
            <w:tcBorders>
              <w:top w:val="nil"/>
              <w:left w:val="nil"/>
              <w:bottom w:val="single" w:sz="4" w:space="0" w:color="auto"/>
              <w:right w:val="nil"/>
            </w:tcBorders>
            <w:shd w:val="clear" w:color="auto" w:fill="auto"/>
            <w:noWrap/>
            <w:vAlign w:val="center"/>
            <w:hideMark/>
          </w:tcPr>
          <w:p w14:paraId="2EBD662F" w14:textId="3383C67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3305F696" w14:textId="6160F5C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6D1A659" w14:textId="5FC0CDF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C6369D6" w14:textId="77777777" w:rsidTr="00F954D5">
        <w:tc>
          <w:tcPr>
            <w:tcW w:w="3616" w:type="dxa"/>
            <w:tcBorders>
              <w:top w:val="nil"/>
              <w:left w:val="nil"/>
              <w:bottom w:val="single" w:sz="4" w:space="0" w:color="auto"/>
              <w:right w:val="nil"/>
            </w:tcBorders>
            <w:shd w:val="clear" w:color="000000" w:fill="DBE5F1"/>
            <w:vAlign w:val="center"/>
            <w:hideMark/>
          </w:tcPr>
          <w:p w14:paraId="4B8B241B"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Poverty status</w:t>
            </w:r>
          </w:p>
        </w:tc>
        <w:tc>
          <w:tcPr>
            <w:tcW w:w="1556" w:type="dxa"/>
            <w:tcBorders>
              <w:top w:val="nil"/>
              <w:left w:val="nil"/>
              <w:bottom w:val="single" w:sz="4" w:space="0" w:color="auto"/>
              <w:right w:val="nil"/>
            </w:tcBorders>
            <w:shd w:val="clear" w:color="000000" w:fill="DBE5F1"/>
            <w:vAlign w:val="center"/>
            <w:hideMark/>
          </w:tcPr>
          <w:p w14:paraId="33F4FED2" w14:textId="02AB8429" w:rsidR="009F4405" w:rsidRPr="00F954D5" w:rsidRDefault="009F4405" w:rsidP="00F954D5">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8E07E0D" w14:textId="08F9C82E" w:rsidR="009F4405" w:rsidRPr="00F954D5" w:rsidRDefault="009F4405" w:rsidP="00F954D5">
            <w:pPr>
              <w:widowControl/>
              <w:spacing w:line="259" w:lineRule="auto"/>
              <w:jc w:val="center"/>
              <w:rPr>
                <w:rFonts w:eastAsia="Times New Roman" w:cs="Times New Roman"/>
                <w:b/>
                <w:bCs/>
                <w:sz w:val="20"/>
                <w:szCs w:val="20"/>
              </w:rPr>
            </w:pPr>
          </w:p>
        </w:tc>
        <w:tc>
          <w:tcPr>
            <w:tcW w:w="1531" w:type="dxa"/>
            <w:tcBorders>
              <w:top w:val="nil"/>
              <w:left w:val="nil"/>
              <w:bottom w:val="single" w:sz="4" w:space="0" w:color="auto"/>
              <w:right w:val="nil"/>
            </w:tcBorders>
            <w:shd w:val="clear" w:color="000000" w:fill="DBE5F1"/>
            <w:vAlign w:val="center"/>
            <w:hideMark/>
          </w:tcPr>
          <w:p w14:paraId="3750A8AB" w14:textId="7181316D" w:rsidR="009F4405" w:rsidRPr="00F954D5" w:rsidRDefault="009F4405" w:rsidP="00F954D5">
            <w:pPr>
              <w:widowControl/>
              <w:spacing w:line="259" w:lineRule="auto"/>
              <w:jc w:val="center"/>
              <w:rPr>
                <w:rFonts w:eastAsia="Times New Roman" w:cs="Times New Roman"/>
                <w:b/>
                <w:bCs/>
                <w:sz w:val="20"/>
                <w:szCs w:val="20"/>
              </w:rPr>
            </w:pPr>
          </w:p>
        </w:tc>
      </w:tr>
      <w:tr w:rsidR="009F4405" w:rsidRPr="00F954D5" w14:paraId="31C62FEA" w14:textId="77777777" w:rsidTr="00F954D5">
        <w:tc>
          <w:tcPr>
            <w:tcW w:w="3616" w:type="dxa"/>
            <w:tcBorders>
              <w:top w:val="nil"/>
              <w:left w:val="nil"/>
              <w:bottom w:val="single" w:sz="4" w:space="0" w:color="auto"/>
              <w:right w:val="nil"/>
            </w:tcBorders>
            <w:shd w:val="clear" w:color="auto" w:fill="auto"/>
            <w:vAlign w:val="center"/>
            <w:hideMark/>
          </w:tcPr>
          <w:p w14:paraId="7CDFF5A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Poor</w:t>
            </w:r>
          </w:p>
        </w:tc>
        <w:tc>
          <w:tcPr>
            <w:tcW w:w="1556" w:type="dxa"/>
            <w:tcBorders>
              <w:top w:val="nil"/>
              <w:left w:val="nil"/>
              <w:bottom w:val="single" w:sz="4" w:space="0" w:color="auto"/>
              <w:right w:val="nil"/>
            </w:tcBorders>
            <w:shd w:val="clear" w:color="auto" w:fill="auto"/>
            <w:vAlign w:val="center"/>
            <w:hideMark/>
          </w:tcPr>
          <w:p w14:paraId="36E1043B" w14:textId="0452139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6C1430" w14:textId="5BC6028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5A4F5D96" w14:textId="565C1F94"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7265992" w14:textId="77777777" w:rsidTr="00F954D5">
        <w:tc>
          <w:tcPr>
            <w:tcW w:w="3616" w:type="dxa"/>
            <w:tcBorders>
              <w:top w:val="nil"/>
              <w:left w:val="nil"/>
              <w:bottom w:val="single" w:sz="4" w:space="0" w:color="auto"/>
              <w:right w:val="nil"/>
            </w:tcBorders>
            <w:shd w:val="clear" w:color="auto" w:fill="auto"/>
            <w:vAlign w:val="center"/>
            <w:hideMark/>
          </w:tcPr>
          <w:p w14:paraId="1B28F77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Non-poor</w:t>
            </w:r>
          </w:p>
        </w:tc>
        <w:tc>
          <w:tcPr>
            <w:tcW w:w="1556" w:type="dxa"/>
            <w:tcBorders>
              <w:top w:val="nil"/>
              <w:left w:val="nil"/>
              <w:bottom w:val="single" w:sz="4" w:space="0" w:color="auto"/>
              <w:right w:val="nil"/>
            </w:tcBorders>
            <w:shd w:val="clear" w:color="auto" w:fill="auto"/>
            <w:vAlign w:val="center"/>
            <w:hideMark/>
          </w:tcPr>
          <w:p w14:paraId="0DAAEA80" w14:textId="27345A7E"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F2E88B" w14:textId="1E80529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31D0179B" w14:textId="3BEC4065"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4597E34" w14:textId="77777777" w:rsidTr="00F954D5">
        <w:tc>
          <w:tcPr>
            <w:tcW w:w="3616" w:type="dxa"/>
            <w:tcBorders>
              <w:top w:val="nil"/>
              <w:left w:val="nil"/>
              <w:bottom w:val="single" w:sz="4" w:space="0" w:color="auto"/>
              <w:right w:val="nil"/>
            </w:tcBorders>
            <w:shd w:val="clear" w:color="000000" w:fill="DBE7F3"/>
            <w:noWrap/>
            <w:vAlign w:val="center"/>
            <w:hideMark/>
          </w:tcPr>
          <w:p w14:paraId="3546FBB9"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Shock exposure index</w:t>
            </w:r>
          </w:p>
        </w:tc>
        <w:tc>
          <w:tcPr>
            <w:tcW w:w="1556" w:type="dxa"/>
            <w:tcBorders>
              <w:top w:val="nil"/>
              <w:left w:val="nil"/>
              <w:bottom w:val="single" w:sz="4" w:space="0" w:color="auto"/>
              <w:right w:val="nil"/>
            </w:tcBorders>
            <w:shd w:val="clear" w:color="000000" w:fill="DBE7F3"/>
            <w:vAlign w:val="center"/>
            <w:hideMark/>
          </w:tcPr>
          <w:p w14:paraId="7F33BF32" w14:textId="716F339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3ADCF1" w14:textId="521BEE78"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103B0C74" w14:textId="149842BE"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E1A1490" w14:textId="77777777" w:rsidTr="00F954D5">
        <w:tc>
          <w:tcPr>
            <w:tcW w:w="3616" w:type="dxa"/>
            <w:tcBorders>
              <w:top w:val="nil"/>
              <w:left w:val="nil"/>
              <w:bottom w:val="single" w:sz="4" w:space="0" w:color="auto"/>
              <w:right w:val="nil"/>
            </w:tcBorders>
            <w:shd w:val="clear" w:color="auto" w:fill="auto"/>
            <w:noWrap/>
            <w:vAlign w:val="center"/>
            <w:hideMark/>
          </w:tcPr>
          <w:p w14:paraId="384B765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Did not experience any shocks</w:t>
            </w:r>
          </w:p>
        </w:tc>
        <w:tc>
          <w:tcPr>
            <w:tcW w:w="1556" w:type="dxa"/>
            <w:tcBorders>
              <w:top w:val="nil"/>
              <w:left w:val="nil"/>
              <w:bottom w:val="single" w:sz="4" w:space="0" w:color="auto"/>
              <w:right w:val="nil"/>
            </w:tcBorders>
            <w:shd w:val="clear" w:color="auto" w:fill="auto"/>
            <w:vAlign w:val="center"/>
            <w:hideMark/>
          </w:tcPr>
          <w:p w14:paraId="4207E58F" w14:textId="3045420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FE85C0" w14:textId="6C01BEB5"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165DF8AF" w14:textId="19FE154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B1278B" w14:textId="77777777" w:rsidTr="00F954D5">
        <w:tc>
          <w:tcPr>
            <w:tcW w:w="3616" w:type="dxa"/>
            <w:tcBorders>
              <w:top w:val="nil"/>
              <w:left w:val="nil"/>
              <w:bottom w:val="single" w:sz="4" w:space="0" w:color="auto"/>
              <w:right w:val="nil"/>
            </w:tcBorders>
            <w:shd w:val="clear" w:color="auto" w:fill="auto"/>
            <w:noWrap/>
            <w:vAlign w:val="center"/>
            <w:hideMark/>
          </w:tcPr>
          <w:p w14:paraId="39939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w:t>
            </w:r>
          </w:p>
        </w:tc>
        <w:tc>
          <w:tcPr>
            <w:tcW w:w="1556" w:type="dxa"/>
            <w:tcBorders>
              <w:top w:val="nil"/>
              <w:left w:val="nil"/>
              <w:bottom w:val="single" w:sz="4" w:space="0" w:color="auto"/>
              <w:right w:val="nil"/>
            </w:tcBorders>
            <w:shd w:val="clear" w:color="auto" w:fill="auto"/>
            <w:vAlign w:val="center"/>
            <w:hideMark/>
          </w:tcPr>
          <w:p w14:paraId="6E9FBC72" w14:textId="4381F68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10D56D5" w14:textId="6BDAFD9E"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7C8CEC4" w14:textId="4B40842B"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0800B5C" w14:textId="77777777" w:rsidTr="00F954D5">
        <w:tc>
          <w:tcPr>
            <w:tcW w:w="3616" w:type="dxa"/>
            <w:tcBorders>
              <w:top w:val="nil"/>
              <w:left w:val="nil"/>
              <w:bottom w:val="single" w:sz="4" w:space="0" w:color="auto"/>
              <w:right w:val="nil"/>
            </w:tcBorders>
            <w:shd w:val="clear" w:color="auto" w:fill="auto"/>
            <w:noWrap/>
            <w:vAlign w:val="center"/>
            <w:hideMark/>
          </w:tcPr>
          <w:p w14:paraId="4046EBE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Moderate</w:t>
            </w:r>
          </w:p>
        </w:tc>
        <w:tc>
          <w:tcPr>
            <w:tcW w:w="1556" w:type="dxa"/>
            <w:tcBorders>
              <w:top w:val="nil"/>
              <w:left w:val="nil"/>
              <w:bottom w:val="single" w:sz="4" w:space="0" w:color="auto"/>
              <w:right w:val="nil"/>
            </w:tcBorders>
            <w:shd w:val="clear" w:color="auto" w:fill="auto"/>
            <w:vAlign w:val="center"/>
            <w:hideMark/>
          </w:tcPr>
          <w:p w14:paraId="7BD569EA" w14:textId="051B438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4D2427" w14:textId="01F99C8F"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3B70C69B" w14:textId="5FF7D49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FAC828" w14:textId="77777777" w:rsidTr="00F954D5">
        <w:tc>
          <w:tcPr>
            <w:tcW w:w="3616" w:type="dxa"/>
            <w:tcBorders>
              <w:top w:val="nil"/>
              <w:left w:val="nil"/>
              <w:bottom w:val="single" w:sz="4" w:space="0" w:color="auto"/>
              <w:right w:val="nil"/>
            </w:tcBorders>
            <w:shd w:val="clear" w:color="auto" w:fill="auto"/>
            <w:noWrap/>
            <w:vAlign w:val="center"/>
            <w:hideMark/>
          </w:tcPr>
          <w:p w14:paraId="7B40CD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w:t>
            </w:r>
          </w:p>
        </w:tc>
        <w:tc>
          <w:tcPr>
            <w:tcW w:w="1556" w:type="dxa"/>
            <w:tcBorders>
              <w:top w:val="nil"/>
              <w:left w:val="nil"/>
              <w:bottom w:val="single" w:sz="4" w:space="0" w:color="auto"/>
              <w:right w:val="nil"/>
            </w:tcBorders>
            <w:shd w:val="clear" w:color="auto" w:fill="auto"/>
            <w:vAlign w:val="center"/>
            <w:hideMark/>
          </w:tcPr>
          <w:p w14:paraId="001B2B57" w14:textId="41A493DB"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D5A5F3B" w14:textId="61C91CF6"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F041DDE" w14:textId="7B68F27D" w:rsidR="009F4405" w:rsidRPr="00F954D5" w:rsidRDefault="009F4405" w:rsidP="00F954D5">
            <w:pPr>
              <w:widowControl/>
              <w:spacing w:line="259" w:lineRule="auto"/>
              <w:jc w:val="center"/>
              <w:rPr>
                <w:rFonts w:eastAsia="Times New Roman" w:cs="Times New Roman"/>
                <w:sz w:val="20"/>
                <w:szCs w:val="20"/>
              </w:rPr>
            </w:pPr>
          </w:p>
        </w:tc>
      </w:tr>
    </w:tbl>
    <w:p w14:paraId="432494D0" w14:textId="284740EB" w:rsidR="00F954D5" w:rsidRPr="00F954D5" w:rsidRDefault="004C0556" w:rsidP="008957F7">
      <w:pPr>
        <w:ind w:left="86" w:right="1980" w:hanging="86"/>
        <w:rPr>
          <w:sz w:val="16"/>
          <w:szCs w:val="16"/>
        </w:rPr>
      </w:pPr>
      <w:commentRangeStart w:id="973"/>
      <w:r w:rsidRPr="007472E6">
        <w:rPr>
          <w:color w:val="auto"/>
          <w:sz w:val="16"/>
          <w:szCs w:val="16"/>
        </w:rPr>
        <w:t>^ Results not statistically reliable, n&lt;30  </w:t>
      </w:r>
      <w:commentRangeEnd w:id="973"/>
      <w:r>
        <w:rPr>
          <w:rStyle w:val="CommentReference"/>
        </w:rPr>
        <w:commentReference w:id="973"/>
      </w:r>
    </w:p>
    <w:p w14:paraId="0EEEA90F" w14:textId="35B709B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p>
    <w:p w14:paraId="74D86D5A" w14:textId="58AD08B6" w:rsidR="009F4405" w:rsidRDefault="009F4405" w:rsidP="008957F7">
      <w:pPr>
        <w:pStyle w:val="TF-TblFN"/>
        <w:spacing w:before="0" w:line="276" w:lineRule="auto"/>
        <w:ind w:left="86" w:right="198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DE80BC9" w14:textId="01340FE7" w:rsidR="009F4405" w:rsidRDefault="009F4405" w:rsidP="008957F7">
      <w:pPr>
        <w:pStyle w:val="TF-TblFN"/>
        <w:spacing w:before="0" w:line="276" w:lineRule="auto"/>
        <w:ind w:left="86" w:right="1980" w:hanging="86"/>
      </w:pPr>
      <w:r w:rsidRPr="009F4405">
        <w:rPr>
          <w:vertAlign w:val="superscript"/>
        </w:rPr>
        <w:t>c</w:t>
      </w:r>
      <w:r>
        <w:t xml:space="preserve"> Validated cut-offs for adequate dietary diversity for pregnant women do not exist. These estimates reflect the established adequate dietary diversity cut-off for women of reproductive age generally.</w:t>
      </w:r>
    </w:p>
    <w:p w14:paraId="6C735BDC" w14:textId="77777777" w:rsidR="005B2C86" w:rsidRDefault="009F4405" w:rsidP="008957F7">
      <w:pPr>
        <w:pStyle w:val="TF-TblFN"/>
        <w:spacing w:before="0" w:line="276" w:lineRule="auto"/>
        <w:ind w:left="86" w:right="1980" w:hanging="86"/>
      </w:pPr>
      <w:r>
        <w:t>Note</w:t>
      </w:r>
      <w:r w:rsidR="005B2C86">
        <w:t>s</w:t>
      </w:r>
      <w:r>
        <w:t xml:space="preserve">: </w:t>
      </w:r>
    </w:p>
    <w:p w14:paraId="2097FDD6" w14:textId="77777777" w:rsidR="005B2C86" w:rsidRPr="0061549A" w:rsidRDefault="005B2C86" w:rsidP="005B2C86">
      <w:pPr>
        <w:pStyle w:val="TF-TblFN"/>
        <w:spacing w:before="0"/>
        <w:ind w:left="86" w:right="1980" w:hanging="86"/>
        <w:rPr>
          <w:rFonts w:eastAsia="Arial" w:cs="Arial"/>
          <w:color w:val="000000"/>
          <w:szCs w:val="24"/>
        </w:rPr>
      </w:pPr>
      <w:r w:rsidRPr="00A11A16">
        <w:t>Indicator estimates and the gendered household type disaggregate are based on de facto household members.</w:t>
      </w:r>
    </w:p>
    <w:p w14:paraId="01F1B86A" w14:textId="77777777" w:rsidR="005B2C86" w:rsidRPr="0061549A" w:rsidRDefault="005B2C86" w:rsidP="005B2C86">
      <w:pPr>
        <w:pStyle w:val="TF-TblFN"/>
        <w:spacing w:before="0" w:line="276" w:lineRule="auto"/>
        <w:ind w:left="86" w:right="1980" w:hanging="86"/>
        <w:rPr>
          <w:rFonts w:eastAsia="Arial" w:cs="Arial"/>
          <w:color w:val="000000"/>
          <w:szCs w:val="24"/>
        </w:rPr>
      </w:pPr>
      <w:r w:rsidRPr="00A11A16">
        <w:t>The wealth quintile and poverty status disaggregates are calculated using de jure household members.</w:t>
      </w:r>
    </w:p>
    <w:p w14:paraId="4356F71F" w14:textId="65FA0857" w:rsidR="00AE3C29" w:rsidRDefault="00AE3C2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72"/>
    <w:p w14:paraId="44B8F20E" w14:textId="1996E6F8" w:rsidR="00AA3E8F" w:rsidRPr="00DF4DE5" w:rsidRDefault="00AA3E8F" w:rsidP="00F954D5">
      <w:pPr>
        <w:pStyle w:val="BodyText1"/>
      </w:pPr>
      <w:r>
        <w:rPr>
          <w:b/>
        </w:rPr>
        <w:t xml:space="preserve">Table </w:t>
      </w:r>
      <w:r w:rsidR="00066F3E">
        <w:rPr>
          <w:b/>
        </w:rPr>
        <w:t>8</w:t>
      </w:r>
      <w:r>
        <w:rPr>
          <w:b/>
        </w:rPr>
        <w:t>.2.</w:t>
      </w:r>
      <w:r w:rsidR="00965EC6">
        <w:rPr>
          <w:b/>
        </w:rPr>
        <w:t>2</w:t>
      </w:r>
      <w:r>
        <w:rPr>
          <w:b/>
        </w:rPr>
        <w:t xml:space="preserve"> </w:t>
      </w:r>
      <w:r w:rsidRPr="00DF4DE5">
        <w:t xml:space="preserve">shows the </w:t>
      </w:r>
      <w:r>
        <w:t>percentage of</w:t>
      </w:r>
      <w:r w:rsidRPr="00DF4DE5">
        <w:t xml:space="preserve"> all women of reproductive age in the </w:t>
      </w:r>
      <w:r>
        <w:t>ZOI who have achieved minimum dietary diversity</w:t>
      </w:r>
      <w:r w:rsidRPr="00DF4DE5">
        <w:t xml:space="preserve"> by household-level </w:t>
      </w:r>
      <w:r w:rsidR="00B76339">
        <w:t>agricultural characteristics</w:t>
      </w:r>
      <w:r w:rsidRPr="00DF4DE5">
        <w:t xml:space="preserve">. </w:t>
      </w:r>
      <w:r w:rsidR="00B76339">
        <w:t>Household-level agricultural</w:t>
      </w:r>
      <w:r w:rsidRPr="00DF4DE5">
        <w:t xml:space="preserve"> characteristics include </w:t>
      </w:r>
      <w:r>
        <w:t>ownership of agricultural land, and ownership of livestock</w:t>
      </w:r>
      <w:r w:rsidR="00FD6F59">
        <w:t>,</w:t>
      </w:r>
      <w:r>
        <w:t xml:space="preserve"> and </w:t>
      </w:r>
      <w:r w:rsidR="00FD6F59">
        <w:t>cultivation of targeted crop commodities</w:t>
      </w:r>
      <w:r w:rsidRPr="00DF4DE5">
        <w:t>.</w:t>
      </w:r>
      <w:r>
        <w:t xml:space="preserve"> </w:t>
      </w:r>
    </w:p>
    <w:p w14:paraId="062ACE65" w14:textId="789AAB7A" w:rsidR="00AA3E8F" w:rsidRDefault="00AA3E8F"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74E63B5A" w14:textId="0EEAE3D4" w:rsidR="00AA3E8F" w:rsidRPr="009F4405" w:rsidRDefault="00AA3E8F" w:rsidP="00F954D5">
      <w:pPr>
        <w:pStyle w:val="Tabletitle"/>
      </w:pPr>
      <w:bookmarkStart w:id="974" w:name="_Toc63673155"/>
      <w:r w:rsidRPr="009F4405">
        <w:t xml:space="preserve">Table </w:t>
      </w:r>
      <w:r w:rsidR="009F4405" w:rsidRPr="009F4405">
        <w:t>8.2.2: Percent of Women of Reproductive Age in the ZOI Achieving Minimum Dietary Diversity, in Total and by Selected Household Agricultural Characteristics</w:t>
      </w:r>
      <w:bookmarkEnd w:id="974"/>
      <w:r w:rsidRPr="009F4405">
        <w:t xml:space="preserve"> </w:t>
      </w:r>
      <w:r w:rsidR="009F4405" w:rsidRPr="009F4405">
        <w:t xml:space="preserve"> </w:t>
      </w:r>
    </w:p>
    <w:tbl>
      <w:tblPr>
        <w:tblW w:w="9860" w:type="dxa"/>
        <w:tblInd w:w="108" w:type="dxa"/>
        <w:tblLook w:val="04A0" w:firstRow="1" w:lastRow="0" w:firstColumn="1" w:lastColumn="0" w:noHBand="0" w:noVBand="1"/>
      </w:tblPr>
      <w:tblGrid>
        <w:gridCol w:w="3500"/>
        <w:gridCol w:w="1500"/>
        <w:gridCol w:w="1120"/>
        <w:gridCol w:w="520"/>
        <w:gridCol w:w="1460"/>
        <w:gridCol w:w="1120"/>
        <w:gridCol w:w="640"/>
      </w:tblGrid>
      <w:tr w:rsidR="00BD6F3B" w:rsidRPr="00BD6F3B" w14:paraId="174815D2" w14:textId="77777777" w:rsidTr="00BD6F3B">
        <w:trPr>
          <w:trHeight w:val="259"/>
        </w:trPr>
        <w:tc>
          <w:tcPr>
            <w:tcW w:w="3500" w:type="dxa"/>
            <w:tcBorders>
              <w:top w:val="nil"/>
              <w:left w:val="nil"/>
              <w:bottom w:val="nil"/>
              <w:right w:val="nil"/>
            </w:tcBorders>
            <w:shd w:val="clear" w:color="000000" w:fill="387990"/>
            <w:vAlign w:val="center"/>
            <w:hideMark/>
          </w:tcPr>
          <w:p w14:paraId="5CE1C9A3" w14:textId="77777777" w:rsidR="00BD6F3B" w:rsidRPr="00BD6F3B" w:rsidRDefault="00BD6F3B" w:rsidP="00BD6F3B">
            <w:pPr>
              <w:widowControl/>
              <w:spacing w:line="240" w:lineRule="auto"/>
              <w:rPr>
                <w:rFonts w:eastAsia="Times New Roman" w:cs="Calibri"/>
                <w:color w:val="auto"/>
                <w:sz w:val="20"/>
                <w:szCs w:val="20"/>
              </w:rPr>
            </w:pPr>
            <w:bookmarkStart w:id="975" w:name="_Hlk14348566"/>
            <w:r w:rsidRPr="00BD6F3B">
              <w:rPr>
                <w:rFonts w:eastAsia="Times New Roman" w:cs="Calibri"/>
                <w:color w:val="auto"/>
                <w:sz w:val="20"/>
                <w:szCs w:val="20"/>
              </w:rPr>
              <w:t> </w:t>
            </w:r>
          </w:p>
        </w:tc>
        <w:tc>
          <w:tcPr>
            <w:tcW w:w="6360" w:type="dxa"/>
            <w:gridSpan w:val="6"/>
            <w:tcBorders>
              <w:top w:val="single" w:sz="4" w:space="0" w:color="auto"/>
              <w:left w:val="nil"/>
              <w:bottom w:val="single" w:sz="4" w:space="0" w:color="FFFFFF"/>
              <w:right w:val="nil"/>
            </w:tcBorders>
            <w:shd w:val="clear" w:color="000000" w:fill="387990"/>
            <w:vAlign w:val="center"/>
            <w:hideMark/>
          </w:tcPr>
          <w:p w14:paraId="5D0155DE"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Achieved minimum dietary diversity</w:t>
            </w:r>
          </w:p>
        </w:tc>
      </w:tr>
      <w:tr w:rsidR="00BD6F3B" w:rsidRPr="00BD6F3B" w14:paraId="0F89397C" w14:textId="77777777" w:rsidTr="00BD6F3B">
        <w:trPr>
          <w:trHeight w:val="259"/>
        </w:trPr>
        <w:tc>
          <w:tcPr>
            <w:tcW w:w="3500" w:type="dxa"/>
            <w:tcBorders>
              <w:top w:val="nil"/>
              <w:left w:val="nil"/>
              <w:bottom w:val="nil"/>
              <w:right w:val="nil"/>
            </w:tcBorders>
            <w:shd w:val="clear" w:color="000000" w:fill="387990"/>
            <w:vAlign w:val="center"/>
            <w:hideMark/>
          </w:tcPr>
          <w:p w14:paraId="4379C98B"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lastRenderedPageBreak/>
              <w:t> </w:t>
            </w:r>
          </w:p>
        </w:tc>
        <w:tc>
          <w:tcPr>
            <w:tcW w:w="2620" w:type="dxa"/>
            <w:gridSpan w:val="2"/>
            <w:tcBorders>
              <w:top w:val="single" w:sz="4" w:space="0" w:color="FFFFFF"/>
              <w:left w:val="nil"/>
              <w:bottom w:val="single" w:sz="4" w:space="0" w:color="FFFFFF"/>
              <w:right w:val="nil"/>
            </w:tcBorders>
            <w:shd w:val="clear" w:color="000000" w:fill="387990"/>
            <w:vAlign w:val="center"/>
            <w:hideMark/>
          </w:tcPr>
          <w:p w14:paraId="3235B270"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Household has characteristic</w:t>
            </w:r>
          </w:p>
        </w:tc>
        <w:tc>
          <w:tcPr>
            <w:tcW w:w="520" w:type="dxa"/>
            <w:tcBorders>
              <w:top w:val="nil"/>
              <w:left w:val="nil"/>
              <w:bottom w:val="nil"/>
              <w:right w:val="nil"/>
            </w:tcBorders>
            <w:shd w:val="clear" w:color="000000" w:fill="387990"/>
            <w:vAlign w:val="center"/>
            <w:hideMark/>
          </w:tcPr>
          <w:p w14:paraId="510B3D77"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 </w:t>
            </w:r>
          </w:p>
        </w:tc>
        <w:tc>
          <w:tcPr>
            <w:tcW w:w="2580" w:type="dxa"/>
            <w:gridSpan w:val="2"/>
            <w:tcBorders>
              <w:top w:val="single" w:sz="4" w:space="0" w:color="FFFFFF"/>
              <w:left w:val="nil"/>
              <w:bottom w:val="single" w:sz="4" w:space="0" w:color="FFFFFF"/>
              <w:right w:val="nil"/>
            </w:tcBorders>
            <w:shd w:val="clear" w:color="000000" w:fill="387990"/>
            <w:vAlign w:val="center"/>
            <w:hideMark/>
          </w:tcPr>
          <w:p w14:paraId="3741E2B6"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Household does not have characteristic</w:t>
            </w:r>
          </w:p>
        </w:tc>
        <w:tc>
          <w:tcPr>
            <w:tcW w:w="640" w:type="dxa"/>
            <w:tcBorders>
              <w:top w:val="nil"/>
              <w:left w:val="nil"/>
              <w:bottom w:val="nil"/>
              <w:right w:val="nil"/>
            </w:tcBorders>
            <w:shd w:val="clear" w:color="000000" w:fill="387990"/>
            <w:vAlign w:val="center"/>
            <w:hideMark/>
          </w:tcPr>
          <w:p w14:paraId="75A329D8"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 </w:t>
            </w:r>
          </w:p>
        </w:tc>
      </w:tr>
      <w:tr w:rsidR="00BD6F3B" w:rsidRPr="00BD6F3B" w14:paraId="273F75E8" w14:textId="77777777" w:rsidTr="00BD6F3B">
        <w:trPr>
          <w:trHeight w:val="259"/>
        </w:trPr>
        <w:tc>
          <w:tcPr>
            <w:tcW w:w="3500" w:type="dxa"/>
            <w:tcBorders>
              <w:top w:val="nil"/>
              <w:left w:val="nil"/>
              <w:bottom w:val="nil"/>
              <w:right w:val="nil"/>
            </w:tcBorders>
            <w:shd w:val="clear" w:color="000000" w:fill="387990"/>
            <w:vAlign w:val="bottom"/>
            <w:hideMark/>
          </w:tcPr>
          <w:p w14:paraId="1E6F00D2" w14:textId="77777777" w:rsidR="00BD6F3B" w:rsidRPr="00BD6F3B" w:rsidRDefault="00BD6F3B" w:rsidP="00BD6F3B">
            <w:pPr>
              <w:widowControl/>
              <w:spacing w:line="240" w:lineRule="auto"/>
              <w:rPr>
                <w:rFonts w:eastAsia="Times New Roman" w:cs="Calibri"/>
                <w:b/>
                <w:bCs/>
                <w:color w:val="FFFFFF"/>
                <w:sz w:val="20"/>
                <w:szCs w:val="20"/>
              </w:rPr>
            </w:pPr>
            <w:r w:rsidRPr="00BD6F3B">
              <w:rPr>
                <w:rFonts w:eastAsia="Times New Roman" w:cs="Calibri"/>
                <w:b/>
                <w:bCs/>
                <w:color w:val="FFFFFF"/>
                <w:sz w:val="20"/>
                <w:szCs w:val="20"/>
              </w:rPr>
              <w:t>Household characteristic</w:t>
            </w:r>
          </w:p>
        </w:tc>
        <w:tc>
          <w:tcPr>
            <w:tcW w:w="1500" w:type="dxa"/>
            <w:tcBorders>
              <w:top w:val="nil"/>
              <w:left w:val="nil"/>
              <w:bottom w:val="single" w:sz="4" w:space="0" w:color="auto"/>
              <w:right w:val="nil"/>
            </w:tcBorders>
            <w:shd w:val="clear" w:color="000000" w:fill="387990"/>
            <w:vAlign w:val="bottom"/>
            <w:hideMark/>
          </w:tcPr>
          <w:p w14:paraId="237F49AA"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w:t>
            </w:r>
          </w:p>
        </w:tc>
        <w:tc>
          <w:tcPr>
            <w:tcW w:w="1120" w:type="dxa"/>
            <w:tcBorders>
              <w:top w:val="nil"/>
              <w:left w:val="nil"/>
              <w:bottom w:val="single" w:sz="4" w:space="0" w:color="auto"/>
              <w:right w:val="nil"/>
            </w:tcBorders>
            <w:shd w:val="clear" w:color="000000" w:fill="387990"/>
            <w:vAlign w:val="bottom"/>
            <w:hideMark/>
          </w:tcPr>
          <w:p w14:paraId="6539BC46"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Number of women (</w:t>
            </w:r>
            <w:r w:rsidRPr="00BD6F3B">
              <w:rPr>
                <w:rFonts w:eastAsia="Times New Roman" w:cs="Calibri"/>
                <w:b/>
                <w:bCs/>
                <w:i/>
                <w:iCs/>
                <w:color w:val="FFFFFF"/>
                <w:sz w:val="20"/>
                <w:szCs w:val="20"/>
              </w:rPr>
              <w:t>n</w:t>
            </w:r>
            <w:r w:rsidRPr="00BD6F3B">
              <w:rPr>
                <w:rFonts w:eastAsia="Times New Roman" w:cs="Calibri"/>
                <w:b/>
                <w:bCs/>
                <w:color w:val="FFFFFF"/>
                <w:sz w:val="20"/>
                <w:szCs w:val="20"/>
              </w:rPr>
              <w:t>)</w:t>
            </w:r>
          </w:p>
        </w:tc>
        <w:tc>
          <w:tcPr>
            <w:tcW w:w="520" w:type="dxa"/>
            <w:tcBorders>
              <w:top w:val="nil"/>
              <w:left w:val="nil"/>
              <w:bottom w:val="single" w:sz="4" w:space="0" w:color="auto"/>
              <w:right w:val="nil"/>
            </w:tcBorders>
            <w:shd w:val="clear" w:color="000000" w:fill="387990"/>
            <w:vAlign w:val="bottom"/>
            <w:hideMark/>
          </w:tcPr>
          <w:p w14:paraId="72F8A823"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 </w:t>
            </w:r>
          </w:p>
        </w:tc>
        <w:tc>
          <w:tcPr>
            <w:tcW w:w="1460" w:type="dxa"/>
            <w:tcBorders>
              <w:top w:val="nil"/>
              <w:left w:val="nil"/>
              <w:bottom w:val="single" w:sz="4" w:space="0" w:color="auto"/>
              <w:right w:val="nil"/>
            </w:tcBorders>
            <w:shd w:val="clear" w:color="000000" w:fill="387990"/>
            <w:vAlign w:val="bottom"/>
            <w:hideMark/>
          </w:tcPr>
          <w:p w14:paraId="48573755"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w:t>
            </w:r>
          </w:p>
        </w:tc>
        <w:tc>
          <w:tcPr>
            <w:tcW w:w="1120" w:type="dxa"/>
            <w:tcBorders>
              <w:top w:val="nil"/>
              <w:left w:val="nil"/>
              <w:bottom w:val="single" w:sz="4" w:space="0" w:color="auto"/>
              <w:right w:val="nil"/>
            </w:tcBorders>
            <w:shd w:val="clear" w:color="000000" w:fill="387990"/>
            <w:vAlign w:val="bottom"/>
            <w:hideMark/>
          </w:tcPr>
          <w:p w14:paraId="54F29204"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Number of women (</w:t>
            </w:r>
            <w:r w:rsidRPr="00BD6F3B">
              <w:rPr>
                <w:rFonts w:eastAsia="Times New Roman" w:cs="Calibri"/>
                <w:b/>
                <w:bCs/>
                <w:i/>
                <w:iCs/>
                <w:color w:val="FFFFFF"/>
                <w:sz w:val="20"/>
                <w:szCs w:val="20"/>
              </w:rPr>
              <w:t>n</w:t>
            </w:r>
            <w:r w:rsidRPr="00BD6F3B">
              <w:rPr>
                <w:rFonts w:eastAsia="Times New Roman" w:cs="Calibri"/>
                <w:b/>
                <w:bCs/>
                <w:color w:val="FFFFFF"/>
                <w:sz w:val="20"/>
                <w:szCs w:val="20"/>
              </w:rPr>
              <w:t>)</w:t>
            </w:r>
          </w:p>
        </w:tc>
        <w:tc>
          <w:tcPr>
            <w:tcW w:w="640" w:type="dxa"/>
            <w:tcBorders>
              <w:top w:val="nil"/>
              <w:left w:val="nil"/>
              <w:bottom w:val="single" w:sz="4" w:space="0" w:color="auto"/>
              <w:right w:val="nil"/>
            </w:tcBorders>
            <w:shd w:val="clear" w:color="000000" w:fill="387990"/>
            <w:vAlign w:val="bottom"/>
            <w:hideMark/>
          </w:tcPr>
          <w:p w14:paraId="78D890FF"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Sig.</w:t>
            </w:r>
            <w:r w:rsidRPr="00BD6F3B">
              <w:rPr>
                <w:rFonts w:eastAsia="Times New Roman" w:cs="Calibri"/>
                <w:b/>
                <w:bCs/>
                <w:color w:val="FFFFFF"/>
                <w:sz w:val="20"/>
                <w:szCs w:val="20"/>
                <w:vertAlign w:val="superscript"/>
              </w:rPr>
              <w:t>a</w:t>
            </w:r>
          </w:p>
        </w:tc>
      </w:tr>
      <w:tr w:rsidR="00BD6F3B" w:rsidRPr="00BD6F3B" w14:paraId="14DC60BE" w14:textId="77777777" w:rsidTr="00BD6F3B">
        <w:trPr>
          <w:trHeight w:val="259"/>
        </w:trPr>
        <w:tc>
          <w:tcPr>
            <w:tcW w:w="5000" w:type="dxa"/>
            <w:gridSpan w:val="2"/>
            <w:tcBorders>
              <w:top w:val="single" w:sz="4" w:space="0" w:color="auto"/>
              <w:left w:val="nil"/>
              <w:bottom w:val="single" w:sz="4" w:space="0" w:color="auto"/>
              <w:right w:val="nil"/>
            </w:tcBorders>
            <w:shd w:val="clear" w:color="000000" w:fill="DBE5F1"/>
            <w:vAlign w:val="center"/>
            <w:hideMark/>
          </w:tcPr>
          <w:p w14:paraId="489B151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Household ownership of agricultural land</w:t>
            </w:r>
          </w:p>
        </w:tc>
        <w:tc>
          <w:tcPr>
            <w:tcW w:w="1120" w:type="dxa"/>
            <w:tcBorders>
              <w:top w:val="nil"/>
              <w:left w:val="nil"/>
              <w:bottom w:val="single" w:sz="4" w:space="0" w:color="auto"/>
              <w:right w:val="nil"/>
            </w:tcBorders>
            <w:shd w:val="clear" w:color="000000" w:fill="DBE5F1"/>
            <w:vAlign w:val="center"/>
            <w:hideMark/>
          </w:tcPr>
          <w:p w14:paraId="00848B4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77DF71DD"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460" w:type="dxa"/>
            <w:tcBorders>
              <w:top w:val="nil"/>
              <w:left w:val="nil"/>
              <w:bottom w:val="single" w:sz="4" w:space="0" w:color="auto"/>
              <w:right w:val="nil"/>
            </w:tcBorders>
            <w:shd w:val="clear" w:color="000000" w:fill="DBE5F1"/>
            <w:vAlign w:val="center"/>
            <w:hideMark/>
          </w:tcPr>
          <w:p w14:paraId="52201409"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33AD801A"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640" w:type="dxa"/>
            <w:tcBorders>
              <w:top w:val="nil"/>
              <w:left w:val="nil"/>
              <w:bottom w:val="single" w:sz="4" w:space="0" w:color="auto"/>
              <w:right w:val="nil"/>
            </w:tcBorders>
            <w:shd w:val="clear" w:color="000000" w:fill="DBE5F1"/>
            <w:vAlign w:val="center"/>
            <w:hideMark/>
          </w:tcPr>
          <w:p w14:paraId="22182F5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r>
      <w:tr w:rsidR="00BD6F3B" w:rsidRPr="00BD6F3B" w14:paraId="538A720F"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6578077A"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None</w:t>
            </w:r>
          </w:p>
        </w:tc>
        <w:tc>
          <w:tcPr>
            <w:tcW w:w="1500" w:type="dxa"/>
            <w:tcBorders>
              <w:top w:val="nil"/>
              <w:left w:val="nil"/>
              <w:bottom w:val="single" w:sz="4" w:space="0" w:color="auto"/>
              <w:right w:val="nil"/>
            </w:tcBorders>
            <w:shd w:val="clear" w:color="auto" w:fill="auto"/>
            <w:vAlign w:val="center"/>
            <w:hideMark/>
          </w:tcPr>
          <w:p w14:paraId="48C3C4D6"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196326B4"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0BD07C8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5845A579"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02EA04C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66C5F665"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4341AAE8"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0146937A"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Less than 5 hectares</w:t>
            </w:r>
          </w:p>
        </w:tc>
        <w:tc>
          <w:tcPr>
            <w:tcW w:w="1500" w:type="dxa"/>
            <w:tcBorders>
              <w:top w:val="nil"/>
              <w:left w:val="nil"/>
              <w:bottom w:val="single" w:sz="4" w:space="0" w:color="auto"/>
              <w:right w:val="nil"/>
            </w:tcBorders>
            <w:shd w:val="clear" w:color="auto" w:fill="auto"/>
            <w:vAlign w:val="center"/>
            <w:hideMark/>
          </w:tcPr>
          <w:p w14:paraId="0B9463A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56BE9C5C"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69815358"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216737EE"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0FD95A9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2074FE04"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691E3B68"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49465CC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5-9 hectares</w:t>
            </w:r>
          </w:p>
        </w:tc>
        <w:tc>
          <w:tcPr>
            <w:tcW w:w="1500" w:type="dxa"/>
            <w:tcBorders>
              <w:top w:val="nil"/>
              <w:left w:val="nil"/>
              <w:bottom w:val="single" w:sz="4" w:space="0" w:color="auto"/>
              <w:right w:val="nil"/>
            </w:tcBorders>
            <w:shd w:val="clear" w:color="auto" w:fill="auto"/>
            <w:vAlign w:val="center"/>
            <w:hideMark/>
          </w:tcPr>
          <w:p w14:paraId="2B60FCC1"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42CD4B22"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58C83B14"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148F6568"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5C31F2EA"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0340D454"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7B19F2B8"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47D9FB05"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10 or more hectares</w:t>
            </w:r>
          </w:p>
        </w:tc>
        <w:tc>
          <w:tcPr>
            <w:tcW w:w="1500" w:type="dxa"/>
            <w:tcBorders>
              <w:top w:val="nil"/>
              <w:left w:val="nil"/>
              <w:bottom w:val="single" w:sz="4" w:space="0" w:color="auto"/>
              <w:right w:val="nil"/>
            </w:tcBorders>
            <w:shd w:val="clear" w:color="auto" w:fill="auto"/>
            <w:vAlign w:val="center"/>
            <w:hideMark/>
          </w:tcPr>
          <w:p w14:paraId="107FD16D"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1291F793"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04D385FE"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41C80E9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2E5260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1BF0AC98"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04F81375" w14:textId="77777777" w:rsidTr="00BD6F3B">
        <w:trPr>
          <w:trHeight w:val="259"/>
        </w:trPr>
        <w:tc>
          <w:tcPr>
            <w:tcW w:w="3500" w:type="dxa"/>
            <w:tcBorders>
              <w:top w:val="nil"/>
              <w:left w:val="nil"/>
              <w:bottom w:val="single" w:sz="4" w:space="0" w:color="auto"/>
              <w:right w:val="nil"/>
            </w:tcBorders>
            <w:shd w:val="clear" w:color="000000" w:fill="DBE5F1"/>
            <w:noWrap/>
            <w:vAlign w:val="center"/>
            <w:hideMark/>
          </w:tcPr>
          <w:p w14:paraId="2D818331" w14:textId="0C3F75C1"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xml:space="preserve">Household ownership of </w:t>
            </w:r>
            <w:commentRangeStart w:id="976"/>
            <w:r>
              <w:rPr>
                <w:b/>
                <w:bCs/>
                <w:sz w:val="20"/>
                <w:szCs w:val="20"/>
              </w:rPr>
              <w:t>livestock</w:t>
            </w:r>
            <w:commentRangeEnd w:id="976"/>
            <w:r>
              <w:rPr>
                <w:rStyle w:val="CommentReference"/>
              </w:rPr>
              <w:commentReference w:id="976"/>
            </w:r>
            <w:r w:rsidR="00EE4913">
              <w:rPr>
                <w:b/>
                <w:bCs/>
                <w:sz w:val="20"/>
                <w:szCs w:val="20"/>
                <w:vertAlign w:val="superscript"/>
              </w:rPr>
              <w:t>b</w:t>
            </w:r>
          </w:p>
        </w:tc>
        <w:tc>
          <w:tcPr>
            <w:tcW w:w="1500" w:type="dxa"/>
            <w:tcBorders>
              <w:top w:val="nil"/>
              <w:left w:val="nil"/>
              <w:bottom w:val="single" w:sz="4" w:space="0" w:color="auto"/>
              <w:right w:val="nil"/>
            </w:tcBorders>
            <w:shd w:val="clear" w:color="000000" w:fill="DBE5F1"/>
            <w:vAlign w:val="center"/>
            <w:hideMark/>
          </w:tcPr>
          <w:p w14:paraId="5C92BC80"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0456623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0102275B"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460" w:type="dxa"/>
            <w:tcBorders>
              <w:top w:val="nil"/>
              <w:left w:val="nil"/>
              <w:bottom w:val="single" w:sz="4" w:space="0" w:color="auto"/>
              <w:right w:val="nil"/>
            </w:tcBorders>
            <w:shd w:val="clear" w:color="000000" w:fill="DBE5F1"/>
            <w:vAlign w:val="center"/>
            <w:hideMark/>
          </w:tcPr>
          <w:p w14:paraId="4AAC85F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579BCED0"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640" w:type="dxa"/>
            <w:tcBorders>
              <w:top w:val="nil"/>
              <w:left w:val="nil"/>
              <w:bottom w:val="single" w:sz="4" w:space="0" w:color="auto"/>
              <w:right w:val="nil"/>
            </w:tcBorders>
            <w:shd w:val="clear" w:color="000000" w:fill="DBE5F1"/>
            <w:vAlign w:val="center"/>
            <w:hideMark/>
          </w:tcPr>
          <w:p w14:paraId="0F59D975"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r>
      <w:tr w:rsidR="00BD6F3B" w:rsidRPr="00BD6F3B" w14:paraId="3AE44380"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3C0F1A97"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At least one type of livestock</w:t>
            </w:r>
          </w:p>
        </w:tc>
        <w:tc>
          <w:tcPr>
            <w:tcW w:w="1500" w:type="dxa"/>
            <w:tcBorders>
              <w:top w:val="nil"/>
              <w:left w:val="nil"/>
              <w:bottom w:val="single" w:sz="4" w:space="0" w:color="auto"/>
              <w:right w:val="nil"/>
            </w:tcBorders>
            <w:shd w:val="clear" w:color="auto" w:fill="auto"/>
            <w:noWrap/>
            <w:vAlign w:val="center"/>
            <w:hideMark/>
          </w:tcPr>
          <w:p w14:paraId="2A7BD75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6C00FF3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D4AEBCA"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3E44A14A"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69EC65E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2D0F315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40034CB0"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61FE532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Cows or bulls</w:t>
            </w:r>
          </w:p>
        </w:tc>
        <w:tc>
          <w:tcPr>
            <w:tcW w:w="1500" w:type="dxa"/>
            <w:tcBorders>
              <w:top w:val="nil"/>
              <w:left w:val="nil"/>
              <w:bottom w:val="single" w:sz="4" w:space="0" w:color="auto"/>
              <w:right w:val="nil"/>
            </w:tcBorders>
            <w:shd w:val="clear" w:color="auto" w:fill="auto"/>
            <w:noWrap/>
            <w:vAlign w:val="center"/>
            <w:hideMark/>
          </w:tcPr>
          <w:p w14:paraId="74C7D35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104370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09BEFF6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7F58C45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0B70569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6FB64F0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3CD34706"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59A1C0CC"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Goats or sheep</w:t>
            </w:r>
          </w:p>
        </w:tc>
        <w:tc>
          <w:tcPr>
            <w:tcW w:w="1500" w:type="dxa"/>
            <w:tcBorders>
              <w:top w:val="nil"/>
              <w:left w:val="nil"/>
              <w:bottom w:val="single" w:sz="4" w:space="0" w:color="auto"/>
              <w:right w:val="nil"/>
            </w:tcBorders>
            <w:shd w:val="clear" w:color="auto" w:fill="auto"/>
            <w:noWrap/>
            <w:vAlign w:val="center"/>
            <w:hideMark/>
          </w:tcPr>
          <w:p w14:paraId="2D6E292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762E7FB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0E727B6"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6EEB57D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5595D48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70064D60"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3A0A138D"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1058816E"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Chickens</w:t>
            </w:r>
          </w:p>
        </w:tc>
        <w:tc>
          <w:tcPr>
            <w:tcW w:w="1500" w:type="dxa"/>
            <w:tcBorders>
              <w:top w:val="nil"/>
              <w:left w:val="nil"/>
              <w:bottom w:val="single" w:sz="4" w:space="0" w:color="auto"/>
              <w:right w:val="nil"/>
            </w:tcBorders>
            <w:shd w:val="clear" w:color="auto" w:fill="auto"/>
            <w:noWrap/>
            <w:vAlign w:val="center"/>
            <w:hideMark/>
          </w:tcPr>
          <w:p w14:paraId="2E6A210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88272CC"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F7AC0B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2341218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14B0E0B0"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60A877D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479BBF7C" w14:textId="77777777" w:rsidTr="00BD6F3B">
        <w:trPr>
          <w:trHeight w:val="259"/>
        </w:trPr>
        <w:tc>
          <w:tcPr>
            <w:tcW w:w="3500" w:type="dxa"/>
            <w:tcBorders>
              <w:top w:val="nil"/>
              <w:left w:val="nil"/>
              <w:bottom w:val="single" w:sz="4" w:space="0" w:color="auto"/>
              <w:right w:val="nil"/>
            </w:tcBorders>
            <w:shd w:val="clear" w:color="000000" w:fill="DBE5F1"/>
            <w:vAlign w:val="center"/>
            <w:hideMark/>
          </w:tcPr>
          <w:p w14:paraId="2F9CD4A7" w14:textId="0762E4E8"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xml:space="preserve">Household crop VCC </w:t>
            </w:r>
            <w:commentRangeStart w:id="977"/>
            <w:r w:rsidR="00EE4913" w:rsidRPr="00944356">
              <w:rPr>
                <w:rFonts w:eastAsia="Times New Roman" w:cs="Times New Roman"/>
                <w:b/>
                <w:bCs/>
                <w:sz w:val="20"/>
                <w:szCs w:val="20"/>
              </w:rPr>
              <w:t>production</w:t>
            </w:r>
            <w:commentRangeEnd w:id="977"/>
            <w:r w:rsidR="00EE4913">
              <w:rPr>
                <w:rFonts w:eastAsia="Times New Roman" w:cs="Times New Roman"/>
                <w:b/>
                <w:bCs/>
                <w:sz w:val="20"/>
                <w:szCs w:val="20"/>
                <w:vertAlign w:val="superscript"/>
              </w:rPr>
              <w:t>b</w:t>
            </w:r>
            <w:r w:rsidR="00EE4913">
              <w:rPr>
                <w:rStyle w:val="CommentReference"/>
              </w:rPr>
              <w:commentReference w:id="977"/>
            </w:r>
          </w:p>
        </w:tc>
        <w:tc>
          <w:tcPr>
            <w:tcW w:w="1500" w:type="dxa"/>
            <w:tcBorders>
              <w:top w:val="nil"/>
              <w:left w:val="nil"/>
              <w:bottom w:val="single" w:sz="4" w:space="0" w:color="auto"/>
              <w:right w:val="nil"/>
            </w:tcBorders>
            <w:shd w:val="clear" w:color="000000" w:fill="DBE5F1"/>
            <w:vAlign w:val="center"/>
            <w:hideMark/>
          </w:tcPr>
          <w:p w14:paraId="2E96C8A3"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699BD101"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19AE119F"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460" w:type="dxa"/>
            <w:tcBorders>
              <w:top w:val="nil"/>
              <w:left w:val="nil"/>
              <w:bottom w:val="single" w:sz="4" w:space="0" w:color="auto"/>
              <w:right w:val="nil"/>
            </w:tcBorders>
            <w:shd w:val="clear" w:color="000000" w:fill="DBE5F1"/>
            <w:vAlign w:val="center"/>
            <w:hideMark/>
          </w:tcPr>
          <w:p w14:paraId="45E6B6B6"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3EFC3591"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640" w:type="dxa"/>
            <w:tcBorders>
              <w:top w:val="nil"/>
              <w:left w:val="nil"/>
              <w:bottom w:val="single" w:sz="4" w:space="0" w:color="auto"/>
              <w:right w:val="nil"/>
            </w:tcBorders>
            <w:shd w:val="clear" w:color="000000" w:fill="DBE5F1"/>
            <w:noWrap/>
            <w:vAlign w:val="center"/>
            <w:hideMark/>
          </w:tcPr>
          <w:p w14:paraId="6C9FC028"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r>
      <w:tr w:rsidR="00BD6F3B" w:rsidRPr="00BD6F3B" w14:paraId="38919FF7"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3D0DC2C0" w14:textId="77FBAAC8"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At least one</w:t>
            </w:r>
            <w:r w:rsidR="00C702DD">
              <w:rPr>
                <w:rFonts w:eastAsia="Times New Roman" w:cs="Calibri"/>
                <w:sz w:val="20"/>
                <w:szCs w:val="20"/>
              </w:rPr>
              <w:t xml:space="preserve"> crop</w:t>
            </w:r>
            <w:r w:rsidRPr="00BD6F3B">
              <w:rPr>
                <w:rFonts w:eastAsia="Times New Roman" w:cs="Calibri"/>
                <w:sz w:val="20"/>
                <w:szCs w:val="20"/>
              </w:rPr>
              <w:t xml:space="preserve"> VCC</w:t>
            </w:r>
          </w:p>
        </w:tc>
        <w:tc>
          <w:tcPr>
            <w:tcW w:w="1500" w:type="dxa"/>
            <w:tcBorders>
              <w:top w:val="nil"/>
              <w:left w:val="nil"/>
              <w:bottom w:val="single" w:sz="4" w:space="0" w:color="auto"/>
              <w:right w:val="nil"/>
            </w:tcBorders>
            <w:shd w:val="clear" w:color="auto" w:fill="auto"/>
            <w:vAlign w:val="center"/>
            <w:hideMark/>
          </w:tcPr>
          <w:p w14:paraId="53F51D42"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7D70613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5B4D6413"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43050DA3"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3E8ECCC"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09D12C0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0BF26793"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45B2A7C3"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Maize</w:t>
            </w:r>
          </w:p>
        </w:tc>
        <w:tc>
          <w:tcPr>
            <w:tcW w:w="1500" w:type="dxa"/>
            <w:tcBorders>
              <w:top w:val="nil"/>
              <w:left w:val="nil"/>
              <w:bottom w:val="single" w:sz="4" w:space="0" w:color="auto"/>
              <w:right w:val="nil"/>
            </w:tcBorders>
            <w:shd w:val="clear" w:color="auto" w:fill="auto"/>
            <w:vAlign w:val="center"/>
            <w:hideMark/>
          </w:tcPr>
          <w:p w14:paraId="71DAC64B"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70F61F02"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2D1081FE"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6D57C743"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5B8434F2"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79F01F6C"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bl>
    <w:p w14:paraId="674AF335" w14:textId="4D278173" w:rsidR="009F4405" w:rsidRPr="00901D8B" w:rsidRDefault="004C0556" w:rsidP="008957F7">
      <w:pPr>
        <w:ind w:left="86" w:right="1980" w:hanging="86"/>
        <w:rPr>
          <w:sz w:val="16"/>
          <w:szCs w:val="16"/>
        </w:rPr>
      </w:pPr>
      <w:commentRangeStart w:id="978"/>
      <w:r w:rsidRPr="007472E6">
        <w:rPr>
          <w:color w:val="auto"/>
          <w:sz w:val="16"/>
          <w:szCs w:val="16"/>
        </w:rPr>
        <w:t xml:space="preserve">^ Results not statistically reliable, n&lt;30 </w:t>
      </w:r>
      <w:r w:rsidRPr="002B076E">
        <w:rPr>
          <w:color w:val="auto"/>
          <w:sz w:val="16"/>
          <w:szCs w:val="16"/>
        </w:rPr>
        <w:t> </w:t>
      </w:r>
      <w:commentRangeEnd w:id="978"/>
      <w:r w:rsidRPr="002B076E">
        <w:rPr>
          <w:rStyle w:val="CommentReference"/>
        </w:rPr>
        <w:commentReference w:id="978"/>
      </w:r>
    </w:p>
    <w:p w14:paraId="47A90A3B" w14:textId="7483668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r>
        <w:tab/>
      </w:r>
    </w:p>
    <w:p w14:paraId="302B782C" w14:textId="68556A74" w:rsidR="009F4405" w:rsidRDefault="00EE4913" w:rsidP="008957F7">
      <w:pPr>
        <w:pStyle w:val="TF-TblFN"/>
        <w:spacing w:before="0" w:line="276" w:lineRule="auto"/>
        <w:ind w:left="86" w:right="1980" w:hanging="86"/>
      </w:pPr>
      <w:r>
        <w:rPr>
          <w:vertAlign w:val="superscript"/>
        </w:rPr>
        <w:t>b</w:t>
      </w:r>
      <w:r w:rsidR="009F4405">
        <w:t xml:space="preserve"> Sub-categories will not sum to 100 percent because a household may have owned multiple types of livestock or produced multiple targeted VCCs.</w:t>
      </w:r>
    </w:p>
    <w:p w14:paraId="6E68FDA6" w14:textId="714F5A13" w:rsidR="009F4405" w:rsidRDefault="009F4405" w:rsidP="008957F7">
      <w:pPr>
        <w:pStyle w:val="TF-TblFN"/>
        <w:spacing w:before="0" w:line="276" w:lineRule="auto"/>
        <w:ind w:left="86" w:right="1980" w:hanging="86"/>
      </w:pPr>
      <w:r>
        <w:t xml:space="preserve">Note: </w:t>
      </w:r>
      <w:r w:rsidR="00C702DD">
        <w:t xml:space="preserve">Indicator </w:t>
      </w:r>
      <w:r w:rsidR="00F04620">
        <w:t>e</w:t>
      </w:r>
      <w:r>
        <w:t xml:space="preserve">stimates are based on de facto </w:t>
      </w:r>
      <w:r w:rsidR="00C639B0">
        <w:t>household members</w:t>
      </w:r>
      <w:r>
        <w:t>.</w:t>
      </w:r>
    </w:p>
    <w:p w14:paraId="036C0EEC" w14:textId="77777777" w:rsidR="00B76339" w:rsidRDefault="00B7633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75"/>
    <w:p w14:paraId="6DCC0924" w14:textId="67027355" w:rsidR="00BC0F95" w:rsidRPr="00DF4DE5" w:rsidRDefault="00143B1A" w:rsidP="00840016">
      <w:pPr>
        <w:pStyle w:val="BodyText1"/>
      </w:pPr>
      <w:r w:rsidRPr="00AC2FE4">
        <w:rPr>
          <w:b/>
        </w:rPr>
        <w:t xml:space="preserve">Table </w:t>
      </w:r>
      <w:r w:rsidR="00066F3E">
        <w:rPr>
          <w:b/>
        </w:rPr>
        <w:t>8</w:t>
      </w:r>
      <w:r w:rsidRPr="00AC2FE4">
        <w:rPr>
          <w:b/>
        </w:rPr>
        <w:t>.</w:t>
      </w:r>
      <w:r w:rsidR="00965EC6">
        <w:rPr>
          <w:b/>
        </w:rPr>
        <w:t>2.</w:t>
      </w:r>
      <w:r w:rsidR="00427B5B">
        <w:rPr>
          <w:b/>
        </w:rPr>
        <w:t>3</w:t>
      </w:r>
      <w:r w:rsidR="00BC0F95" w:rsidRPr="00DF4DE5">
        <w:t xml:space="preserve"> shows the percentage of women </w:t>
      </w:r>
      <w:r w:rsidR="00CC7F7C">
        <w:t>15-49</w:t>
      </w:r>
      <w:r w:rsidR="00BC0F95" w:rsidRPr="00DF4DE5">
        <w:t xml:space="preserve"> years </w:t>
      </w:r>
      <w:r w:rsidR="008957F7">
        <w:t xml:space="preserve">of age </w:t>
      </w:r>
      <w:r w:rsidR="00BC0F95" w:rsidRPr="00DF4DE5">
        <w:t xml:space="preserve">who </w:t>
      </w:r>
      <w:r w:rsidR="00BC0F95">
        <w:t>consume</w:t>
      </w:r>
      <w:r w:rsidR="00F65488">
        <w:t>d</w:t>
      </w:r>
      <w:r w:rsidR="00BC0F95">
        <w:t xml:space="preserve"> each</w:t>
      </w:r>
      <w:r w:rsidR="00BC0F95" w:rsidRPr="00DF4DE5">
        <w:t xml:space="preserve"> of the </w:t>
      </w:r>
      <w:r w:rsidR="00633FDF">
        <w:t>10</w:t>
      </w:r>
      <w:r w:rsidR="00BC0F95" w:rsidRPr="00DF4DE5">
        <w:t xml:space="preserve"> food groups </w:t>
      </w:r>
      <w:r w:rsidR="00427B5B">
        <w:t xml:space="preserve">overall and </w:t>
      </w:r>
      <w:r w:rsidR="00BC0F95" w:rsidRPr="00DF4DE5">
        <w:t xml:space="preserve">by dietary diversity achievement status. </w:t>
      </w:r>
    </w:p>
    <w:p w14:paraId="47878CD5" w14:textId="77777777" w:rsidR="00BC0F95" w:rsidRPr="00DF4DE5" w:rsidRDefault="00BC0F95" w:rsidP="00840016">
      <w:pPr>
        <w:pStyle w:val="BodyText1"/>
      </w:pPr>
      <w:r w:rsidRPr="00DF4DE5">
        <w:rPr>
          <w:highlight w:val="yellow"/>
        </w:rPr>
        <w:t>[Insert description of the values presented in the table.]</w:t>
      </w:r>
    </w:p>
    <w:p w14:paraId="3632B0CE" w14:textId="640F7AF0" w:rsidR="00BC0F95" w:rsidRPr="009F4405" w:rsidRDefault="00143B1A" w:rsidP="00840016">
      <w:pPr>
        <w:pStyle w:val="Tabletitle"/>
      </w:pPr>
      <w:bookmarkStart w:id="979" w:name="_Toc63673156"/>
      <w:bookmarkStart w:id="980" w:name="_Toc415131219"/>
      <w:bookmarkStart w:id="981" w:name="_Toc499553872"/>
      <w:bookmarkStart w:id="982" w:name="_Toc499554310"/>
      <w:bookmarkStart w:id="983" w:name="_Toc499554565"/>
      <w:r w:rsidRPr="009F4405">
        <w:t xml:space="preserve">Table </w:t>
      </w:r>
      <w:r w:rsidR="00066F3E" w:rsidRPr="009F4405">
        <w:t>8</w:t>
      </w:r>
      <w:r w:rsidRPr="009F4405">
        <w:t>.</w:t>
      </w:r>
      <w:r w:rsidR="00965EC6" w:rsidRPr="009F4405">
        <w:t>2.</w:t>
      </w:r>
      <w:r w:rsidR="00427B5B" w:rsidRPr="009F4405">
        <w:t>3</w:t>
      </w:r>
      <w:r w:rsidR="009F4405" w:rsidRPr="009F4405">
        <w:t xml:space="preserve">: Percent of Women of Reproductive Age in the ZOI </w:t>
      </w:r>
      <w:r w:rsidR="008957F7">
        <w:t>W</w:t>
      </w:r>
      <w:r w:rsidR="009F4405" w:rsidRPr="009F4405">
        <w:t>ho Consumed Foods in Each Food Group during the 24 Hours Preceding the Survey, in Total and by Achievement of Minimum Dietary Diversity Status</w:t>
      </w:r>
      <w:bookmarkEnd w:id="979"/>
      <w:r w:rsidR="008A38EF" w:rsidRPr="009F4405">
        <w:t xml:space="preserve"> </w:t>
      </w:r>
      <w:bookmarkEnd w:id="980"/>
      <w:bookmarkEnd w:id="981"/>
      <w:bookmarkEnd w:id="982"/>
      <w:bookmarkEnd w:id="983"/>
    </w:p>
    <w:tbl>
      <w:tblPr>
        <w:tblW w:w="5000" w:type="pct"/>
        <w:tblLook w:val="04A0" w:firstRow="1" w:lastRow="0" w:firstColumn="1" w:lastColumn="0" w:noHBand="0" w:noVBand="1"/>
      </w:tblPr>
      <w:tblGrid>
        <w:gridCol w:w="4239"/>
        <w:gridCol w:w="988"/>
        <w:gridCol w:w="1855"/>
        <w:gridCol w:w="1855"/>
        <w:gridCol w:w="639"/>
      </w:tblGrid>
      <w:tr w:rsidR="009F4405" w:rsidRPr="00840016" w14:paraId="5C4E8876" w14:textId="77777777" w:rsidTr="00C00E7E">
        <w:tc>
          <w:tcPr>
            <w:tcW w:w="4248" w:type="dxa"/>
            <w:vMerge w:val="restart"/>
            <w:tcBorders>
              <w:top w:val="single" w:sz="4" w:space="0" w:color="auto"/>
              <w:left w:val="nil"/>
              <w:bottom w:val="single" w:sz="4" w:space="0" w:color="000000"/>
              <w:right w:val="nil"/>
            </w:tcBorders>
            <w:shd w:val="clear" w:color="000000" w:fill="387990"/>
            <w:vAlign w:val="bottom"/>
            <w:hideMark/>
          </w:tcPr>
          <w:p w14:paraId="238DEDEA" w14:textId="77777777" w:rsidR="009F4405" w:rsidRPr="00840016" w:rsidRDefault="009F4405" w:rsidP="00840016">
            <w:pPr>
              <w:widowControl/>
              <w:spacing w:line="259" w:lineRule="auto"/>
              <w:rPr>
                <w:rFonts w:eastAsia="Times New Roman" w:cs="Times New Roman"/>
                <w:b/>
                <w:bCs/>
                <w:color w:val="FFFFFF"/>
                <w:sz w:val="20"/>
                <w:szCs w:val="20"/>
              </w:rPr>
            </w:pPr>
            <w:bookmarkStart w:id="984" w:name="_Toc400542625"/>
            <w:bookmarkStart w:id="985" w:name="_Toc414874513"/>
            <w:r w:rsidRPr="00840016">
              <w:rPr>
                <w:rFonts w:eastAsia="Times New Roman" w:cs="Times New Roman"/>
                <w:b/>
                <w:bCs/>
                <w:color w:val="FFFFFF"/>
                <w:sz w:val="20"/>
                <w:szCs w:val="20"/>
              </w:rPr>
              <w:t>Food group</w:t>
            </w:r>
          </w:p>
        </w:tc>
        <w:tc>
          <w:tcPr>
            <w:tcW w:w="990" w:type="dxa"/>
            <w:vMerge w:val="restart"/>
            <w:tcBorders>
              <w:top w:val="single" w:sz="4" w:space="0" w:color="auto"/>
              <w:left w:val="nil"/>
              <w:bottom w:val="single" w:sz="4" w:space="0" w:color="000000"/>
              <w:right w:val="nil"/>
            </w:tcBorders>
            <w:shd w:val="clear" w:color="000000" w:fill="387990"/>
            <w:vAlign w:val="bottom"/>
            <w:hideMark/>
          </w:tcPr>
          <w:p w14:paraId="16ECF550"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Total</w:t>
            </w:r>
          </w:p>
        </w:tc>
        <w:tc>
          <w:tcPr>
            <w:tcW w:w="4358" w:type="dxa"/>
            <w:gridSpan w:val="3"/>
            <w:tcBorders>
              <w:top w:val="single" w:sz="4" w:space="0" w:color="auto"/>
              <w:left w:val="nil"/>
              <w:bottom w:val="single" w:sz="4" w:space="0" w:color="FFFFFF"/>
              <w:right w:val="nil"/>
            </w:tcBorders>
            <w:shd w:val="clear" w:color="000000" w:fill="387990"/>
            <w:vAlign w:val="bottom"/>
            <w:hideMark/>
          </w:tcPr>
          <w:p w14:paraId="1B8BC698"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Dietary diversity achievement status</w:t>
            </w:r>
          </w:p>
        </w:tc>
      </w:tr>
      <w:tr w:rsidR="009F4405" w:rsidRPr="00840016" w14:paraId="7B6702FC" w14:textId="77777777" w:rsidTr="00C00E7E">
        <w:tc>
          <w:tcPr>
            <w:tcW w:w="4248" w:type="dxa"/>
            <w:vMerge/>
            <w:tcBorders>
              <w:top w:val="single" w:sz="4" w:space="0" w:color="auto"/>
              <w:left w:val="nil"/>
              <w:bottom w:val="single" w:sz="4" w:space="0" w:color="000000"/>
              <w:right w:val="nil"/>
            </w:tcBorders>
            <w:vAlign w:val="center"/>
            <w:hideMark/>
          </w:tcPr>
          <w:p w14:paraId="4BD60F80"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990" w:type="dxa"/>
            <w:vMerge/>
            <w:tcBorders>
              <w:top w:val="single" w:sz="4" w:space="0" w:color="auto"/>
              <w:left w:val="nil"/>
              <w:bottom w:val="single" w:sz="4" w:space="0" w:color="000000"/>
              <w:right w:val="nil"/>
            </w:tcBorders>
            <w:vAlign w:val="center"/>
            <w:hideMark/>
          </w:tcPr>
          <w:p w14:paraId="6E1D8C45"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1859" w:type="dxa"/>
            <w:tcBorders>
              <w:top w:val="nil"/>
              <w:left w:val="nil"/>
              <w:bottom w:val="nil"/>
              <w:right w:val="nil"/>
            </w:tcBorders>
            <w:shd w:val="clear" w:color="000000" w:fill="387990"/>
            <w:vAlign w:val="center"/>
            <w:hideMark/>
          </w:tcPr>
          <w:p w14:paraId="7E9B2D0C"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Achieved</w:t>
            </w:r>
          </w:p>
        </w:tc>
        <w:tc>
          <w:tcPr>
            <w:tcW w:w="1859" w:type="dxa"/>
            <w:tcBorders>
              <w:top w:val="nil"/>
              <w:left w:val="nil"/>
              <w:bottom w:val="nil"/>
              <w:right w:val="nil"/>
            </w:tcBorders>
            <w:shd w:val="clear" w:color="000000" w:fill="387990"/>
            <w:vAlign w:val="center"/>
            <w:hideMark/>
          </w:tcPr>
          <w:p w14:paraId="221C1A79"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Did not achieve</w:t>
            </w:r>
          </w:p>
        </w:tc>
        <w:tc>
          <w:tcPr>
            <w:tcW w:w="640" w:type="dxa"/>
            <w:tcBorders>
              <w:top w:val="nil"/>
              <w:left w:val="nil"/>
              <w:bottom w:val="single" w:sz="4" w:space="0" w:color="auto"/>
              <w:right w:val="nil"/>
            </w:tcBorders>
            <w:shd w:val="clear" w:color="000000" w:fill="387990"/>
            <w:vAlign w:val="bottom"/>
            <w:hideMark/>
          </w:tcPr>
          <w:p w14:paraId="2B306A33"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Sig.</w:t>
            </w:r>
            <w:r w:rsidRPr="00840016">
              <w:rPr>
                <w:rFonts w:eastAsia="Times New Roman" w:cs="Times New Roman"/>
                <w:b/>
                <w:bCs/>
                <w:color w:val="FFFFFF"/>
                <w:sz w:val="20"/>
                <w:szCs w:val="20"/>
                <w:vertAlign w:val="superscript"/>
              </w:rPr>
              <w:t>a</w:t>
            </w:r>
          </w:p>
        </w:tc>
      </w:tr>
      <w:tr w:rsidR="009F4405" w:rsidRPr="00840016" w14:paraId="5C7B8E33" w14:textId="77777777" w:rsidTr="00C00E7E">
        <w:tc>
          <w:tcPr>
            <w:tcW w:w="4248" w:type="dxa"/>
            <w:tcBorders>
              <w:top w:val="nil"/>
              <w:left w:val="nil"/>
              <w:bottom w:val="single" w:sz="4" w:space="0" w:color="auto"/>
              <w:right w:val="nil"/>
            </w:tcBorders>
            <w:shd w:val="clear" w:color="auto" w:fill="auto"/>
            <w:noWrap/>
            <w:vAlign w:val="center"/>
            <w:hideMark/>
          </w:tcPr>
          <w:p w14:paraId="39EA834B"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Grains, roots, and tubers</w:t>
            </w:r>
          </w:p>
        </w:tc>
        <w:tc>
          <w:tcPr>
            <w:tcW w:w="990" w:type="dxa"/>
            <w:tcBorders>
              <w:top w:val="nil"/>
              <w:left w:val="nil"/>
              <w:bottom w:val="single" w:sz="4" w:space="0" w:color="auto"/>
              <w:right w:val="nil"/>
            </w:tcBorders>
            <w:shd w:val="clear" w:color="auto" w:fill="auto"/>
            <w:noWrap/>
            <w:vAlign w:val="center"/>
            <w:hideMark/>
          </w:tcPr>
          <w:p w14:paraId="74BBB6EC" w14:textId="3EBEC3D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60658467" w14:textId="376B48AC"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3195493F" w14:textId="29CFD23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727C9F5" w14:textId="24C058C1"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0C97B197" w14:textId="77777777" w:rsidTr="00C00E7E">
        <w:tc>
          <w:tcPr>
            <w:tcW w:w="4248" w:type="dxa"/>
            <w:tcBorders>
              <w:top w:val="nil"/>
              <w:left w:val="nil"/>
              <w:bottom w:val="single" w:sz="4" w:space="0" w:color="auto"/>
              <w:right w:val="nil"/>
            </w:tcBorders>
            <w:shd w:val="clear" w:color="auto" w:fill="auto"/>
            <w:noWrap/>
            <w:vAlign w:val="center"/>
            <w:hideMark/>
          </w:tcPr>
          <w:p w14:paraId="0B0B1E56"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Legumes and beans</w:t>
            </w:r>
          </w:p>
        </w:tc>
        <w:tc>
          <w:tcPr>
            <w:tcW w:w="990" w:type="dxa"/>
            <w:tcBorders>
              <w:top w:val="nil"/>
              <w:left w:val="nil"/>
              <w:bottom w:val="single" w:sz="4" w:space="0" w:color="auto"/>
              <w:right w:val="nil"/>
            </w:tcBorders>
            <w:shd w:val="clear" w:color="auto" w:fill="auto"/>
            <w:noWrap/>
            <w:vAlign w:val="center"/>
            <w:hideMark/>
          </w:tcPr>
          <w:p w14:paraId="44977A9F" w14:textId="0219B69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247F424" w14:textId="2F7F57F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6DBC68" w14:textId="435F4C2B"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15E1A586" w14:textId="39F9F480"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FACCD8E" w14:textId="77777777" w:rsidTr="00C00E7E">
        <w:tc>
          <w:tcPr>
            <w:tcW w:w="4248" w:type="dxa"/>
            <w:tcBorders>
              <w:top w:val="nil"/>
              <w:left w:val="nil"/>
              <w:bottom w:val="single" w:sz="4" w:space="0" w:color="auto"/>
              <w:right w:val="nil"/>
            </w:tcBorders>
            <w:shd w:val="clear" w:color="auto" w:fill="auto"/>
            <w:noWrap/>
            <w:vAlign w:val="center"/>
            <w:hideMark/>
          </w:tcPr>
          <w:p w14:paraId="3284B24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Nuts and seeds</w:t>
            </w:r>
          </w:p>
        </w:tc>
        <w:tc>
          <w:tcPr>
            <w:tcW w:w="990" w:type="dxa"/>
            <w:tcBorders>
              <w:top w:val="nil"/>
              <w:left w:val="nil"/>
              <w:bottom w:val="single" w:sz="4" w:space="0" w:color="auto"/>
              <w:right w:val="nil"/>
            </w:tcBorders>
            <w:shd w:val="clear" w:color="auto" w:fill="auto"/>
            <w:noWrap/>
            <w:vAlign w:val="center"/>
            <w:hideMark/>
          </w:tcPr>
          <w:p w14:paraId="27B7AE53" w14:textId="4525950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CA774E7" w14:textId="4DD35F7F"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F3C9816" w14:textId="41037430"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62A3597C" w14:textId="3C8D223D"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4F87B719" w14:textId="77777777" w:rsidTr="00C00E7E">
        <w:tc>
          <w:tcPr>
            <w:tcW w:w="4248" w:type="dxa"/>
            <w:tcBorders>
              <w:top w:val="nil"/>
              <w:left w:val="nil"/>
              <w:bottom w:val="single" w:sz="4" w:space="0" w:color="auto"/>
              <w:right w:val="nil"/>
            </w:tcBorders>
            <w:shd w:val="clear" w:color="auto" w:fill="auto"/>
            <w:noWrap/>
            <w:vAlign w:val="center"/>
            <w:hideMark/>
          </w:tcPr>
          <w:p w14:paraId="13567C75"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Dairy products</w:t>
            </w:r>
          </w:p>
        </w:tc>
        <w:tc>
          <w:tcPr>
            <w:tcW w:w="990" w:type="dxa"/>
            <w:tcBorders>
              <w:top w:val="nil"/>
              <w:left w:val="nil"/>
              <w:bottom w:val="single" w:sz="4" w:space="0" w:color="auto"/>
              <w:right w:val="nil"/>
            </w:tcBorders>
            <w:shd w:val="clear" w:color="auto" w:fill="auto"/>
            <w:noWrap/>
            <w:vAlign w:val="center"/>
            <w:hideMark/>
          </w:tcPr>
          <w:p w14:paraId="77F14CFF" w14:textId="0D675EF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F23D130" w14:textId="51B31DA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C1D16B3" w14:textId="5F851CB4"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2FC9909" w14:textId="10AB1676"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65D1EFEB" w14:textId="77777777" w:rsidTr="00C00E7E">
        <w:tc>
          <w:tcPr>
            <w:tcW w:w="4248" w:type="dxa"/>
            <w:tcBorders>
              <w:top w:val="nil"/>
              <w:left w:val="nil"/>
              <w:bottom w:val="single" w:sz="4" w:space="0" w:color="auto"/>
              <w:right w:val="nil"/>
            </w:tcBorders>
            <w:shd w:val="clear" w:color="auto" w:fill="auto"/>
            <w:noWrap/>
            <w:vAlign w:val="center"/>
            <w:hideMark/>
          </w:tcPr>
          <w:p w14:paraId="2488293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Meat and organ meats</w:t>
            </w:r>
          </w:p>
        </w:tc>
        <w:tc>
          <w:tcPr>
            <w:tcW w:w="990" w:type="dxa"/>
            <w:tcBorders>
              <w:top w:val="nil"/>
              <w:left w:val="nil"/>
              <w:bottom w:val="single" w:sz="4" w:space="0" w:color="auto"/>
              <w:right w:val="nil"/>
            </w:tcBorders>
            <w:shd w:val="clear" w:color="auto" w:fill="auto"/>
            <w:noWrap/>
            <w:vAlign w:val="center"/>
            <w:hideMark/>
          </w:tcPr>
          <w:p w14:paraId="16A171AE" w14:textId="0E89640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A92E61E" w14:textId="47CEBB4E"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092F8CD" w14:textId="60F46E9C"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15F732B" w14:textId="1C443742"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3E83863" w14:textId="77777777" w:rsidTr="00C00E7E">
        <w:tc>
          <w:tcPr>
            <w:tcW w:w="4248" w:type="dxa"/>
            <w:tcBorders>
              <w:top w:val="nil"/>
              <w:left w:val="nil"/>
              <w:bottom w:val="single" w:sz="4" w:space="0" w:color="auto"/>
              <w:right w:val="nil"/>
            </w:tcBorders>
            <w:shd w:val="clear" w:color="auto" w:fill="auto"/>
            <w:noWrap/>
            <w:vAlign w:val="center"/>
            <w:hideMark/>
          </w:tcPr>
          <w:p w14:paraId="41EDF1A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Eggs</w:t>
            </w:r>
          </w:p>
        </w:tc>
        <w:tc>
          <w:tcPr>
            <w:tcW w:w="990" w:type="dxa"/>
            <w:tcBorders>
              <w:top w:val="nil"/>
              <w:left w:val="nil"/>
              <w:bottom w:val="single" w:sz="4" w:space="0" w:color="auto"/>
              <w:right w:val="nil"/>
            </w:tcBorders>
            <w:shd w:val="clear" w:color="auto" w:fill="auto"/>
            <w:noWrap/>
            <w:vAlign w:val="center"/>
            <w:hideMark/>
          </w:tcPr>
          <w:p w14:paraId="605CB61C" w14:textId="000897A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5FC34894" w14:textId="64AD94E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1C451FF" w14:textId="7235B868"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38A839F" w14:textId="11F0637F"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9A8E240" w14:textId="77777777" w:rsidTr="00C00E7E">
        <w:tc>
          <w:tcPr>
            <w:tcW w:w="4248" w:type="dxa"/>
            <w:tcBorders>
              <w:top w:val="nil"/>
              <w:left w:val="nil"/>
              <w:bottom w:val="single" w:sz="4" w:space="0" w:color="auto"/>
              <w:right w:val="nil"/>
            </w:tcBorders>
            <w:shd w:val="clear" w:color="auto" w:fill="auto"/>
            <w:noWrap/>
            <w:vAlign w:val="center"/>
            <w:hideMark/>
          </w:tcPr>
          <w:p w14:paraId="6EC80EB2"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Vitamin A-rich dark green leafy vegetables</w:t>
            </w:r>
          </w:p>
        </w:tc>
        <w:tc>
          <w:tcPr>
            <w:tcW w:w="990" w:type="dxa"/>
            <w:tcBorders>
              <w:top w:val="nil"/>
              <w:left w:val="nil"/>
              <w:bottom w:val="single" w:sz="4" w:space="0" w:color="auto"/>
              <w:right w:val="nil"/>
            </w:tcBorders>
            <w:shd w:val="clear" w:color="auto" w:fill="auto"/>
            <w:noWrap/>
            <w:vAlign w:val="center"/>
            <w:hideMark/>
          </w:tcPr>
          <w:p w14:paraId="0BE8AF9D" w14:textId="4E25C066"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8A5D1B4" w14:textId="1952EAEA"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C6AE506" w14:textId="1D0ACF0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BE0C9C1" w14:textId="42B505FA"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09BE74B" w14:textId="77777777" w:rsidTr="00C00E7E">
        <w:tc>
          <w:tcPr>
            <w:tcW w:w="4248" w:type="dxa"/>
            <w:tcBorders>
              <w:top w:val="nil"/>
              <w:left w:val="nil"/>
              <w:bottom w:val="single" w:sz="4" w:space="0" w:color="auto"/>
              <w:right w:val="nil"/>
            </w:tcBorders>
            <w:shd w:val="clear" w:color="auto" w:fill="auto"/>
            <w:noWrap/>
            <w:vAlign w:val="center"/>
            <w:hideMark/>
          </w:tcPr>
          <w:p w14:paraId="5EFCBC3E"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vitamin A-rich vegetables and fruits</w:t>
            </w:r>
          </w:p>
        </w:tc>
        <w:tc>
          <w:tcPr>
            <w:tcW w:w="990" w:type="dxa"/>
            <w:tcBorders>
              <w:top w:val="nil"/>
              <w:left w:val="nil"/>
              <w:bottom w:val="single" w:sz="4" w:space="0" w:color="auto"/>
              <w:right w:val="nil"/>
            </w:tcBorders>
            <w:shd w:val="clear" w:color="auto" w:fill="auto"/>
            <w:noWrap/>
            <w:vAlign w:val="center"/>
            <w:hideMark/>
          </w:tcPr>
          <w:p w14:paraId="20CE6E44" w14:textId="35B317C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2A68F514" w14:textId="32A3B32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78ED9F5" w14:textId="4D1C25FF"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5E4C4FBD" w14:textId="4BEA9123"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E91EBCF" w14:textId="77777777" w:rsidTr="00C00E7E">
        <w:tc>
          <w:tcPr>
            <w:tcW w:w="4248" w:type="dxa"/>
            <w:tcBorders>
              <w:top w:val="nil"/>
              <w:left w:val="nil"/>
              <w:bottom w:val="single" w:sz="4" w:space="0" w:color="auto"/>
              <w:right w:val="nil"/>
            </w:tcBorders>
            <w:shd w:val="clear" w:color="auto" w:fill="auto"/>
            <w:noWrap/>
            <w:vAlign w:val="center"/>
            <w:hideMark/>
          </w:tcPr>
          <w:p w14:paraId="6804F5B8"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 xml:space="preserve">Other fruits </w:t>
            </w:r>
          </w:p>
        </w:tc>
        <w:tc>
          <w:tcPr>
            <w:tcW w:w="990" w:type="dxa"/>
            <w:tcBorders>
              <w:top w:val="nil"/>
              <w:left w:val="nil"/>
              <w:bottom w:val="single" w:sz="4" w:space="0" w:color="auto"/>
              <w:right w:val="nil"/>
            </w:tcBorders>
            <w:shd w:val="clear" w:color="auto" w:fill="auto"/>
            <w:noWrap/>
            <w:vAlign w:val="center"/>
            <w:hideMark/>
          </w:tcPr>
          <w:p w14:paraId="21538D01" w14:textId="00CEBBF8"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552E31" w14:textId="160DBAD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7D9C492" w14:textId="27C48D5D"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8570CC7" w14:textId="3A6FF8EC"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3B7B92E" w14:textId="77777777" w:rsidTr="00C00E7E">
        <w:tc>
          <w:tcPr>
            <w:tcW w:w="4248" w:type="dxa"/>
            <w:tcBorders>
              <w:top w:val="nil"/>
              <w:left w:val="nil"/>
              <w:bottom w:val="single" w:sz="4" w:space="0" w:color="auto"/>
              <w:right w:val="nil"/>
            </w:tcBorders>
            <w:shd w:val="clear" w:color="auto" w:fill="auto"/>
            <w:noWrap/>
            <w:vAlign w:val="center"/>
            <w:hideMark/>
          </w:tcPr>
          <w:p w14:paraId="2F1042E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vegetables</w:t>
            </w:r>
          </w:p>
        </w:tc>
        <w:tc>
          <w:tcPr>
            <w:tcW w:w="990" w:type="dxa"/>
            <w:tcBorders>
              <w:top w:val="nil"/>
              <w:left w:val="nil"/>
              <w:bottom w:val="single" w:sz="4" w:space="0" w:color="auto"/>
              <w:right w:val="nil"/>
            </w:tcBorders>
            <w:shd w:val="clear" w:color="auto" w:fill="auto"/>
            <w:noWrap/>
            <w:vAlign w:val="center"/>
            <w:hideMark/>
          </w:tcPr>
          <w:p w14:paraId="1DE3AEE7" w14:textId="74AD468B"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2B9879E" w14:textId="36782BB2"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2949EF9" w14:textId="3B31266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AA3A9D8" w14:textId="679B15FB"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FCAE8B1" w14:textId="77777777" w:rsidTr="00C00E7E">
        <w:tc>
          <w:tcPr>
            <w:tcW w:w="4248" w:type="dxa"/>
            <w:tcBorders>
              <w:top w:val="nil"/>
              <w:left w:val="nil"/>
              <w:bottom w:val="single" w:sz="4" w:space="0" w:color="auto"/>
              <w:right w:val="nil"/>
            </w:tcBorders>
            <w:shd w:val="clear" w:color="auto" w:fill="auto"/>
            <w:vAlign w:val="center"/>
            <w:hideMark/>
          </w:tcPr>
          <w:p w14:paraId="6A480156" w14:textId="16BA24FA" w:rsidR="009F4405" w:rsidRPr="00840016" w:rsidRDefault="009F4405" w:rsidP="00840016">
            <w:pPr>
              <w:widowControl/>
              <w:spacing w:line="259" w:lineRule="auto"/>
              <w:rPr>
                <w:rFonts w:eastAsia="Times New Roman" w:cs="Times New Roman"/>
                <w:b/>
                <w:bCs/>
                <w:color w:val="auto"/>
                <w:sz w:val="20"/>
                <w:szCs w:val="20"/>
              </w:rPr>
            </w:pPr>
            <w:r w:rsidRPr="00840016">
              <w:rPr>
                <w:rFonts w:eastAsia="Times New Roman" w:cs="Times New Roman"/>
                <w:b/>
                <w:bCs/>
                <w:color w:val="auto"/>
                <w:sz w:val="20"/>
                <w:szCs w:val="20"/>
              </w:rPr>
              <w:t>Number of women of reproductive age</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0" w:type="dxa"/>
            <w:tcBorders>
              <w:top w:val="nil"/>
              <w:left w:val="nil"/>
              <w:bottom w:val="single" w:sz="4" w:space="0" w:color="auto"/>
              <w:right w:val="nil"/>
            </w:tcBorders>
            <w:shd w:val="clear" w:color="auto" w:fill="auto"/>
            <w:vAlign w:val="center"/>
            <w:hideMark/>
          </w:tcPr>
          <w:p w14:paraId="6768222C" w14:textId="43A732D9"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20F3DB56" w14:textId="0056818F"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4632348E" w14:textId="11B4EC72" w:rsidR="009F4405" w:rsidRPr="00840016" w:rsidRDefault="009F4405" w:rsidP="00840016">
            <w:pPr>
              <w:widowControl/>
              <w:spacing w:line="259" w:lineRule="auto"/>
              <w:jc w:val="center"/>
              <w:rPr>
                <w:rFonts w:eastAsia="Times New Roman" w:cs="Times New Roman"/>
                <w:b/>
                <w:bCs/>
                <w:color w:val="auto"/>
                <w:sz w:val="20"/>
                <w:szCs w:val="20"/>
              </w:rPr>
            </w:pPr>
          </w:p>
        </w:tc>
        <w:tc>
          <w:tcPr>
            <w:tcW w:w="640" w:type="dxa"/>
            <w:tcBorders>
              <w:top w:val="nil"/>
              <w:left w:val="nil"/>
              <w:bottom w:val="single" w:sz="4" w:space="0" w:color="auto"/>
              <w:right w:val="nil"/>
            </w:tcBorders>
            <w:shd w:val="clear" w:color="000000" w:fill="D9D9D9"/>
            <w:vAlign w:val="center"/>
            <w:hideMark/>
          </w:tcPr>
          <w:p w14:paraId="0F16FBEA" w14:textId="64DF8C4F" w:rsidR="009F4405" w:rsidRPr="00840016" w:rsidRDefault="009F4405" w:rsidP="00840016">
            <w:pPr>
              <w:widowControl/>
              <w:spacing w:line="259" w:lineRule="auto"/>
              <w:jc w:val="center"/>
              <w:rPr>
                <w:rFonts w:eastAsia="Times New Roman" w:cs="Times New Roman"/>
                <w:b/>
                <w:bCs/>
                <w:color w:val="auto"/>
                <w:sz w:val="20"/>
                <w:szCs w:val="20"/>
              </w:rPr>
            </w:pPr>
          </w:p>
        </w:tc>
      </w:tr>
    </w:tbl>
    <w:p w14:paraId="1A2029C9" w14:textId="08DC7159" w:rsidR="009F4405" w:rsidRPr="00901D8B" w:rsidRDefault="004C0556" w:rsidP="00295D0E">
      <w:pPr>
        <w:ind w:left="90" w:right="1800" w:hanging="90"/>
        <w:rPr>
          <w:sz w:val="16"/>
          <w:szCs w:val="16"/>
        </w:rPr>
      </w:pPr>
      <w:commentRangeStart w:id="986"/>
      <w:r w:rsidRPr="007472E6">
        <w:rPr>
          <w:color w:val="auto"/>
          <w:sz w:val="16"/>
          <w:szCs w:val="16"/>
        </w:rPr>
        <w:t>^ Results not statistically reliable, n&lt;30  </w:t>
      </w:r>
      <w:commentRangeEnd w:id="986"/>
      <w:r>
        <w:rPr>
          <w:rStyle w:val="CommentReference"/>
        </w:rPr>
        <w:commentReference w:id="986"/>
      </w:r>
    </w:p>
    <w:p w14:paraId="7047889F" w14:textId="5322C443" w:rsidR="009F4405" w:rsidRDefault="009F4405" w:rsidP="00295D0E">
      <w:pPr>
        <w:pStyle w:val="TF-TblFN"/>
        <w:spacing w:before="0" w:line="276" w:lineRule="auto"/>
        <w:ind w:left="90" w:hanging="90"/>
      </w:pPr>
      <w:r w:rsidRPr="009F4405">
        <w:rPr>
          <w:vertAlign w:val="superscript"/>
        </w:rPr>
        <w:lastRenderedPageBreak/>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CE0DA80" w14:textId="3F325961" w:rsidR="009F4405" w:rsidRDefault="009F4405" w:rsidP="00295D0E">
      <w:pPr>
        <w:pStyle w:val="TF-TblFN"/>
        <w:spacing w:before="0" w:line="276" w:lineRule="auto"/>
      </w:pPr>
      <w:r>
        <w:t xml:space="preserve">Note: </w:t>
      </w:r>
      <w:r w:rsidR="0016420F">
        <w:t>Indicator e</w:t>
      </w:r>
      <w:r>
        <w:t xml:space="preserve">stimates are based on de facto </w:t>
      </w:r>
      <w:r w:rsidR="00C639B0">
        <w:t>household members</w:t>
      </w:r>
      <w:r>
        <w:t>.</w:t>
      </w:r>
    </w:p>
    <w:p w14:paraId="6BBE5A26" w14:textId="6469225C" w:rsidR="0013039D" w:rsidRDefault="00076ED3" w:rsidP="00295D0E">
      <w:pPr>
        <w:pStyle w:val="TF-TblFN"/>
        <w:spacing w:before="0" w:after="240" w:line="276" w:lineRule="auto"/>
      </w:pPr>
      <w:r>
        <w:t>Source: Feed the Future</w:t>
      </w:r>
      <w:r w:rsidR="00DA398C">
        <w:t xml:space="preserve"> </w:t>
      </w:r>
      <w:r w:rsidR="00DA398C">
        <w:rPr>
          <w:highlight w:val="yellow"/>
        </w:rPr>
        <w:t>[Country]</w:t>
      </w:r>
      <w:r>
        <w:t xml:space="preserve"> ZOI Survey </w:t>
      </w:r>
      <w:r w:rsidR="006E6E0F">
        <w:t>[</w:t>
      </w:r>
      <w:r w:rsidR="003D2832" w:rsidRPr="003D2832">
        <w:rPr>
          <w:highlight w:val="yellow"/>
        </w:rPr>
        <w:t>Survey year(s)</w:t>
      </w:r>
      <w:r w:rsidR="006E6E0F">
        <w:t>]</w:t>
      </w:r>
      <w:r w:rsidR="0013039D" w:rsidRPr="00602FB9">
        <w:t xml:space="preserve"> </w:t>
      </w:r>
    </w:p>
    <w:p w14:paraId="7CF40070" w14:textId="606A92D1" w:rsidR="00BC0F95" w:rsidRPr="00DF4DE5" w:rsidRDefault="00C36285" w:rsidP="00E1306E">
      <w:pPr>
        <w:pStyle w:val="Heading2"/>
        <w:numPr>
          <w:ilvl w:val="1"/>
          <w:numId w:val="32"/>
        </w:numPr>
      </w:pPr>
      <w:bookmarkStart w:id="987" w:name="_Toc63673383"/>
      <w:r>
        <w:t>Infant and young child f</w:t>
      </w:r>
      <w:r w:rsidR="00BC0F95" w:rsidRPr="00DF4DE5">
        <w:t>eeding</w:t>
      </w:r>
      <w:bookmarkEnd w:id="984"/>
      <w:bookmarkEnd w:id="985"/>
      <w:bookmarkEnd w:id="987"/>
    </w:p>
    <w:p w14:paraId="37C1C020" w14:textId="1A0613FB" w:rsidR="00BC0F95" w:rsidRPr="00DF4DE5" w:rsidRDefault="00BC0F95" w:rsidP="00840016">
      <w:pPr>
        <w:pStyle w:val="BodyText1"/>
      </w:pPr>
      <w:r w:rsidRPr="00DF4DE5">
        <w:t xml:space="preserve">This </w:t>
      </w:r>
      <w:r w:rsidR="00722D8F">
        <w:t>s</w:t>
      </w:r>
      <w:r w:rsidR="00EA5FC7">
        <w:t>ection</w:t>
      </w:r>
      <w:r w:rsidRPr="00DF4DE5">
        <w:t xml:space="preserve"> presents young children</w:t>
      </w:r>
      <w:r w:rsidR="00EA5FC7">
        <w:t>’</w:t>
      </w:r>
      <w:r w:rsidRPr="00DF4DE5">
        <w:t xml:space="preserve">s dietary intake measures, including the Feed the Future indicators of exclusive breastfeeding among </w:t>
      </w:r>
      <w:r w:rsidR="002D3552">
        <w:t xml:space="preserve">children </w:t>
      </w:r>
      <w:r w:rsidRPr="00DF4DE5">
        <w:t>0</w:t>
      </w:r>
      <w:r w:rsidR="008957F7">
        <w:t>-</w:t>
      </w:r>
      <w:r w:rsidRPr="00DF4DE5">
        <w:t xml:space="preserve">5 months </w:t>
      </w:r>
      <w:r w:rsidR="008957F7">
        <w:t xml:space="preserve">of age </w:t>
      </w:r>
      <w:r w:rsidRPr="00DF4DE5">
        <w:t xml:space="preserve">and the </w:t>
      </w:r>
      <w:r w:rsidR="002D3552">
        <w:t>m</w:t>
      </w:r>
      <w:r w:rsidRPr="00DF4DE5">
        <w:t xml:space="preserve">inimum </w:t>
      </w:r>
      <w:r w:rsidR="002D3552">
        <w:t>a</w:t>
      </w:r>
      <w:r w:rsidRPr="00DF4DE5">
        <w:t xml:space="preserve">cceptable </w:t>
      </w:r>
      <w:r w:rsidR="002D3552">
        <w:t>d</w:t>
      </w:r>
      <w:r w:rsidRPr="00DF4DE5">
        <w:t xml:space="preserve">iet among children </w:t>
      </w:r>
      <w:r w:rsidR="00CC7F7C">
        <w:t>6-23</w:t>
      </w:r>
      <w:r w:rsidRPr="00DF4DE5">
        <w:t xml:space="preserve"> months</w:t>
      </w:r>
      <w:r w:rsidR="008957F7">
        <w:t xml:space="preserve"> of age</w:t>
      </w:r>
      <w:r w:rsidRPr="00DF4DE5">
        <w:t>.</w:t>
      </w:r>
      <w:r w:rsidR="0052521F">
        <w:t xml:space="preserve"> </w:t>
      </w:r>
    </w:p>
    <w:p w14:paraId="1EF45F2C" w14:textId="2BCDBEBE" w:rsidR="00BC0F95" w:rsidRPr="00DF4DE5" w:rsidRDefault="00BC0F95" w:rsidP="000C031D">
      <w:pPr>
        <w:pStyle w:val="Heading3"/>
        <w:numPr>
          <w:ilvl w:val="2"/>
          <w:numId w:val="32"/>
        </w:numPr>
      </w:pPr>
      <w:bookmarkStart w:id="988" w:name="_Toc63673384"/>
      <w:r w:rsidRPr="00DF4DE5">
        <w:t xml:space="preserve">Exclusive </w:t>
      </w:r>
      <w:r w:rsidR="00C36285">
        <w:t>b</w:t>
      </w:r>
      <w:r w:rsidRPr="00DF4DE5">
        <w:t>reastfeeding</w:t>
      </w:r>
      <w:bookmarkEnd w:id="988"/>
    </w:p>
    <w:p w14:paraId="1FF3E2C5" w14:textId="77F6926F" w:rsidR="00BC0F95" w:rsidRPr="00DF4DE5" w:rsidRDefault="00BC0F95" w:rsidP="00840016">
      <w:pPr>
        <w:pStyle w:val="BodyText1"/>
      </w:pPr>
      <w:r w:rsidRPr="00DF4DE5">
        <w:t>Exclusive breastfeeding provides children with significant health and nutrition benefits, including protection from gastrointestinal infections and reduced risk of mortality due to infectious disease</w:t>
      </w:r>
      <w:r w:rsidR="008957F7">
        <w:t>.</w:t>
      </w:r>
      <w:r w:rsidR="00A96558">
        <w:rPr>
          <w:rStyle w:val="FootnoteReference"/>
        </w:rPr>
        <w:footnoteReference w:id="95"/>
      </w:r>
      <w:r w:rsidRPr="00DF4DE5">
        <w:t xml:space="preserve"> Exclusive breastfeeding means</w:t>
      </w:r>
      <w:r w:rsidR="008957F7">
        <w:t xml:space="preserve"> that</w:t>
      </w:r>
      <w:r w:rsidRPr="00DF4DE5">
        <w:t xml:space="preserve"> the infant received breast milk (including expressed breast milk or breast milk from a wet nurse)</w:t>
      </w:r>
      <w:r w:rsidR="009A4EB8">
        <w:t>; the infant</w:t>
      </w:r>
      <w:r w:rsidRPr="00DF4DE5">
        <w:t xml:space="preserve"> may</w:t>
      </w:r>
      <w:r w:rsidR="009A4EB8">
        <w:t xml:space="preserve"> also</w:t>
      </w:r>
      <w:r w:rsidRPr="00DF4DE5">
        <w:t xml:space="preserve"> have received oral rehydration salts, vitamins, minerals, or medicines, but did not receive any other food or liquid. This indicator measures the percentage of children 0</w:t>
      </w:r>
      <w:r w:rsidR="008957F7">
        <w:t>-</w:t>
      </w:r>
      <w:r w:rsidRPr="00DF4DE5">
        <w:t xml:space="preserve">5 months </w:t>
      </w:r>
      <w:r w:rsidR="008957F7">
        <w:t xml:space="preserve">of age </w:t>
      </w:r>
      <w:r w:rsidRPr="00DF4DE5">
        <w:t>who were exclusively breastfed the day preceding the survey.</w:t>
      </w:r>
    </w:p>
    <w:p w14:paraId="6A4F537D" w14:textId="39104CC8" w:rsidR="00BC0F95" w:rsidRPr="00DF4DE5" w:rsidRDefault="00143B1A" w:rsidP="00840016">
      <w:pPr>
        <w:pStyle w:val="BodyText1"/>
      </w:pPr>
      <w:r>
        <w:rPr>
          <w:b/>
        </w:rPr>
        <w:t xml:space="preserve">Table </w:t>
      </w:r>
      <w:r w:rsidR="00066F3E">
        <w:rPr>
          <w:b/>
        </w:rPr>
        <w:t>8</w:t>
      </w:r>
      <w:r>
        <w:rPr>
          <w:b/>
        </w:rPr>
        <w:t>.</w:t>
      </w:r>
      <w:r w:rsidR="00965EC6">
        <w:rPr>
          <w:b/>
        </w:rPr>
        <w:t>3.1</w:t>
      </w:r>
      <w:r w:rsidR="00BC0F95" w:rsidRPr="00DF4DE5">
        <w:t xml:space="preserve"> shows the prevalence of exclusive</w:t>
      </w:r>
      <w:r w:rsidR="00BC0F95">
        <w:t xml:space="preserve"> breastfeeding </w:t>
      </w:r>
      <w:r w:rsidR="002D3552">
        <w:t>among children 0</w:t>
      </w:r>
      <w:r w:rsidR="008957F7">
        <w:t>-</w:t>
      </w:r>
      <w:r w:rsidR="00BC0F95" w:rsidRPr="00DF4DE5">
        <w:t xml:space="preserve">5 months </w:t>
      </w:r>
      <w:r w:rsidR="008957F7">
        <w:t xml:space="preserve">of age </w:t>
      </w:r>
      <w:r w:rsidR="00BC0F95" w:rsidRPr="00DF4DE5">
        <w:t xml:space="preserve">in the </w:t>
      </w:r>
      <w:r w:rsidR="006E6E0F">
        <w:t>ZOI</w:t>
      </w:r>
      <w:r w:rsidR="00BC0F95" w:rsidRPr="00DF4DE5">
        <w:t xml:space="preserve">. Estimates are shown for all children, as well as by </w:t>
      </w:r>
      <w:r w:rsidR="002D3552">
        <w:t>child</w:t>
      </w:r>
      <w:r w:rsidR="008957F7">
        <w:t>’s</w:t>
      </w:r>
      <w:r w:rsidR="002D3552">
        <w:t xml:space="preserve"> </w:t>
      </w:r>
      <w:r w:rsidR="00BC0F95" w:rsidRPr="00DF4DE5">
        <w:t>sex</w:t>
      </w:r>
      <w:r w:rsidR="009F0B5F">
        <w:t xml:space="preserve">, </w:t>
      </w:r>
      <w:r w:rsidR="00BC0F95" w:rsidRPr="00DF4DE5">
        <w:t>educational attainment of the child</w:t>
      </w:r>
      <w:r w:rsidR="00EA5FC7">
        <w:t>’</w:t>
      </w:r>
      <w:r w:rsidR="00BC0F95" w:rsidRPr="00DF4DE5">
        <w:t>s primary caregiver</w:t>
      </w:r>
      <w:r w:rsidR="009F0B5F">
        <w:t xml:space="preserve">, wealth </w:t>
      </w:r>
      <w:r w:rsidR="003F0E13">
        <w:t>quintile</w:t>
      </w:r>
      <w:r w:rsidR="009F0B5F">
        <w:t>, household poverty status</w:t>
      </w:r>
      <w:r w:rsidR="00290099">
        <w:t>, and severity of shock exposure</w:t>
      </w:r>
      <w:r w:rsidR="00BC0F95" w:rsidRPr="00DF4DE5">
        <w:t>. Note that</w:t>
      </w:r>
      <w:r w:rsidR="00BC0F95">
        <w:t xml:space="preserve"> the </w:t>
      </w:r>
      <w:r w:rsidR="00BC0F95" w:rsidRPr="00DF4DE5">
        <w:t xml:space="preserve">data </w:t>
      </w:r>
      <w:r w:rsidR="00BC0F95">
        <w:t xml:space="preserve">are collected </w:t>
      </w:r>
      <w:r w:rsidR="00AB284B">
        <w:t>from</w:t>
      </w:r>
      <w:r w:rsidR="00AB284B" w:rsidRPr="00DF4DE5">
        <w:t xml:space="preserve"> </w:t>
      </w:r>
      <w:r w:rsidR="00BC0F95" w:rsidRPr="00DF4DE5">
        <w:t>the</w:t>
      </w:r>
      <w:r w:rsidR="00BC0F95">
        <w:t xml:space="preserve"> self-identified</w:t>
      </w:r>
      <w:r w:rsidR="00BC0F95" w:rsidRPr="00DF4DE5">
        <w:t xml:space="preserve"> primary caregiver </w:t>
      </w:r>
      <w:r w:rsidR="00BC0F95">
        <w:t xml:space="preserve">and not strictly </w:t>
      </w:r>
      <w:r w:rsidR="008957F7">
        <w:t xml:space="preserve">from </w:t>
      </w:r>
      <w:r w:rsidR="00BC0F95" w:rsidRPr="00DF4DE5">
        <w:t>the biological mother</w:t>
      </w:r>
      <w:r w:rsidR="00761FA5">
        <w:t>,</w:t>
      </w:r>
      <w:r w:rsidR="00BC0F95">
        <w:t xml:space="preserve"> although it is often the same person</w:t>
      </w:r>
      <w:r w:rsidR="00BC0F95" w:rsidRPr="00DF4DE5">
        <w:t xml:space="preserve">. </w:t>
      </w:r>
    </w:p>
    <w:p w14:paraId="0042DDE5" w14:textId="77777777" w:rsidR="00BC0F95" w:rsidRPr="00DF4DE5" w:rsidRDefault="00BC0F95" w:rsidP="00840016">
      <w:pPr>
        <w:pStyle w:val="BodyText1"/>
      </w:pPr>
      <w:r w:rsidRPr="00DF4DE5">
        <w:rPr>
          <w:highlight w:val="yellow"/>
        </w:rPr>
        <w:t>[Insert description of the values presented in the table.]</w:t>
      </w:r>
    </w:p>
    <w:p w14:paraId="20475ADB" w14:textId="415E7145" w:rsidR="00BC0F95" w:rsidRPr="009F4405" w:rsidRDefault="00143B1A" w:rsidP="00840016">
      <w:pPr>
        <w:pStyle w:val="Tabletitle"/>
      </w:pPr>
      <w:bookmarkStart w:id="989" w:name="_Toc415131220"/>
      <w:bookmarkStart w:id="990" w:name="_Toc499553873"/>
      <w:bookmarkStart w:id="991" w:name="_Toc499554311"/>
      <w:bookmarkStart w:id="992" w:name="_Toc499554566"/>
      <w:bookmarkStart w:id="993" w:name="_Toc63673157"/>
      <w:r w:rsidRPr="009F4405">
        <w:t xml:space="preserve">Table </w:t>
      </w:r>
      <w:r w:rsidR="00066F3E" w:rsidRPr="009F4405">
        <w:t>8</w:t>
      </w:r>
      <w:r w:rsidR="008D3983" w:rsidRPr="009F4405">
        <w:t>.</w:t>
      </w:r>
      <w:r w:rsidR="009F4405" w:rsidRPr="009F4405">
        <w:t>3</w:t>
      </w:r>
      <w:bookmarkEnd w:id="989"/>
      <w:bookmarkEnd w:id="990"/>
      <w:bookmarkEnd w:id="991"/>
      <w:bookmarkEnd w:id="992"/>
      <w:r w:rsidR="009F4405" w:rsidRPr="009F4405">
        <w:t>.1: Prevalence of Exclusive Breastfeeding among Children 0-5 Months of Age in the ZOI, in Total and by Selected Child, Caregiver, and Household Characteristics</w:t>
      </w:r>
      <w:bookmarkEnd w:id="993"/>
    </w:p>
    <w:tbl>
      <w:tblPr>
        <w:tblW w:w="8118" w:type="dxa"/>
        <w:tblLook w:val="04A0" w:firstRow="1" w:lastRow="0" w:firstColumn="1" w:lastColumn="0" w:noHBand="0" w:noVBand="1"/>
      </w:tblPr>
      <w:tblGrid>
        <w:gridCol w:w="3510"/>
        <w:gridCol w:w="1382"/>
        <w:gridCol w:w="621"/>
        <w:gridCol w:w="2605"/>
      </w:tblGrid>
      <w:tr w:rsidR="009F4405" w:rsidRPr="00C32EE2" w14:paraId="107DEB3A" w14:textId="77777777" w:rsidTr="00C00E7E">
        <w:trPr>
          <w:tblHeader/>
        </w:trPr>
        <w:tc>
          <w:tcPr>
            <w:tcW w:w="3510" w:type="dxa"/>
            <w:tcBorders>
              <w:top w:val="single" w:sz="4" w:space="0" w:color="auto"/>
              <w:left w:val="nil"/>
              <w:bottom w:val="nil"/>
              <w:right w:val="nil"/>
            </w:tcBorders>
            <w:shd w:val="clear" w:color="000000" w:fill="387990"/>
            <w:noWrap/>
            <w:vAlign w:val="bottom"/>
            <w:hideMark/>
          </w:tcPr>
          <w:p w14:paraId="2C3B0DE8" w14:textId="77777777" w:rsidR="009F4405" w:rsidRPr="00C32EE2" w:rsidRDefault="009F4405" w:rsidP="00C32EE2">
            <w:pPr>
              <w:widowControl/>
              <w:spacing w:line="259" w:lineRule="auto"/>
              <w:rPr>
                <w:rFonts w:eastAsia="Times New Roman" w:cs="Times New Roman"/>
                <w:b/>
                <w:bCs/>
                <w:color w:val="FFFFFF"/>
                <w:sz w:val="20"/>
                <w:szCs w:val="20"/>
              </w:rPr>
            </w:pPr>
            <w:bookmarkStart w:id="994" w:name="_Hlk14350163"/>
            <w:bookmarkStart w:id="995" w:name="_Hlk14352695"/>
            <w:r w:rsidRPr="00C32EE2">
              <w:rPr>
                <w:rFonts w:eastAsia="Times New Roman" w:cs="Times New Roman"/>
                <w:b/>
                <w:bCs/>
                <w:color w:val="FFFFFF"/>
                <w:sz w:val="20"/>
                <w:szCs w:val="20"/>
              </w:rPr>
              <w:t>Characteristic</w:t>
            </w:r>
          </w:p>
        </w:tc>
        <w:tc>
          <w:tcPr>
            <w:tcW w:w="1382" w:type="dxa"/>
            <w:tcBorders>
              <w:top w:val="single" w:sz="4" w:space="0" w:color="auto"/>
              <w:left w:val="nil"/>
              <w:bottom w:val="nil"/>
              <w:right w:val="nil"/>
            </w:tcBorders>
            <w:shd w:val="clear" w:color="000000" w:fill="387990"/>
            <w:noWrap/>
            <w:vAlign w:val="bottom"/>
            <w:hideMark/>
          </w:tcPr>
          <w:p w14:paraId="70914CC7"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21" w:type="dxa"/>
            <w:tcBorders>
              <w:top w:val="single" w:sz="4" w:space="0" w:color="auto"/>
              <w:left w:val="nil"/>
              <w:bottom w:val="single" w:sz="4" w:space="0" w:color="auto"/>
              <w:right w:val="nil"/>
            </w:tcBorders>
            <w:shd w:val="clear" w:color="000000" w:fill="387990"/>
            <w:vAlign w:val="bottom"/>
            <w:hideMark/>
          </w:tcPr>
          <w:p w14:paraId="113B63C9"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
        </w:tc>
        <w:tc>
          <w:tcPr>
            <w:tcW w:w="2605" w:type="dxa"/>
            <w:tcBorders>
              <w:top w:val="single" w:sz="4" w:space="0" w:color="auto"/>
              <w:left w:val="nil"/>
              <w:bottom w:val="nil"/>
              <w:right w:val="nil"/>
            </w:tcBorders>
            <w:shd w:val="clear" w:color="000000" w:fill="387990"/>
            <w:vAlign w:val="bottom"/>
            <w:hideMark/>
          </w:tcPr>
          <w:p w14:paraId="2E6FC24E" w14:textId="7E29470F"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9F4405" w:rsidRPr="00C32EE2" w14:paraId="43A7D6D2" w14:textId="77777777" w:rsidTr="00C00E7E">
        <w:tc>
          <w:tcPr>
            <w:tcW w:w="3510" w:type="dxa"/>
            <w:tcBorders>
              <w:top w:val="single" w:sz="4" w:space="0" w:color="auto"/>
              <w:left w:val="nil"/>
              <w:bottom w:val="single" w:sz="4" w:space="0" w:color="auto"/>
              <w:right w:val="nil"/>
            </w:tcBorders>
            <w:shd w:val="clear" w:color="auto" w:fill="auto"/>
            <w:vAlign w:val="center"/>
            <w:hideMark/>
          </w:tcPr>
          <w:p w14:paraId="49B5CF16"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0-5 months of age</w:t>
            </w:r>
          </w:p>
        </w:tc>
        <w:tc>
          <w:tcPr>
            <w:tcW w:w="1382" w:type="dxa"/>
            <w:tcBorders>
              <w:top w:val="single" w:sz="4" w:space="0" w:color="auto"/>
              <w:left w:val="nil"/>
              <w:bottom w:val="single" w:sz="4" w:space="0" w:color="auto"/>
              <w:right w:val="nil"/>
            </w:tcBorders>
            <w:shd w:val="clear" w:color="auto" w:fill="auto"/>
            <w:vAlign w:val="center"/>
            <w:hideMark/>
          </w:tcPr>
          <w:p w14:paraId="5ED64F9D" w14:textId="48AC271B"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5EB924F5" w14:textId="0F65038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single" w:sz="4" w:space="0" w:color="auto"/>
              <w:left w:val="nil"/>
              <w:bottom w:val="single" w:sz="4" w:space="0" w:color="auto"/>
              <w:right w:val="nil"/>
            </w:tcBorders>
            <w:shd w:val="clear" w:color="auto" w:fill="auto"/>
            <w:vAlign w:val="center"/>
            <w:hideMark/>
          </w:tcPr>
          <w:p w14:paraId="7FCBAC8F" w14:textId="3145789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CD7C89D" w14:textId="77777777" w:rsidTr="00C00E7E">
        <w:tc>
          <w:tcPr>
            <w:tcW w:w="3510" w:type="dxa"/>
            <w:tcBorders>
              <w:top w:val="nil"/>
              <w:left w:val="nil"/>
              <w:bottom w:val="single" w:sz="4" w:space="0" w:color="auto"/>
              <w:right w:val="nil"/>
            </w:tcBorders>
            <w:shd w:val="clear" w:color="000000" w:fill="DBE7F3"/>
            <w:vAlign w:val="center"/>
            <w:hideMark/>
          </w:tcPr>
          <w:p w14:paraId="18E90D49"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382" w:type="dxa"/>
            <w:tcBorders>
              <w:top w:val="nil"/>
              <w:left w:val="nil"/>
              <w:bottom w:val="single" w:sz="4" w:space="0" w:color="auto"/>
              <w:right w:val="nil"/>
            </w:tcBorders>
            <w:shd w:val="clear" w:color="000000" w:fill="DBE7F3"/>
            <w:vAlign w:val="center"/>
            <w:hideMark/>
          </w:tcPr>
          <w:p w14:paraId="3FAF5893" w14:textId="5130CA58" w:rsidR="009F4405" w:rsidRPr="00C32EE2" w:rsidRDefault="009F4405" w:rsidP="00C32EE2">
            <w:pPr>
              <w:widowControl/>
              <w:spacing w:line="259" w:lineRule="auto"/>
              <w:jc w:val="center"/>
              <w:rPr>
                <w:rFonts w:eastAsia="Times New Roman" w:cs="Times New Roman"/>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44E5DBF0" w14:textId="57CF6B5B"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41336C8A" w14:textId="4B5676A6"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A0972BA" w14:textId="77777777" w:rsidTr="00C00E7E">
        <w:tc>
          <w:tcPr>
            <w:tcW w:w="3510" w:type="dxa"/>
            <w:tcBorders>
              <w:top w:val="nil"/>
              <w:left w:val="nil"/>
              <w:bottom w:val="single" w:sz="4" w:space="0" w:color="auto"/>
              <w:right w:val="nil"/>
            </w:tcBorders>
            <w:shd w:val="clear" w:color="auto" w:fill="auto"/>
            <w:vAlign w:val="center"/>
            <w:hideMark/>
          </w:tcPr>
          <w:p w14:paraId="2D38311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382" w:type="dxa"/>
            <w:tcBorders>
              <w:top w:val="nil"/>
              <w:left w:val="nil"/>
              <w:bottom w:val="single" w:sz="4" w:space="0" w:color="auto"/>
              <w:right w:val="nil"/>
            </w:tcBorders>
            <w:shd w:val="clear" w:color="auto" w:fill="auto"/>
            <w:vAlign w:val="center"/>
            <w:hideMark/>
          </w:tcPr>
          <w:p w14:paraId="5FC0E599" w14:textId="4F128A0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635040A" w14:textId="15472D6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AE8A4DD" w14:textId="66A68F7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96F9559" w14:textId="77777777" w:rsidTr="00C00E7E">
        <w:tc>
          <w:tcPr>
            <w:tcW w:w="3510" w:type="dxa"/>
            <w:tcBorders>
              <w:top w:val="nil"/>
              <w:left w:val="nil"/>
              <w:bottom w:val="single" w:sz="4" w:space="0" w:color="auto"/>
              <w:right w:val="nil"/>
            </w:tcBorders>
            <w:shd w:val="clear" w:color="auto" w:fill="auto"/>
            <w:vAlign w:val="center"/>
            <w:hideMark/>
          </w:tcPr>
          <w:p w14:paraId="2783052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382" w:type="dxa"/>
            <w:tcBorders>
              <w:top w:val="nil"/>
              <w:left w:val="nil"/>
              <w:bottom w:val="single" w:sz="4" w:space="0" w:color="auto"/>
              <w:right w:val="nil"/>
            </w:tcBorders>
            <w:shd w:val="clear" w:color="auto" w:fill="auto"/>
            <w:vAlign w:val="center"/>
            <w:hideMark/>
          </w:tcPr>
          <w:p w14:paraId="6868F910" w14:textId="1EDB363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E27C37D" w14:textId="5ABB3E88"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768362BB" w14:textId="5C5AD8D9"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B321E40" w14:textId="77777777" w:rsidTr="00C00E7E">
        <w:tc>
          <w:tcPr>
            <w:tcW w:w="3510" w:type="dxa"/>
            <w:tcBorders>
              <w:top w:val="nil"/>
              <w:left w:val="nil"/>
              <w:bottom w:val="single" w:sz="4" w:space="0" w:color="auto"/>
              <w:right w:val="nil"/>
            </w:tcBorders>
            <w:shd w:val="clear" w:color="000000" w:fill="DBE7F3"/>
            <w:vAlign w:val="center"/>
            <w:hideMark/>
          </w:tcPr>
          <w:p w14:paraId="38C14316"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Caregiver education</w:t>
            </w:r>
            <w:r w:rsidRPr="00C32EE2">
              <w:rPr>
                <w:rFonts w:eastAsia="Times New Roman" w:cs="Times New Roman"/>
                <w:b/>
                <w:bCs/>
                <w:color w:val="auto"/>
                <w:sz w:val="20"/>
                <w:szCs w:val="20"/>
                <w:vertAlign w:val="superscript"/>
              </w:rPr>
              <w:t>c</w:t>
            </w:r>
          </w:p>
        </w:tc>
        <w:tc>
          <w:tcPr>
            <w:tcW w:w="1382" w:type="dxa"/>
            <w:tcBorders>
              <w:top w:val="nil"/>
              <w:left w:val="nil"/>
              <w:bottom w:val="single" w:sz="4" w:space="0" w:color="auto"/>
              <w:right w:val="nil"/>
            </w:tcBorders>
            <w:shd w:val="clear" w:color="000000" w:fill="DBE7F3"/>
            <w:vAlign w:val="center"/>
            <w:hideMark/>
          </w:tcPr>
          <w:p w14:paraId="69376EF8" w14:textId="243DD6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0EA900FB" w14:textId="736715E5"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04974B58" w14:textId="54BFE9B3"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12EEDCA" w14:textId="77777777" w:rsidTr="00C00E7E">
        <w:tc>
          <w:tcPr>
            <w:tcW w:w="3510" w:type="dxa"/>
            <w:tcBorders>
              <w:top w:val="nil"/>
              <w:left w:val="nil"/>
              <w:bottom w:val="single" w:sz="4" w:space="0" w:color="auto"/>
              <w:right w:val="nil"/>
            </w:tcBorders>
            <w:shd w:val="clear" w:color="auto" w:fill="auto"/>
            <w:vAlign w:val="center"/>
            <w:hideMark/>
          </w:tcPr>
          <w:p w14:paraId="0CBF485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 education</w:t>
            </w:r>
          </w:p>
        </w:tc>
        <w:tc>
          <w:tcPr>
            <w:tcW w:w="1382" w:type="dxa"/>
            <w:tcBorders>
              <w:top w:val="nil"/>
              <w:left w:val="nil"/>
              <w:bottom w:val="single" w:sz="4" w:space="0" w:color="auto"/>
              <w:right w:val="nil"/>
            </w:tcBorders>
            <w:shd w:val="clear" w:color="auto" w:fill="auto"/>
            <w:vAlign w:val="center"/>
            <w:hideMark/>
          </w:tcPr>
          <w:p w14:paraId="21469882" w14:textId="61756D70"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2C556C79" w14:textId="70F453B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642F2F1A" w14:textId="683CF1F1"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58EDA31" w14:textId="77777777" w:rsidTr="00C00E7E">
        <w:tc>
          <w:tcPr>
            <w:tcW w:w="3510" w:type="dxa"/>
            <w:tcBorders>
              <w:top w:val="nil"/>
              <w:left w:val="nil"/>
              <w:bottom w:val="single" w:sz="4" w:space="0" w:color="auto"/>
              <w:right w:val="nil"/>
            </w:tcBorders>
            <w:shd w:val="clear" w:color="auto" w:fill="auto"/>
            <w:vAlign w:val="center"/>
            <w:hideMark/>
          </w:tcPr>
          <w:p w14:paraId="0064FCBC"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382" w:type="dxa"/>
            <w:tcBorders>
              <w:top w:val="nil"/>
              <w:left w:val="nil"/>
              <w:bottom w:val="single" w:sz="4" w:space="0" w:color="auto"/>
              <w:right w:val="nil"/>
            </w:tcBorders>
            <w:shd w:val="clear" w:color="auto" w:fill="auto"/>
            <w:vAlign w:val="center"/>
            <w:hideMark/>
          </w:tcPr>
          <w:p w14:paraId="3D405B11" w14:textId="051A8FA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8F264F0" w14:textId="6704EE9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61743C0" w14:textId="43425E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20A1543" w14:textId="77777777" w:rsidTr="00C00E7E">
        <w:tc>
          <w:tcPr>
            <w:tcW w:w="3510" w:type="dxa"/>
            <w:tcBorders>
              <w:top w:val="nil"/>
              <w:left w:val="nil"/>
              <w:bottom w:val="single" w:sz="4" w:space="0" w:color="auto"/>
              <w:right w:val="nil"/>
            </w:tcBorders>
            <w:shd w:val="clear" w:color="auto" w:fill="auto"/>
            <w:vAlign w:val="center"/>
            <w:hideMark/>
          </w:tcPr>
          <w:p w14:paraId="4455618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382" w:type="dxa"/>
            <w:tcBorders>
              <w:top w:val="nil"/>
              <w:left w:val="nil"/>
              <w:bottom w:val="single" w:sz="4" w:space="0" w:color="auto"/>
              <w:right w:val="nil"/>
            </w:tcBorders>
            <w:shd w:val="clear" w:color="auto" w:fill="auto"/>
            <w:vAlign w:val="center"/>
            <w:hideMark/>
          </w:tcPr>
          <w:p w14:paraId="1A8BDFE0" w14:textId="6442EFF7"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31847B4" w14:textId="76FCD1AF"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5838820" w14:textId="5C05298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CDD44E0" w14:textId="77777777" w:rsidTr="00C00E7E">
        <w:tc>
          <w:tcPr>
            <w:tcW w:w="3510" w:type="dxa"/>
            <w:tcBorders>
              <w:top w:val="nil"/>
              <w:left w:val="nil"/>
              <w:bottom w:val="single" w:sz="4" w:space="0" w:color="auto"/>
              <w:right w:val="nil"/>
            </w:tcBorders>
            <w:shd w:val="clear" w:color="auto" w:fill="auto"/>
            <w:vAlign w:val="center"/>
            <w:hideMark/>
          </w:tcPr>
          <w:p w14:paraId="47DE697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382" w:type="dxa"/>
            <w:tcBorders>
              <w:top w:val="nil"/>
              <w:left w:val="nil"/>
              <w:bottom w:val="single" w:sz="4" w:space="0" w:color="auto"/>
              <w:right w:val="nil"/>
            </w:tcBorders>
            <w:shd w:val="clear" w:color="auto" w:fill="auto"/>
            <w:vAlign w:val="center"/>
            <w:hideMark/>
          </w:tcPr>
          <w:p w14:paraId="3A80773C" w14:textId="4D17CD2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D6B0871" w14:textId="25273814"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E2FDA7A" w14:textId="6C9F0C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B71AA0B" w14:textId="77777777" w:rsidTr="00C00E7E">
        <w:tc>
          <w:tcPr>
            <w:tcW w:w="3510" w:type="dxa"/>
            <w:tcBorders>
              <w:top w:val="nil"/>
              <w:left w:val="nil"/>
              <w:bottom w:val="single" w:sz="4" w:space="0" w:color="auto"/>
              <w:right w:val="nil"/>
            </w:tcBorders>
            <w:shd w:val="clear" w:color="auto" w:fill="auto"/>
            <w:vAlign w:val="center"/>
            <w:hideMark/>
          </w:tcPr>
          <w:p w14:paraId="5FA814F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382" w:type="dxa"/>
            <w:tcBorders>
              <w:top w:val="nil"/>
              <w:left w:val="nil"/>
              <w:bottom w:val="single" w:sz="4" w:space="0" w:color="auto"/>
              <w:right w:val="nil"/>
            </w:tcBorders>
            <w:shd w:val="clear" w:color="auto" w:fill="auto"/>
            <w:vAlign w:val="center"/>
            <w:hideMark/>
          </w:tcPr>
          <w:p w14:paraId="4E38845F" w14:textId="2CC228D1"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93AFF09" w14:textId="2FA4AAC6"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1756E3E6" w14:textId="5B384765"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8071D9B" w14:textId="77777777" w:rsidTr="00C00E7E">
        <w:tc>
          <w:tcPr>
            <w:tcW w:w="3510" w:type="dxa"/>
            <w:tcBorders>
              <w:top w:val="nil"/>
              <w:left w:val="nil"/>
              <w:bottom w:val="single" w:sz="4" w:space="0" w:color="auto"/>
              <w:right w:val="nil"/>
            </w:tcBorders>
            <w:shd w:val="clear" w:color="000000" w:fill="DBE7F3"/>
            <w:noWrap/>
            <w:vAlign w:val="center"/>
            <w:hideMark/>
          </w:tcPr>
          <w:p w14:paraId="529570BD"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382" w:type="dxa"/>
            <w:tcBorders>
              <w:top w:val="nil"/>
              <w:left w:val="nil"/>
              <w:bottom w:val="single" w:sz="4" w:space="0" w:color="auto"/>
              <w:right w:val="nil"/>
            </w:tcBorders>
            <w:shd w:val="clear" w:color="000000" w:fill="DBE7F3"/>
            <w:noWrap/>
            <w:vAlign w:val="center"/>
            <w:hideMark/>
          </w:tcPr>
          <w:p w14:paraId="4A12EF88" w14:textId="1917C2E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537C0B52" w14:textId="3F9C4619"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58CB3D9A" w14:textId="6939F96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2A25172" w14:textId="77777777" w:rsidTr="00C00E7E">
        <w:tc>
          <w:tcPr>
            <w:tcW w:w="3510" w:type="dxa"/>
            <w:tcBorders>
              <w:top w:val="nil"/>
              <w:left w:val="nil"/>
              <w:bottom w:val="single" w:sz="4" w:space="0" w:color="auto"/>
              <w:right w:val="nil"/>
            </w:tcBorders>
            <w:shd w:val="clear" w:color="auto" w:fill="auto"/>
            <w:noWrap/>
            <w:vAlign w:val="center"/>
            <w:hideMark/>
          </w:tcPr>
          <w:p w14:paraId="140782E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382" w:type="dxa"/>
            <w:tcBorders>
              <w:top w:val="nil"/>
              <w:left w:val="nil"/>
              <w:bottom w:val="single" w:sz="4" w:space="0" w:color="auto"/>
              <w:right w:val="nil"/>
            </w:tcBorders>
            <w:shd w:val="clear" w:color="auto" w:fill="auto"/>
            <w:noWrap/>
            <w:vAlign w:val="center"/>
            <w:hideMark/>
          </w:tcPr>
          <w:p w14:paraId="7F3679BD" w14:textId="7022F4AF"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67E937FA" w14:textId="0811C3D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9155672" w14:textId="2C9359C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101E609A" w14:textId="77777777" w:rsidTr="00C00E7E">
        <w:tc>
          <w:tcPr>
            <w:tcW w:w="3510" w:type="dxa"/>
            <w:tcBorders>
              <w:top w:val="nil"/>
              <w:left w:val="nil"/>
              <w:bottom w:val="single" w:sz="4" w:space="0" w:color="auto"/>
              <w:right w:val="nil"/>
            </w:tcBorders>
            <w:shd w:val="clear" w:color="auto" w:fill="auto"/>
            <w:noWrap/>
            <w:vAlign w:val="center"/>
            <w:hideMark/>
          </w:tcPr>
          <w:p w14:paraId="681B49F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382" w:type="dxa"/>
            <w:tcBorders>
              <w:top w:val="nil"/>
              <w:left w:val="nil"/>
              <w:bottom w:val="single" w:sz="4" w:space="0" w:color="auto"/>
              <w:right w:val="nil"/>
            </w:tcBorders>
            <w:shd w:val="clear" w:color="auto" w:fill="auto"/>
            <w:noWrap/>
            <w:vAlign w:val="center"/>
            <w:hideMark/>
          </w:tcPr>
          <w:p w14:paraId="79F19AD6" w14:textId="2BE85A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44CE0B96" w14:textId="0BF10C3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2F9F5F79" w14:textId="396EA9B2"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CF18839" w14:textId="77777777" w:rsidTr="00C00E7E">
        <w:tc>
          <w:tcPr>
            <w:tcW w:w="3510" w:type="dxa"/>
            <w:tcBorders>
              <w:top w:val="nil"/>
              <w:left w:val="nil"/>
              <w:bottom w:val="single" w:sz="4" w:space="0" w:color="auto"/>
              <w:right w:val="nil"/>
            </w:tcBorders>
            <w:shd w:val="clear" w:color="auto" w:fill="auto"/>
            <w:noWrap/>
            <w:vAlign w:val="center"/>
            <w:hideMark/>
          </w:tcPr>
          <w:p w14:paraId="786CBDE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382" w:type="dxa"/>
            <w:tcBorders>
              <w:top w:val="nil"/>
              <w:left w:val="nil"/>
              <w:bottom w:val="single" w:sz="4" w:space="0" w:color="auto"/>
              <w:right w:val="nil"/>
            </w:tcBorders>
            <w:shd w:val="clear" w:color="auto" w:fill="auto"/>
            <w:noWrap/>
            <w:vAlign w:val="center"/>
            <w:hideMark/>
          </w:tcPr>
          <w:p w14:paraId="7EBE051B" w14:textId="6570D3F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5AD6D405" w14:textId="3480EE25"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E909D5A" w14:textId="513CD07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1419BC5" w14:textId="77777777" w:rsidTr="00C00E7E">
        <w:tc>
          <w:tcPr>
            <w:tcW w:w="3510" w:type="dxa"/>
            <w:tcBorders>
              <w:top w:val="nil"/>
              <w:left w:val="nil"/>
              <w:bottom w:val="single" w:sz="4" w:space="0" w:color="auto"/>
              <w:right w:val="nil"/>
            </w:tcBorders>
            <w:shd w:val="clear" w:color="auto" w:fill="auto"/>
            <w:noWrap/>
            <w:vAlign w:val="center"/>
            <w:hideMark/>
          </w:tcPr>
          <w:p w14:paraId="2903B65E"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Second</w:t>
            </w:r>
          </w:p>
        </w:tc>
        <w:tc>
          <w:tcPr>
            <w:tcW w:w="1382" w:type="dxa"/>
            <w:tcBorders>
              <w:top w:val="nil"/>
              <w:left w:val="nil"/>
              <w:bottom w:val="single" w:sz="4" w:space="0" w:color="auto"/>
              <w:right w:val="nil"/>
            </w:tcBorders>
            <w:shd w:val="clear" w:color="auto" w:fill="auto"/>
            <w:noWrap/>
            <w:vAlign w:val="center"/>
            <w:hideMark/>
          </w:tcPr>
          <w:p w14:paraId="0E780ED1" w14:textId="25173D7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DD1329" w14:textId="079D5027"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234DE50" w14:textId="3918A6C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577F79C6" w14:textId="77777777" w:rsidTr="00C00E7E">
        <w:tc>
          <w:tcPr>
            <w:tcW w:w="3510" w:type="dxa"/>
            <w:tcBorders>
              <w:top w:val="nil"/>
              <w:left w:val="nil"/>
              <w:bottom w:val="single" w:sz="4" w:space="0" w:color="auto"/>
              <w:right w:val="nil"/>
            </w:tcBorders>
            <w:shd w:val="clear" w:color="auto" w:fill="auto"/>
            <w:noWrap/>
            <w:vAlign w:val="center"/>
            <w:hideMark/>
          </w:tcPr>
          <w:p w14:paraId="7D01C661"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382" w:type="dxa"/>
            <w:tcBorders>
              <w:top w:val="nil"/>
              <w:left w:val="nil"/>
              <w:bottom w:val="single" w:sz="4" w:space="0" w:color="auto"/>
              <w:right w:val="nil"/>
            </w:tcBorders>
            <w:shd w:val="clear" w:color="auto" w:fill="auto"/>
            <w:noWrap/>
            <w:vAlign w:val="center"/>
            <w:hideMark/>
          </w:tcPr>
          <w:p w14:paraId="48247425" w14:textId="01C4275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988817D" w14:textId="5D26342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44DC6E47" w14:textId="1DAADC0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222684F" w14:textId="77777777" w:rsidTr="00C00E7E">
        <w:tc>
          <w:tcPr>
            <w:tcW w:w="3510" w:type="dxa"/>
            <w:tcBorders>
              <w:top w:val="nil"/>
              <w:left w:val="nil"/>
              <w:bottom w:val="single" w:sz="4" w:space="0" w:color="auto"/>
              <w:right w:val="nil"/>
            </w:tcBorders>
            <w:shd w:val="clear" w:color="000000" w:fill="DBE5F1"/>
            <w:noWrap/>
            <w:vAlign w:val="center"/>
            <w:hideMark/>
          </w:tcPr>
          <w:p w14:paraId="506F94EB"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382" w:type="dxa"/>
            <w:tcBorders>
              <w:top w:val="nil"/>
              <w:left w:val="nil"/>
              <w:bottom w:val="single" w:sz="4" w:space="0" w:color="auto"/>
              <w:right w:val="nil"/>
            </w:tcBorders>
            <w:shd w:val="clear" w:color="000000" w:fill="DBE5F1"/>
            <w:noWrap/>
            <w:vAlign w:val="center"/>
            <w:hideMark/>
          </w:tcPr>
          <w:p w14:paraId="63B0DC1A" w14:textId="3EC8346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5F1"/>
            <w:vAlign w:val="center"/>
            <w:hideMark/>
          </w:tcPr>
          <w:p w14:paraId="12F8BE65" w14:textId="218EA21E" w:rsidR="009F4405" w:rsidRPr="00C32EE2" w:rsidRDefault="009F4405" w:rsidP="00C32EE2">
            <w:pPr>
              <w:widowControl/>
              <w:spacing w:line="259" w:lineRule="auto"/>
              <w:jc w:val="center"/>
              <w:rPr>
                <w:rFonts w:eastAsia="Times New Roman" w:cs="Times New Roman"/>
                <w:bCs/>
                <w:sz w:val="20"/>
                <w:szCs w:val="20"/>
              </w:rPr>
            </w:pPr>
          </w:p>
        </w:tc>
        <w:tc>
          <w:tcPr>
            <w:tcW w:w="2605" w:type="dxa"/>
            <w:tcBorders>
              <w:top w:val="nil"/>
              <w:left w:val="nil"/>
              <w:bottom w:val="single" w:sz="4" w:space="0" w:color="auto"/>
              <w:right w:val="nil"/>
            </w:tcBorders>
            <w:shd w:val="clear" w:color="000000" w:fill="DBE5F1"/>
            <w:noWrap/>
            <w:vAlign w:val="center"/>
            <w:hideMark/>
          </w:tcPr>
          <w:p w14:paraId="6BACE036" w14:textId="77EE1EC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F4F00C9" w14:textId="77777777" w:rsidTr="00C00E7E">
        <w:tc>
          <w:tcPr>
            <w:tcW w:w="3510" w:type="dxa"/>
            <w:tcBorders>
              <w:top w:val="nil"/>
              <w:left w:val="nil"/>
              <w:bottom w:val="single" w:sz="4" w:space="0" w:color="auto"/>
              <w:right w:val="nil"/>
            </w:tcBorders>
            <w:shd w:val="clear" w:color="auto" w:fill="auto"/>
            <w:vAlign w:val="center"/>
            <w:hideMark/>
          </w:tcPr>
          <w:p w14:paraId="5D087FB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382" w:type="dxa"/>
            <w:tcBorders>
              <w:top w:val="nil"/>
              <w:left w:val="nil"/>
              <w:bottom w:val="single" w:sz="4" w:space="0" w:color="auto"/>
              <w:right w:val="nil"/>
            </w:tcBorders>
            <w:shd w:val="clear" w:color="auto" w:fill="auto"/>
            <w:vAlign w:val="center"/>
            <w:hideMark/>
          </w:tcPr>
          <w:p w14:paraId="2A190B64" w14:textId="0520B0B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D6C8BB" w14:textId="5228E55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3DF79C3" w14:textId="05F38B5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4ADCDB2" w14:textId="77777777" w:rsidTr="00C00E7E">
        <w:tc>
          <w:tcPr>
            <w:tcW w:w="3510" w:type="dxa"/>
            <w:tcBorders>
              <w:top w:val="nil"/>
              <w:left w:val="nil"/>
              <w:bottom w:val="single" w:sz="4" w:space="0" w:color="auto"/>
              <w:right w:val="nil"/>
            </w:tcBorders>
            <w:shd w:val="clear" w:color="auto" w:fill="auto"/>
            <w:vAlign w:val="center"/>
            <w:hideMark/>
          </w:tcPr>
          <w:p w14:paraId="54DDFBC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382" w:type="dxa"/>
            <w:tcBorders>
              <w:top w:val="nil"/>
              <w:left w:val="nil"/>
              <w:bottom w:val="single" w:sz="4" w:space="0" w:color="auto"/>
              <w:right w:val="nil"/>
            </w:tcBorders>
            <w:shd w:val="clear" w:color="auto" w:fill="auto"/>
            <w:vAlign w:val="center"/>
            <w:hideMark/>
          </w:tcPr>
          <w:p w14:paraId="6310FC8C" w14:textId="6B35FDD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B57F59" w14:textId="115834D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6E32FCE" w14:textId="7FF0E39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3339EA4" w14:textId="77777777" w:rsidTr="00C00E7E">
        <w:tc>
          <w:tcPr>
            <w:tcW w:w="3510" w:type="dxa"/>
            <w:tcBorders>
              <w:top w:val="nil"/>
              <w:left w:val="nil"/>
              <w:bottom w:val="single" w:sz="4" w:space="0" w:color="auto"/>
              <w:right w:val="nil"/>
            </w:tcBorders>
            <w:shd w:val="clear" w:color="000000" w:fill="DBE7F3"/>
            <w:noWrap/>
            <w:vAlign w:val="center"/>
            <w:hideMark/>
          </w:tcPr>
          <w:p w14:paraId="7AB91A06" w14:textId="77777777" w:rsidR="009F4405" w:rsidRPr="00C32EE2" w:rsidRDefault="009F4405" w:rsidP="00901D8B">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382" w:type="dxa"/>
            <w:tcBorders>
              <w:top w:val="nil"/>
              <w:left w:val="nil"/>
              <w:bottom w:val="single" w:sz="4" w:space="0" w:color="auto"/>
              <w:right w:val="nil"/>
            </w:tcBorders>
            <w:shd w:val="clear" w:color="000000" w:fill="DBE7F3"/>
            <w:vAlign w:val="center"/>
            <w:hideMark/>
          </w:tcPr>
          <w:p w14:paraId="2A285BC1" w14:textId="5758FC5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6954D374" w14:textId="0BD65F38"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7640E8E5" w14:textId="3A0F9C3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3044654" w14:textId="77777777" w:rsidTr="00C00E7E">
        <w:tc>
          <w:tcPr>
            <w:tcW w:w="3510" w:type="dxa"/>
            <w:tcBorders>
              <w:top w:val="nil"/>
              <w:left w:val="nil"/>
              <w:bottom w:val="single" w:sz="4" w:space="0" w:color="auto"/>
              <w:right w:val="nil"/>
            </w:tcBorders>
            <w:shd w:val="clear" w:color="auto" w:fill="auto"/>
            <w:noWrap/>
            <w:vAlign w:val="center"/>
            <w:hideMark/>
          </w:tcPr>
          <w:p w14:paraId="5E59C06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Did not experience any shocks</w:t>
            </w:r>
          </w:p>
        </w:tc>
        <w:tc>
          <w:tcPr>
            <w:tcW w:w="1382" w:type="dxa"/>
            <w:tcBorders>
              <w:top w:val="nil"/>
              <w:left w:val="nil"/>
              <w:bottom w:val="single" w:sz="4" w:space="0" w:color="auto"/>
              <w:right w:val="nil"/>
            </w:tcBorders>
            <w:shd w:val="clear" w:color="auto" w:fill="auto"/>
            <w:vAlign w:val="center"/>
            <w:hideMark/>
          </w:tcPr>
          <w:p w14:paraId="34366265" w14:textId="03E9D98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5697AA9" w14:textId="3D4A01A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A936130" w14:textId="5B2F458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A46372A" w14:textId="77777777" w:rsidTr="00C00E7E">
        <w:tc>
          <w:tcPr>
            <w:tcW w:w="3510" w:type="dxa"/>
            <w:tcBorders>
              <w:top w:val="nil"/>
              <w:left w:val="nil"/>
              <w:bottom w:val="single" w:sz="4" w:space="0" w:color="auto"/>
              <w:right w:val="nil"/>
            </w:tcBorders>
            <w:shd w:val="clear" w:color="auto" w:fill="auto"/>
            <w:noWrap/>
            <w:vAlign w:val="center"/>
            <w:hideMark/>
          </w:tcPr>
          <w:p w14:paraId="360AE0D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382" w:type="dxa"/>
            <w:tcBorders>
              <w:top w:val="nil"/>
              <w:left w:val="nil"/>
              <w:bottom w:val="single" w:sz="4" w:space="0" w:color="auto"/>
              <w:right w:val="nil"/>
            </w:tcBorders>
            <w:shd w:val="clear" w:color="auto" w:fill="auto"/>
            <w:vAlign w:val="center"/>
            <w:hideMark/>
          </w:tcPr>
          <w:p w14:paraId="5A5FF676" w14:textId="3F8C2E2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7EF7B7" w14:textId="7FD378A3"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7F20211" w14:textId="6EC809A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B8404E5" w14:textId="77777777" w:rsidTr="00C00E7E">
        <w:tc>
          <w:tcPr>
            <w:tcW w:w="3510" w:type="dxa"/>
            <w:tcBorders>
              <w:top w:val="nil"/>
              <w:left w:val="nil"/>
              <w:bottom w:val="single" w:sz="4" w:space="0" w:color="auto"/>
              <w:right w:val="nil"/>
            </w:tcBorders>
            <w:shd w:val="clear" w:color="auto" w:fill="auto"/>
            <w:noWrap/>
            <w:vAlign w:val="center"/>
            <w:hideMark/>
          </w:tcPr>
          <w:p w14:paraId="72BF4329"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382" w:type="dxa"/>
            <w:tcBorders>
              <w:top w:val="nil"/>
              <w:left w:val="nil"/>
              <w:bottom w:val="single" w:sz="4" w:space="0" w:color="auto"/>
              <w:right w:val="nil"/>
            </w:tcBorders>
            <w:shd w:val="clear" w:color="auto" w:fill="auto"/>
            <w:vAlign w:val="center"/>
            <w:hideMark/>
          </w:tcPr>
          <w:p w14:paraId="2E80744E" w14:textId="0B28842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10FAAA48" w14:textId="2C6360B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B634CBE" w14:textId="7B82AA1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0A489C3" w14:textId="77777777" w:rsidTr="00C00E7E">
        <w:tc>
          <w:tcPr>
            <w:tcW w:w="3510" w:type="dxa"/>
            <w:tcBorders>
              <w:top w:val="nil"/>
              <w:left w:val="nil"/>
              <w:bottom w:val="single" w:sz="4" w:space="0" w:color="auto"/>
              <w:right w:val="nil"/>
            </w:tcBorders>
            <w:shd w:val="clear" w:color="auto" w:fill="auto"/>
            <w:noWrap/>
            <w:vAlign w:val="center"/>
            <w:hideMark/>
          </w:tcPr>
          <w:p w14:paraId="02BC800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382" w:type="dxa"/>
            <w:tcBorders>
              <w:top w:val="nil"/>
              <w:left w:val="nil"/>
              <w:bottom w:val="single" w:sz="4" w:space="0" w:color="auto"/>
              <w:right w:val="nil"/>
            </w:tcBorders>
            <w:shd w:val="clear" w:color="auto" w:fill="auto"/>
            <w:vAlign w:val="center"/>
            <w:hideMark/>
          </w:tcPr>
          <w:p w14:paraId="1487BD1F" w14:textId="5EC525FA"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66F136C" w14:textId="4C4EC30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E48F9D0" w14:textId="049BFFBE" w:rsidR="009F4405" w:rsidRPr="00C32EE2" w:rsidRDefault="009F4405" w:rsidP="00C32EE2">
            <w:pPr>
              <w:widowControl/>
              <w:spacing w:line="259" w:lineRule="auto"/>
              <w:jc w:val="center"/>
              <w:rPr>
                <w:rFonts w:eastAsia="Times New Roman" w:cs="Times New Roman"/>
                <w:bCs/>
                <w:sz w:val="20"/>
                <w:szCs w:val="20"/>
              </w:rPr>
            </w:pPr>
          </w:p>
        </w:tc>
      </w:tr>
    </w:tbl>
    <w:p w14:paraId="27EB5D68" w14:textId="77777777" w:rsidR="004C0556" w:rsidRDefault="004C0556" w:rsidP="008957F7">
      <w:pPr>
        <w:ind w:left="86" w:right="1350" w:hanging="86"/>
        <w:rPr>
          <w:color w:val="auto"/>
          <w:sz w:val="16"/>
          <w:szCs w:val="16"/>
        </w:rPr>
      </w:pPr>
      <w:commentRangeStart w:id="996"/>
      <w:r w:rsidRPr="007472E6">
        <w:rPr>
          <w:color w:val="auto"/>
          <w:sz w:val="16"/>
          <w:szCs w:val="16"/>
        </w:rPr>
        <w:t>^ Results not statistically reliable, n&lt;30  </w:t>
      </w:r>
      <w:commentRangeEnd w:id="996"/>
      <w:r>
        <w:rPr>
          <w:rStyle w:val="CommentReference"/>
        </w:rPr>
        <w:commentReference w:id="996"/>
      </w:r>
    </w:p>
    <w:p w14:paraId="3199F2E3" w14:textId="634935BF" w:rsidR="009F4405" w:rsidRDefault="009F4405" w:rsidP="008957F7">
      <w:pPr>
        <w:pStyle w:val="TF-TblFN"/>
        <w:spacing w:before="0" w:line="276" w:lineRule="auto"/>
        <w:ind w:left="86" w:right="135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w:t>
      </w:r>
      <w:r w:rsidR="008957F7">
        <w:t> </w:t>
      </w:r>
      <w:r>
        <w:t>p&lt;0.001; n/s=not significant.</w:t>
      </w:r>
    </w:p>
    <w:p w14:paraId="3ED8B6CB" w14:textId="0A9FDD5F" w:rsidR="009F4405" w:rsidRDefault="009F4405" w:rsidP="008957F7">
      <w:pPr>
        <w:pStyle w:val="TF-TblFN"/>
        <w:spacing w:before="0" w:line="276" w:lineRule="auto"/>
        <w:ind w:left="86" w:right="135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87DE5C7" w14:textId="31FC3817" w:rsidR="009F4405" w:rsidRDefault="009F4405" w:rsidP="008957F7">
      <w:pPr>
        <w:pStyle w:val="TF-TblFN"/>
        <w:spacing w:before="0" w:line="276" w:lineRule="auto"/>
        <w:ind w:left="86" w:right="1350" w:hanging="86"/>
      </w:pPr>
      <w:r w:rsidRPr="009F4405">
        <w:rPr>
          <w:vertAlign w:val="superscript"/>
        </w:rPr>
        <w:t>c</w:t>
      </w:r>
      <w:r>
        <w:t xml:space="preserve"> The ZOI Survey identifies the primary caregiver of each age-eligible child. This person is likely, but not necessarily, the child’s biological mother.</w:t>
      </w:r>
    </w:p>
    <w:p w14:paraId="2E5FC30A" w14:textId="3BF5B9B5" w:rsidR="009F4405" w:rsidRDefault="009F4405" w:rsidP="008957F7">
      <w:pPr>
        <w:pStyle w:val="TF-TblFN"/>
        <w:spacing w:before="0" w:line="276" w:lineRule="auto"/>
        <w:ind w:left="86" w:right="1350" w:hanging="86"/>
      </w:pPr>
      <w:r>
        <w:t>Note</w:t>
      </w:r>
      <w:r w:rsidR="00135D45">
        <w:t>s</w:t>
      </w:r>
      <w:r>
        <w:t xml:space="preserve">: </w:t>
      </w:r>
    </w:p>
    <w:p w14:paraId="17A7D0B7" w14:textId="77777777" w:rsidR="00135D45" w:rsidRPr="0061549A" w:rsidRDefault="00135D45" w:rsidP="00135D45">
      <w:pPr>
        <w:pStyle w:val="TF-TblFN"/>
        <w:spacing w:before="0"/>
        <w:ind w:left="86" w:right="1350" w:hanging="86"/>
        <w:rPr>
          <w:rFonts w:eastAsia="Arial" w:cs="Arial"/>
          <w:color w:val="000000"/>
          <w:szCs w:val="24"/>
        </w:rPr>
      </w:pPr>
      <w:r w:rsidRPr="00E53079">
        <w:t>Indicator estimates and the gendered household type disaggregate are based on de facto household members.</w:t>
      </w:r>
    </w:p>
    <w:p w14:paraId="215010F8" w14:textId="79B822C8" w:rsidR="00135D45" w:rsidRPr="00187F0B" w:rsidRDefault="00135D45" w:rsidP="0091529B">
      <w:pPr>
        <w:pStyle w:val="TF-TblFN"/>
        <w:spacing w:before="0" w:line="276" w:lineRule="auto"/>
        <w:ind w:left="86" w:right="1354" w:hanging="86"/>
        <w:rPr>
          <w:rFonts w:eastAsia="Arial" w:cs="Arial"/>
          <w:color w:val="000000"/>
          <w:szCs w:val="24"/>
        </w:rPr>
      </w:pPr>
      <w:r w:rsidRPr="00E53079">
        <w:t xml:space="preserve">The wealth quintile and poverty status disaggregates are calculated using de jure household members. </w:t>
      </w:r>
    </w:p>
    <w:p w14:paraId="1ABD4DDF" w14:textId="77777777" w:rsidR="00460B4A" w:rsidRDefault="00460B4A" w:rsidP="008957F7">
      <w:pPr>
        <w:pStyle w:val="TF-TblFN"/>
        <w:spacing w:before="0" w:after="240" w:line="276" w:lineRule="auto"/>
        <w:ind w:left="86" w:right="135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779D33F9" w14:textId="38341831" w:rsidR="00BC0F95" w:rsidRPr="00DF4DE5" w:rsidRDefault="00BC0F95" w:rsidP="006C56D6">
      <w:pPr>
        <w:pStyle w:val="Heading3"/>
        <w:numPr>
          <w:ilvl w:val="2"/>
          <w:numId w:val="32"/>
        </w:numPr>
      </w:pPr>
      <w:bookmarkStart w:id="997" w:name="_Toc63673385"/>
      <w:bookmarkEnd w:id="994"/>
      <w:bookmarkEnd w:id="995"/>
      <w:r w:rsidRPr="00DF4DE5">
        <w:t xml:space="preserve">Minimum </w:t>
      </w:r>
      <w:r w:rsidR="00C36285">
        <w:t>acceptable d</w:t>
      </w:r>
      <w:r w:rsidR="002821D6" w:rsidRPr="00DF4DE5">
        <w:t>i</w:t>
      </w:r>
      <w:r w:rsidRPr="00DF4DE5">
        <w:t>et</w:t>
      </w:r>
      <w:bookmarkEnd w:id="997"/>
    </w:p>
    <w:p w14:paraId="0500E657" w14:textId="39C587DF" w:rsidR="00AF0DAA" w:rsidRDefault="00F53371" w:rsidP="00C32EE2">
      <w:pPr>
        <w:pStyle w:val="BodyText1"/>
      </w:pPr>
      <w:r>
        <w:t xml:space="preserve">Minimum </w:t>
      </w:r>
      <w:r w:rsidR="008957F7">
        <w:t>a</w:t>
      </w:r>
      <w:r>
        <w:t xml:space="preserve">cceptable </w:t>
      </w:r>
      <w:r w:rsidR="008957F7">
        <w:t>d</w:t>
      </w:r>
      <w:r>
        <w:t>iet (MAD) is one of the eight core indic</w:t>
      </w:r>
      <w:r w:rsidR="00BB69E4">
        <w:t xml:space="preserve">ators for assessing infant and young child feeding practices </w:t>
      </w:r>
      <w:r w:rsidR="00574C23">
        <w:t xml:space="preserve">among </w:t>
      </w:r>
      <w:r w:rsidR="00F6431C">
        <w:t>children 6-23 months</w:t>
      </w:r>
      <w:r w:rsidR="00C265A8">
        <w:t xml:space="preserve"> of age</w:t>
      </w:r>
      <w:r w:rsidR="00F6431C">
        <w:t xml:space="preserve">. </w:t>
      </w:r>
      <w:r w:rsidR="00001E44">
        <w:t xml:space="preserve">The </w:t>
      </w:r>
      <w:r w:rsidR="009D497A">
        <w:t>MAD indicator captures multiple dimensions of feeding</w:t>
      </w:r>
      <w:r w:rsidR="00574C23">
        <w:t>,</w:t>
      </w:r>
      <w:r w:rsidR="009D497A">
        <w:t xml:space="preserve"> </w:t>
      </w:r>
      <w:r w:rsidR="00BB1FE0">
        <w:t>is calculated separately for breastfed and non-breastfed children</w:t>
      </w:r>
      <w:r w:rsidR="00574C23">
        <w:t>,</w:t>
      </w:r>
      <w:r w:rsidR="00BB1FE0">
        <w:t xml:space="preserve"> and includes information on</w:t>
      </w:r>
      <w:r w:rsidR="0091545D">
        <w:t xml:space="preserve"> two components—</w:t>
      </w:r>
      <w:r w:rsidR="00DF1FB7">
        <w:t>m</w:t>
      </w:r>
      <w:r w:rsidR="00512219">
        <w:t xml:space="preserve">inimum </w:t>
      </w:r>
      <w:r w:rsidR="00DF1FB7">
        <w:t>d</w:t>
      </w:r>
      <w:r w:rsidR="00512219">
        <w:t xml:space="preserve">ietary </w:t>
      </w:r>
      <w:r w:rsidR="00DF1FB7">
        <w:t>d</w:t>
      </w:r>
      <w:r w:rsidR="00512219">
        <w:t xml:space="preserve">iversity (MDD) and </w:t>
      </w:r>
      <w:r w:rsidR="00001E44">
        <w:t>m</w:t>
      </w:r>
      <w:r w:rsidR="00512219">
        <w:t>inimum meal frequency.</w:t>
      </w:r>
      <w:r w:rsidR="00147109">
        <w:t xml:space="preserve"> </w:t>
      </w:r>
    </w:p>
    <w:p w14:paraId="4BED28BF" w14:textId="3ABA70AB" w:rsidR="00001E44" w:rsidRDefault="00AD3D89" w:rsidP="00C32EE2">
      <w:pPr>
        <w:pStyle w:val="BodyText1"/>
      </w:pPr>
      <w:r>
        <w:t xml:space="preserve">The </w:t>
      </w:r>
      <w:r w:rsidR="003C020F">
        <w:t>in</w:t>
      </w:r>
      <w:r w:rsidR="004250C5">
        <w:t xml:space="preserve">dicator is calculated by </w:t>
      </w:r>
      <w:r w:rsidR="00C265A8">
        <w:t xml:space="preserve">combining the MDD and minimum meal frequency </w:t>
      </w:r>
      <w:r w:rsidR="004250C5">
        <w:t xml:space="preserve">information </w:t>
      </w:r>
      <w:r w:rsidR="00C265A8">
        <w:t xml:space="preserve">for </w:t>
      </w:r>
      <w:r w:rsidR="004250C5">
        <w:t xml:space="preserve">breastfed </w:t>
      </w:r>
      <w:r w:rsidR="00C265A8">
        <w:t xml:space="preserve">and non-breastfed </w:t>
      </w:r>
      <w:r w:rsidR="004250C5">
        <w:t>children 6-23 months of age</w:t>
      </w:r>
      <w:r w:rsidR="00C265A8">
        <w:t>. Children</w:t>
      </w:r>
      <w:r w:rsidR="004250C5">
        <w:t xml:space="preserve"> who </w:t>
      </w:r>
      <w:r w:rsidR="00C265A8">
        <w:t xml:space="preserve">meet both </w:t>
      </w:r>
      <w:r w:rsidR="00E51C43">
        <w:t xml:space="preserve">the MDD and the minimum meal frequency </w:t>
      </w:r>
      <w:r w:rsidR="00C265A8">
        <w:t xml:space="preserve">criteria </w:t>
      </w:r>
      <w:r w:rsidR="00B714CF">
        <w:t xml:space="preserve">during the </w:t>
      </w:r>
      <w:r w:rsidR="00B85947">
        <w:t>day preceding the survey</w:t>
      </w:r>
      <w:r w:rsidR="002815D5">
        <w:t xml:space="preserve"> </w:t>
      </w:r>
      <w:r w:rsidR="00C265A8">
        <w:t>are considered to meet the MAD criteria. B</w:t>
      </w:r>
      <w:r w:rsidR="002815D5">
        <w:t xml:space="preserve">reastfed children </w:t>
      </w:r>
      <w:r w:rsidR="00970A73">
        <w:t>6-23 months of age</w:t>
      </w:r>
      <w:r w:rsidR="00B714CF">
        <w:t xml:space="preserve"> </w:t>
      </w:r>
      <w:r w:rsidR="00C265A8">
        <w:t>must have consumed foods from at least 4 of 7 food groups</w:t>
      </w:r>
      <w:r w:rsidR="004C7225">
        <w:rPr>
          <w:rStyle w:val="FootnoteReference"/>
        </w:rPr>
        <w:footnoteReference w:id="96"/>
      </w:r>
      <w:r w:rsidR="00C265A8">
        <w:t xml:space="preserve"> (MDD) and eaten solid, semi-solid, or soft foods at </w:t>
      </w:r>
      <w:r w:rsidR="004C7225">
        <w:t xml:space="preserve">least </w:t>
      </w:r>
      <w:r w:rsidR="00C265A8">
        <w:t>2</w:t>
      </w:r>
      <w:r w:rsidR="00C265A8" w:rsidRPr="00C265A8">
        <w:t xml:space="preserve"> times </w:t>
      </w:r>
      <w:r w:rsidR="00C265A8">
        <w:t xml:space="preserve">if they were </w:t>
      </w:r>
      <w:r w:rsidR="00C265A8" w:rsidRPr="00C265A8">
        <w:t>6-8 months</w:t>
      </w:r>
      <w:r w:rsidR="00C265A8">
        <w:t xml:space="preserve"> </w:t>
      </w:r>
      <w:r w:rsidR="008957F7">
        <w:t>of</w:t>
      </w:r>
      <w:r w:rsidR="00C265A8">
        <w:t xml:space="preserve"> age or </w:t>
      </w:r>
      <w:r w:rsidR="004C7225">
        <w:t xml:space="preserve">at least </w:t>
      </w:r>
      <w:r w:rsidR="00C265A8" w:rsidRPr="00C265A8">
        <w:t xml:space="preserve">3 times </w:t>
      </w:r>
      <w:r w:rsidR="00C265A8">
        <w:t xml:space="preserve">if they were </w:t>
      </w:r>
      <w:r w:rsidR="00C265A8" w:rsidRPr="00C265A8">
        <w:t>9-23 months</w:t>
      </w:r>
      <w:r w:rsidR="00C265A8">
        <w:t xml:space="preserve"> of age (minimum meal frequency). </w:t>
      </w:r>
      <w:r w:rsidR="00C265A8" w:rsidRPr="00901D8B">
        <w:rPr>
          <w:bCs/>
        </w:rPr>
        <w:t>N</w:t>
      </w:r>
      <w:r w:rsidR="00926945">
        <w:t>on-breast</w:t>
      </w:r>
      <w:r w:rsidR="000C228C">
        <w:t xml:space="preserve">fed </w:t>
      </w:r>
      <w:r w:rsidR="0028398E">
        <w:t xml:space="preserve">children 6-23 months of age </w:t>
      </w:r>
      <w:r w:rsidR="00C265A8">
        <w:t>must have consumed foods from at least 4 of 6 food groups</w:t>
      </w:r>
      <w:r w:rsidR="004C7225">
        <w:rPr>
          <w:rStyle w:val="FootnoteReference"/>
        </w:rPr>
        <w:footnoteReference w:id="97"/>
      </w:r>
      <w:r w:rsidR="00C265A8">
        <w:t xml:space="preserve"> (MDD), </w:t>
      </w:r>
      <w:r w:rsidR="0028398E">
        <w:t>received at least 2 milk feedings</w:t>
      </w:r>
      <w:r w:rsidR="004C7225">
        <w:t>,</w:t>
      </w:r>
      <w:r w:rsidR="004C7225" w:rsidRPr="004C7225">
        <w:t xml:space="preserve"> </w:t>
      </w:r>
      <w:r w:rsidR="004C7225">
        <w:t>and eaten solid, semi-solid, or soft foods at least 4</w:t>
      </w:r>
      <w:r w:rsidR="004C7225" w:rsidRPr="00C265A8">
        <w:t xml:space="preserve"> times </w:t>
      </w:r>
      <w:r w:rsidR="004C7225">
        <w:t xml:space="preserve">(minimum meal </w:t>
      </w:r>
      <w:r w:rsidR="004C7225">
        <w:lastRenderedPageBreak/>
        <w:t xml:space="preserve">frequency). </w:t>
      </w:r>
      <w:r w:rsidR="00425CA7">
        <w:t>As recommended by WHO</w:t>
      </w:r>
      <w:r w:rsidR="009767B0">
        <w:t xml:space="preserve">, the ZOI </w:t>
      </w:r>
      <w:r w:rsidR="008957F7">
        <w:t>S</w:t>
      </w:r>
      <w:r w:rsidR="009767B0">
        <w:t xml:space="preserve">urvey disaggregates the </w:t>
      </w:r>
      <w:r w:rsidR="009F3927">
        <w:t xml:space="preserve">indicator for </w:t>
      </w:r>
      <w:r w:rsidR="00E8473D">
        <w:t>the following age groups: 6-11 months, 12-17 months, and 18-23 months</w:t>
      </w:r>
      <w:r w:rsidR="008957F7">
        <w:t>.</w:t>
      </w:r>
      <w:r w:rsidR="00CE07A3">
        <w:rPr>
          <w:rStyle w:val="FootnoteReference"/>
        </w:rPr>
        <w:footnoteReference w:id="98"/>
      </w:r>
    </w:p>
    <w:p w14:paraId="7BBFFBE6" w14:textId="7938FF4C" w:rsidR="00BC0F95" w:rsidRPr="00DF4DE5" w:rsidRDefault="00143B1A" w:rsidP="00C32EE2">
      <w:pPr>
        <w:pStyle w:val="BodyText1"/>
      </w:pPr>
      <w:r>
        <w:rPr>
          <w:b/>
        </w:rPr>
        <w:t xml:space="preserve">Table </w:t>
      </w:r>
      <w:r w:rsidR="00066F3E">
        <w:rPr>
          <w:b/>
        </w:rPr>
        <w:t>8</w:t>
      </w:r>
      <w:r>
        <w:rPr>
          <w:b/>
        </w:rPr>
        <w:t>.</w:t>
      </w:r>
      <w:r w:rsidR="00965EC6">
        <w:rPr>
          <w:b/>
        </w:rPr>
        <w:t>3.2</w:t>
      </w:r>
      <w:r w:rsidR="00BC0F95" w:rsidRPr="00DF4DE5">
        <w:t xml:space="preserve"> presents the </w:t>
      </w:r>
      <w:r w:rsidR="008957F7">
        <w:t>MAD</w:t>
      </w:r>
      <w:r w:rsidR="002A32A2">
        <w:t xml:space="preserve"> </w:t>
      </w:r>
      <w:r w:rsidR="00BC0F95" w:rsidRPr="00DF4DE5">
        <w:t xml:space="preserve">indicator for children </w:t>
      </w:r>
      <w:r w:rsidR="00CC7F7C">
        <w:t>6-23</w:t>
      </w:r>
      <w:r w:rsidR="002A32A2">
        <w:t xml:space="preserve"> months </w:t>
      </w:r>
      <w:r w:rsidR="00BC0F95" w:rsidRPr="00DF4DE5">
        <w:t xml:space="preserve">in the </w:t>
      </w:r>
      <w:r w:rsidR="006E6E0F">
        <w:t>ZOI</w:t>
      </w:r>
      <w:r w:rsidR="00BC0F95" w:rsidRPr="00DF4DE5">
        <w:t xml:space="preserve">. Estimates are shown for all children, as well as by </w:t>
      </w:r>
      <w:r w:rsidR="00C37736">
        <w:t>child sex and age</w:t>
      </w:r>
      <w:r w:rsidR="00F65488">
        <w:t xml:space="preserve"> categories</w:t>
      </w:r>
      <w:r w:rsidR="00BC0F95" w:rsidRPr="00DF4DE5">
        <w:t xml:space="preserve">, </w:t>
      </w:r>
      <w:r w:rsidR="00673451">
        <w:t xml:space="preserve">primary </w:t>
      </w:r>
      <w:r w:rsidR="00BC0F95" w:rsidRPr="00DF4DE5">
        <w:t>caregiver</w:t>
      </w:r>
      <w:r w:rsidR="00F65488">
        <w:t>’s</w:t>
      </w:r>
      <w:r w:rsidR="00C37736">
        <w:t xml:space="preserve"> educational attainment</w:t>
      </w:r>
      <w:r w:rsidR="00BC0F95" w:rsidRPr="00DF4DE5">
        <w:t xml:space="preserve">, gendered household type, </w:t>
      </w:r>
      <w:r w:rsidR="00BE15A8">
        <w:t>wealth quintile</w:t>
      </w:r>
      <w:r w:rsidR="008957F7">
        <w:t>,</w:t>
      </w:r>
      <w:r w:rsidR="00BE15A8">
        <w:t xml:space="preserve"> poverty status</w:t>
      </w:r>
      <w:r w:rsidR="00290099">
        <w:t>, and severity of shock exposure</w:t>
      </w:r>
      <w:r w:rsidR="00BC0F95" w:rsidRPr="00DF4DE5">
        <w:t xml:space="preserve">. </w:t>
      </w:r>
    </w:p>
    <w:p w14:paraId="0F2FA82F" w14:textId="77777777" w:rsidR="00672A03" w:rsidRDefault="00BC0F95" w:rsidP="00C32EE2">
      <w:pPr>
        <w:pStyle w:val="BodyText1"/>
      </w:pPr>
      <w:r w:rsidRPr="00DF4DE5">
        <w:rPr>
          <w:highlight w:val="yellow"/>
        </w:rPr>
        <w:t>[Insert description of the values presented in the table.]</w:t>
      </w:r>
    </w:p>
    <w:p w14:paraId="3253CFD8" w14:textId="408F6FEC" w:rsidR="00BC0F95" w:rsidRPr="000B1396" w:rsidRDefault="00143B1A" w:rsidP="00C32EE2">
      <w:pPr>
        <w:pStyle w:val="Tabletitle"/>
      </w:pPr>
      <w:bookmarkStart w:id="998" w:name="_Toc415131221"/>
      <w:bookmarkStart w:id="999" w:name="_Toc499553874"/>
      <w:bookmarkStart w:id="1000" w:name="_Toc499554312"/>
      <w:bookmarkStart w:id="1001" w:name="_Toc499554567"/>
      <w:bookmarkStart w:id="1002" w:name="_Toc63673158"/>
      <w:r w:rsidRPr="000B1396">
        <w:t xml:space="preserve">Table </w:t>
      </w:r>
      <w:bookmarkEnd w:id="998"/>
      <w:bookmarkEnd w:id="999"/>
      <w:bookmarkEnd w:id="1000"/>
      <w:bookmarkEnd w:id="1001"/>
      <w:r w:rsidR="000B1396" w:rsidRPr="000B1396">
        <w:t xml:space="preserve">8.3.2: Percent of Children 6-23 Months of Age in the ZOI </w:t>
      </w:r>
      <w:r w:rsidR="00FF1FDA">
        <w:t>W</w:t>
      </w:r>
      <w:r w:rsidR="000B1396" w:rsidRPr="000B1396">
        <w:t>ho Received a Minimum Acceptable Diet, in Total and by Selected Child, Caregiver, and Household Characteristics</w:t>
      </w:r>
      <w:bookmarkEnd w:id="1002"/>
    </w:p>
    <w:tbl>
      <w:tblPr>
        <w:tblW w:w="8658" w:type="dxa"/>
        <w:tblLook w:val="04A0" w:firstRow="1" w:lastRow="0" w:firstColumn="1" w:lastColumn="0" w:noHBand="0" w:noVBand="1"/>
      </w:tblPr>
      <w:tblGrid>
        <w:gridCol w:w="3420"/>
        <w:gridCol w:w="1841"/>
        <w:gridCol w:w="618"/>
        <w:gridCol w:w="2779"/>
      </w:tblGrid>
      <w:tr w:rsidR="000B1396" w:rsidRPr="00C32EE2" w14:paraId="372EF02D" w14:textId="77777777" w:rsidTr="00C00E7E">
        <w:trPr>
          <w:tblHeader/>
        </w:trPr>
        <w:tc>
          <w:tcPr>
            <w:tcW w:w="3420" w:type="dxa"/>
            <w:tcBorders>
              <w:top w:val="single" w:sz="4" w:space="0" w:color="auto"/>
              <w:left w:val="nil"/>
              <w:bottom w:val="nil"/>
              <w:right w:val="nil"/>
            </w:tcBorders>
            <w:shd w:val="clear" w:color="000000" w:fill="387990"/>
            <w:noWrap/>
            <w:vAlign w:val="bottom"/>
            <w:hideMark/>
          </w:tcPr>
          <w:p w14:paraId="080FA33D" w14:textId="77777777" w:rsidR="000B1396" w:rsidRPr="00C32EE2" w:rsidRDefault="000B1396" w:rsidP="00C32EE2">
            <w:pPr>
              <w:widowControl/>
              <w:spacing w:line="259" w:lineRule="auto"/>
              <w:rPr>
                <w:rFonts w:eastAsia="Times New Roman" w:cs="Times New Roman"/>
                <w:b/>
                <w:bCs/>
                <w:color w:val="FFFFFF"/>
                <w:sz w:val="20"/>
                <w:szCs w:val="20"/>
              </w:rPr>
            </w:pPr>
            <w:bookmarkStart w:id="1003" w:name="_Hlk14350411"/>
            <w:r w:rsidRPr="00C32EE2">
              <w:rPr>
                <w:rFonts w:eastAsia="Times New Roman" w:cs="Times New Roman"/>
                <w:b/>
                <w:bCs/>
                <w:color w:val="FFFFFF"/>
                <w:sz w:val="20"/>
                <w:szCs w:val="20"/>
              </w:rPr>
              <w:t>Characteristic</w:t>
            </w:r>
          </w:p>
        </w:tc>
        <w:tc>
          <w:tcPr>
            <w:tcW w:w="1841" w:type="dxa"/>
            <w:tcBorders>
              <w:top w:val="single" w:sz="4" w:space="0" w:color="auto"/>
              <w:left w:val="nil"/>
              <w:bottom w:val="nil"/>
              <w:right w:val="nil"/>
            </w:tcBorders>
            <w:shd w:val="clear" w:color="000000" w:fill="387990"/>
            <w:noWrap/>
            <w:vAlign w:val="bottom"/>
            <w:hideMark/>
          </w:tcPr>
          <w:p w14:paraId="5AF5FE26"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A23F157"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
        </w:tc>
        <w:tc>
          <w:tcPr>
            <w:tcW w:w="2779" w:type="dxa"/>
            <w:tcBorders>
              <w:top w:val="single" w:sz="4" w:space="0" w:color="auto"/>
              <w:left w:val="nil"/>
              <w:bottom w:val="nil"/>
              <w:right w:val="nil"/>
            </w:tcBorders>
            <w:shd w:val="clear" w:color="000000" w:fill="387990"/>
            <w:vAlign w:val="center"/>
            <w:hideMark/>
          </w:tcPr>
          <w:p w14:paraId="3FEE61E9" w14:textId="10980C2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0B1396" w:rsidRPr="00C32EE2" w14:paraId="22F9056A" w14:textId="77777777" w:rsidTr="00C00E7E">
        <w:tc>
          <w:tcPr>
            <w:tcW w:w="3420" w:type="dxa"/>
            <w:tcBorders>
              <w:top w:val="single" w:sz="4" w:space="0" w:color="auto"/>
              <w:left w:val="nil"/>
              <w:bottom w:val="single" w:sz="4" w:space="0" w:color="auto"/>
              <w:right w:val="nil"/>
            </w:tcBorders>
            <w:shd w:val="clear" w:color="auto" w:fill="auto"/>
            <w:vAlign w:val="center"/>
            <w:hideMark/>
          </w:tcPr>
          <w:p w14:paraId="1EC0C198"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6-23 months of age</w:t>
            </w:r>
          </w:p>
        </w:tc>
        <w:tc>
          <w:tcPr>
            <w:tcW w:w="1841" w:type="dxa"/>
            <w:tcBorders>
              <w:top w:val="single" w:sz="4" w:space="0" w:color="auto"/>
              <w:left w:val="nil"/>
              <w:bottom w:val="single" w:sz="4" w:space="0" w:color="auto"/>
              <w:right w:val="nil"/>
            </w:tcBorders>
            <w:shd w:val="clear" w:color="auto" w:fill="auto"/>
            <w:vAlign w:val="center"/>
            <w:hideMark/>
          </w:tcPr>
          <w:p w14:paraId="63CFB67D" w14:textId="6B4A1C7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298C42F" w14:textId="153328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single" w:sz="4" w:space="0" w:color="auto"/>
              <w:left w:val="nil"/>
              <w:bottom w:val="single" w:sz="4" w:space="0" w:color="auto"/>
              <w:right w:val="nil"/>
            </w:tcBorders>
            <w:shd w:val="clear" w:color="auto" w:fill="auto"/>
            <w:vAlign w:val="center"/>
            <w:hideMark/>
          </w:tcPr>
          <w:p w14:paraId="29AB12B2" w14:textId="66B5ACF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9E4A47" w14:textId="77777777" w:rsidTr="00C00E7E">
        <w:tc>
          <w:tcPr>
            <w:tcW w:w="3420" w:type="dxa"/>
            <w:tcBorders>
              <w:top w:val="nil"/>
              <w:left w:val="nil"/>
              <w:bottom w:val="single" w:sz="4" w:space="0" w:color="auto"/>
              <w:right w:val="nil"/>
            </w:tcBorders>
            <w:shd w:val="clear" w:color="000000" w:fill="DBE7F3"/>
            <w:noWrap/>
            <w:vAlign w:val="center"/>
            <w:hideMark/>
          </w:tcPr>
          <w:p w14:paraId="465189AD"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841" w:type="dxa"/>
            <w:tcBorders>
              <w:top w:val="nil"/>
              <w:left w:val="nil"/>
              <w:bottom w:val="single" w:sz="4" w:space="0" w:color="auto"/>
              <w:right w:val="nil"/>
            </w:tcBorders>
            <w:shd w:val="clear" w:color="000000" w:fill="DBE7F3"/>
            <w:noWrap/>
            <w:vAlign w:val="center"/>
            <w:hideMark/>
          </w:tcPr>
          <w:p w14:paraId="411B8757" w14:textId="62BA5C2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5823F81C" w14:textId="226DE96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6F22C66" w14:textId="6DA01F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69FBC94" w14:textId="77777777" w:rsidTr="00C00E7E">
        <w:tc>
          <w:tcPr>
            <w:tcW w:w="3420" w:type="dxa"/>
            <w:tcBorders>
              <w:top w:val="nil"/>
              <w:left w:val="nil"/>
              <w:bottom w:val="single" w:sz="4" w:space="0" w:color="auto"/>
              <w:right w:val="nil"/>
            </w:tcBorders>
            <w:shd w:val="clear" w:color="auto" w:fill="auto"/>
            <w:noWrap/>
            <w:vAlign w:val="center"/>
            <w:hideMark/>
          </w:tcPr>
          <w:p w14:paraId="2A945E2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841" w:type="dxa"/>
            <w:tcBorders>
              <w:top w:val="nil"/>
              <w:left w:val="nil"/>
              <w:bottom w:val="single" w:sz="4" w:space="0" w:color="auto"/>
              <w:right w:val="nil"/>
            </w:tcBorders>
            <w:shd w:val="clear" w:color="auto" w:fill="auto"/>
            <w:noWrap/>
            <w:vAlign w:val="center"/>
            <w:hideMark/>
          </w:tcPr>
          <w:p w14:paraId="18EC1E1D" w14:textId="32D93733"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54BF742" w14:textId="5227735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3E5965B6" w14:textId="4E81E72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BA33D45" w14:textId="77777777" w:rsidTr="00C00E7E">
        <w:tc>
          <w:tcPr>
            <w:tcW w:w="3420" w:type="dxa"/>
            <w:tcBorders>
              <w:top w:val="nil"/>
              <w:left w:val="nil"/>
              <w:bottom w:val="single" w:sz="4" w:space="0" w:color="auto"/>
              <w:right w:val="nil"/>
            </w:tcBorders>
            <w:shd w:val="clear" w:color="auto" w:fill="auto"/>
            <w:noWrap/>
            <w:vAlign w:val="center"/>
            <w:hideMark/>
          </w:tcPr>
          <w:p w14:paraId="39123BD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841" w:type="dxa"/>
            <w:tcBorders>
              <w:top w:val="nil"/>
              <w:left w:val="nil"/>
              <w:bottom w:val="single" w:sz="4" w:space="0" w:color="auto"/>
              <w:right w:val="nil"/>
            </w:tcBorders>
            <w:shd w:val="clear" w:color="auto" w:fill="auto"/>
            <w:noWrap/>
            <w:vAlign w:val="center"/>
            <w:hideMark/>
          </w:tcPr>
          <w:p w14:paraId="0B8EFBFB" w14:textId="688E266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0765813D" w14:textId="3064FA3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C1BA559" w14:textId="2CDFE8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571FCA7" w14:textId="77777777" w:rsidTr="00C00E7E">
        <w:tc>
          <w:tcPr>
            <w:tcW w:w="3420" w:type="dxa"/>
            <w:tcBorders>
              <w:top w:val="nil"/>
              <w:left w:val="nil"/>
              <w:bottom w:val="single" w:sz="4" w:space="0" w:color="auto"/>
              <w:right w:val="nil"/>
            </w:tcBorders>
            <w:shd w:val="clear" w:color="000000" w:fill="DBE7F3"/>
            <w:vAlign w:val="center"/>
            <w:hideMark/>
          </w:tcPr>
          <w:p w14:paraId="30725629" w14:textId="77777777" w:rsidR="000B1396" w:rsidRPr="00C32EE2" w:rsidRDefault="000B1396" w:rsidP="00295D0E">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age</w:t>
            </w:r>
          </w:p>
        </w:tc>
        <w:tc>
          <w:tcPr>
            <w:tcW w:w="1841" w:type="dxa"/>
            <w:tcBorders>
              <w:top w:val="nil"/>
              <w:left w:val="nil"/>
              <w:bottom w:val="single" w:sz="4" w:space="0" w:color="auto"/>
              <w:right w:val="nil"/>
            </w:tcBorders>
            <w:shd w:val="clear" w:color="000000" w:fill="DBE7F3"/>
            <w:vAlign w:val="center"/>
            <w:hideMark/>
          </w:tcPr>
          <w:p w14:paraId="2D60316C" w14:textId="24F7708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5E54BD7F" w14:textId="43A4361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3F692FD" w14:textId="0DBB1A4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400E2B5" w14:textId="77777777" w:rsidTr="00C00E7E">
        <w:tc>
          <w:tcPr>
            <w:tcW w:w="3420" w:type="dxa"/>
            <w:tcBorders>
              <w:top w:val="nil"/>
              <w:left w:val="nil"/>
              <w:bottom w:val="single" w:sz="4" w:space="0" w:color="auto"/>
              <w:right w:val="nil"/>
            </w:tcBorders>
            <w:shd w:val="clear" w:color="auto" w:fill="auto"/>
            <w:vAlign w:val="center"/>
            <w:hideMark/>
          </w:tcPr>
          <w:p w14:paraId="10F67F8B"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6-11 months</w:t>
            </w:r>
          </w:p>
        </w:tc>
        <w:tc>
          <w:tcPr>
            <w:tcW w:w="1841" w:type="dxa"/>
            <w:tcBorders>
              <w:top w:val="nil"/>
              <w:left w:val="nil"/>
              <w:bottom w:val="single" w:sz="4" w:space="0" w:color="auto"/>
              <w:right w:val="nil"/>
            </w:tcBorders>
            <w:shd w:val="clear" w:color="auto" w:fill="auto"/>
            <w:vAlign w:val="center"/>
            <w:hideMark/>
          </w:tcPr>
          <w:p w14:paraId="5B87A80C" w14:textId="5DEB98B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E46C92B" w14:textId="324E818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7CA07DA3" w14:textId="08CC7BE7"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F799DF5" w14:textId="77777777" w:rsidTr="00C00E7E">
        <w:tc>
          <w:tcPr>
            <w:tcW w:w="3420" w:type="dxa"/>
            <w:tcBorders>
              <w:top w:val="nil"/>
              <w:left w:val="nil"/>
              <w:bottom w:val="single" w:sz="4" w:space="0" w:color="auto"/>
              <w:right w:val="nil"/>
            </w:tcBorders>
            <w:shd w:val="clear" w:color="auto" w:fill="auto"/>
            <w:vAlign w:val="center"/>
            <w:hideMark/>
          </w:tcPr>
          <w:p w14:paraId="2106036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12-17 months</w:t>
            </w:r>
          </w:p>
        </w:tc>
        <w:tc>
          <w:tcPr>
            <w:tcW w:w="1841" w:type="dxa"/>
            <w:tcBorders>
              <w:top w:val="nil"/>
              <w:left w:val="nil"/>
              <w:bottom w:val="single" w:sz="4" w:space="0" w:color="auto"/>
              <w:right w:val="nil"/>
            </w:tcBorders>
            <w:shd w:val="clear" w:color="auto" w:fill="auto"/>
            <w:vAlign w:val="center"/>
            <w:hideMark/>
          </w:tcPr>
          <w:p w14:paraId="7EBD9BD2" w14:textId="27BA0E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B0FCED6" w14:textId="27CD3B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87EB1D9" w14:textId="07809A8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2CAF91" w14:textId="77777777" w:rsidTr="00C00E7E">
        <w:tc>
          <w:tcPr>
            <w:tcW w:w="3420" w:type="dxa"/>
            <w:tcBorders>
              <w:top w:val="nil"/>
              <w:left w:val="nil"/>
              <w:bottom w:val="single" w:sz="4" w:space="0" w:color="auto"/>
              <w:right w:val="nil"/>
            </w:tcBorders>
            <w:shd w:val="clear" w:color="auto" w:fill="auto"/>
            <w:vAlign w:val="center"/>
            <w:hideMark/>
          </w:tcPr>
          <w:p w14:paraId="27ADAED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18-23 months</w:t>
            </w:r>
          </w:p>
        </w:tc>
        <w:tc>
          <w:tcPr>
            <w:tcW w:w="1841" w:type="dxa"/>
            <w:tcBorders>
              <w:top w:val="nil"/>
              <w:left w:val="nil"/>
              <w:bottom w:val="single" w:sz="4" w:space="0" w:color="auto"/>
              <w:right w:val="nil"/>
            </w:tcBorders>
            <w:shd w:val="clear" w:color="auto" w:fill="auto"/>
            <w:vAlign w:val="center"/>
            <w:hideMark/>
          </w:tcPr>
          <w:p w14:paraId="4D18A101" w14:textId="6BB45BE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4E580B9" w14:textId="013644E6"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3881F7C" w14:textId="19FDE3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473E10" w14:textId="77777777" w:rsidTr="00C00E7E">
        <w:tc>
          <w:tcPr>
            <w:tcW w:w="3420" w:type="dxa"/>
            <w:tcBorders>
              <w:top w:val="nil"/>
              <w:left w:val="nil"/>
              <w:bottom w:val="single" w:sz="4" w:space="0" w:color="auto"/>
              <w:right w:val="nil"/>
            </w:tcBorders>
            <w:shd w:val="clear" w:color="000000" w:fill="DBE7F3"/>
            <w:noWrap/>
            <w:vAlign w:val="center"/>
            <w:hideMark/>
          </w:tcPr>
          <w:p w14:paraId="35580726"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breastfeeding status</w:t>
            </w:r>
          </w:p>
        </w:tc>
        <w:tc>
          <w:tcPr>
            <w:tcW w:w="1841" w:type="dxa"/>
            <w:tcBorders>
              <w:top w:val="nil"/>
              <w:left w:val="nil"/>
              <w:bottom w:val="single" w:sz="4" w:space="0" w:color="auto"/>
              <w:right w:val="nil"/>
            </w:tcBorders>
            <w:shd w:val="clear" w:color="000000" w:fill="DBE7F3"/>
            <w:noWrap/>
            <w:vAlign w:val="center"/>
            <w:hideMark/>
          </w:tcPr>
          <w:p w14:paraId="0D16FC7F" w14:textId="3C19FF4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45E156BF" w14:textId="4C6416A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0C9C995" w14:textId="36C61F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F03CA1F" w14:textId="77777777" w:rsidTr="00C00E7E">
        <w:tc>
          <w:tcPr>
            <w:tcW w:w="3420" w:type="dxa"/>
            <w:tcBorders>
              <w:top w:val="nil"/>
              <w:left w:val="nil"/>
              <w:bottom w:val="single" w:sz="4" w:space="0" w:color="auto"/>
              <w:right w:val="nil"/>
            </w:tcBorders>
            <w:shd w:val="clear" w:color="auto" w:fill="auto"/>
            <w:noWrap/>
            <w:vAlign w:val="center"/>
            <w:hideMark/>
          </w:tcPr>
          <w:p w14:paraId="302492B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Breastfed</w:t>
            </w:r>
          </w:p>
        </w:tc>
        <w:tc>
          <w:tcPr>
            <w:tcW w:w="1841" w:type="dxa"/>
            <w:tcBorders>
              <w:top w:val="nil"/>
              <w:left w:val="nil"/>
              <w:bottom w:val="single" w:sz="4" w:space="0" w:color="auto"/>
              <w:right w:val="nil"/>
            </w:tcBorders>
            <w:shd w:val="clear" w:color="auto" w:fill="auto"/>
            <w:noWrap/>
            <w:vAlign w:val="center"/>
            <w:hideMark/>
          </w:tcPr>
          <w:p w14:paraId="061CC149" w14:textId="69C361F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82FC259" w14:textId="0793557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3F85FA" w14:textId="3A43A52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A4B34F" w14:textId="77777777" w:rsidTr="00C00E7E">
        <w:tc>
          <w:tcPr>
            <w:tcW w:w="3420" w:type="dxa"/>
            <w:tcBorders>
              <w:top w:val="nil"/>
              <w:left w:val="nil"/>
              <w:bottom w:val="single" w:sz="4" w:space="0" w:color="auto"/>
              <w:right w:val="nil"/>
            </w:tcBorders>
            <w:shd w:val="clear" w:color="auto" w:fill="auto"/>
            <w:noWrap/>
            <w:vAlign w:val="center"/>
            <w:hideMark/>
          </w:tcPr>
          <w:p w14:paraId="5F6DDC4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Not breastfed</w:t>
            </w:r>
          </w:p>
        </w:tc>
        <w:tc>
          <w:tcPr>
            <w:tcW w:w="1841" w:type="dxa"/>
            <w:tcBorders>
              <w:top w:val="nil"/>
              <w:left w:val="nil"/>
              <w:bottom w:val="single" w:sz="4" w:space="0" w:color="auto"/>
              <w:right w:val="nil"/>
            </w:tcBorders>
            <w:shd w:val="clear" w:color="auto" w:fill="auto"/>
            <w:noWrap/>
            <w:vAlign w:val="center"/>
            <w:hideMark/>
          </w:tcPr>
          <w:p w14:paraId="14A97C66" w14:textId="5023B5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5160349" w14:textId="050894A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888E421" w14:textId="353CA9C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DB86750" w14:textId="77777777" w:rsidTr="00C00E7E">
        <w:tc>
          <w:tcPr>
            <w:tcW w:w="3420" w:type="dxa"/>
            <w:tcBorders>
              <w:top w:val="nil"/>
              <w:left w:val="nil"/>
              <w:bottom w:val="single" w:sz="4" w:space="0" w:color="auto"/>
              <w:right w:val="nil"/>
            </w:tcBorders>
            <w:shd w:val="clear" w:color="000000" w:fill="DBE7F3"/>
            <w:vAlign w:val="center"/>
            <w:hideMark/>
          </w:tcPr>
          <w:p w14:paraId="677FB823" w14:textId="5CE21DA8"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Caregiver education</w:t>
            </w:r>
            <w:r w:rsidR="00156020">
              <w:rPr>
                <w:rFonts w:eastAsia="Times New Roman" w:cs="Times New Roman"/>
                <w:b/>
                <w:bCs/>
                <w:color w:val="auto"/>
                <w:sz w:val="20"/>
                <w:szCs w:val="20"/>
                <w:vertAlign w:val="superscript"/>
              </w:rPr>
              <w:t>c</w:t>
            </w:r>
          </w:p>
        </w:tc>
        <w:tc>
          <w:tcPr>
            <w:tcW w:w="1841" w:type="dxa"/>
            <w:tcBorders>
              <w:top w:val="nil"/>
              <w:left w:val="nil"/>
              <w:bottom w:val="single" w:sz="4" w:space="0" w:color="auto"/>
              <w:right w:val="nil"/>
            </w:tcBorders>
            <w:shd w:val="clear" w:color="000000" w:fill="DBE7F3"/>
            <w:vAlign w:val="center"/>
            <w:hideMark/>
          </w:tcPr>
          <w:p w14:paraId="29C7F9C6" w14:textId="734A3DF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77C5D959" w14:textId="023709B1"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C3022EA" w14:textId="147B75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6621E3A" w14:textId="77777777" w:rsidTr="00C00E7E">
        <w:tc>
          <w:tcPr>
            <w:tcW w:w="3420" w:type="dxa"/>
            <w:tcBorders>
              <w:top w:val="nil"/>
              <w:left w:val="nil"/>
              <w:bottom w:val="single" w:sz="4" w:space="0" w:color="auto"/>
              <w:right w:val="nil"/>
            </w:tcBorders>
            <w:shd w:val="clear" w:color="auto" w:fill="auto"/>
            <w:vAlign w:val="center"/>
            <w:hideMark/>
          </w:tcPr>
          <w:p w14:paraId="06604F1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 education</w:t>
            </w:r>
          </w:p>
        </w:tc>
        <w:tc>
          <w:tcPr>
            <w:tcW w:w="1841" w:type="dxa"/>
            <w:tcBorders>
              <w:top w:val="nil"/>
              <w:left w:val="nil"/>
              <w:bottom w:val="single" w:sz="4" w:space="0" w:color="auto"/>
              <w:right w:val="nil"/>
            </w:tcBorders>
            <w:shd w:val="clear" w:color="auto" w:fill="auto"/>
            <w:vAlign w:val="center"/>
            <w:hideMark/>
          </w:tcPr>
          <w:p w14:paraId="37C6F5D4" w14:textId="5F4B7A8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1A300" w14:textId="6DA8271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36720CD" w14:textId="66F18B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279E4A" w14:textId="77777777" w:rsidTr="00C00E7E">
        <w:tc>
          <w:tcPr>
            <w:tcW w:w="3420" w:type="dxa"/>
            <w:tcBorders>
              <w:top w:val="nil"/>
              <w:left w:val="nil"/>
              <w:bottom w:val="single" w:sz="4" w:space="0" w:color="auto"/>
              <w:right w:val="nil"/>
            </w:tcBorders>
            <w:shd w:val="clear" w:color="auto" w:fill="auto"/>
            <w:vAlign w:val="center"/>
            <w:hideMark/>
          </w:tcPr>
          <w:p w14:paraId="2D2E9B65"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841" w:type="dxa"/>
            <w:tcBorders>
              <w:top w:val="nil"/>
              <w:left w:val="nil"/>
              <w:bottom w:val="single" w:sz="4" w:space="0" w:color="auto"/>
              <w:right w:val="nil"/>
            </w:tcBorders>
            <w:shd w:val="clear" w:color="auto" w:fill="auto"/>
            <w:vAlign w:val="center"/>
            <w:hideMark/>
          </w:tcPr>
          <w:p w14:paraId="700C4323" w14:textId="5B8E2D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1788091" w14:textId="78721154"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6E8EF0D" w14:textId="4B0FB61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D4DFC0F" w14:textId="77777777" w:rsidTr="00C00E7E">
        <w:tc>
          <w:tcPr>
            <w:tcW w:w="3420" w:type="dxa"/>
            <w:tcBorders>
              <w:top w:val="nil"/>
              <w:left w:val="nil"/>
              <w:bottom w:val="single" w:sz="4" w:space="0" w:color="auto"/>
              <w:right w:val="nil"/>
            </w:tcBorders>
            <w:shd w:val="clear" w:color="auto" w:fill="auto"/>
            <w:vAlign w:val="center"/>
            <w:hideMark/>
          </w:tcPr>
          <w:p w14:paraId="77F04B2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841" w:type="dxa"/>
            <w:tcBorders>
              <w:top w:val="nil"/>
              <w:left w:val="nil"/>
              <w:bottom w:val="single" w:sz="4" w:space="0" w:color="auto"/>
              <w:right w:val="nil"/>
            </w:tcBorders>
            <w:shd w:val="clear" w:color="auto" w:fill="auto"/>
            <w:vAlign w:val="center"/>
            <w:hideMark/>
          </w:tcPr>
          <w:p w14:paraId="58811CCB" w14:textId="34C91321"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C3A85F7" w14:textId="20EFA81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C3235FD" w14:textId="251133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63D099B" w14:textId="77777777" w:rsidTr="00C00E7E">
        <w:tc>
          <w:tcPr>
            <w:tcW w:w="3420" w:type="dxa"/>
            <w:tcBorders>
              <w:top w:val="nil"/>
              <w:left w:val="nil"/>
              <w:bottom w:val="single" w:sz="4" w:space="0" w:color="auto"/>
              <w:right w:val="nil"/>
            </w:tcBorders>
            <w:shd w:val="clear" w:color="auto" w:fill="auto"/>
            <w:vAlign w:val="center"/>
            <w:hideMark/>
          </w:tcPr>
          <w:p w14:paraId="43CB9A6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841" w:type="dxa"/>
            <w:tcBorders>
              <w:top w:val="nil"/>
              <w:left w:val="nil"/>
              <w:bottom w:val="single" w:sz="4" w:space="0" w:color="auto"/>
              <w:right w:val="nil"/>
            </w:tcBorders>
            <w:shd w:val="clear" w:color="auto" w:fill="auto"/>
            <w:vAlign w:val="center"/>
            <w:hideMark/>
          </w:tcPr>
          <w:p w14:paraId="74F00C4E" w14:textId="1FE552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814FBD4" w14:textId="3BAC8CB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80DD8A6" w14:textId="65A04C0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EE128DF" w14:textId="77777777" w:rsidTr="00C00E7E">
        <w:tc>
          <w:tcPr>
            <w:tcW w:w="3420" w:type="dxa"/>
            <w:tcBorders>
              <w:top w:val="nil"/>
              <w:left w:val="nil"/>
              <w:bottom w:val="single" w:sz="4" w:space="0" w:color="auto"/>
              <w:right w:val="nil"/>
            </w:tcBorders>
            <w:shd w:val="clear" w:color="auto" w:fill="auto"/>
            <w:vAlign w:val="center"/>
            <w:hideMark/>
          </w:tcPr>
          <w:p w14:paraId="4EA66D1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841" w:type="dxa"/>
            <w:tcBorders>
              <w:top w:val="nil"/>
              <w:left w:val="nil"/>
              <w:bottom w:val="single" w:sz="4" w:space="0" w:color="auto"/>
              <w:right w:val="nil"/>
            </w:tcBorders>
            <w:shd w:val="clear" w:color="auto" w:fill="auto"/>
            <w:vAlign w:val="center"/>
            <w:hideMark/>
          </w:tcPr>
          <w:p w14:paraId="61B37613" w14:textId="5190D3A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CC5A0A0" w14:textId="3C1468D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4AFFF48" w14:textId="7607ACC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D0A26E" w14:textId="77777777" w:rsidTr="00C00E7E">
        <w:tc>
          <w:tcPr>
            <w:tcW w:w="3420" w:type="dxa"/>
            <w:tcBorders>
              <w:top w:val="nil"/>
              <w:left w:val="nil"/>
              <w:bottom w:val="single" w:sz="4" w:space="0" w:color="auto"/>
              <w:right w:val="nil"/>
            </w:tcBorders>
            <w:shd w:val="clear" w:color="000000" w:fill="DBE7F3"/>
            <w:vAlign w:val="center"/>
            <w:hideMark/>
          </w:tcPr>
          <w:p w14:paraId="4EE9EA4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Gendered household type</w:t>
            </w:r>
          </w:p>
        </w:tc>
        <w:tc>
          <w:tcPr>
            <w:tcW w:w="1841" w:type="dxa"/>
            <w:tcBorders>
              <w:top w:val="nil"/>
              <w:left w:val="nil"/>
              <w:bottom w:val="single" w:sz="4" w:space="0" w:color="auto"/>
              <w:right w:val="nil"/>
            </w:tcBorders>
            <w:shd w:val="clear" w:color="000000" w:fill="DBE7F3"/>
            <w:vAlign w:val="center"/>
            <w:hideMark/>
          </w:tcPr>
          <w:p w14:paraId="7ECE460A" w14:textId="1F7CBEAA"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4A61E511" w14:textId="0FAB4E36"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289DABB2" w14:textId="39E427E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5601224" w14:textId="77777777" w:rsidTr="00C00E7E">
        <w:tc>
          <w:tcPr>
            <w:tcW w:w="3420" w:type="dxa"/>
            <w:tcBorders>
              <w:top w:val="nil"/>
              <w:left w:val="nil"/>
              <w:bottom w:val="single" w:sz="4" w:space="0" w:color="auto"/>
              <w:right w:val="nil"/>
            </w:tcBorders>
            <w:shd w:val="clear" w:color="auto" w:fill="auto"/>
            <w:vAlign w:val="center"/>
            <w:hideMark/>
          </w:tcPr>
          <w:p w14:paraId="35F43CD7"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and female adults</w:t>
            </w:r>
          </w:p>
        </w:tc>
        <w:tc>
          <w:tcPr>
            <w:tcW w:w="1841" w:type="dxa"/>
            <w:tcBorders>
              <w:top w:val="nil"/>
              <w:left w:val="nil"/>
              <w:bottom w:val="single" w:sz="4" w:space="0" w:color="auto"/>
              <w:right w:val="nil"/>
            </w:tcBorders>
            <w:shd w:val="clear" w:color="auto" w:fill="auto"/>
            <w:vAlign w:val="center"/>
            <w:hideMark/>
          </w:tcPr>
          <w:p w14:paraId="75CEC6A4" w14:textId="00DBFBA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A766CF" w14:textId="1250E4C5"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91FD5F5" w14:textId="4465238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9C41EA6" w14:textId="77777777" w:rsidTr="00C00E7E">
        <w:tc>
          <w:tcPr>
            <w:tcW w:w="3420" w:type="dxa"/>
            <w:tcBorders>
              <w:top w:val="nil"/>
              <w:left w:val="nil"/>
              <w:bottom w:val="single" w:sz="4" w:space="0" w:color="auto"/>
              <w:right w:val="nil"/>
            </w:tcBorders>
            <w:shd w:val="clear" w:color="auto" w:fill="auto"/>
            <w:vAlign w:val="center"/>
            <w:hideMark/>
          </w:tcPr>
          <w:p w14:paraId="51A4A566"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 adults only</w:t>
            </w:r>
          </w:p>
        </w:tc>
        <w:tc>
          <w:tcPr>
            <w:tcW w:w="1841" w:type="dxa"/>
            <w:tcBorders>
              <w:top w:val="nil"/>
              <w:left w:val="nil"/>
              <w:bottom w:val="single" w:sz="4" w:space="0" w:color="auto"/>
              <w:right w:val="nil"/>
            </w:tcBorders>
            <w:shd w:val="clear" w:color="auto" w:fill="auto"/>
            <w:vAlign w:val="center"/>
            <w:hideMark/>
          </w:tcPr>
          <w:p w14:paraId="346A2E58" w14:textId="7710955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80BC36" w14:textId="523F3CD2"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DC14015" w14:textId="5F0D1FE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3405E14" w14:textId="77777777" w:rsidTr="00C00E7E">
        <w:tc>
          <w:tcPr>
            <w:tcW w:w="3420" w:type="dxa"/>
            <w:tcBorders>
              <w:top w:val="nil"/>
              <w:left w:val="nil"/>
              <w:bottom w:val="single" w:sz="4" w:space="0" w:color="auto"/>
              <w:right w:val="nil"/>
            </w:tcBorders>
            <w:shd w:val="clear" w:color="auto" w:fill="auto"/>
            <w:vAlign w:val="center"/>
            <w:hideMark/>
          </w:tcPr>
          <w:p w14:paraId="23D8A8E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adults only</w:t>
            </w:r>
          </w:p>
        </w:tc>
        <w:tc>
          <w:tcPr>
            <w:tcW w:w="1841" w:type="dxa"/>
            <w:tcBorders>
              <w:top w:val="nil"/>
              <w:left w:val="nil"/>
              <w:bottom w:val="single" w:sz="4" w:space="0" w:color="auto"/>
              <w:right w:val="nil"/>
            </w:tcBorders>
            <w:shd w:val="clear" w:color="auto" w:fill="auto"/>
            <w:vAlign w:val="center"/>
            <w:hideMark/>
          </w:tcPr>
          <w:p w14:paraId="49D4CDFB" w14:textId="158EA6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3EF0023" w14:textId="1C987F2A"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2E4EC0D" w14:textId="21531F1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E908A81" w14:textId="77777777" w:rsidTr="00C00E7E">
        <w:tc>
          <w:tcPr>
            <w:tcW w:w="3420" w:type="dxa"/>
            <w:tcBorders>
              <w:top w:val="nil"/>
              <w:left w:val="nil"/>
              <w:bottom w:val="single" w:sz="4" w:space="0" w:color="auto"/>
              <w:right w:val="nil"/>
            </w:tcBorders>
            <w:shd w:val="clear" w:color="auto" w:fill="auto"/>
            <w:vAlign w:val="center"/>
            <w:hideMark/>
          </w:tcPr>
          <w:p w14:paraId="7765F75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Children only (no adults) </w:t>
            </w:r>
          </w:p>
        </w:tc>
        <w:tc>
          <w:tcPr>
            <w:tcW w:w="1841" w:type="dxa"/>
            <w:tcBorders>
              <w:top w:val="nil"/>
              <w:left w:val="nil"/>
              <w:bottom w:val="single" w:sz="4" w:space="0" w:color="auto"/>
              <w:right w:val="nil"/>
            </w:tcBorders>
            <w:shd w:val="clear" w:color="auto" w:fill="auto"/>
            <w:vAlign w:val="center"/>
            <w:hideMark/>
          </w:tcPr>
          <w:p w14:paraId="1DCDA4F0" w14:textId="0CDD5F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3D3BD0" w14:textId="23A55B5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492C9658" w14:textId="19ACCD2E"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5884399" w14:textId="77777777" w:rsidTr="00C00E7E">
        <w:tc>
          <w:tcPr>
            <w:tcW w:w="3420" w:type="dxa"/>
            <w:tcBorders>
              <w:top w:val="nil"/>
              <w:left w:val="nil"/>
              <w:bottom w:val="single" w:sz="4" w:space="0" w:color="auto"/>
              <w:right w:val="nil"/>
            </w:tcBorders>
            <w:shd w:val="clear" w:color="000000" w:fill="DBE7F3"/>
            <w:noWrap/>
            <w:vAlign w:val="center"/>
            <w:hideMark/>
          </w:tcPr>
          <w:p w14:paraId="0BFB07A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841" w:type="dxa"/>
            <w:tcBorders>
              <w:top w:val="nil"/>
              <w:left w:val="nil"/>
              <w:bottom w:val="single" w:sz="4" w:space="0" w:color="auto"/>
              <w:right w:val="nil"/>
            </w:tcBorders>
            <w:shd w:val="clear" w:color="000000" w:fill="DBE7F3"/>
            <w:noWrap/>
            <w:vAlign w:val="center"/>
            <w:hideMark/>
          </w:tcPr>
          <w:p w14:paraId="386204A9" w14:textId="5FD41A4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2359A38F" w14:textId="66FFE8A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40E46876" w14:textId="028C717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9F1DBF2" w14:textId="77777777" w:rsidTr="00C00E7E">
        <w:tc>
          <w:tcPr>
            <w:tcW w:w="3420" w:type="dxa"/>
            <w:tcBorders>
              <w:top w:val="nil"/>
              <w:left w:val="nil"/>
              <w:bottom w:val="single" w:sz="4" w:space="0" w:color="auto"/>
              <w:right w:val="nil"/>
            </w:tcBorders>
            <w:shd w:val="clear" w:color="auto" w:fill="auto"/>
            <w:noWrap/>
            <w:vAlign w:val="center"/>
            <w:hideMark/>
          </w:tcPr>
          <w:p w14:paraId="2795F80F"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841" w:type="dxa"/>
            <w:tcBorders>
              <w:top w:val="nil"/>
              <w:left w:val="nil"/>
              <w:bottom w:val="single" w:sz="4" w:space="0" w:color="auto"/>
              <w:right w:val="nil"/>
            </w:tcBorders>
            <w:shd w:val="clear" w:color="auto" w:fill="auto"/>
            <w:noWrap/>
            <w:vAlign w:val="center"/>
            <w:hideMark/>
          </w:tcPr>
          <w:p w14:paraId="3F5A291F" w14:textId="60E970D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E863A8" w14:textId="769AD20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E43CBE4" w14:textId="2C794DC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E8C232" w14:textId="77777777" w:rsidTr="00C00E7E">
        <w:tc>
          <w:tcPr>
            <w:tcW w:w="3420" w:type="dxa"/>
            <w:tcBorders>
              <w:top w:val="nil"/>
              <w:left w:val="nil"/>
              <w:bottom w:val="single" w:sz="4" w:space="0" w:color="auto"/>
              <w:right w:val="nil"/>
            </w:tcBorders>
            <w:shd w:val="clear" w:color="auto" w:fill="auto"/>
            <w:noWrap/>
            <w:vAlign w:val="center"/>
            <w:hideMark/>
          </w:tcPr>
          <w:p w14:paraId="0E8FAA8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841" w:type="dxa"/>
            <w:tcBorders>
              <w:top w:val="nil"/>
              <w:left w:val="nil"/>
              <w:bottom w:val="single" w:sz="4" w:space="0" w:color="auto"/>
              <w:right w:val="nil"/>
            </w:tcBorders>
            <w:shd w:val="clear" w:color="auto" w:fill="auto"/>
            <w:noWrap/>
            <w:vAlign w:val="center"/>
            <w:hideMark/>
          </w:tcPr>
          <w:p w14:paraId="388CFDAA" w14:textId="44A9E4A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EC44B1" w14:textId="44B66D5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A13FD49" w14:textId="258E11D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B271064" w14:textId="77777777" w:rsidTr="00C00E7E">
        <w:tc>
          <w:tcPr>
            <w:tcW w:w="3420" w:type="dxa"/>
            <w:tcBorders>
              <w:top w:val="nil"/>
              <w:left w:val="nil"/>
              <w:bottom w:val="single" w:sz="4" w:space="0" w:color="auto"/>
              <w:right w:val="nil"/>
            </w:tcBorders>
            <w:shd w:val="clear" w:color="auto" w:fill="auto"/>
            <w:noWrap/>
            <w:vAlign w:val="center"/>
            <w:hideMark/>
          </w:tcPr>
          <w:p w14:paraId="4B6EC87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841" w:type="dxa"/>
            <w:tcBorders>
              <w:top w:val="nil"/>
              <w:left w:val="nil"/>
              <w:bottom w:val="single" w:sz="4" w:space="0" w:color="auto"/>
              <w:right w:val="nil"/>
            </w:tcBorders>
            <w:shd w:val="clear" w:color="auto" w:fill="auto"/>
            <w:noWrap/>
            <w:vAlign w:val="center"/>
            <w:hideMark/>
          </w:tcPr>
          <w:p w14:paraId="740E3275" w14:textId="564FB13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FB2A48B" w14:textId="4A4E365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35F5404" w14:textId="35886E2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BD866F8" w14:textId="77777777" w:rsidTr="00C00E7E">
        <w:tc>
          <w:tcPr>
            <w:tcW w:w="3420" w:type="dxa"/>
            <w:tcBorders>
              <w:top w:val="nil"/>
              <w:left w:val="nil"/>
              <w:bottom w:val="single" w:sz="4" w:space="0" w:color="auto"/>
              <w:right w:val="nil"/>
            </w:tcBorders>
            <w:shd w:val="clear" w:color="auto" w:fill="auto"/>
            <w:noWrap/>
            <w:vAlign w:val="center"/>
            <w:hideMark/>
          </w:tcPr>
          <w:p w14:paraId="04ACBE9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Second</w:t>
            </w:r>
          </w:p>
        </w:tc>
        <w:tc>
          <w:tcPr>
            <w:tcW w:w="1841" w:type="dxa"/>
            <w:tcBorders>
              <w:top w:val="nil"/>
              <w:left w:val="nil"/>
              <w:bottom w:val="single" w:sz="4" w:space="0" w:color="auto"/>
              <w:right w:val="nil"/>
            </w:tcBorders>
            <w:shd w:val="clear" w:color="auto" w:fill="auto"/>
            <w:noWrap/>
            <w:vAlign w:val="center"/>
            <w:hideMark/>
          </w:tcPr>
          <w:p w14:paraId="7218A721" w14:textId="4DF64B8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6D09BFE" w14:textId="7CBD05F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FD349D" w14:textId="7A9B835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EF7A57A" w14:textId="77777777" w:rsidTr="00C00E7E">
        <w:tc>
          <w:tcPr>
            <w:tcW w:w="3420" w:type="dxa"/>
            <w:tcBorders>
              <w:top w:val="nil"/>
              <w:left w:val="nil"/>
              <w:bottom w:val="single" w:sz="4" w:space="0" w:color="auto"/>
              <w:right w:val="nil"/>
            </w:tcBorders>
            <w:shd w:val="clear" w:color="auto" w:fill="auto"/>
            <w:noWrap/>
            <w:vAlign w:val="center"/>
            <w:hideMark/>
          </w:tcPr>
          <w:p w14:paraId="77F2FC5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841" w:type="dxa"/>
            <w:tcBorders>
              <w:top w:val="nil"/>
              <w:left w:val="nil"/>
              <w:bottom w:val="single" w:sz="4" w:space="0" w:color="auto"/>
              <w:right w:val="nil"/>
            </w:tcBorders>
            <w:shd w:val="clear" w:color="auto" w:fill="auto"/>
            <w:noWrap/>
            <w:vAlign w:val="center"/>
            <w:hideMark/>
          </w:tcPr>
          <w:p w14:paraId="3FC7F4BE" w14:textId="3B0B79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04F42A" w14:textId="424100F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A17D29D" w14:textId="52CDBE1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9ED51D" w14:textId="77777777" w:rsidTr="00C00E7E">
        <w:tc>
          <w:tcPr>
            <w:tcW w:w="3420" w:type="dxa"/>
            <w:tcBorders>
              <w:top w:val="nil"/>
              <w:left w:val="nil"/>
              <w:bottom w:val="single" w:sz="4" w:space="0" w:color="auto"/>
              <w:right w:val="nil"/>
            </w:tcBorders>
            <w:shd w:val="clear" w:color="000000" w:fill="DBE5F1"/>
            <w:noWrap/>
            <w:vAlign w:val="center"/>
            <w:hideMark/>
          </w:tcPr>
          <w:p w14:paraId="5D942E5B"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841" w:type="dxa"/>
            <w:tcBorders>
              <w:top w:val="nil"/>
              <w:left w:val="nil"/>
              <w:bottom w:val="single" w:sz="4" w:space="0" w:color="auto"/>
              <w:right w:val="nil"/>
            </w:tcBorders>
            <w:shd w:val="clear" w:color="000000" w:fill="DBE5F1"/>
            <w:noWrap/>
            <w:vAlign w:val="center"/>
            <w:hideMark/>
          </w:tcPr>
          <w:p w14:paraId="18C34EA0" w14:textId="3A018BE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5F1"/>
            <w:vAlign w:val="center"/>
            <w:hideMark/>
          </w:tcPr>
          <w:p w14:paraId="17AC0361" w14:textId="68623008" w:rsidR="000B1396" w:rsidRPr="00C32EE2" w:rsidRDefault="000B1396" w:rsidP="00C32EE2">
            <w:pPr>
              <w:widowControl/>
              <w:spacing w:line="259" w:lineRule="auto"/>
              <w:jc w:val="center"/>
              <w:rPr>
                <w:rFonts w:eastAsia="Times New Roman" w:cs="Times New Roman"/>
                <w:bCs/>
                <w:sz w:val="20"/>
                <w:szCs w:val="20"/>
              </w:rPr>
            </w:pPr>
          </w:p>
        </w:tc>
        <w:tc>
          <w:tcPr>
            <w:tcW w:w="2779" w:type="dxa"/>
            <w:tcBorders>
              <w:top w:val="nil"/>
              <w:left w:val="nil"/>
              <w:bottom w:val="single" w:sz="4" w:space="0" w:color="auto"/>
              <w:right w:val="nil"/>
            </w:tcBorders>
            <w:shd w:val="clear" w:color="000000" w:fill="DBE5F1"/>
            <w:noWrap/>
            <w:vAlign w:val="center"/>
            <w:hideMark/>
          </w:tcPr>
          <w:p w14:paraId="3D0A5D01" w14:textId="19D9857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5F9F844" w14:textId="77777777" w:rsidTr="00C00E7E">
        <w:tc>
          <w:tcPr>
            <w:tcW w:w="3420" w:type="dxa"/>
            <w:tcBorders>
              <w:top w:val="nil"/>
              <w:left w:val="nil"/>
              <w:bottom w:val="single" w:sz="4" w:space="0" w:color="auto"/>
              <w:right w:val="nil"/>
            </w:tcBorders>
            <w:shd w:val="clear" w:color="auto" w:fill="auto"/>
            <w:vAlign w:val="center"/>
            <w:hideMark/>
          </w:tcPr>
          <w:p w14:paraId="5562AD0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841" w:type="dxa"/>
            <w:tcBorders>
              <w:top w:val="nil"/>
              <w:left w:val="nil"/>
              <w:bottom w:val="single" w:sz="4" w:space="0" w:color="auto"/>
              <w:right w:val="nil"/>
            </w:tcBorders>
            <w:shd w:val="clear" w:color="auto" w:fill="auto"/>
            <w:vAlign w:val="center"/>
            <w:hideMark/>
          </w:tcPr>
          <w:p w14:paraId="4593AF51" w14:textId="48E0EE0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DB999DB" w14:textId="78197D2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45041D2" w14:textId="04E33ADB"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847525" w14:textId="77777777" w:rsidTr="00C00E7E">
        <w:tc>
          <w:tcPr>
            <w:tcW w:w="3420" w:type="dxa"/>
            <w:tcBorders>
              <w:top w:val="nil"/>
              <w:left w:val="nil"/>
              <w:bottom w:val="single" w:sz="4" w:space="0" w:color="auto"/>
              <w:right w:val="nil"/>
            </w:tcBorders>
            <w:shd w:val="clear" w:color="auto" w:fill="auto"/>
            <w:vAlign w:val="center"/>
            <w:hideMark/>
          </w:tcPr>
          <w:p w14:paraId="11B646E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841" w:type="dxa"/>
            <w:tcBorders>
              <w:top w:val="nil"/>
              <w:left w:val="nil"/>
              <w:bottom w:val="single" w:sz="4" w:space="0" w:color="auto"/>
              <w:right w:val="nil"/>
            </w:tcBorders>
            <w:shd w:val="clear" w:color="auto" w:fill="auto"/>
            <w:vAlign w:val="center"/>
            <w:hideMark/>
          </w:tcPr>
          <w:p w14:paraId="18CA2173" w14:textId="1C5596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D71E7FC" w14:textId="1A7906F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5DD72A8" w14:textId="300D78D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BFF0E8" w14:textId="77777777" w:rsidTr="00C00E7E">
        <w:tc>
          <w:tcPr>
            <w:tcW w:w="3420" w:type="dxa"/>
            <w:tcBorders>
              <w:top w:val="nil"/>
              <w:left w:val="nil"/>
              <w:bottom w:val="single" w:sz="4" w:space="0" w:color="auto"/>
              <w:right w:val="nil"/>
            </w:tcBorders>
            <w:shd w:val="clear" w:color="000000" w:fill="DBE7F3"/>
            <w:noWrap/>
            <w:vAlign w:val="center"/>
            <w:hideMark/>
          </w:tcPr>
          <w:p w14:paraId="738EC54F"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841" w:type="dxa"/>
            <w:tcBorders>
              <w:top w:val="nil"/>
              <w:left w:val="nil"/>
              <w:bottom w:val="single" w:sz="4" w:space="0" w:color="auto"/>
              <w:right w:val="nil"/>
            </w:tcBorders>
            <w:shd w:val="clear" w:color="000000" w:fill="DBE7F3"/>
            <w:vAlign w:val="center"/>
            <w:hideMark/>
          </w:tcPr>
          <w:p w14:paraId="473462BB" w14:textId="0FE0B52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3FBC83AA" w14:textId="3A928118"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3E13E188" w14:textId="216F4D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0F6E80" w14:textId="77777777" w:rsidTr="00C00E7E">
        <w:tc>
          <w:tcPr>
            <w:tcW w:w="3420" w:type="dxa"/>
            <w:tcBorders>
              <w:top w:val="nil"/>
              <w:left w:val="nil"/>
              <w:bottom w:val="single" w:sz="4" w:space="0" w:color="auto"/>
              <w:right w:val="nil"/>
            </w:tcBorders>
            <w:shd w:val="clear" w:color="auto" w:fill="auto"/>
            <w:noWrap/>
            <w:vAlign w:val="center"/>
            <w:hideMark/>
          </w:tcPr>
          <w:p w14:paraId="2D89A73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Did not experience any shocks</w:t>
            </w:r>
          </w:p>
        </w:tc>
        <w:tc>
          <w:tcPr>
            <w:tcW w:w="1841" w:type="dxa"/>
            <w:tcBorders>
              <w:top w:val="nil"/>
              <w:left w:val="nil"/>
              <w:bottom w:val="single" w:sz="4" w:space="0" w:color="auto"/>
              <w:right w:val="nil"/>
            </w:tcBorders>
            <w:shd w:val="clear" w:color="auto" w:fill="auto"/>
            <w:vAlign w:val="center"/>
            <w:hideMark/>
          </w:tcPr>
          <w:p w14:paraId="14E1700E" w14:textId="45ED16E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79498F6" w14:textId="3393F0C3"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0ABCE0F9" w14:textId="4D882AB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3C3D713" w14:textId="77777777" w:rsidTr="00C00E7E">
        <w:tc>
          <w:tcPr>
            <w:tcW w:w="3420" w:type="dxa"/>
            <w:tcBorders>
              <w:top w:val="nil"/>
              <w:left w:val="nil"/>
              <w:bottom w:val="single" w:sz="4" w:space="0" w:color="auto"/>
              <w:right w:val="nil"/>
            </w:tcBorders>
            <w:shd w:val="clear" w:color="auto" w:fill="auto"/>
            <w:noWrap/>
            <w:vAlign w:val="center"/>
            <w:hideMark/>
          </w:tcPr>
          <w:p w14:paraId="6A0EE74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841" w:type="dxa"/>
            <w:tcBorders>
              <w:top w:val="nil"/>
              <w:left w:val="nil"/>
              <w:bottom w:val="single" w:sz="4" w:space="0" w:color="auto"/>
              <w:right w:val="nil"/>
            </w:tcBorders>
            <w:shd w:val="clear" w:color="auto" w:fill="auto"/>
            <w:vAlign w:val="center"/>
            <w:hideMark/>
          </w:tcPr>
          <w:p w14:paraId="58CAC91C" w14:textId="7BDB084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69213DB" w14:textId="1CD9007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D10ACD9" w14:textId="4BF438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45949F" w14:textId="77777777" w:rsidTr="00C00E7E">
        <w:tc>
          <w:tcPr>
            <w:tcW w:w="3420" w:type="dxa"/>
            <w:tcBorders>
              <w:top w:val="nil"/>
              <w:left w:val="nil"/>
              <w:bottom w:val="single" w:sz="4" w:space="0" w:color="auto"/>
              <w:right w:val="nil"/>
            </w:tcBorders>
            <w:shd w:val="clear" w:color="auto" w:fill="auto"/>
            <w:noWrap/>
            <w:vAlign w:val="center"/>
            <w:hideMark/>
          </w:tcPr>
          <w:p w14:paraId="6B1ED05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841" w:type="dxa"/>
            <w:tcBorders>
              <w:top w:val="nil"/>
              <w:left w:val="nil"/>
              <w:bottom w:val="single" w:sz="4" w:space="0" w:color="auto"/>
              <w:right w:val="nil"/>
            </w:tcBorders>
            <w:shd w:val="clear" w:color="auto" w:fill="auto"/>
            <w:vAlign w:val="center"/>
            <w:hideMark/>
          </w:tcPr>
          <w:p w14:paraId="182C5F2C" w14:textId="731C6A8B"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94BD74C" w14:textId="24303F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D8F8747" w14:textId="6A110A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2B91361" w14:textId="77777777" w:rsidTr="00C00E7E">
        <w:tc>
          <w:tcPr>
            <w:tcW w:w="3420" w:type="dxa"/>
            <w:tcBorders>
              <w:top w:val="nil"/>
              <w:left w:val="nil"/>
              <w:bottom w:val="single" w:sz="4" w:space="0" w:color="auto"/>
              <w:right w:val="nil"/>
            </w:tcBorders>
            <w:shd w:val="clear" w:color="auto" w:fill="auto"/>
            <w:noWrap/>
            <w:vAlign w:val="center"/>
            <w:hideMark/>
          </w:tcPr>
          <w:p w14:paraId="26636BE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841" w:type="dxa"/>
            <w:tcBorders>
              <w:top w:val="nil"/>
              <w:left w:val="nil"/>
              <w:bottom w:val="single" w:sz="4" w:space="0" w:color="auto"/>
              <w:right w:val="nil"/>
            </w:tcBorders>
            <w:shd w:val="clear" w:color="auto" w:fill="auto"/>
            <w:vAlign w:val="center"/>
            <w:hideMark/>
          </w:tcPr>
          <w:p w14:paraId="4F2F7C72" w14:textId="2ABCE78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BC60118" w14:textId="2C0AF159"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2624F433" w14:textId="3AD9ABDD" w:rsidR="000B1396" w:rsidRPr="00C32EE2" w:rsidRDefault="000B1396" w:rsidP="00C32EE2">
            <w:pPr>
              <w:widowControl/>
              <w:spacing w:line="259" w:lineRule="auto"/>
              <w:jc w:val="center"/>
              <w:rPr>
                <w:rFonts w:eastAsia="Times New Roman" w:cs="Times New Roman"/>
                <w:bCs/>
                <w:sz w:val="20"/>
                <w:szCs w:val="20"/>
              </w:rPr>
            </w:pPr>
          </w:p>
        </w:tc>
      </w:tr>
    </w:tbl>
    <w:p w14:paraId="170F37A7" w14:textId="77777777" w:rsidR="00703945" w:rsidRDefault="00703945" w:rsidP="00295D0E">
      <w:pPr>
        <w:ind w:left="86" w:right="990" w:hanging="86"/>
        <w:rPr>
          <w:color w:val="auto"/>
          <w:sz w:val="16"/>
          <w:szCs w:val="16"/>
        </w:rPr>
      </w:pPr>
      <w:commentRangeStart w:id="1004"/>
      <w:r w:rsidRPr="007472E6">
        <w:rPr>
          <w:color w:val="auto"/>
          <w:sz w:val="16"/>
          <w:szCs w:val="16"/>
        </w:rPr>
        <w:t>^ Results not statistically reliable, n&lt;30  </w:t>
      </w:r>
      <w:commentRangeEnd w:id="1004"/>
      <w:r>
        <w:rPr>
          <w:rStyle w:val="CommentReference"/>
        </w:rPr>
        <w:commentReference w:id="1004"/>
      </w:r>
    </w:p>
    <w:p w14:paraId="7DA33A75" w14:textId="14C5CB00" w:rsidR="000B1396" w:rsidRDefault="000B1396" w:rsidP="00295D0E">
      <w:pPr>
        <w:pStyle w:val="TF-TblFN"/>
        <w:spacing w:before="0" w:line="276" w:lineRule="auto"/>
        <w:ind w:left="86" w:right="990" w:hanging="86"/>
        <w:rPr>
          <w:szCs w:val="22"/>
        </w:rPr>
      </w:pPr>
      <w:r w:rsidRPr="000B1396">
        <w:rPr>
          <w:szCs w:val="22"/>
          <w:vertAlign w:val="superscript"/>
        </w:rPr>
        <w:t>a</w:t>
      </w:r>
      <w:r w:rsidRPr="000B1396">
        <w:rPr>
          <w:szCs w:val="22"/>
        </w:rPr>
        <w:t xml:space="preserve"> Significance tests were performed to determine whether an association exists between the outcome indicator and the disaggregate variables. Associations found to be statistically significant are indicated by level: * p&lt;0.05, ** p&lt;0.01, *** p</w:t>
      </w:r>
      <w:r>
        <w:rPr>
          <w:szCs w:val="22"/>
        </w:rPr>
        <w:t>&lt;0.001; n/s=not significant.</w:t>
      </w:r>
      <w:r>
        <w:rPr>
          <w:szCs w:val="22"/>
        </w:rPr>
        <w:tab/>
      </w:r>
    </w:p>
    <w:p w14:paraId="0794CDA9" w14:textId="0309739B" w:rsidR="000B1396" w:rsidRDefault="000B1396" w:rsidP="00295D0E">
      <w:pPr>
        <w:pStyle w:val="TF-TblFN"/>
        <w:spacing w:before="0" w:line="276" w:lineRule="auto"/>
        <w:ind w:left="86" w:right="990" w:hanging="86"/>
        <w:rPr>
          <w:szCs w:val="22"/>
        </w:rPr>
      </w:pPr>
      <w:r w:rsidRPr="000B1396">
        <w:rPr>
          <w:szCs w:val="22"/>
          <w:vertAlign w:val="superscript"/>
        </w:rPr>
        <w:t>b</w:t>
      </w:r>
      <w:r w:rsidRPr="000B1396">
        <w:rPr>
          <w:szCs w:val="22"/>
        </w:rPr>
        <w:t xml:space="preserve"> Records missing information for the disaggregate variables have been excluded from the disaggregated estimates. The unweighted sample size reflects this loss in observations; therefore, the sum of disaggregate sample sizes may not eq</w:t>
      </w:r>
      <w:r>
        <w:rPr>
          <w:szCs w:val="22"/>
        </w:rPr>
        <w:t>ual the overall sample size.</w:t>
      </w:r>
      <w:r>
        <w:rPr>
          <w:szCs w:val="22"/>
        </w:rPr>
        <w:tab/>
      </w:r>
    </w:p>
    <w:p w14:paraId="0CE72337" w14:textId="1CA4A20E" w:rsidR="000B1396" w:rsidRPr="000B1396" w:rsidRDefault="000B1396" w:rsidP="00295D0E">
      <w:pPr>
        <w:pStyle w:val="TF-TblFN"/>
        <w:spacing w:before="0" w:line="276" w:lineRule="auto"/>
        <w:ind w:left="86" w:right="990" w:hanging="86"/>
        <w:rPr>
          <w:szCs w:val="22"/>
        </w:rPr>
      </w:pPr>
      <w:r w:rsidRPr="000B1396">
        <w:rPr>
          <w:szCs w:val="22"/>
          <w:vertAlign w:val="superscript"/>
        </w:rPr>
        <w:t>c</w:t>
      </w:r>
      <w:r w:rsidRPr="000B1396">
        <w:rPr>
          <w:szCs w:val="22"/>
        </w:rPr>
        <w:t xml:space="preserve"> The ZOI Survey identifies the primary caregiver of each age-eligible child. This person is likely, but not necessarily, the child’s biological mother.</w:t>
      </w:r>
    </w:p>
    <w:p w14:paraId="0EC72052" w14:textId="78E816BE" w:rsidR="00187F0B" w:rsidRDefault="000B1396" w:rsidP="00187F0B">
      <w:pPr>
        <w:pStyle w:val="TF-TblFN"/>
        <w:spacing w:before="0"/>
        <w:ind w:left="86" w:right="1350" w:hanging="86"/>
      </w:pPr>
      <w:r w:rsidRPr="000B1396">
        <w:rPr>
          <w:szCs w:val="22"/>
        </w:rPr>
        <w:t>Note</w:t>
      </w:r>
      <w:r w:rsidR="00187F0B">
        <w:rPr>
          <w:szCs w:val="22"/>
        </w:rPr>
        <w:t>s</w:t>
      </w:r>
      <w:r w:rsidRPr="000B1396">
        <w:rPr>
          <w:szCs w:val="22"/>
        </w:rPr>
        <w:t>:</w:t>
      </w:r>
      <w:r w:rsidR="00187F0B" w:rsidRPr="00187F0B">
        <w:t xml:space="preserve"> </w:t>
      </w:r>
    </w:p>
    <w:p w14:paraId="3AC0EC2A" w14:textId="04215BB0" w:rsidR="00187F0B" w:rsidRPr="0061549A" w:rsidRDefault="00187F0B" w:rsidP="00187F0B">
      <w:pPr>
        <w:pStyle w:val="TF-TblFN"/>
        <w:spacing w:before="0"/>
        <w:ind w:left="86" w:right="1350" w:hanging="86"/>
        <w:rPr>
          <w:rFonts w:eastAsia="Arial" w:cs="Arial"/>
          <w:color w:val="000000"/>
          <w:szCs w:val="24"/>
        </w:rPr>
      </w:pPr>
      <w:r w:rsidRPr="00E53079">
        <w:t>Indicator estimates and the gendered household type disaggregate are based on de facto household members.</w:t>
      </w:r>
    </w:p>
    <w:p w14:paraId="52FA6A2F" w14:textId="2BD957C2" w:rsidR="000B1396" w:rsidRPr="0091529B" w:rsidRDefault="00187F0B" w:rsidP="0091529B">
      <w:pPr>
        <w:pStyle w:val="TF-TblFN"/>
        <w:spacing w:before="0" w:line="276" w:lineRule="auto"/>
        <w:ind w:left="86" w:right="1354" w:hanging="86"/>
        <w:rPr>
          <w:rFonts w:eastAsia="Arial" w:cs="Arial"/>
          <w:color w:val="000000"/>
          <w:szCs w:val="24"/>
        </w:rPr>
      </w:pPr>
      <w:r w:rsidRPr="00E53079">
        <w:t xml:space="preserve">The wealth quintile and poverty status disaggregates are calculated using de jure household members. </w:t>
      </w:r>
    </w:p>
    <w:p w14:paraId="1A804324" w14:textId="505CC530" w:rsidR="00EC20B0" w:rsidRPr="00EC20B0" w:rsidRDefault="00EC20B0" w:rsidP="00295D0E">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1003"/>
    <w:p w14:paraId="13800CA5" w14:textId="6A63B1C7" w:rsidR="009212CE" w:rsidRDefault="00143B1A" w:rsidP="00C32EE2">
      <w:pPr>
        <w:pStyle w:val="BodyText1"/>
      </w:pPr>
      <w:r>
        <w:rPr>
          <w:b/>
        </w:rPr>
        <w:t xml:space="preserve">Table </w:t>
      </w:r>
      <w:r w:rsidR="00066F3E">
        <w:rPr>
          <w:b/>
        </w:rPr>
        <w:t>8</w:t>
      </w:r>
      <w:r>
        <w:rPr>
          <w:b/>
        </w:rPr>
        <w:t>.</w:t>
      </w:r>
      <w:r w:rsidR="00965EC6">
        <w:rPr>
          <w:b/>
        </w:rPr>
        <w:t>3.3</w:t>
      </w:r>
      <w:r w:rsidR="00BC0F95" w:rsidRPr="00DF4DE5">
        <w:t xml:space="preserve"> presents the </w:t>
      </w:r>
      <w:r w:rsidR="00BC0F95">
        <w:t xml:space="preserve">percentage of children achieving the </w:t>
      </w:r>
      <w:r w:rsidR="00BC0F95" w:rsidRPr="00DF4DE5">
        <w:t xml:space="preserve">components </w:t>
      </w:r>
      <w:r w:rsidR="006D32F2">
        <w:t xml:space="preserve">of a </w:t>
      </w:r>
      <w:r w:rsidR="00250869">
        <w:t>MAD</w:t>
      </w:r>
      <w:r w:rsidR="006D32F2">
        <w:t xml:space="preserve"> </w:t>
      </w:r>
      <w:r w:rsidR="00BC0F95" w:rsidRPr="00DF4DE5">
        <w:t>(</w:t>
      </w:r>
      <w:r w:rsidR="006D32F2">
        <w:t>i.</w:t>
      </w:r>
      <w:r w:rsidR="00BC0F95" w:rsidRPr="00DF4DE5">
        <w:t>e.</w:t>
      </w:r>
      <w:r w:rsidR="006D32F2">
        <w:t xml:space="preserve">, minimum meal frequency and </w:t>
      </w:r>
      <w:r w:rsidR="00BC0F95" w:rsidRPr="00DF4DE5">
        <w:t xml:space="preserve">minimum dietary diversity) and </w:t>
      </w:r>
      <w:r w:rsidR="00BC0F95">
        <w:t xml:space="preserve">consuming each of </w:t>
      </w:r>
      <w:r w:rsidR="00BC0F95" w:rsidRPr="00DF4DE5">
        <w:t xml:space="preserve">the food groups </w:t>
      </w:r>
      <w:r w:rsidR="00EB5ABE">
        <w:t>included in</w:t>
      </w:r>
      <w:r w:rsidR="00BC0F95" w:rsidRPr="00DF4DE5">
        <w:t xml:space="preserve"> the </w:t>
      </w:r>
      <w:r w:rsidR="00BC0F95">
        <w:t xml:space="preserve">minimum dietary diversity </w:t>
      </w:r>
      <w:r w:rsidR="00BC0F95" w:rsidRPr="00DF4DE5">
        <w:t>indicator. Estimates are shown for all children, as well as by age</w:t>
      </w:r>
      <w:r w:rsidR="00EE1249">
        <w:t xml:space="preserve"> categories</w:t>
      </w:r>
      <w:r w:rsidR="00BC0F95">
        <w:t xml:space="preserve">, and </w:t>
      </w:r>
      <w:r w:rsidR="006D083F">
        <w:t xml:space="preserve">are </w:t>
      </w:r>
      <w:r w:rsidR="00BC0F95" w:rsidRPr="00DF4DE5">
        <w:t>presented separately for breastfed and non-breastfed children.</w:t>
      </w:r>
      <w:r w:rsidR="006245DC">
        <w:t xml:space="preserve"> </w:t>
      </w:r>
    </w:p>
    <w:p w14:paraId="55BE4445" w14:textId="77777777" w:rsidR="0039208B" w:rsidRDefault="0039208B" w:rsidP="00C32EE2">
      <w:pPr>
        <w:pStyle w:val="BodyText1"/>
      </w:pPr>
      <w:r w:rsidRPr="00DF4DE5">
        <w:rPr>
          <w:highlight w:val="yellow"/>
        </w:rPr>
        <w:t>[Insert more explanation re</w:t>
      </w:r>
      <w:r>
        <w:rPr>
          <w:highlight w:val="yellow"/>
        </w:rPr>
        <w:t>garding</w:t>
      </w:r>
      <w:r w:rsidRPr="00DF4DE5">
        <w:rPr>
          <w:highlight w:val="yellow"/>
        </w:rPr>
        <w:t xml:space="preserve"> the different requirements for non-breastfed children (re</w:t>
      </w:r>
      <w:r>
        <w:rPr>
          <w:highlight w:val="yellow"/>
        </w:rPr>
        <w:t>garding</w:t>
      </w:r>
      <w:r w:rsidRPr="00DF4DE5">
        <w:rPr>
          <w:highlight w:val="yellow"/>
        </w:rPr>
        <w:t xml:space="preserve"> milk feeds and four of the six food groups) and description of the values in the table.]</w:t>
      </w:r>
    </w:p>
    <w:p w14:paraId="16F9C201" w14:textId="359B22F8" w:rsidR="00BC0F95" w:rsidRPr="005F2634" w:rsidRDefault="00143B1A" w:rsidP="00C32EE2">
      <w:pPr>
        <w:pStyle w:val="Tabletitle"/>
      </w:pPr>
      <w:bookmarkStart w:id="1005" w:name="_Toc63673159"/>
      <w:r w:rsidRPr="008E7DBF">
        <w:t xml:space="preserve">Table </w:t>
      </w:r>
      <w:r w:rsidR="00066F3E" w:rsidRPr="008E7DBF">
        <w:t>8</w:t>
      </w:r>
      <w:r w:rsidR="000B1496" w:rsidRPr="008E7DBF">
        <w:t>.</w:t>
      </w:r>
      <w:r w:rsidR="00965EC6" w:rsidRPr="008E7DBF">
        <w:t>3</w:t>
      </w:r>
      <w:r w:rsidR="005F2634" w:rsidRPr="008E7DBF">
        <w:t>.</w:t>
      </w:r>
      <w:r w:rsidR="00965EC6" w:rsidRPr="008E7DBF">
        <w:t>3</w:t>
      </w:r>
      <w:r w:rsidR="008E7DBF" w:rsidRPr="008E7DBF">
        <w:t>: Percent of Children 6-23 Months of Age in the ZOI Achieving Minimum Feeding Frequency, Dietary Diversity, and Consuming Foods from Each of the Food Groups in the Minimum Acceptable Diet Indicator, in Total and by Breastfeeding Status and Age</w:t>
      </w:r>
      <w:bookmarkEnd w:id="1005"/>
    </w:p>
    <w:tbl>
      <w:tblPr>
        <w:tblW w:w="8640" w:type="dxa"/>
        <w:tblLook w:val="04A0" w:firstRow="1" w:lastRow="0" w:firstColumn="1" w:lastColumn="0" w:noHBand="0" w:noVBand="1"/>
      </w:tblPr>
      <w:tblGrid>
        <w:gridCol w:w="980"/>
        <w:gridCol w:w="3005"/>
        <w:gridCol w:w="995"/>
        <w:gridCol w:w="980"/>
        <w:gridCol w:w="980"/>
        <w:gridCol w:w="980"/>
        <w:gridCol w:w="720"/>
      </w:tblGrid>
      <w:tr w:rsidR="000C031D" w:rsidRPr="00C32EE2" w14:paraId="23EA7C6C" w14:textId="77777777" w:rsidTr="000C031D">
        <w:trPr>
          <w:tblHeader/>
        </w:trPr>
        <w:tc>
          <w:tcPr>
            <w:tcW w:w="3985" w:type="dxa"/>
            <w:gridSpan w:val="2"/>
            <w:vMerge w:val="restart"/>
            <w:tcBorders>
              <w:top w:val="single" w:sz="4" w:space="0" w:color="auto"/>
              <w:left w:val="nil"/>
              <w:bottom w:val="single" w:sz="4" w:space="0" w:color="000000"/>
              <w:right w:val="nil"/>
            </w:tcBorders>
            <w:shd w:val="clear" w:color="000000" w:fill="387990"/>
            <w:vAlign w:val="bottom"/>
            <w:hideMark/>
          </w:tcPr>
          <w:p w14:paraId="7CD49945" w14:textId="77777777" w:rsidR="000C031D" w:rsidRPr="00C32EE2" w:rsidRDefault="000C031D" w:rsidP="00C32EE2">
            <w:pPr>
              <w:widowControl/>
              <w:spacing w:line="259" w:lineRule="auto"/>
              <w:rPr>
                <w:rFonts w:eastAsia="Times New Roman" w:cs="Times New Roman"/>
                <w:b/>
                <w:bCs/>
                <w:color w:val="FFFFFF"/>
                <w:sz w:val="20"/>
                <w:szCs w:val="20"/>
              </w:rPr>
            </w:pPr>
            <w:r w:rsidRPr="00C32EE2">
              <w:rPr>
                <w:rFonts w:eastAsia="Times New Roman" w:cs="Times New Roman"/>
                <w:b/>
                <w:bCs/>
                <w:color w:val="FFFFFF"/>
                <w:sz w:val="20"/>
                <w:szCs w:val="20"/>
              </w:rPr>
              <w:t>Breastfeeding status and food group consumed</w:t>
            </w:r>
          </w:p>
        </w:tc>
        <w:tc>
          <w:tcPr>
            <w:tcW w:w="995" w:type="dxa"/>
            <w:vMerge w:val="restart"/>
            <w:tcBorders>
              <w:top w:val="single" w:sz="4" w:space="0" w:color="auto"/>
              <w:left w:val="nil"/>
              <w:bottom w:val="single" w:sz="4" w:space="0" w:color="000000"/>
              <w:right w:val="nil"/>
            </w:tcBorders>
            <w:shd w:val="clear" w:color="000000" w:fill="387990"/>
            <w:vAlign w:val="bottom"/>
            <w:hideMark/>
          </w:tcPr>
          <w:p w14:paraId="0308F3D7"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All children</w:t>
            </w:r>
          </w:p>
        </w:tc>
        <w:tc>
          <w:tcPr>
            <w:tcW w:w="980" w:type="dxa"/>
            <w:tcBorders>
              <w:top w:val="single" w:sz="4" w:space="0" w:color="auto"/>
              <w:left w:val="nil"/>
              <w:bottom w:val="single" w:sz="4" w:space="0" w:color="FFFFFF"/>
              <w:right w:val="nil"/>
            </w:tcBorders>
            <w:shd w:val="clear" w:color="000000" w:fill="387990"/>
          </w:tcPr>
          <w:p w14:paraId="34CE4855" w14:textId="77777777" w:rsidR="000C031D" w:rsidRPr="00C32EE2" w:rsidRDefault="000C031D" w:rsidP="00C32EE2">
            <w:pPr>
              <w:widowControl/>
              <w:spacing w:line="259" w:lineRule="auto"/>
              <w:jc w:val="center"/>
              <w:rPr>
                <w:rFonts w:eastAsia="Times New Roman" w:cs="Times New Roman"/>
                <w:b/>
                <w:bCs/>
                <w:color w:val="FFFFFF"/>
                <w:sz w:val="20"/>
                <w:szCs w:val="20"/>
              </w:rPr>
            </w:pPr>
          </w:p>
        </w:tc>
        <w:tc>
          <w:tcPr>
            <w:tcW w:w="2680" w:type="dxa"/>
            <w:gridSpan w:val="3"/>
            <w:tcBorders>
              <w:top w:val="single" w:sz="4" w:space="0" w:color="auto"/>
              <w:left w:val="nil"/>
              <w:bottom w:val="single" w:sz="4" w:space="0" w:color="FFFFFF"/>
              <w:right w:val="nil"/>
            </w:tcBorders>
            <w:shd w:val="clear" w:color="000000" w:fill="387990"/>
            <w:vAlign w:val="bottom"/>
            <w:hideMark/>
          </w:tcPr>
          <w:p w14:paraId="097F37AE" w14:textId="611D1C29"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Child age (months)</w:t>
            </w:r>
          </w:p>
        </w:tc>
      </w:tr>
      <w:tr w:rsidR="000C031D" w:rsidRPr="00C32EE2" w14:paraId="3937F1C9" w14:textId="77777777" w:rsidTr="000C031D">
        <w:trPr>
          <w:tblHeader/>
        </w:trPr>
        <w:tc>
          <w:tcPr>
            <w:tcW w:w="3985" w:type="dxa"/>
            <w:gridSpan w:val="2"/>
            <w:vMerge/>
            <w:tcBorders>
              <w:top w:val="nil"/>
              <w:left w:val="nil"/>
              <w:bottom w:val="single" w:sz="4" w:space="0" w:color="000000"/>
              <w:right w:val="nil"/>
            </w:tcBorders>
            <w:vAlign w:val="center"/>
            <w:hideMark/>
          </w:tcPr>
          <w:p w14:paraId="75B40ABB"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95" w:type="dxa"/>
            <w:vMerge/>
            <w:tcBorders>
              <w:top w:val="single" w:sz="4" w:space="0" w:color="000000"/>
              <w:left w:val="nil"/>
              <w:bottom w:val="single" w:sz="4" w:space="0" w:color="000000"/>
              <w:right w:val="nil"/>
            </w:tcBorders>
            <w:vAlign w:val="center"/>
            <w:hideMark/>
          </w:tcPr>
          <w:p w14:paraId="170C9D6D"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80" w:type="dxa"/>
            <w:tcBorders>
              <w:top w:val="nil"/>
              <w:left w:val="nil"/>
              <w:bottom w:val="single" w:sz="4" w:space="0" w:color="auto"/>
              <w:right w:val="nil"/>
            </w:tcBorders>
            <w:shd w:val="clear" w:color="000000" w:fill="387990"/>
            <w:vAlign w:val="bottom"/>
            <w:hideMark/>
          </w:tcPr>
          <w:p w14:paraId="5A000AE1"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6-11</w:t>
            </w:r>
          </w:p>
        </w:tc>
        <w:tc>
          <w:tcPr>
            <w:tcW w:w="980" w:type="dxa"/>
            <w:tcBorders>
              <w:top w:val="nil"/>
              <w:left w:val="nil"/>
              <w:bottom w:val="single" w:sz="4" w:space="0" w:color="auto"/>
              <w:right w:val="nil"/>
            </w:tcBorders>
            <w:shd w:val="clear" w:color="000000" w:fill="387990"/>
            <w:noWrap/>
            <w:vAlign w:val="bottom"/>
            <w:hideMark/>
          </w:tcPr>
          <w:p w14:paraId="4EAE40FD"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12-17</w:t>
            </w:r>
          </w:p>
        </w:tc>
        <w:tc>
          <w:tcPr>
            <w:tcW w:w="980" w:type="dxa"/>
            <w:tcBorders>
              <w:top w:val="nil"/>
              <w:left w:val="nil"/>
              <w:bottom w:val="single" w:sz="4" w:space="0" w:color="auto"/>
              <w:right w:val="nil"/>
            </w:tcBorders>
            <w:shd w:val="clear" w:color="000000" w:fill="387990"/>
          </w:tcPr>
          <w:p w14:paraId="362A494C" w14:textId="16DAAD6C" w:rsidR="000C031D" w:rsidRPr="00C32EE2" w:rsidRDefault="000C031D" w:rsidP="00C32EE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18-23</w:t>
            </w:r>
          </w:p>
        </w:tc>
        <w:tc>
          <w:tcPr>
            <w:tcW w:w="720" w:type="dxa"/>
            <w:tcBorders>
              <w:top w:val="nil"/>
              <w:left w:val="nil"/>
              <w:bottom w:val="single" w:sz="4" w:space="0" w:color="auto"/>
              <w:right w:val="nil"/>
            </w:tcBorders>
            <w:shd w:val="clear" w:color="000000" w:fill="387990"/>
            <w:vAlign w:val="bottom"/>
            <w:hideMark/>
          </w:tcPr>
          <w:p w14:paraId="0E000F4B" w14:textId="49F135E1" w:rsidR="000C031D" w:rsidRPr="000C031D" w:rsidRDefault="000C031D" w:rsidP="00C32EE2">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0C031D" w:rsidRPr="00C32EE2" w14:paraId="3024AD59" w14:textId="77777777" w:rsidTr="000C031D">
        <w:tc>
          <w:tcPr>
            <w:tcW w:w="980" w:type="dxa"/>
            <w:tcBorders>
              <w:top w:val="single" w:sz="4" w:space="0" w:color="auto"/>
              <w:left w:val="nil"/>
              <w:bottom w:val="single" w:sz="4" w:space="0" w:color="auto"/>
              <w:right w:val="nil"/>
            </w:tcBorders>
            <w:shd w:val="clear" w:color="000000" w:fill="DBE7F3"/>
          </w:tcPr>
          <w:p w14:paraId="3F8324F0"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32438D94" w14:textId="0F4AB15E"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All children 6-23 months of age</w:t>
            </w:r>
          </w:p>
        </w:tc>
      </w:tr>
      <w:tr w:rsidR="000C031D" w:rsidRPr="00C32EE2" w14:paraId="5F749610" w14:textId="77777777" w:rsidTr="000C031D">
        <w:tc>
          <w:tcPr>
            <w:tcW w:w="3985" w:type="dxa"/>
            <w:gridSpan w:val="2"/>
            <w:tcBorders>
              <w:top w:val="nil"/>
              <w:left w:val="nil"/>
              <w:bottom w:val="single" w:sz="4" w:space="0" w:color="auto"/>
              <w:right w:val="nil"/>
            </w:tcBorders>
            <w:shd w:val="clear" w:color="auto" w:fill="auto"/>
            <w:vAlign w:val="center"/>
            <w:hideMark/>
          </w:tcPr>
          <w:p w14:paraId="0A1AFDC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4886C250" w14:textId="764880A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4D95D09" w14:textId="567D9A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1D32AA3" w14:textId="2BAC8E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35E719E"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D179F89" w14:textId="252CD119"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8BEEF49" w14:textId="77777777" w:rsidTr="000C031D">
        <w:tc>
          <w:tcPr>
            <w:tcW w:w="3985" w:type="dxa"/>
            <w:gridSpan w:val="2"/>
            <w:tcBorders>
              <w:top w:val="nil"/>
              <w:left w:val="nil"/>
              <w:bottom w:val="single" w:sz="4" w:space="0" w:color="auto"/>
              <w:right w:val="nil"/>
            </w:tcBorders>
            <w:shd w:val="clear" w:color="auto" w:fill="auto"/>
            <w:vAlign w:val="center"/>
            <w:hideMark/>
          </w:tcPr>
          <w:p w14:paraId="16ADD5C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5EF17B3" w14:textId="523FAAD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06CF0C9" w14:textId="6F89BF5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E5E4927" w14:textId="127E402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E74D6C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22939DB" w14:textId="1939837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679080C" w14:textId="77777777" w:rsidTr="000C031D">
        <w:tc>
          <w:tcPr>
            <w:tcW w:w="980" w:type="dxa"/>
            <w:tcBorders>
              <w:top w:val="single" w:sz="4" w:space="0" w:color="auto"/>
              <w:left w:val="nil"/>
              <w:bottom w:val="single" w:sz="4" w:space="0" w:color="auto"/>
              <w:right w:val="nil"/>
            </w:tcBorders>
            <w:shd w:val="clear" w:color="000000" w:fill="E6E7E8"/>
          </w:tcPr>
          <w:p w14:paraId="779D9B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4FEEC658" w14:textId="7361524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76665E1C" w14:textId="77777777" w:rsidTr="000C031D">
        <w:tc>
          <w:tcPr>
            <w:tcW w:w="3985" w:type="dxa"/>
            <w:gridSpan w:val="2"/>
            <w:tcBorders>
              <w:top w:val="nil"/>
              <w:left w:val="nil"/>
              <w:bottom w:val="single" w:sz="4" w:space="0" w:color="auto"/>
              <w:right w:val="nil"/>
            </w:tcBorders>
            <w:shd w:val="clear" w:color="auto" w:fill="auto"/>
            <w:vAlign w:val="center"/>
            <w:hideMark/>
          </w:tcPr>
          <w:p w14:paraId="3C36611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0D379A0F" w14:textId="2EF227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DD7BD" w14:textId="1ADFC4B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A4087" w14:textId="158954F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82728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4DBA7733" w14:textId="745E6CD7"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DB4F178" w14:textId="77777777" w:rsidTr="000C031D">
        <w:tc>
          <w:tcPr>
            <w:tcW w:w="3985" w:type="dxa"/>
            <w:gridSpan w:val="2"/>
            <w:tcBorders>
              <w:top w:val="nil"/>
              <w:left w:val="nil"/>
              <w:bottom w:val="single" w:sz="4" w:space="0" w:color="auto"/>
              <w:right w:val="nil"/>
            </w:tcBorders>
            <w:shd w:val="clear" w:color="auto" w:fill="auto"/>
            <w:vAlign w:val="center"/>
            <w:hideMark/>
          </w:tcPr>
          <w:p w14:paraId="50355AC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E8287C" w14:textId="6A35BF4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A65EC9F" w14:textId="2AF9255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33365DB" w14:textId="331B88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47A246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5D75116" w14:textId="586FCF8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3CB6958" w14:textId="77777777" w:rsidTr="000C031D">
        <w:tc>
          <w:tcPr>
            <w:tcW w:w="3985" w:type="dxa"/>
            <w:gridSpan w:val="2"/>
            <w:tcBorders>
              <w:top w:val="nil"/>
              <w:left w:val="nil"/>
              <w:bottom w:val="single" w:sz="4" w:space="0" w:color="auto"/>
              <w:right w:val="nil"/>
            </w:tcBorders>
            <w:shd w:val="clear" w:color="auto" w:fill="auto"/>
            <w:vAlign w:val="center"/>
            <w:hideMark/>
          </w:tcPr>
          <w:p w14:paraId="51A06AF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1234BF55" w14:textId="67FEFD8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C9CD070" w14:textId="3C52022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6F500C5" w14:textId="312A977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A392B8A"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02B8C97" w14:textId="6CD31E2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E2A68ED" w14:textId="77777777" w:rsidTr="000C031D">
        <w:tc>
          <w:tcPr>
            <w:tcW w:w="3985" w:type="dxa"/>
            <w:gridSpan w:val="2"/>
            <w:tcBorders>
              <w:top w:val="nil"/>
              <w:left w:val="nil"/>
              <w:bottom w:val="single" w:sz="4" w:space="0" w:color="auto"/>
              <w:right w:val="nil"/>
            </w:tcBorders>
            <w:shd w:val="clear" w:color="auto" w:fill="auto"/>
            <w:vAlign w:val="center"/>
            <w:hideMark/>
          </w:tcPr>
          <w:p w14:paraId="4D9516AE"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Pr="00C32EE2">
              <w:rPr>
                <w:rFonts w:eastAsia="Times New Roman" w:cs="Times New Roman"/>
                <w:sz w:val="20"/>
                <w:szCs w:val="20"/>
                <w:vertAlign w:val="superscript"/>
              </w:rPr>
              <w:t>b</w:t>
            </w:r>
          </w:p>
        </w:tc>
        <w:tc>
          <w:tcPr>
            <w:tcW w:w="995" w:type="dxa"/>
            <w:tcBorders>
              <w:top w:val="nil"/>
              <w:left w:val="nil"/>
              <w:bottom w:val="single" w:sz="4" w:space="0" w:color="auto"/>
              <w:right w:val="nil"/>
            </w:tcBorders>
            <w:shd w:val="clear" w:color="auto" w:fill="auto"/>
            <w:noWrap/>
            <w:vAlign w:val="center"/>
            <w:hideMark/>
          </w:tcPr>
          <w:p w14:paraId="6B93F683" w14:textId="64F9216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664EF9C" w14:textId="448422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948FC6E" w14:textId="1C1CE83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38FD33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008C9BF" w14:textId="7E4837C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383E351" w14:textId="77777777" w:rsidTr="000C031D">
        <w:tc>
          <w:tcPr>
            <w:tcW w:w="3985" w:type="dxa"/>
            <w:gridSpan w:val="2"/>
            <w:tcBorders>
              <w:top w:val="nil"/>
              <w:left w:val="nil"/>
              <w:bottom w:val="single" w:sz="4" w:space="0" w:color="auto"/>
              <w:right w:val="nil"/>
            </w:tcBorders>
            <w:shd w:val="clear" w:color="auto" w:fill="auto"/>
            <w:vAlign w:val="center"/>
            <w:hideMark/>
          </w:tcPr>
          <w:p w14:paraId="6C083B83"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12E014B1" w14:textId="08A65DC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98686C5" w14:textId="71698D3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CFD71" w14:textId="795B479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52FDA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6C3DC00" w14:textId="2FA782D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1FB5A22" w14:textId="77777777" w:rsidTr="000C031D">
        <w:tc>
          <w:tcPr>
            <w:tcW w:w="3985" w:type="dxa"/>
            <w:gridSpan w:val="2"/>
            <w:tcBorders>
              <w:top w:val="nil"/>
              <w:left w:val="nil"/>
              <w:bottom w:val="single" w:sz="4" w:space="0" w:color="auto"/>
              <w:right w:val="nil"/>
            </w:tcBorders>
            <w:shd w:val="clear" w:color="auto" w:fill="auto"/>
            <w:vAlign w:val="center"/>
            <w:hideMark/>
          </w:tcPr>
          <w:p w14:paraId="45B450E6"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3190636B" w14:textId="740B2B4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B42CDE0" w14:textId="6B8836A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CE0C13A" w14:textId="63A4B7C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C6C9823"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561800B" w14:textId="32D97BB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29D1674" w14:textId="77777777" w:rsidTr="000C031D">
        <w:tc>
          <w:tcPr>
            <w:tcW w:w="3985" w:type="dxa"/>
            <w:gridSpan w:val="2"/>
            <w:tcBorders>
              <w:top w:val="nil"/>
              <w:left w:val="nil"/>
              <w:bottom w:val="single" w:sz="4" w:space="0" w:color="auto"/>
              <w:right w:val="nil"/>
            </w:tcBorders>
            <w:shd w:val="clear" w:color="auto" w:fill="auto"/>
            <w:vAlign w:val="center"/>
            <w:hideMark/>
          </w:tcPr>
          <w:p w14:paraId="62BD9F0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1F8A6666" w14:textId="4CBAC4C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B8719E5" w14:textId="341BD44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8F91A91" w14:textId="2AAC1E7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9488AB"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77D053D" w14:textId="4D15636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0B066B" w14:textId="77777777" w:rsidTr="000C031D">
        <w:tc>
          <w:tcPr>
            <w:tcW w:w="3985" w:type="dxa"/>
            <w:gridSpan w:val="2"/>
            <w:tcBorders>
              <w:top w:val="nil"/>
              <w:left w:val="nil"/>
              <w:bottom w:val="single" w:sz="4" w:space="0" w:color="auto"/>
              <w:right w:val="nil"/>
            </w:tcBorders>
            <w:shd w:val="clear" w:color="auto" w:fill="auto"/>
            <w:vAlign w:val="center"/>
            <w:hideMark/>
          </w:tcPr>
          <w:p w14:paraId="2F73089A" w14:textId="3416F7D4"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6B1DD914" w14:textId="6CBFAC3A"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731DCC00" w14:textId="103F0C28"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59280007" w14:textId="5DC22156"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AAFB178"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6E95F943" w14:textId="054BDED1"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1730B290" w14:textId="77777777" w:rsidTr="000C031D">
        <w:tc>
          <w:tcPr>
            <w:tcW w:w="980" w:type="dxa"/>
            <w:tcBorders>
              <w:top w:val="single" w:sz="4" w:space="0" w:color="auto"/>
              <w:left w:val="nil"/>
              <w:bottom w:val="single" w:sz="4" w:space="0" w:color="auto"/>
              <w:right w:val="nil"/>
            </w:tcBorders>
            <w:shd w:val="clear" w:color="000000" w:fill="DBE7F3"/>
          </w:tcPr>
          <w:p w14:paraId="746DACE3"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5501FE5A" w14:textId="5138359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Breastfed children</w:t>
            </w:r>
          </w:p>
        </w:tc>
      </w:tr>
      <w:tr w:rsidR="000C031D" w:rsidRPr="00C32EE2" w14:paraId="5F03DD11" w14:textId="77777777" w:rsidTr="000C031D">
        <w:tc>
          <w:tcPr>
            <w:tcW w:w="3985" w:type="dxa"/>
            <w:gridSpan w:val="2"/>
            <w:tcBorders>
              <w:top w:val="nil"/>
              <w:left w:val="nil"/>
              <w:bottom w:val="single" w:sz="4" w:space="0" w:color="auto"/>
              <w:right w:val="nil"/>
            </w:tcBorders>
            <w:shd w:val="clear" w:color="auto" w:fill="auto"/>
            <w:vAlign w:val="center"/>
            <w:hideMark/>
          </w:tcPr>
          <w:p w14:paraId="423EFD7A"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058F0FE2" w14:textId="57FDBE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C610D6B" w14:textId="3C77E6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4CA42E" w14:textId="5EC0796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8F9D3C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143382D" w14:textId="2E8E6D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FDD9E12" w14:textId="77777777" w:rsidTr="000C031D">
        <w:tc>
          <w:tcPr>
            <w:tcW w:w="3985" w:type="dxa"/>
            <w:gridSpan w:val="2"/>
            <w:tcBorders>
              <w:top w:val="nil"/>
              <w:left w:val="nil"/>
              <w:bottom w:val="single" w:sz="4" w:space="0" w:color="auto"/>
              <w:right w:val="nil"/>
            </w:tcBorders>
            <w:shd w:val="clear" w:color="auto" w:fill="auto"/>
            <w:vAlign w:val="center"/>
            <w:hideMark/>
          </w:tcPr>
          <w:p w14:paraId="3244B8F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11794CEE" w14:textId="6C67FE7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588EE78" w14:textId="6C9B0F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3171A6" w14:textId="139F1E8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298ABB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0E1B11E" w14:textId="133D52A8"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BF7C4D1" w14:textId="77777777" w:rsidTr="000C031D">
        <w:tc>
          <w:tcPr>
            <w:tcW w:w="980" w:type="dxa"/>
            <w:tcBorders>
              <w:top w:val="single" w:sz="4" w:space="0" w:color="auto"/>
              <w:left w:val="nil"/>
              <w:bottom w:val="single" w:sz="4" w:space="0" w:color="auto"/>
              <w:right w:val="nil"/>
            </w:tcBorders>
            <w:shd w:val="clear" w:color="000000" w:fill="E6E7E8"/>
          </w:tcPr>
          <w:p w14:paraId="6AF90531"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405F753" w14:textId="26000CD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4784FD6B" w14:textId="77777777" w:rsidTr="000C031D">
        <w:tc>
          <w:tcPr>
            <w:tcW w:w="3985" w:type="dxa"/>
            <w:gridSpan w:val="2"/>
            <w:tcBorders>
              <w:top w:val="nil"/>
              <w:left w:val="nil"/>
              <w:bottom w:val="single" w:sz="4" w:space="0" w:color="auto"/>
              <w:right w:val="nil"/>
            </w:tcBorders>
            <w:shd w:val="clear" w:color="auto" w:fill="auto"/>
            <w:vAlign w:val="center"/>
            <w:hideMark/>
          </w:tcPr>
          <w:p w14:paraId="4B466CE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67CBBD3E" w14:textId="7ECF99E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27D4A2" w14:textId="7D50F36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50DEA" w14:textId="2595F22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DF46B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7C3934A" w14:textId="6E492362"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0B41A892" w14:textId="77777777" w:rsidTr="000C031D">
        <w:tc>
          <w:tcPr>
            <w:tcW w:w="3985" w:type="dxa"/>
            <w:gridSpan w:val="2"/>
            <w:tcBorders>
              <w:top w:val="nil"/>
              <w:left w:val="nil"/>
              <w:bottom w:val="single" w:sz="4" w:space="0" w:color="auto"/>
              <w:right w:val="nil"/>
            </w:tcBorders>
            <w:shd w:val="clear" w:color="auto" w:fill="auto"/>
            <w:vAlign w:val="center"/>
            <w:hideMark/>
          </w:tcPr>
          <w:p w14:paraId="53FABA07"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54BF754F" w14:textId="0470A54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043E93" w14:textId="7080FAF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DE1764D" w14:textId="1F27D63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1E314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D844D33" w14:textId="3EA975E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D836DF" w14:textId="77777777" w:rsidTr="000C031D">
        <w:tc>
          <w:tcPr>
            <w:tcW w:w="3985" w:type="dxa"/>
            <w:gridSpan w:val="2"/>
            <w:tcBorders>
              <w:top w:val="nil"/>
              <w:left w:val="nil"/>
              <w:bottom w:val="single" w:sz="4" w:space="0" w:color="auto"/>
              <w:right w:val="nil"/>
            </w:tcBorders>
            <w:shd w:val="clear" w:color="auto" w:fill="auto"/>
            <w:vAlign w:val="center"/>
            <w:hideMark/>
          </w:tcPr>
          <w:p w14:paraId="70ECA37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Dairy products</w:t>
            </w:r>
          </w:p>
        </w:tc>
        <w:tc>
          <w:tcPr>
            <w:tcW w:w="995" w:type="dxa"/>
            <w:tcBorders>
              <w:top w:val="nil"/>
              <w:left w:val="nil"/>
              <w:bottom w:val="single" w:sz="4" w:space="0" w:color="auto"/>
              <w:right w:val="nil"/>
            </w:tcBorders>
            <w:shd w:val="clear" w:color="auto" w:fill="auto"/>
            <w:noWrap/>
            <w:vAlign w:val="center"/>
            <w:hideMark/>
          </w:tcPr>
          <w:p w14:paraId="41489999" w14:textId="0A6AFB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9395C6C" w14:textId="453CB10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9B6CE8" w14:textId="445F71D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E385D27"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DADD9AD" w14:textId="4F5580B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BF272F6" w14:textId="77777777" w:rsidTr="000C031D">
        <w:tc>
          <w:tcPr>
            <w:tcW w:w="3985" w:type="dxa"/>
            <w:gridSpan w:val="2"/>
            <w:tcBorders>
              <w:top w:val="nil"/>
              <w:left w:val="nil"/>
              <w:bottom w:val="single" w:sz="4" w:space="0" w:color="auto"/>
              <w:right w:val="nil"/>
            </w:tcBorders>
            <w:shd w:val="clear" w:color="auto" w:fill="auto"/>
            <w:vAlign w:val="center"/>
            <w:hideMark/>
          </w:tcPr>
          <w:p w14:paraId="14BDD4FE" w14:textId="3626EEB9"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00CC5C6D">
              <w:rPr>
                <w:rFonts w:eastAsia="Times New Roman" w:cs="Times New Roman"/>
                <w:sz w:val="20"/>
                <w:szCs w:val="20"/>
                <w:vertAlign w:val="superscript"/>
              </w:rPr>
              <w:t>b</w:t>
            </w:r>
          </w:p>
        </w:tc>
        <w:tc>
          <w:tcPr>
            <w:tcW w:w="995" w:type="dxa"/>
            <w:tcBorders>
              <w:top w:val="nil"/>
              <w:left w:val="nil"/>
              <w:bottom w:val="single" w:sz="4" w:space="0" w:color="auto"/>
              <w:right w:val="nil"/>
            </w:tcBorders>
            <w:shd w:val="clear" w:color="auto" w:fill="auto"/>
            <w:noWrap/>
            <w:vAlign w:val="center"/>
            <w:hideMark/>
          </w:tcPr>
          <w:p w14:paraId="51A0CECB" w14:textId="22F3D33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2A1644" w14:textId="7EFB90C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6A50458" w14:textId="13EDA59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DE6732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3A49569" w14:textId="735A652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9BC4480" w14:textId="77777777" w:rsidTr="000C031D">
        <w:tc>
          <w:tcPr>
            <w:tcW w:w="3985" w:type="dxa"/>
            <w:gridSpan w:val="2"/>
            <w:tcBorders>
              <w:top w:val="nil"/>
              <w:left w:val="nil"/>
              <w:bottom w:val="single" w:sz="4" w:space="0" w:color="auto"/>
              <w:right w:val="nil"/>
            </w:tcBorders>
            <w:shd w:val="clear" w:color="auto" w:fill="auto"/>
            <w:vAlign w:val="center"/>
            <w:hideMark/>
          </w:tcPr>
          <w:p w14:paraId="3F311884"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59864EED" w14:textId="6E82DDD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08EC52C" w14:textId="2D85DE1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2EF21D" w14:textId="03A5255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EAB773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40B272A" w14:textId="3CDCD38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C273403" w14:textId="77777777" w:rsidTr="000C031D">
        <w:tc>
          <w:tcPr>
            <w:tcW w:w="3985" w:type="dxa"/>
            <w:gridSpan w:val="2"/>
            <w:tcBorders>
              <w:top w:val="nil"/>
              <w:left w:val="nil"/>
              <w:bottom w:val="single" w:sz="4" w:space="0" w:color="auto"/>
              <w:right w:val="nil"/>
            </w:tcBorders>
            <w:shd w:val="clear" w:color="auto" w:fill="auto"/>
            <w:vAlign w:val="center"/>
            <w:hideMark/>
          </w:tcPr>
          <w:p w14:paraId="469CE6AC"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C4A3E36" w14:textId="303DBF0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7415C69" w14:textId="4BD77C4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182E3DD" w14:textId="24C7F48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80C07A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56C6635" w14:textId="130A953D"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93F8ABA" w14:textId="77777777" w:rsidTr="000C031D">
        <w:tc>
          <w:tcPr>
            <w:tcW w:w="3985" w:type="dxa"/>
            <w:gridSpan w:val="2"/>
            <w:tcBorders>
              <w:top w:val="nil"/>
              <w:left w:val="nil"/>
              <w:bottom w:val="single" w:sz="4" w:space="0" w:color="auto"/>
              <w:right w:val="nil"/>
            </w:tcBorders>
            <w:shd w:val="clear" w:color="auto" w:fill="auto"/>
            <w:vAlign w:val="center"/>
            <w:hideMark/>
          </w:tcPr>
          <w:p w14:paraId="47031F1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5DCCCAE9" w14:textId="137A790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4913BC4" w14:textId="5C828D1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2AE8FFE" w14:textId="176C5D8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6AD5F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DD6C92F" w14:textId="208D3D0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5DB34F2" w14:textId="77777777" w:rsidTr="000C031D">
        <w:tc>
          <w:tcPr>
            <w:tcW w:w="3985" w:type="dxa"/>
            <w:gridSpan w:val="2"/>
            <w:tcBorders>
              <w:top w:val="nil"/>
              <w:left w:val="nil"/>
              <w:bottom w:val="single" w:sz="4" w:space="0" w:color="auto"/>
              <w:right w:val="nil"/>
            </w:tcBorders>
            <w:shd w:val="clear" w:color="auto" w:fill="auto"/>
            <w:vAlign w:val="center"/>
            <w:hideMark/>
          </w:tcPr>
          <w:p w14:paraId="75B9DF3A" w14:textId="702E5AA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76B5B638" w14:textId="10F8357B"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341C6FD1" w14:textId="1D285EF7"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41FA66F0" w14:textId="30CFF4C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6EAC2292"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E4BE000" w14:textId="4EA01756"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28E2CC0D" w14:textId="77777777" w:rsidTr="000C031D">
        <w:tc>
          <w:tcPr>
            <w:tcW w:w="980" w:type="dxa"/>
            <w:tcBorders>
              <w:top w:val="single" w:sz="4" w:space="0" w:color="auto"/>
              <w:left w:val="nil"/>
              <w:bottom w:val="single" w:sz="4" w:space="0" w:color="auto"/>
              <w:right w:val="nil"/>
            </w:tcBorders>
            <w:shd w:val="clear" w:color="000000" w:fill="DBE7F3"/>
          </w:tcPr>
          <w:p w14:paraId="77E7DF34"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258B2186" w14:textId="5CB71D3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Non-breastfed children</w:t>
            </w:r>
          </w:p>
        </w:tc>
      </w:tr>
      <w:tr w:rsidR="000C031D" w:rsidRPr="00C32EE2" w14:paraId="4D1E7190" w14:textId="77777777" w:rsidTr="000C031D">
        <w:tc>
          <w:tcPr>
            <w:tcW w:w="3985" w:type="dxa"/>
            <w:gridSpan w:val="2"/>
            <w:tcBorders>
              <w:top w:val="nil"/>
              <w:left w:val="nil"/>
              <w:bottom w:val="single" w:sz="4" w:space="0" w:color="auto"/>
              <w:right w:val="nil"/>
            </w:tcBorders>
            <w:shd w:val="clear" w:color="auto" w:fill="auto"/>
            <w:vAlign w:val="center"/>
            <w:hideMark/>
          </w:tcPr>
          <w:p w14:paraId="1FBAE25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5F8A18B7" w14:textId="6388A80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FE32103" w14:textId="0CA3A58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7764595" w14:textId="7D113B3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A27066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F5848A2" w14:textId="156AB82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5120A05" w14:textId="77777777" w:rsidTr="000C031D">
        <w:tc>
          <w:tcPr>
            <w:tcW w:w="3985" w:type="dxa"/>
            <w:gridSpan w:val="2"/>
            <w:tcBorders>
              <w:top w:val="nil"/>
              <w:left w:val="nil"/>
              <w:bottom w:val="single" w:sz="4" w:space="0" w:color="auto"/>
              <w:right w:val="nil"/>
            </w:tcBorders>
            <w:shd w:val="clear" w:color="auto" w:fill="auto"/>
            <w:vAlign w:val="center"/>
            <w:hideMark/>
          </w:tcPr>
          <w:p w14:paraId="23F7807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milk feeding frequency</w:t>
            </w:r>
          </w:p>
        </w:tc>
        <w:tc>
          <w:tcPr>
            <w:tcW w:w="995" w:type="dxa"/>
            <w:tcBorders>
              <w:top w:val="nil"/>
              <w:left w:val="nil"/>
              <w:bottom w:val="single" w:sz="4" w:space="0" w:color="auto"/>
              <w:right w:val="nil"/>
            </w:tcBorders>
            <w:shd w:val="clear" w:color="auto" w:fill="auto"/>
            <w:noWrap/>
            <w:vAlign w:val="center"/>
            <w:hideMark/>
          </w:tcPr>
          <w:p w14:paraId="69086FA8" w14:textId="6EEC232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3B067BC" w14:textId="740D546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8859C3" w14:textId="3E6BC6F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6430A7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6E845BD" w14:textId="062EA38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2DE1E13" w14:textId="77777777" w:rsidTr="000C031D">
        <w:tc>
          <w:tcPr>
            <w:tcW w:w="3985" w:type="dxa"/>
            <w:gridSpan w:val="2"/>
            <w:tcBorders>
              <w:top w:val="nil"/>
              <w:left w:val="nil"/>
              <w:bottom w:val="single" w:sz="4" w:space="0" w:color="auto"/>
              <w:right w:val="nil"/>
            </w:tcBorders>
            <w:shd w:val="clear" w:color="auto" w:fill="auto"/>
            <w:vAlign w:val="center"/>
            <w:hideMark/>
          </w:tcPr>
          <w:p w14:paraId="5017462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7EADBAD" w14:textId="2E2890C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7FA3457" w14:textId="6545E6B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4B6EC29" w14:textId="45B214C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D1D7C5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88EB2CB" w14:textId="14F4599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81130F8" w14:textId="77777777" w:rsidTr="000C031D">
        <w:tc>
          <w:tcPr>
            <w:tcW w:w="980" w:type="dxa"/>
            <w:tcBorders>
              <w:top w:val="single" w:sz="4" w:space="0" w:color="auto"/>
              <w:left w:val="nil"/>
              <w:bottom w:val="single" w:sz="4" w:space="0" w:color="auto"/>
              <w:right w:val="nil"/>
            </w:tcBorders>
            <w:shd w:val="clear" w:color="000000" w:fill="E6E7E8"/>
          </w:tcPr>
          <w:p w14:paraId="028513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E348BC7" w14:textId="6F39412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1CEADB69" w14:textId="77777777" w:rsidTr="000C031D">
        <w:tc>
          <w:tcPr>
            <w:tcW w:w="3985" w:type="dxa"/>
            <w:gridSpan w:val="2"/>
            <w:tcBorders>
              <w:top w:val="nil"/>
              <w:left w:val="nil"/>
              <w:bottom w:val="single" w:sz="4" w:space="0" w:color="auto"/>
              <w:right w:val="nil"/>
            </w:tcBorders>
            <w:shd w:val="clear" w:color="auto" w:fill="auto"/>
            <w:vAlign w:val="center"/>
            <w:hideMark/>
          </w:tcPr>
          <w:p w14:paraId="5690743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7EC7E8FA" w14:textId="7C00E99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641AE16" w14:textId="4A0F646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0C07828" w14:textId="4B8CD0E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563AE5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2CE5B2A" w14:textId="4644B86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DFD9086" w14:textId="77777777" w:rsidTr="000C031D">
        <w:tc>
          <w:tcPr>
            <w:tcW w:w="3985" w:type="dxa"/>
            <w:gridSpan w:val="2"/>
            <w:tcBorders>
              <w:top w:val="nil"/>
              <w:left w:val="nil"/>
              <w:bottom w:val="single" w:sz="4" w:space="0" w:color="auto"/>
              <w:right w:val="nil"/>
            </w:tcBorders>
            <w:shd w:val="clear" w:color="auto" w:fill="auto"/>
            <w:vAlign w:val="center"/>
            <w:hideMark/>
          </w:tcPr>
          <w:p w14:paraId="78EFFC12"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A62FD5" w14:textId="0D2922C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85CA6E" w14:textId="7E273E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B3C5D1" w14:textId="4296708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DD4BC1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5B88CF7" w14:textId="6C24762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F0B4911" w14:textId="77777777" w:rsidTr="000C031D">
        <w:tc>
          <w:tcPr>
            <w:tcW w:w="3985" w:type="dxa"/>
            <w:gridSpan w:val="2"/>
            <w:tcBorders>
              <w:top w:val="nil"/>
              <w:left w:val="nil"/>
              <w:bottom w:val="single" w:sz="4" w:space="0" w:color="auto"/>
              <w:right w:val="nil"/>
            </w:tcBorders>
            <w:shd w:val="clear" w:color="auto" w:fill="auto"/>
            <w:vAlign w:val="center"/>
            <w:hideMark/>
          </w:tcPr>
          <w:p w14:paraId="239E2A11"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05C0894C" w14:textId="65A90DD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65FE826" w14:textId="2184A3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859D4D7" w14:textId="7876FC2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77B3584"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947308B" w14:textId="75415C3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43B03CC" w14:textId="77777777" w:rsidTr="000C031D">
        <w:tc>
          <w:tcPr>
            <w:tcW w:w="3985" w:type="dxa"/>
            <w:gridSpan w:val="2"/>
            <w:tcBorders>
              <w:top w:val="nil"/>
              <w:left w:val="nil"/>
              <w:bottom w:val="single" w:sz="4" w:space="0" w:color="auto"/>
              <w:right w:val="nil"/>
            </w:tcBorders>
            <w:shd w:val="clear" w:color="auto" w:fill="auto"/>
            <w:vAlign w:val="center"/>
            <w:hideMark/>
          </w:tcPr>
          <w:p w14:paraId="1EFEF15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Pr="00C32EE2">
              <w:rPr>
                <w:rFonts w:eastAsia="Times New Roman" w:cs="Times New Roman"/>
                <w:sz w:val="20"/>
                <w:szCs w:val="20"/>
                <w:vertAlign w:val="superscript"/>
              </w:rPr>
              <w:t>a</w:t>
            </w:r>
          </w:p>
        </w:tc>
        <w:tc>
          <w:tcPr>
            <w:tcW w:w="995" w:type="dxa"/>
            <w:tcBorders>
              <w:top w:val="nil"/>
              <w:left w:val="nil"/>
              <w:bottom w:val="single" w:sz="4" w:space="0" w:color="auto"/>
              <w:right w:val="nil"/>
            </w:tcBorders>
            <w:shd w:val="clear" w:color="auto" w:fill="auto"/>
            <w:noWrap/>
            <w:vAlign w:val="center"/>
            <w:hideMark/>
          </w:tcPr>
          <w:p w14:paraId="357C3F56" w14:textId="05CA36F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A96A5B3" w14:textId="39AA5A9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05FAD9B" w14:textId="576174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46696C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193C43C" w14:textId="7CC1084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C4145E4" w14:textId="77777777" w:rsidTr="000C031D">
        <w:tc>
          <w:tcPr>
            <w:tcW w:w="3985" w:type="dxa"/>
            <w:gridSpan w:val="2"/>
            <w:tcBorders>
              <w:top w:val="nil"/>
              <w:left w:val="nil"/>
              <w:bottom w:val="single" w:sz="4" w:space="0" w:color="auto"/>
              <w:right w:val="nil"/>
            </w:tcBorders>
            <w:shd w:val="clear" w:color="auto" w:fill="auto"/>
            <w:vAlign w:val="center"/>
            <w:hideMark/>
          </w:tcPr>
          <w:p w14:paraId="570D65CD"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38074842" w14:textId="6FA2576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A6BDD34" w14:textId="41FF18A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11C378" w14:textId="7262892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983A6B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F84B98C" w14:textId="3EB24EBE"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A40E13E" w14:textId="77777777" w:rsidTr="000C031D">
        <w:tc>
          <w:tcPr>
            <w:tcW w:w="3985" w:type="dxa"/>
            <w:gridSpan w:val="2"/>
            <w:tcBorders>
              <w:top w:val="nil"/>
              <w:left w:val="nil"/>
              <w:bottom w:val="single" w:sz="4" w:space="0" w:color="auto"/>
              <w:right w:val="nil"/>
            </w:tcBorders>
            <w:shd w:val="clear" w:color="auto" w:fill="auto"/>
            <w:vAlign w:val="center"/>
            <w:hideMark/>
          </w:tcPr>
          <w:p w14:paraId="7F23254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258F7E6" w14:textId="2083DD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A2AD88C" w14:textId="7DE4D12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C229DC" w14:textId="4E3927D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1C84C9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BCCB3D6" w14:textId="2A9E9BB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208838D" w14:textId="77777777" w:rsidTr="000C031D">
        <w:tc>
          <w:tcPr>
            <w:tcW w:w="3985" w:type="dxa"/>
            <w:gridSpan w:val="2"/>
            <w:tcBorders>
              <w:top w:val="nil"/>
              <w:left w:val="nil"/>
              <w:bottom w:val="single" w:sz="4" w:space="0" w:color="auto"/>
              <w:right w:val="nil"/>
            </w:tcBorders>
            <w:shd w:val="clear" w:color="auto" w:fill="auto"/>
            <w:vAlign w:val="center"/>
            <w:hideMark/>
          </w:tcPr>
          <w:p w14:paraId="560DED8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6F5D2981" w14:textId="4C6E0BA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40E2A2E" w14:textId="34C262C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750B58" w14:textId="205484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FA9B06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B40E046" w14:textId="1C2E1A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E26AF75" w14:textId="77777777" w:rsidTr="000C031D">
        <w:tc>
          <w:tcPr>
            <w:tcW w:w="3985" w:type="dxa"/>
            <w:gridSpan w:val="2"/>
            <w:tcBorders>
              <w:top w:val="nil"/>
              <w:left w:val="nil"/>
              <w:bottom w:val="single" w:sz="4" w:space="0" w:color="auto"/>
              <w:right w:val="nil"/>
            </w:tcBorders>
            <w:shd w:val="clear" w:color="auto" w:fill="auto"/>
            <w:vAlign w:val="center"/>
            <w:hideMark/>
          </w:tcPr>
          <w:p w14:paraId="4BABA1F2" w14:textId="3D5996CF"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non-breastfed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1270A625" w14:textId="757008D1"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06A29C22" w14:textId="660F328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274C6ACB" w14:textId="701382D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8595159"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9A9A831" w14:textId="1BE20151" w:rsidR="000C031D" w:rsidRPr="00C32EE2" w:rsidRDefault="000C031D" w:rsidP="00C32EE2">
            <w:pPr>
              <w:widowControl/>
              <w:spacing w:line="259" w:lineRule="auto"/>
              <w:jc w:val="center"/>
              <w:rPr>
                <w:rFonts w:eastAsia="Times New Roman" w:cs="Times New Roman"/>
                <w:b/>
                <w:bCs/>
                <w:color w:val="auto"/>
                <w:sz w:val="20"/>
                <w:szCs w:val="20"/>
              </w:rPr>
            </w:pPr>
          </w:p>
        </w:tc>
      </w:tr>
    </w:tbl>
    <w:p w14:paraId="6806975D" w14:textId="77777777" w:rsidR="00703945" w:rsidRPr="00C32EE2" w:rsidRDefault="00703945" w:rsidP="00295D0E">
      <w:pPr>
        <w:ind w:left="86" w:right="1800" w:hanging="86"/>
        <w:rPr>
          <w:color w:val="auto"/>
          <w:sz w:val="16"/>
          <w:szCs w:val="16"/>
        </w:rPr>
      </w:pPr>
      <w:commentRangeStart w:id="1006"/>
      <w:r w:rsidRPr="00C32EE2">
        <w:rPr>
          <w:color w:val="auto"/>
          <w:sz w:val="16"/>
          <w:szCs w:val="16"/>
        </w:rPr>
        <w:t>^ Results not statistically reliable, n&lt;30  </w:t>
      </w:r>
      <w:commentRangeEnd w:id="1006"/>
      <w:r w:rsidRPr="00C32EE2">
        <w:rPr>
          <w:rStyle w:val="CommentReference"/>
        </w:rPr>
        <w:commentReference w:id="1006"/>
      </w:r>
    </w:p>
    <w:p w14:paraId="5686C8EE" w14:textId="5CD3C127" w:rsidR="00CC5C6D" w:rsidRPr="00CC5C6D" w:rsidRDefault="00CC5C6D" w:rsidP="00CC5C6D">
      <w:pPr>
        <w:pStyle w:val="TF-TblFN"/>
        <w:spacing w:before="0" w:line="276" w:lineRule="auto"/>
        <w:ind w:left="86" w:hanging="86"/>
        <w:rPr>
          <w:color w:val="000000"/>
          <w:szCs w:val="16"/>
        </w:rPr>
      </w:pPr>
      <w:r>
        <w:rPr>
          <w:color w:val="000000"/>
          <w:szCs w:val="16"/>
          <w:vertAlign w:val="superscript"/>
        </w:rPr>
        <w:t xml:space="preserve">a </w:t>
      </w:r>
      <w:r w:rsidRPr="00CC5C6D">
        <w:rPr>
          <w:color w:val="000000"/>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EACC477" w14:textId="48D3CD2D" w:rsidR="00195507" w:rsidRPr="00CC5C6D" w:rsidRDefault="00CC5C6D" w:rsidP="00CC5C6D">
      <w:pPr>
        <w:pStyle w:val="TF-TblFN"/>
        <w:spacing w:before="0" w:line="276" w:lineRule="auto"/>
        <w:ind w:left="86" w:hanging="86"/>
        <w:rPr>
          <w:color w:val="000000"/>
          <w:szCs w:val="16"/>
          <w:vertAlign w:val="superscript"/>
        </w:rPr>
      </w:pPr>
      <w:r>
        <w:rPr>
          <w:color w:val="000000"/>
          <w:szCs w:val="16"/>
          <w:vertAlign w:val="superscript"/>
        </w:rPr>
        <w:t xml:space="preserve">b </w:t>
      </w:r>
      <w:r w:rsidR="0054620E" w:rsidRPr="00C32EE2">
        <w:rPr>
          <w:color w:val="000000"/>
          <w:szCs w:val="16"/>
        </w:rPr>
        <w:t>T</w:t>
      </w:r>
      <w:r w:rsidR="0054620E" w:rsidRPr="00C32EE2">
        <w:rPr>
          <w:szCs w:val="16"/>
        </w:rPr>
        <w:t>his category may include organ meats and insects.</w:t>
      </w:r>
      <w:bookmarkStart w:id="1007" w:name="_Toc400542627"/>
      <w:bookmarkStart w:id="1008" w:name="_Toc414874515"/>
    </w:p>
    <w:p w14:paraId="122F78CA" w14:textId="4C800FF0" w:rsidR="00F92BB2" w:rsidRPr="00C32EE2" w:rsidRDefault="00F92BB2" w:rsidP="00295D0E">
      <w:pPr>
        <w:pStyle w:val="TF-TblFN"/>
        <w:spacing w:before="0" w:line="276" w:lineRule="auto"/>
        <w:ind w:left="86" w:hanging="86"/>
        <w:rPr>
          <w:szCs w:val="16"/>
        </w:rPr>
      </w:pPr>
      <w:r w:rsidRPr="00C32EE2">
        <w:rPr>
          <w:szCs w:val="16"/>
        </w:rPr>
        <w:t>N</w:t>
      </w:r>
      <w:r w:rsidR="008E7DBF" w:rsidRPr="00C32EE2">
        <w:rPr>
          <w:szCs w:val="16"/>
        </w:rPr>
        <w:t>ote</w:t>
      </w:r>
      <w:r w:rsidRPr="00C32EE2">
        <w:rPr>
          <w:szCs w:val="16"/>
        </w:rPr>
        <w:t xml:space="preserve">: </w:t>
      </w:r>
      <w:r w:rsidR="00C60E00">
        <w:rPr>
          <w:szCs w:val="16"/>
        </w:rPr>
        <w:t>Indicator e</w:t>
      </w:r>
      <w:r w:rsidR="004551A0" w:rsidRPr="00C32EE2">
        <w:rPr>
          <w:szCs w:val="16"/>
        </w:rPr>
        <w:t xml:space="preserve">stimates </w:t>
      </w:r>
      <w:r w:rsidR="005E1FEA">
        <w:rPr>
          <w:szCs w:val="16"/>
        </w:rPr>
        <w:t xml:space="preserve">are </w:t>
      </w:r>
      <w:r w:rsidR="004551A0" w:rsidRPr="00C32EE2">
        <w:rPr>
          <w:szCs w:val="16"/>
        </w:rPr>
        <w:t xml:space="preserve">based on de facto </w:t>
      </w:r>
      <w:r w:rsidR="00C639B0">
        <w:rPr>
          <w:szCs w:val="16"/>
        </w:rPr>
        <w:t>household members</w:t>
      </w:r>
      <w:r w:rsidR="005E1FEA">
        <w:rPr>
          <w:szCs w:val="16"/>
        </w:rPr>
        <w:t>.</w:t>
      </w:r>
    </w:p>
    <w:p w14:paraId="363D07C3" w14:textId="5E5F9CEE" w:rsidR="00C32EE2" w:rsidRDefault="006C3B52" w:rsidP="00295D0E">
      <w:pPr>
        <w:pStyle w:val="TF-TblFN"/>
        <w:spacing w:before="0" w:after="240" w:line="276" w:lineRule="auto"/>
        <w:ind w:left="86" w:hanging="86"/>
        <w:rPr>
          <w:szCs w:val="16"/>
          <w:highlight w:val="yellow"/>
        </w:rPr>
      </w:pPr>
      <w:r w:rsidRPr="00C32EE2">
        <w:rPr>
          <w:szCs w:val="16"/>
        </w:rPr>
        <w:t>Source: Feed the Future [</w:t>
      </w:r>
      <w:r w:rsidRPr="00C32EE2">
        <w:rPr>
          <w:szCs w:val="16"/>
          <w:highlight w:val="yellow"/>
        </w:rPr>
        <w:t>Country</w:t>
      </w:r>
      <w:r w:rsidRPr="00C32EE2">
        <w:rPr>
          <w:szCs w:val="16"/>
        </w:rPr>
        <w:t>] ZOI Survey [</w:t>
      </w:r>
      <w:r w:rsidRPr="00C32EE2">
        <w:rPr>
          <w:szCs w:val="16"/>
          <w:highlight w:val="yellow"/>
        </w:rPr>
        <w:t xml:space="preserve">Survey year(s)] </w:t>
      </w:r>
      <w:r w:rsidR="00C32EE2">
        <w:rPr>
          <w:szCs w:val="16"/>
          <w:highlight w:val="yellow"/>
        </w:rPr>
        <w:br w:type="page"/>
      </w:r>
    </w:p>
    <w:p w14:paraId="3420C5EA" w14:textId="6909CD83" w:rsidR="00BC0F95" w:rsidRPr="00DF4DE5" w:rsidRDefault="00BC0F95" w:rsidP="006573FA">
      <w:pPr>
        <w:pStyle w:val="Heading1"/>
        <w:ind w:left="720" w:hanging="360"/>
      </w:pPr>
      <w:bookmarkStart w:id="1009" w:name="_Toc63673386"/>
      <w:r w:rsidRPr="005D6670">
        <w:lastRenderedPageBreak/>
        <w:t>Nutritional</w:t>
      </w:r>
      <w:r w:rsidR="00AA61B8">
        <w:t xml:space="preserve"> status of women and c</w:t>
      </w:r>
      <w:r w:rsidRPr="00DF4DE5">
        <w:t>hildren</w:t>
      </w:r>
      <w:bookmarkEnd w:id="1007"/>
      <w:bookmarkEnd w:id="1008"/>
      <w:bookmarkEnd w:id="1009"/>
    </w:p>
    <w:p w14:paraId="68556418" w14:textId="2E84C77D" w:rsidR="00BC0F95" w:rsidRPr="00DF4DE5" w:rsidRDefault="00BC0F95" w:rsidP="007E7A3B">
      <w:pPr>
        <w:pStyle w:val="BodyText1"/>
      </w:pPr>
      <w:r w:rsidRPr="00DF4DE5">
        <w:t xml:space="preserve">This </w:t>
      </w:r>
      <w:r w:rsidR="00BC36E6" w:rsidRPr="00BC36E6">
        <w:t>chapter</w:t>
      </w:r>
      <w:r w:rsidR="00BC36E6" w:rsidRPr="00DF4DE5">
        <w:t xml:space="preserve"> </w:t>
      </w:r>
      <w:r w:rsidRPr="00DF4DE5">
        <w:t xml:space="preserve">presents findings </w:t>
      </w:r>
      <w:r w:rsidR="00A55212">
        <w:t xml:space="preserve">for </w:t>
      </w:r>
      <w:r w:rsidRPr="00DF4DE5">
        <w:t xml:space="preserve">the Feed the Future </w:t>
      </w:r>
      <w:r w:rsidR="00B63270">
        <w:t xml:space="preserve">ZOI </w:t>
      </w:r>
      <w:r w:rsidRPr="00DF4DE5">
        <w:t xml:space="preserve">indicators </w:t>
      </w:r>
      <w:r w:rsidR="00B63270">
        <w:t xml:space="preserve">related to the nutrition of women and children: the percentage of women of reproductive age who are underweight, and the percentages of children under </w:t>
      </w:r>
      <w:r w:rsidR="00004EEC">
        <w:t xml:space="preserve">5 </w:t>
      </w:r>
      <w:r w:rsidR="00B63270">
        <w:t>years</w:t>
      </w:r>
      <w:r w:rsidR="00004EEC">
        <w:t xml:space="preserve"> of age</w:t>
      </w:r>
      <w:r w:rsidR="00B63270">
        <w:t xml:space="preserve"> who are stunted</w:t>
      </w:r>
      <w:r w:rsidR="00004EEC">
        <w:t xml:space="preserve"> or</w:t>
      </w:r>
      <w:r w:rsidR="00B63270">
        <w:t xml:space="preserve"> wasted, and </w:t>
      </w:r>
      <w:r w:rsidR="00004EEC">
        <w:t xml:space="preserve">who are </w:t>
      </w:r>
      <w:r w:rsidR="00B63270">
        <w:t xml:space="preserve">of healthy weight. </w:t>
      </w:r>
    </w:p>
    <w:p w14:paraId="2EEDCE80" w14:textId="6DE0A2B7" w:rsidR="00BC0F95" w:rsidRPr="00DF4DE5" w:rsidRDefault="00BC0F95" w:rsidP="007E7A3B">
      <w:pPr>
        <w:pStyle w:val="Heading2"/>
        <w:numPr>
          <w:ilvl w:val="1"/>
          <w:numId w:val="54"/>
        </w:numPr>
        <w:ind w:left="1440" w:hanging="720"/>
      </w:pPr>
      <w:bookmarkStart w:id="1010" w:name="_Toc400542628"/>
      <w:bookmarkStart w:id="1011" w:name="_Toc414874516"/>
      <w:bookmarkStart w:id="1012" w:name="_Toc63673387"/>
      <w:r>
        <w:t xml:space="preserve">Body </w:t>
      </w:r>
      <w:r w:rsidR="00AA61B8">
        <w:t xml:space="preserve">mass index of women age </w:t>
      </w:r>
      <w:r w:rsidR="00CC7F7C">
        <w:t>15-49</w:t>
      </w:r>
      <w:r w:rsidR="00AA61B8" w:rsidRPr="00DF4DE5">
        <w:t xml:space="preserve"> years</w:t>
      </w:r>
      <w:bookmarkEnd w:id="1010"/>
      <w:bookmarkEnd w:id="1011"/>
      <w:bookmarkEnd w:id="1012"/>
    </w:p>
    <w:p w14:paraId="431FA10E" w14:textId="42ABDA0B" w:rsidR="00423A49" w:rsidRPr="00423A49" w:rsidRDefault="00423A49" w:rsidP="007E7A3B">
      <w:pPr>
        <w:pStyle w:val="BodyText1"/>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xml:space="preserve">. BMI is the weight of the individual in kilograms divided by </w:t>
      </w:r>
      <w:r w:rsidR="00004EEC">
        <w:rPr>
          <w:snapToGrid w:val="0"/>
        </w:rPr>
        <w:t>his or her</w:t>
      </w:r>
      <w:r w:rsidR="00004EEC" w:rsidRPr="00423A49">
        <w:rPr>
          <w:snapToGrid w:val="0"/>
        </w:rPr>
        <w:t xml:space="preserve"> </w:t>
      </w:r>
      <w:r w:rsidRPr="00423A49">
        <w:rPr>
          <w:snapToGrid w:val="0"/>
        </w:rPr>
        <w:t>height in meters squared (weight</w:t>
      </w:r>
      <w:r w:rsidR="00A466C7">
        <w:rPr>
          <w:snapToGrid w:val="0"/>
        </w:rPr>
        <w:t xml:space="preserve"> </w:t>
      </w:r>
      <w:r w:rsidRPr="00423A49">
        <w:rPr>
          <w:snapToGrid w:val="0"/>
        </w:rPr>
        <w:t>[kg]/</w:t>
      </w:r>
      <w:r w:rsidR="00004EEC">
        <w:rPr>
          <w:snapToGrid w:val="0"/>
        </w:rPr>
        <w:t xml:space="preserve"> </w:t>
      </w:r>
      <w:r w:rsidRPr="00423A49">
        <w:rPr>
          <w:snapToGrid w:val="0"/>
        </w:rPr>
        <w:t>height</w:t>
      </w:r>
      <w:r w:rsidR="00A466C7">
        <w:rPr>
          <w:snapToGrid w:val="0"/>
        </w:rPr>
        <w:t xml:space="preserve"> </w:t>
      </w:r>
      <w:r w:rsidRPr="00423A49">
        <w:rPr>
          <w:snapToGrid w:val="0"/>
        </w:rPr>
        <w: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sidR="00A75D5B">
        <w:rPr>
          <w:snapToGrid w:val="0"/>
        </w:rPr>
        <w:t xml:space="preserve"> interpreted directly using</w:t>
      </w:r>
      <w:r w:rsidRPr="00423A49">
        <w:rPr>
          <w:snapToGrid w:val="0"/>
        </w:rPr>
        <w:t xml:space="preserve"> </w:t>
      </w:r>
      <w:r w:rsidR="00A75D5B">
        <w:rPr>
          <w:snapToGrid w:val="0"/>
        </w:rPr>
        <w:t xml:space="preserve">categories with specific </w:t>
      </w:r>
      <w:r w:rsidRPr="00423A49">
        <w:rPr>
          <w:snapToGrid w:val="0"/>
        </w:rPr>
        <w:t xml:space="preserve">cut-off points, which is useful when assessing the nutritional status of adults. A high BMI can be an indicator of high body </w:t>
      </w:r>
      <w:r w:rsidR="00004EEC">
        <w:rPr>
          <w:snapToGrid w:val="0"/>
        </w:rPr>
        <w:t>fat</w:t>
      </w:r>
      <w:r w:rsidRPr="00423A49">
        <w:rPr>
          <w:snapToGrid w:val="0"/>
        </w:rPr>
        <w:t>, but BMI is not</w:t>
      </w:r>
      <w:r w:rsidR="00004EEC">
        <w:rPr>
          <w:snapToGrid w:val="0"/>
        </w:rPr>
        <w:t xml:space="preserve"> a</w:t>
      </w:r>
      <w:r w:rsidRPr="00423A49">
        <w:rPr>
          <w:snapToGrid w:val="0"/>
        </w:rPr>
        <w:t xml:space="preserve"> diagnostic </w:t>
      </w:r>
      <w:r w:rsidR="00004EEC">
        <w:rPr>
          <w:snapToGrid w:val="0"/>
        </w:rPr>
        <w:t>for</w:t>
      </w:r>
      <w:r w:rsidR="00004EEC" w:rsidRPr="00423A49">
        <w:rPr>
          <w:snapToGrid w:val="0"/>
        </w:rPr>
        <w:t xml:space="preserve"> </w:t>
      </w:r>
      <w:r w:rsidRPr="00423A49">
        <w:rPr>
          <w:snapToGrid w:val="0"/>
        </w:rPr>
        <w:t xml:space="preserve">body </w:t>
      </w:r>
      <w:r w:rsidR="00004EEC">
        <w:rPr>
          <w:snapToGrid w:val="0"/>
        </w:rPr>
        <w:t>fat</w:t>
      </w:r>
      <w:r w:rsidR="00004EEC" w:rsidRPr="00423A49">
        <w:rPr>
          <w:snapToGrid w:val="0"/>
        </w:rPr>
        <w:t xml:space="preserve"> </w:t>
      </w:r>
      <w:r w:rsidRPr="00423A49">
        <w:rPr>
          <w:snapToGrid w:val="0"/>
        </w:rPr>
        <w:t xml:space="preserve">or </w:t>
      </w:r>
      <w:r w:rsidR="00004EEC">
        <w:rPr>
          <w:snapToGrid w:val="0"/>
        </w:rPr>
        <w:t xml:space="preserve">the </w:t>
      </w:r>
      <w:r w:rsidRPr="00423A49">
        <w:rPr>
          <w:snapToGrid w:val="0"/>
        </w:rPr>
        <w:t xml:space="preserve">health of an individual. To determine </w:t>
      </w:r>
      <w:r w:rsidR="00004EEC">
        <w:rPr>
          <w:snapToGrid w:val="0"/>
        </w:rPr>
        <w:t>whether</w:t>
      </w:r>
      <w:r w:rsidR="00004EEC" w:rsidRPr="00423A49">
        <w:rPr>
          <w:snapToGrid w:val="0"/>
        </w:rPr>
        <w:t xml:space="preserve"> </w:t>
      </w:r>
      <w:r w:rsidRPr="00423A49">
        <w:rPr>
          <w:snapToGrid w:val="0"/>
        </w:rPr>
        <w:t>a high BMI is a health risk, a healthcare provider would need to perform further assessments.</w:t>
      </w:r>
    </w:p>
    <w:p w14:paraId="7417DFE9" w14:textId="14199619" w:rsidR="00BC0F95" w:rsidRPr="00DF4DE5" w:rsidRDefault="007A6EBA" w:rsidP="007E7A3B">
      <w:pPr>
        <w:pStyle w:val="BodyText1"/>
      </w:pPr>
      <w:r>
        <w:rPr>
          <w:b/>
        </w:rPr>
        <w:t xml:space="preserve">Table </w:t>
      </w:r>
      <w:r w:rsidR="00DE0215">
        <w:rPr>
          <w:b/>
        </w:rPr>
        <w:t>9</w:t>
      </w:r>
      <w:r>
        <w:rPr>
          <w:b/>
        </w:rPr>
        <w:t>.</w:t>
      </w:r>
      <w:r w:rsidR="00BC0F95" w:rsidRPr="00DF4DE5">
        <w:rPr>
          <w:b/>
        </w:rPr>
        <w:t>1</w:t>
      </w:r>
      <w:r w:rsidR="00BC0F95" w:rsidRPr="00DF4DE5">
        <w:t xml:space="preserve"> presents women</w:t>
      </w:r>
      <w:r w:rsidR="00EA5FC7">
        <w:t>’</w:t>
      </w:r>
      <w:r w:rsidR="00BC0F95" w:rsidRPr="00DF4DE5">
        <w:t xml:space="preserve">s mean BMI </w:t>
      </w:r>
      <w:r w:rsidR="00A75D5B">
        <w:t xml:space="preserve">and the percentage of women who fall into each BMI 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A75D5B">
        <w:t>of reproductive age (</w:t>
      </w:r>
      <w:r w:rsidR="00CC7F7C">
        <w:t>15-49</w:t>
      </w:r>
      <w:r w:rsidR="00A950EC">
        <w:t xml:space="preserve"> years</w:t>
      </w:r>
      <w:r w:rsidR="00004EEC">
        <w:t xml:space="preserve"> of age</w:t>
      </w:r>
      <w:r w:rsidR="00A75D5B">
        <w:t>)</w:t>
      </w:r>
      <w:r w:rsidR="00BC0F95" w:rsidRPr="00DF4DE5">
        <w:t xml:space="preserve">, as well as disaggregated by individual- and household-level characteristics. Individual characteristics include age and educational attainment. Household characteristics include gendered household type, </w:t>
      </w:r>
      <w:r w:rsidR="00290099">
        <w:t>household educational attainment</w:t>
      </w:r>
      <w:r w:rsidR="00FF2632">
        <w:t>, wealth</w:t>
      </w:r>
      <w:r w:rsidR="00A466C7" w:rsidRPr="00A466C7">
        <w:t xml:space="preserve"> </w:t>
      </w:r>
      <w:r w:rsidR="00A466C7">
        <w:t>quintile</w:t>
      </w:r>
      <w:r w:rsidR="00FF2632">
        <w:t>, poverty status</w:t>
      </w:r>
      <w:r w:rsidR="00290099">
        <w:t>, and severity of shock exposure</w:t>
      </w:r>
      <w:r w:rsidR="00BC0F95" w:rsidRPr="00DF4DE5">
        <w:t>.</w:t>
      </w:r>
    </w:p>
    <w:p w14:paraId="52F5DE90" w14:textId="77777777" w:rsidR="00BC0F95" w:rsidRPr="00DF4DE5" w:rsidRDefault="00BC0F95" w:rsidP="007E7A3B">
      <w:pPr>
        <w:pStyle w:val="BodyText1"/>
      </w:pPr>
      <w:r w:rsidRPr="00DF4DE5">
        <w:rPr>
          <w:highlight w:val="yellow"/>
        </w:rPr>
        <w:t>[Insert description of the values presented in the table.]</w:t>
      </w:r>
    </w:p>
    <w:p w14:paraId="42399ECC" w14:textId="396C48E0" w:rsidR="00F92BB2" w:rsidRDefault="0010090F" w:rsidP="007E7A3B">
      <w:pPr>
        <w:pStyle w:val="Tabletitle"/>
      </w:pPr>
      <w:bookmarkStart w:id="1013" w:name="_Toc415131225"/>
      <w:bookmarkStart w:id="1014" w:name="_Toc499553876"/>
      <w:bookmarkStart w:id="1015" w:name="_Toc499554314"/>
      <w:bookmarkStart w:id="1016" w:name="_Toc499554569"/>
      <w:bookmarkStart w:id="1017" w:name="_Toc63673160"/>
      <w:r w:rsidRPr="00150D31">
        <w:t xml:space="preserve">Table </w:t>
      </w:r>
      <w:r w:rsidR="00DE0215" w:rsidRPr="00150D31">
        <w:t>9</w:t>
      </w:r>
      <w:r w:rsidR="007A6EBA" w:rsidRPr="00150D31">
        <w:t>.</w:t>
      </w:r>
      <w:r w:rsidR="00BC0F95" w:rsidRPr="00150D31">
        <w:t>1</w:t>
      </w:r>
      <w:bookmarkEnd w:id="1013"/>
      <w:bookmarkEnd w:id="1014"/>
      <w:bookmarkEnd w:id="1015"/>
      <w:bookmarkEnd w:id="1016"/>
      <w:r w:rsidR="00150D31" w:rsidRPr="00150D31">
        <w:t>: Mean BMI and Prevalence of Underweight, Normal Weight, Overweight, and Obese Women of Reproductive Age in the ZOI, in Total and by Selected Woman and Household Characteristics</w:t>
      </w:r>
      <w:bookmarkStart w:id="1018" w:name="_Toc400542629"/>
      <w:bookmarkStart w:id="1019" w:name="_Toc414874517"/>
      <w:bookmarkEnd w:id="1017"/>
    </w:p>
    <w:tbl>
      <w:tblPr>
        <w:tblW w:w="5000" w:type="pct"/>
        <w:tblLook w:val="04A0" w:firstRow="1" w:lastRow="0" w:firstColumn="1" w:lastColumn="0" w:noHBand="0" w:noVBand="1"/>
      </w:tblPr>
      <w:tblGrid>
        <w:gridCol w:w="2762"/>
        <w:gridCol w:w="1117"/>
        <w:gridCol w:w="967"/>
        <w:gridCol w:w="632"/>
        <w:gridCol w:w="968"/>
        <w:gridCol w:w="962"/>
        <w:gridCol w:w="960"/>
        <w:gridCol w:w="1208"/>
      </w:tblGrid>
      <w:tr w:rsidR="00150D31" w:rsidRPr="007E7A3B" w14:paraId="1C9E3040" w14:textId="77777777" w:rsidTr="007E7A3B">
        <w:trPr>
          <w:tblHeader/>
        </w:trPr>
        <w:tc>
          <w:tcPr>
            <w:tcW w:w="2700" w:type="dxa"/>
            <w:vMerge w:val="restart"/>
            <w:tcBorders>
              <w:top w:val="single" w:sz="4" w:space="0" w:color="auto"/>
              <w:left w:val="nil"/>
              <w:bottom w:val="nil"/>
              <w:right w:val="nil"/>
            </w:tcBorders>
            <w:shd w:val="clear" w:color="000000" w:fill="387990"/>
            <w:noWrap/>
            <w:vAlign w:val="bottom"/>
            <w:hideMark/>
          </w:tcPr>
          <w:p w14:paraId="3E1A3DF4"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092" w:type="dxa"/>
            <w:vMerge w:val="restart"/>
            <w:tcBorders>
              <w:top w:val="single" w:sz="4" w:space="0" w:color="auto"/>
              <w:left w:val="nil"/>
              <w:bottom w:val="nil"/>
              <w:right w:val="nil"/>
            </w:tcBorders>
            <w:shd w:val="clear" w:color="000000" w:fill="387990"/>
            <w:noWrap/>
            <w:vAlign w:val="bottom"/>
            <w:hideMark/>
          </w:tcPr>
          <w:p w14:paraId="0FC79D8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 BMI</w:t>
            </w:r>
          </w:p>
        </w:tc>
        <w:tc>
          <w:tcPr>
            <w:tcW w:w="4387" w:type="dxa"/>
            <w:gridSpan w:val="5"/>
            <w:tcBorders>
              <w:top w:val="single" w:sz="4" w:space="0" w:color="auto"/>
              <w:left w:val="nil"/>
              <w:bottom w:val="single" w:sz="4" w:space="0" w:color="FFFFFF"/>
              <w:right w:val="nil"/>
            </w:tcBorders>
            <w:shd w:val="clear" w:color="000000" w:fill="387990"/>
            <w:vAlign w:val="bottom"/>
            <w:hideMark/>
          </w:tcPr>
          <w:p w14:paraId="77F2D60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BMI category </w:t>
            </w:r>
          </w:p>
        </w:tc>
        <w:tc>
          <w:tcPr>
            <w:tcW w:w="1181" w:type="dxa"/>
            <w:vMerge w:val="restart"/>
            <w:tcBorders>
              <w:top w:val="single" w:sz="4" w:space="0" w:color="auto"/>
              <w:left w:val="nil"/>
              <w:bottom w:val="nil"/>
              <w:right w:val="nil"/>
            </w:tcBorders>
            <w:shd w:val="clear" w:color="000000" w:fill="387990"/>
            <w:vAlign w:val="bottom"/>
            <w:hideMark/>
          </w:tcPr>
          <w:p w14:paraId="3A0994CC" w14:textId="30FB55B2"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25B0854" w14:textId="77777777" w:rsidTr="007E7A3B">
        <w:trPr>
          <w:tblHeader/>
        </w:trPr>
        <w:tc>
          <w:tcPr>
            <w:tcW w:w="2700" w:type="dxa"/>
            <w:vMerge/>
            <w:tcBorders>
              <w:top w:val="single" w:sz="4" w:space="0" w:color="auto"/>
              <w:left w:val="nil"/>
              <w:bottom w:val="nil"/>
              <w:right w:val="nil"/>
            </w:tcBorders>
            <w:vAlign w:val="center"/>
            <w:hideMark/>
          </w:tcPr>
          <w:p w14:paraId="7BADCE6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55D5413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noWrap/>
            <w:vAlign w:val="bottom"/>
            <w:hideMark/>
          </w:tcPr>
          <w:p w14:paraId="7134443B"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618" w:type="dxa"/>
            <w:tcBorders>
              <w:top w:val="nil"/>
              <w:left w:val="nil"/>
              <w:bottom w:val="nil"/>
              <w:right w:val="nil"/>
            </w:tcBorders>
            <w:shd w:val="clear" w:color="000000" w:fill="387990"/>
            <w:noWrap/>
            <w:vAlign w:val="bottom"/>
            <w:hideMark/>
          </w:tcPr>
          <w:p w14:paraId="7D2A766E"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946" w:type="dxa"/>
            <w:vMerge w:val="restart"/>
            <w:tcBorders>
              <w:top w:val="nil"/>
              <w:left w:val="nil"/>
              <w:bottom w:val="single" w:sz="4" w:space="0" w:color="000000"/>
              <w:right w:val="nil"/>
            </w:tcBorders>
            <w:shd w:val="clear" w:color="000000" w:fill="387990"/>
            <w:vAlign w:val="bottom"/>
            <w:hideMark/>
          </w:tcPr>
          <w:p w14:paraId="610E427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Normal weight</w:t>
            </w:r>
            <w:r w:rsidRPr="007E7A3B">
              <w:rPr>
                <w:rFonts w:eastAsia="Times New Roman" w:cs="Times New Roman"/>
                <w:b/>
                <w:bCs/>
                <w:color w:val="FFFFFF"/>
                <w:sz w:val="20"/>
                <w:szCs w:val="20"/>
              </w:rPr>
              <w:br/>
              <w:t>(%)</w:t>
            </w:r>
          </w:p>
        </w:tc>
        <w:tc>
          <w:tcPr>
            <w:tcW w:w="940" w:type="dxa"/>
            <w:vMerge w:val="restart"/>
            <w:tcBorders>
              <w:top w:val="nil"/>
              <w:left w:val="nil"/>
              <w:bottom w:val="single" w:sz="4" w:space="0" w:color="000000"/>
              <w:right w:val="nil"/>
            </w:tcBorders>
            <w:shd w:val="clear" w:color="000000" w:fill="387990"/>
            <w:vAlign w:val="bottom"/>
            <w:hideMark/>
          </w:tcPr>
          <w:p w14:paraId="7B1977DE"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Over-weight</w:t>
            </w:r>
            <w:r w:rsidRPr="007E7A3B">
              <w:rPr>
                <w:rFonts w:eastAsia="Times New Roman" w:cs="Times New Roman"/>
                <w:b/>
                <w:bCs/>
                <w:color w:val="FFFFFF"/>
                <w:sz w:val="20"/>
                <w:szCs w:val="20"/>
              </w:rPr>
              <w:br/>
              <w:t>(%)</w:t>
            </w:r>
          </w:p>
        </w:tc>
        <w:tc>
          <w:tcPr>
            <w:tcW w:w="938" w:type="dxa"/>
            <w:vMerge w:val="restart"/>
            <w:tcBorders>
              <w:top w:val="nil"/>
              <w:left w:val="nil"/>
              <w:bottom w:val="single" w:sz="4" w:space="0" w:color="000000"/>
              <w:right w:val="nil"/>
            </w:tcBorders>
            <w:shd w:val="clear" w:color="000000" w:fill="387990"/>
            <w:vAlign w:val="bottom"/>
            <w:hideMark/>
          </w:tcPr>
          <w:p w14:paraId="1B18844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Obese</w:t>
            </w:r>
            <w:r w:rsidRPr="007E7A3B">
              <w:rPr>
                <w:rFonts w:eastAsia="Times New Roman" w:cs="Times New Roman"/>
                <w:b/>
                <w:bCs/>
                <w:color w:val="FFFFFF"/>
                <w:sz w:val="20"/>
                <w:szCs w:val="20"/>
              </w:rPr>
              <w:br/>
              <w:t>(%)</w:t>
            </w:r>
          </w:p>
        </w:tc>
        <w:tc>
          <w:tcPr>
            <w:tcW w:w="1181" w:type="dxa"/>
            <w:vMerge/>
            <w:tcBorders>
              <w:top w:val="single" w:sz="4" w:space="0" w:color="auto"/>
              <w:left w:val="nil"/>
              <w:bottom w:val="nil"/>
              <w:right w:val="nil"/>
            </w:tcBorders>
            <w:vAlign w:val="center"/>
            <w:hideMark/>
          </w:tcPr>
          <w:p w14:paraId="16973864"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46F104CA" w14:textId="77777777" w:rsidTr="007E7A3B">
        <w:trPr>
          <w:tblHeader/>
        </w:trPr>
        <w:tc>
          <w:tcPr>
            <w:tcW w:w="2700" w:type="dxa"/>
            <w:vMerge/>
            <w:tcBorders>
              <w:top w:val="single" w:sz="4" w:space="0" w:color="auto"/>
              <w:left w:val="nil"/>
              <w:bottom w:val="nil"/>
              <w:right w:val="nil"/>
            </w:tcBorders>
            <w:vAlign w:val="center"/>
            <w:hideMark/>
          </w:tcPr>
          <w:p w14:paraId="395B5A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AFA8D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563" w:type="dxa"/>
            <w:gridSpan w:val="2"/>
            <w:tcBorders>
              <w:top w:val="nil"/>
              <w:left w:val="nil"/>
              <w:bottom w:val="single" w:sz="4" w:space="0" w:color="FFFFFF"/>
              <w:right w:val="nil"/>
            </w:tcBorders>
            <w:shd w:val="clear" w:color="000000" w:fill="387990"/>
            <w:vAlign w:val="bottom"/>
            <w:hideMark/>
          </w:tcPr>
          <w:p w14:paraId="6DED840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Underweight</w:t>
            </w:r>
          </w:p>
        </w:tc>
        <w:tc>
          <w:tcPr>
            <w:tcW w:w="946" w:type="dxa"/>
            <w:vMerge/>
            <w:tcBorders>
              <w:top w:val="nil"/>
              <w:left w:val="nil"/>
              <w:bottom w:val="single" w:sz="4" w:space="0" w:color="000000"/>
              <w:right w:val="nil"/>
            </w:tcBorders>
            <w:vAlign w:val="center"/>
            <w:hideMark/>
          </w:tcPr>
          <w:p w14:paraId="4BEF737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3C2D56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3260188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2B99D0EE"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2B585752" w14:textId="77777777" w:rsidTr="007E7A3B">
        <w:trPr>
          <w:tblHeader/>
        </w:trPr>
        <w:tc>
          <w:tcPr>
            <w:tcW w:w="2700" w:type="dxa"/>
            <w:vMerge/>
            <w:tcBorders>
              <w:top w:val="single" w:sz="4" w:space="0" w:color="auto"/>
              <w:left w:val="nil"/>
              <w:bottom w:val="nil"/>
              <w:right w:val="nil"/>
            </w:tcBorders>
            <w:vAlign w:val="center"/>
            <w:hideMark/>
          </w:tcPr>
          <w:p w14:paraId="27519A6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9DB6F8"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vAlign w:val="bottom"/>
            <w:hideMark/>
          </w:tcPr>
          <w:p w14:paraId="3D80EF2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618" w:type="dxa"/>
            <w:tcBorders>
              <w:top w:val="nil"/>
              <w:left w:val="nil"/>
              <w:bottom w:val="nil"/>
              <w:right w:val="nil"/>
            </w:tcBorders>
            <w:shd w:val="clear" w:color="000000" w:fill="387990"/>
            <w:vAlign w:val="bottom"/>
            <w:hideMark/>
          </w:tcPr>
          <w:p w14:paraId="1662B72F"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
        </w:tc>
        <w:tc>
          <w:tcPr>
            <w:tcW w:w="946" w:type="dxa"/>
            <w:vMerge/>
            <w:tcBorders>
              <w:top w:val="nil"/>
              <w:left w:val="nil"/>
              <w:bottom w:val="single" w:sz="4" w:space="0" w:color="000000"/>
              <w:right w:val="nil"/>
            </w:tcBorders>
            <w:vAlign w:val="center"/>
            <w:hideMark/>
          </w:tcPr>
          <w:p w14:paraId="641A3E1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5DCE0001"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42E310E9"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1C0C9FBA"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0A9D8CEE" w14:textId="77777777" w:rsidTr="007E7A3B">
        <w:tc>
          <w:tcPr>
            <w:tcW w:w="2700" w:type="dxa"/>
            <w:tcBorders>
              <w:top w:val="single" w:sz="4" w:space="0" w:color="auto"/>
              <w:left w:val="nil"/>
              <w:bottom w:val="single" w:sz="4" w:space="0" w:color="auto"/>
              <w:right w:val="nil"/>
            </w:tcBorders>
            <w:shd w:val="clear" w:color="auto" w:fill="auto"/>
            <w:vAlign w:val="center"/>
            <w:hideMark/>
          </w:tcPr>
          <w:p w14:paraId="771AB9D4"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non-pregnant women of reproductive age</w:t>
            </w:r>
          </w:p>
        </w:tc>
        <w:tc>
          <w:tcPr>
            <w:tcW w:w="1092" w:type="dxa"/>
            <w:tcBorders>
              <w:top w:val="single" w:sz="4" w:space="0" w:color="auto"/>
              <w:left w:val="nil"/>
              <w:bottom w:val="single" w:sz="4" w:space="0" w:color="auto"/>
              <w:right w:val="nil"/>
            </w:tcBorders>
            <w:shd w:val="clear" w:color="auto" w:fill="auto"/>
            <w:noWrap/>
            <w:vAlign w:val="center"/>
            <w:hideMark/>
          </w:tcPr>
          <w:p w14:paraId="57580070" w14:textId="4FED6CE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single" w:sz="4" w:space="0" w:color="auto"/>
              <w:left w:val="nil"/>
              <w:bottom w:val="single" w:sz="4" w:space="0" w:color="auto"/>
              <w:right w:val="nil"/>
            </w:tcBorders>
            <w:shd w:val="clear" w:color="auto" w:fill="auto"/>
            <w:noWrap/>
            <w:vAlign w:val="center"/>
            <w:hideMark/>
          </w:tcPr>
          <w:p w14:paraId="66159D6E" w14:textId="62789DD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noWrap/>
            <w:vAlign w:val="center"/>
            <w:hideMark/>
          </w:tcPr>
          <w:p w14:paraId="66456F82" w14:textId="484BD72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10D3B34F" w14:textId="20891CA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4929273" w14:textId="471C07D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091AD3" w14:textId="19654AD3" w:rsidR="00150D31" w:rsidRPr="007E7A3B" w:rsidRDefault="00150D31" w:rsidP="007E7A3B">
            <w:pPr>
              <w:widowControl/>
              <w:spacing w:line="259" w:lineRule="auto"/>
              <w:jc w:val="center"/>
              <w:rPr>
                <w:rFonts w:eastAsia="Times New Roman" w:cs="Times New Roman"/>
                <w:b/>
                <w:bCs/>
                <w:sz w:val="20"/>
                <w:szCs w:val="20"/>
              </w:rPr>
            </w:pPr>
          </w:p>
        </w:tc>
        <w:tc>
          <w:tcPr>
            <w:tcW w:w="1181" w:type="dxa"/>
            <w:tcBorders>
              <w:top w:val="single" w:sz="4" w:space="0" w:color="auto"/>
              <w:left w:val="nil"/>
              <w:bottom w:val="single" w:sz="4" w:space="0" w:color="auto"/>
              <w:right w:val="nil"/>
            </w:tcBorders>
            <w:shd w:val="clear" w:color="auto" w:fill="auto"/>
            <w:vAlign w:val="center"/>
            <w:hideMark/>
          </w:tcPr>
          <w:p w14:paraId="4656CA59" w14:textId="5DF44F5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2A2EAF5" w14:textId="77777777" w:rsidTr="007E7A3B">
        <w:tc>
          <w:tcPr>
            <w:tcW w:w="2700" w:type="dxa"/>
            <w:tcBorders>
              <w:top w:val="nil"/>
              <w:left w:val="nil"/>
              <w:bottom w:val="single" w:sz="4" w:space="0" w:color="auto"/>
              <w:right w:val="nil"/>
            </w:tcBorders>
            <w:shd w:val="clear" w:color="000000" w:fill="DBE7F3"/>
            <w:vAlign w:val="center"/>
            <w:hideMark/>
          </w:tcPr>
          <w:p w14:paraId="59343CB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Age</w:t>
            </w:r>
          </w:p>
        </w:tc>
        <w:tc>
          <w:tcPr>
            <w:tcW w:w="1092" w:type="dxa"/>
            <w:tcBorders>
              <w:top w:val="nil"/>
              <w:left w:val="nil"/>
              <w:bottom w:val="single" w:sz="4" w:space="0" w:color="auto"/>
              <w:right w:val="nil"/>
            </w:tcBorders>
            <w:shd w:val="clear" w:color="000000" w:fill="DBE7F3"/>
            <w:vAlign w:val="center"/>
            <w:hideMark/>
          </w:tcPr>
          <w:p w14:paraId="4409D913" w14:textId="009418B8"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48D98844" w14:textId="4C84FE18"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C4D74CA" w14:textId="2514C1DA"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22864C4A" w14:textId="285D930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52983BC" w14:textId="28DF1EC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74AF7665" w14:textId="12ADB0D0"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0A5DFC40" w14:textId="2C64C539"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6B5AFC0" w14:textId="77777777" w:rsidTr="007E7A3B">
        <w:tc>
          <w:tcPr>
            <w:tcW w:w="2700" w:type="dxa"/>
            <w:tcBorders>
              <w:top w:val="nil"/>
              <w:left w:val="nil"/>
              <w:bottom w:val="single" w:sz="4" w:space="0" w:color="auto"/>
              <w:right w:val="nil"/>
            </w:tcBorders>
            <w:shd w:val="clear" w:color="auto" w:fill="auto"/>
            <w:vAlign w:val="center"/>
            <w:hideMark/>
          </w:tcPr>
          <w:p w14:paraId="4F1C8C5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15-19</w:t>
            </w:r>
          </w:p>
        </w:tc>
        <w:tc>
          <w:tcPr>
            <w:tcW w:w="1092" w:type="dxa"/>
            <w:tcBorders>
              <w:top w:val="nil"/>
              <w:left w:val="nil"/>
              <w:bottom w:val="single" w:sz="4" w:space="0" w:color="auto"/>
              <w:right w:val="nil"/>
            </w:tcBorders>
            <w:shd w:val="clear" w:color="auto" w:fill="auto"/>
            <w:vAlign w:val="center"/>
            <w:hideMark/>
          </w:tcPr>
          <w:p w14:paraId="15402565" w14:textId="30EEF5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8E753FB" w14:textId="5A434E0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8D982E" w14:textId="63160C3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13E7F0" w14:textId="5FE0268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2B5CA1D" w14:textId="3532BC8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791FA" w14:textId="76770BF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A47FCB0" w14:textId="5013C24D"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5F4A4F6" w14:textId="77777777" w:rsidTr="007E7A3B">
        <w:tc>
          <w:tcPr>
            <w:tcW w:w="2700" w:type="dxa"/>
            <w:tcBorders>
              <w:top w:val="nil"/>
              <w:left w:val="nil"/>
              <w:bottom w:val="single" w:sz="4" w:space="0" w:color="auto"/>
              <w:right w:val="nil"/>
            </w:tcBorders>
            <w:shd w:val="clear" w:color="auto" w:fill="auto"/>
            <w:vAlign w:val="center"/>
            <w:hideMark/>
          </w:tcPr>
          <w:p w14:paraId="23241AFD"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20-24</w:t>
            </w:r>
          </w:p>
        </w:tc>
        <w:tc>
          <w:tcPr>
            <w:tcW w:w="1092" w:type="dxa"/>
            <w:tcBorders>
              <w:top w:val="nil"/>
              <w:left w:val="nil"/>
              <w:bottom w:val="single" w:sz="4" w:space="0" w:color="auto"/>
              <w:right w:val="nil"/>
            </w:tcBorders>
            <w:shd w:val="clear" w:color="auto" w:fill="auto"/>
            <w:vAlign w:val="center"/>
            <w:hideMark/>
          </w:tcPr>
          <w:p w14:paraId="3B2C2544" w14:textId="2111D2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9E74E0" w14:textId="43BC9A27"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4F680AF" w14:textId="3572920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FB35BBD" w14:textId="0758D17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ED35B45" w14:textId="756786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D61386A" w14:textId="1FA6CEF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5BE05E4" w14:textId="5D5F19C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620C476" w14:textId="77777777" w:rsidTr="007E7A3B">
        <w:tc>
          <w:tcPr>
            <w:tcW w:w="2700" w:type="dxa"/>
            <w:tcBorders>
              <w:top w:val="nil"/>
              <w:left w:val="nil"/>
              <w:bottom w:val="single" w:sz="4" w:space="0" w:color="auto"/>
              <w:right w:val="nil"/>
            </w:tcBorders>
            <w:shd w:val="clear" w:color="auto" w:fill="auto"/>
            <w:vAlign w:val="center"/>
            <w:hideMark/>
          </w:tcPr>
          <w:p w14:paraId="756966D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25-29</w:t>
            </w:r>
          </w:p>
        </w:tc>
        <w:tc>
          <w:tcPr>
            <w:tcW w:w="1092" w:type="dxa"/>
            <w:tcBorders>
              <w:top w:val="nil"/>
              <w:left w:val="nil"/>
              <w:bottom w:val="single" w:sz="4" w:space="0" w:color="auto"/>
              <w:right w:val="nil"/>
            </w:tcBorders>
            <w:shd w:val="clear" w:color="auto" w:fill="auto"/>
            <w:vAlign w:val="center"/>
            <w:hideMark/>
          </w:tcPr>
          <w:p w14:paraId="679BB234" w14:textId="246C895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B105C37" w14:textId="72DC875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DAE9654" w14:textId="1142220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DC9E104" w14:textId="31202A3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4CA41C0" w14:textId="39FFE78E"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4940C8" w14:textId="2963042F"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B47374A" w14:textId="56A4517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26EBFF3" w14:textId="77777777" w:rsidTr="007E7A3B">
        <w:tc>
          <w:tcPr>
            <w:tcW w:w="2700" w:type="dxa"/>
            <w:tcBorders>
              <w:top w:val="nil"/>
              <w:left w:val="nil"/>
              <w:bottom w:val="single" w:sz="4" w:space="0" w:color="auto"/>
              <w:right w:val="nil"/>
            </w:tcBorders>
            <w:shd w:val="clear" w:color="auto" w:fill="auto"/>
            <w:vAlign w:val="center"/>
            <w:hideMark/>
          </w:tcPr>
          <w:p w14:paraId="721DADA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30-34</w:t>
            </w:r>
          </w:p>
        </w:tc>
        <w:tc>
          <w:tcPr>
            <w:tcW w:w="1092" w:type="dxa"/>
            <w:tcBorders>
              <w:top w:val="nil"/>
              <w:left w:val="nil"/>
              <w:bottom w:val="single" w:sz="4" w:space="0" w:color="auto"/>
              <w:right w:val="nil"/>
            </w:tcBorders>
            <w:shd w:val="clear" w:color="auto" w:fill="auto"/>
            <w:vAlign w:val="center"/>
            <w:hideMark/>
          </w:tcPr>
          <w:p w14:paraId="779B776B" w14:textId="78D7477B"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241340A" w14:textId="75DE2B6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763A53" w14:textId="6734C43F"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4A8620F" w14:textId="6E598205"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AC6C679" w14:textId="7ADDF1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8CE73" w14:textId="2F8892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AD4D7FD" w14:textId="255F8DF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561BB03" w14:textId="77777777" w:rsidTr="007E7A3B">
        <w:tc>
          <w:tcPr>
            <w:tcW w:w="2700" w:type="dxa"/>
            <w:tcBorders>
              <w:top w:val="nil"/>
              <w:left w:val="nil"/>
              <w:bottom w:val="single" w:sz="4" w:space="0" w:color="auto"/>
              <w:right w:val="nil"/>
            </w:tcBorders>
            <w:shd w:val="clear" w:color="auto" w:fill="auto"/>
            <w:vAlign w:val="center"/>
            <w:hideMark/>
          </w:tcPr>
          <w:p w14:paraId="1DC6D294"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35-39</w:t>
            </w:r>
          </w:p>
        </w:tc>
        <w:tc>
          <w:tcPr>
            <w:tcW w:w="1092" w:type="dxa"/>
            <w:tcBorders>
              <w:top w:val="nil"/>
              <w:left w:val="nil"/>
              <w:bottom w:val="single" w:sz="4" w:space="0" w:color="auto"/>
              <w:right w:val="nil"/>
            </w:tcBorders>
            <w:shd w:val="clear" w:color="auto" w:fill="auto"/>
            <w:vAlign w:val="center"/>
            <w:hideMark/>
          </w:tcPr>
          <w:p w14:paraId="6F8930A2" w14:textId="5DD6527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D1BB1E1" w14:textId="0225696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A840ED5" w14:textId="70488E2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739D23A" w14:textId="2A820E77"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042D488" w14:textId="5A71C0B9"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EE060F6" w14:textId="58FB5CB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0F4AB71" w14:textId="3E20945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F1F5E1A" w14:textId="77777777" w:rsidTr="007E7A3B">
        <w:tc>
          <w:tcPr>
            <w:tcW w:w="2700" w:type="dxa"/>
            <w:tcBorders>
              <w:top w:val="nil"/>
              <w:left w:val="nil"/>
              <w:bottom w:val="single" w:sz="4" w:space="0" w:color="auto"/>
              <w:right w:val="nil"/>
            </w:tcBorders>
            <w:shd w:val="clear" w:color="auto" w:fill="auto"/>
            <w:vAlign w:val="center"/>
            <w:hideMark/>
          </w:tcPr>
          <w:p w14:paraId="615014F7"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40-44</w:t>
            </w:r>
          </w:p>
        </w:tc>
        <w:tc>
          <w:tcPr>
            <w:tcW w:w="1092" w:type="dxa"/>
            <w:tcBorders>
              <w:top w:val="nil"/>
              <w:left w:val="nil"/>
              <w:bottom w:val="single" w:sz="4" w:space="0" w:color="auto"/>
              <w:right w:val="nil"/>
            </w:tcBorders>
            <w:shd w:val="clear" w:color="auto" w:fill="auto"/>
            <w:vAlign w:val="center"/>
            <w:hideMark/>
          </w:tcPr>
          <w:p w14:paraId="58412E62" w14:textId="02E7F932"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79D3998" w14:textId="184FA4F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5B76DCF" w14:textId="4279761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8FC8620" w14:textId="48B4750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AB250FD" w14:textId="4DFB30A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5D9F22C" w14:textId="3885D0E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52C49FE" w14:textId="00AC192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5ADEB24" w14:textId="77777777" w:rsidTr="007E7A3B">
        <w:tc>
          <w:tcPr>
            <w:tcW w:w="2700" w:type="dxa"/>
            <w:tcBorders>
              <w:top w:val="nil"/>
              <w:left w:val="nil"/>
              <w:bottom w:val="single" w:sz="4" w:space="0" w:color="auto"/>
              <w:right w:val="nil"/>
            </w:tcBorders>
            <w:shd w:val="clear" w:color="auto" w:fill="auto"/>
            <w:vAlign w:val="center"/>
            <w:hideMark/>
          </w:tcPr>
          <w:p w14:paraId="7169FA9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45-49</w:t>
            </w:r>
          </w:p>
        </w:tc>
        <w:tc>
          <w:tcPr>
            <w:tcW w:w="1092" w:type="dxa"/>
            <w:tcBorders>
              <w:top w:val="nil"/>
              <w:left w:val="nil"/>
              <w:bottom w:val="single" w:sz="4" w:space="0" w:color="auto"/>
              <w:right w:val="nil"/>
            </w:tcBorders>
            <w:shd w:val="clear" w:color="auto" w:fill="auto"/>
            <w:vAlign w:val="center"/>
            <w:hideMark/>
          </w:tcPr>
          <w:p w14:paraId="09BE4E8B" w14:textId="654D512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4D7D115" w14:textId="622ED4D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67D015F" w14:textId="39A7ACE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4AA852F" w14:textId="70A0ABE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CC43696" w14:textId="5EEF872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6F0283" w14:textId="26217D20"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3C05C9E" w14:textId="6DC9FB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22B8F88" w14:textId="77777777" w:rsidTr="007E7A3B">
        <w:tc>
          <w:tcPr>
            <w:tcW w:w="2700" w:type="dxa"/>
            <w:tcBorders>
              <w:top w:val="nil"/>
              <w:left w:val="nil"/>
              <w:bottom w:val="single" w:sz="4" w:space="0" w:color="auto"/>
              <w:right w:val="nil"/>
            </w:tcBorders>
            <w:shd w:val="clear" w:color="000000" w:fill="DBE7F3"/>
            <w:vAlign w:val="center"/>
            <w:hideMark/>
          </w:tcPr>
          <w:p w14:paraId="2C22CAC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Education</w:t>
            </w:r>
          </w:p>
        </w:tc>
        <w:tc>
          <w:tcPr>
            <w:tcW w:w="1092" w:type="dxa"/>
            <w:tcBorders>
              <w:top w:val="nil"/>
              <w:left w:val="nil"/>
              <w:bottom w:val="single" w:sz="4" w:space="0" w:color="auto"/>
              <w:right w:val="nil"/>
            </w:tcBorders>
            <w:shd w:val="clear" w:color="000000" w:fill="DBE7F3"/>
            <w:vAlign w:val="center"/>
            <w:hideMark/>
          </w:tcPr>
          <w:p w14:paraId="4DCAE4BA" w14:textId="78CDFD1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BB58DA1" w14:textId="1173C49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7666D" w14:textId="214A5962"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9F15710" w14:textId="3C53CDB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AA5D735" w14:textId="7608638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673DD049" w14:textId="3AE062F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496C7E06" w14:textId="4D41FEBD"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1F32D7F" w14:textId="77777777" w:rsidTr="007E7A3B">
        <w:tc>
          <w:tcPr>
            <w:tcW w:w="2700" w:type="dxa"/>
            <w:tcBorders>
              <w:top w:val="nil"/>
              <w:left w:val="nil"/>
              <w:bottom w:val="single" w:sz="4" w:space="0" w:color="auto"/>
              <w:right w:val="nil"/>
            </w:tcBorders>
            <w:shd w:val="clear" w:color="auto" w:fill="auto"/>
            <w:vAlign w:val="center"/>
            <w:hideMark/>
          </w:tcPr>
          <w:p w14:paraId="3C2E4F1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 education</w:t>
            </w:r>
          </w:p>
        </w:tc>
        <w:tc>
          <w:tcPr>
            <w:tcW w:w="1092" w:type="dxa"/>
            <w:tcBorders>
              <w:top w:val="nil"/>
              <w:left w:val="nil"/>
              <w:bottom w:val="single" w:sz="4" w:space="0" w:color="auto"/>
              <w:right w:val="nil"/>
            </w:tcBorders>
            <w:shd w:val="clear" w:color="auto" w:fill="auto"/>
            <w:vAlign w:val="center"/>
            <w:hideMark/>
          </w:tcPr>
          <w:p w14:paraId="579BFFEA" w14:textId="77D6846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6B58B74" w14:textId="7BA26B4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DB393A4" w14:textId="20F9CF5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7D33E4C0" w14:textId="2A933882"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ADB8259" w14:textId="6CEBA42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224800C" w14:textId="2705263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D5145E5" w14:textId="0B98C350"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AB39691" w14:textId="77777777" w:rsidTr="007E7A3B">
        <w:tc>
          <w:tcPr>
            <w:tcW w:w="2700" w:type="dxa"/>
            <w:tcBorders>
              <w:top w:val="nil"/>
              <w:left w:val="nil"/>
              <w:bottom w:val="single" w:sz="4" w:space="0" w:color="auto"/>
              <w:right w:val="nil"/>
            </w:tcBorders>
            <w:shd w:val="clear" w:color="auto" w:fill="auto"/>
            <w:vAlign w:val="center"/>
            <w:hideMark/>
          </w:tcPr>
          <w:p w14:paraId="092529A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Less than primary</w:t>
            </w:r>
          </w:p>
        </w:tc>
        <w:tc>
          <w:tcPr>
            <w:tcW w:w="1092" w:type="dxa"/>
            <w:tcBorders>
              <w:top w:val="nil"/>
              <w:left w:val="nil"/>
              <w:bottom w:val="single" w:sz="4" w:space="0" w:color="auto"/>
              <w:right w:val="nil"/>
            </w:tcBorders>
            <w:shd w:val="clear" w:color="auto" w:fill="auto"/>
            <w:vAlign w:val="center"/>
            <w:hideMark/>
          </w:tcPr>
          <w:p w14:paraId="71BC585D" w14:textId="7E897CA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196E06B" w14:textId="7B80BD8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42C53CA" w14:textId="14F4E0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397744D" w14:textId="114823D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4559AFE" w14:textId="1793C99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27E721" w14:textId="1BAA9C6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4CDAA332" w14:textId="7B3FB5E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5129EEA" w14:textId="77777777" w:rsidTr="007E7A3B">
        <w:tc>
          <w:tcPr>
            <w:tcW w:w="2700" w:type="dxa"/>
            <w:tcBorders>
              <w:top w:val="nil"/>
              <w:left w:val="nil"/>
              <w:bottom w:val="single" w:sz="4" w:space="0" w:color="auto"/>
              <w:right w:val="nil"/>
            </w:tcBorders>
            <w:shd w:val="clear" w:color="auto" w:fill="auto"/>
            <w:vAlign w:val="center"/>
            <w:hideMark/>
          </w:tcPr>
          <w:p w14:paraId="56A43D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Completed primary</w:t>
            </w:r>
          </w:p>
        </w:tc>
        <w:tc>
          <w:tcPr>
            <w:tcW w:w="1092" w:type="dxa"/>
            <w:tcBorders>
              <w:top w:val="nil"/>
              <w:left w:val="nil"/>
              <w:bottom w:val="single" w:sz="4" w:space="0" w:color="auto"/>
              <w:right w:val="nil"/>
            </w:tcBorders>
            <w:shd w:val="clear" w:color="auto" w:fill="auto"/>
            <w:vAlign w:val="center"/>
            <w:hideMark/>
          </w:tcPr>
          <w:p w14:paraId="75EA58B0" w14:textId="56320A2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A5952F8" w14:textId="58BC4CA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FD0D7D4" w14:textId="4AD5EF1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59F48A6C" w14:textId="0C41732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56F4A19" w14:textId="45EBBBC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97A5408" w14:textId="7F8F40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4F6A487" w14:textId="359D9607"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885BFCC" w14:textId="77777777" w:rsidTr="007E7A3B">
        <w:tc>
          <w:tcPr>
            <w:tcW w:w="2700" w:type="dxa"/>
            <w:tcBorders>
              <w:top w:val="nil"/>
              <w:left w:val="nil"/>
              <w:bottom w:val="single" w:sz="4" w:space="0" w:color="auto"/>
              <w:right w:val="nil"/>
            </w:tcBorders>
            <w:shd w:val="clear" w:color="auto" w:fill="auto"/>
            <w:vAlign w:val="center"/>
            <w:hideMark/>
          </w:tcPr>
          <w:p w14:paraId="466768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lastRenderedPageBreak/>
              <w:t>Completed secondary</w:t>
            </w:r>
          </w:p>
        </w:tc>
        <w:tc>
          <w:tcPr>
            <w:tcW w:w="1092" w:type="dxa"/>
            <w:tcBorders>
              <w:top w:val="nil"/>
              <w:left w:val="nil"/>
              <w:bottom w:val="single" w:sz="4" w:space="0" w:color="auto"/>
              <w:right w:val="nil"/>
            </w:tcBorders>
            <w:shd w:val="clear" w:color="auto" w:fill="auto"/>
            <w:vAlign w:val="center"/>
            <w:hideMark/>
          </w:tcPr>
          <w:p w14:paraId="0832FCDD" w14:textId="79914D4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1B6D0C" w14:textId="564F7D1B"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2333921" w14:textId="427F51A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22383AC" w14:textId="296C02C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077F51C7" w14:textId="2FB466D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A70EF2C" w14:textId="36D9FCF4"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9944773" w14:textId="63C9F4F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2129B9E7" w14:textId="77777777" w:rsidTr="007E7A3B">
        <w:tc>
          <w:tcPr>
            <w:tcW w:w="2700" w:type="dxa"/>
            <w:tcBorders>
              <w:top w:val="nil"/>
              <w:left w:val="nil"/>
              <w:bottom w:val="single" w:sz="4" w:space="0" w:color="auto"/>
              <w:right w:val="nil"/>
            </w:tcBorders>
            <w:shd w:val="clear" w:color="auto" w:fill="auto"/>
            <w:vAlign w:val="center"/>
            <w:hideMark/>
          </w:tcPr>
          <w:p w14:paraId="6E1BD7B6"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Higher</w:t>
            </w:r>
          </w:p>
        </w:tc>
        <w:tc>
          <w:tcPr>
            <w:tcW w:w="1092" w:type="dxa"/>
            <w:tcBorders>
              <w:top w:val="nil"/>
              <w:left w:val="nil"/>
              <w:bottom w:val="single" w:sz="4" w:space="0" w:color="auto"/>
              <w:right w:val="nil"/>
            </w:tcBorders>
            <w:shd w:val="clear" w:color="auto" w:fill="auto"/>
            <w:vAlign w:val="center"/>
            <w:hideMark/>
          </w:tcPr>
          <w:p w14:paraId="3D2F62D2" w14:textId="55C820F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DEED5F3" w14:textId="79A49CA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E92A5F1" w14:textId="3B19DFF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4AF4E026" w14:textId="6AB132B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F47E43A" w14:textId="2AF43EC0"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0B576A" w14:textId="771807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72256F3F" w14:textId="6FD7D80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155B4B4" w14:textId="77777777" w:rsidTr="007E7A3B">
        <w:tc>
          <w:tcPr>
            <w:tcW w:w="2700" w:type="dxa"/>
            <w:tcBorders>
              <w:top w:val="nil"/>
              <w:left w:val="nil"/>
              <w:bottom w:val="single" w:sz="4" w:space="0" w:color="auto"/>
              <w:right w:val="nil"/>
            </w:tcBorders>
            <w:shd w:val="clear" w:color="000000" w:fill="DBE7F3"/>
            <w:vAlign w:val="center"/>
            <w:hideMark/>
          </w:tcPr>
          <w:p w14:paraId="58CD89B0"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092" w:type="dxa"/>
            <w:tcBorders>
              <w:top w:val="nil"/>
              <w:left w:val="nil"/>
              <w:bottom w:val="single" w:sz="4" w:space="0" w:color="auto"/>
              <w:right w:val="nil"/>
            </w:tcBorders>
            <w:shd w:val="clear" w:color="000000" w:fill="DBE7F3"/>
            <w:vAlign w:val="center"/>
            <w:hideMark/>
          </w:tcPr>
          <w:p w14:paraId="60281CAC" w14:textId="46879BD3"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DE0D65C" w14:textId="5B71BD4D"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8C8C7F" w14:textId="35781009"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BF6AE63" w14:textId="5A0BF3AC"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718D0C64" w14:textId="178FF57D"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4B213F0E" w14:textId="08C97463"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557CD71F" w14:textId="3382A161"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C191ED3" w14:textId="77777777" w:rsidTr="007E7A3B">
        <w:tc>
          <w:tcPr>
            <w:tcW w:w="2700" w:type="dxa"/>
            <w:tcBorders>
              <w:top w:val="nil"/>
              <w:left w:val="nil"/>
              <w:bottom w:val="single" w:sz="4" w:space="0" w:color="auto"/>
              <w:right w:val="nil"/>
            </w:tcBorders>
            <w:shd w:val="clear" w:color="auto" w:fill="auto"/>
            <w:vAlign w:val="center"/>
            <w:hideMark/>
          </w:tcPr>
          <w:p w14:paraId="40021B3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and female adults</w:t>
            </w:r>
          </w:p>
        </w:tc>
        <w:tc>
          <w:tcPr>
            <w:tcW w:w="1092" w:type="dxa"/>
            <w:tcBorders>
              <w:top w:val="nil"/>
              <w:left w:val="nil"/>
              <w:bottom w:val="single" w:sz="4" w:space="0" w:color="auto"/>
              <w:right w:val="nil"/>
            </w:tcBorders>
            <w:shd w:val="clear" w:color="auto" w:fill="auto"/>
            <w:vAlign w:val="center"/>
            <w:hideMark/>
          </w:tcPr>
          <w:p w14:paraId="2BDA947A" w14:textId="3575CE8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B7EC616" w14:textId="03818F3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9823BEB" w14:textId="1C5F762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417F03" w14:textId="1544EC8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FB26B5B" w14:textId="10336E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ACD7705" w14:textId="2029EF6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5BE97D" w14:textId="03D2860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BD0B9B0" w14:textId="77777777" w:rsidTr="007E7A3B">
        <w:tc>
          <w:tcPr>
            <w:tcW w:w="2700" w:type="dxa"/>
            <w:tcBorders>
              <w:top w:val="nil"/>
              <w:left w:val="nil"/>
              <w:bottom w:val="single" w:sz="4" w:space="0" w:color="auto"/>
              <w:right w:val="nil"/>
            </w:tcBorders>
            <w:shd w:val="clear" w:color="auto" w:fill="auto"/>
            <w:vAlign w:val="center"/>
            <w:hideMark/>
          </w:tcPr>
          <w:p w14:paraId="4AC06A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Female adults only</w:t>
            </w:r>
          </w:p>
        </w:tc>
        <w:tc>
          <w:tcPr>
            <w:tcW w:w="1092" w:type="dxa"/>
            <w:tcBorders>
              <w:top w:val="nil"/>
              <w:left w:val="nil"/>
              <w:bottom w:val="single" w:sz="4" w:space="0" w:color="auto"/>
              <w:right w:val="nil"/>
            </w:tcBorders>
            <w:shd w:val="clear" w:color="auto" w:fill="auto"/>
            <w:vAlign w:val="center"/>
            <w:hideMark/>
          </w:tcPr>
          <w:p w14:paraId="52B92524" w14:textId="3E6DAB0A"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3D2B4A4" w14:textId="1047845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568B3E5" w14:textId="22ABB73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CA3A7E" w14:textId="309FD39B"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532FFF6" w14:textId="7E859DF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0927AE0" w14:textId="670B44C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E80BC9D" w14:textId="365AA45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3195359" w14:textId="77777777" w:rsidTr="007E7A3B">
        <w:tc>
          <w:tcPr>
            <w:tcW w:w="2700" w:type="dxa"/>
            <w:tcBorders>
              <w:top w:val="nil"/>
              <w:left w:val="nil"/>
              <w:bottom w:val="single" w:sz="4" w:space="0" w:color="auto"/>
              <w:right w:val="nil"/>
            </w:tcBorders>
            <w:shd w:val="clear" w:color="auto" w:fill="auto"/>
            <w:vAlign w:val="center"/>
            <w:hideMark/>
          </w:tcPr>
          <w:p w14:paraId="517068EE"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adults only</w:t>
            </w:r>
          </w:p>
        </w:tc>
        <w:tc>
          <w:tcPr>
            <w:tcW w:w="1092" w:type="dxa"/>
            <w:tcBorders>
              <w:top w:val="nil"/>
              <w:left w:val="nil"/>
              <w:bottom w:val="single" w:sz="4" w:space="0" w:color="auto"/>
              <w:right w:val="nil"/>
            </w:tcBorders>
            <w:shd w:val="clear" w:color="auto" w:fill="auto"/>
            <w:vAlign w:val="center"/>
            <w:hideMark/>
          </w:tcPr>
          <w:p w14:paraId="6076640D" w14:textId="4E5E945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8E92EA6" w14:textId="1D6D8A1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AF6DAB" w14:textId="0E56C4C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90F3162" w14:textId="31C80A3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6E64489" w14:textId="623DC157"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ADFFDA2" w14:textId="762F181E"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E11FCBB" w14:textId="07BD3E3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6B5E1AE" w14:textId="77777777" w:rsidTr="007E7A3B">
        <w:tc>
          <w:tcPr>
            <w:tcW w:w="2700" w:type="dxa"/>
            <w:tcBorders>
              <w:top w:val="nil"/>
              <w:left w:val="nil"/>
              <w:bottom w:val="single" w:sz="4" w:space="0" w:color="auto"/>
              <w:right w:val="nil"/>
            </w:tcBorders>
            <w:shd w:val="clear" w:color="auto" w:fill="auto"/>
            <w:vAlign w:val="center"/>
            <w:hideMark/>
          </w:tcPr>
          <w:p w14:paraId="6D9F46C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Children only (no adults) </w:t>
            </w:r>
          </w:p>
        </w:tc>
        <w:tc>
          <w:tcPr>
            <w:tcW w:w="1092" w:type="dxa"/>
            <w:tcBorders>
              <w:top w:val="nil"/>
              <w:left w:val="nil"/>
              <w:bottom w:val="single" w:sz="4" w:space="0" w:color="auto"/>
              <w:right w:val="nil"/>
            </w:tcBorders>
            <w:shd w:val="clear" w:color="auto" w:fill="auto"/>
            <w:vAlign w:val="center"/>
            <w:hideMark/>
          </w:tcPr>
          <w:p w14:paraId="126A80FB" w14:textId="0208C5F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AE2E471" w14:textId="25A00DA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D6292EE" w14:textId="083836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9AB59B4" w14:textId="6F826463"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D9D0C6E" w14:textId="78520B3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CF2C115" w14:textId="7E855AD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E63CC3" w14:textId="5CFB529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92A8ADC" w14:textId="77777777" w:rsidTr="007E7A3B">
        <w:tc>
          <w:tcPr>
            <w:tcW w:w="2700" w:type="dxa"/>
            <w:tcBorders>
              <w:top w:val="nil"/>
              <w:left w:val="nil"/>
              <w:bottom w:val="single" w:sz="4" w:space="0" w:color="auto"/>
              <w:right w:val="nil"/>
            </w:tcBorders>
            <w:shd w:val="clear" w:color="000000" w:fill="DBE7F3"/>
            <w:vAlign w:val="center"/>
            <w:hideMark/>
          </w:tcPr>
          <w:p w14:paraId="6049704F"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092" w:type="dxa"/>
            <w:tcBorders>
              <w:top w:val="nil"/>
              <w:left w:val="nil"/>
              <w:bottom w:val="single" w:sz="4" w:space="0" w:color="auto"/>
              <w:right w:val="nil"/>
            </w:tcBorders>
            <w:shd w:val="clear" w:color="000000" w:fill="DBE7F3"/>
            <w:vAlign w:val="center"/>
            <w:hideMark/>
          </w:tcPr>
          <w:p w14:paraId="7C66706B" w14:textId="39E4523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00F3C464" w14:textId="07335E6E"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2C1EC33" w14:textId="58BA4FE4"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48F1907" w14:textId="7E97C4E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00BFDEE0" w14:textId="1F6AB5E8"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BD5F17B" w14:textId="5BD137D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399DE36C" w14:textId="0458BDB4"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1AD25B6B" w14:textId="77777777" w:rsidTr="007E7A3B">
        <w:tc>
          <w:tcPr>
            <w:tcW w:w="2700" w:type="dxa"/>
            <w:tcBorders>
              <w:top w:val="nil"/>
              <w:left w:val="nil"/>
              <w:bottom w:val="single" w:sz="4" w:space="0" w:color="auto"/>
              <w:right w:val="nil"/>
            </w:tcBorders>
            <w:shd w:val="clear" w:color="auto" w:fill="auto"/>
            <w:noWrap/>
            <w:vAlign w:val="center"/>
            <w:hideMark/>
          </w:tcPr>
          <w:p w14:paraId="701E17F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Highest (wealthiest)</w:t>
            </w:r>
          </w:p>
        </w:tc>
        <w:tc>
          <w:tcPr>
            <w:tcW w:w="1092" w:type="dxa"/>
            <w:tcBorders>
              <w:top w:val="nil"/>
              <w:left w:val="nil"/>
              <w:bottom w:val="single" w:sz="4" w:space="0" w:color="auto"/>
              <w:right w:val="nil"/>
            </w:tcBorders>
            <w:shd w:val="clear" w:color="auto" w:fill="auto"/>
            <w:vAlign w:val="center"/>
            <w:hideMark/>
          </w:tcPr>
          <w:p w14:paraId="4D89B332" w14:textId="5B72608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6AC70FD" w14:textId="4DED24F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0775C00" w14:textId="1DAF9AA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11276B" w14:textId="74CCD5B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3220F4A" w14:textId="7130315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CB12E13" w14:textId="60E1985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4415E7B" w14:textId="499D40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3571DB" w14:textId="77777777" w:rsidTr="007E7A3B">
        <w:tc>
          <w:tcPr>
            <w:tcW w:w="2700" w:type="dxa"/>
            <w:tcBorders>
              <w:top w:val="nil"/>
              <w:left w:val="nil"/>
              <w:bottom w:val="single" w:sz="4" w:space="0" w:color="auto"/>
              <w:right w:val="nil"/>
            </w:tcBorders>
            <w:shd w:val="clear" w:color="auto" w:fill="auto"/>
            <w:noWrap/>
            <w:vAlign w:val="center"/>
            <w:hideMark/>
          </w:tcPr>
          <w:p w14:paraId="1309DD5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Fourth</w:t>
            </w:r>
          </w:p>
        </w:tc>
        <w:tc>
          <w:tcPr>
            <w:tcW w:w="1092" w:type="dxa"/>
            <w:tcBorders>
              <w:top w:val="nil"/>
              <w:left w:val="nil"/>
              <w:bottom w:val="single" w:sz="4" w:space="0" w:color="auto"/>
              <w:right w:val="nil"/>
            </w:tcBorders>
            <w:shd w:val="clear" w:color="auto" w:fill="auto"/>
            <w:vAlign w:val="center"/>
            <w:hideMark/>
          </w:tcPr>
          <w:p w14:paraId="7C7CC7F6" w14:textId="30CBEF7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A103083" w14:textId="1AAE466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21ED14" w14:textId="2AD0A5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290E9CA" w14:textId="215CB60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65B5D6" w14:textId="7CC074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FDA935" w14:textId="7E4413AB"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251479F" w14:textId="14B38E3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E0ED585" w14:textId="77777777" w:rsidTr="007E7A3B">
        <w:tc>
          <w:tcPr>
            <w:tcW w:w="2700" w:type="dxa"/>
            <w:tcBorders>
              <w:top w:val="nil"/>
              <w:left w:val="nil"/>
              <w:bottom w:val="single" w:sz="4" w:space="0" w:color="auto"/>
              <w:right w:val="nil"/>
            </w:tcBorders>
            <w:shd w:val="clear" w:color="auto" w:fill="auto"/>
            <w:noWrap/>
            <w:vAlign w:val="center"/>
            <w:hideMark/>
          </w:tcPr>
          <w:p w14:paraId="745DC9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Middle</w:t>
            </w:r>
          </w:p>
        </w:tc>
        <w:tc>
          <w:tcPr>
            <w:tcW w:w="1092" w:type="dxa"/>
            <w:tcBorders>
              <w:top w:val="nil"/>
              <w:left w:val="nil"/>
              <w:bottom w:val="single" w:sz="4" w:space="0" w:color="auto"/>
              <w:right w:val="nil"/>
            </w:tcBorders>
            <w:shd w:val="clear" w:color="auto" w:fill="auto"/>
            <w:vAlign w:val="center"/>
            <w:hideMark/>
          </w:tcPr>
          <w:p w14:paraId="4CFEB5A1" w14:textId="4763C10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28AB46F" w14:textId="58F001D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E38E315" w14:textId="0A83F4C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76C97E2" w14:textId="0351E49D"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0BB1A9" w14:textId="77BC139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7AB8432" w14:textId="05490079"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9FB7046" w14:textId="5CA3E05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CFB1E1A" w14:textId="77777777" w:rsidTr="007E7A3B">
        <w:tc>
          <w:tcPr>
            <w:tcW w:w="2700" w:type="dxa"/>
            <w:tcBorders>
              <w:top w:val="nil"/>
              <w:left w:val="nil"/>
              <w:bottom w:val="single" w:sz="4" w:space="0" w:color="auto"/>
              <w:right w:val="nil"/>
            </w:tcBorders>
            <w:shd w:val="clear" w:color="auto" w:fill="auto"/>
            <w:noWrap/>
            <w:vAlign w:val="center"/>
            <w:hideMark/>
          </w:tcPr>
          <w:p w14:paraId="6A22099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Second</w:t>
            </w:r>
          </w:p>
        </w:tc>
        <w:tc>
          <w:tcPr>
            <w:tcW w:w="1092" w:type="dxa"/>
            <w:tcBorders>
              <w:top w:val="nil"/>
              <w:left w:val="nil"/>
              <w:bottom w:val="single" w:sz="4" w:space="0" w:color="auto"/>
              <w:right w:val="nil"/>
            </w:tcBorders>
            <w:shd w:val="clear" w:color="auto" w:fill="auto"/>
            <w:vAlign w:val="center"/>
            <w:hideMark/>
          </w:tcPr>
          <w:p w14:paraId="36D78BA6" w14:textId="15E3821E"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6154151" w14:textId="5403781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776403" w14:textId="2421DC60"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744D202" w14:textId="42100B3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6396793" w14:textId="7C8A391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474BDE" w14:textId="5DBDA6A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13658D9" w14:textId="4FAE8F5C"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9D18B58" w14:textId="77777777" w:rsidTr="007E7A3B">
        <w:tc>
          <w:tcPr>
            <w:tcW w:w="2700" w:type="dxa"/>
            <w:tcBorders>
              <w:top w:val="nil"/>
              <w:left w:val="nil"/>
              <w:bottom w:val="single" w:sz="4" w:space="0" w:color="auto"/>
              <w:right w:val="nil"/>
            </w:tcBorders>
            <w:shd w:val="clear" w:color="auto" w:fill="auto"/>
            <w:noWrap/>
            <w:vAlign w:val="center"/>
            <w:hideMark/>
          </w:tcPr>
          <w:p w14:paraId="68BE97C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Lowest (poorest)</w:t>
            </w:r>
          </w:p>
        </w:tc>
        <w:tc>
          <w:tcPr>
            <w:tcW w:w="1092" w:type="dxa"/>
            <w:tcBorders>
              <w:top w:val="nil"/>
              <w:left w:val="nil"/>
              <w:bottom w:val="single" w:sz="4" w:space="0" w:color="auto"/>
              <w:right w:val="nil"/>
            </w:tcBorders>
            <w:shd w:val="clear" w:color="auto" w:fill="auto"/>
            <w:vAlign w:val="center"/>
            <w:hideMark/>
          </w:tcPr>
          <w:p w14:paraId="72D255F8" w14:textId="76BE959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A38FFFC" w14:textId="087D7B2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7C127CF" w14:textId="50EB458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21120E" w14:textId="6CD790F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7BE8578" w14:textId="24E0C7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31307" w14:textId="5E643B2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DCDC37D" w14:textId="463E1AA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A7354B0" w14:textId="77777777" w:rsidTr="007E7A3B">
        <w:tc>
          <w:tcPr>
            <w:tcW w:w="2700" w:type="dxa"/>
            <w:tcBorders>
              <w:top w:val="nil"/>
              <w:left w:val="nil"/>
              <w:bottom w:val="single" w:sz="4" w:space="0" w:color="auto"/>
              <w:right w:val="nil"/>
            </w:tcBorders>
            <w:shd w:val="clear" w:color="000000" w:fill="DBE7F3"/>
            <w:vAlign w:val="center"/>
            <w:hideMark/>
          </w:tcPr>
          <w:p w14:paraId="56DB8F67"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092" w:type="dxa"/>
            <w:tcBorders>
              <w:top w:val="nil"/>
              <w:left w:val="nil"/>
              <w:bottom w:val="single" w:sz="4" w:space="0" w:color="auto"/>
              <w:right w:val="nil"/>
            </w:tcBorders>
            <w:shd w:val="clear" w:color="000000" w:fill="DBE7F3"/>
            <w:vAlign w:val="center"/>
            <w:hideMark/>
          </w:tcPr>
          <w:p w14:paraId="4019337E" w14:textId="5790C664"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21D930C8" w14:textId="6817C8B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431317D" w14:textId="737CCF67"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E44512B" w14:textId="162D8CF8"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6DEAA068" w14:textId="6C85C4F5"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D18A20D" w14:textId="62E1D40D"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150DB8B3" w14:textId="0C90EA0A"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34EE432B" w14:textId="77777777" w:rsidTr="007E7A3B">
        <w:tc>
          <w:tcPr>
            <w:tcW w:w="2700" w:type="dxa"/>
            <w:tcBorders>
              <w:top w:val="nil"/>
              <w:left w:val="nil"/>
              <w:bottom w:val="single" w:sz="4" w:space="0" w:color="auto"/>
              <w:right w:val="nil"/>
            </w:tcBorders>
            <w:shd w:val="clear" w:color="auto" w:fill="auto"/>
            <w:vAlign w:val="center"/>
            <w:hideMark/>
          </w:tcPr>
          <w:p w14:paraId="4584BD7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Poor</w:t>
            </w:r>
          </w:p>
        </w:tc>
        <w:tc>
          <w:tcPr>
            <w:tcW w:w="1092" w:type="dxa"/>
            <w:tcBorders>
              <w:top w:val="nil"/>
              <w:left w:val="nil"/>
              <w:bottom w:val="single" w:sz="4" w:space="0" w:color="auto"/>
              <w:right w:val="nil"/>
            </w:tcBorders>
            <w:shd w:val="clear" w:color="auto" w:fill="auto"/>
            <w:noWrap/>
            <w:vAlign w:val="center"/>
            <w:hideMark/>
          </w:tcPr>
          <w:p w14:paraId="1065CD7C" w14:textId="2E6F4A0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C88D18F" w14:textId="7E7740C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7DC27AE" w14:textId="3FFC535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3EAF1AF" w14:textId="4E168DB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746BE9D" w14:textId="5247A682"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00B4037" w14:textId="21CB9AD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AAB33C8" w14:textId="1AFF631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3202142" w14:textId="77777777" w:rsidTr="007E7A3B">
        <w:tc>
          <w:tcPr>
            <w:tcW w:w="2700" w:type="dxa"/>
            <w:tcBorders>
              <w:top w:val="nil"/>
              <w:left w:val="nil"/>
              <w:bottom w:val="single" w:sz="4" w:space="0" w:color="auto"/>
              <w:right w:val="nil"/>
            </w:tcBorders>
            <w:shd w:val="clear" w:color="auto" w:fill="auto"/>
            <w:vAlign w:val="center"/>
            <w:hideMark/>
          </w:tcPr>
          <w:p w14:paraId="3393955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Non-poor</w:t>
            </w:r>
          </w:p>
        </w:tc>
        <w:tc>
          <w:tcPr>
            <w:tcW w:w="1092" w:type="dxa"/>
            <w:tcBorders>
              <w:top w:val="nil"/>
              <w:left w:val="nil"/>
              <w:bottom w:val="single" w:sz="4" w:space="0" w:color="auto"/>
              <w:right w:val="nil"/>
            </w:tcBorders>
            <w:shd w:val="clear" w:color="auto" w:fill="auto"/>
            <w:noWrap/>
            <w:vAlign w:val="center"/>
            <w:hideMark/>
          </w:tcPr>
          <w:p w14:paraId="3FD5512C" w14:textId="5288A2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597D6A7" w14:textId="5EC53CA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D12C46B" w14:textId="4FB3BBFD"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4063189" w14:textId="3D3FA809"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6CA7277D" w14:textId="4E1E33E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3A2D4A1" w14:textId="77BA7F4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8C405D1" w14:textId="48B0EC5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E18E77F" w14:textId="77777777" w:rsidTr="007E7A3B">
        <w:tc>
          <w:tcPr>
            <w:tcW w:w="2700" w:type="dxa"/>
            <w:tcBorders>
              <w:top w:val="nil"/>
              <w:left w:val="nil"/>
              <w:bottom w:val="single" w:sz="4" w:space="0" w:color="auto"/>
              <w:right w:val="nil"/>
            </w:tcBorders>
            <w:shd w:val="clear" w:color="000000" w:fill="DBE7F3"/>
            <w:noWrap/>
            <w:vAlign w:val="center"/>
            <w:hideMark/>
          </w:tcPr>
          <w:p w14:paraId="52A89E0B"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092" w:type="dxa"/>
            <w:tcBorders>
              <w:top w:val="nil"/>
              <w:left w:val="nil"/>
              <w:bottom w:val="single" w:sz="4" w:space="0" w:color="auto"/>
              <w:right w:val="nil"/>
            </w:tcBorders>
            <w:shd w:val="clear" w:color="000000" w:fill="DBE7F3"/>
            <w:vAlign w:val="center"/>
            <w:hideMark/>
          </w:tcPr>
          <w:p w14:paraId="29C3E743" w14:textId="46682FC2"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5B8BB1F5" w14:textId="25FCF102"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1936DBD3" w14:textId="73B690CC"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89BDCA1" w14:textId="3DDDCF5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3E6C086C" w14:textId="0168A99C"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18BDB58" w14:textId="273F6717"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7D6A9D13" w14:textId="4662B7A5"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EF85E9F" w14:textId="77777777" w:rsidTr="007E7A3B">
        <w:tc>
          <w:tcPr>
            <w:tcW w:w="2700" w:type="dxa"/>
            <w:tcBorders>
              <w:top w:val="nil"/>
              <w:left w:val="nil"/>
              <w:bottom w:val="single" w:sz="4" w:space="0" w:color="auto"/>
              <w:right w:val="nil"/>
            </w:tcBorders>
            <w:shd w:val="clear" w:color="auto" w:fill="auto"/>
            <w:noWrap/>
            <w:vAlign w:val="center"/>
            <w:hideMark/>
          </w:tcPr>
          <w:p w14:paraId="1C75EE3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Did not experience any shocks</w:t>
            </w:r>
          </w:p>
        </w:tc>
        <w:tc>
          <w:tcPr>
            <w:tcW w:w="1092" w:type="dxa"/>
            <w:tcBorders>
              <w:top w:val="nil"/>
              <w:left w:val="nil"/>
              <w:bottom w:val="single" w:sz="4" w:space="0" w:color="auto"/>
              <w:right w:val="nil"/>
            </w:tcBorders>
            <w:shd w:val="clear" w:color="auto" w:fill="auto"/>
            <w:vAlign w:val="center"/>
            <w:hideMark/>
          </w:tcPr>
          <w:p w14:paraId="7341AB25" w14:textId="542C158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94F967D" w14:textId="3A440496"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4D108D" w14:textId="5E70CF1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080D494" w14:textId="28C4EAE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968060F" w14:textId="2574D2C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D548D" w14:textId="0DC6BF8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8617CAA" w14:textId="1CADC64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BB7BB1C" w14:textId="77777777" w:rsidTr="007E7A3B">
        <w:tc>
          <w:tcPr>
            <w:tcW w:w="2700" w:type="dxa"/>
            <w:tcBorders>
              <w:top w:val="nil"/>
              <w:left w:val="nil"/>
              <w:bottom w:val="single" w:sz="4" w:space="0" w:color="auto"/>
              <w:right w:val="nil"/>
            </w:tcBorders>
            <w:shd w:val="clear" w:color="auto" w:fill="auto"/>
            <w:noWrap/>
            <w:vAlign w:val="center"/>
            <w:hideMark/>
          </w:tcPr>
          <w:p w14:paraId="7952E3E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w:t>
            </w:r>
          </w:p>
        </w:tc>
        <w:tc>
          <w:tcPr>
            <w:tcW w:w="1092" w:type="dxa"/>
            <w:tcBorders>
              <w:top w:val="nil"/>
              <w:left w:val="nil"/>
              <w:bottom w:val="single" w:sz="4" w:space="0" w:color="auto"/>
              <w:right w:val="nil"/>
            </w:tcBorders>
            <w:shd w:val="clear" w:color="auto" w:fill="auto"/>
            <w:vAlign w:val="center"/>
            <w:hideMark/>
          </w:tcPr>
          <w:p w14:paraId="7BFF306C" w14:textId="519D5D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7F18EF5" w14:textId="1D10367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905F9E2" w14:textId="1205A27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504BBC" w14:textId="7D3643AF"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4765613" w14:textId="25CF80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AD0C429" w14:textId="24936F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60227A5" w14:textId="471FDD3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3A3190A" w14:textId="77777777" w:rsidTr="007E7A3B">
        <w:tc>
          <w:tcPr>
            <w:tcW w:w="2700" w:type="dxa"/>
            <w:tcBorders>
              <w:top w:val="nil"/>
              <w:left w:val="nil"/>
              <w:bottom w:val="single" w:sz="4" w:space="0" w:color="auto"/>
              <w:right w:val="nil"/>
            </w:tcBorders>
            <w:shd w:val="clear" w:color="auto" w:fill="auto"/>
            <w:noWrap/>
            <w:vAlign w:val="center"/>
            <w:hideMark/>
          </w:tcPr>
          <w:p w14:paraId="3291F6AB"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Moderate</w:t>
            </w:r>
          </w:p>
        </w:tc>
        <w:tc>
          <w:tcPr>
            <w:tcW w:w="1092" w:type="dxa"/>
            <w:tcBorders>
              <w:top w:val="nil"/>
              <w:left w:val="nil"/>
              <w:bottom w:val="single" w:sz="4" w:space="0" w:color="auto"/>
              <w:right w:val="nil"/>
            </w:tcBorders>
            <w:shd w:val="clear" w:color="auto" w:fill="auto"/>
            <w:vAlign w:val="center"/>
            <w:hideMark/>
          </w:tcPr>
          <w:p w14:paraId="24B0BB44" w14:textId="2C756CB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B0CDB93" w14:textId="2FD80F4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7504EE6" w14:textId="0ECFFBF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EFA5BF" w14:textId="5C027B1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AB66235" w14:textId="6638EFF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1E27295" w14:textId="315A523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752841E" w14:textId="7111A58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A96ABE" w14:textId="77777777" w:rsidTr="007E7A3B">
        <w:tc>
          <w:tcPr>
            <w:tcW w:w="2700" w:type="dxa"/>
            <w:tcBorders>
              <w:top w:val="nil"/>
              <w:left w:val="nil"/>
              <w:bottom w:val="single" w:sz="4" w:space="0" w:color="auto"/>
              <w:right w:val="nil"/>
            </w:tcBorders>
            <w:shd w:val="clear" w:color="auto" w:fill="auto"/>
            <w:noWrap/>
            <w:vAlign w:val="center"/>
            <w:hideMark/>
          </w:tcPr>
          <w:p w14:paraId="2304599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w:t>
            </w:r>
          </w:p>
        </w:tc>
        <w:tc>
          <w:tcPr>
            <w:tcW w:w="1092" w:type="dxa"/>
            <w:tcBorders>
              <w:top w:val="nil"/>
              <w:left w:val="nil"/>
              <w:bottom w:val="single" w:sz="4" w:space="0" w:color="auto"/>
              <w:right w:val="nil"/>
            </w:tcBorders>
            <w:shd w:val="clear" w:color="auto" w:fill="auto"/>
            <w:vAlign w:val="center"/>
            <w:hideMark/>
          </w:tcPr>
          <w:p w14:paraId="78ECEDB5" w14:textId="4D083529"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4683762" w14:textId="4EEC4F51"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1D21838B" w14:textId="7777777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noWrap/>
            <w:vAlign w:val="bottom"/>
            <w:hideMark/>
          </w:tcPr>
          <w:p w14:paraId="29C03647"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40" w:type="dxa"/>
            <w:tcBorders>
              <w:top w:val="single" w:sz="4" w:space="0" w:color="auto"/>
              <w:left w:val="nil"/>
              <w:bottom w:val="single" w:sz="4" w:space="0" w:color="auto"/>
              <w:right w:val="nil"/>
            </w:tcBorders>
            <w:shd w:val="clear" w:color="auto" w:fill="auto"/>
            <w:noWrap/>
            <w:vAlign w:val="bottom"/>
            <w:hideMark/>
          </w:tcPr>
          <w:p w14:paraId="4DEEFFE8"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38" w:type="dxa"/>
            <w:tcBorders>
              <w:top w:val="single" w:sz="4" w:space="0" w:color="auto"/>
              <w:left w:val="nil"/>
              <w:bottom w:val="single" w:sz="4" w:space="0" w:color="auto"/>
              <w:right w:val="nil"/>
            </w:tcBorders>
            <w:shd w:val="clear" w:color="auto" w:fill="auto"/>
            <w:noWrap/>
            <w:vAlign w:val="bottom"/>
            <w:hideMark/>
          </w:tcPr>
          <w:p w14:paraId="64DC575F"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1181" w:type="dxa"/>
            <w:tcBorders>
              <w:top w:val="single" w:sz="4" w:space="0" w:color="auto"/>
              <w:left w:val="nil"/>
              <w:bottom w:val="single" w:sz="4" w:space="0" w:color="auto"/>
              <w:right w:val="nil"/>
            </w:tcBorders>
            <w:shd w:val="clear" w:color="auto" w:fill="auto"/>
            <w:noWrap/>
            <w:vAlign w:val="bottom"/>
            <w:hideMark/>
          </w:tcPr>
          <w:p w14:paraId="7410CD85" w14:textId="77777777" w:rsidR="00150D31" w:rsidRPr="007E7A3B" w:rsidRDefault="00150D31" w:rsidP="007E7A3B">
            <w:pPr>
              <w:widowControl/>
              <w:spacing w:line="259" w:lineRule="auto"/>
              <w:jc w:val="center"/>
              <w:rPr>
                <w:rFonts w:eastAsia="Times New Roman" w:cs="Times New Roman"/>
                <w:color w:val="auto"/>
                <w:sz w:val="20"/>
                <w:szCs w:val="20"/>
              </w:rPr>
            </w:pPr>
          </w:p>
        </w:tc>
      </w:tr>
    </w:tbl>
    <w:p w14:paraId="37741A36" w14:textId="34A00803" w:rsidR="00150D31" w:rsidRPr="00901D8B" w:rsidRDefault="00703945" w:rsidP="004E6C2D">
      <w:pPr>
        <w:ind w:left="90" w:right="1800" w:hanging="90"/>
        <w:rPr>
          <w:sz w:val="16"/>
          <w:szCs w:val="16"/>
        </w:rPr>
      </w:pPr>
      <w:commentRangeStart w:id="1020"/>
      <w:r w:rsidRPr="007472E6">
        <w:rPr>
          <w:color w:val="auto"/>
          <w:sz w:val="16"/>
          <w:szCs w:val="16"/>
        </w:rPr>
        <w:t>^ Results not statistically reliable, n&lt;30  </w:t>
      </w:r>
      <w:commentRangeEnd w:id="1020"/>
      <w:r>
        <w:rPr>
          <w:rStyle w:val="CommentReference"/>
        </w:rPr>
        <w:commentReference w:id="1020"/>
      </w:r>
    </w:p>
    <w:p w14:paraId="34B4F2DC" w14:textId="5367B602"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CD5A43C" w14:textId="4CBE4EAE"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C2680D" w14:textId="77777777" w:rsidR="00501DD5" w:rsidRPr="003A33DA" w:rsidRDefault="00150D31" w:rsidP="00501DD5">
      <w:pPr>
        <w:pStyle w:val="TF-TblFN"/>
        <w:spacing w:before="0"/>
        <w:ind w:left="90" w:hanging="90"/>
      </w:pPr>
      <w:r w:rsidRPr="00150D31">
        <w:t>Note</w:t>
      </w:r>
      <w:r w:rsidR="00501DD5">
        <w:t>s</w:t>
      </w:r>
      <w:r w:rsidRPr="00150D31">
        <w:t xml:space="preserve">: </w:t>
      </w:r>
    </w:p>
    <w:p w14:paraId="649BDD16" w14:textId="77777777" w:rsidR="00501DD5" w:rsidRPr="0061549A" w:rsidRDefault="00501DD5" w:rsidP="00501DD5">
      <w:pPr>
        <w:pStyle w:val="TF-TblFN"/>
        <w:spacing w:before="0"/>
        <w:ind w:left="90" w:hanging="90"/>
        <w:rPr>
          <w:rFonts w:eastAsia="Arial" w:cs="Arial"/>
          <w:color w:val="000000"/>
          <w:szCs w:val="24"/>
        </w:rPr>
      </w:pPr>
      <w:r w:rsidRPr="003A33DA">
        <w:t>Indicator estimates and the gendered household type disaggregate are based on de facto household members.</w:t>
      </w:r>
    </w:p>
    <w:p w14:paraId="4A7D70EE" w14:textId="77777777" w:rsidR="00501DD5" w:rsidRPr="0061549A" w:rsidRDefault="00501DD5" w:rsidP="00501DD5">
      <w:pPr>
        <w:pStyle w:val="TF-TblFN"/>
        <w:spacing w:before="0" w:line="276" w:lineRule="auto"/>
        <w:ind w:left="86" w:hanging="86"/>
        <w:rPr>
          <w:rFonts w:eastAsia="Arial" w:cs="Arial"/>
          <w:color w:val="000000"/>
          <w:szCs w:val="24"/>
        </w:rPr>
      </w:pPr>
      <w:r w:rsidRPr="003A33DA">
        <w:t xml:space="preserve">The wealth quintile and poverty status disaggregates are calculated using de jure household members. </w:t>
      </w:r>
    </w:p>
    <w:p w14:paraId="23680002" w14:textId="77777777" w:rsidR="000E4C55" w:rsidRDefault="000E4C55"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0D83A573" w14:textId="342846F6" w:rsidR="00BC0F95" w:rsidRPr="00DF4DE5" w:rsidRDefault="00BC0F95" w:rsidP="007E7A3B">
      <w:pPr>
        <w:pStyle w:val="Heading2"/>
        <w:numPr>
          <w:ilvl w:val="1"/>
          <w:numId w:val="54"/>
        </w:numPr>
        <w:ind w:left="1440" w:hanging="720"/>
      </w:pPr>
      <w:bookmarkStart w:id="1021" w:name="_Toc63673388"/>
      <w:r w:rsidRPr="00DF4DE5">
        <w:t xml:space="preserve">Stunting, </w:t>
      </w:r>
      <w:r w:rsidR="00AA61B8" w:rsidRPr="00DF4DE5">
        <w:t xml:space="preserve">wasting, </w:t>
      </w:r>
      <w:r w:rsidR="00AA61B8">
        <w:t>and healthy weight</w:t>
      </w:r>
      <w:r w:rsidR="00AA61B8" w:rsidRPr="00DF4DE5">
        <w:t xml:space="preserve"> </w:t>
      </w:r>
      <w:r w:rsidR="00AA61B8">
        <w:t>a</w:t>
      </w:r>
      <w:r w:rsidR="00AA61B8" w:rsidRPr="00DF4DE5">
        <w:t xml:space="preserve">mong children </w:t>
      </w:r>
      <w:r w:rsidR="00AA61B8">
        <w:t xml:space="preserve">under </w:t>
      </w:r>
      <w:r w:rsidR="00004EEC">
        <w:t xml:space="preserve">5 </w:t>
      </w:r>
      <w:r w:rsidR="00AA61B8" w:rsidRPr="00DF4DE5">
        <w:t>years</w:t>
      </w:r>
      <w:bookmarkEnd w:id="1018"/>
      <w:bookmarkEnd w:id="1019"/>
      <w:r w:rsidR="00004EEC">
        <w:t xml:space="preserve"> of age</w:t>
      </w:r>
      <w:bookmarkEnd w:id="1021"/>
    </w:p>
    <w:p w14:paraId="0E6EEFC4" w14:textId="2CA1C433" w:rsidR="00BC0F95" w:rsidRPr="00DF4DE5" w:rsidRDefault="00BC0F95" w:rsidP="007E7A3B">
      <w:pPr>
        <w:pStyle w:val="BodyText1"/>
      </w:pPr>
      <w:r w:rsidRPr="00DF4DE5">
        <w:t xml:space="preserve">This </w:t>
      </w:r>
      <w:r w:rsidR="00A75D5B">
        <w:t>s</w:t>
      </w:r>
      <w:r w:rsidR="00EA5FC7">
        <w:t>ection</w:t>
      </w:r>
      <w:r w:rsidRPr="00DF4DE5">
        <w:t xml:space="preserve"> reports</w:t>
      </w:r>
      <w:r w:rsidR="00705E5F">
        <w:t xml:space="preserve"> on</w:t>
      </w:r>
      <w:r w:rsidRPr="00DF4DE5">
        <w:t xml:space="preserve"> three anthropometric measurements of nutrition among children under </w:t>
      </w:r>
      <w:r w:rsidR="00004EEC">
        <w:t>5</w:t>
      </w:r>
      <w:r w:rsidR="00004EEC" w:rsidRPr="00DF4DE5">
        <w:t xml:space="preserve"> </w:t>
      </w:r>
      <w:r w:rsidRPr="00DF4DE5">
        <w:t xml:space="preserve">years </w:t>
      </w:r>
      <w:r w:rsidR="00004EEC">
        <w:t xml:space="preserve">of age </w:t>
      </w:r>
      <w:r w:rsidRPr="00DF4DE5">
        <w:t xml:space="preserve">in the </w:t>
      </w:r>
      <w:r w:rsidR="006E6E0F">
        <w:t>ZOI</w:t>
      </w:r>
      <w:r w:rsidRPr="00DF4DE5">
        <w:t>: stunting (</w:t>
      </w:r>
      <w:r w:rsidR="00A75D5B">
        <w:t xml:space="preserve">low </w:t>
      </w:r>
      <w:r w:rsidRPr="00DF4DE5">
        <w:t>height-for-age), wasting (</w:t>
      </w:r>
      <w:r w:rsidR="00A75D5B">
        <w:t xml:space="preserve">low </w:t>
      </w:r>
      <w:r w:rsidRPr="00DF4DE5">
        <w:t xml:space="preserve">weight-for-height), and </w:t>
      </w:r>
      <w:r w:rsidR="00465D6A">
        <w:t xml:space="preserve">healthy weight </w:t>
      </w:r>
      <w:r w:rsidR="00666B75" w:rsidRPr="00DF4DE5">
        <w:t>(</w:t>
      </w:r>
      <w:r w:rsidR="00666B75">
        <w:t xml:space="preserve">appropriate </w:t>
      </w:r>
      <w:r w:rsidR="00666B75" w:rsidRPr="00DF4DE5">
        <w:t>weight-for-height)</w:t>
      </w:r>
      <w:r w:rsidR="00666B75">
        <w:t xml:space="preserve"> </w:t>
      </w:r>
      <w:r w:rsidR="00465D6A">
        <w:t>children.</w:t>
      </w:r>
    </w:p>
    <w:p w14:paraId="50F0F484" w14:textId="50BCBF6A" w:rsidR="00BC0F95" w:rsidRPr="00DF4DE5" w:rsidRDefault="00BC0F95" w:rsidP="007E7A3B">
      <w:pPr>
        <w:pStyle w:val="Heading3"/>
        <w:numPr>
          <w:ilvl w:val="2"/>
          <w:numId w:val="54"/>
        </w:numPr>
        <w:tabs>
          <w:tab w:val="num" w:pos="2160"/>
        </w:tabs>
        <w:ind w:left="2160"/>
      </w:pPr>
      <w:bookmarkStart w:id="1022" w:name="_Toc400542630"/>
      <w:bookmarkStart w:id="1023" w:name="_Toc414874518"/>
      <w:bookmarkStart w:id="1024" w:name="_Toc63673389"/>
      <w:r w:rsidRPr="00DF4DE5">
        <w:t>Stunting (</w:t>
      </w:r>
      <w:r w:rsidR="00AA61B8">
        <w:t>low h</w:t>
      </w:r>
      <w:r w:rsidR="00AA61B8" w:rsidRPr="00DF4DE5">
        <w:t>eight-for-</w:t>
      </w:r>
      <w:r w:rsidR="00AA61B8">
        <w:t>a</w:t>
      </w:r>
      <w:r w:rsidR="00AA61B8" w:rsidRPr="00DF4DE5">
        <w:t>ge</w:t>
      </w:r>
      <w:r w:rsidRPr="00DF4DE5">
        <w:t>)</w:t>
      </w:r>
      <w:bookmarkEnd w:id="1022"/>
      <w:bookmarkEnd w:id="1023"/>
      <w:bookmarkEnd w:id="1024"/>
    </w:p>
    <w:p w14:paraId="3B9C2C6E" w14:textId="78D70240" w:rsidR="00A75D5B" w:rsidRPr="00DF4DE5" w:rsidRDefault="00A75D5B" w:rsidP="007E7A3B">
      <w:pPr>
        <w:pStyle w:val="BodyText1"/>
      </w:pPr>
      <w:r w:rsidRPr="00D8650F">
        <w:t>Stunting</w:t>
      </w:r>
      <w:r w:rsidR="00925921">
        <w:t>, or</w:t>
      </w:r>
      <w:r w:rsidRPr="00DF4DE5">
        <w:t xml:space="preserve"> linear growth retardation, </w:t>
      </w:r>
      <w:r w:rsidR="007B24B2">
        <w:t xml:space="preserve">is a consequence of an inadequate </w:t>
      </w:r>
      <w:r w:rsidR="00A079DE">
        <w:t xml:space="preserve">growth environment. </w:t>
      </w:r>
      <w:r w:rsidRPr="00DF4DE5">
        <w:t xml:space="preserve">Reducing the prevalence of stunting among children, particularly </w:t>
      </w:r>
      <w:r w:rsidR="00004EEC">
        <w:t xml:space="preserve">children </w:t>
      </w:r>
      <w:r w:rsidRPr="00DF4DE5">
        <w:t>0</w:t>
      </w:r>
      <w:r>
        <w:t>–</w:t>
      </w:r>
      <w:r w:rsidRPr="00DF4DE5">
        <w:t>23 months</w:t>
      </w:r>
      <w:r w:rsidR="00004EEC">
        <w:t xml:space="preserve"> of age</w:t>
      </w:r>
      <w:r w:rsidRPr="00DF4DE5">
        <w:t xml:space="preserve">, is important because linear growth </w:t>
      </w:r>
      <w:r w:rsidR="001B4856">
        <w:t xml:space="preserve">retardation is causally linked to difficult birth and poor birth outcomes, and </w:t>
      </w:r>
      <w:r w:rsidR="001B4856" w:rsidRPr="00416E3F">
        <w:t>is</w:t>
      </w:r>
      <w:r w:rsidR="001B4856" w:rsidRPr="00A65542">
        <w:t xml:space="preserve"> </w:t>
      </w:r>
      <w:r w:rsidR="001B4856" w:rsidRPr="00A65542">
        <w:lastRenderedPageBreak/>
        <w:t>associated with</w:t>
      </w:r>
      <w:r w:rsidR="001B4856">
        <w:t>—</w:t>
      </w:r>
      <w:r w:rsidR="001B4856" w:rsidRPr="00A65542">
        <w:t xml:space="preserve">but </w:t>
      </w:r>
      <w:r w:rsidR="003D4D9F">
        <w:t xml:space="preserve">may not </w:t>
      </w:r>
      <w:r w:rsidR="001B4856" w:rsidRPr="00A65542">
        <w:t>cause</w:t>
      </w:r>
      <w:r w:rsidR="001B4856">
        <w:t>—delayed child development, reduced earnings in adulthood, and chronic diseases.</w:t>
      </w:r>
      <w:r w:rsidR="00BF273B">
        <w:rPr>
          <w:rStyle w:val="FootnoteReference"/>
        </w:rPr>
        <w:footnoteReference w:id="99"/>
      </w:r>
      <w:r w:rsidRPr="00DF4DE5">
        <w:t xml:space="preserve"> Stunting is a height-for-age measurement that reflects chronic undernutrition. This indicator measur</w:t>
      </w:r>
      <w:r>
        <w:t xml:space="preserve">es the percentage of children </w:t>
      </w:r>
      <w:r w:rsidR="00CC7F7C">
        <w:t>0-59</w:t>
      </w:r>
      <w:r w:rsidRPr="00DF4DE5">
        <w:t xml:space="preserve"> months </w:t>
      </w:r>
      <w:r w:rsidR="00BF273B">
        <w:t xml:space="preserve">of age </w:t>
      </w:r>
      <w:r w:rsidR="002F60BC">
        <w:t>with</w:t>
      </w:r>
      <w:r>
        <w:t xml:space="preserve"> a height-for-age z</w:t>
      </w:r>
      <w:r w:rsidRPr="00DF4DE5">
        <w:t xml:space="preserve">-score more than two standard deviations </w:t>
      </w:r>
      <w:r>
        <w:t xml:space="preserve">(SDs) </w:t>
      </w:r>
      <w:r w:rsidRPr="00DF4DE5">
        <w:t>below the median of the 2006 WHO Child Growth Standard.</w:t>
      </w:r>
      <w:r w:rsidRPr="00DF4DE5">
        <w:rPr>
          <w:rStyle w:val="FootnoteReference"/>
        </w:rPr>
        <w:footnoteReference w:id="100"/>
      </w:r>
      <w:r w:rsidRPr="00DF4DE5">
        <w:t xml:space="preserve"> </w:t>
      </w:r>
    </w:p>
    <w:p w14:paraId="49D23ED8" w14:textId="45D10705" w:rsidR="00BC0F95" w:rsidRPr="00DF4DE5" w:rsidRDefault="007A6EBA" w:rsidP="007E7A3B">
      <w:pPr>
        <w:pStyle w:val="BodyText1"/>
      </w:pPr>
      <w:r>
        <w:rPr>
          <w:b/>
        </w:rPr>
        <w:t xml:space="preserve">Table </w:t>
      </w:r>
      <w:r w:rsidR="00E25490">
        <w:rPr>
          <w:b/>
        </w:rPr>
        <w:t>9</w:t>
      </w:r>
      <w:r>
        <w:rPr>
          <w:b/>
        </w:rPr>
        <w:t>.</w:t>
      </w:r>
      <w:r w:rsidR="00773E71">
        <w:rPr>
          <w:b/>
        </w:rPr>
        <w:t>2</w:t>
      </w:r>
      <w:r w:rsidR="00E25490">
        <w:rPr>
          <w:b/>
        </w:rPr>
        <w:t>.1</w:t>
      </w:r>
      <w:r w:rsidR="00BC0F95" w:rsidRPr="00DF4DE5">
        <w:t xml:space="preserve"> shows the prevalence of </w:t>
      </w:r>
      <w:r w:rsidR="00F8458E">
        <w:t xml:space="preserve">severe </w:t>
      </w:r>
      <w:r w:rsidR="00BC0F95" w:rsidRPr="00DF4DE5">
        <w:t>stunt</w:t>
      </w:r>
      <w:r w:rsidR="006465A8">
        <w:t xml:space="preserve">ing </w:t>
      </w:r>
      <w:r w:rsidR="00F8458E">
        <w:t xml:space="preserve">(&lt;-3 SD) </w:t>
      </w:r>
      <w:r w:rsidR="006465A8">
        <w:t>and stunting</w:t>
      </w:r>
      <w:r w:rsidR="00A75D5B">
        <w:t xml:space="preserve"> </w:t>
      </w:r>
      <w:r w:rsidR="00837AC7">
        <w:t xml:space="preserve">(&lt;-2 SD) </w:t>
      </w:r>
      <w:r w:rsidR="00A75D5B">
        <w:t xml:space="preserve">and mean </w:t>
      </w:r>
      <w:r w:rsidR="006465A8">
        <w:t xml:space="preserve">height-for-age </w:t>
      </w:r>
      <w:r w:rsidR="00A75D5B">
        <w:t>z</w:t>
      </w:r>
      <w:r w:rsidR="00BC0F95" w:rsidRPr="00DF4DE5">
        <w:t xml:space="preserve">-scores for children under </w:t>
      </w:r>
      <w:r w:rsidR="00BF273B">
        <w:t xml:space="preserve">5 </w:t>
      </w:r>
      <w:r w:rsidR="00BC0F95" w:rsidRPr="00DF4DE5">
        <w:t xml:space="preserve">years </w:t>
      </w:r>
      <w:r w:rsidR="00BF273B">
        <w:t xml:space="preserve">of age </w:t>
      </w:r>
      <w:r w:rsidR="00BC0F95" w:rsidRPr="00DF4DE5">
        <w:t xml:space="preserve">in the </w:t>
      </w:r>
      <w:r w:rsidR="006E6E0F">
        <w:t>ZOI</w:t>
      </w:r>
      <w:r w:rsidR="00BC0F95" w:rsidRPr="00DF4DE5">
        <w:t>.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w:t>
      </w:r>
      <w:r w:rsidR="00FF2632">
        <w:t xml:space="preserve">wealth </w:t>
      </w:r>
      <w:r w:rsidR="00A466C7">
        <w:t>quintile</w:t>
      </w:r>
      <w:r w:rsidR="00FF2632">
        <w:t>, poverty status</w:t>
      </w:r>
      <w:r w:rsidR="00290099">
        <w:t>, and severity of shock exposure</w:t>
      </w:r>
      <w:r w:rsidR="00BC0F95" w:rsidRPr="00DF4DE5">
        <w:t>.</w:t>
      </w:r>
    </w:p>
    <w:p w14:paraId="21C1B026" w14:textId="77777777" w:rsidR="00BC0F95" w:rsidRPr="00DF4DE5" w:rsidRDefault="00BC0F95" w:rsidP="007E7A3B">
      <w:pPr>
        <w:pStyle w:val="BodyText1"/>
      </w:pPr>
      <w:r w:rsidRPr="00DF4DE5">
        <w:rPr>
          <w:highlight w:val="yellow"/>
        </w:rPr>
        <w:t>[Insert description of the values presented in the table.]</w:t>
      </w:r>
    </w:p>
    <w:p w14:paraId="378DC18A" w14:textId="6037AF15" w:rsidR="00F92BB2" w:rsidRPr="008E7DBF" w:rsidRDefault="007A6EBA" w:rsidP="007E7A3B">
      <w:pPr>
        <w:pStyle w:val="Tabletitle"/>
      </w:pPr>
      <w:bookmarkStart w:id="1025" w:name="_Toc415131226"/>
      <w:bookmarkStart w:id="1026" w:name="_Toc499553877"/>
      <w:bookmarkStart w:id="1027" w:name="_Toc499554315"/>
      <w:bookmarkStart w:id="1028" w:name="_Toc499554570"/>
      <w:bookmarkStart w:id="1029" w:name="_Toc63673161"/>
      <w:r w:rsidRPr="008E7DBF">
        <w:t xml:space="preserve">Table </w:t>
      </w:r>
      <w:r w:rsidR="00E25490" w:rsidRPr="008E7DBF">
        <w:t>9</w:t>
      </w:r>
      <w:r w:rsidRPr="008E7DBF">
        <w:t>.</w:t>
      </w:r>
      <w:r w:rsidR="00773E71" w:rsidRPr="008E7DBF">
        <w:t>2</w:t>
      </w:r>
      <w:r w:rsidR="005F2634" w:rsidRPr="008E7DBF">
        <w:t>.</w:t>
      </w:r>
      <w:bookmarkEnd w:id="1025"/>
      <w:bookmarkEnd w:id="1026"/>
      <w:bookmarkEnd w:id="1027"/>
      <w:bookmarkEnd w:id="1028"/>
      <w:r w:rsidR="00150D31" w:rsidRPr="008E7DBF">
        <w:t xml:space="preserve">1: Prevalence of Stunting and Mean Height-for-Age Z-scores among Children </w:t>
      </w:r>
      <w:r w:rsidR="00C00E7E">
        <w:t>u</w:t>
      </w:r>
      <w:r w:rsidR="00150D31" w:rsidRPr="008E7DBF">
        <w:t>nder 5 Years of Age in the ZOI, in Total and by Selected Child, Caregiver, and Household Characteristics</w:t>
      </w:r>
      <w:bookmarkStart w:id="1030" w:name="_Toc400542631"/>
      <w:bookmarkStart w:id="1031" w:name="_Toc414874519"/>
      <w:bookmarkEnd w:id="1029"/>
    </w:p>
    <w:tbl>
      <w:tblPr>
        <w:tblW w:w="5000" w:type="pct"/>
        <w:tblLook w:val="04A0" w:firstRow="1" w:lastRow="0" w:firstColumn="1" w:lastColumn="0" w:noHBand="0" w:noVBand="1"/>
      </w:tblPr>
      <w:tblGrid>
        <w:gridCol w:w="3280"/>
        <w:gridCol w:w="1840"/>
        <w:gridCol w:w="1076"/>
        <w:gridCol w:w="880"/>
        <w:gridCol w:w="1160"/>
        <w:gridCol w:w="1340"/>
      </w:tblGrid>
      <w:tr w:rsidR="00150D31" w:rsidRPr="007E7A3B" w14:paraId="452B7E53" w14:textId="77777777" w:rsidTr="00290099">
        <w:trPr>
          <w:tblHeader/>
        </w:trPr>
        <w:tc>
          <w:tcPr>
            <w:tcW w:w="3280" w:type="dxa"/>
            <w:vMerge w:val="restart"/>
            <w:tcBorders>
              <w:top w:val="single" w:sz="4" w:space="0" w:color="auto"/>
              <w:left w:val="nil"/>
              <w:bottom w:val="single" w:sz="4" w:space="0" w:color="000000"/>
              <w:right w:val="nil"/>
            </w:tcBorders>
            <w:shd w:val="clear" w:color="000000" w:fill="387990"/>
            <w:vAlign w:val="bottom"/>
            <w:hideMark/>
          </w:tcPr>
          <w:p w14:paraId="111F9D0F"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840" w:type="dxa"/>
            <w:vMerge w:val="restart"/>
            <w:tcBorders>
              <w:top w:val="single" w:sz="4" w:space="0" w:color="auto"/>
              <w:left w:val="nil"/>
              <w:bottom w:val="single" w:sz="4" w:space="0" w:color="000000"/>
              <w:right w:val="nil"/>
            </w:tcBorders>
            <w:shd w:val="clear" w:color="000000" w:fill="387990"/>
            <w:vAlign w:val="bottom"/>
            <w:hideMark/>
          </w:tcPr>
          <w:p w14:paraId="04D8F26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Severely stunted </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3 SD)</w:t>
            </w:r>
            <w:r w:rsidRPr="007E7A3B">
              <w:rPr>
                <w:rFonts w:eastAsia="Times New Roman" w:cs="Times New Roman"/>
                <w:b/>
                <w:bCs/>
                <w:color w:val="FFFFFF"/>
                <w:sz w:val="20"/>
                <w:szCs w:val="20"/>
              </w:rPr>
              <w:br/>
              <w:t>(%)</w:t>
            </w:r>
          </w:p>
        </w:tc>
        <w:tc>
          <w:tcPr>
            <w:tcW w:w="1740" w:type="dxa"/>
            <w:gridSpan w:val="2"/>
            <w:tcBorders>
              <w:top w:val="single" w:sz="4" w:space="0" w:color="auto"/>
              <w:left w:val="nil"/>
              <w:bottom w:val="single" w:sz="4" w:space="0" w:color="FFFFFF"/>
              <w:right w:val="nil"/>
            </w:tcBorders>
            <w:shd w:val="clear" w:color="000000" w:fill="387990"/>
            <w:vAlign w:val="bottom"/>
            <w:hideMark/>
          </w:tcPr>
          <w:p w14:paraId="11D8753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Stunted</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2 SD)</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3814CAD8" w14:textId="0AC92459"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w:t>
            </w:r>
            <w:r w:rsidRPr="007E7A3B">
              <w:rPr>
                <w:rFonts w:eastAsia="Times New Roman" w:cs="Times New Roman"/>
                <w:b/>
                <w:bCs/>
                <w:color w:val="FFFFFF"/>
                <w:sz w:val="20"/>
                <w:szCs w:val="20"/>
              </w:rPr>
              <w:br/>
            </w:r>
            <w:r w:rsidR="00BF273B">
              <w:rPr>
                <w:rFonts w:eastAsia="Times New Roman" w:cs="Times New Roman"/>
                <w:b/>
                <w:bCs/>
                <w:color w:val="FFFFFF"/>
                <w:sz w:val="20"/>
                <w:szCs w:val="20"/>
              </w:rPr>
              <w:t>z</w:t>
            </w:r>
            <w:r w:rsidRPr="007E7A3B">
              <w:rPr>
                <w:rFonts w:eastAsia="Times New Roman" w:cs="Times New Roman"/>
                <w:b/>
                <w:bCs/>
                <w:color w:val="FFFFFF"/>
                <w:sz w:val="20"/>
                <w:szCs w:val="20"/>
              </w:rPr>
              <w:t>-score</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10B6857B" w14:textId="351366FB"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4A9EC50" w14:textId="77777777" w:rsidTr="009D212B">
        <w:trPr>
          <w:tblHeader/>
        </w:trPr>
        <w:tc>
          <w:tcPr>
            <w:tcW w:w="3280" w:type="dxa"/>
            <w:vMerge/>
            <w:tcBorders>
              <w:top w:val="single" w:sz="4" w:space="0" w:color="auto"/>
              <w:left w:val="nil"/>
              <w:bottom w:val="single" w:sz="4" w:space="0" w:color="000000"/>
              <w:right w:val="nil"/>
            </w:tcBorders>
            <w:vAlign w:val="center"/>
            <w:hideMark/>
          </w:tcPr>
          <w:p w14:paraId="309A0A4C"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840" w:type="dxa"/>
            <w:vMerge/>
            <w:tcBorders>
              <w:top w:val="single" w:sz="4" w:space="0" w:color="auto"/>
              <w:left w:val="nil"/>
              <w:bottom w:val="single" w:sz="4" w:space="0" w:color="000000"/>
              <w:right w:val="nil"/>
            </w:tcBorders>
            <w:vAlign w:val="center"/>
            <w:hideMark/>
          </w:tcPr>
          <w:p w14:paraId="2089DEC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420" w:type="dxa"/>
            <w:tcBorders>
              <w:top w:val="nil"/>
              <w:left w:val="nil"/>
              <w:bottom w:val="nil"/>
              <w:right w:val="nil"/>
            </w:tcBorders>
            <w:shd w:val="clear" w:color="000000" w:fill="387990"/>
            <w:vAlign w:val="bottom"/>
            <w:hideMark/>
          </w:tcPr>
          <w:p w14:paraId="6434319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880" w:type="dxa"/>
            <w:tcBorders>
              <w:top w:val="nil"/>
              <w:left w:val="nil"/>
              <w:bottom w:val="single" w:sz="4" w:space="0" w:color="auto"/>
              <w:right w:val="nil"/>
            </w:tcBorders>
            <w:shd w:val="clear" w:color="000000" w:fill="387990"/>
            <w:vAlign w:val="bottom"/>
            <w:hideMark/>
          </w:tcPr>
          <w:p w14:paraId="41602C27"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
        </w:tc>
        <w:tc>
          <w:tcPr>
            <w:tcW w:w="1160" w:type="dxa"/>
            <w:vMerge/>
            <w:tcBorders>
              <w:top w:val="single" w:sz="4" w:space="0" w:color="auto"/>
              <w:left w:val="nil"/>
              <w:bottom w:val="single" w:sz="4" w:space="0" w:color="000000"/>
              <w:right w:val="nil"/>
            </w:tcBorders>
            <w:vAlign w:val="center"/>
            <w:hideMark/>
          </w:tcPr>
          <w:p w14:paraId="218A9F0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5E036E43"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3E4E0655" w14:textId="77777777" w:rsidTr="007E7A3B">
        <w:tc>
          <w:tcPr>
            <w:tcW w:w="3280" w:type="dxa"/>
            <w:tcBorders>
              <w:top w:val="nil"/>
              <w:left w:val="nil"/>
              <w:bottom w:val="single" w:sz="4" w:space="0" w:color="auto"/>
              <w:right w:val="nil"/>
            </w:tcBorders>
            <w:shd w:val="clear" w:color="auto" w:fill="auto"/>
            <w:vAlign w:val="center"/>
            <w:hideMark/>
          </w:tcPr>
          <w:p w14:paraId="45DB8916"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children under 5 years of age</w:t>
            </w:r>
          </w:p>
        </w:tc>
        <w:tc>
          <w:tcPr>
            <w:tcW w:w="1840" w:type="dxa"/>
            <w:tcBorders>
              <w:top w:val="nil"/>
              <w:left w:val="nil"/>
              <w:bottom w:val="single" w:sz="4" w:space="0" w:color="auto"/>
              <w:right w:val="nil"/>
            </w:tcBorders>
            <w:shd w:val="clear" w:color="auto" w:fill="auto"/>
            <w:vAlign w:val="center"/>
            <w:hideMark/>
          </w:tcPr>
          <w:p w14:paraId="1226EA89" w14:textId="29A33C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single" w:sz="4" w:space="0" w:color="auto"/>
              <w:left w:val="nil"/>
              <w:bottom w:val="single" w:sz="4" w:space="0" w:color="auto"/>
              <w:right w:val="nil"/>
            </w:tcBorders>
            <w:shd w:val="clear" w:color="auto" w:fill="auto"/>
            <w:vAlign w:val="center"/>
            <w:hideMark/>
          </w:tcPr>
          <w:p w14:paraId="7A003F91" w14:textId="764BEC0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693878C" w14:textId="59AB5F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4C3F907" w14:textId="1E6A55B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353C10" w14:textId="7066CE61" w:rsidR="00150D31" w:rsidRPr="007E7A3B" w:rsidRDefault="00150D31" w:rsidP="009D212B">
            <w:pPr>
              <w:widowControl/>
              <w:spacing w:line="259" w:lineRule="auto"/>
              <w:jc w:val="center"/>
              <w:rPr>
                <w:rFonts w:eastAsia="Times New Roman" w:cs="Times New Roman"/>
                <w:b/>
                <w:bCs/>
                <w:sz w:val="20"/>
                <w:szCs w:val="20"/>
              </w:rPr>
            </w:pPr>
          </w:p>
        </w:tc>
      </w:tr>
      <w:tr w:rsidR="00150D31" w:rsidRPr="007E7A3B" w14:paraId="4D19956F" w14:textId="77777777" w:rsidTr="007E7A3B">
        <w:tc>
          <w:tcPr>
            <w:tcW w:w="3280" w:type="dxa"/>
            <w:tcBorders>
              <w:top w:val="nil"/>
              <w:left w:val="nil"/>
              <w:bottom w:val="single" w:sz="4" w:space="0" w:color="auto"/>
              <w:right w:val="nil"/>
            </w:tcBorders>
            <w:shd w:val="clear" w:color="000000" w:fill="DBE7F3"/>
            <w:vAlign w:val="center"/>
            <w:hideMark/>
          </w:tcPr>
          <w:p w14:paraId="5255C08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sex</w:t>
            </w:r>
          </w:p>
        </w:tc>
        <w:tc>
          <w:tcPr>
            <w:tcW w:w="1840" w:type="dxa"/>
            <w:tcBorders>
              <w:top w:val="nil"/>
              <w:left w:val="nil"/>
              <w:bottom w:val="single" w:sz="4" w:space="0" w:color="auto"/>
              <w:right w:val="nil"/>
            </w:tcBorders>
            <w:shd w:val="clear" w:color="000000" w:fill="DBE7F3"/>
            <w:vAlign w:val="center"/>
            <w:hideMark/>
          </w:tcPr>
          <w:p w14:paraId="3EC79FC2" w14:textId="33083FF9"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B48AF78" w14:textId="5E8AFA1D"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E8047D6" w14:textId="14AA0F6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A50D441" w14:textId="5B1D3589"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29EB90AA" w14:textId="0A9BAA2E"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6B06DF95" w14:textId="77777777" w:rsidTr="007E7A3B">
        <w:tc>
          <w:tcPr>
            <w:tcW w:w="3280" w:type="dxa"/>
            <w:tcBorders>
              <w:top w:val="nil"/>
              <w:left w:val="nil"/>
              <w:bottom w:val="single" w:sz="4" w:space="0" w:color="auto"/>
              <w:right w:val="nil"/>
            </w:tcBorders>
            <w:shd w:val="clear" w:color="auto" w:fill="auto"/>
            <w:vAlign w:val="center"/>
            <w:hideMark/>
          </w:tcPr>
          <w:p w14:paraId="6986AEB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w:t>
            </w:r>
          </w:p>
        </w:tc>
        <w:tc>
          <w:tcPr>
            <w:tcW w:w="1840" w:type="dxa"/>
            <w:tcBorders>
              <w:top w:val="nil"/>
              <w:left w:val="nil"/>
              <w:bottom w:val="single" w:sz="4" w:space="0" w:color="auto"/>
              <w:right w:val="nil"/>
            </w:tcBorders>
            <w:shd w:val="clear" w:color="auto" w:fill="auto"/>
            <w:vAlign w:val="center"/>
            <w:hideMark/>
          </w:tcPr>
          <w:p w14:paraId="6EE8C7AA" w14:textId="10DC5F49"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7340BF43" w14:textId="71402C5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5F66CF2" w14:textId="45F0ED2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9BE4047" w14:textId="46C5CC6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2B4BEC3" w14:textId="2D3F54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A06DBB6" w14:textId="77777777" w:rsidTr="007E7A3B">
        <w:tc>
          <w:tcPr>
            <w:tcW w:w="3280" w:type="dxa"/>
            <w:tcBorders>
              <w:top w:val="nil"/>
              <w:left w:val="nil"/>
              <w:bottom w:val="single" w:sz="4" w:space="0" w:color="auto"/>
              <w:right w:val="nil"/>
            </w:tcBorders>
            <w:shd w:val="clear" w:color="auto" w:fill="auto"/>
            <w:vAlign w:val="center"/>
            <w:hideMark/>
          </w:tcPr>
          <w:p w14:paraId="01BC3F7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w:t>
            </w:r>
          </w:p>
        </w:tc>
        <w:tc>
          <w:tcPr>
            <w:tcW w:w="1840" w:type="dxa"/>
            <w:tcBorders>
              <w:top w:val="nil"/>
              <w:left w:val="nil"/>
              <w:bottom w:val="single" w:sz="4" w:space="0" w:color="auto"/>
              <w:right w:val="nil"/>
            </w:tcBorders>
            <w:shd w:val="clear" w:color="auto" w:fill="auto"/>
            <w:vAlign w:val="center"/>
            <w:hideMark/>
          </w:tcPr>
          <w:p w14:paraId="2DDA49E3" w14:textId="71A6E2F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A5144AA" w14:textId="2A5E31A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C3E4E9" w14:textId="7AA329A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8316622" w14:textId="6081098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27F5A0" w14:textId="5156C287"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63AA9BF" w14:textId="77777777" w:rsidTr="007E7A3B">
        <w:tc>
          <w:tcPr>
            <w:tcW w:w="3280" w:type="dxa"/>
            <w:tcBorders>
              <w:top w:val="nil"/>
              <w:left w:val="nil"/>
              <w:bottom w:val="single" w:sz="4" w:space="0" w:color="auto"/>
              <w:right w:val="nil"/>
            </w:tcBorders>
            <w:shd w:val="clear" w:color="000000" w:fill="DBE7F3"/>
            <w:vAlign w:val="center"/>
            <w:hideMark/>
          </w:tcPr>
          <w:p w14:paraId="64278DC3"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age</w:t>
            </w:r>
          </w:p>
        </w:tc>
        <w:tc>
          <w:tcPr>
            <w:tcW w:w="1840" w:type="dxa"/>
            <w:tcBorders>
              <w:top w:val="nil"/>
              <w:left w:val="nil"/>
              <w:bottom w:val="single" w:sz="4" w:space="0" w:color="auto"/>
              <w:right w:val="nil"/>
            </w:tcBorders>
            <w:shd w:val="clear" w:color="000000" w:fill="DBE7F3"/>
            <w:vAlign w:val="center"/>
            <w:hideMark/>
          </w:tcPr>
          <w:p w14:paraId="5C7657F7" w14:textId="08718A04"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43198EAC" w14:textId="06C86E2F"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4683448F" w14:textId="5237B36D"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4EA0741" w14:textId="3DEB38D6"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1251245" w14:textId="03F0343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3696B0D" w14:textId="77777777" w:rsidTr="007E7A3B">
        <w:tc>
          <w:tcPr>
            <w:tcW w:w="3280" w:type="dxa"/>
            <w:tcBorders>
              <w:top w:val="nil"/>
              <w:left w:val="nil"/>
              <w:bottom w:val="single" w:sz="4" w:space="0" w:color="auto"/>
              <w:right w:val="nil"/>
            </w:tcBorders>
            <w:shd w:val="clear" w:color="auto" w:fill="auto"/>
            <w:vAlign w:val="center"/>
            <w:hideMark/>
          </w:tcPr>
          <w:p w14:paraId="238EE59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0-11 months</w:t>
            </w:r>
          </w:p>
        </w:tc>
        <w:tc>
          <w:tcPr>
            <w:tcW w:w="1840" w:type="dxa"/>
            <w:tcBorders>
              <w:top w:val="nil"/>
              <w:left w:val="nil"/>
              <w:bottom w:val="single" w:sz="4" w:space="0" w:color="auto"/>
              <w:right w:val="nil"/>
            </w:tcBorders>
            <w:shd w:val="clear" w:color="auto" w:fill="auto"/>
            <w:vAlign w:val="center"/>
            <w:hideMark/>
          </w:tcPr>
          <w:p w14:paraId="3C09DC12" w14:textId="31103750"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614C63B2" w14:textId="5626D246"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A99969B" w14:textId="2A5DBBF2"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338437" w14:textId="68FF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063E588" w14:textId="3ECE5E2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B17BC6" w14:textId="77777777" w:rsidTr="007E7A3B">
        <w:tc>
          <w:tcPr>
            <w:tcW w:w="3280" w:type="dxa"/>
            <w:tcBorders>
              <w:top w:val="nil"/>
              <w:left w:val="nil"/>
              <w:bottom w:val="single" w:sz="4" w:space="0" w:color="auto"/>
              <w:right w:val="nil"/>
            </w:tcBorders>
            <w:shd w:val="clear" w:color="auto" w:fill="auto"/>
            <w:vAlign w:val="center"/>
            <w:hideMark/>
          </w:tcPr>
          <w:p w14:paraId="7E3C8C2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12-23 months</w:t>
            </w:r>
          </w:p>
        </w:tc>
        <w:tc>
          <w:tcPr>
            <w:tcW w:w="1840" w:type="dxa"/>
            <w:tcBorders>
              <w:top w:val="nil"/>
              <w:left w:val="nil"/>
              <w:bottom w:val="single" w:sz="4" w:space="0" w:color="auto"/>
              <w:right w:val="nil"/>
            </w:tcBorders>
            <w:shd w:val="clear" w:color="auto" w:fill="auto"/>
            <w:vAlign w:val="center"/>
            <w:hideMark/>
          </w:tcPr>
          <w:p w14:paraId="73D8AB3C" w14:textId="0DFDD223"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A2E0BEA" w14:textId="5D733A6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38BF83C" w14:textId="2893F8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BBEE2AD" w14:textId="4FB40EF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50AC844" w14:textId="49AF2BB1"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B9B9FC2" w14:textId="77777777" w:rsidTr="007E7A3B">
        <w:tc>
          <w:tcPr>
            <w:tcW w:w="3280" w:type="dxa"/>
            <w:tcBorders>
              <w:top w:val="nil"/>
              <w:left w:val="nil"/>
              <w:bottom w:val="single" w:sz="4" w:space="0" w:color="auto"/>
              <w:right w:val="nil"/>
            </w:tcBorders>
            <w:shd w:val="clear" w:color="auto" w:fill="auto"/>
            <w:vAlign w:val="center"/>
            <w:hideMark/>
          </w:tcPr>
          <w:p w14:paraId="78E60EB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24-35 months</w:t>
            </w:r>
          </w:p>
        </w:tc>
        <w:tc>
          <w:tcPr>
            <w:tcW w:w="1840" w:type="dxa"/>
            <w:tcBorders>
              <w:top w:val="nil"/>
              <w:left w:val="nil"/>
              <w:bottom w:val="single" w:sz="4" w:space="0" w:color="auto"/>
              <w:right w:val="nil"/>
            </w:tcBorders>
            <w:shd w:val="clear" w:color="auto" w:fill="auto"/>
            <w:vAlign w:val="center"/>
            <w:hideMark/>
          </w:tcPr>
          <w:p w14:paraId="2CCEFCF0" w14:textId="602BF8D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BCA4C3F" w14:textId="11F6649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ADBC42F" w14:textId="347EB55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C021ADD" w14:textId="7BFF064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17CD5752" w14:textId="01A06C1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9D0334C" w14:textId="77777777" w:rsidTr="007E7A3B">
        <w:tc>
          <w:tcPr>
            <w:tcW w:w="3280" w:type="dxa"/>
            <w:tcBorders>
              <w:top w:val="nil"/>
              <w:left w:val="nil"/>
              <w:bottom w:val="single" w:sz="4" w:space="0" w:color="auto"/>
              <w:right w:val="nil"/>
            </w:tcBorders>
            <w:shd w:val="clear" w:color="auto" w:fill="auto"/>
            <w:vAlign w:val="center"/>
            <w:hideMark/>
          </w:tcPr>
          <w:p w14:paraId="5C4CAD7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36-47 months</w:t>
            </w:r>
          </w:p>
        </w:tc>
        <w:tc>
          <w:tcPr>
            <w:tcW w:w="1840" w:type="dxa"/>
            <w:tcBorders>
              <w:top w:val="nil"/>
              <w:left w:val="nil"/>
              <w:bottom w:val="single" w:sz="4" w:space="0" w:color="auto"/>
              <w:right w:val="nil"/>
            </w:tcBorders>
            <w:shd w:val="clear" w:color="auto" w:fill="auto"/>
            <w:vAlign w:val="center"/>
            <w:hideMark/>
          </w:tcPr>
          <w:p w14:paraId="04A6AB56" w14:textId="025FA5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0907A935" w14:textId="2A5405A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5F31B1E" w14:textId="7469EF3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A63FE9A" w14:textId="1F0AA86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92B3655" w14:textId="76EB0EB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A1F72F5" w14:textId="77777777" w:rsidTr="007E7A3B">
        <w:tc>
          <w:tcPr>
            <w:tcW w:w="3280" w:type="dxa"/>
            <w:tcBorders>
              <w:top w:val="nil"/>
              <w:left w:val="nil"/>
              <w:bottom w:val="single" w:sz="4" w:space="0" w:color="auto"/>
              <w:right w:val="nil"/>
            </w:tcBorders>
            <w:shd w:val="clear" w:color="auto" w:fill="auto"/>
            <w:vAlign w:val="center"/>
            <w:hideMark/>
          </w:tcPr>
          <w:p w14:paraId="634CAAF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48-59 months</w:t>
            </w:r>
          </w:p>
        </w:tc>
        <w:tc>
          <w:tcPr>
            <w:tcW w:w="1840" w:type="dxa"/>
            <w:tcBorders>
              <w:top w:val="nil"/>
              <w:left w:val="nil"/>
              <w:bottom w:val="single" w:sz="4" w:space="0" w:color="auto"/>
              <w:right w:val="nil"/>
            </w:tcBorders>
            <w:shd w:val="clear" w:color="auto" w:fill="auto"/>
            <w:vAlign w:val="center"/>
            <w:hideMark/>
          </w:tcPr>
          <w:p w14:paraId="0F47ED6C" w14:textId="32A0957E"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56C0F57" w14:textId="5593C4E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D9564E8" w14:textId="20F6ED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74CEC20" w14:textId="3C04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0B6B48" w14:textId="259F329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10FDBFE" w14:textId="77777777" w:rsidTr="007E7A3B">
        <w:tc>
          <w:tcPr>
            <w:tcW w:w="3280" w:type="dxa"/>
            <w:tcBorders>
              <w:top w:val="nil"/>
              <w:left w:val="nil"/>
              <w:bottom w:val="single" w:sz="4" w:space="0" w:color="auto"/>
              <w:right w:val="nil"/>
            </w:tcBorders>
            <w:shd w:val="clear" w:color="000000" w:fill="DBE7F3"/>
            <w:vAlign w:val="center"/>
            <w:hideMark/>
          </w:tcPr>
          <w:p w14:paraId="238A1DF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Caregiver education</w:t>
            </w:r>
            <w:r w:rsidRPr="007E7A3B">
              <w:rPr>
                <w:rFonts w:eastAsia="Times New Roman" w:cs="Times New Roman"/>
                <w:b/>
                <w:bCs/>
                <w:color w:val="auto"/>
                <w:sz w:val="20"/>
                <w:szCs w:val="20"/>
                <w:vertAlign w:val="superscript"/>
              </w:rPr>
              <w:t>c</w:t>
            </w:r>
          </w:p>
        </w:tc>
        <w:tc>
          <w:tcPr>
            <w:tcW w:w="1840" w:type="dxa"/>
            <w:tcBorders>
              <w:top w:val="nil"/>
              <w:left w:val="nil"/>
              <w:bottom w:val="single" w:sz="4" w:space="0" w:color="auto"/>
              <w:right w:val="nil"/>
            </w:tcBorders>
            <w:shd w:val="clear" w:color="000000" w:fill="DBE7F3"/>
            <w:vAlign w:val="center"/>
            <w:hideMark/>
          </w:tcPr>
          <w:p w14:paraId="04AD257E" w14:textId="6764BD45"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183F731" w14:textId="1EBDE7EB"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3EAED0EB" w14:textId="7676F2C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391911A" w14:textId="4C4C4595"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2786D90" w14:textId="2516530D"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41B0B8F9" w14:textId="77777777" w:rsidTr="007E7A3B">
        <w:tc>
          <w:tcPr>
            <w:tcW w:w="3280" w:type="dxa"/>
            <w:tcBorders>
              <w:top w:val="nil"/>
              <w:left w:val="nil"/>
              <w:bottom w:val="single" w:sz="4" w:space="0" w:color="auto"/>
              <w:right w:val="nil"/>
            </w:tcBorders>
            <w:shd w:val="clear" w:color="auto" w:fill="auto"/>
            <w:vAlign w:val="center"/>
            <w:hideMark/>
          </w:tcPr>
          <w:p w14:paraId="48777F55"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 education</w:t>
            </w:r>
          </w:p>
        </w:tc>
        <w:tc>
          <w:tcPr>
            <w:tcW w:w="1840" w:type="dxa"/>
            <w:tcBorders>
              <w:top w:val="nil"/>
              <w:left w:val="nil"/>
              <w:bottom w:val="single" w:sz="4" w:space="0" w:color="auto"/>
              <w:right w:val="nil"/>
            </w:tcBorders>
            <w:shd w:val="clear" w:color="auto" w:fill="auto"/>
            <w:vAlign w:val="center"/>
            <w:hideMark/>
          </w:tcPr>
          <w:p w14:paraId="2B5CB479" w14:textId="647CDF1B"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846292" w14:textId="2587F04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7C641FF" w14:textId="6B1A2CC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BDEADFF" w14:textId="6634F60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58C61216" w14:textId="18D06B9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0A9BD80" w14:textId="77777777" w:rsidTr="007E7A3B">
        <w:tc>
          <w:tcPr>
            <w:tcW w:w="3280" w:type="dxa"/>
            <w:tcBorders>
              <w:top w:val="nil"/>
              <w:left w:val="nil"/>
              <w:bottom w:val="single" w:sz="4" w:space="0" w:color="auto"/>
              <w:right w:val="nil"/>
            </w:tcBorders>
            <w:shd w:val="clear" w:color="auto" w:fill="auto"/>
            <w:vAlign w:val="center"/>
            <w:hideMark/>
          </w:tcPr>
          <w:p w14:paraId="33B5004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Less than primary</w:t>
            </w:r>
          </w:p>
        </w:tc>
        <w:tc>
          <w:tcPr>
            <w:tcW w:w="1840" w:type="dxa"/>
            <w:tcBorders>
              <w:top w:val="nil"/>
              <w:left w:val="nil"/>
              <w:bottom w:val="single" w:sz="4" w:space="0" w:color="auto"/>
              <w:right w:val="nil"/>
            </w:tcBorders>
            <w:shd w:val="clear" w:color="auto" w:fill="auto"/>
            <w:vAlign w:val="center"/>
            <w:hideMark/>
          </w:tcPr>
          <w:p w14:paraId="41D852C6" w14:textId="0EBCB7B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2EC4B80" w14:textId="78E1510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E19319C" w14:textId="76EE806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910BC9" w14:textId="36C13A8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627DD6E3" w14:textId="2DEFF72F"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8392E9D" w14:textId="77777777" w:rsidTr="007E7A3B">
        <w:tc>
          <w:tcPr>
            <w:tcW w:w="3280" w:type="dxa"/>
            <w:tcBorders>
              <w:top w:val="nil"/>
              <w:left w:val="nil"/>
              <w:bottom w:val="single" w:sz="4" w:space="0" w:color="auto"/>
              <w:right w:val="nil"/>
            </w:tcBorders>
            <w:shd w:val="clear" w:color="auto" w:fill="auto"/>
            <w:vAlign w:val="center"/>
            <w:hideMark/>
          </w:tcPr>
          <w:p w14:paraId="5AD794B7"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primary</w:t>
            </w:r>
          </w:p>
        </w:tc>
        <w:tc>
          <w:tcPr>
            <w:tcW w:w="1840" w:type="dxa"/>
            <w:tcBorders>
              <w:top w:val="nil"/>
              <w:left w:val="nil"/>
              <w:bottom w:val="single" w:sz="4" w:space="0" w:color="auto"/>
              <w:right w:val="nil"/>
            </w:tcBorders>
            <w:shd w:val="clear" w:color="auto" w:fill="auto"/>
            <w:vAlign w:val="center"/>
            <w:hideMark/>
          </w:tcPr>
          <w:p w14:paraId="1B7119AF" w14:textId="69EA963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CF302F3" w14:textId="6792D65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1C4FCD7" w14:textId="073681B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D24B8C5" w14:textId="511AC10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4D1305C" w14:textId="0A6B7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569FBD5" w14:textId="77777777" w:rsidTr="007E7A3B">
        <w:tc>
          <w:tcPr>
            <w:tcW w:w="3280" w:type="dxa"/>
            <w:tcBorders>
              <w:top w:val="nil"/>
              <w:left w:val="nil"/>
              <w:bottom w:val="single" w:sz="4" w:space="0" w:color="auto"/>
              <w:right w:val="nil"/>
            </w:tcBorders>
            <w:shd w:val="clear" w:color="auto" w:fill="auto"/>
            <w:vAlign w:val="center"/>
            <w:hideMark/>
          </w:tcPr>
          <w:p w14:paraId="64BDF3C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secondary</w:t>
            </w:r>
          </w:p>
        </w:tc>
        <w:tc>
          <w:tcPr>
            <w:tcW w:w="1840" w:type="dxa"/>
            <w:tcBorders>
              <w:top w:val="nil"/>
              <w:left w:val="nil"/>
              <w:bottom w:val="single" w:sz="4" w:space="0" w:color="auto"/>
              <w:right w:val="nil"/>
            </w:tcBorders>
            <w:shd w:val="clear" w:color="auto" w:fill="auto"/>
            <w:vAlign w:val="center"/>
            <w:hideMark/>
          </w:tcPr>
          <w:p w14:paraId="663F1D92" w14:textId="588621B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5E4DEC" w14:textId="2CC7F22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2E00F15" w14:textId="0DA25E86"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AF62E3" w14:textId="2910FAAC"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B71522A" w14:textId="0B6D509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2525662" w14:textId="77777777" w:rsidTr="007E7A3B">
        <w:tc>
          <w:tcPr>
            <w:tcW w:w="3280" w:type="dxa"/>
            <w:tcBorders>
              <w:top w:val="nil"/>
              <w:left w:val="nil"/>
              <w:bottom w:val="single" w:sz="4" w:space="0" w:color="auto"/>
              <w:right w:val="nil"/>
            </w:tcBorders>
            <w:shd w:val="clear" w:color="auto" w:fill="auto"/>
            <w:vAlign w:val="center"/>
            <w:hideMark/>
          </w:tcPr>
          <w:p w14:paraId="5DEF0DC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Higher</w:t>
            </w:r>
          </w:p>
        </w:tc>
        <w:tc>
          <w:tcPr>
            <w:tcW w:w="1840" w:type="dxa"/>
            <w:tcBorders>
              <w:top w:val="nil"/>
              <w:left w:val="nil"/>
              <w:bottom w:val="single" w:sz="4" w:space="0" w:color="auto"/>
              <w:right w:val="nil"/>
            </w:tcBorders>
            <w:shd w:val="clear" w:color="auto" w:fill="auto"/>
            <w:vAlign w:val="center"/>
            <w:hideMark/>
          </w:tcPr>
          <w:p w14:paraId="36F00DEB" w14:textId="7BBA2604"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252B18F" w14:textId="2F51743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97295D7" w14:textId="62E554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BEB193F" w14:textId="12D655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5344BF1" w14:textId="43928DD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12CB0FD" w14:textId="77777777" w:rsidTr="007E7A3B">
        <w:tc>
          <w:tcPr>
            <w:tcW w:w="3280" w:type="dxa"/>
            <w:tcBorders>
              <w:top w:val="nil"/>
              <w:left w:val="nil"/>
              <w:bottom w:val="single" w:sz="4" w:space="0" w:color="auto"/>
              <w:right w:val="nil"/>
            </w:tcBorders>
            <w:shd w:val="clear" w:color="000000" w:fill="DBE7F3"/>
            <w:vAlign w:val="center"/>
            <w:hideMark/>
          </w:tcPr>
          <w:p w14:paraId="5BC8D4E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840" w:type="dxa"/>
            <w:tcBorders>
              <w:top w:val="nil"/>
              <w:left w:val="nil"/>
              <w:bottom w:val="single" w:sz="4" w:space="0" w:color="auto"/>
              <w:right w:val="nil"/>
            </w:tcBorders>
            <w:shd w:val="clear" w:color="000000" w:fill="DBE7F3"/>
            <w:vAlign w:val="center"/>
            <w:hideMark/>
          </w:tcPr>
          <w:p w14:paraId="429D7485" w14:textId="68582D0C"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2D8BE5CA" w14:textId="19C50B31"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6AFB3732" w14:textId="374B0482"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42815793" w14:textId="53F8C16C"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77097725" w14:textId="0921300B"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1C192BA8" w14:textId="77777777" w:rsidTr="007E7A3B">
        <w:tc>
          <w:tcPr>
            <w:tcW w:w="3280" w:type="dxa"/>
            <w:tcBorders>
              <w:top w:val="nil"/>
              <w:left w:val="nil"/>
              <w:bottom w:val="single" w:sz="4" w:space="0" w:color="auto"/>
              <w:right w:val="nil"/>
            </w:tcBorders>
            <w:shd w:val="clear" w:color="auto" w:fill="auto"/>
            <w:vAlign w:val="center"/>
            <w:hideMark/>
          </w:tcPr>
          <w:p w14:paraId="6A8EBF23"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and female adults</w:t>
            </w:r>
          </w:p>
        </w:tc>
        <w:tc>
          <w:tcPr>
            <w:tcW w:w="1840" w:type="dxa"/>
            <w:tcBorders>
              <w:top w:val="nil"/>
              <w:left w:val="nil"/>
              <w:bottom w:val="single" w:sz="4" w:space="0" w:color="auto"/>
              <w:right w:val="nil"/>
            </w:tcBorders>
            <w:shd w:val="clear" w:color="auto" w:fill="auto"/>
            <w:vAlign w:val="center"/>
            <w:hideMark/>
          </w:tcPr>
          <w:p w14:paraId="01478AC5" w14:textId="593CC75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0A34E02" w14:textId="0BB97C41"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3F45D2D" w14:textId="65E07CF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0A73A09" w14:textId="7025ED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6A53AF" w14:textId="7A0CEB2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CF89C40" w14:textId="77777777" w:rsidTr="007E7A3B">
        <w:tc>
          <w:tcPr>
            <w:tcW w:w="3280" w:type="dxa"/>
            <w:tcBorders>
              <w:top w:val="nil"/>
              <w:left w:val="nil"/>
              <w:bottom w:val="single" w:sz="4" w:space="0" w:color="auto"/>
              <w:right w:val="nil"/>
            </w:tcBorders>
            <w:shd w:val="clear" w:color="auto" w:fill="auto"/>
            <w:vAlign w:val="center"/>
            <w:hideMark/>
          </w:tcPr>
          <w:p w14:paraId="0CAC7FA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 adults only</w:t>
            </w:r>
          </w:p>
        </w:tc>
        <w:tc>
          <w:tcPr>
            <w:tcW w:w="1840" w:type="dxa"/>
            <w:tcBorders>
              <w:top w:val="nil"/>
              <w:left w:val="nil"/>
              <w:bottom w:val="single" w:sz="4" w:space="0" w:color="auto"/>
              <w:right w:val="nil"/>
            </w:tcBorders>
            <w:shd w:val="clear" w:color="auto" w:fill="auto"/>
            <w:vAlign w:val="center"/>
            <w:hideMark/>
          </w:tcPr>
          <w:p w14:paraId="50AA2FA4" w14:textId="5CA604B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BF277BA" w14:textId="680FE0A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FE7E98C" w14:textId="442B6B3F"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EF76491" w14:textId="50BE294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3D9FE2C" w14:textId="2A42570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08CB04" w14:textId="77777777" w:rsidTr="007E7A3B">
        <w:tc>
          <w:tcPr>
            <w:tcW w:w="3280" w:type="dxa"/>
            <w:tcBorders>
              <w:top w:val="nil"/>
              <w:left w:val="nil"/>
              <w:bottom w:val="single" w:sz="4" w:space="0" w:color="auto"/>
              <w:right w:val="nil"/>
            </w:tcBorders>
            <w:shd w:val="clear" w:color="auto" w:fill="auto"/>
            <w:vAlign w:val="center"/>
            <w:hideMark/>
          </w:tcPr>
          <w:p w14:paraId="488F1AE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adults only</w:t>
            </w:r>
          </w:p>
        </w:tc>
        <w:tc>
          <w:tcPr>
            <w:tcW w:w="1840" w:type="dxa"/>
            <w:tcBorders>
              <w:top w:val="nil"/>
              <w:left w:val="nil"/>
              <w:bottom w:val="single" w:sz="4" w:space="0" w:color="auto"/>
              <w:right w:val="nil"/>
            </w:tcBorders>
            <w:shd w:val="clear" w:color="auto" w:fill="auto"/>
            <w:vAlign w:val="center"/>
            <w:hideMark/>
          </w:tcPr>
          <w:p w14:paraId="350870C7" w14:textId="4E112692"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FDB601B" w14:textId="03017B05"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E02AF2B" w14:textId="6AD929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06E9C7" w14:textId="28139CC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C433304" w14:textId="1371D19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512F049" w14:textId="77777777" w:rsidTr="007E7A3B">
        <w:tc>
          <w:tcPr>
            <w:tcW w:w="3280" w:type="dxa"/>
            <w:tcBorders>
              <w:top w:val="nil"/>
              <w:left w:val="nil"/>
              <w:bottom w:val="single" w:sz="4" w:space="0" w:color="auto"/>
              <w:right w:val="nil"/>
            </w:tcBorders>
            <w:shd w:val="clear" w:color="auto" w:fill="auto"/>
            <w:vAlign w:val="center"/>
            <w:hideMark/>
          </w:tcPr>
          <w:p w14:paraId="3161128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Children only (no adults) </w:t>
            </w:r>
          </w:p>
        </w:tc>
        <w:tc>
          <w:tcPr>
            <w:tcW w:w="1840" w:type="dxa"/>
            <w:tcBorders>
              <w:top w:val="nil"/>
              <w:left w:val="nil"/>
              <w:bottom w:val="single" w:sz="4" w:space="0" w:color="auto"/>
              <w:right w:val="nil"/>
            </w:tcBorders>
            <w:shd w:val="clear" w:color="auto" w:fill="auto"/>
            <w:vAlign w:val="center"/>
            <w:hideMark/>
          </w:tcPr>
          <w:p w14:paraId="74106FC0" w14:textId="10814A4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59C071F" w14:textId="4B0BF5F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DC9F92B" w14:textId="24E6D81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68B659" w14:textId="46FCFDB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4283200" w14:textId="729F2083"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5B4817A" w14:textId="77777777" w:rsidTr="007E7A3B">
        <w:tc>
          <w:tcPr>
            <w:tcW w:w="3280" w:type="dxa"/>
            <w:tcBorders>
              <w:top w:val="nil"/>
              <w:left w:val="nil"/>
              <w:bottom w:val="single" w:sz="4" w:space="0" w:color="auto"/>
              <w:right w:val="nil"/>
            </w:tcBorders>
            <w:shd w:val="clear" w:color="000000" w:fill="DBE7F3"/>
            <w:vAlign w:val="center"/>
            <w:hideMark/>
          </w:tcPr>
          <w:p w14:paraId="2D8B3DAF" w14:textId="77777777" w:rsidR="00150D31" w:rsidRPr="007E7A3B" w:rsidRDefault="00150D31" w:rsidP="009D212B">
            <w:pPr>
              <w:keepNext/>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840" w:type="dxa"/>
            <w:tcBorders>
              <w:top w:val="nil"/>
              <w:left w:val="nil"/>
              <w:bottom w:val="single" w:sz="4" w:space="0" w:color="auto"/>
              <w:right w:val="nil"/>
            </w:tcBorders>
            <w:shd w:val="clear" w:color="000000" w:fill="DBE7F3"/>
            <w:vAlign w:val="center"/>
            <w:hideMark/>
          </w:tcPr>
          <w:p w14:paraId="51CA2DBA" w14:textId="5B59AD20"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54491987" w14:textId="1A5395FE"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13652B89" w14:textId="13AE044C"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B43D1EE" w14:textId="15E794FB"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63D962E9" w14:textId="704B0B97"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227CA4AC" w14:textId="77777777" w:rsidTr="00290099">
        <w:tc>
          <w:tcPr>
            <w:tcW w:w="3280" w:type="dxa"/>
            <w:tcBorders>
              <w:top w:val="nil"/>
              <w:left w:val="nil"/>
              <w:bottom w:val="single" w:sz="4" w:space="0" w:color="auto"/>
              <w:right w:val="nil"/>
            </w:tcBorders>
            <w:shd w:val="clear" w:color="auto" w:fill="auto"/>
            <w:noWrap/>
            <w:vAlign w:val="center"/>
            <w:hideMark/>
          </w:tcPr>
          <w:p w14:paraId="18D7F05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Highest (wealthiest)</w:t>
            </w:r>
          </w:p>
        </w:tc>
        <w:tc>
          <w:tcPr>
            <w:tcW w:w="1840" w:type="dxa"/>
            <w:tcBorders>
              <w:top w:val="nil"/>
              <w:left w:val="nil"/>
              <w:bottom w:val="single" w:sz="4" w:space="0" w:color="auto"/>
              <w:right w:val="nil"/>
            </w:tcBorders>
            <w:shd w:val="clear" w:color="auto" w:fill="auto"/>
            <w:vAlign w:val="center"/>
            <w:hideMark/>
          </w:tcPr>
          <w:p w14:paraId="2F2B732D" w14:textId="0A0898B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0EE42B7" w14:textId="06D77DE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F823741" w14:textId="1404A23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8E8B1D" w14:textId="10D0C9E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47B8A7C" w14:textId="34DEE1F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62EF485C" w14:textId="77777777" w:rsidTr="00290099">
        <w:tc>
          <w:tcPr>
            <w:tcW w:w="3280" w:type="dxa"/>
            <w:tcBorders>
              <w:top w:val="nil"/>
              <w:left w:val="nil"/>
              <w:bottom w:val="single" w:sz="4" w:space="0" w:color="auto"/>
              <w:right w:val="nil"/>
            </w:tcBorders>
            <w:shd w:val="clear" w:color="auto" w:fill="auto"/>
            <w:noWrap/>
            <w:vAlign w:val="center"/>
            <w:hideMark/>
          </w:tcPr>
          <w:p w14:paraId="22C60F7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Fourth</w:t>
            </w:r>
          </w:p>
        </w:tc>
        <w:tc>
          <w:tcPr>
            <w:tcW w:w="1840" w:type="dxa"/>
            <w:tcBorders>
              <w:top w:val="nil"/>
              <w:left w:val="nil"/>
              <w:bottom w:val="single" w:sz="4" w:space="0" w:color="auto"/>
              <w:right w:val="nil"/>
            </w:tcBorders>
            <w:shd w:val="clear" w:color="auto" w:fill="auto"/>
            <w:vAlign w:val="center"/>
            <w:hideMark/>
          </w:tcPr>
          <w:p w14:paraId="234BE574" w14:textId="6590616D"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31AE66D6" w14:textId="6EF68D7A"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ABF577" w14:textId="039E7D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F481EB" w14:textId="723ACAA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1C28C3E1" w14:textId="547DE31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FB3B83B" w14:textId="77777777" w:rsidTr="00290099">
        <w:tc>
          <w:tcPr>
            <w:tcW w:w="3280" w:type="dxa"/>
            <w:tcBorders>
              <w:top w:val="nil"/>
              <w:left w:val="nil"/>
              <w:bottom w:val="single" w:sz="4" w:space="0" w:color="auto"/>
              <w:right w:val="nil"/>
            </w:tcBorders>
            <w:shd w:val="clear" w:color="auto" w:fill="auto"/>
            <w:noWrap/>
            <w:vAlign w:val="center"/>
            <w:hideMark/>
          </w:tcPr>
          <w:p w14:paraId="10B7D60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lastRenderedPageBreak/>
              <w:t>Middle</w:t>
            </w:r>
          </w:p>
        </w:tc>
        <w:tc>
          <w:tcPr>
            <w:tcW w:w="1840" w:type="dxa"/>
            <w:tcBorders>
              <w:top w:val="nil"/>
              <w:left w:val="nil"/>
              <w:bottom w:val="single" w:sz="4" w:space="0" w:color="auto"/>
              <w:right w:val="nil"/>
            </w:tcBorders>
            <w:shd w:val="clear" w:color="auto" w:fill="auto"/>
            <w:vAlign w:val="center"/>
            <w:hideMark/>
          </w:tcPr>
          <w:p w14:paraId="779B8863" w14:textId="7C7D51E6"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24CC2BBD" w14:textId="6EBBEA6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7B6A92F" w14:textId="3A1B4E9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5853A67" w14:textId="44A328CF"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31E6274" w14:textId="4261764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BEA0585" w14:textId="77777777" w:rsidTr="00290099">
        <w:tc>
          <w:tcPr>
            <w:tcW w:w="3280" w:type="dxa"/>
            <w:tcBorders>
              <w:top w:val="nil"/>
              <w:left w:val="nil"/>
              <w:bottom w:val="single" w:sz="4" w:space="0" w:color="auto"/>
              <w:right w:val="nil"/>
            </w:tcBorders>
            <w:shd w:val="clear" w:color="auto" w:fill="auto"/>
            <w:noWrap/>
            <w:vAlign w:val="center"/>
            <w:hideMark/>
          </w:tcPr>
          <w:p w14:paraId="0CAFA33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Second</w:t>
            </w:r>
          </w:p>
        </w:tc>
        <w:tc>
          <w:tcPr>
            <w:tcW w:w="1840" w:type="dxa"/>
            <w:tcBorders>
              <w:top w:val="nil"/>
              <w:left w:val="nil"/>
              <w:bottom w:val="single" w:sz="4" w:space="0" w:color="auto"/>
              <w:right w:val="nil"/>
            </w:tcBorders>
            <w:shd w:val="clear" w:color="auto" w:fill="auto"/>
            <w:vAlign w:val="center"/>
            <w:hideMark/>
          </w:tcPr>
          <w:p w14:paraId="4914A75B" w14:textId="3002420E"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8652101" w14:textId="61ACCD8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AB00021" w14:textId="3D55A7F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01A084" w14:textId="1A193BC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277E06F" w14:textId="5516BF4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9E7D5C" w14:textId="77777777" w:rsidTr="00290099">
        <w:tc>
          <w:tcPr>
            <w:tcW w:w="3280" w:type="dxa"/>
            <w:tcBorders>
              <w:top w:val="nil"/>
              <w:left w:val="nil"/>
              <w:bottom w:val="single" w:sz="4" w:space="0" w:color="auto"/>
              <w:right w:val="nil"/>
            </w:tcBorders>
            <w:shd w:val="clear" w:color="auto" w:fill="auto"/>
            <w:noWrap/>
            <w:vAlign w:val="center"/>
            <w:hideMark/>
          </w:tcPr>
          <w:p w14:paraId="5BE2C19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Lowest (poorest)</w:t>
            </w:r>
          </w:p>
        </w:tc>
        <w:tc>
          <w:tcPr>
            <w:tcW w:w="1840" w:type="dxa"/>
            <w:tcBorders>
              <w:top w:val="nil"/>
              <w:left w:val="nil"/>
              <w:bottom w:val="single" w:sz="4" w:space="0" w:color="auto"/>
              <w:right w:val="nil"/>
            </w:tcBorders>
            <w:shd w:val="clear" w:color="auto" w:fill="auto"/>
            <w:vAlign w:val="center"/>
            <w:hideMark/>
          </w:tcPr>
          <w:p w14:paraId="252A9F72" w14:textId="64B49793"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F33921B" w14:textId="7F27D69D"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87910C5" w14:textId="36613AAC"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7850BE4" w14:textId="4B14B93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25F7C1" w14:textId="75125FE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714EADF" w14:textId="77777777" w:rsidTr="00290099">
        <w:tc>
          <w:tcPr>
            <w:tcW w:w="3280" w:type="dxa"/>
            <w:tcBorders>
              <w:top w:val="nil"/>
              <w:left w:val="nil"/>
              <w:bottom w:val="single" w:sz="4" w:space="0" w:color="auto"/>
              <w:right w:val="nil"/>
            </w:tcBorders>
            <w:shd w:val="clear" w:color="000000" w:fill="DBE7F3"/>
            <w:vAlign w:val="center"/>
            <w:hideMark/>
          </w:tcPr>
          <w:p w14:paraId="203BE886"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840" w:type="dxa"/>
            <w:tcBorders>
              <w:top w:val="nil"/>
              <w:left w:val="nil"/>
              <w:bottom w:val="single" w:sz="4" w:space="0" w:color="auto"/>
              <w:right w:val="nil"/>
            </w:tcBorders>
            <w:shd w:val="clear" w:color="000000" w:fill="DBE7F3"/>
            <w:vAlign w:val="center"/>
            <w:hideMark/>
          </w:tcPr>
          <w:p w14:paraId="355415B3" w14:textId="5CF6E4FB"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5D156A1" w14:textId="06BB61F4"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AF56030" w14:textId="5DA98F47"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277FB76" w14:textId="4CEA7521"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3FF6B89B" w14:textId="599C40C3"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F83E51C" w14:textId="77777777" w:rsidTr="00290099">
        <w:tc>
          <w:tcPr>
            <w:tcW w:w="3280" w:type="dxa"/>
            <w:tcBorders>
              <w:top w:val="nil"/>
              <w:left w:val="nil"/>
              <w:bottom w:val="single" w:sz="4" w:space="0" w:color="auto"/>
              <w:right w:val="nil"/>
            </w:tcBorders>
            <w:shd w:val="clear" w:color="000000" w:fill="FFFFFF"/>
            <w:vAlign w:val="center"/>
            <w:hideMark/>
          </w:tcPr>
          <w:p w14:paraId="788361A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Poor</w:t>
            </w:r>
          </w:p>
        </w:tc>
        <w:tc>
          <w:tcPr>
            <w:tcW w:w="1840" w:type="dxa"/>
            <w:tcBorders>
              <w:top w:val="nil"/>
              <w:left w:val="nil"/>
              <w:bottom w:val="single" w:sz="4" w:space="0" w:color="auto"/>
              <w:right w:val="nil"/>
            </w:tcBorders>
            <w:shd w:val="clear" w:color="auto" w:fill="auto"/>
            <w:noWrap/>
            <w:vAlign w:val="center"/>
            <w:hideMark/>
          </w:tcPr>
          <w:p w14:paraId="6346FCA4" w14:textId="5A6D6782"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55714D8" w14:textId="3228CAE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8C76035" w14:textId="61FDEB1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3C2C4DE" w14:textId="6530E15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22075CE8" w14:textId="1F42B15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D24E2F0" w14:textId="77777777" w:rsidTr="00290099">
        <w:tc>
          <w:tcPr>
            <w:tcW w:w="3280" w:type="dxa"/>
            <w:tcBorders>
              <w:top w:val="nil"/>
              <w:left w:val="nil"/>
              <w:bottom w:val="single" w:sz="4" w:space="0" w:color="auto"/>
              <w:right w:val="nil"/>
            </w:tcBorders>
            <w:shd w:val="clear" w:color="000000" w:fill="FFFFFF"/>
            <w:vAlign w:val="center"/>
            <w:hideMark/>
          </w:tcPr>
          <w:p w14:paraId="51F918D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Non-poor</w:t>
            </w:r>
          </w:p>
        </w:tc>
        <w:tc>
          <w:tcPr>
            <w:tcW w:w="1840" w:type="dxa"/>
            <w:tcBorders>
              <w:top w:val="nil"/>
              <w:left w:val="nil"/>
              <w:bottom w:val="single" w:sz="4" w:space="0" w:color="auto"/>
              <w:right w:val="nil"/>
            </w:tcBorders>
            <w:shd w:val="clear" w:color="auto" w:fill="auto"/>
            <w:noWrap/>
            <w:vAlign w:val="center"/>
            <w:hideMark/>
          </w:tcPr>
          <w:p w14:paraId="5C3A0C3A" w14:textId="5C99F014"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9F3E20A" w14:textId="189C262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C3372B9" w14:textId="3971704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CC4FBEC" w14:textId="4FEE1FA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6C0168F8" w14:textId="7D410FC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159971A" w14:textId="77777777" w:rsidTr="00290099">
        <w:tc>
          <w:tcPr>
            <w:tcW w:w="3280" w:type="dxa"/>
            <w:tcBorders>
              <w:top w:val="nil"/>
              <w:left w:val="nil"/>
              <w:bottom w:val="single" w:sz="4" w:space="0" w:color="auto"/>
              <w:right w:val="nil"/>
            </w:tcBorders>
            <w:shd w:val="clear" w:color="000000" w:fill="DBE7F3"/>
            <w:noWrap/>
            <w:vAlign w:val="center"/>
            <w:hideMark/>
          </w:tcPr>
          <w:p w14:paraId="5B22D9F1"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840" w:type="dxa"/>
            <w:tcBorders>
              <w:top w:val="nil"/>
              <w:left w:val="nil"/>
              <w:bottom w:val="single" w:sz="4" w:space="0" w:color="auto"/>
              <w:right w:val="nil"/>
            </w:tcBorders>
            <w:shd w:val="clear" w:color="000000" w:fill="DBE7F3"/>
            <w:vAlign w:val="center"/>
            <w:hideMark/>
          </w:tcPr>
          <w:p w14:paraId="630FDAB3" w14:textId="440805E9"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245F14C" w14:textId="02D79EC7"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0046DC83" w14:textId="24F2F7AF"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9863048" w14:textId="1814C1AE"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noWrap/>
            <w:vAlign w:val="center"/>
            <w:hideMark/>
          </w:tcPr>
          <w:p w14:paraId="6BF717D1" w14:textId="6F56F72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396D7055" w14:textId="77777777" w:rsidTr="00290099">
        <w:tc>
          <w:tcPr>
            <w:tcW w:w="3280" w:type="dxa"/>
            <w:tcBorders>
              <w:top w:val="nil"/>
              <w:left w:val="nil"/>
              <w:bottom w:val="single" w:sz="4" w:space="0" w:color="auto"/>
              <w:right w:val="nil"/>
            </w:tcBorders>
            <w:shd w:val="clear" w:color="auto" w:fill="auto"/>
            <w:noWrap/>
            <w:vAlign w:val="center"/>
            <w:hideMark/>
          </w:tcPr>
          <w:p w14:paraId="650682C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Did not experience any shocks</w:t>
            </w:r>
          </w:p>
        </w:tc>
        <w:tc>
          <w:tcPr>
            <w:tcW w:w="1840" w:type="dxa"/>
            <w:tcBorders>
              <w:top w:val="nil"/>
              <w:left w:val="nil"/>
              <w:bottom w:val="single" w:sz="4" w:space="0" w:color="auto"/>
              <w:right w:val="nil"/>
            </w:tcBorders>
            <w:shd w:val="clear" w:color="auto" w:fill="auto"/>
            <w:vAlign w:val="center"/>
            <w:hideMark/>
          </w:tcPr>
          <w:p w14:paraId="45D31CCD" w14:textId="765506FB"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4F04BEFC" w14:textId="36F9CDC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41FB393" w14:textId="2858629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F38C2B4" w14:textId="61CA70F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4F9244FD" w14:textId="2E5CFCE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0CF60C4" w14:textId="77777777" w:rsidTr="00290099">
        <w:tc>
          <w:tcPr>
            <w:tcW w:w="3280" w:type="dxa"/>
            <w:tcBorders>
              <w:top w:val="nil"/>
              <w:left w:val="nil"/>
              <w:bottom w:val="single" w:sz="4" w:space="0" w:color="auto"/>
              <w:right w:val="nil"/>
            </w:tcBorders>
            <w:shd w:val="clear" w:color="auto" w:fill="auto"/>
            <w:noWrap/>
            <w:vAlign w:val="center"/>
            <w:hideMark/>
          </w:tcPr>
          <w:p w14:paraId="367B3F3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w:t>
            </w:r>
          </w:p>
        </w:tc>
        <w:tc>
          <w:tcPr>
            <w:tcW w:w="1840" w:type="dxa"/>
            <w:tcBorders>
              <w:top w:val="nil"/>
              <w:left w:val="nil"/>
              <w:bottom w:val="single" w:sz="4" w:space="0" w:color="auto"/>
              <w:right w:val="nil"/>
            </w:tcBorders>
            <w:shd w:val="clear" w:color="auto" w:fill="auto"/>
            <w:vAlign w:val="center"/>
            <w:hideMark/>
          </w:tcPr>
          <w:p w14:paraId="31355F73" w14:textId="405F6B8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79B8E46" w14:textId="27AD280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5AE08EB" w14:textId="38E59CC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098F205" w14:textId="5BBBC73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896AB4" w14:textId="4DD69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E2D6667" w14:textId="77777777" w:rsidTr="00290099">
        <w:tc>
          <w:tcPr>
            <w:tcW w:w="3280" w:type="dxa"/>
            <w:tcBorders>
              <w:top w:val="nil"/>
              <w:left w:val="nil"/>
              <w:bottom w:val="single" w:sz="4" w:space="0" w:color="auto"/>
              <w:right w:val="nil"/>
            </w:tcBorders>
            <w:shd w:val="clear" w:color="auto" w:fill="auto"/>
            <w:noWrap/>
            <w:vAlign w:val="center"/>
            <w:hideMark/>
          </w:tcPr>
          <w:p w14:paraId="5EC0363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Moderate</w:t>
            </w:r>
          </w:p>
        </w:tc>
        <w:tc>
          <w:tcPr>
            <w:tcW w:w="1840" w:type="dxa"/>
            <w:tcBorders>
              <w:top w:val="nil"/>
              <w:left w:val="nil"/>
              <w:bottom w:val="single" w:sz="4" w:space="0" w:color="auto"/>
              <w:right w:val="nil"/>
            </w:tcBorders>
            <w:shd w:val="clear" w:color="auto" w:fill="auto"/>
            <w:vAlign w:val="center"/>
            <w:hideMark/>
          </w:tcPr>
          <w:p w14:paraId="0EEBBA5D" w14:textId="3D30E107"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04593CFC" w14:textId="17359C1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E852FB0" w14:textId="7EB2E4D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6837039" w14:textId="30010F6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B74E2CA" w14:textId="33B998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9E44706" w14:textId="77777777" w:rsidTr="00290099">
        <w:tc>
          <w:tcPr>
            <w:tcW w:w="3280" w:type="dxa"/>
            <w:tcBorders>
              <w:top w:val="nil"/>
              <w:left w:val="nil"/>
              <w:bottom w:val="single" w:sz="4" w:space="0" w:color="auto"/>
              <w:right w:val="nil"/>
            </w:tcBorders>
            <w:shd w:val="clear" w:color="auto" w:fill="auto"/>
            <w:noWrap/>
            <w:vAlign w:val="center"/>
            <w:hideMark/>
          </w:tcPr>
          <w:p w14:paraId="3EBE638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w:t>
            </w:r>
          </w:p>
        </w:tc>
        <w:tc>
          <w:tcPr>
            <w:tcW w:w="1840" w:type="dxa"/>
            <w:tcBorders>
              <w:top w:val="nil"/>
              <w:left w:val="nil"/>
              <w:bottom w:val="single" w:sz="4" w:space="0" w:color="auto"/>
              <w:right w:val="nil"/>
            </w:tcBorders>
            <w:shd w:val="clear" w:color="auto" w:fill="auto"/>
            <w:vAlign w:val="center"/>
            <w:hideMark/>
          </w:tcPr>
          <w:p w14:paraId="28FDBB71" w14:textId="722984E9"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290C9FC4" w14:textId="3DDCD4C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single" w:sz="4" w:space="0" w:color="auto"/>
              <w:left w:val="nil"/>
              <w:bottom w:val="single" w:sz="4" w:space="0" w:color="auto"/>
              <w:right w:val="nil"/>
            </w:tcBorders>
            <w:shd w:val="clear" w:color="000000" w:fill="D9D9D9"/>
            <w:noWrap/>
            <w:vAlign w:val="bottom"/>
            <w:hideMark/>
          </w:tcPr>
          <w:p w14:paraId="6459E124" w14:textId="5BDCCDE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single" w:sz="4" w:space="0" w:color="auto"/>
              <w:left w:val="nil"/>
              <w:bottom w:val="single" w:sz="4" w:space="0" w:color="auto"/>
              <w:right w:val="nil"/>
            </w:tcBorders>
            <w:shd w:val="clear" w:color="auto" w:fill="auto"/>
            <w:noWrap/>
            <w:vAlign w:val="bottom"/>
            <w:hideMark/>
          </w:tcPr>
          <w:p w14:paraId="671F1218" w14:textId="7777777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E0611C4" w14:textId="40D42CC6" w:rsidR="00150D31" w:rsidRPr="007E7A3B" w:rsidRDefault="00150D31" w:rsidP="009D212B">
            <w:pPr>
              <w:widowControl/>
              <w:spacing w:line="259" w:lineRule="auto"/>
              <w:ind w:firstLineChars="100" w:firstLine="200"/>
              <w:jc w:val="center"/>
              <w:rPr>
                <w:rFonts w:eastAsia="Times New Roman" w:cs="Times New Roman"/>
                <w:sz w:val="20"/>
                <w:szCs w:val="20"/>
              </w:rPr>
            </w:pPr>
          </w:p>
        </w:tc>
      </w:tr>
    </w:tbl>
    <w:p w14:paraId="0768E9C7" w14:textId="2ED728BB" w:rsidR="00150D31" w:rsidRPr="00901D8B" w:rsidRDefault="00703945" w:rsidP="004E6C2D">
      <w:pPr>
        <w:ind w:left="90" w:right="1800" w:hanging="90"/>
        <w:rPr>
          <w:sz w:val="16"/>
          <w:szCs w:val="16"/>
        </w:rPr>
      </w:pPr>
      <w:commentRangeStart w:id="1032"/>
      <w:r w:rsidRPr="007472E6">
        <w:rPr>
          <w:color w:val="auto"/>
          <w:sz w:val="16"/>
          <w:szCs w:val="16"/>
        </w:rPr>
        <w:t>^ Results not statistically reliable, n&lt;30  </w:t>
      </w:r>
      <w:commentRangeEnd w:id="1032"/>
      <w:r>
        <w:rPr>
          <w:rStyle w:val="CommentReference"/>
        </w:rPr>
        <w:commentReference w:id="1032"/>
      </w:r>
    </w:p>
    <w:p w14:paraId="6462C8E3" w14:textId="265B37AE"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CC185C8" w14:textId="1473C6B6"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150D31">
        <w:tab/>
      </w:r>
    </w:p>
    <w:p w14:paraId="673610E9" w14:textId="389AF172" w:rsidR="00150D31" w:rsidRPr="00150D31" w:rsidRDefault="00150D31" w:rsidP="004E6C2D">
      <w:pPr>
        <w:pStyle w:val="TF-TblFN"/>
        <w:spacing w:before="0" w:line="276" w:lineRule="auto"/>
        <w:ind w:left="90" w:hanging="90"/>
      </w:pPr>
      <w:r w:rsidRPr="00150D31">
        <w:rPr>
          <w:vertAlign w:val="superscript"/>
        </w:rPr>
        <w:t>c</w:t>
      </w:r>
      <w:r w:rsidRPr="00150D31">
        <w:t xml:space="preserve"> The ZOI Survey identifies the primary caregiver of each age-eligible child. This person is likely, but not necessarily, the child’s biological mother.</w:t>
      </w:r>
    </w:p>
    <w:p w14:paraId="194804AD" w14:textId="77777777" w:rsidR="00501DD5" w:rsidRDefault="00150D31" w:rsidP="00501DD5">
      <w:pPr>
        <w:pStyle w:val="TF-TblFN"/>
        <w:spacing w:before="0"/>
        <w:ind w:left="90" w:hanging="90"/>
      </w:pPr>
      <w:r w:rsidRPr="00150D31">
        <w:t>Note</w:t>
      </w:r>
      <w:r w:rsidR="00501DD5">
        <w:t>s</w:t>
      </w:r>
      <w:r w:rsidRPr="00150D31">
        <w:t>:</w:t>
      </w:r>
      <w:r w:rsidR="00501DD5" w:rsidRPr="00501DD5">
        <w:t xml:space="preserve"> </w:t>
      </w:r>
    </w:p>
    <w:p w14:paraId="1DC5EE48" w14:textId="55B84550" w:rsidR="00501DD5" w:rsidRPr="0061549A" w:rsidRDefault="00501DD5" w:rsidP="00501DD5">
      <w:pPr>
        <w:pStyle w:val="TF-TblFN"/>
        <w:spacing w:before="0"/>
        <w:ind w:left="90" w:hanging="90"/>
        <w:rPr>
          <w:rFonts w:eastAsia="Arial" w:cs="Arial"/>
          <w:color w:val="000000"/>
          <w:szCs w:val="24"/>
        </w:rPr>
      </w:pPr>
      <w:r w:rsidRPr="003A33DA">
        <w:t>Indicator estimates and the gendered household type disaggregate are based on de facto household members.</w:t>
      </w:r>
    </w:p>
    <w:p w14:paraId="77CF0FDC" w14:textId="77777777" w:rsidR="00582DDA" w:rsidRDefault="00501DD5" w:rsidP="00582DDA">
      <w:pPr>
        <w:pStyle w:val="TF-TblFN"/>
        <w:spacing w:before="0" w:line="276" w:lineRule="auto"/>
        <w:ind w:left="86" w:hanging="86"/>
      </w:pPr>
      <w:r w:rsidRPr="003A33DA">
        <w:t>The wealth quintile and poverty status disaggregates are calculated using de jure household members.</w:t>
      </w:r>
    </w:p>
    <w:p w14:paraId="3ADEB5B2" w14:textId="2A541C51" w:rsidR="006F252F" w:rsidRDefault="006F252F"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259D74B1" w14:textId="4EC9303B" w:rsidR="00BC0F95" w:rsidRPr="00DF4DE5" w:rsidRDefault="00BC0F95" w:rsidP="009D212B">
      <w:pPr>
        <w:pStyle w:val="Heading3"/>
        <w:numPr>
          <w:ilvl w:val="2"/>
          <w:numId w:val="54"/>
        </w:numPr>
        <w:tabs>
          <w:tab w:val="num" w:pos="2160"/>
        </w:tabs>
        <w:ind w:left="2160"/>
      </w:pPr>
      <w:bookmarkStart w:id="1033" w:name="_Toc63673390"/>
      <w:r w:rsidRPr="00DF4DE5">
        <w:t>Wasting (</w:t>
      </w:r>
      <w:r w:rsidR="00AA61B8">
        <w:t xml:space="preserve">low </w:t>
      </w:r>
      <w:r w:rsidR="00AA61B8" w:rsidRPr="00DF4DE5">
        <w:t>weight-</w:t>
      </w:r>
      <w:r w:rsidR="00AA61B8">
        <w:t>f</w:t>
      </w:r>
      <w:r w:rsidR="00AA61B8" w:rsidRPr="00DF4DE5">
        <w:t>or-height)</w:t>
      </w:r>
      <w:bookmarkEnd w:id="1030"/>
      <w:bookmarkEnd w:id="1031"/>
      <w:r w:rsidR="00AA61B8">
        <w:t xml:space="preserve"> and healthy weight</w:t>
      </w:r>
      <w:bookmarkEnd w:id="1033"/>
    </w:p>
    <w:p w14:paraId="3E8E2716" w14:textId="78E083C3" w:rsidR="0052277F" w:rsidRDefault="00831C7C" w:rsidP="009D212B">
      <w:pPr>
        <w:pStyle w:val="BodyText1"/>
      </w:pPr>
      <w:r w:rsidRPr="0079009E">
        <w:t>Wasting</w:t>
      </w:r>
      <w:r w:rsidRPr="00DF4DE5">
        <w:t xml:space="preserve"> is an indicator of acute malnutrition. Children who are wasted are too thin for their height and have a much greater risk of dying than children who are not wasted. </w:t>
      </w:r>
      <w:r w:rsidR="0052277F">
        <w:t xml:space="preserve">The wasting ZOI </w:t>
      </w:r>
      <w:r w:rsidRPr="00DF4DE5">
        <w:t>indicator measures the percentage of ch</w:t>
      </w:r>
      <w:r>
        <w:t xml:space="preserve">ildren </w:t>
      </w:r>
      <w:r w:rsidR="00CC7F7C">
        <w:t>0-59</w:t>
      </w:r>
      <w:r w:rsidRPr="00DF4DE5">
        <w:t xml:space="preserve"> months </w:t>
      </w:r>
      <w:r w:rsidR="002B076E">
        <w:t xml:space="preserve">of age </w:t>
      </w:r>
      <w:r w:rsidRPr="00DF4DE5">
        <w:t xml:space="preserve">who are acutely malnourished, as </w:t>
      </w:r>
      <w:r>
        <w:t>defined by a weight-for-height z</w:t>
      </w:r>
      <w:r w:rsidRPr="00DF4DE5">
        <w:t>-score</w:t>
      </w:r>
      <w:r w:rsidR="00A27684">
        <w:rPr>
          <w:rStyle w:val="FootnoteReference"/>
        </w:rPr>
        <w:footnoteReference w:id="101"/>
      </w:r>
      <w:r w:rsidRPr="00DF4DE5">
        <w:t xml:space="preserve"> more than </w:t>
      </w:r>
      <w:r w:rsidR="0052277F">
        <w:t>2</w:t>
      </w:r>
      <w:r w:rsidRPr="00DF4DE5">
        <w:t xml:space="preserve"> </w:t>
      </w:r>
      <w:r>
        <w:t>SDs</w:t>
      </w:r>
      <w:r w:rsidRPr="00DF4DE5">
        <w:t xml:space="preserve"> below the median of the 2006 WHO Child Growth Standard</w:t>
      </w:r>
      <w:r w:rsidR="0052277F">
        <w:t xml:space="preserve">, in the </w:t>
      </w:r>
      <w:r w:rsidR="006E6E0F">
        <w:t>ZOI</w:t>
      </w:r>
      <w:r w:rsidRPr="00DF4DE5">
        <w:t xml:space="preserve">. </w:t>
      </w:r>
      <w:r w:rsidR="001B2805" w:rsidRPr="0052277F">
        <w:t>The z-score indicates how many standard deviations the child is from the median weight-for-height for a child of the same sex and age using the 2006 WHO Child Growth Standards.</w:t>
      </w:r>
      <w:r w:rsidR="00CD7203">
        <w:rPr>
          <w:rStyle w:val="FootnoteReference"/>
        </w:rPr>
        <w:footnoteReference w:id="102"/>
      </w:r>
    </w:p>
    <w:p w14:paraId="267D290F" w14:textId="636E5BAA" w:rsidR="0052277F" w:rsidRDefault="0052277F" w:rsidP="009D212B">
      <w:pPr>
        <w:pStyle w:val="BodyText1"/>
      </w:pPr>
      <w:r>
        <w:t xml:space="preserve">A complementary indicator to the wasting indicator is the healthy weight indicator, which measures the percentage of </w:t>
      </w:r>
      <w:r w:rsidRPr="00DF4DE5">
        <w:t>ch</w:t>
      </w:r>
      <w:r>
        <w:t xml:space="preserve">ildren </w:t>
      </w:r>
      <w:r w:rsidR="00CC7F7C">
        <w:t>0-59</w:t>
      </w:r>
      <w:r w:rsidRPr="00DF4DE5">
        <w:t xml:space="preserve"> months who are </w:t>
      </w:r>
      <w:r w:rsidR="00A27684">
        <w:t>neither wasted nor overweight</w:t>
      </w:r>
      <w:r w:rsidRPr="00DF4DE5">
        <w:t xml:space="preserve">, as </w:t>
      </w:r>
      <w:r>
        <w:t>defined by a weight-for-height z</w:t>
      </w:r>
      <w:r w:rsidRPr="00DF4DE5">
        <w:t xml:space="preserve">-score </w:t>
      </w:r>
      <w:r>
        <w:t>between 2</w:t>
      </w:r>
      <w:r w:rsidRPr="00DF4DE5">
        <w:t xml:space="preserve"> </w:t>
      </w:r>
      <w:r>
        <w:t>SDs</w:t>
      </w:r>
      <w:r w:rsidRPr="00DF4DE5">
        <w:t xml:space="preserve"> below the median </w:t>
      </w:r>
      <w:r>
        <w:t xml:space="preserve">and 2 SDs above the median </w:t>
      </w:r>
      <w:r w:rsidRPr="00DF4DE5">
        <w:t>of the 2006 WHO Child Growth Standard.</w:t>
      </w:r>
      <w:r>
        <w:t xml:space="preserve"> </w:t>
      </w:r>
      <w:r w:rsidRPr="0052277F">
        <w:t>Prevalence of children with a healthy weight is a measure of a well-nourished population, which is essential to enhance human potential, health, and productivity.</w:t>
      </w:r>
    </w:p>
    <w:p w14:paraId="21016BFD" w14:textId="7C1BAF59" w:rsidR="00BC0F95" w:rsidRPr="00DF4DE5" w:rsidRDefault="007A6EBA" w:rsidP="009D212B">
      <w:pPr>
        <w:pStyle w:val="BodyText1"/>
      </w:pPr>
      <w:r>
        <w:rPr>
          <w:b/>
        </w:rPr>
        <w:t xml:space="preserve">Table </w:t>
      </w:r>
      <w:r w:rsidR="00E25490">
        <w:rPr>
          <w:b/>
        </w:rPr>
        <w:t>9</w:t>
      </w:r>
      <w:r>
        <w:rPr>
          <w:b/>
        </w:rPr>
        <w:t>.</w:t>
      </w:r>
      <w:r w:rsidR="00E25490">
        <w:rPr>
          <w:b/>
        </w:rPr>
        <w:t>2.2</w:t>
      </w:r>
      <w:r w:rsidR="00BC0F95" w:rsidRPr="00DF4DE5">
        <w:t xml:space="preserve"> shows the prevalence of </w:t>
      </w:r>
      <w:r w:rsidR="00666B75">
        <w:t xml:space="preserve">severe </w:t>
      </w:r>
      <w:r w:rsidR="00BC0F95" w:rsidRPr="00DF4DE5">
        <w:t>wasting</w:t>
      </w:r>
      <w:r w:rsidR="00666B75">
        <w:t xml:space="preserve"> (&lt;-3 SD)</w:t>
      </w:r>
      <w:r w:rsidR="00BC0F95" w:rsidRPr="00DF4DE5">
        <w:t>, wasting</w:t>
      </w:r>
      <w:r w:rsidR="00666B75">
        <w:t xml:space="preserve"> (&lt;-2 SD)</w:t>
      </w:r>
      <w:r w:rsidR="00BC0F95" w:rsidRPr="00DF4DE5">
        <w:t xml:space="preserve">, </w:t>
      </w:r>
      <w:r w:rsidR="001B2805">
        <w:t>healthy weight</w:t>
      </w:r>
      <w:r w:rsidR="00666B75">
        <w:t xml:space="preserve"> (≥-2 SD and ≤+2 SD)</w:t>
      </w:r>
      <w:r w:rsidR="001B2805">
        <w:t xml:space="preserve">, </w:t>
      </w:r>
      <w:r w:rsidR="00344805">
        <w:t>overweight</w:t>
      </w:r>
      <w:r w:rsidR="00666B75">
        <w:t xml:space="preserve"> (&gt;+2 SD)</w:t>
      </w:r>
      <w:r w:rsidR="00344805">
        <w:t>,</w:t>
      </w:r>
      <w:r w:rsidR="00666B75">
        <w:t xml:space="preserve"> and</w:t>
      </w:r>
      <w:r w:rsidR="00344805">
        <w:t xml:space="preserve"> obesity</w:t>
      </w:r>
      <w:r w:rsidR="00590EC8">
        <w:t xml:space="preserve"> </w:t>
      </w:r>
      <w:r w:rsidR="00666B75">
        <w:t>(&gt;+3 SD)</w:t>
      </w:r>
      <w:r w:rsidR="00344805">
        <w:t xml:space="preserve">, </w:t>
      </w:r>
      <w:r w:rsidR="00BC0F95" w:rsidRPr="00DF4DE5">
        <w:t xml:space="preserve">and mean </w:t>
      </w:r>
      <w:r w:rsidR="006465A8">
        <w:t>weight-for-heigh</w:t>
      </w:r>
      <w:r w:rsidR="00590EC8">
        <w:t>t</w:t>
      </w:r>
      <w:r w:rsidR="006465A8">
        <w:t xml:space="preserve"> </w:t>
      </w:r>
      <w:r w:rsidR="001B2805">
        <w:t>z</w:t>
      </w:r>
      <w:r w:rsidR="00BC0F95" w:rsidRPr="00DF4DE5">
        <w:t xml:space="preserve">-scores for children under </w:t>
      </w:r>
      <w:r w:rsidR="002B076E">
        <w:t xml:space="preserve">5 </w:t>
      </w:r>
      <w:r w:rsidR="00BC0F95" w:rsidRPr="00DF4DE5">
        <w:t xml:space="preserve">years </w:t>
      </w:r>
      <w:r w:rsidR="002B076E">
        <w:t xml:space="preserve">of age </w:t>
      </w:r>
      <w:r w:rsidR="00BC0F95" w:rsidRPr="00DF4DE5">
        <w:t xml:space="preserve">in the </w:t>
      </w:r>
      <w:r w:rsidR="006E6E0F">
        <w:t>ZOI</w:t>
      </w:r>
      <w:r w:rsidR="00BC0F95" w:rsidRPr="00DF4DE5">
        <w:t xml:space="preserve">. Estimates are presented for all children and by child, caregiver, </w:t>
      </w:r>
      <w:r w:rsidR="00BC0F95" w:rsidRPr="00DF4DE5">
        <w:lastRenderedPageBreak/>
        <w:t>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w:t>
      </w:r>
      <w:r w:rsidR="00290099">
        <w:t>wealth quintile, poverty status, and severity of shock exposure.</w:t>
      </w:r>
    </w:p>
    <w:p w14:paraId="4E98933D" w14:textId="77777777" w:rsidR="00BC0F95" w:rsidRPr="00DF4DE5" w:rsidRDefault="00BC0F95" w:rsidP="009D212B">
      <w:pPr>
        <w:pStyle w:val="BodyText1"/>
      </w:pPr>
      <w:r w:rsidRPr="00DF4DE5">
        <w:rPr>
          <w:highlight w:val="yellow"/>
        </w:rPr>
        <w:t>[Insert description of the values presented in the table.]</w:t>
      </w:r>
    </w:p>
    <w:p w14:paraId="4E556C31" w14:textId="59C8F1BA" w:rsidR="00BC0F95" w:rsidRDefault="00BC0F95">
      <w:pPr>
        <w:spacing w:line="240" w:lineRule="auto"/>
        <w:rPr>
          <w:b/>
          <w:bCs/>
        </w:rPr>
      </w:pPr>
    </w:p>
    <w:p w14:paraId="402F6B50" w14:textId="77777777" w:rsidR="001B2805" w:rsidRDefault="001B2805" w:rsidP="001B2805">
      <w:pPr>
        <w:pStyle w:val="TT-TableTitle"/>
        <w:sectPr w:rsidR="001B2805" w:rsidSect="002420C4">
          <w:pgSz w:w="12240" w:h="15840" w:code="1"/>
          <w:pgMar w:top="1440" w:right="1440" w:bottom="1440" w:left="1440" w:header="720" w:footer="576" w:gutter="0"/>
          <w:cols w:space="720"/>
          <w:docGrid w:linePitch="299"/>
        </w:sectPr>
      </w:pPr>
      <w:bookmarkStart w:id="1034" w:name="_Toc415131227"/>
      <w:bookmarkStart w:id="1035" w:name="_Toc499553878"/>
      <w:bookmarkStart w:id="1036" w:name="_Toc499554316"/>
      <w:bookmarkStart w:id="1037" w:name="_Toc499554571"/>
    </w:p>
    <w:p w14:paraId="3E247642" w14:textId="4CA7D7B3" w:rsidR="00BC0F95" w:rsidRDefault="007A6EBA" w:rsidP="009D212B">
      <w:pPr>
        <w:pStyle w:val="Tabletitle"/>
      </w:pPr>
      <w:bookmarkStart w:id="1038" w:name="_Toc63673162"/>
      <w:r w:rsidRPr="008E7DBF">
        <w:lastRenderedPageBreak/>
        <w:t xml:space="preserve">Table </w:t>
      </w:r>
      <w:r w:rsidR="008E7DBF" w:rsidRPr="008E7DBF">
        <w:t xml:space="preserve">9.2.2: Prevalence of Wasting and Healthy Weight and Mean Weight-for-Height Z-scores among Children </w:t>
      </w:r>
      <w:r w:rsidR="00C00E7E">
        <w:t>u</w:t>
      </w:r>
      <w:r w:rsidR="008E7DBF" w:rsidRPr="008E7DBF">
        <w:t>nder 5 Years of Age in the ZOI, in Total and by Selected Child, Caregiver, and Household Characteristics</w:t>
      </w:r>
      <w:bookmarkEnd w:id="1034"/>
      <w:bookmarkEnd w:id="1035"/>
      <w:bookmarkEnd w:id="1036"/>
      <w:bookmarkEnd w:id="1037"/>
      <w:bookmarkEnd w:id="1038"/>
    </w:p>
    <w:tbl>
      <w:tblPr>
        <w:tblW w:w="5027" w:type="pct"/>
        <w:tblLook w:val="04A0" w:firstRow="1" w:lastRow="0" w:firstColumn="1" w:lastColumn="0" w:noHBand="0" w:noVBand="1"/>
      </w:tblPr>
      <w:tblGrid>
        <w:gridCol w:w="4252"/>
        <w:gridCol w:w="1363"/>
        <w:gridCol w:w="867"/>
        <w:gridCol w:w="628"/>
        <w:gridCol w:w="867"/>
        <w:gridCol w:w="629"/>
        <w:gridCol w:w="1350"/>
        <w:gridCol w:w="1117"/>
        <w:gridCol w:w="995"/>
        <w:gridCol w:w="1179"/>
      </w:tblGrid>
      <w:tr w:rsidR="00AB6A32" w:rsidRPr="009D212B" w14:paraId="46D879CE" w14:textId="77777777" w:rsidTr="00290099">
        <w:trPr>
          <w:tblHeader/>
        </w:trPr>
        <w:tc>
          <w:tcPr>
            <w:tcW w:w="4181" w:type="dxa"/>
            <w:vMerge w:val="restart"/>
            <w:tcBorders>
              <w:top w:val="single" w:sz="4" w:space="0" w:color="auto"/>
              <w:left w:val="nil"/>
              <w:bottom w:val="single" w:sz="4" w:space="0" w:color="000000"/>
              <w:right w:val="nil"/>
            </w:tcBorders>
            <w:shd w:val="clear" w:color="000000" w:fill="387990"/>
            <w:vAlign w:val="bottom"/>
            <w:hideMark/>
          </w:tcPr>
          <w:p w14:paraId="75462F3B" w14:textId="77777777" w:rsidR="008E7DBF" w:rsidRPr="009D212B" w:rsidRDefault="008E7DBF" w:rsidP="009D212B">
            <w:pPr>
              <w:widowControl/>
              <w:spacing w:line="259" w:lineRule="auto"/>
              <w:rPr>
                <w:rFonts w:eastAsia="Times New Roman" w:cs="Times New Roman"/>
                <w:b/>
                <w:bCs/>
                <w:color w:val="FFFFFF"/>
                <w:sz w:val="20"/>
                <w:szCs w:val="20"/>
              </w:rPr>
            </w:pPr>
            <w:r w:rsidRPr="009D212B">
              <w:rPr>
                <w:rFonts w:eastAsia="Times New Roman" w:cs="Times New Roman"/>
                <w:b/>
                <w:bCs/>
                <w:color w:val="FFFFFF"/>
                <w:sz w:val="20"/>
                <w:szCs w:val="20"/>
              </w:rPr>
              <w:t>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208EEE8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Severely wasted </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3 SD)</w:t>
            </w:r>
            <w:r w:rsidRPr="009D212B">
              <w:rPr>
                <w:rFonts w:eastAsia="Times New Roman" w:cs="Times New Roman"/>
                <w:b/>
                <w:bCs/>
                <w:color w:val="FFFFFF"/>
                <w:sz w:val="20"/>
                <w:szCs w:val="20"/>
              </w:rPr>
              <w:br/>
              <w:t>(%)</w:t>
            </w:r>
          </w:p>
        </w:tc>
        <w:tc>
          <w:tcPr>
            <w:tcW w:w="1471" w:type="dxa"/>
            <w:gridSpan w:val="2"/>
            <w:tcBorders>
              <w:top w:val="single" w:sz="4" w:space="0" w:color="auto"/>
              <w:left w:val="nil"/>
              <w:bottom w:val="single" w:sz="4" w:space="0" w:color="FFFFFF"/>
              <w:right w:val="nil"/>
            </w:tcBorders>
            <w:shd w:val="clear" w:color="000000" w:fill="387990"/>
            <w:vAlign w:val="bottom"/>
            <w:hideMark/>
          </w:tcPr>
          <w:p w14:paraId="2661BA3D"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Wasted</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2 SD)</w:t>
            </w:r>
          </w:p>
        </w:tc>
        <w:tc>
          <w:tcPr>
            <w:tcW w:w="1472" w:type="dxa"/>
            <w:gridSpan w:val="2"/>
            <w:tcBorders>
              <w:top w:val="single" w:sz="4" w:space="0" w:color="auto"/>
              <w:left w:val="nil"/>
              <w:bottom w:val="single" w:sz="4" w:space="0" w:color="FFFFFF"/>
              <w:right w:val="nil"/>
            </w:tcBorders>
            <w:shd w:val="clear" w:color="000000" w:fill="387990"/>
            <w:vAlign w:val="bottom"/>
            <w:hideMark/>
          </w:tcPr>
          <w:p w14:paraId="0E32800B"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Healthy weight </w:t>
            </w:r>
            <w:r w:rsidRPr="009D212B">
              <w:rPr>
                <w:rFonts w:eastAsia="Times New Roman" w:cs="Times New Roman"/>
                <w:b/>
                <w:bCs/>
                <w:color w:val="FFFFFF"/>
                <w:sz w:val="20"/>
                <w:szCs w:val="20"/>
              </w:rPr>
              <w:br/>
              <w:t>(-2 to +2 SD)</w:t>
            </w:r>
          </w:p>
        </w:tc>
        <w:tc>
          <w:tcPr>
            <w:tcW w:w="1328" w:type="dxa"/>
            <w:vMerge w:val="restart"/>
            <w:tcBorders>
              <w:top w:val="single" w:sz="4" w:space="0" w:color="auto"/>
              <w:left w:val="nil"/>
              <w:bottom w:val="single" w:sz="4" w:space="0" w:color="000000"/>
              <w:right w:val="nil"/>
            </w:tcBorders>
            <w:shd w:val="clear" w:color="000000" w:fill="387990"/>
            <w:vAlign w:val="bottom"/>
            <w:hideMark/>
          </w:tcPr>
          <w:p w14:paraId="4266DD38"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Overweight (&gt; +2SD)</w:t>
            </w:r>
            <w:r w:rsidRPr="009D212B">
              <w:rPr>
                <w:rFonts w:eastAsia="Times New Roman" w:cs="Times New Roman"/>
                <w:b/>
                <w:bCs/>
                <w:color w:val="FFFFFF"/>
                <w:sz w:val="20"/>
                <w:szCs w:val="20"/>
              </w:rPr>
              <w:br/>
              <w:t>(%)</w:t>
            </w:r>
          </w:p>
        </w:tc>
        <w:tc>
          <w:tcPr>
            <w:tcW w:w="1099" w:type="dxa"/>
            <w:vMerge w:val="restart"/>
            <w:tcBorders>
              <w:top w:val="single" w:sz="4" w:space="0" w:color="auto"/>
              <w:left w:val="nil"/>
              <w:bottom w:val="single" w:sz="4" w:space="0" w:color="000000"/>
              <w:right w:val="nil"/>
            </w:tcBorders>
            <w:shd w:val="clear" w:color="000000" w:fill="387990"/>
            <w:vAlign w:val="bottom"/>
            <w:hideMark/>
          </w:tcPr>
          <w:p w14:paraId="7F41822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Obese </w:t>
            </w:r>
            <w:r w:rsidRPr="009D212B">
              <w:rPr>
                <w:rFonts w:eastAsia="Times New Roman" w:cs="Times New Roman"/>
                <w:b/>
                <w:bCs/>
                <w:color w:val="FFFFFF"/>
                <w:sz w:val="20"/>
                <w:szCs w:val="20"/>
              </w:rPr>
              <w:br/>
              <w:t>(&gt; +3SD)</w:t>
            </w:r>
            <w:r w:rsidRPr="009D212B">
              <w:rPr>
                <w:rFonts w:eastAsia="Times New Roman" w:cs="Times New Roman"/>
                <w:b/>
                <w:bCs/>
                <w:color w:val="FFFFFF"/>
                <w:sz w:val="20"/>
                <w:szCs w:val="20"/>
              </w:rPr>
              <w:br/>
              <w:t>(%)</w:t>
            </w:r>
          </w:p>
        </w:tc>
        <w:tc>
          <w:tcPr>
            <w:tcW w:w="979" w:type="dxa"/>
            <w:vMerge w:val="restart"/>
            <w:tcBorders>
              <w:top w:val="single" w:sz="4" w:space="0" w:color="auto"/>
              <w:left w:val="nil"/>
              <w:bottom w:val="single" w:sz="4" w:space="0" w:color="000000"/>
              <w:right w:val="nil"/>
            </w:tcBorders>
            <w:shd w:val="clear" w:color="000000" w:fill="387990"/>
            <w:vAlign w:val="bottom"/>
            <w:hideMark/>
          </w:tcPr>
          <w:p w14:paraId="0F2B506A" w14:textId="476A135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Mean </w:t>
            </w:r>
            <w:r w:rsidRPr="009D212B">
              <w:rPr>
                <w:rFonts w:eastAsia="Times New Roman" w:cs="Times New Roman"/>
                <w:b/>
                <w:bCs/>
                <w:color w:val="FFFFFF"/>
                <w:sz w:val="20"/>
                <w:szCs w:val="20"/>
              </w:rPr>
              <w:br/>
            </w:r>
            <w:r w:rsidR="002B076E">
              <w:rPr>
                <w:rFonts w:eastAsia="Times New Roman" w:cs="Times New Roman"/>
                <w:b/>
                <w:bCs/>
                <w:color w:val="FFFFFF"/>
                <w:sz w:val="20"/>
                <w:szCs w:val="20"/>
              </w:rPr>
              <w:t>z</w:t>
            </w:r>
            <w:r w:rsidRPr="009D212B">
              <w:rPr>
                <w:rFonts w:eastAsia="Times New Roman" w:cs="Times New Roman"/>
                <w:b/>
                <w:bCs/>
                <w:color w:val="FFFFFF"/>
                <w:sz w:val="20"/>
                <w:szCs w:val="20"/>
              </w:rPr>
              <w:t>-score</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0BB8AD2E" w14:textId="4462727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9D212B">
              <w:rPr>
                <w:rFonts w:eastAsia="Times New Roman" w:cs="Times New Roman"/>
                <w:b/>
                <w:bCs/>
                <w:color w:val="FFFFFF"/>
                <w:sz w:val="20"/>
                <w:szCs w:val="20"/>
                <w:vertAlign w:val="superscript"/>
              </w:rPr>
              <w:t>b</w:t>
            </w:r>
          </w:p>
        </w:tc>
      </w:tr>
      <w:tr w:rsidR="00AB6A32" w:rsidRPr="009D212B" w14:paraId="2D8BDA8F" w14:textId="77777777" w:rsidTr="002B076E">
        <w:trPr>
          <w:tblHeader/>
        </w:trPr>
        <w:tc>
          <w:tcPr>
            <w:tcW w:w="4180" w:type="dxa"/>
            <w:vMerge/>
            <w:tcBorders>
              <w:top w:val="single" w:sz="4" w:space="0" w:color="auto"/>
              <w:left w:val="nil"/>
              <w:bottom w:val="single" w:sz="4" w:space="0" w:color="000000"/>
              <w:right w:val="nil"/>
            </w:tcBorders>
            <w:vAlign w:val="center"/>
            <w:hideMark/>
          </w:tcPr>
          <w:p w14:paraId="79C5A13C"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2DC76CF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853" w:type="dxa"/>
            <w:tcBorders>
              <w:top w:val="nil"/>
              <w:left w:val="nil"/>
              <w:bottom w:val="nil"/>
              <w:right w:val="nil"/>
            </w:tcBorders>
            <w:shd w:val="clear" w:color="000000" w:fill="387990"/>
            <w:vAlign w:val="bottom"/>
            <w:hideMark/>
          </w:tcPr>
          <w:p w14:paraId="56ACF8DB" w14:textId="6563FEDD"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44D3C652"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
        </w:tc>
        <w:tc>
          <w:tcPr>
            <w:tcW w:w="853" w:type="dxa"/>
            <w:tcBorders>
              <w:top w:val="nil"/>
              <w:left w:val="nil"/>
              <w:bottom w:val="nil"/>
              <w:right w:val="nil"/>
            </w:tcBorders>
            <w:shd w:val="clear" w:color="000000" w:fill="387990"/>
            <w:vAlign w:val="bottom"/>
            <w:hideMark/>
          </w:tcPr>
          <w:p w14:paraId="0B6C0CB0" w14:textId="146798F7" w:rsidR="008E7DBF" w:rsidRPr="009D212B" w:rsidRDefault="009D212B"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 </w:t>
            </w:r>
            <w:r w:rsidR="008E7DBF" w:rsidRPr="009D212B">
              <w:rPr>
                <w:rFonts w:eastAsia="Times New Roman" w:cs="Times New Roman"/>
                <w:b/>
                <w:bCs/>
                <w:color w:val="FFFFFF"/>
                <w:sz w:val="20"/>
                <w:szCs w:val="20"/>
              </w:rPr>
              <w:t>(%)</w:t>
            </w:r>
          </w:p>
        </w:tc>
        <w:tc>
          <w:tcPr>
            <w:tcW w:w="619" w:type="dxa"/>
            <w:tcBorders>
              <w:top w:val="nil"/>
              <w:left w:val="nil"/>
              <w:bottom w:val="single" w:sz="4" w:space="0" w:color="auto"/>
              <w:right w:val="nil"/>
            </w:tcBorders>
            <w:shd w:val="clear" w:color="000000" w:fill="387990"/>
            <w:vAlign w:val="bottom"/>
            <w:hideMark/>
          </w:tcPr>
          <w:p w14:paraId="4B2F67B2"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
        </w:tc>
        <w:tc>
          <w:tcPr>
            <w:tcW w:w="1328" w:type="dxa"/>
            <w:vMerge/>
            <w:tcBorders>
              <w:top w:val="single" w:sz="4" w:space="0" w:color="auto"/>
              <w:left w:val="nil"/>
              <w:bottom w:val="single" w:sz="4" w:space="0" w:color="000000"/>
              <w:right w:val="nil"/>
            </w:tcBorders>
            <w:vAlign w:val="center"/>
            <w:hideMark/>
          </w:tcPr>
          <w:p w14:paraId="74A9F47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099" w:type="dxa"/>
            <w:vMerge/>
            <w:tcBorders>
              <w:top w:val="single" w:sz="4" w:space="0" w:color="auto"/>
              <w:left w:val="nil"/>
              <w:bottom w:val="single" w:sz="4" w:space="0" w:color="000000"/>
              <w:right w:val="nil"/>
            </w:tcBorders>
            <w:vAlign w:val="center"/>
            <w:hideMark/>
          </w:tcPr>
          <w:p w14:paraId="3715AE5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979" w:type="dxa"/>
            <w:vMerge/>
            <w:tcBorders>
              <w:top w:val="single" w:sz="4" w:space="0" w:color="auto"/>
              <w:left w:val="nil"/>
              <w:bottom w:val="single" w:sz="4" w:space="0" w:color="000000"/>
              <w:right w:val="nil"/>
            </w:tcBorders>
            <w:vAlign w:val="center"/>
            <w:hideMark/>
          </w:tcPr>
          <w:p w14:paraId="55CEF3E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160" w:type="dxa"/>
            <w:vMerge/>
            <w:tcBorders>
              <w:top w:val="single" w:sz="4" w:space="0" w:color="auto"/>
              <w:left w:val="nil"/>
              <w:bottom w:val="single" w:sz="4" w:space="0" w:color="000000"/>
              <w:right w:val="nil"/>
            </w:tcBorders>
            <w:vAlign w:val="center"/>
            <w:hideMark/>
          </w:tcPr>
          <w:p w14:paraId="7F7102F8" w14:textId="77777777" w:rsidR="008E7DBF" w:rsidRPr="009D212B" w:rsidRDefault="008E7DBF" w:rsidP="009D212B">
            <w:pPr>
              <w:widowControl/>
              <w:spacing w:line="259" w:lineRule="auto"/>
              <w:rPr>
                <w:rFonts w:eastAsia="Times New Roman" w:cs="Times New Roman"/>
                <w:b/>
                <w:bCs/>
                <w:color w:val="FFFFFF"/>
                <w:sz w:val="20"/>
                <w:szCs w:val="20"/>
              </w:rPr>
            </w:pPr>
          </w:p>
        </w:tc>
      </w:tr>
      <w:tr w:rsidR="008E7DBF" w:rsidRPr="009D212B" w14:paraId="0515A1B4" w14:textId="77777777" w:rsidTr="00901D8B">
        <w:tc>
          <w:tcPr>
            <w:tcW w:w="4180" w:type="dxa"/>
            <w:tcBorders>
              <w:top w:val="nil"/>
              <w:left w:val="nil"/>
              <w:bottom w:val="single" w:sz="4" w:space="0" w:color="auto"/>
              <w:right w:val="nil"/>
            </w:tcBorders>
            <w:shd w:val="clear" w:color="auto" w:fill="auto"/>
            <w:vAlign w:val="center"/>
            <w:hideMark/>
          </w:tcPr>
          <w:p w14:paraId="694C5A2B" w14:textId="77777777" w:rsidR="008E7DBF" w:rsidRPr="009D212B" w:rsidRDefault="008E7DBF" w:rsidP="009D212B">
            <w:pPr>
              <w:widowControl/>
              <w:spacing w:line="259" w:lineRule="auto"/>
              <w:rPr>
                <w:rFonts w:eastAsia="Times New Roman" w:cs="Times New Roman"/>
                <w:b/>
                <w:bCs/>
                <w:sz w:val="20"/>
                <w:szCs w:val="20"/>
              </w:rPr>
            </w:pPr>
            <w:r w:rsidRPr="009D212B">
              <w:rPr>
                <w:rFonts w:eastAsia="Times New Roman" w:cs="Times New Roman"/>
                <w:b/>
                <w:bCs/>
                <w:sz w:val="20"/>
                <w:szCs w:val="20"/>
              </w:rPr>
              <w:t>All children under 5 years of age</w:t>
            </w:r>
          </w:p>
        </w:tc>
        <w:tc>
          <w:tcPr>
            <w:tcW w:w="1340" w:type="dxa"/>
            <w:tcBorders>
              <w:top w:val="nil"/>
              <w:left w:val="nil"/>
              <w:bottom w:val="single" w:sz="4" w:space="0" w:color="auto"/>
              <w:right w:val="nil"/>
            </w:tcBorders>
            <w:shd w:val="clear" w:color="auto" w:fill="auto"/>
            <w:vAlign w:val="center"/>
            <w:hideMark/>
          </w:tcPr>
          <w:p w14:paraId="312C02A2" w14:textId="48355AE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006DC09F" w14:textId="41ECF1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8336FB" w14:textId="39FECA0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7DE0FCE5" w14:textId="7E98C015"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B52CDFF" w14:textId="450DF48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B587F9" w14:textId="436A54C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2E6194" w14:textId="6143348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3624A00" w14:textId="6A43F26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CBDB6AC" w14:textId="4BB6D91E"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EB1A883" w14:textId="77777777" w:rsidTr="00901D8B">
        <w:tc>
          <w:tcPr>
            <w:tcW w:w="4180" w:type="dxa"/>
            <w:tcBorders>
              <w:top w:val="nil"/>
              <w:left w:val="nil"/>
              <w:bottom w:val="single" w:sz="4" w:space="0" w:color="auto"/>
              <w:right w:val="nil"/>
            </w:tcBorders>
            <w:shd w:val="clear" w:color="000000" w:fill="DBE7F3"/>
            <w:vAlign w:val="center"/>
            <w:hideMark/>
          </w:tcPr>
          <w:p w14:paraId="29E9393A"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sex</w:t>
            </w:r>
          </w:p>
        </w:tc>
        <w:tc>
          <w:tcPr>
            <w:tcW w:w="1340" w:type="dxa"/>
            <w:tcBorders>
              <w:top w:val="nil"/>
              <w:left w:val="nil"/>
              <w:bottom w:val="single" w:sz="4" w:space="0" w:color="auto"/>
              <w:right w:val="nil"/>
            </w:tcBorders>
            <w:shd w:val="clear" w:color="000000" w:fill="DBE7F3"/>
            <w:vAlign w:val="center"/>
            <w:hideMark/>
          </w:tcPr>
          <w:p w14:paraId="734540CE" w14:textId="40B4383A"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2D41DC4" w14:textId="5CDDEB3A"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E86B6A7" w14:textId="4895E7F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11A0553" w14:textId="39F0A4AE"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E4B2722" w14:textId="5FEA78A8"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7428FF11" w14:textId="4123AFE1"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3CE2676" w14:textId="111F2554"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76A65D4C" w14:textId="72E7D22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756240B" w14:textId="4275ABFC" w:rsidR="008E7DBF" w:rsidRPr="009D212B" w:rsidRDefault="008E7DBF" w:rsidP="009D212B">
            <w:pPr>
              <w:widowControl/>
              <w:spacing w:line="259" w:lineRule="auto"/>
              <w:jc w:val="center"/>
              <w:rPr>
                <w:rFonts w:eastAsia="Times New Roman" w:cs="Times New Roman"/>
                <w:bCs/>
                <w:color w:val="auto"/>
                <w:sz w:val="20"/>
                <w:szCs w:val="20"/>
              </w:rPr>
            </w:pPr>
          </w:p>
        </w:tc>
      </w:tr>
      <w:tr w:rsidR="008E7DBF" w:rsidRPr="009D212B" w14:paraId="0944F7CD" w14:textId="77777777" w:rsidTr="00901D8B">
        <w:tc>
          <w:tcPr>
            <w:tcW w:w="4180" w:type="dxa"/>
            <w:tcBorders>
              <w:top w:val="nil"/>
              <w:left w:val="nil"/>
              <w:bottom w:val="single" w:sz="4" w:space="0" w:color="auto"/>
              <w:right w:val="nil"/>
            </w:tcBorders>
            <w:shd w:val="clear" w:color="auto" w:fill="auto"/>
            <w:vAlign w:val="center"/>
            <w:hideMark/>
          </w:tcPr>
          <w:p w14:paraId="309AA6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w:t>
            </w:r>
          </w:p>
        </w:tc>
        <w:tc>
          <w:tcPr>
            <w:tcW w:w="1340" w:type="dxa"/>
            <w:tcBorders>
              <w:top w:val="nil"/>
              <w:left w:val="nil"/>
              <w:bottom w:val="single" w:sz="4" w:space="0" w:color="auto"/>
              <w:right w:val="nil"/>
            </w:tcBorders>
            <w:shd w:val="clear" w:color="auto" w:fill="auto"/>
            <w:vAlign w:val="center"/>
            <w:hideMark/>
          </w:tcPr>
          <w:p w14:paraId="37FAC7DF" w14:textId="3753B49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AD2867C" w14:textId="2144011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7E2008" w14:textId="48EA88F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9FBCB5" w14:textId="6895AC72"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9173183" w14:textId="5105722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9D34C8C" w14:textId="58F8E26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6A2C8E85" w14:textId="5F11CDD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A64613A" w14:textId="4912EE8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F2D0E8" w14:textId="76556BB5"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11D6A16" w14:textId="77777777" w:rsidTr="00901D8B">
        <w:tc>
          <w:tcPr>
            <w:tcW w:w="4180" w:type="dxa"/>
            <w:tcBorders>
              <w:top w:val="nil"/>
              <w:left w:val="nil"/>
              <w:bottom w:val="single" w:sz="4" w:space="0" w:color="auto"/>
              <w:right w:val="nil"/>
            </w:tcBorders>
            <w:shd w:val="clear" w:color="auto" w:fill="auto"/>
            <w:vAlign w:val="center"/>
            <w:hideMark/>
          </w:tcPr>
          <w:p w14:paraId="35E32AB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w:t>
            </w:r>
          </w:p>
        </w:tc>
        <w:tc>
          <w:tcPr>
            <w:tcW w:w="1340" w:type="dxa"/>
            <w:tcBorders>
              <w:top w:val="nil"/>
              <w:left w:val="nil"/>
              <w:bottom w:val="single" w:sz="4" w:space="0" w:color="auto"/>
              <w:right w:val="nil"/>
            </w:tcBorders>
            <w:shd w:val="clear" w:color="auto" w:fill="auto"/>
            <w:vAlign w:val="center"/>
            <w:hideMark/>
          </w:tcPr>
          <w:p w14:paraId="66E9C37B" w14:textId="461207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0FD3734" w14:textId="3CB95FF4"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D3B807B" w14:textId="2EA2ED6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EBCF088" w14:textId="3B7A797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164895D" w14:textId="6493678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8F6ADA4" w14:textId="05F8A6C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706C41" w14:textId="2F23D5C0"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25F5E73C" w14:textId="0CCBE0F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5B4B8AB" w14:textId="0482691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06A5611" w14:textId="77777777" w:rsidTr="00901D8B">
        <w:tc>
          <w:tcPr>
            <w:tcW w:w="4180" w:type="dxa"/>
            <w:tcBorders>
              <w:top w:val="nil"/>
              <w:left w:val="nil"/>
              <w:bottom w:val="single" w:sz="4" w:space="0" w:color="auto"/>
              <w:right w:val="nil"/>
            </w:tcBorders>
            <w:shd w:val="clear" w:color="000000" w:fill="DBE7F3"/>
            <w:vAlign w:val="center"/>
            <w:hideMark/>
          </w:tcPr>
          <w:p w14:paraId="407BB265"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age</w:t>
            </w:r>
          </w:p>
        </w:tc>
        <w:tc>
          <w:tcPr>
            <w:tcW w:w="1340" w:type="dxa"/>
            <w:tcBorders>
              <w:top w:val="nil"/>
              <w:left w:val="nil"/>
              <w:bottom w:val="single" w:sz="4" w:space="0" w:color="auto"/>
              <w:right w:val="nil"/>
            </w:tcBorders>
            <w:shd w:val="clear" w:color="000000" w:fill="DBE7F3"/>
            <w:vAlign w:val="center"/>
            <w:hideMark/>
          </w:tcPr>
          <w:p w14:paraId="6477B5D0" w14:textId="1A06F093"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F86E6B2" w14:textId="174800FC"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54D1759" w14:textId="405A85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0985A5A0" w14:textId="6BB71A47"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672F9B01" w14:textId="6A7805C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285A51D4" w14:textId="1983C552"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2C01EB0A" w14:textId="6F359C93"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0A29AE0" w14:textId="76C49FA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91C5EB6" w14:textId="702E757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E1AB9D7" w14:textId="77777777" w:rsidTr="00901D8B">
        <w:tc>
          <w:tcPr>
            <w:tcW w:w="4180" w:type="dxa"/>
            <w:tcBorders>
              <w:top w:val="nil"/>
              <w:left w:val="nil"/>
              <w:bottom w:val="single" w:sz="4" w:space="0" w:color="auto"/>
              <w:right w:val="nil"/>
            </w:tcBorders>
            <w:shd w:val="clear" w:color="auto" w:fill="auto"/>
            <w:vAlign w:val="center"/>
            <w:hideMark/>
          </w:tcPr>
          <w:p w14:paraId="7A749DD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0-11 months</w:t>
            </w:r>
          </w:p>
        </w:tc>
        <w:tc>
          <w:tcPr>
            <w:tcW w:w="1340" w:type="dxa"/>
            <w:tcBorders>
              <w:top w:val="nil"/>
              <w:left w:val="nil"/>
              <w:bottom w:val="single" w:sz="4" w:space="0" w:color="auto"/>
              <w:right w:val="nil"/>
            </w:tcBorders>
            <w:shd w:val="clear" w:color="auto" w:fill="auto"/>
            <w:vAlign w:val="center"/>
            <w:hideMark/>
          </w:tcPr>
          <w:p w14:paraId="66D949BA" w14:textId="415CD99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8EE5CFB" w14:textId="2214C98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B71DF0E" w14:textId="12841F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A86D5B5" w14:textId="71A81BD9"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1C14E61" w14:textId="594143C6"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FE8BFF8" w14:textId="37D1EB2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F197A09" w14:textId="0B372A6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6BAF85" w14:textId="5E62BF8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1394BB9" w14:textId="0D5B9A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961FED" w14:textId="77777777" w:rsidTr="00901D8B">
        <w:tc>
          <w:tcPr>
            <w:tcW w:w="4180" w:type="dxa"/>
            <w:tcBorders>
              <w:top w:val="nil"/>
              <w:left w:val="nil"/>
              <w:bottom w:val="single" w:sz="4" w:space="0" w:color="auto"/>
              <w:right w:val="nil"/>
            </w:tcBorders>
            <w:shd w:val="clear" w:color="auto" w:fill="auto"/>
            <w:vAlign w:val="center"/>
            <w:hideMark/>
          </w:tcPr>
          <w:p w14:paraId="625871C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12-23 months</w:t>
            </w:r>
          </w:p>
        </w:tc>
        <w:tc>
          <w:tcPr>
            <w:tcW w:w="1340" w:type="dxa"/>
            <w:tcBorders>
              <w:top w:val="nil"/>
              <w:left w:val="nil"/>
              <w:bottom w:val="single" w:sz="4" w:space="0" w:color="auto"/>
              <w:right w:val="nil"/>
            </w:tcBorders>
            <w:shd w:val="clear" w:color="auto" w:fill="auto"/>
            <w:vAlign w:val="center"/>
            <w:hideMark/>
          </w:tcPr>
          <w:p w14:paraId="7612B9AF" w14:textId="0E3E55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76A6436" w14:textId="085E316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934C59" w14:textId="209AC5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8E4DF47" w14:textId="6C89C5C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F5684AE" w14:textId="7C762D8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52CD18B" w14:textId="5CBC743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36F7C2B" w14:textId="44C377C3"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6FB39B8" w14:textId="19D6518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EE1EEE1" w14:textId="4E01774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94DF054" w14:textId="77777777" w:rsidTr="00901D8B">
        <w:tc>
          <w:tcPr>
            <w:tcW w:w="4180" w:type="dxa"/>
            <w:tcBorders>
              <w:top w:val="nil"/>
              <w:left w:val="nil"/>
              <w:bottom w:val="single" w:sz="4" w:space="0" w:color="auto"/>
              <w:right w:val="nil"/>
            </w:tcBorders>
            <w:shd w:val="clear" w:color="auto" w:fill="auto"/>
            <w:vAlign w:val="center"/>
            <w:hideMark/>
          </w:tcPr>
          <w:p w14:paraId="5653C06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24-35 months</w:t>
            </w:r>
          </w:p>
        </w:tc>
        <w:tc>
          <w:tcPr>
            <w:tcW w:w="1340" w:type="dxa"/>
            <w:tcBorders>
              <w:top w:val="nil"/>
              <w:left w:val="nil"/>
              <w:bottom w:val="single" w:sz="4" w:space="0" w:color="auto"/>
              <w:right w:val="nil"/>
            </w:tcBorders>
            <w:shd w:val="clear" w:color="auto" w:fill="auto"/>
            <w:vAlign w:val="center"/>
            <w:hideMark/>
          </w:tcPr>
          <w:p w14:paraId="6609329E" w14:textId="294A18E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E7B344" w14:textId="1AAAAA5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D4DF58" w14:textId="2055A3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988E9D1" w14:textId="1070FB53"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47ECF44" w14:textId="5966461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FE24377" w14:textId="439CB1C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642E4F3" w14:textId="6D5C368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562B60" w14:textId="05A54EE3"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7CAC755" w14:textId="31D00C9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F37C96C" w14:textId="77777777" w:rsidTr="00901D8B">
        <w:tc>
          <w:tcPr>
            <w:tcW w:w="4180" w:type="dxa"/>
            <w:tcBorders>
              <w:top w:val="nil"/>
              <w:left w:val="nil"/>
              <w:bottom w:val="single" w:sz="4" w:space="0" w:color="auto"/>
              <w:right w:val="nil"/>
            </w:tcBorders>
            <w:shd w:val="clear" w:color="auto" w:fill="auto"/>
            <w:vAlign w:val="center"/>
            <w:hideMark/>
          </w:tcPr>
          <w:p w14:paraId="7E09A87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36-47 months</w:t>
            </w:r>
          </w:p>
        </w:tc>
        <w:tc>
          <w:tcPr>
            <w:tcW w:w="1340" w:type="dxa"/>
            <w:tcBorders>
              <w:top w:val="nil"/>
              <w:left w:val="nil"/>
              <w:bottom w:val="single" w:sz="4" w:space="0" w:color="auto"/>
              <w:right w:val="nil"/>
            </w:tcBorders>
            <w:shd w:val="clear" w:color="auto" w:fill="auto"/>
            <w:vAlign w:val="center"/>
            <w:hideMark/>
          </w:tcPr>
          <w:p w14:paraId="539006C3" w14:textId="157FEA8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7604FAA" w14:textId="6755FA1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4DD0B05" w14:textId="686725A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EFC85A0" w14:textId="581C82C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89F178D" w14:textId="58D324C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A57608E" w14:textId="3737B2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51FE361" w14:textId="6EB4888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362D821" w14:textId="1EE7B8A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20A464E" w14:textId="3AA2DAD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BB202E2" w14:textId="77777777" w:rsidTr="00901D8B">
        <w:tc>
          <w:tcPr>
            <w:tcW w:w="4180" w:type="dxa"/>
            <w:tcBorders>
              <w:top w:val="nil"/>
              <w:left w:val="nil"/>
              <w:bottom w:val="single" w:sz="4" w:space="0" w:color="auto"/>
              <w:right w:val="nil"/>
            </w:tcBorders>
            <w:shd w:val="clear" w:color="auto" w:fill="auto"/>
            <w:vAlign w:val="center"/>
            <w:hideMark/>
          </w:tcPr>
          <w:p w14:paraId="0A36F8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48-59 months</w:t>
            </w:r>
          </w:p>
        </w:tc>
        <w:tc>
          <w:tcPr>
            <w:tcW w:w="1340" w:type="dxa"/>
            <w:tcBorders>
              <w:top w:val="nil"/>
              <w:left w:val="nil"/>
              <w:bottom w:val="single" w:sz="4" w:space="0" w:color="auto"/>
              <w:right w:val="nil"/>
            </w:tcBorders>
            <w:shd w:val="clear" w:color="auto" w:fill="auto"/>
            <w:vAlign w:val="center"/>
            <w:hideMark/>
          </w:tcPr>
          <w:p w14:paraId="79F0856E" w14:textId="14B3637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B3BBDF5" w14:textId="40FADC5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DF3102E" w14:textId="72E4AE5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0C0AD0C" w14:textId="4A01B9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ABB7443" w14:textId="3F30282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467EC14" w14:textId="358243E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1D8AEE2" w14:textId="6174C56B"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0B9D1FE" w14:textId="57C6906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3B9D876" w14:textId="779ECD41"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72D6295" w14:textId="77777777" w:rsidTr="00901D8B">
        <w:tc>
          <w:tcPr>
            <w:tcW w:w="4180" w:type="dxa"/>
            <w:tcBorders>
              <w:top w:val="nil"/>
              <w:left w:val="nil"/>
              <w:bottom w:val="single" w:sz="4" w:space="0" w:color="auto"/>
              <w:right w:val="nil"/>
            </w:tcBorders>
            <w:shd w:val="clear" w:color="000000" w:fill="DBE7F3"/>
            <w:vAlign w:val="center"/>
            <w:hideMark/>
          </w:tcPr>
          <w:p w14:paraId="17254DAE"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Caregiver education</w:t>
            </w:r>
            <w:r w:rsidRPr="009D212B">
              <w:rPr>
                <w:rFonts w:eastAsia="Times New Roman" w:cs="Times New Roman"/>
                <w:b/>
                <w:bCs/>
                <w:color w:val="auto"/>
                <w:sz w:val="20"/>
                <w:szCs w:val="20"/>
                <w:vertAlign w:val="superscript"/>
              </w:rPr>
              <w:t>c</w:t>
            </w:r>
          </w:p>
        </w:tc>
        <w:tc>
          <w:tcPr>
            <w:tcW w:w="1340" w:type="dxa"/>
            <w:tcBorders>
              <w:top w:val="nil"/>
              <w:left w:val="nil"/>
              <w:bottom w:val="single" w:sz="4" w:space="0" w:color="auto"/>
              <w:right w:val="nil"/>
            </w:tcBorders>
            <w:shd w:val="clear" w:color="000000" w:fill="DBE7F3"/>
            <w:vAlign w:val="center"/>
            <w:hideMark/>
          </w:tcPr>
          <w:p w14:paraId="0D21BAD2" w14:textId="223530E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208BD04" w14:textId="6DA1ABD0"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4481B2C" w14:textId="6E49369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D471CDB" w14:textId="09C0D5D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C2AEE67" w14:textId="45D76FFE"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608AE06" w14:textId="74F03E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7608F664" w14:textId="3F9BF0C0"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0E14ED7" w14:textId="5C6FCDA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E9A7953" w14:textId="4830E8E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EE13BC7" w14:textId="77777777" w:rsidTr="00901D8B">
        <w:tc>
          <w:tcPr>
            <w:tcW w:w="4180" w:type="dxa"/>
            <w:tcBorders>
              <w:top w:val="nil"/>
              <w:left w:val="nil"/>
              <w:bottom w:val="single" w:sz="4" w:space="0" w:color="auto"/>
              <w:right w:val="nil"/>
            </w:tcBorders>
            <w:shd w:val="clear" w:color="auto" w:fill="auto"/>
            <w:vAlign w:val="center"/>
            <w:hideMark/>
          </w:tcPr>
          <w:p w14:paraId="632BCAAA"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vAlign w:val="center"/>
            <w:hideMark/>
          </w:tcPr>
          <w:p w14:paraId="220AC21D" w14:textId="176344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C58AA9" w14:textId="563F1C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652ABE" w14:textId="4E2CAA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E25A173" w14:textId="22913C3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4AF9E3A" w14:textId="38C079F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0561506" w14:textId="4B143DC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716DFB" w14:textId="629363A5"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95181E" w14:textId="4B62950C"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CAF9E2" w14:textId="1FFCBA9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63DB6CA" w14:textId="77777777" w:rsidTr="00901D8B">
        <w:tc>
          <w:tcPr>
            <w:tcW w:w="4180" w:type="dxa"/>
            <w:tcBorders>
              <w:top w:val="nil"/>
              <w:left w:val="nil"/>
              <w:bottom w:val="single" w:sz="4" w:space="0" w:color="auto"/>
              <w:right w:val="nil"/>
            </w:tcBorders>
            <w:shd w:val="clear" w:color="auto" w:fill="auto"/>
            <w:vAlign w:val="center"/>
            <w:hideMark/>
          </w:tcPr>
          <w:p w14:paraId="41BF11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vAlign w:val="center"/>
            <w:hideMark/>
          </w:tcPr>
          <w:p w14:paraId="5A168951" w14:textId="3D8FD6ED"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D9ED659" w14:textId="52351D4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91D9B7" w14:textId="5AB1558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35A22F7" w14:textId="602B1E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3FC1D46" w14:textId="7137EAEF"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FBBB1A" w14:textId="093CD24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945C8E2" w14:textId="7D5BC69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5386A6F" w14:textId="44DE255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057E01E" w14:textId="194B1A9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AD6E136" w14:textId="77777777" w:rsidTr="00901D8B">
        <w:tc>
          <w:tcPr>
            <w:tcW w:w="4180" w:type="dxa"/>
            <w:tcBorders>
              <w:top w:val="nil"/>
              <w:left w:val="nil"/>
              <w:bottom w:val="single" w:sz="4" w:space="0" w:color="auto"/>
              <w:right w:val="nil"/>
            </w:tcBorders>
            <w:shd w:val="clear" w:color="auto" w:fill="auto"/>
            <w:vAlign w:val="center"/>
            <w:hideMark/>
          </w:tcPr>
          <w:p w14:paraId="789A3F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vAlign w:val="center"/>
            <w:hideMark/>
          </w:tcPr>
          <w:p w14:paraId="508A611C" w14:textId="71484EE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7BC5A18" w14:textId="7E08B0C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D92C47" w14:textId="2E73155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84664E" w14:textId="100784D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7556EE4" w14:textId="0B806089"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38BEF47" w14:textId="57042A3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A675774" w14:textId="55D4F7B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992BCC1" w14:textId="662F2E7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D601A1E" w14:textId="3B16A4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C4F132B" w14:textId="77777777" w:rsidTr="00901D8B">
        <w:tc>
          <w:tcPr>
            <w:tcW w:w="4180" w:type="dxa"/>
            <w:tcBorders>
              <w:top w:val="nil"/>
              <w:left w:val="nil"/>
              <w:bottom w:val="single" w:sz="4" w:space="0" w:color="auto"/>
              <w:right w:val="nil"/>
            </w:tcBorders>
            <w:shd w:val="clear" w:color="auto" w:fill="auto"/>
            <w:vAlign w:val="center"/>
            <w:hideMark/>
          </w:tcPr>
          <w:p w14:paraId="208ADF8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vAlign w:val="center"/>
            <w:hideMark/>
          </w:tcPr>
          <w:p w14:paraId="0AAE5B9F" w14:textId="6EAD27E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DFD95DC" w14:textId="03E1B79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46B147A" w14:textId="054E007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AFD7A50" w14:textId="1C73B2F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94A41C7" w14:textId="1DA46A6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0CA4CBA" w14:textId="479269ED"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BEE68D1" w14:textId="56F67CA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437ED53" w14:textId="49188DB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09842FF" w14:textId="4E01CC7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59D83BB" w14:textId="77777777" w:rsidTr="00901D8B">
        <w:tc>
          <w:tcPr>
            <w:tcW w:w="4180" w:type="dxa"/>
            <w:tcBorders>
              <w:top w:val="nil"/>
              <w:left w:val="nil"/>
              <w:bottom w:val="single" w:sz="4" w:space="0" w:color="auto"/>
              <w:right w:val="nil"/>
            </w:tcBorders>
            <w:shd w:val="clear" w:color="auto" w:fill="auto"/>
            <w:vAlign w:val="center"/>
            <w:hideMark/>
          </w:tcPr>
          <w:p w14:paraId="709F2CF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vAlign w:val="center"/>
            <w:hideMark/>
          </w:tcPr>
          <w:p w14:paraId="258DD3FB" w14:textId="360EF94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D0A1794" w14:textId="777D19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73768FA" w14:textId="154D79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3C2FAFD" w14:textId="5829C4D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A239048" w14:textId="5571FD4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162E1DD" w14:textId="110F0A21"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7FAE9B" w14:textId="09044C5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5A498C" w14:textId="04F1498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CC46684" w14:textId="379D673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F31AD81" w14:textId="77777777" w:rsidTr="00901D8B">
        <w:tc>
          <w:tcPr>
            <w:tcW w:w="4180" w:type="dxa"/>
            <w:tcBorders>
              <w:top w:val="nil"/>
              <w:left w:val="nil"/>
              <w:bottom w:val="single" w:sz="4" w:space="0" w:color="auto"/>
              <w:right w:val="nil"/>
            </w:tcBorders>
            <w:shd w:val="clear" w:color="000000" w:fill="DBE7F3"/>
            <w:vAlign w:val="center"/>
            <w:hideMark/>
          </w:tcPr>
          <w:p w14:paraId="66D39C76"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vAlign w:val="center"/>
            <w:hideMark/>
          </w:tcPr>
          <w:p w14:paraId="5F263A8D" w14:textId="2C8CF61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8A10B56" w14:textId="36CA36D6"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3CD376" w14:textId="06A67F18"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9891AF3" w14:textId="3C667CE8"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BDBC840" w14:textId="42D2AB2B"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599E0F59" w14:textId="26FD7720"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FBFA9D8" w14:textId="64CFCCAE"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16E37526" w14:textId="12EC290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F11F6B1" w14:textId="08EF722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C9B61E" w14:textId="77777777" w:rsidTr="00901D8B">
        <w:tc>
          <w:tcPr>
            <w:tcW w:w="4180" w:type="dxa"/>
            <w:tcBorders>
              <w:top w:val="nil"/>
              <w:left w:val="nil"/>
              <w:bottom w:val="single" w:sz="4" w:space="0" w:color="auto"/>
              <w:right w:val="nil"/>
            </w:tcBorders>
            <w:shd w:val="clear" w:color="auto" w:fill="auto"/>
            <w:vAlign w:val="center"/>
            <w:hideMark/>
          </w:tcPr>
          <w:p w14:paraId="0FDA197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vAlign w:val="center"/>
            <w:hideMark/>
          </w:tcPr>
          <w:p w14:paraId="3D0F976A" w14:textId="64FBE06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A30854B" w14:textId="2DDC577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276422C" w14:textId="791327D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DD5671B" w14:textId="6EED7B16"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EE13779" w14:textId="2797FC8C"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19ED6E" w14:textId="0CC03C9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1AB671F3" w14:textId="45E1030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43E3AB6" w14:textId="643E411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25F443D" w14:textId="4354F55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A3D5BE" w14:textId="77777777" w:rsidTr="00901D8B">
        <w:tc>
          <w:tcPr>
            <w:tcW w:w="4180" w:type="dxa"/>
            <w:tcBorders>
              <w:top w:val="nil"/>
              <w:left w:val="nil"/>
              <w:bottom w:val="single" w:sz="4" w:space="0" w:color="auto"/>
              <w:right w:val="nil"/>
            </w:tcBorders>
            <w:shd w:val="clear" w:color="auto" w:fill="auto"/>
            <w:vAlign w:val="center"/>
            <w:hideMark/>
          </w:tcPr>
          <w:p w14:paraId="645C948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vAlign w:val="center"/>
            <w:hideMark/>
          </w:tcPr>
          <w:p w14:paraId="4EBC0EDC" w14:textId="2D55C5F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F92F0C1" w14:textId="4E98F5D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2AE5FE" w14:textId="5D1B1F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FC61EDB" w14:textId="748BC42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E9AB2BD" w14:textId="30F0F272"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FC7EE2D" w14:textId="2691D70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091560" w14:textId="43F2282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B860CB2" w14:textId="3BFBB53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0A1D638" w14:textId="4262DBC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1743E05" w14:textId="77777777" w:rsidTr="00901D8B">
        <w:tc>
          <w:tcPr>
            <w:tcW w:w="4180" w:type="dxa"/>
            <w:tcBorders>
              <w:top w:val="nil"/>
              <w:left w:val="nil"/>
              <w:bottom w:val="single" w:sz="4" w:space="0" w:color="auto"/>
              <w:right w:val="nil"/>
            </w:tcBorders>
            <w:shd w:val="clear" w:color="auto" w:fill="auto"/>
            <w:vAlign w:val="center"/>
            <w:hideMark/>
          </w:tcPr>
          <w:p w14:paraId="374BCB1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vAlign w:val="center"/>
            <w:hideMark/>
          </w:tcPr>
          <w:p w14:paraId="71BB1A54" w14:textId="659696B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1EDF4B7" w14:textId="5D1FFAF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0D1CF0C" w14:textId="2EEC8AF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C00CC89" w14:textId="439BCB0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5B3810F" w14:textId="4AC950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6AD564" w14:textId="281D0B2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895F55" w14:textId="7D41AB4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C1AF90D" w14:textId="5B55F53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1D131E6" w14:textId="0BAD91E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E9B28B9" w14:textId="77777777" w:rsidTr="00901D8B">
        <w:tc>
          <w:tcPr>
            <w:tcW w:w="4180" w:type="dxa"/>
            <w:tcBorders>
              <w:top w:val="nil"/>
              <w:left w:val="nil"/>
              <w:bottom w:val="single" w:sz="4" w:space="0" w:color="auto"/>
              <w:right w:val="nil"/>
            </w:tcBorders>
            <w:shd w:val="clear" w:color="auto" w:fill="auto"/>
            <w:vAlign w:val="center"/>
            <w:hideMark/>
          </w:tcPr>
          <w:p w14:paraId="637BE3DC"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vAlign w:val="center"/>
            <w:hideMark/>
          </w:tcPr>
          <w:p w14:paraId="22E168E9" w14:textId="1CC330F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C82667F" w14:textId="073A8312"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A2E449" w14:textId="6AC30F5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1CAFAC" w14:textId="5831947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8C035F" w14:textId="0118803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A6A1B97" w14:textId="23FC0E5C"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3B16605" w14:textId="17BF985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A39274" w14:textId="2C45354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9362E4E" w14:textId="761A1FA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D318F0" w14:textId="77777777" w:rsidTr="00901D8B">
        <w:tc>
          <w:tcPr>
            <w:tcW w:w="4180" w:type="dxa"/>
            <w:tcBorders>
              <w:top w:val="nil"/>
              <w:left w:val="nil"/>
              <w:bottom w:val="single" w:sz="4" w:space="0" w:color="auto"/>
              <w:right w:val="nil"/>
            </w:tcBorders>
            <w:shd w:val="clear" w:color="000000" w:fill="DBE7F3"/>
            <w:vAlign w:val="center"/>
            <w:hideMark/>
          </w:tcPr>
          <w:p w14:paraId="5FC7AD81"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0A5805FC" w14:textId="52F8EB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DEA3909" w14:textId="32662D4D"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4D9AF9B7" w14:textId="14E4BE9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D6ACD9A" w14:textId="26714622"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55E6AE9" w14:textId="629C498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2381794" w14:textId="20BEF0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CED65AE" w14:textId="581E555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A6280AD" w14:textId="1EBDC753"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0FEF5D18" w14:textId="71947C4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2B92DE7" w14:textId="77777777" w:rsidTr="00901D8B">
        <w:tc>
          <w:tcPr>
            <w:tcW w:w="4181" w:type="dxa"/>
            <w:tcBorders>
              <w:top w:val="nil"/>
              <w:left w:val="nil"/>
              <w:bottom w:val="single" w:sz="4" w:space="0" w:color="auto"/>
              <w:right w:val="nil"/>
            </w:tcBorders>
            <w:shd w:val="clear" w:color="auto" w:fill="auto"/>
            <w:noWrap/>
            <w:vAlign w:val="center"/>
            <w:hideMark/>
          </w:tcPr>
          <w:p w14:paraId="7970AA5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7244C9A9" w14:textId="6870109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3F95FCA" w14:textId="2E3A8E6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0DCAAEA" w14:textId="177531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C95A760" w14:textId="05FE844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442FBF2" w14:textId="10262D08"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8C8463C" w14:textId="239A421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63B4509" w14:textId="6FE5DF9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AD450EC" w14:textId="60C08EE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1E3141E2" w14:textId="56364FE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5F22908" w14:textId="77777777" w:rsidTr="00901D8B">
        <w:tc>
          <w:tcPr>
            <w:tcW w:w="4181" w:type="dxa"/>
            <w:tcBorders>
              <w:top w:val="nil"/>
              <w:left w:val="nil"/>
              <w:bottom w:val="single" w:sz="4" w:space="0" w:color="auto"/>
              <w:right w:val="nil"/>
            </w:tcBorders>
            <w:shd w:val="clear" w:color="auto" w:fill="auto"/>
            <w:noWrap/>
            <w:vAlign w:val="center"/>
            <w:hideMark/>
          </w:tcPr>
          <w:p w14:paraId="7522D69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548FAA0F" w14:textId="7CA3A4D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7BF2AB" w14:textId="2CF86D4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C194F34" w14:textId="51842E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20069DC" w14:textId="56FEA6E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EA1363" w14:textId="02564E9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F6772E" w14:textId="441149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472515" w14:textId="662A588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8667CC1" w14:textId="0193D1A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3ECCE822" w14:textId="1EDE782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897A5B7" w14:textId="77777777" w:rsidTr="00901D8B">
        <w:tc>
          <w:tcPr>
            <w:tcW w:w="4181" w:type="dxa"/>
            <w:tcBorders>
              <w:top w:val="nil"/>
              <w:left w:val="nil"/>
              <w:bottom w:val="single" w:sz="4" w:space="0" w:color="auto"/>
              <w:right w:val="nil"/>
            </w:tcBorders>
            <w:shd w:val="clear" w:color="auto" w:fill="auto"/>
            <w:noWrap/>
            <w:vAlign w:val="center"/>
            <w:hideMark/>
          </w:tcPr>
          <w:p w14:paraId="461CF91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08CB162" w14:textId="57B4B93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07DE820" w14:textId="4B31CBFB"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93EE034" w14:textId="506B34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C2BF6CC" w14:textId="3BC238D4"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DA7A3AA" w14:textId="250AE21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33E6308" w14:textId="2D90C50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B6A258A" w14:textId="25E47A1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2EEDE1" w14:textId="492D5DB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0D68CD46" w14:textId="6C70EB47"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73C5031" w14:textId="77777777" w:rsidTr="00901D8B">
        <w:tc>
          <w:tcPr>
            <w:tcW w:w="4181" w:type="dxa"/>
            <w:tcBorders>
              <w:top w:val="nil"/>
              <w:left w:val="nil"/>
              <w:bottom w:val="single" w:sz="4" w:space="0" w:color="auto"/>
              <w:right w:val="nil"/>
            </w:tcBorders>
            <w:shd w:val="clear" w:color="auto" w:fill="auto"/>
            <w:noWrap/>
            <w:vAlign w:val="center"/>
            <w:hideMark/>
          </w:tcPr>
          <w:p w14:paraId="3CBD023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A0A1227" w14:textId="42FEECA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F6741C7" w14:textId="48CA28E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7534071" w14:textId="0E90C6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FDBFE07" w14:textId="631D900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5AD1740" w14:textId="002BF621"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C61E1BF" w14:textId="318DF454"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21E1AA7" w14:textId="2DE3180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7F15055" w14:textId="7C1DA0C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FA3BAA5" w14:textId="17ADE32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3E9C425" w14:textId="77777777" w:rsidTr="00901D8B">
        <w:tc>
          <w:tcPr>
            <w:tcW w:w="4181" w:type="dxa"/>
            <w:tcBorders>
              <w:top w:val="nil"/>
              <w:left w:val="nil"/>
              <w:bottom w:val="single" w:sz="4" w:space="0" w:color="auto"/>
              <w:right w:val="nil"/>
            </w:tcBorders>
            <w:shd w:val="clear" w:color="auto" w:fill="auto"/>
            <w:noWrap/>
            <w:vAlign w:val="center"/>
            <w:hideMark/>
          </w:tcPr>
          <w:p w14:paraId="6FDD3234"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13DBDCE5" w14:textId="04EF7E7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4B5F529" w14:textId="72D3A9B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38B1A0A" w14:textId="3D23CA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A7293BB" w14:textId="21148B3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89A12D8" w14:textId="2C2DB3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D1E539" w14:textId="7046F6AF"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453A61C" w14:textId="6D729A1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81830F4" w14:textId="608E9B1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31ABDA1" w14:textId="59E1358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8E217D1" w14:textId="77777777" w:rsidTr="00901D8B">
        <w:tc>
          <w:tcPr>
            <w:tcW w:w="4181" w:type="dxa"/>
            <w:tcBorders>
              <w:top w:val="nil"/>
              <w:left w:val="nil"/>
              <w:bottom w:val="single" w:sz="4" w:space="0" w:color="auto"/>
              <w:right w:val="nil"/>
            </w:tcBorders>
            <w:shd w:val="clear" w:color="000000" w:fill="DBE7F3"/>
            <w:vAlign w:val="center"/>
            <w:hideMark/>
          </w:tcPr>
          <w:p w14:paraId="1A16A69F"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Poverty status</w:t>
            </w:r>
          </w:p>
        </w:tc>
        <w:tc>
          <w:tcPr>
            <w:tcW w:w="1340" w:type="dxa"/>
            <w:tcBorders>
              <w:top w:val="nil"/>
              <w:left w:val="nil"/>
              <w:bottom w:val="single" w:sz="4" w:space="0" w:color="auto"/>
              <w:right w:val="nil"/>
            </w:tcBorders>
            <w:shd w:val="clear" w:color="000000" w:fill="DBE7F3"/>
            <w:vAlign w:val="center"/>
            <w:hideMark/>
          </w:tcPr>
          <w:p w14:paraId="7202D9CE" w14:textId="2FD0146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26AAEF1" w14:textId="5CAC67E5"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1C63E2E" w14:textId="5D1AB54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2D4C0A1B" w14:textId="64A92CA6"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592C8BC5" w14:textId="4922BD90"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CFAECDE" w14:textId="54CF0E4F"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15DD47E" w14:textId="2664D41A"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7ADC96D" w14:textId="0529B667"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1154AC5" w14:textId="2C472F7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ACF693C" w14:textId="77777777" w:rsidTr="00901D8B">
        <w:tc>
          <w:tcPr>
            <w:tcW w:w="4181" w:type="dxa"/>
            <w:tcBorders>
              <w:top w:val="nil"/>
              <w:left w:val="nil"/>
              <w:bottom w:val="single" w:sz="4" w:space="0" w:color="auto"/>
              <w:right w:val="nil"/>
            </w:tcBorders>
            <w:shd w:val="clear" w:color="auto" w:fill="auto"/>
            <w:vAlign w:val="center"/>
            <w:hideMark/>
          </w:tcPr>
          <w:p w14:paraId="14B8AC3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lastRenderedPageBreak/>
              <w:t>Poor</w:t>
            </w:r>
          </w:p>
        </w:tc>
        <w:tc>
          <w:tcPr>
            <w:tcW w:w="1340" w:type="dxa"/>
            <w:tcBorders>
              <w:top w:val="nil"/>
              <w:left w:val="nil"/>
              <w:bottom w:val="single" w:sz="4" w:space="0" w:color="auto"/>
              <w:right w:val="nil"/>
            </w:tcBorders>
            <w:shd w:val="clear" w:color="auto" w:fill="auto"/>
            <w:noWrap/>
            <w:vAlign w:val="center"/>
            <w:hideMark/>
          </w:tcPr>
          <w:p w14:paraId="0BB41E4A" w14:textId="41F3A0F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FAC1F8" w14:textId="3A74312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9F00CB5" w14:textId="168E68D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924256A" w14:textId="705867A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ABC2D0C" w14:textId="0A8E4FD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0190187" w14:textId="10988AB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5C3530" w14:textId="470DA7F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E716588" w14:textId="71F20F7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F50D384" w14:textId="6E4731E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433110" w14:textId="77777777" w:rsidTr="00901D8B">
        <w:tc>
          <w:tcPr>
            <w:tcW w:w="4181" w:type="dxa"/>
            <w:tcBorders>
              <w:top w:val="nil"/>
              <w:left w:val="nil"/>
              <w:bottom w:val="single" w:sz="4" w:space="0" w:color="auto"/>
              <w:right w:val="nil"/>
            </w:tcBorders>
            <w:shd w:val="clear" w:color="auto" w:fill="auto"/>
            <w:vAlign w:val="center"/>
            <w:hideMark/>
          </w:tcPr>
          <w:p w14:paraId="62050D6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76E0ADEA" w14:textId="3C531C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47CE75D" w14:textId="5B86A33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6C4B047" w14:textId="57318FB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2AB774D" w14:textId="2364160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70C80D8" w14:textId="51AF1377"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25B796F7" w14:textId="448AAA2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F2759ED" w14:textId="16AE5F8E"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3B1848E" w14:textId="3A9485B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C3722E9" w14:textId="6EDA304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50011DF" w14:textId="77777777" w:rsidTr="00901D8B">
        <w:tc>
          <w:tcPr>
            <w:tcW w:w="4181" w:type="dxa"/>
            <w:tcBorders>
              <w:top w:val="nil"/>
              <w:left w:val="nil"/>
              <w:bottom w:val="single" w:sz="4" w:space="0" w:color="auto"/>
              <w:right w:val="nil"/>
            </w:tcBorders>
            <w:shd w:val="clear" w:color="000000" w:fill="DBE7F3"/>
            <w:noWrap/>
            <w:vAlign w:val="center"/>
            <w:hideMark/>
          </w:tcPr>
          <w:p w14:paraId="2EBE2CB9"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50C67CFD" w14:textId="437B8849"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9B5D032" w14:textId="752826AB"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109A4" w14:textId="20605945"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5DBE5F7" w14:textId="2B4D7C5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40122BA4" w14:textId="56A6F781"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4211689" w14:textId="5E720606"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546A4515" w14:textId="575DFF2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0BE92321" w14:textId="4C1349DF"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noWrap/>
            <w:vAlign w:val="center"/>
            <w:hideMark/>
          </w:tcPr>
          <w:p w14:paraId="09F55D11" w14:textId="1B05D8C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528DA84" w14:textId="77777777" w:rsidTr="00901D8B">
        <w:tc>
          <w:tcPr>
            <w:tcW w:w="4181" w:type="dxa"/>
            <w:tcBorders>
              <w:top w:val="nil"/>
              <w:left w:val="nil"/>
              <w:bottom w:val="single" w:sz="4" w:space="0" w:color="auto"/>
              <w:right w:val="nil"/>
            </w:tcBorders>
            <w:shd w:val="clear" w:color="auto" w:fill="auto"/>
            <w:noWrap/>
            <w:vAlign w:val="center"/>
            <w:hideMark/>
          </w:tcPr>
          <w:p w14:paraId="0EBA5070"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1CAC838D" w14:textId="4A59882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13F67CE" w14:textId="67C84B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7E0A6D" w14:textId="09FCD53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62C11A" w14:textId="438C3A1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596E38E" w14:textId="759DEE3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8A481A7" w14:textId="46C83D4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A0E8696" w14:textId="0AE36DF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A4DF4B3" w14:textId="51FF484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BB12016" w14:textId="498546B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DEEEDB" w14:textId="77777777" w:rsidTr="00901D8B">
        <w:tc>
          <w:tcPr>
            <w:tcW w:w="4181" w:type="dxa"/>
            <w:tcBorders>
              <w:top w:val="nil"/>
              <w:left w:val="nil"/>
              <w:bottom w:val="single" w:sz="4" w:space="0" w:color="auto"/>
              <w:right w:val="nil"/>
            </w:tcBorders>
            <w:shd w:val="clear" w:color="auto" w:fill="auto"/>
            <w:noWrap/>
            <w:vAlign w:val="center"/>
            <w:hideMark/>
          </w:tcPr>
          <w:p w14:paraId="0B53AA6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3BE2BCF" w14:textId="18F7337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1A3629D" w14:textId="5E7E83F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40B06A4" w14:textId="369A9BB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0A80BE" w14:textId="6454794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BF9D795" w14:textId="17BE2CD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AD051CF" w14:textId="75CAA12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4DF5482" w14:textId="79950A5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6B9BEB0" w14:textId="65BB90C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4ED5605F" w14:textId="67AE6AB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CEEF1FD" w14:textId="77777777" w:rsidTr="00901D8B">
        <w:tc>
          <w:tcPr>
            <w:tcW w:w="4181" w:type="dxa"/>
            <w:tcBorders>
              <w:top w:val="nil"/>
              <w:left w:val="nil"/>
              <w:bottom w:val="single" w:sz="4" w:space="0" w:color="auto"/>
              <w:right w:val="nil"/>
            </w:tcBorders>
            <w:shd w:val="clear" w:color="auto" w:fill="auto"/>
            <w:noWrap/>
            <w:vAlign w:val="center"/>
            <w:hideMark/>
          </w:tcPr>
          <w:p w14:paraId="057E394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56690E9F" w14:textId="294137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62C6D3" w14:textId="45ED243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72570E" w14:textId="359223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4829C17" w14:textId="426A911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1AAD653" w14:textId="0D4D1A6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ED224B" w14:textId="61FA2B8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495FB4" w14:textId="55655CB2"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6E948AB" w14:textId="2CA1F36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2E959E84" w14:textId="5C038EF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8682584" w14:textId="77777777" w:rsidTr="00901D8B">
        <w:tc>
          <w:tcPr>
            <w:tcW w:w="4181" w:type="dxa"/>
            <w:tcBorders>
              <w:top w:val="nil"/>
              <w:left w:val="nil"/>
              <w:bottom w:val="single" w:sz="4" w:space="0" w:color="auto"/>
              <w:right w:val="nil"/>
            </w:tcBorders>
            <w:shd w:val="clear" w:color="auto" w:fill="auto"/>
            <w:noWrap/>
            <w:vAlign w:val="center"/>
            <w:hideMark/>
          </w:tcPr>
          <w:p w14:paraId="35C64E0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w:t>
            </w:r>
          </w:p>
        </w:tc>
        <w:tc>
          <w:tcPr>
            <w:tcW w:w="1340" w:type="dxa"/>
            <w:tcBorders>
              <w:top w:val="nil"/>
              <w:left w:val="nil"/>
              <w:bottom w:val="single" w:sz="4" w:space="0" w:color="auto"/>
              <w:right w:val="nil"/>
            </w:tcBorders>
            <w:shd w:val="clear" w:color="auto" w:fill="auto"/>
            <w:vAlign w:val="center"/>
            <w:hideMark/>
          </w:tcPr>
          <w:p w14:paraId="13AD2C15" w14:textId="0F9127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580CF8F" w14:textId="4EB2828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A7880C" w14:textId="3147497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B1B322A" w14:textId="16D9554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D604E20" w14:textId="2AAA88B3"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2A1E570" w14:textId="6B4AFC1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EBBBEE" w14:textId="36B4E52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9953C73" w14:textId="54C6EB7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D3D014F" w14:textId="6E4340B0" w:rsidR="008E7DBF" w:rsidRPr="009D212B" w:rsidRDefault="008E7DBF" w:rsidP="009D212B">
            <w:pPr>
              <w:widowControl/>
              <w:spacing w:line="259" w:lineRule="auto"/>
              <w:jc w:val="center"/>
              <w:rPr>
                <w:rFonts w:eastAsia="Times New Roman" w:cs="Times New Roman"/>
                <w:bCs/>
                <w:sz w:val="20"/>
                <w:szCs w:val="20"/>
              </w:rPr>
            </w:pPr>
          </w:p>
        </w:tc>
      </w:tr>
    </w:tbl>
    <w:p w14:paraId="0C89202D" w14:textId="77777777" w:rsidR="00703945" w:rsidRPr="009D212B" w:rsidRDefault="00703945" w:rsidP="004E6C2D">
      <w:pPr>
        <w:ind w:left="86" w:right="1800" w:hanging="86"/>
        <w:rPr>
          <w:color w:val="auto"/>
          <w:sz w:val="16"/>
          <w:szCs w:val="16"/>
        </w:rPr>
      </w:pPr>
      <w:commentRangeStart w:id="1039"/>
      <w:r w:rsidRPr="009D212B">
        <w:rPr>
          <w:color w:val="auto"/>
          <w:sz w:val="16"/>
          <w:szCs w:val="16"/>
        </w:rPr>
        <w:t>^ Results not statistically reliable, n&lt;30  </w:t>
      </w:r>
      <w:commentRangeEnd w:id="1039"/>
      <w:r w:rsidRPr="009D212B">
        <w:rPr>
          <w:rStyle w:val="CommentReference"/>
        </w:rPr>
        <w:commentReference w:id="1039"/>
      </w:r>
    </w:p>
    <w:p w14:paraId="7CC75EDE" w14:textId="4D97336A" w:rsidR="008E7DBF" w:rsidRPr="009D212B" w:rsidRDefault="008E7DBF" w:rsidP="004E6C2D">
      <w:pPr>
        <w:pStyle w:val="TF-TblFN"/>
        <w:spacing w:before="0" w:line="276" w:lineRule="auto"/>
        <w:ind w:left="86" w:hanging="86"/>
        <w:rPr>
          <w:szCs w:val="16"/>
        </w:rPr>
      </w:pPr>
      <w:r w:rsidRPr="009D212B">
        <w:rPr>
          <w:szCs w:val="16"/>
          <w:vertAlign w:val="superscript"/>
        </w:rPr>
        <w:t xml:space="preserve">a </w:t>
      </w:r>
      <w:r w:rsidRPr="009D212B">
        <w:rPr>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373D4C" w14:textId="72D1FC42" w:rsidR="008E7DBF" w:rsidRPr="009D212B" w:rsidRDefault="008E7DBF" w:rsidP="004E6C2D">
      <w:pPr>
        <w:pStyle w:val="TF-TblFN"/>
        <w:spacing w:before="0" w:line="276" w:lineRule="auto"/>
        <w:ind w:left="86" w:hanging="86"/>
        <w:rPr>
          <w:szCs w:val="16"/>
        </w:rPr>
      </w:pPr>
      <w:r w:rsidRPr="009D212B">
        <w:rPr>
          <w:szCs w:val="16"/>
          <w:vertAlign w:val="superscript"/>
        </w:rPr>
        <w:t xml:space="preserve">b </w:t>
      </w:r>
      <w:r w:rsidRPr="009D212B">
        <w:rPr>
          <w:szCs w:val="16"/>
        </w:rPr>
        <w:t>Records missing information for the disaggregate variables have been excluded from the disaggregated estimates. The unweighted sample size reflects this loss in observations; therefore, the sum of disaggregate sample sizes may not equal the overall sample size.</w:t>
      </w:r>
      <w:r w:rsidRPr="009D212B">
        <w:rPr>
          <w:szCs w:val="16"/>
        </w:rPr>
        <w:tab/>
      </w:r>
    </w:p>
    <w:p w14:paraId="1F44F7BB" w14:textId="3C9C35C9" w:rsidR="008E7DBF" w:rsidRPr="00901D8B" w:rsidRDefault="008E7DBF" w:rsidP="004E6C2D">
      <w:pPr>
        <w:pStyle w:val="TF-TblFN"/>
        <w:spacing w:before="0" w:line="276" w:lineRule="auto"/>
        <w:ind w:left="86" w:hanging="86"/>
        <w:rPr>
          <w:szCs w:val="16"/>
        </w:rPr>
      </w:pPr>
      <w:r w:rsidRPr="009D212B">
        <w:rPr>
          <w:szCs w:val="16"/>
          <w:vertAlign w:val="superscript"/>
        </w:rPr>
        <w:t xml:space="preserve">c </w:t>
      </w:r>
      <w:r w:rsidRPr="009D212B">
        <w:rPr>
          <w:szCs w:val="16"/>
        </w:rPr>
        <w:t>The ZOI Survey identifies the primary caregiver of each age-eligible child. This person is likely, but not necessarily, the child’s biological mother.</w:t>
      </w:r>
    </w:p>
    <w:p w14:paraId="387A8003" w14:textId="7DF59A99" w:rsidR="008712B2" w:rsidRPr="003A33DA" w:rsidRDefault="00F92BB2" w:rsidP="00582DDA">
      <w:pPr>
        <w:pStyle w:val="TF-TblFN"/>
        <w:spacing w:before="0"/>
        <w:ind w:left="90" w:hanging="90"/>
      </w:pPr>
      <w:r w:rsidRPr="009D212B">
        <w:rPr>
          <w:szCs w:val="16"/>
        </w:rPr>
        <w:t>N</w:t>
      </w:r>
      <w:r w:rsidR="008E7DBF" w:rsidRPr="009D212B">
        <w:rPr>
          <w:szCs w:val="16"/>
        </w:rPr>
        <w:t>ote</w:t>
      </w:r>
      <w:r w:rsidR="008712B2">
        <w:rPr>
          <w:szCs w:val="16"/>
        </w:rPr>
        <w:t>s</w:t>
      </w:r>
      <w:r w:rsidRPr="009D212B">
        <w:rPr>
          <w:szCs w:val="16"/>
        </w:rPr>
        <w:t xml:space="preserve">: </w:t>
      </w:r>
    </w:p>
    <w:p w14:paraId="6CC5FB78" w14:textId="77777777" w:rsidR="008712B2" w:rsidRPr="0061549A" w:rsidRDefault="008712B2" w:rsidP="008712B2">
      <w:pPr>
        <w:pStyle w:val="TF-TblFN"/>
        <w:spacing w:before="0"/>
        <w:ind w:left="90" w:hanging="90"/>
        <w:rPr>
          <w:rFonts w:eastAsia="Arial" w:cs="Arial"/>
          <w:color w:val="000000"/>
          <w:szCs w:val="24"/>
        </w:rPr>
      </w:pPr>
      <w:r w:rsidRPr="003A33DA">
        <w:t>Indicator estimates and the gendered household type disaggregate are based on de facto household members.</w:t>
      </w:r>
    </w:p>
    <w:p w14:paraId="024D2A0D" w14:textId="77777777" w:rsidR="008712B2" w:rsidRPr="0061549A" w:rsidRDefault="008712B2" w:rsidP="008712B2">
      <w:pPr>
        <w:pStyle w:val="TF-TblFN"/>
        <w:spacing w:before="0" w:line="276" w:lineRule="auto"/>
        <w:ind w:left="86" w:hanging="86"/>
        <w:rPr>
          <w:rFonts w:eastAsia="Arial" w:cs="Arial"/>
          <w:color w:val="000000"/>
          <w:szCs w:val="24"/>
        </w:rPr>
      </w:pPr>
      <w:r w:rsidRPr="003A33DA">
        <w:t xml:space="preserve">The wealth quintile and poverty status disaggregates are calculated using de jure household members. </w:t>
      </w:r>
    </w:p>
    <w:p w14:paraId="11C8FDF7" w14:textId="77777777" w:rsidR="007943B4" w:rsidRPr="009D212B" w:rsidRDefault="007943B4" w:rsidP="004E6C2D">
      <w:pPr>
        <w:pStyle w:val="TF-TblFN"/>
        <w:spacing w:before="0" w:line="276" w:lineRule="auto"/>
        <w:ind w:left="86" w:hanging="86"/>
        <w:rPr>
          <w:szCs w:val="16"/>
        </w:rPr>
      </w:pPr>
      <w:r w:rsidRPr="009D212B">
        <w:rPr>
          <w:szCs w:val="16"/>
        </w:rPr>
        <w:t>Source: Feed the Future [</w:t>
      </w:r>
      <w:r w:rsidRPr="009D212B">
        <w:rPr>
          <w:szCs w:val="16"/>
          <w:highlight w:val="yellow"/>
        </w:rPr>
        <w:t>Country</w:t>
      </w:r>
      <w:r w:rsidRPr="009D212B">
        <w:rPr>
          <w:szCs w:val="16"/>
        </w:rPr>
        <w:t>] ZOI Survey [</w:t>
      </w:r>
      <w:r w:rsidRPr="009D212B">
        <w:rPr>
          <w:szCs w:val="16"/>
          <w:highlight w:val="yellow"/>
        </w:rPr>
        <w:t>Survey year(s)]</w:t>
      </w:r>
      <w:r w:rsidRPr="009D212B">
        <w:rPr>
          <w:szCs w:val="16"/>
        </w:rPr>
        <w:t xml:space="preserve"> </w:t>
      </w:r>
    </w:p>
    <w:p w14:paraId="4221A7EB" w14:textId="59012864" w:rsidR="007943B4" w:rsidRDefault="007943B4" w:rsidP="003F3BCD">
      <w:pPr>
        <w:pStyle w:val="TF-TblFN"/>
        <w:spacing w:before="0"/>
        <w:sectPr w:rsidR="007943B4" w:rsidSect="002420C4">
          <w:footerReference w:type="default" r:id="rId47"/>
          <w:pgSz w:w="15840" w:h="12240" w:orient="landscape" w:code="1"/>
          <w:pgMar w:top="1440" w:right="1440" w:bottom="1440" w:left="1440" w:header="720" w:footer="576" w:gutter="0"/>
          <w:cols w:space="720"/>
          <w:docGrid w:linePitch="299"/>
        </w:sectPr>
      </w:pPr>
    </w:p>
    <w:p w14:paraId="271BDEB4" w14:textId="4FC83669" w:rsidR="00BC0F95" w:rsidRPr="00106DF3" w:rsidRDefault="00633C90" w:rsidP="00106DF3">
      <w:pPr>
        <w:pStyle w:val="Heading1"/>
      </w:pPr>
      <w:bookmarkStart w:id="1040" w:name="_Toc400542633"/>
      <w:bookmarkStart w:id="1041" w:name="_Toc414874521"/>
      <w:bookmarkStart w:id="1042" w:name="_Toc63673391"/>
      <w:commentRangeStart w:id="1043"/>
      <w:commentRangeEnd w:id="1043"/>
      <w:r>
        <w:rPr>
          <w:rStyle w:val="CommentReference"/>
          <w:rFonts w:eastAsia="Arial"/>
          <w:b w:val="0"/>
          <w:caps w:val="0"/>
          <w:color w:val="000000"/>
        </w:rPr>
        <w:lastRenderedPageBreak/>
        <w:commentReference w:id="1043"/>
      </w:r>
      <w:r w:rsidR="0072793B" w:rsidRPr="00106DF3">
        <w:t>[</w:t>
      </w:r>
      <w:r w:rsidR="00106DF3">
        <w:rPr>
          <w:highlight w:val="yellow"/>
        </w:rPr>
        <w:t>Country-specific m</w:t>
      </w:r>
      <w:r w:rsidR="00BC0F95" w:rsidRPr="00106DF3">
        <w:rPr>
          <w:highlight w:val="yellow"/>
        </w:rPr>
        <w:t>odule</w:t>
      </w:r>
      <w:bookmarkEnd w:id="1040"/>
      <w:bookmarkEnd w:id="1041"/>
      <w:r w:rsidR="0072793B" w:rsidRPr="00106DF3">
        <w:t>]</w:t>
      </w:r>
      <w:bookmarkEnd w:id="1042"/>
    </w:p>
    <w:p w14:paraId="733B5A35" w14:textId="7C7D6A71" w:rsidR="00BC0F95" w:rsidRPr="00DF4DE5" w:rsidRDefault="00BC0F95" w:rsidP="009D212B">
      <w:pPr>
        <w:pStyle w:val="BodyText1"/>
      </w:pPr>
      <w:r w:rsidRPr="00DF4DE5">
        <w:rPr>
          <w:highlight w:val="yellow"/>
        </w:rPr>
        <w:t xml:space="preserve">[This </w:t>
      </w:r>
      <w:r w:rsidR="00BC36E6">
        <w:rPr>
          <w:highlight w:val="yellow"/>
        </w:rPr>
        <w:t>chapter</w:t>
      </w:r>
      <w:r w:rsidRPr="00DF4DE5">
        <w:rPr>
          <w:highlight w:val="yellow"/>
        </w:rPr>
        <w:t xml:space="preserve"> is reserved for any country-specific modules, as applicable.]</w:t>
      </w:r>
    </w:p>
    <w:p w14:paraId="5DFA5401" w14:textId="77777777" w:rsidR="00106DF3" w:rsidRDefault="00106DF3">
      <w:pPr>
        <w:widowControl/>
        <w:spacing w:line="240" w:lineRule="auto"/>
        <w:rPr>
          <w:rFonts w:eastAsia="Cabin"/>
          <w:b/>
          <w:caps/>
          <w:color w:val="94A545"/>
          <w:sz w:val="28"/>
          <w:szCs w:val="36"/>
        </w:rPr>
      </w:pPr>
      <w:bookmarkStart w:id="1044" w:name="_Toc400542634"/>
      <w:bookmarkStart w:id="1045" w:name="_Toc414874522"/>
      <w:r>
        <w:br w:type="page"/>
      </w:r>
    </w:p>
    <w:p w14:paraId="470093A5" w14:textId="2D703D97" w:rsidR="00BC0F95" w:rsidRPr="00106DF3" w:rsidRDefault="00106DF3" w:rsidP="00106DF3">
      <w:pPr>
        <w:pStyle w:val="Heading1"/>
        <w:ind w:left="990" w:hanging="630"/>
      </w:pPr>
      <w:bookmarkStart w:id="1046" w:name="_Toc63673392"/>
      <w:r>
        <w:lastRenderedPageBreak/>
        <w:t>Summary and c</w:t>
      </w:r>
      <w:r w:rsidR="00BC0F95" w:rsidRPr="00106DF3">
        <w:t>onclusions</w:t>
      </w:r>
      <w:bookmarkEnd w:id="1044"/>
      <w:bookmarkEnd w:id="1045"/>
      <w:bookmarkEnd w:id="1046"/>
    </w:p>
    <w:p w14:paraId="08494DD0" w14:textId="0CCEB966" w:rsidR="00B92C62" w:rsidRDefault="00BC0F95" w:rsidP="009D212B">
      <w:pPr>
        <w:pStyle w:val="BodyText1"/>
      </w:pPr>
      <w:r w:rsidRPr="00DF4DE5">
        <w:rPr>
          <w:highlight w:val="yellow"/>
        </w:rPr>
        <w:t xml:space="preserve">[This </w:t>
      </w:r>
      <w:r w:rsidR="00BC36E6">
        <w:rPr>
          <w:highlight w:val="yellow"/>
        </w:rPr>
        <w:t xml:space="preserve">chapter </w:t>
      </w:r>
      <w:r w:rsidRPr="00DF4DE5">
        <w:rPr>
          <w:highlight w:val="yellow"/>
        </w:rPr>
        <w:t xml:space="preserve">summarizes the key findings and provides some conclusions for the ZOI </w:t>
      </w:r>
      <w:r w:rsidR="00573A29">
        <w:rPr>
          <w:highlight w:val="yellow"/>
        </w:rPr>
        <w:t>S</w:t>
      </w:r>
      <w:r w:rsidRPr="00DF4DE5">
        <w:rPr>
          <w:highlight w:val="yellow"/>
        </w:rPr>
        <w:t>urvey in [Country</w:t>
      </w:r>
      <w:r w:rsidR="0023689B">
        <w:rPr>
          <w:highlight w:val="yellow"/>
        </w:rPr>
        <w:t>]</w:t>
      </w:r>
      <w:r w:rsidRPr="00DF4DE5">
        <w:rPr>
          <w:highlight w:val="yellow"/>
        </w:rPr>
        <w:t>. It will typically reiterate what is stated in the Executive Summary, but should not be identical.]</w:t>
      </w:r>
      <w:bookmarkStart w:id="1047" w:name="_Toc400542635"/>
    </w:p>
    <w:p w14:paraId="6743FDCE" w14:textId="655BA802" w:rsidR="00373011" w:rsidRPr="00DF4DE5" w:rsidRDefault="00BC0F95" w:rsidP="00106DF3">
      <w:pPr>
        <w:pStyle w:val="Heading1"/>
        <w:numPr>
          <w:ilvl w:val="0"/>
          <w:numId w:val="0"/>
        </w:numPr>
      </w:pPr>
      <w:r w:rsidRPr="00DF4DE5">
        <w:br w:type="page"/>
      </w:r>
      <w:bookmarkStart w:id="1048" w:name="_Toc63673393"/>
      <w:bookmarkStart w:id="1049" w:name="_Toc414874523"/>
      <w:r w:rsidR="00373011">
        <w:lastRenderedPageBreak/>
        <w:t>References</w:t>
      </w:r>
      <w:bookmarkEnd w:id="1048"/>
    </w:p>
    <w:bookmarkEnd w:id="1047"/>
    <w:bookmarkEnd w:id="1049"/>
    <w:p w14:paraId="62A27627" w14:textId="0E5B50BB" w:rsidR="00422772" w:rsidRPr="00422772" w:rsidRDefault="00422772" w:rsidP="00A13FB9">
      <w:pPr>
        <w:pStyle w:val="BodyText1"/>
      </w:pPr>
      <w:r w:rsidRPr="003E11CC">
        <w:t>A Guide for Preparing Soil Profile Descriptions. Soils Properties and Processes. NRE 430/EEB 489</w:t>
      </w:r>
      <w:r>
        <w:t>.</w:t>
      </w:r>
    </w:p>
    <w:p w14:paraId="0432111B" w14:textId="22A21C6B" w:rsidR="00BC0F95" w:rsidRPr="00475AA6" w:rsidRDefault="00BC0F95" w:rsidP="00A13FB9">
      <w:pPr>
        <w:pStyle w:val="BodyText1"/>
      </w:pPr>
      <w:r w:rsidRPr="00475AA6">
        <w:t xml:space="preserve">Alkire, S., Meinzen-Dick, R., Peterman, A., Quisumbing, A., Seymour, G., &amp; Vaz, A. (2013). </w:t>
      </w:r>
      <w:r w:rsidRPr="00CC5C6D">
        <w:t>The Women</w:t>
      </w:r>
      <w:r w:rsidR="00EA5FC7" w:rsidRPr="00CC5C6D">
        <w:t>’</w:t>
      </w:r>
      <w:r w:rsidRPr="00CC5C6D">
        <w:t>s Empowerment in Agriculture Index.</w:t>
      </w:r>
      <w:r w:rsidRPr="00785876">
        <w:t xml:space="preserve"> </w:t>
      </w:r>
      <w:r w:rsidRPr="00CC5C6D">
        <w:rPr>
          <w:i/>
        </w:rPr>
        <w:t>World Development, 52</w:t>
      </w:r>
      <w:r w:rsidRPr="00475AA6">
        <w:t>(C), 71-91.</w:t>
      </w:r>
    </w:p>
    <w:p w14:paraId="0FC6E2D9" w14:textId="5D826483" w:rsidR="00BC0F95" w:rsidRPr="00F418AB" w:rsidRDefault="00BC0F95" w:rsidP="00A13FB9">
      <w:pPr>
        <w:pStyle w:val="BodyText1"/>
      </w:pPr>
      <w:r w:rsidRPr="00475AA6">
        <w:t>Ballard, T</w:t>
      </w:r>
      <w:r w:rsidR="006E62C2" w:rsidRPr="00475AA6">
        <w:t>.</w:t>
      </w:r>
      <w:r w:rsidR="00785876">
        <w:t>,</w:t>
      </w:r>
      <w:r w:rsidRPr="00475AA6">
        <w:t xml:space="preserve"> Coates, J</w:t>
      </w:r>
      <w:r w:rsidR="006E62C2" w:rsidRPr="00475AA6">
        <w:t>.</w:t>
      </w:r>
      <w:r w:rsidR="00785876">
        <w:t>,</w:t>
      </w:r>
      <w:r w:rsidRPr="00475AA6">
        <w:t xml:space="preserve"> Swindale, A</w:t>
      </w:r>
      <w:r w:rsidR="006E62C2" w:rsidRPr="00475AA6">
        <w:t>.</w:t>
      </w:r>
      <w:r w:rsidR="00785876">
        <w:t>,</w:t>
      </w:r>
      <w:r w:rsidRPr="00475AA6">
        <w:t xml:space="preserve"> </w:t>
      </w:r>
      <w:r w:rsidR="00785876">
        <w:t>&amp;</w:t>
      </w:r>
      <w:r w:rsidRPr="00475AA6">
        <w:t xml:space="preserve"> </w:t>
      </w:r>
      <w:r w:rsidR="00F418AB">
        <w:t>Cafiero C</w:t>
      </w:r>
      <w:r w:rsidRPr="00475AA6">
        <w:t>. (201</w:t>
      </w:r>
      <w:r w:rsidR="00F418AB">
        <w:t>3</w:t>
      </w:r>
      <w:r w:rsidRPr="00475AA6">
        <w:t xml:space="preserve">). </w:t>
      </w:r>
      <w:r w:rsidR="00F418AB">
        <w:rPr>
          <w:i/>
        </w:rPr>
        <w:t xml:space="preserve">The Food Insecurity Experience Scale – Development of a </w:t>
      </w:r>
      <w:r w:rsidR="00785876">
        <w:rPr>
          <w:i/>
        </w:rPr>
        <w:t>g</w:t>
      </w:r>
      <w:r w:rsidR="00F418AB">
        <w:rPr>
          <w:i/>
        </w:rPr>
        <w:t xml:space="preserve">lobal </w:t>
      </w:r>
      <w:r w:rsidR="00785876">
        <w:rPr>
          <w:i/>
        </w:rPr>
        <w:t>s</w:t>
      </w:r>
      <w:r w:rsidR="00F418AB">
        <w:rPr>
          <w:i/>
        </w:rPr>
        <w:t xml:space="preserve">tandard for </w:t>
      </w:r>
      <w:r w:rsidR="00785876">
        <w:rPr>
          <w:i/>
        </w:rPr>
        <w:t>m</w:t>
      </w:r>
      <w:r w:rsidR="00F418AB">
        <w:rPr>
          <w:i/>
        </w:rPr>
        <w:t xml:space="preserve">onitoring </w:t>
      </w:r>
      <w:r w:rsidR="00785876">
        <w:rPr>
          <w:i/>
        </w:rPr>
        <w:t>h</w:t>
      </w:r>
      <w:r w:rsidR="00F418AB">
        <w:rPr>
          <w:i/>
        </w:rPr>
        <w:t xml:space="preserve">unger </w:t>
      </w:r>
      <w:r w:rsidR="00785876">
        <w:rPr>
          <w:i/>
        </w:rPr>
        <w:t>w</w:t>
      </w:r>
      <w:r w:rsidR="00F418AB">
        <w:rPr>
          <w:i/>
        </w:rPr>
        <w:t xml:space="preserve">orldwide. </w:t>
      </w:r>
      <w:r w:rsidR="00F418AB">
        <w:t>Technical Paper</w:t>
      </w:r>
      <w:r w:rsidR="00785876">
        <w:t>.</w:t>
      </w:r>
      <w:r w:rsidR="00F418AB">
        <w:t xml:space="preserve"> Rome</w:t>
      </w:r>
      <w:r w:rsidR="00785876">
        <w:t>:</w:t>
      </w:r>
      <w:r w:rsidR="00F418AB">
        <w:t xml:space="preserve"> </w:t>
      </w:r>
      <w:r w:rsidR="00785876">
        <w:t>Food and Agriculture Organization of the United Nations</w:t>
      </w:r>
      <w:r w:rsidR="00F418AB">
        <w:t xml:space="preserve">. </w:t>
      </w:r>
      <w:r w:rsidR="00785876">
        <w:t>Retrieved from</w:t>
      </w:r>
      <w:r w:rsidR="00F418AB">
        <w:t xml:space="preserve"> </w:t>
      </w:r>
      <w:hyperlink r:id="rId48" w:history="1">
        <w:r w:rsidR="00F418AB" w:rsidRPr="00E957CE">
          <w:rPr>
            <w:rStyle w:val="Hyperlink"/>
          </w:rPr>
          <w:t>http://www.fao.org/economic/ess/ess-fs/voices/en/</w:t>
        </w:r>
      </w:hyperlink>
      <w:r w:rsidR="00F418AB">
        <w:t xml:space="preserve">. </w:t>
      </w:r>
    </w:p>
    <w:p w14:paraId="1FF4E2DB" w14:textId="0B2ED2EC" w:rsidR="008F3BA5" w:rsidRDefault="008F3BA5" w:rsidP="00A13FB9">
      <w:pPr>
        <w:pStyle w:val="BodyText1"/>
        <w:rPr>
          <w:rFonts w:cs="Garamond"/>
          <w:lang w:val="fr-SN"/>
        </w:rPr>
      </w:pPr>
      <w:r>
        <w:rPr>
          <w:rFonts w:cs="Garamond"/>
          <w:lang w:val="fr-SN"/>
        </w:rPr>
        <w:t xml:space="preserve">Beck, T. (2015). </w:t>
      </w:r>
      <w:r w:rsidRPr="002E4D09">
        <w:rPr>
          <w:i/>
        </w:rPr>
        <w:t>Microfinance: A Critical Literature Survey</w:t>
      </w:r>
      <w:r>
        <w:t xml:space="preserve"> </w:t>
      </w:r>
      <w:r w:rsidR="002E4D09">
        <w:t>(</w:t>
      </w:r>
      <w:r>
        <w:t>I</w:t>
      </w:r>
      <w:r w:rsidR="002E4D09">
        <w:t xml:space="preserve">ndependent </w:t>
      </w:r>
      <w:r>
        <w:t>E</w:t>
      </w:r>
      <w:r w:rsidR="002E4D09">
        <w:t xml:space="preserve">valuation </w:t>
      </w:r>
      <w:r>
        <w:t>G</w:t>
      </w:r>
      <w:r w:rsidR="002E4D09">
        <w:t>roup</w:t>
      </w:r>
      <w:r>
        <w:t xml:space="preserve"> Working Paper 2015/No.4</w:t>
      </w:r>
      <w:r w:rsidR="002E4D09">
        <w:t>)</w:t>
      </w:r>
      <w:r>
        <w:t xml:space="preserve">. Retrieved from: </w:t>
      </w:r>
      <w:hyperlink r:id="rId49" w:history="1">
        <w:r>
          <w:rPr>
            <w:rStyle w:val="Hyperlink"/>
          </w:rPr>
          <w:t>https://openknowledge.worldbank.org/bitstream/handle/10986/23546/Microfinance000al0literature0survey.pdf?sequence=1&amp;isAllowed=y</w:t>
        </w:r>
      </w:hyperlink>
      <w:r w:rsidR="002E4D09">
        <w:t>.</w:t>
      </w:r>
    </w:p>
    <w:p w14:paraId="5BF94E7C" w14:textId="3A41E701" w:rsidR="00713EDC" w:rsidRPr="00475AA6" w:rsidRDefault="00713EDC" w:rsidP="00A13FB9">
      <w:pPr>
        <w:pStyle w:val="BodyText1"/>
        <w:rPr>
          <w:rFonts w:cs="Garamond"/>
        </w:rPr>
      </w:pPr>
      <w:r w:rsidRPr="00475AA6">
        <w:rPr>
          <w:rFonts w:cs="Garamond"/>
          <w:lang w:val="fr-SN"/>
        </w:rPr>
        <w:t xml:space="preserve">Black, R.E., et al. </w:t>
      </w:r>
      <w:r w:rsidRPr="00475AA6">
        <w:rPr>
          <w:rFonts w:cs="Garamond"/>
        </w:rPr>
        <w:t>(2008)</w:t>
      </w:r>
      <w:r w:rsidR="00785876">
        <w:rPr>
          <w:rFonts w:cs="Garamond"/>
        </w:rPr>
        <w:t>.</w:t>
      </w:r>
      <w:r w:rsidRPr="00475AA6">
        <w:rPr>
          <w:rFonts w:cs="Garamond"/>
        </w:rPr>
        <w:t xml:space="preserve"> </w:t>
      </w:r>
      <w:r w:rsidRPr="00CC5C6D">
        <w:rPr>
          <w:rFonts w:cs="Garamond"/>
        </w:rPr>
        <w:t xml:space="preserve">Maternal and </w:t>
      </w:r>
      <w:r w:rsidR="00785876" w:rsidRPr="00CC5C6D">
        <w:rPr>
          <w:rFonts w:cs="Garamond"/>
        </w:rPr>
        <w:t>c</w:t>
      </w:r>
      <w:r w:rsidRPr="00CC5C6D">
        <w:rPr>
          <w:rFonts w:cs="Garamond"/>
        </w:rPr>
        <w:t xml:space="preserve">hild </w:t>
      </w:r>
      <w:r w:rsidR="00785876" w:rsidRPr="00CC5C6D">
        <w:rPr>
          <w:rFonts w:cs="Garamond"/>
        </w:rPr>
        <w:t>u</w:t>
      </w:r>
      <w:r w:rsidRPr="00CC5C6D">
        <w:rPr>
          <w:rFonts w:cs="Garamond"/>
        </w:rPr>
        <w:t xml:space="preserve">ndernutrition: Global and </w:t>
      </w:r>
      <w:r w:rsidR="00785876" w:rsidRPr="00CC5C6D">
        <w:rPr>
          <w:rFonts w:cs="Garamond"/>
        </w:rPr>
        <w:t>r</w:t>
      </w:r>
      <w:r w:rsidRPr="00CC5C6D">
        <w:rPr>
          <w:rFonts w:cs="Garamond"/>
        </w:rPr>
        <w:t xml:space="preserve">egional </w:t>
      </w:r>
      <w:r w:rsidR="00785876" w:rsidRPr="00CC5C6D">
        <w:rPr>
          <w:rFonts w:cs="Garamond"/>
        </w:rPr>
        <w:t>e</w:t>
      </w:r>
      <w:r w:rsidRPr="00CC5C6D">
        <w:rPr>
          <w:rFonts w:cs="Garamond"/>
        </w:rPr>
        <w:t xml:space="preserve">xposures and </w:t>
      </w:r>
      <w:r w:rsidR="00785876" w:rsidRPr="00CC5C6D">
        <w:rPr>
          <w:rFonts w:cs="Garamond"/>
        </w:rPr>
        <w:t>h</w:t>
      </w:r>
      <w:r w:rsidRPr="00CC5C6D">
        <w:rPr>
          <w:rFonts w:cs="Garamond"/>
        </w:rPr>
        <w:t xml:space="preserve">ealth </w:t>
      </w:r>
      <w:r w:rsidR="00785876" w:rsidRPr="00CC5C6D">
        <w:rPr>
          <w:rFonts w:cs="Garamond"/>
        </w:rPr>
        <w:t>c</w:t>
      </w:r>
      <w:r w:rsidRPr="00CC5C6D">
        <w:rPr>
          <w:rFonts w:cs="Garamond"/>
        </w:rPr>
        <w:t>onsequences</w:t>
      </w:r>
      <w:r w:rsidR="006E62C2" w:rsidRPr="00CC5C6D">
        <w:rPr>
          <w:rFonts w:cs="Garamond"/>
        </w:rPr>
        <w:t>.</w:t>
      </w:r>
      <w:r w:rsidRPr="00CC5C6D">
        <w:rPr>
          <w:rFonts w:cs="Garamond"/>
        </w:rPr>
        <w:t xml:space="preserve"> </w:t>
      </w:r>
      <w:r w:rsidRPr="00CC5C6D">
        <w:rPr>
          <w:rFonts w:cs="Garamond"/>
          <w:i/>
        </w:rPr>
        <w:t>The Lancet</w:t>
      </w:r>
      <w:r w:rsidR="00785876" w:rsidRPr="00CC5C6D">
        <w:rPr>
          <w:rFonts w:cs="Garamond"/>
          <w:i/>
        </w:rPr>
        <w:t>,</w:t>
      </w:r>
      <w:r w:rsidRPr="00CC5C6D">
        <w:rPr>
          <w:rFonts w:cs="Garamond"/>
          <w:i/>
        </w:rPr>
        <w:t xml:space="preserve"> 371</w:t>
      </w:r>
      <w:r w:rsidRPr="00475AA6">
        <w:rPr>
          <w:rFonts w:cs="Garamond"/>
        </w:rPr>
        <w:t>(9608)</w:t>
      </w:r>
      <w:r w:rsidR="00785876">
        <w:rPr>
          <w:rFonts w:cs="Garamond"/>
        </w:rPr>
        <w:t xml:space="preserve">, </w:t>
      </w:r>
      <w:r w:rsidRPr="00475AA6">
        <w:rPr>
          <w:rFonts w:cs="Garamond"/>
        </w:rPr>
        <w:t>243-260.</w:t>
      </w:r>
    </w:p>
    <w:p w14:paraId="76A69963" w14:textId="226FC0AB" w:rsidR="009C223E" w:rsidRDefault="009C223E" w:rsidP="00A13FB9">
      <w:pPr>
        <w:pStyle w:val="BodyText1"/>
        <w:rPr>
          <w:rFonts w:cs="Garamond"/>
        </w:rPr>
      </w:pPr>
      <w:r w:rsidRPr="009E618D">
        <w:rPr>
          <w:rFonts w:cs="Garamond"/>
        </w:rPr>
        <w:t xml:space="preserve">Boukary, A.G., Diaw, A., &amp; Wünscher, T. (2016). Factors </w:t>
      </w:r>
      <w:r w:rsidR="00785876">
        <w:rPr>
          <w:rFonts w:cs="Garamond"/>
        </w:rPr>
        <w:t>a</w:t>
      </w:r>
      <w:r w:rsidRPr="009E618D">
        <w:rPr>
          <w:rFonts w:cs="Garamond"/>
        </w:rPr>
        <w:t xml:space="preserve">ffecting </w:t>
      </w:r>
      <w:r w:rsidR="00785876">
        <w:rPr>
          <w:rFonts w:cs="Garamond"/>
        </w:rPr>
        <w:t>r</w:t>
      </w:r>
      <w:r w:rsidRPr="009E618D">
        <w:rPr>
          <w:rFonts w:cs="Garamond"/>
        </w:rPr>
        <w:t xml:space="preserve">ural </w:t>
      </w:r>
      <w:r w:rsidR="00785876">
        <w:rPr>
          <w:rFonts w:cs="Garamond"/>
        </w:rPr>
        <w:t>h</w:t>
      </w:r>
      <w:r w:rsidRPr="009E618D">
        <w:rPr>
          <w:rFonts w:cs="Garamond"/>
        </w:rPr>
        <w:t xml:space="preserve">ouseholds’ </w:t>
      </w:r>
      <w:r w:rsidR="00785876">
        <w:rPr>
          <w:rFonts w:cs="Garamond"/>
        </w:rPr>
        <w:t>r</w:t>
      </w:r>
      <w:r w:rsidRPr="009E618D">
        <w:rPr>
          <w:rFonts w:cs="Garamond"/>
        </w:rPr>
        <w:t xml:space="preserve">esilience to </w:t>
      </w:r>
      <w:r w:rsidR="00785876">
        <w:rPr>
          <w:rFonts w:cs="Garamond"/>
        </w:rPr>
        <w:t>f</w:t>
      </w:r>
      <w:r w:rsidRPr="009E618D">
        <w:rPr>
          <w:rFonts w:cs="Garamond"/>
        </w:rPr>
        <w:t xml:space="preserve">ood </w:t>
      </w:r>
      <w:r w:rsidR="00785876">
        <w:rPr>
          <w:rFonts w:cs="Garamond"/>
        </w:rPr>
        <w:t>i</w:t>
      </w:r>
      <w:r w:rsidRPr="009E618D">
        <w:rPr>
          <w:rFonts w:cs="Garamond"/>
        </w:rPr>
        <w:t>nsecurity in Niger. </w:t>
      </w:r>
      <w:r w:rsidRPr="009E618D">
        <w:rPr>
          <w:rFonts w:cs="Garamond"/>
          <w:i/>
          <w:iCs/>
        </w:rPr>
        <w:t>Sustainability,</w:t>
      </w:r>
      <w:r w:rsidR="00785876">
        <w:rPr>
          <w:rFonts w:cs="Garamond"/>
          <w:i/>
          <w:iCs/>
        </w:rPr>
        <w:t xml:space="preserve"> </w:t>
      </w:r>
      <w:r w:rsidRPr="009E618D">
        <w:rPr>
          <w:rFonts w:cs="Garamond"/>
          <w:i/>
          <w:iCs/>
        </w:rPr>
        <w:t>8</w:t>
      </w:r>
      <w:r w:rsidRPr="009E618D">
        <w:rPr>
          <w:rFonts w:cs="Garamond"/>
        </w:rPr>
        <w:t>(3), 181. doi:10.3390/su8030181</w:t>
      </w:r>
    </w:p>
    <w:p w14:paraId="705769F7" w14:textId="0D2B0A83" w:rsidR="009C223E" w:rsidRDefault="009C223E" w:rsidP="00A13FB9">
      <w:pPr>
        <w:pStyle w:val="BodyText1"/>
        <w:rPr>
          <w:rFonts w:cs="Garamond"/>
        </w:rPr>
      </w:pPr>
      <w:r w:rsidRPr="004476A8">
        <w:rPr>
          <w:rFonts w:cs="Garamond"/>
        </w:rPr>
        <w:t xml:space="preserve">Cafiero, C., Viviani, S., &amp; Nord, M. (2018). </w:t>
      </w:r>
      <w:r w:rsidRPr="009F6982">
        <w:rPr>
          <w:rFonts w:cs="Garamond"/>
        </w:rPr>
        <w:t>Food security measurement in a global context: The food insecurity experience scale. </w:t>
      </w:r>
      <w:r w:rsidRPr="009F6982">
        <w:rPr>
          <w:rFonts w:cs="Garamond"/>
          <w:i/>
          <w:iCs/>
        </w:rPr>
        <w:t>Measurement,</w:t>
      </w:r>
      <w:r w:rsidR="00785876">
        <w:rPr>
          <w:rFonts w:cs="Garamond"/>
          <w:i/>
          <w:iCs/>
        </w:rPr>
        <w:t xml:space="preserve"> </w:t>
      </w:r>
      <w:r w:rsidRPr="009F6982">
        <w:rPr>
          <w:rFonts w:cs="Garamond"/>
          <w:i/>
          <w:iCs/>
        </w:rPr>
        <w:t>116</w:t>
      </w:r>
      <w:r w:rsidRPr="009F6982">
        <w:rPr>
          <w:rFonts w:cs="Garamond"/>
        </w:rPr>
        <w:t>, 146-152. doi:10.1016/j.measurement.2017.10.065</w:t>
      </w:r>
    </w:p>
    <w:p w14:paraId="4744B4E2" w14:textId="3538A68B" w:rsidR="009C223E" w:rsidRPr="00E71F67" w:rsidRDefault="009C223E" w:rsidP="00A13FB9">
      <w:pPr>
        <w:pStyle w:val="BodyText1"/>
        <w:rPr>
          <w:rFonts w:cs="Garamond"/>
        </w:rPr>
      </w:pPr>
      <w:r w:rsidRPr="00E71F67">
        <w:rPr>
          <w:rFonts w:cs="Garamond"/>
        </w:rPr>
        <w:t xml:space="preserve">Chakraborty, N.M., Fry, K., Behl, R., &amp; Longfield, K. (2016). Simplified </w:t>
      </w:r>
      <w:r w:rsidR="00785876">
        <w:rPr>
          <w:rFonts w:cs="Garamond"/>
        </w:rPr>
        <w:t>a</w:t>
      </w:r>
      <w:r w:rsidRPr="00E71F67">
        <w:rPr>
          <w:rFonts w:cs="Garamond"/>
        </w:rPr>
        <w:t xml:space="preserve">sset </w:t>
      </w:r>
      <w:r w:rsidR="00785876">
        <w:rPr>
          <w:rFonts w:cs="Garamond"/>
        </w:rPr>
        <w:t>i</w:t>
      </w:r>
      <w:r w:rsidRPr="00E71F67">
        <w:rPr>
          <w:rFonts w:cs="Garamond"/>
        </w:rPr>
        <w:t xml:space="preserve">ndices to </w:t>
      </w:r>
      <w:r w:rsidR="00785876">
        <w:rPr>
          <w:rFonts w:cs="Garamond"/>
        </w:rPr>
        <w:t>m</w:t>
      </w:r>
      <w:r w:rsidRPr="00E71F67">
        <w:rPr>
          <w:rFonts w:cs="Garamond"/>
        </w:rPr>
        <w:t xml:space="preserve">easure </w:t>
      </w:r>
      <w:r w:rsidR="00785876">
        <w:rPr>
          <w:rFonts w:cs="Garamond"/>
        </w:rPr>
        <w:t>w</w:t>
      </w:r>
      <w:r w:rsidRPr="00E71F67">
        <w:rPr>
          <w:rFonts w:cs="Garamond"/>
        </w:rPr>
        <w:t xml:space="preserve">ealth and </w:t>
      </w:r>
      <w:r w:rsidR="00785876">
        <w:rPr>
          <w:rFonts w:cs="Garamond"/>
        </w:rPr>
        <w:t>e</w:t>
      </w:r>
      <w:r w:rsidRPr="00E71F67">
        <w:rPr>
          <w:rFonts w:cs="Garamond"/>
        </w:rPr>
        <w:t xml:space="preserve">quity in </w:t>
      </w:r>
      <w:r w:rsidR="00785876">
        <w:rPr>
          <w:rFonts w:cs="Garamond"/>
        </w:rPr>
        <w:t>h</w:t>
      </w:r>
      <w:r w:rsidRPr="00E71F67">
        <w:rPr>
          <w:rFonts w:cs="Garamond"/>
        </w:rPr>
        <w:t xml:space="preserve">ealth </w:t>
      </w:r>
      <w:r w:rsidR="00785876">
        <w:rPr>
          <w:rFonts w:cs="Garamond"/>
        </w:rPr>
        <w:t>p</w:t>
      </w:r>
      <w:r w:rsidRPr="00E71F67">
        <w:rPr>
          <w:rFonts w:cs="Garamond"/>
        </w:rPr>
        <w:t xml:space="preserve">rograms: A </w:t>
      </w:r>
      <w:r w:rsidR="00785876">
        <w:rPr>
          <w:rFonts w:cs="Garamond"/>
        </w:rPr>
        <w:t>r</w:t>
      </w:r>
      <w:r w:rsidRPr="00E71F67">
        <w:rPr>
          <w:rFonts w:cs="Garamond"/>
        </w:rPr>
        <w:t xml:space="preserve">eliability and </w:t>
      </w:r>
      <w:r w:rsidR="00785876">
        <w:rPr>
          <w:rFonts w:cs="Garamond"/>
        </w:rPr>
        <w:t>v</w:t>
      </w:r>
      <w:r w:rsidRPr="00E71F67">
        <w:rPr>
          <w:rFonts w:cs="Garamond"/>
        </w:rPr>
        <w:t xml:space="preserve">alidity </w:t>
      </w:r>
      <w:r w:rsidR="00785876">
        <w:rPr>
          <w:rFonts w:cs="Garamond"/>
        </w:rPr>
        <w:t>a</w:t>
      </w:r>
      <w:r w:rsidRPr="00E71F67">
        <w:rPr>
          <w:rFonts w:cs="Garamond"/>
        </w:rPr>
        <w:t xml:space="preserve">nalysis </w:t>
      </w:r>
      <w:r w:rsidR="00785876">
        <w:rPr>
          <w:rFonts w:cs="Garamond"/>
        </w:rPr>
        <w:t>u</w:t>
      </w:r>
      <w:r w:rsidRPr="00E71F67">
        <w:rPr>
          <w:rFonts w:cs="Garamond"/>
        </w:rPr>
        <w:t xml:space="preserve">sing </w:t>
      </w:r>
      <w:r w:rsidR="00785876">
        <w:rPr>
          <w:rFonts w:cs="Garamond"/>
        </w:rPr>
        <w:t>s</w:t>
      </w:r>
      <w:r w:rsidRPr="00E71F67">
        <w:rPr>
          <w:rFonts w:cs="Garamond"/>
        </w:rPr>
        <w:t xml:space="preserve">urvey </w:t>
      </w:r>
      <w:r w:rsidR="00785876">
        <w:rPr>
          <w:rFonts w:cs="Garamond"/>
        </w:rPr>
        <w:t>d</w:t>
      </w:r>
      <w:r w:rsidRPr="00E71F67">
        <w:rPr>
          <w:rFonts w:cs="Garamond"/>
        </w:rPr>
        <w:t xml:space="preserve">ata </w:t>
      </w:r>
      <w:r w:rsidR="00785876">
        <w:rPr>
          <w:rFonts w:cs="Garamond"/>
        </w:rPr>
        <w:t>f</w:t>
      </w:r>
      <w:r w:rsidRPr="00E71F67">
        <w:rPr>
          <w:rFonts w:cs="Garamond"/>
        </w:rPr>
        <w:t xml:space="preserve">rom 16 </w:t>
      </w:r>
      <w:r w:rsidR="00785876">
        <w:rPr>
          <w:rFonts w:cs="Garamond"/>
        </w:rPr>
        <w:t>c</w:t>
      </w:r>
      <w:r w:rsidRPr="00E71F67">
        <w:rPr>
          <w:rFonts w:cs="Garamond"/>
        </w:rPr>
        <w:t>ountries.</w:t>
      </w:r>
      <w:r w:rsidR="00785876">
        <w:rPr>
          <w:rFonts w:cs="Garamond"/>
        </w:rPr>
        <w:t xml:space="preserve"> </w:t>
      </w:r>
      <w:r w:rsidRPr="00E71F67">
        <w:rPr>
          <w:rFonts w:cs="Garamond"/>
          <w:i/>
          <w:iCs/>
        </w:rPr>
        <w:t>Global Health: Science and Practice,</w:t>
      </w:r>
      <w:r w:rsidR="00785876">
        <w:rPr>
          <w:rFonts w:cs="Garamond"/>
          <w:i/>
          <w:iCs/>
        </w:rPr>
        <w:t xml:space="preserve"> </w:t>
      </w:r>
      <w:r w:rsidRPr="00E71F67">
        <w:rPr>
          <w:rFonts w:cs="Garamond"/>
          <w:i/>
          <w:iCs/>
        </w:rPr>
        <w:t>4</w:t>
      </w:r>
      <w:r w:rsidRPr="00E71F67">
        <w:rPr>
          <w:rFonts w:cs="Garamond"/>
        </w:rPr>
        <w:t>(1), 141-154. doi:10.9745/ghsp-d-15-00384</w:t>
      </w:r>
    </w:p>
    <w:p w14:paraId="67F62482" w14:textId="77777777" w:rsidR="001B1837" w:rsidRDefault="001C15AC" w:rsidP="001C15AC">
      <w:pPr>
        <w:pStyle w:val="BodyText1"/>
      </w:pPr>
      <w:r>
        <w:t>Coates, J., Frongillo, E.A., Rogers, B.L., Webb, P.</w:t>
      </w:r>
      <w:r w:rsidR="001B1837">
        <w:t>, Wilde, P.E. &amp; Houser, R. 2006</w:t>
      </w:r>
      <w:r>
        <w:t>. Commonalities</w:t>
      </w:r>
      <w:r w:rsidR="001B1837">
        <w:t xml:space="preserve"> </w:t>
      </w:r>
      <w:r>
        <w:t>in the experience of household food insecurity across cultures: what are measures missing?</w:t>
      </w:r>
      <w:r w:rsidR="001B1837">
        <w:t xml:space="preserve"> </w:t>
      </w:r>
      <w:r w:rsidRPr="00B05E79">
        <w:rPr>
          <w:i/>
        </w:rPr>
        <w:t>Journal of Nutrition</w:t>
      </w:r>
      <w:r>
        <w:t>, 136: 1438S-1448S.</w:t>
      </w:r>
    </w:p>
    <w:p w14:paraId="43BA63FC" w14:textId="6BB05D3F" w:rsidR="002E4D09" w:rsidRDefault="002E4D09" w:rsidP="001C15AC">
      <w:pPr>
        <w:pStyle w:val="BodyText1"/>
      </w:pPr>
      <w:r>
        <w:t xml:space="preserve">Cull, R., &amp; Morduch, J. (2017). </w:t>
      </w:r>
      <w:r w:rsidRPr="002E4D09">
        <w:rPr>
          <w:i/>
        </w:rPr>
        <w:t>Microfinance and Economic Development</w:t>
      </w:r>
      <w:r>
        <w:t xml:space="preserve"> (Policy Research Working Paper 8252). Retrieved from: </w:t>
      </w:r>
      <w:hyperlink r:id="rId50" w:history="1">
        <w:r>
          <w:rPr>
            <w:rStyle w:val="Hyperlink"/>
          </w:rPr>
          <w:t>http://documents.worldbank.org/curated/en/107171511360386561/pdf/WPS8252.pdf</w:t>
        </w:r>
      </w:hyperlink>
      <w:r>
        <w:t>.</w:t>
      </w:r>
    </w:p>
    <w:p w14:paraId="0644D8F8" w14:textId="5959FC55" w:rsidR="005F476E" w:rsidRPr="00475AA6" w:rsidRDefault="005F476E" w:rsidP="00A13FB9">
      <w:pPr>
        <w:pStyle w:val="BodyText1"/>
      </w:pPr>
      <w:r w:rsidRPr="00475AA6">
        <w:t>Darnton-Hill, I., et al. (2005)</w:t>
      </w:r>
      <w:r w:rsidR="00785876">
        <w:t>.</w:t>
      </w:r>
      <w:r w:rsidRPr="00475AA6">
        <w:t xml:space="preserve"> </w:t>
      </w:r>
      <w:r w:rsidRPr="00CC5C6D">
        <w:t>Micronutrient deficiencies and gender: social and economic costs</w:t>
      </w:r>
      <w:r w:rsidR="006E62C2" w:rsidRPr="00CC5C6D">
        <w:t>.</w:t>
      </w:r>
      <w:r w:rsidRPr="00785876">
        <w:t xml:space="preserve"> </w:t>
      </w:r>
      <w:r w:rsidRPr="00CC5C6D">
        <w:rPr>
          <w:i/>
        </w:rPr>
        <w:t>American Journal of Clinical Nutrition, 81</w:t>
      </w:r>
      <w:r w:rsidRPr="00475AA6">
        <w:t>(Supplement): 1198S-1205S.</w:t>
      </w:r>
    </w:p>
    <w:p w14:paraId="1A44677B" w14:textId="64F4595A" w:rsidR="00BC0F95" w:rsidRPr="00475AA6" w:rsidRDefault="00BC0F95" w:rsidP="00A13FB9">
      <w:pPr>
        <w:pStyle w:val="BodyText1"/>
      </w:pPr>
      <w:r w:rsidRPr="00475AA6">
        <w:t xml:space="preserve">Deaton, A. (2008). </w:t>
      </w:r>
      <w:r w:rsidRPr="00475AA6">
        <w:rPr>
          <w:i/>
        </w:rPr>
        <w:t xml:space="preserve">The </w:t>
      </w:r>
      <w:r w:rsidR="00785876">
        <w:rPr>
          <w:i/>
        </w:rPr>
        <w:t>a</w:t>
      </w:r>
      <w:r w:rsidRPr="00475AA6">
        <w:rPr>
          <w:i/>
        </w:rPr>
        <w:t xml:space="preserve">nalysis of </w:t>
      </w:r>
      <w:r w:rsidR="00785876">
        <w:rPr>
          <w:i/>
        </w:rPr>
        <w:t>h</w:t>
      </w:r>
      <w:r w:rsidRPr="00475AA6">
        <w:rPr>
          <w:i/>
        </w:rPr>
        <w:t xml:space="preserve">ousehold </w:t>
      </w:r>
      <w:r w:rsidR="00785876">
        <w:rPr>
          <w:i/>
        </w:rPr>
        <w:t>s</w:t>
      </w:r>
      <w:r w:rsidRPr="00475AA6">
        <w:rPr>
          <w:i/>
        </w:rPr>
        <w:t>urveys: A microeconomic approach to development policy</w:t>
      </w:r>
      <w:r w:rsidRPr="00475AA6">
        <w:t>. Baltimore</w:t>
      </w:r>
      <w:r w:rsidR="00785876">
        <w:t>, MD</w:t>
      </w:r>
      <w:r w:rsidRPr="00475AA6">
        <w:t>: The Johns Hopkins University Press.</w:t>
      </w:r>
    </w:p>
    <w:p w14:paraId="4D4294CD" w14:textId="78DD0928" w:rsidR="00BC0F95" w:rsidRDefault="00BC0F95" w:rsidP="00A13FB9">
      <w:pPr>
        <w:pStyle w:val="BodyText1"/>
      </w:pPr>
      <w:r w:rsidRPr="00475AA6">
        <w:t>Deaton, A</w:t>
      </w:r>
      <w:r w:rsidR="006E62C2" w:rsidRPr="00475AA6">
        <w:t>.</w:t>
      </w:r>
      <w:r w:rsidR="00785876">
        <w:t>,</w:t>
      </w:r>
      <w:r w:rsidRPr="00475AA6">
        <w:t xml:space="preserve"> </w:t>
      </w:r>
      <w:r w:rsidR="00785876">
        <w:t>&amp;</w:t>
      </w:r>
      <w:r w:rsidRPr="00475AA6">
        <w:t xml:space="preserve"> Zaidi</w:t>
      </w:r>
      <w:r w:rsidR="00785876">
        <w:t>, S</w:t>
      </w:r>
      <w:r w:rsidRPr="00475AA6">
        <w:t xml:space="preserve">. (2002). </w:t>
      </w:r>
      <w:r w:rsidRPr="00F418AB">
        <w:rPr>
          <w:i/>
        </w:rPr>
        <w:t>Guidelines for constructing consumption aggregates for welfare analysis</w:t>
      </w:r>
      <w:r w:rsidR="00785876">
        <w:t>.</w:t>
      </w:r>
      <w:r w:rsidRPr="00475AA6">
        <w:t xml:space="preserve"> Working Paper No. 135. </w:t>
      </w:r>
      <w:r w:rsidR="00AE588C" w:rsidRPr="00475AA6">
        <w:t>Washington, DC: The World Bank.</w:t>
      </w:r>
    </w:p>
    <w:p w14:paraId="44C881F4" w14:textId="4E75807F" w:rsidR="007818B2" w:rsidRPr="00475AA6" w:rsidRDefault="007818B2" w:rsidP="00A13FB9">
      <w:pPr>
        <w:pStyle w:val="BodyText1"/>
      </w:pPr>
      <w:r w:rsidRPr="007818B2">
        <w:lastRenderedPageBreak/>
        <w:t>Dekker, M. (200</w:t>
      </w:r>
      <w:r w:rsidR="009B7FEB">
        <w:t>6</w:t>
      </w:r>
      <w:r w:rsidRPr="007818B2">
        <w:t>).</w:t>
      </w:r>
      <w:r w:rsidR="009B7FEB">
        <w:t xml:space="preserve"> </w:t>
      </w:r>
      <w:r w:rsidR="009B7FEB" w:rsidRPr="00861E7B">
        <w:t xml:space="preserve">Estimating wealth effects without expenditure data: evidence from rural Ethiopia. </w:t>
      </w:r>
      <w:r w:rsidR="009B7FEB" w:rsidRPr="00861E7B">
        <w:rPr>
          <w:i/>
        </w:rPr>
        <w:t>Ethiopian Journal of Economics</w:t>
      </w:r>
      <w:r w:rsidR="00861E7B" w:rsidRPr="00861E7B">
        <w:t>, 15(1). 35-54.</w:t>
      </w:r>
      <w:r w:rsidR="00861E7B">
        <w:t xml:space="preserve"> </w:t>
      </w:r>
      <w:r w:rsidR="00861E7B" w:rsidRPr="00861E7B">
        <w:rPr>
          <w:rFonts w:cs="Garamond"/>
        </w:rPr>
        <w:t>DOI:</w:t>
      </w:r>
      <w:hyperlink r:id="rId51" w:history="1">
        <w:r w:rsidR="00861E7B" w:rsidRPr="00861E7B">
          <w:rPr>
            <w:rFonts w:cs="Garamond"/>
          </w:rPr>
          <w:t>10.4314/eje.v15i1.39817</w:t>
        </w:r>
      </w:hyperlink>
      <w:r w:rsidR="00861E7B">
        <w:rPr>
          <w:rFonts w:cs="Garamond"/>
        </w:rPr>
        <w:t>.</w:t>
      </w:r>
    </w:p>
    <w:p w14:paraId="38C4140C" w14:textId="354C9C42" w:rsidR="009C223E" w:rsidRPr="003A119D" w:rsidRDefault="009C223E" w:rsidP="00A13FB9">
      <w:pPr>
        <w:pStyle w:val="BodyText1"/>
        <w:rPr>
          <w:rStyle w:val="Hyperlink"/>
          <w:szCs w:val="22"/>
          <w:u w:val="none"/>
          <w:shd w:val="clear" w:color="auto" w:fill="FFFFFF"/>
        </w:rPr>
      </w:pPr>
      <w:r w:rsidRPr="00401C01">
        <w:rPr>
          <w:color w:val="333333"/>
          <w:shd w:val="clear" w:color="auto" w:fill="FFFFFF"/>
        </w:rPr>
        <w:t>Diwakar, V., Albert, J.R., Vizamos, J.F., &amp; Shepherd, A. (2019).</w:t>
      </w:r>
      <w:r w:rsidR="00785876">
        <w:rPr>
          <w:color w:val="333333"/>
          <w:shd w:val="clear" w:color="auto" w:fill="FFFFFF"/>
        </w:rPr>
        <w:t xml:space="preserve"> </w:t>
      </w:r>
      <w:r w:rsidRPr="00401C01">
        <w:rPr>
          <w:i/>
          <w:iCs/>
          <w:color w:val="333333"/>
        </w:rPr>
        <w:t xml:space="preserve">Resilience, </w:t>
      </w:r>
      <w:r w:rsidR="00785876">
        <w:rPr>
          <w:i/>
          <w:iCs/>
          <w:color w:val="333333"/>
        </w:rPr>
        <w:t>n</w:t>
      </w:r>
      <w:r w:rsidRPr="00401C01">
        <w:rPr>
          <w:i/>
          <w:iCs/>
          <w:color w:val="333333"/>
        </w:rPr>
        <w:t xml:space="preserve">ear </w:t>
      </w:r>
      <w:r w:rsidR="00785876">
        <w:rPr>
          <w:i/>
          <w:iCs/>
          <w:color w:val="333333"/>
        </w:rPr>
        <w:t>p</w:t>
      </w:r>
      <w:r w:rsidRPr="00401C01">
        <w:rPr>
          <w:i/>
          <w:iCs/>
          <w:color w:val="333333"/>
        </w:rPr>
        <w:t xml:space="preserve">overty and </w:t>
      </w:r>
      <w:r w:rsidR="00785876">
        <w:rPr>
          <w:i/>
          <w:iCs/>
          <w:color w:val="333333"/>
        </w:rPr>
        <w:t>v</w:t>
      </w:r>
      <w:r w:rsidRPr="00401C01">
        <w:rPr>
          <w:i/>
          <w:iCs/>
          <w:color w:val="333333"/>
        </w:rPr>
        <w:t xml:space="preserve">ulnerability </w:t>
      </w:r>
      <w:r w:rsidR="00785876">
        <w:rPr>
          <w:i/>
          <w:iCs/>
          <w:color w:val="333333"/>
        </w:rPr>
        <w:t>d</w:t>
      </w:r>
      <w:r w:rsidRPr="00401C01">
        <w:rPr>
          <w:i/>
          <w:iCs/>
          <w:color w:val="333333"/>
        </w:rPr>
        <w:t>ynamics: Evidence from Uganda and the Philippines</w:t>
      </w:r>
      <w:r w:rsidR="00785876">
        <w:rPr>
          <w:i/>
          <w:iCs/>
          <w:color w:val="333333"/>
        </w:rPr>
        <w:t xml:space="preserve">. </w:t>
      </w:r>
      <w:r w:rsidR="00785876">
        <w:rPr>
          <w:iCs/>
          <w:color w:val="333333"/>
        </w:rPr>
        <w:t xml:space="preserve">Washington, DC: </w:t>
      </w:r>
      <w:r w:rsidRPr="00401C01">
        <w:rPr>
          <w:color w:val="333333"/>
          <w:shd w:val="clear" w:color="auto" w:fill="FFFFFF"/>
        </w:rPr>
        <w:t>United States Agency for International Development, Center for Resilience. Retrieved</w:t>
      </w:r>
      <w:r w:rsidR="00785876">
        <w:rPr>
          <w:color w:val="333333"/>
          <w:shd w:val="clear" w:color="auto" w:fill="FFFFFF"/>
        </w:rPr>
        <w:t xml:space="preserve"> f</w:t>
      </w:r>
      <w:r w:rsidRPr="00401C01">
        <w:rPr>
          <w:color w:val="333333"/>
          <w:shd w:val="clear" w:color="auto" w:fill="FFFFFF"/>
        </w:rPr>
        <w:t xml:space="preserve">rom </w:t>
      </w:r>
      <w:hyperlink r:id="rId52" w:history="1">
        <w:r w:rsidRPr="00401C01">
          <w:rPr>
            <w:rStyle w:val="Hyperlink"/>
            <w:szCs w:val="22"/>
            <w:shd w:val="clear" w:color="auto" w:fill="FFFFFF"/>
          </w:rPr>
          <w:t>https://reliefweb.int/sites/reliefweb.int/files/resources/usaid-report-nearpoor_clean_march_508.pdf</w:t>
        </w:r>
      </w:hyperlink>
      <w:r w:rsidR="00785876" w:rsidRPr="003A119D">
        <w:rPr>
          <w:rStyle w:val="Hyperlink"/>
          <w:color w:val="auto"/>
          <w:szCs w:val="22"/>
          <w:u w:val="none"/>
          <w:shd w:val="clear" w:color="auto" w:fill="FFFFFF"/>
        </w:rPr>
        <w:t>.</w:t>
      </w:r>
    </w:p>
    <w:p w14:paraId="185864FF" w14:textId="1CF4FDF0" w:rsidR="00422772" w:rsidRDefault="00422772" w:rsidP="00A13FB9">
      <w:pPr>
        <w:pStyle w:val="BodyText1"/>
        <w:rPr>
          <w:shd w:val="clear" w:color="auto" w:fill="FFFFFF"/>
        </w:rPr>
      </w:pPr>
      <w:r w:rsidRPr="003E11CC">
        <w:rPr>
          <w:shd w:val="clear" w:color="auto" w:fill="FFFFFF"/>
        </w:rPr>
        <w:t>Djagba, J.F., Rodenburg, J., Zwart, S.J., Houndagba, C.J.</w:t>
      </w:r>
      <w:r w:rsidR="00785876">
        <w:rPr>
          <w:shd w:val="clear" w:color="auto" w:fill="FFFFFF"/>
        </w:rPr>
        <w:t>,</w:t>
      </w:r>
      <w:r w:rsidRPr="003E11CC">
        <w:rPr>
          <w:shd w:val="clear" w:color="auto" w:fill="FFFFFF"/>
        </w:rPr>
        <w:t xml:space="preserve"> &amp; Kiepe, P. </w:t>
      </w:r>
      <w:r w:rsidR="00785876">
        <w:rPr>
          <w:shd w:val="clear" w:color="auto" w:fill="FFFFFF"/>
        </w:rPr>
        <w:t>(</w:t>
      </w:r>
      <w:r w:rsidRPr="003E11CC">
        <w:rPr>
          <w:shd w:val="clear" w:color="auto" w:fill="FFFFFF"/>
        </w:rPr>
        <w:t>2014</w:t>
      </w:r>
      <w:r w:rsidR="00785876">
        <w:rPr>
          <w:shd w:val="clear" w:color="auto" w:fill="FFFFFF"/>
        </w:rPr>
        <w:t>)</w:t>
      </w:r>
      <w:r w:rsidRPr="003E11CC">
        <w:rPr>
          <w:shd w:val="clear" w:color="auto" w:fill="FFFFFF"/>
        </w:rPr>
        <w:t xml:space="preserve">. Failure and success factors of irrigation system developments: </w:t>
      </w:r>
      <w:r w:rsidR="00785876">
        <w:rPr>
          <w:shd w:val="clear" w:color="auto" w:fill="FFFFFF"/>
        </w:rPr>
        <w:t>A</w:t>
      </w:r>
      <w:r w:rsidRPr="003E11CC">
        <w:rPr>
          <w:shd w:val="clear" w:color="auto" w:fill="FFFFFF"/>
        </w:rPr>
        <w:t xml:space="preserve"> case study from the Ouémé and Zou valleys in Benin. </w:t>
      </w:r>
      <w:r w:rsidRPr="003E11CC">
        <w:rPr>
          <w:i/>
          <w:iCs/>
          <w:shd w:val="clear" w:color="auto" w:fill="FFFFFF"/>
        </w:rPr>
        <w:t>Irrigation and Drainage,</w:t>
      </w:r>
      <w:r w:rsidRPr="003E11CC">
        <w:rPr>
          <w:shd w:val="clear" w:color="auto" w:fill="FFFFFF"/>
        </w:rPr>
        <w:t> </w:t>
      </w:r>
      <w:r w:rsidRPr="00CC5C6D">
        <w:rPr>
          <w:i/>
          <w:shd w:val="clear" w:color="auto" w:fill="FFFFFF"/>
        </w:rPr>
        <w:t>63</w:t>
      </w:r>
      <w:r w:rsidRPr="003E11CC">
        <w:rPr>
          <w:shd w:val="clear" w:color="auto" w:fill="FFFFFF"/>
        </w:rPr>
        <w:t>(3)</w:t>
      </w:r>
      <w:r w:rsidR="00785876">
        <w:rPr>
          <w:shd w:val="clear" w:color="auto" w:fill="FFFFFF"/>
        </w:rPr>
        <w:t>,</w:t>
      </w:r>
      <w:r w:rsidRPr="003E11CC">
        <w:rPr>
          <w:shd w:val="clear" w:color="auto" w:fill="FFFFFF"/>
        </w:rPr>
        <w:t xml:space="preserve"> 328-329.</w:t>
      </w:r>
    </w:p>
    <w:p w14:paraId="066431C3" w14:textId="174CE33B" w:rsidR="00422772" w:rsidRDefault="00422772" w:rsidP="00A13FB9">
      <w:pPr>
        <w:pStyle w:val="BodyText1"/>
        <w:rPr>
          <w:shd w:val="clear" w:color="auto" w:fill="FFFFFF"/>
        </w:rPr>
      </w:pPr>
      <w:r w:rsidRPr="003E11CC">
        <w:rPr>
          <w:shd w:val="clear" w:color="auto" w:fill="FFFFFF"/>
        </w:rPr>
        <w:t xml:space="preserve">Edmeades, G.O. </w:t>
      </w:r>
      <w:r w:rsidR="00785876">
        <w:rPr>
          <w:shd w:val="clear" w:color="auto" w:fill="FFFFFF"/>
        </w:rPr>
        <w:t>(</w:t>
      </w:r>
      <w:r w:rsidRPr="003E11CC">
        <w:rPr>
          <w:shd w:val="clear" w:color="auto" w:fill="FFFFFF"/>
        </w:rPr>
        <w:t>2015</w:t>
      </w:r>
      <w:r w:rsidR="00785876">
        <w:rPr>
          <w:shd w:val="clear" w:color="auto" w:fill="FFFFFF"/>
        </w:rPr>
        <w:t>)</w:t>
      </w:r>
      <w:r w:rsidRPr="003E11CC">
        <w:rPr>
          <w:shd w:val="clear" w:color="auto" w:fill="FFFFFF"/>
        </w:rPr>
        <w:t>.</w:t>
      </w:r>
      <w:r w:rsidR="00785876">
        <w:rPr>
          <w:shd w:val="clear" w:color="auto" w:fill="FFFFFF"/>
        </w:rPr>
        <w:t xml:space="preserve"> </w:t>
      </w:r>
      <w:r w:rsidRPr="003E11CC">
        <w:rPr>
          <w:i/>
          <w:iCs/>
          <w:shd w:val="clear" w:color="auto" w:fill="FFFFFF"/>
        </w:rPr>
        <w:t>Maize - Improved varieties</w:t>
      </w:r>
      <w:r w:rsidRPr="003E11CC">
        <w:rPr>
          <w:shd w:val="clear" w:color="auto" w:fill="FFFFFF"/>
        </w:rPr>
        <w:t xml:space="preserve">. Paper prepared for </w:t>
      </w:r>
      <w:r w:rsidR="00785876">
        <w:t xml:space="preserve">Food and Agriculture Organization of the United Nations (FAO) </w:t>
      </w:r>
      <w:r w:rsidRPr="003E11CC">
        <w:rPr>
          <w:shd w:val="clear" w:color="auto" w:fill="FFFFFF"/>
        </w:rPr>
        <w:t>Save and Grow: Maize, Rice and Wheat. Rome</w:t>
      </w:r>
      <w:r w:rsidR="00785876">
        <w:rPr>
          <w:shd w:val="clear" w:color="auto" w:fill="FFFFFF"/>
        </w:rPr>
        <w:t>: FAO</w:t>
      </w:r>
      <w:r w:rsidRPr="003E11CC">
        <w:rPr>
          <w:shd w:val="clear" w:color="auto" w:fill="FFFFFF"/>
        </w:rPr>
        <w:t>.</w:t>
      </w:r>
    </w:p>
    <w:p w14:paraId="3FCB57BC" w14:textId="7FE6F62E" w:rsidR="00422772" w:rsidRDefault="00422772" w:rsidP="00A13FB9">
      <w:pPr>
        <w:pStyle w:val="BodyText1"/>
        <w:rPr>
          <w:color w:val="333333"/>
          <w:shd w:val="clear" w:color="auto" w:fill="FFFFFF"/>
        </w:rPr>
      </w:pPr>
      <w:r w:rsidRPr="003E11CC">
        <w:rPr>
          <w:color w:val="333333"/>
          <w:shd w:val="clear" w:color="auto" w:fill="FFFFFF"/>
        </w:rPr>
        <w:t>El-Mashad, H.M., Loon, W.K.V., Zeeman, G., Bot, G.P., &amp; Lettinga, G. (2003). Reuse potential of agricultural wastes in semi-arid regions: Egypt as a case study. </w:t>
      </w:r>
      <w:r w:rsidRPr="003E11CC">
        <w:rPr>
          <w:i/>
          <w:iCs/>
          <w:color w:val="333333"/>
        </w:rPr>
        <w:t>Reviews in Environmental Science and Bio/Technology</w:t>
      </w:r>
      <w:r w:rsidRPr="003E11CC">
        <w:rPr>
          <w:color w:val="333333"/>
          <w:shd w:val="clear" w:color="auto" w:fill="FFFFFF"/>
        </w:rPr>
        <w:t>, </w:t>
      </w:r>
      <w:r w:rsidRPr="003E11CC">
        <w:rPr>
          <w:i/>
          <w:iCs/>
          <w:color w:val="333333"/>
        </w:rPr>
        <w:t>2</w:t>
      </w:r>
      <w:r w:rsidRPr="003E11CC">
        <w:rPr>
          <w:color w:val="333333"/>
          <w:shd w:val="clear" w:color="auto" w:fill="FFFFFF"/>
        </w:rPr>
        <w:t>(1), 53–66. doi: 10.1023/b:resb.0000022933.77648.09</w:t>
      </w:r>
    </w:p>
    <w:p w14:paraId="6BD271C4" w14:textId="5D7C30AB" w:rsidR="00A96558" w:rsidRDefault="00A96558" w:rsidP="00A13FB9">
      <w:pPr>
        <w:pStyle w:val="BodyText1"/>
      </w:pPr>
      <w:r w:rsidRPr="00D76E7B">
        <w:t>Ejemot-Nwadiaro</w:t>
      </w:r>
      <w:r w:rsidR="0037096B">
        <w:t>,</w:t>
      </w:r>
      <w:r w:rsidRPr="00D76E7B">
        <w:t xml:space="preserve"> R</w:t>
      </w:r>
      <w:r w:rsidR="0037096B">
        <w:t>.</w:t>
      </w:r>
      <w:r w:rsidRPr="00D76E7B">
        <w:t>I</w:t>
      </w:r>
      <w:r w:rsidR="0037096B">
        <w:t>.</w:t>
      </w:r>
      <w:r w:rsidRPr="00D76E7B">
        <w:t>, Ehiri</w:t>
      </w:r>
      <w:r w:rsidR="0037096B">
        <w:t>,</w:t>
      </w:r>
      <w:r w:rsidRPr="00D76E7B">
        <w:t xml:space="preserve"> J</w:t>
      </w:r>
      <w:r w:rsidR="0037096B">
        <w:t>.</w:t>
      </w:r>
      <w:r w:rsidRPr="00D76E7B">
        <w:t>E</w:t>
      </w:r>
      <w:r w:rsidR="0037096B">
        <w:t>.</w:t>
      </w:r>
      <w:r w:rsidRPr="00D76E7B">
        <w:t>, Arikpo</w:t>
      </w:r>
      <w:r w:rsidR="0037096B">
        <w:t>,</w:t>
      </w:r>
      <w:r w:rsidRPr="00D76E7B">
        <w:t xml:space="preserve"> D</w:t>
      </w:r>
      <w:r w:rsidR="0037096B">
        <w:t>.</w:t>
      </w:r>
      <w:r w:rsidRPr="00D76E7B">
        <w:t>, Meremikwu</w:t>
      </w:r>
      <w:r w:rsidR="0037096B">
        <w:t>,</w:t>
      </w:r>
      <w:r w:rsidRPr="00D76E7B">
        <w:t xml:space="preserve"> M</w:t>
      </w:r>
      <w:r w:rsidR="0037096B">
        <w:t>.</w:t>
      </w:r>
      <w:r w:rsidRPr="00D76E7B">
        <w:t>M</w:t>
      </w:r>
      <w:r w:rsidR="0037096B">
        <w:t>.</w:t>
      </w:r>
      <w:r w:rsidRPr="00D76E7B">
        <w:t xml:space="preserve">, </w:t>
      </w:r>
      <w:r w:rsidR="0037096B">
        <w:t xml:space="preserve">&amp; </w:t>
      </w:r>
      <w:r w:rsidRPr="00D76E7B">
        <w:t>Critchley</w:t>
      </w:r>
      <w:r w:rsidR="0037096B">
        <w:t>,</w:t>
      </w:r>
      <w:r w:rsidRPr="00D76E7B">
        <w:t xml:space="preserve"> J</w:t>
      </w:r>
      <w:r w:rsidR="0037096B">
        <w:t>.</w:t>
      </w:r>
      <w:r w:rsidRPr="00D76E7B">
        <w:t>A</w:t>
      </w:r>
      <w:r w:rsidR="0037096B">
        <w:t>.</w:t>
      </w:r>
      <w:r w:rsidRPr="00D76E7B">
        <w:t>.</w:t>
      </w:r>
      <w:r>
        <w:t xml:space="preserve"> (2015).</w:t>
      </w:r>
      <w:r w:rsidRPr="00D76E7B">
        <w:t xml:space="preserve"> </w:t>
      </w:r>
      <w:r w:rsidRPr="00CC5C6D">
        <w:t>Hand washing promotion for preventing diarrhoea</w:t>
      </w:r>
      <w:r w:rsidRPr="003A119D">
        <w:t xml:space="preserve">. </w:t>
      </w:r>
      <w:r w:rsidRPr="00CC5C6D">
        <w:rPr>
          <w:i/>
        </w:rPr>
        <w:t>Cochrane Database of Systematic Review, 3</w:t>
      </w:r>
      <w:r>
        <w:t>(9).</w:t>
      </w:r>
      <w:r w:rsidRPr="00D76E7B">
        <w:t xml:space="preserve"> </w:t>
      </w:r>
      <w:r w:rsidR="0037096B">
        <w:t>doi</w:t>
      </w:r>
      <w:r w:rsidRPr="00D76E7B">
        <w:t>:</w:t>
      </w:r>
      <w:r w:rsidR="0037096B">
        <w:t> </w:t>
      </w:r>
      <w:r w:rsidRPr="00D76E7B">
        <w:t>10.1002/14651858.CD004265.pub3.</w:t>
      </w:r>
    </w:p>
    <w:p w14:paraId="7945C38B" w14:textId="182C84D6" w:rsidR="00A96558" w:rsidRDefault="00A96558" w:rsidP="00A13FB9">
      <w:pPr>
        <w:pStyle w:val="BodyText1"/>
      </w:pPr>
      <w:commentRangeStart w:id="1050"/>
      <w:r>
        <w:t xml:space="preserve">Famine Early Warning Systems Network. (n.d.). Retrieved from </w:t>
      </w:r>
      <w:hyperlink r:id="rId53" w:history="1">
        <w:r w:rsidRPr="00385432">
          <w:rPr>
            <w:rStyle w:val="Hyperlink"/>
            <w:szCs w:val="22"/>
          </w:rPr>
          <w:t>http://fews.net/</w:t>
        </w:r>
      </w:hyperlink>
      <w:r w:rsidR="0037096B">
        <w:t>.</w:t>
      </w:r>
      <w:commentRangeEnd w:id="1050"/>
      <w:r w:rsidR="00CC5C6D">
        <w:rPr>
          <w:rStyle w:val="CommentReference"/>
          <w:rFonts w:eastAsia="Arial" w:cs="Arial"/>
          <w:color w:val="000000"/>
        </w:rPr>
        <w:commentReference w:id="1050"/>
      </w:r>
    </w:p>
    <w:p w14:paraId="529698B3" w14:textId="400B81D4" w:rsidR="009C223E" w:rsidRDefault="009C223E" w:rsidP="00A13FB9">
      <w:pPr>
        <w:pStyle w:val="BodyText1"/>
      </w:pPr>
      <w:r w:rsidRPr="009D37F7">
        <w:t xml:space="preserve">Filmer, D., &amp; Pritchett, L.H. (2001). Estimating </w:t>
      </w:r>
      <w:r w:rsidR="0037096B">
        <w:t>w</w:t>
      </w:r>
      <w:r w:rsidRPr="009D37F7">
        <w:t xml:space="preserve">ealth </w:t>
      </w:r>
      <w:r w:rsidR="0037096B">
        <w:t>e</w:t>
      </w:r>
      <w:r w:rsidRPr="009D37F7">
        <w:t xml:space="preserve">ffects without </w:t>
      </w:r>
      <w:r w:rsidR="0037096B">
        <w:t>e</w:t>
      </w:r>
      <w:r w:rsidRPr="009D37F7">
        <w:t xml:space="preserve">xpenditure </w:t>
      </w:r>
      <w:r w:rsidR="0037096B">
        <w:t>d</w:t>
      </w:r>
      <w:r w:rsidRPr="009D37F7">
        <w:t xml:space="preserve">ata-or </w:t>
      </w:r>
      <w:r w:rsidR="0037096B">
        <w:t>t</w:t>
      </w:r>
      <w:r w:rsidRPr="009D37F7">
        <w:t xml:space="preserve">ears: An </w:t>
      </w:r>
      <w:r w:rsidR="0037096B">
        <w:t>a</w:t>
      </w:r>
      <w:r w:rsidRPr="009D37F7">
        <w:t xml:space="preserve">pplication to </w:t>
      </w:r>
      <w:r w:rsidR="0037096B">
        <w:t>e</w:t>
      </w:r>
      <w:r w:rsidRPr="009D37F7">
        <w:t xml:space="preserve">ducational </w:t>
      </w:r>
      <w:r w:rsidR="0037096B">
        <w:t>e</w:t>
      </w:r>
      <w:r w:rsidRPr="009D37F7">
        <w:t xml:space="preserve">nrollments in </w:t>
      </w:r>
      <w:r w:rsidR="0037096B">
        <w:t>s</w:t>
      </w:r>
      <w:r w:rsidRPr="009D37F7">
        <w:t>tates of India. </w:t>
      </w:r>
      <w:r w:rsidRPr="009D37F7">
        <w:rPr>
          <w:i/>
          <w:iCs/>
        </w:rPr>
        <w:t>Demography,</w:t>
      </w:r>
      <w:r w:rsidR="0037096B">
        <w:rPr>
          <w:i/>
          <w:iCs/>
        </w:rPr>
        <w:t xml:space="preserve"> </w:t>
      </w:r>
      <w:r w:rsidRPr="009D37F7">
        <w:rPr>
          <w:i/>
          <w:iCs/>
        </w:rPr>
        <w:t>38</w:t>
      </w:r>
      <w:r w:rsidRPr="009D37F7">
        <w:t>(1), 115-132. doi:10.2307/3088292</w:t>
      </w:r>
    </w:p>
    <w:p w14:paraId="1CBAFC12" w14:textId="67E1D657" w:rsidR="00422772" w:rsidRDefault="0037096B" w:rsidP="00A13FB9">
      <w:pPr>
        <w:pStyle w:val="BodyText1"/>
      </w:pPr>
      <w:r>
        <w:t>Food and Agriculture Organization of the United Nations</w:t>
      </w:r>
      <w:r w:rsidR="00422772" w:rsidRPr="003E11CC">
        <w:t xml:space="preserve">. </w:t>
      </w:r>
      <w:r>
        <w:t>(</w:t>
      </w:r>
      <w:r w:rsidR="00422772" w:rsidRPr="003E11CC">
        <w:t>2003</w:t>
      </w:r>
      <w:r>
        <w:t>)</w:t>
      </w:r>
      <w:r w:rsidR="00422772" w:rsidRPr="003E11CC">
        <w:t xml:space="preserve">. </w:t>
      </w:r>
      <w:r>
        <w:t>Maize</w:t>
      </w:r>
      <w:r w:rsidR="00422772" w:rsidRPr="003E11CC">
        <w:t>: Post-</w:t>
      </w:r>
      <w:r>
        <w:t>h</w:t>
      </w:r>
      <w:r w:rsidR="00422772" w:rsidRPr="003E11CC">
        <w:t xml:space="preserve">arvest </w:t>
      </w:r>
      <w:r>
        <w:t>o</w:t>
      </w:r>
      <w:r w:rsidR="00422772" w:rsidRPr="003E11CC">
        <w:t xml:space="preserve">peration. </w:t>
      </w:r>
      <w:r>
        <w:t xml:space="preserve">Retrieved from </w:t>
      </w:r>
      <w:hyperlink r:id="rId54" w:history="1">
        <w:r w:rsidR="00422772" w:rsidRPr="003E11CC">
          <w:rPr>
            <w:rStyle w:val="Hyperlink"/>
            <w:szCs w:val="22"/>
          </w:rPr>
          <w:t>http://www.fao.org/fileadmin/user_upload/inpho/docs/Post_Harvest_Compendium_-_MAIZE.pdf</w:t>
        </w:r>
      </w:hyperlink>
      <w:r w:rsidR="00422772" w:rsidRPr="003E11CC">
        <w:t>.</w:t>
      </w:r>
    </w:p>
    <w:p w14:paraId="58C1E852" w14:textId="34CA2FAD" w:rsidR="00422772" w:rsidRDefault="0037096B" w:rsidP="00A13FB9">
      <w:pPr>
        <w:pStyle w:val="BodyText1"/>
        <w:rPr>
          <w:shd w:val="clear" w:color="auto" w:fill="FFFFFF"/>
        </w:rPr>
      </w:pPr>
      <w:r>
        <w:t>Food and Agriculture Organization of the United Nations (FAO)</w:t>
      </w:r>
      <w:r w:rsidR="00422772" w:rsidRPr="003E11CC">
        <w:rPr>
          <w:shd w:val="clear" w:color="auto" w:fill="FFFFFF"/>
        </w:rPr>
        <w:t xml:space="preserve">. </w:t>
      </w:r>
      <w:r>
        <w:rPr>
          <w:shd w:val="clear" w:color="auto" w:fill="FFFFFF"/>
        </w:rPr>
        <w:t>(</w:t>
      </w:r>
      <w:r w:rsidR="00422772" w:rsidRPr="003E11CC">
        <w:rPr>
          <w:shd w:val="clear" w:color="auto" w:fill="FFFFFF"/>
        </w:rPr>
        <w:t>2011</w:t>
      </w:r>
      <w:r>
        <w:rPr>
          <w:shd w:val="clear" w:color="auto" w:fill="FFFFFF"/>
        </w:rPr>
        <w:t>)</w:t>
      </w:r>
      <w:r w:rsidR="00422772" w:rsidRPr="003E11CC">
        <w:rPr>
          <w:shd w:val="clear" w:color="auto" w:fill="FFFFFF"/>
        </w:rPr>
        <w:t>.</w:t>
      </w:r>
      <w:r>
        <w:rPr>
          <w:shd w:val="clear" w:color="auto" w:fill="FFFFFF"/>
        </w:rPr>
        <w:t xml:space="preserve"> </w:t>
      </w:r>
      <w:r w:rsidR="00422772" w:rsidRPr="003E11CC">
        <w:rPr>
          <w:i/>
          <w:iCs/>
          <w:shd w:val="clear" w:color="auto" w:fill="FFFFFF"/>
        </w:rPr>
        <w:t xml:space="preserve">Save and </w:t>
      </w:r>
      <w:r>
        <w:rPr>
          <w:i/>
          <w:iCs/>
          <w:shd w:val="clear" w:color="auto" w:fill="FFFFFF"/>
        </w:rPr>
        <w:t>g</w:t>
      </w:r>
      <w:r w:rsidR="00422772" w:rsidRPr="003E11CC">
        <w:rPr>
          <w:i/>
          <w:iCs/>
          <w:shd w:val="clear" w:color="auto" w:fill="FFFFFF"/>
        </w:rPr>
        <w:t>row. A policymaker's guide to the sustainable intensification of smallholder crop production.</w:t>
      </w:r>
      <w:r w:rsidR="00422772" w:rsidRPr="003E11CC">
        <w:rPr>
          <w:shd w:val="clear" w:color="auto" w:fill="FFFFFF"/>
        </w:rPr>
        <w:t> Rome</w:t>
      </w:r>
      <w:r>
        <w:rPr>
          <w:shd w:val="clear" w:color="auto" w:fill="FFFFFF"/>
        </w:rPr>
        <w:t>: FAO.</w:t>
      </w:r>
    </w:p>
    <w:p w14:paraId="210819C1" w14:textId="4B93D39E" w:rsidR="00422772" w:rsidRPr="003A119D" w:rsidRDefault="0037096B" w:rsidP="00A13FB9">
      <w:pPr>
        <w:pStyle w:val="BodyText1"/>
      </w:pPr>
      <w:r>
        <w:t>Food and Agriculture Organization of the United Nations (FAO)</w:t>
      </w:r>
      <w:r w:rsidR="00422772" w:rsidRPr="003E11CC">
        <w:t xml:space="preserve">. </w:t>
      </w:r>
      <w:r>
        <w:t>(</w:t>
      </w:r>
      <w:r w:rsidR="00422772" w:rsidRPr="003E11CC">
        <w:t>2014</w:t>
      </w:r>
      <w:r>
        <w:t>)</w:t>
      </w:r>
      <w:r w:rsidR="00422772" w:rsidRPr="003E11CC">
        <w:t xml:space="preserve">. </w:t>
      </w:r>
      <w:r w:rsidR="00422772" w:rsidRPr="00CC5C6D">
        <w:rPr>
          <w:i/>
        </w:rPr>
        <w:t>World aquaculture production of fish, crustaceans, molluscs, etc., by principal species in 2013. FAO Yearbook of Fisheries Statistics 2014.</w:t>
      </w:r>
      <w:r>
        <w:t xml:space="preserve"> Rome: FAO.</w:t>
      </w:r>
    </w:p>
    <w:p w14:paraId="3ACED272" w14:textId="45BABDF6"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Animal </w:t>
      </w:r>
      <w:r>
        <w:t>h</w:t>
      </w:r>
      <w:r w:rsidR="00422772" w:rsidRPr="00280CA2">
        <w:t xml:space="preserve">ealth. </w:t>
      </w:r>
      <w:r>
        <w:t>Retrieved from</w:t>
      </w:r>
      <w:r w:rsidR="00422772" w:rsidRPr="00280CA2">
        <w:t xml:space="preserve">: </w:t>
      </w:r>
      <w:hyperlink r:id="rId55" w:history="1">
        <w:r w:rsidR="00422772" w:rsidRPr="00280CA2">
          <w:rPr>
            <w:rStyle w:val="Hyperlink"/>
          </w:rPr>
          <w:t>http://www.fao.org/dairy-production-products/production/animal-health/en/</w:t>
        </w:r>
      </w:hyperlink>
      <w:r w:rsidRPr="003A119D">
        <w:rPr>
          <w:rStyle w:val="Hyperlink"/>
          <w:color w:val="auto"/>
          <w:u w:val="none"/>
        </w:rPr>
        <w:t>.</w:t>
      </w:r>
    </w:p>
    <w:p w14:paraId="71F7231E" w14:textId="7D19A710"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Breeding. </w:t>
      </w:r>
      <w:r>
        <w:t>Retrieved from:</w:t>
      </w:r>
      <w:r w:rsidR="00422772" w:rsidRPr="00280CA2">
        <w:t xml:space="preserve"> </w:t>
      </w:r>
      <w:hyperlink r:id="rId56" w:history="1">
        <w:r w:rsidR="00422772" w:rsidRPr="00280CA2">
          <w:rPr>
            <w:rStyle w:val="Hyperlink"/>
          </w:rPr>
          <w:t>http://www.fao.org/dairy-production-products/production/breeding/en/</w:t>
        </w:r>
      </w:hyperlink>
      <w:r w:rsidRPr="003A119D">
        <w:rPr>
          <w:rStyle w:val="Hyperlink"/>
          <w:color w:val="auto"/>
          <w:u w:val="none"/>
        </w:rPr>
        <w:t>.</w:t>
      </w:r>
    </w:p>
    <w:p w14:paraId="1646F3D9" w14:textId="77EB7E38" w:rsidR="00422772" w:rsidRDefault="0037096B" w:rsidP="00A13FB9">
      <w:pPr>
        <w:pStyle w:val="BodyText1"/>
        <w:rPr>
          <w:rStyle w:val="Hyperlink"/>
          <w:color w:val="auto"/>
          <w:u w:val="none"/>
        </w:rPr>
      </w:pPr>
      <w:r>
        <w:lastRenderedPageBreak/>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Farm practices. </w:t>
      </w:r>
      <w:r>
        <w:t>Retrieved from</w:t>
      </w:r>
      <w:r w:rsidR="00422772" w:rsidRPr="00280CA2">
        <w:t xml:space="preserve">: </w:t>
      </w:r>
      <w:hyperlink r:id="rId57" w:history="1">
        <w:r w:rsidR="00422772" w:rsidRPr="00280CA2">
          <w:rPr>
            <w:rStyle w:val="Hyperlink"/>
          </w:rPr>
          <w:t>http://www.fao.org/dairy-production-products/production/farm-practices/en/</w:t>
        </w:r>
      </w:hyperlink>
      <w:r w:rsidRPr="003A119D">
        <w:rPr>
          <w:rStyle w:val="Hyperlink"/>
          <w:color w:val="auto"/>
          <w:u w:val="none"/>
        </w:rPr>
        <w:t>.</w:t>
      </w:r>
    </w:p>
    <w:p w14:paraId="2D2FF56F" w14:textId="77777777" w:rsidR="00AE0477" w:rsidRDefault="00AE0477" w:rsidP="00AE0477">
      <w:pPr>
        <w:pStyle w:val="BodyText1"/>
      </w:pPr>
      <w:r w:rsidRPr="009F6982">
        <w:t xml:space="preserve">Food and Agriculture Organization of the United Nations. (2019). The Food Insecurity Experience Scale. Retrieved from </w:t>
      </w:r>
      <w:hyperlink r:id="rId58" w:history="1">
        <w:r w:rsidRPr="002F06EC">
          <w:rPr>
            <w:rStyle w:val="Hyperlink"/>
          </w:rPr>
          <w:t>http://www.fao.org/in-action/voices-of-the-hungry/fies/en/</w:t>
        </w:r>
      </w:hyperlink>
      <w:r>
        <w:t>.</w:t>
      </w:r>
    </w:p>
    <w:p w14:paraId="5DEBE01E" w14:textId="4070AA87" w:rsidR="00422772" w:rsidRPr="003A119D" w:rsidRDefault="0037096B" w:rsidP="00A13FB9">
      <w:pPr>
        <w:pStyle w:val="BodyText1"/>
        <w:rPr>
          <w:rStyle w:val="Hyperlink"/>
          <w:rFonts w:eastAsiaTheme="minorHAnsi"/>
          <w:szCs w:val="22"/>
          <w:u w:val="none"/>
        </w:rPr>
      </w:pPr>
      <w:r>
        <w:t>Food and Agriculture Organization of the United Nations</w:t>
      </w:r>
      <w:r w:rsidR="00422772" w:rsidRPr="009C0331">
        <w:t>. (n.d.)</w:t>
      </w:r>
      <w:r>
        <w:t>.</w:t>
      </w:r>
      <w:r w:rsidR="00422772" w:rsidRPr="009C0331">
        <w:t xml:space="preserve"> Small-</w:t>
      </w:r>
      <w:r>
        <w:t>s</w:t>
      </w:r>
      <w:r w:rsidR="00422772" w:rsidRPr="009C0331">
        <w:t xml:space="preserve">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6.1. Artificial insemination in </w:t>
      </w:r>
      <w:r>
        <w:t>d</w:t>
      </w:r>
      <w:r w:rsidR="00422772" w:rsidRPr="009C0331">
        <w:t xml:space="preserve">airy </w:t>
      </w:r>
      <w:r>
        <w:t>b</w:t>
      </w:r>
      <w:r w:rsidR="00422772" w:rsidRPr="009C0331">
        <w:t xml:space="preserve">uffalo and </w:t>
      </w:r>
      <w:r>
        <w:t>c</w:t>
      </w:r>
      <w:r w:rsidR="00422772" w:rsidRPr="009C0331">
        <w:t xml:space="preserve">attle. </w:t>
      </w:r>
      <w:r>
        <w:t xml:space="preserve">Retrieved from </w:t>
      </w:r>
      <w:hyperlink r:id="rId59" w:history="1">
        <w:r w:rsidR="00422772" w:rsidRPr="009C0331">
          <w:rPr>
            <w:rStyle w:val="Hyperlink"/>
            <w:szCs w:val="22"/>
          </w:rPr>
          <w:t>http://www.fao.org/ag/againfo/resources/documents/Dairyman/Dairy/V4U6_1.htm</w:t>
        </w:r>
      </w:hyperlink>
      <w:r w:rsidRPr="003A119D">
        <w:rPr>
          <w:rStyle w:val="Hyperlink"/>
          <w:color w:val="auto"/>
          <w:szCs w:val="22"/>
          <w:u w:val="none"/>
        </w:rPr>
        <w:t>.</w:t>
      </w:r>
    </w:p>
    <w:p w14:paraId="09CAB1CA" w14:textId="573F312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Small-scale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7.3. Milk recording. </w:t>
      </w:r>
      <w:r>
        <w:t>Retrieved from</w:t>
      </w:r>
      <w:r w:rsidR="00422772" w:rsidRPr="009C0331">
        <w:t>: I</w:t>
      </w:r>
      <w:hyperlink r:id="rId60" w:history="1">
        <w:r w:rsidR="00422772" w:rsidRPr="009C0331">
          <w:rPr>
            <w:rStyle w:val="Hyperlink"/>
            <w:szCs w:val="22"/>
          </w:rPr>
          <w:t>http://www.fao.org/3/t1265e/t1280e05.htm</w:t>
        </w:r>
      </w:hyperlink>
      <w:r w:rsidRPr="003A119D">
        <w:rPr>
          <w:rStyle w:val="Hyperlink"/>
          <w:color w:val="auto"/>
          <w:szCs w:val="22"/>
          <w:u w:val="none"/>
        </w:rPr>
        <w:t>.</w:t>
      </w:r>
    </w:p>
    <w:p w14:paraId="3C639201" w14:textId="2255467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4. Mastitis </w:t>
      </w:r>
      <w:r>
        <w:t>c</w:t>
      </w:r>
      <w:r w:rsidR="00422772" w:rsidRPr="009C0331">
        <w:t xml:space="preserve">ontrol. </w:t>
      </w:r>
      <w:r>
        <w:t>Retrieved from</w:t>
      </w:r>
      <w:r w:rsidR="00422772" w:rsidRPr="009C0331">
        <w:t xml:space="preserve">: </w:t>
      </w:r>
      <w:hyperlink r:id="rId61" w:history="1">
        <w:r w:rsidR="00422772" w:rsidRPr="009C0331">
          <w:rPr>
            <w:rStyle w:val="Hyperlink"/>
            <w:szCs w:val="22"/>
          </w:rPr>
          <w:t>http://www.fao.org/3/t0218e/t0218e04.htm</w:t>
        </w:r>
      </w:hyperlink>
      <w:r w:rsidRPr="003A119D">
        <w:rPr>
          <w:rStyle w:val="Hyperlink"/>
          <w:color w:val="auto"/>
          <w:szCs w:val="22"/>
          <w:u w:val="none"/>
        </w:rPr>
        <w:t>.</w:t>
      </w:r>
    </w:p>
    <w:p w14:paraId="3480C433" w14:textId="7ABC55C1"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2. Improving </w:t>
      </w:r>
      <w:r>
        <w:t>p</w:t>
      </w:r>
      <w:r w:rsidR="00422772" w:rsidRPr="009C0331">
        <w:t xml:space="preserve">ond </w:t>
      </w:r>
      <w:r>
        <w:t>w</w:t>
      </w:r>
      <w:r w:rsidR="00422772" w:rsidRPr="009C0331">
        <w:t xml:space="preserve">ater </w:t>
      </w:r>
      <w:r>
        <w:t>q</w:t>
      </w:r>
      <w:r w:rsidR="00422772" w:rsidRPr="009C0331">
        <w:t xml:space="preserve">uality. </w:t>
      </w:r>
      <w:r>
        <w:t xml:space="preserve">Retrieved from: </w:t>
      </w:r>
      <w:hyperlink r:id="rId62" w:history="1">
        <w:r w:rsidR="00422772" w:rsidRPr="009C0331">
          <w:rPr>
            <w:rStyle w:val="Hyperlink"/>
            <w:szCs w:val="22"/>
          </w:rPr>
          <w:t>http://www.fao.org/tempref/FI/CDrom/FAO_Training/FAO_Training/General/x6709e/x6709e02.htm</w:t>
        </w:r>
      </w:hyperlink>
      <w:r w:rsidRPr="003A119D">
        <w:rPr>
          <w:rStyle w:val="Hyperlink"/>
          <w:color w:val="auto"/>
          <w:szCs w:val="22"/>
          <w:u w:val="none"/>
        </w:rPr>
        <w:t>.</w:t>
      </w:r>
    </w:p>
    <w:p w14:paraId="7DBBE39B" w14:textId="2DAB1F14"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6. Fertilizing </w:t>
      </w:r>
      <w:r>
        <w:t>f</w:t>
      </w:r>
      <w:r w:rsidR="00422772" w:rsidRPr="009C0331">
        <w:t xml:space="preserve">ish </w:t>
      </w:r>
      <w:r>
        <w:t>p</w:t>
      </w:r>
      <w:r w:rsidR="00422772" w:rsidRPr="009C0331">
        <w:t xml:space="preserve">onds. </w:t>
      </w:r>
      <w:r>
        <w:t>Retrieved from</w:t>
      </w:r>
      <w:r w:rsidR="00422772" w:rsidRPr="009C0331">
        <w:t xml:space="preserve">: </w:t>
      </w:r>
      <w:hyperlink r:id="rId63" w:history="1">
        <w:r w:rsidR="00422772" w:rsidRPr="009C0331">
          <w:rPr>
            <w:rStyle w:val="Hyperlink"/>
            <w:szCs w:val="22"/>
          </w:rPr>
          <w:t>http://www.fao.org/tempref/FI/CDrom/FAO_Training/FAO_Training/General/x6709e/x6709e06.htm</w:t>
        </w:r>
      </w:hyperlink>
      <w:r w:rsidRPr="003A119D">
        <w:rPr>
          <w:rStyle w:val="Hyperlink"/>
          <w:color w:val="auto"/>
          <w:szCs w:val="22"/>
          <w:u w:val="none"/>
        </w:rPr>
        <w:t>.</w:t>
      </w:r>
    </w:p>
    <w:p w14:paraId="25FE895F" w14:textId="5DEE2DB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8. Handling </w:t>
      </w:r>
      <w:r>
        <w:t>l</w:t>
      </w:r>
      <w:r w:rsidR="00422772" w:rsidRPr="009C0331">
        <w:t xml:space="preserve">ive </w:t>
      </w:r>
      <w:r>
        <w:t>f</w:t>
      </w:r>
      <w:r w:rsidR="00422772" w:rsidRPr="009C0331">
        <w:t xml:space="preserve">ish on the </w:t>
      </w:r>
      <w:r>
        <w:t>f</w:t>
      </w:r>
      <w:r w:rsidR="00422772" w:rsidRPr="009C0331">
        <w:t xml:space="preserve">arm. </w:t>
      </w:r>
      <w:r>
        <w:t>Retrieved from</w:t>
      </w:r>
      <w:r w:rsidR="00422772" w:rsidRPr="009C0331">
        <w:t xml:space="preserve">: </w:t>
      </w:r>
      <w:hyperlink r:id="rId64" w:history="1">
        <w:r w:rsidR="00422772" w:rsidRPr="009C0331">
          <w:rPr>
            <w:rStyle w:val="Hyperlink"/>
            <w:szCs w:val="22"/>
          </w:rPr>
          <w:t>http://www.fao.org/tempref/FI/CDrom/FAO_Training/FAO_Training/General/x6709e/x6709e08.htm</w:t>
        </w:r>
      </w:hyperlink>
      <w:r w:rsidRPr="003A119D">
        <w:rPr>
          <w:rStyle w:val="Hyperlink"/>
          <w:color w:val="auto"/>
          <w:szCs w:val="22"/>
          <w:u w:val="none"/>
        </w:rPr>
        <w:t>.</w:t>
      </w:r>
    </w:p>
    <w:p w14:paraId="700E7F0C" w14:textId="5E21E45B"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11. Fish </w:t>
      </w:r>
      <w:r>
        <w:t>h</w:t>
      </w:r>
      <w:r w:rsidR="00422772" w:rsidRPr="009C0331">
        <w:t xml:space="preserve">arvesting from </w:t>
      </w:r>
      <w:r>
        <w:t>p</w:t>
      </w:r>
      <w:r w:rsidR="00422772" w:rsidRPr="009C0331">
        <w:t xml:space="preserve">onds. </w:t>
      </w:r>
      <w:r>
        <w:t xml:space="preserve">Retrieved from: </w:t>
      </w:r>
      <w:hyperlink r:id="rId65" w:history="1">
        <w:r w:rsidR="00422772" w:rsidRPr="009C0331">
          <w:rPr>
            <w:rStyle w:val="Hyperlink"/>
            <w:szCs w:val="22"/>
          </w:rPr>
          <w:t>http://www.fao.org/tempref/FI/CDrom/FAO_Training/FAO_Training/General/x6709e/x6709e11.htm</w:t>
        </w:r>
      </w:hyperlink>
      <w:r w:rsidRPr="003A119D">
        <w:rPr>
          <w:rStyle w:val="Hyperlink"/>
          <w:color w:val="auto"/>
          <w:szCs w:val="22"/>
          <w:u w:val="none"/>
        </w:rPr>
        <w:t>.</w:t>
      </w:r>
    </w:p>
    <w:p w14:paraId="0E65C1BA" w14:textId="07F2C1A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15. Disease </w:t>
      </w:r>
      <w:r>
        <w:t>p</w:t>
      </w:r>
      <w:r w:rsidR="00422772" w:rsidRPr="009C0331">
        <w:t xml:space="preserve">revention and </w:t>
      </w:r>
      <w:r>
        <w:t>t</w:t>
      </w:r>
      <w:r w:rsidR="00422772" w:rsidRPr="009C0331">
        <w:t xml:space="preserve">reatment. </w:t>
      </w:r>
      <w:r>
        <w:t xml:space="preserve">Retrieved from: </w:t>
      </w:r>
      <w:hyperlink r:id="rId66" w:history="1">
        <w:r w:rsidR="00422772" w:rsidRPr="009C0331">
          <w:rPr>
            <w:rStyle w:val="Hyperlink"/>
            <w:szCs w:val="22"/>
          </w:rPr>
          <w:t>http://www.fao.org/fishery/static/FAO_Training/FAO_Training/General/x6709e/x6709e15.htm</w:t>
        </w:r>
      </w:hyperlink>
      <w:r w:rsidRPr="003A119D">
        <w:rPr>
          <w:rStyle w:val="Hyperlink"/>
          <w:color w:val="auto"/>
          <w:szCs w:val="22"/>
          <w:u w:val="none"/>
        </w:rPr>
        <w:t>.</w:t>
      </w:r>
    </w:p>
    <w:p w14:paraId="5B3D9750" w14:textId="7DFCC488" w:rsidR="002E4D09" w:rsidRDefault="002E4D09" w:rsidP="002E4D09">
      <w:pPr>
        <w:pStyle w:val="BodyText1"/>
      </w:pPr>
      <w:r>
        <w:t xml:space="preserve">Food Security and Nutrition Network. (2018). Resource Library: Resilience and resilience capacities measurement options. Retrieved from: </w:t>
      </w:r>
      <w:hyperlink r:id="rId67" w:history="1">
        <w:r>
          <w:rPr>
            <w:rStyle w:val="Hyperlink"/>
          </w:rPr>
          <w:t>https://www.fsnnetwork.org/resilience-and-resilience-capacities-measurement-options</w:t>
        </w:r>
      </w:hyperlink>
      <w:r>
        <w:t>.</w:t>
      </w:r>
    </w:p>
    <w:p w14:paraId="29C1726F" w14:textId="0AB5C4B3" w:rsidR="00422772" w:rsidRPr="003E11CC" w:rsidRDefault="00422772" w:rsidP="00A13FB9">
      <w:pPr>
        <w:pStyle w:val="BodyText1"/>
      </w:pPr>
      <w:r w:rsidRPr="003E11CC">
        <w:t xml:space="preserve">Francis-Floyd, R. </w:t>
      </w:r>
      <w:r w:rsidR="003A119D">
        <w:t>(</w:t>
      </w:r>
      <w:r w:rsidRPr="003E11CC">
        <w:t>2011</w:t>
      </w:r>
      <w:r w:rsidR="003A119D">
        <w:t>)</w:t>
      </w:r>
      <w:r w:rsidRPr="003E11CC">
        <w:t xml:space="preserve">. Dissolved </w:t>
      </w:r>
      <w:r w:rsidR="00F50DF0">
        <w:t>o</w:t>
      </w:r>
      <w:r w:rsidRPr="003E11CC">
        <w:t xml:space="preserve">xygen for </w:t>
      </w:r>
      <w:r w:rsidR="00F50DF0">
        <w:t>f</w:t>
      </w:r>
      <w:r w:rsidRPr="003E11CC">
        <w:t xml:space="preserve">ish </w:t>
      </w:r>
      <w:r w:rsidR="00F50DF0">
        <w:t>p</w:t>
      </w:r>
      <w:r w:rsidRPr="003E11CC">
        <w:t xml:space="preserve">roduction. Fisheries and Aquatic Sciences Department, Florida Cooperative Extension Service, Institute of Food and Agricultural Sciences, University of Florida. </w:t>
      </w:r>
      <w:r w:rsidR="003A119D">
        <w:t>Retrieved from</w:t>
      </w:r>
      <w:r w:rsidRPr="003E11CC">
        <w:t xml:space="preserve">: </w:t>
      </w:r>
      <w:hyperlink r:id="rId68" w:history="1">
        <w:r w:rsidRPr="003E11CC">
          <w:rPr>
            <w:rStyle w:val="Hyperlink"/>
            <w:szCs w:val="22"/>
          </w:rPr>
          <w:t>https://agrilifecdn.tamu.edu/fisheries/files/2013/09/Dissolved-Oxygen-for-Fish-Production1.pdf</w:t>
        </w:r>
      </w:hyperlink>
      <w:r w:rsidRPr="003E11CC">
        <w:t>.</w:t>
      </w:r>
    </w:p>
    <w:p w14:paraId="39E61679" w14:textId="30D6FCF7" w:rsidR="00422772" w:rsidRPr="00AA7903" w:rsidRDefault="00422772" w:rsidP="00A13FB9">
      <w:pPr>
        <w:pStyle w:val="BodyText1"/>
        <w:rPr>
          <w:rStyle w:val="Hyperlink"/>
          <w:szCs w:val="22"/>
          <w:u w:val="none"/>
        </w:rPr>
      </w:pPr>
      <w:r w:rsidRPr="003E11CC">
        <w:lastRenderedPageBreak/>
        <w:t xml:space="preserve">Jaja, N. </w:t>
      </w:r>
      <w:r w:rsidR="003A119D">
        <w:t>(</w:t>
      </w:r>
      <w:r w:rsidRPr="003E11CC">
        <w:t>2016</w:t>
      </w:r>
      <w:r w:rsidR="003A119D">
        <w:t>)</w:t>
      </w:r>
      <w:r w:rsidRPr="003E11CC">
        <w:t xml:space="preserve">. Understanding the </w:t>
      </w:r>
      <w:r w:rsidR="003A119D">
        <w:t>t</w:t>
      </w:r>
      <w:r w:rsidRPr="003E11CC">
        <w:t xml:space="preserve">exture of </w:t>
      </w:r>
      <w:r w:rsidR="003A119D">
        <w:t>y</w:t>
      </w:r>
      <w:r w:rsidRPr="003E11CC">
        <w:t xml:space="preserve">our </w:t>
      </w:r>
      <w:r w:rsidR="003A119D">
        <w:t>s</w:t>
      </w:r>
      <w:r w:rsidRPr="003E11CC">
        <w:t xml:space="preserve">oil for </w:t>
      </w:r>
      <w:r w:rsidR="003A119D">
        <w:t>a</w:t>
      </w:r>
      <w:r w:rsidRPr="003E11CC">
        <w:t xml:space="preserve">gricultural </w:t>
      </w:r>
      <w:r w:rsidR="003A119D">
        <w:t>p</w:t>
      </w:r>
      <w:r w:rsidRPr="003E11CC">
        <w:t xml:space="preserve">roductivity. Communications and Marketing, College of Agriculture and Life Sciences, Virginia Tech. </w:t>
      </w:r>
      <w:r w:rsidR="003A119D">
        <w:t>Retrieved from</w:t>
      </w:r>
      <w:r w:rsidRPr="003E11CC">
        <w:t xml:space="preserve">: </w:t>
      </w:r>
      <w:hyperlink r:id="rId69" w:history="1">
        <w:r w:rsidRPr="003E11CC">
          <w:rPr>
            <w:rStyle w:val="Hyperlink"/>
            <w:szCs w:val="22"/>
          </w:rPr>
          <w:t>https://www.pubs.ext.vt.edu/content/dam/pubs_ext_vt_edu/CSES/CSES-162/CSES-162-PDF.pdf</w:t>
        </w:r>
      </w:hyperlink>
      <w:r w:rsidR="003A119D" w:rsidRPr="00AA7903">
        <w:rPr>
          <w:rStyle w:val="Hyperlink"/>
          <w:color w:val="auto"/>
          <w:szCs w:val="22"/>
          <w:u w:val="none"/>
        </w:rPr>
        <w:t>.</w:t>
      </w:r>
    </w:p>
    <w:p w14:paraId="3515454B" w14:textId="11A9A33F" w:rsidR="00422772" w:rsidRDefault="00422772" w:rsidP="00A13FB9">
      <w:pPr>
        <w:pStyle w:val="BodyText1"/>
        <w:rPr>
          <w:shd w:val="clear" w:color="auto" w:fill="FFFFFF"/>
        </w:rPr>
      </w:pPr>
      <w:r w:rsidRPr="003E11CC">
        <w:rPr>
          <w:shd w:val="clear" w:color="auto" w:fill="FFFFFF"/>
        </w:rPr>
        <w:t xml:space="preserve">Lal, R. </w:t>
      </w:r>
      <w:r w:rsidR="003A119D">
        <w:rPr>
          <w:shd w:val="clear" w:color="auto" w:fill="FFFFFF"/>
        </w:rPr>
        <w:t>(</w:t>
      </w:r>
      <w:r w:rsidRPr="003E11CC">
        <w:rPr>
          <w:shd w:val="clear" w:color="auto" w:fill="FFFFFF"/>
        </w:rPr>
        <w:t>2010</w:t>
      </w:r>
      <w:r w:rsidR="003A119D">
        <w:rPr>
          <w:shd w:val="clear" w:color="auto" w:fill="FFFFFF"/>
        </w:rPr>
        <w:t>)</w:t>
      </w:r>
      <w:r w:rsidRPr="003E11CC">
        <w:rPr>
          <w:shd w:val="clear" w:color="auto" w:fill="FFFFFF"/>
        </w:rPr>
        <w:t>. Eco-efficiency in agro-ecosystems through soil carbon sequestration. C</w:t>
      </w:r>
      <w:r w:rsidRPr="003E11CC">
        <w:rPr>
          <w:i/>
          <w:iCs/>
          <w:shd w:val="clear" w:color="auto" w:fill="FFFFFF"/>
        </w:rPr>
        <w:t>rop Science</w:t>
      </w:r>
      <w:r w:rsidRPr="003E11CC">
        <w:rPr>
          <w:shd w:val="clear" w:color="auto" w:fill="FFFFFF"/>
        </w:rPr>
        <w:t xml:space="preserve">, </w:t>
      </w:r>
      <w:r w:rsidRPr="00CC5C6D">
        <w:rPr>
          <w:i/>
          <w:shd w:val="clear" w:color="auto" w:fill="FFFFFF"/>
        </w:rPr>
        <w:t>50</w:t>
      </w:r>
      <w:r w:rsidR="003A119D">
        <w:rPr>
          <w:shd w:val="clear" w:color="auto" w:fill="FFFFFF"/>
        </w:rPr>
        <w:t>(</w:t>
      </w:r>
      <w:r w:rsidRPr="003E11CC">
        <w:rPr>
          <w:shd w:val="clear" w:color="auto" w:fill="FFFFFF"/>
        </w:rPr>
        <w:t>Supplement</w:t>
      </w:r>
      <w:r w:rsidR="003A119D">
        <w:rPr>
          <w:shd w:val="clear" w:color="auto" w:fill="FFFFFF"/>
        </w:rPr>
        <w:t xml:space="preserve"> </w:t>
      </w:r>
      <w:r w:rsidRPr="003E11CC">
        <w:rPr>
          <w:shd w:val="clear" w:color="auto" w:fill="FFFFFF"/>
        </w:rPr>
        <w:t>1</w:t>
      </w:r>
      <w:r w:rsidR="003A119D">
        <w:rPr>
          <w:shd w:val="clear" w:color="auto" w:fill="FFFFFF"/>
        </w:rPr>
        <w:t>)</w:t>
      </w:r>
      <w:r w:rsidRPr="003E11CC">
        <w:rPr>
          <w:shd w:val="clear" w:color="auto" w:fill="FFFFFF"/>
        </w:rPr>
        <w:t xml:space="preserve">. </w:t>
      </w:r>
      <w:r w:rsidR="003A119D">
        <w:rPr>
          <w:shd w:val="clear" w:color="auto" w:fill="FFFFFF"/>
        </w:rPr>
        <w:t>doi</w:t>
      </w:r>
      <w:r w:rsidRPr="003E11CC">
        <w:rPr>
          <w:shd w:val="clear" w:color="auto" w:fill="FFFFFF"/>
        </w:rPr>
        <w:t>: 10.2135/cropsci2010.01.0012.</w:t>
      </w:r>
    </w:p>
    <w:p w14:paraId="225002DE" w14:textId="77777777" w:rsidR="000B2D6C" w:rsidRDefault="000B2D6C" w:rsidP="000B2D6C">
      <w:pPr>
        <w:pStyle w:val="BodyText"/>
        <w:rPr>
          <w:rFonts w:eastAsia="Cabin" w:cs="Cabin"/>
          <w:szCs w:val="20"/>
        </w:rPr>
      </w:pPr>
      <w:r>
        <w:rPr>
          <w:rFonts w:eastAsia="Cabin" w:cs="Cabin"/>
          <w:szCs w:val="20"/>
        </w:rPr>
        <w:t xml:space="preserve">Leroy, J.L., &amp; Frongillo, E.A. (2019). </w:t>
      </w:r>
      <w:r w:rsidRPr="006E119A">
        <w:rPr>
          <w:rFonts w:eastAsia="Cabin" w:cs="Cabin"/>
          <w:szCs w:val="20"/>
        </w:rPr>
        <w:t xml:space="preserve">Perspective: What does </w:t>
      </w:r>
      <w:r w:rsidRPr="007324A1">
        <w:rPr>
          <w:rFonts w:eastAsia="Cabin" w:cs="Cabin"/>
          <w:szCs w:val="20"/>
        </w:rPr>
        <w:t>stunting really mean? A critical review of the evidence</w:t>
      </w:r>
      <w:r>
        <w:rPr>
          <w:rFonts w:eastAsia="Cabin" w:cs="Cabin"/>
          <w:szCs w:val="20"/>
        </w:rPr>
        <w:t xml:space="preserve">. </w:t>
      </w:r>
      <w:r w:rsidRPr="00A65542">
        <w:rPr>
          <w:rFonts w:eastAsia="Cabin" w:cs="Cabin"/>
          <w:i/>
          <w:iCs/>
          <w:szCs w:val="20"/>
        </w:rPr>
        <w:t>Advances in Nutrition</w:t>
      </w:r>
      <w:r>
        <w:rPr>
          <w:rFonts w:eastAsia="Cabin" w:cs="Cabin"/>
          <w:szCs w:val="20"/>
        </w:rPr>
        <w:t>, 10, 196-204.</w:t>
      </w:r>
    </w:p>
    <w:p w14:paraId="5F46CF0C" w14:textId="3AA6411E" w:rsidR="00422772" w:rsidRDefault="00422772" w:rsidP="00A13FB9">
      <w:pPr>
        <w:pStyle w:val="BodyText1"/>
        <w:rPr>
          <w:rStyle w:val="Hyperlink"/>
        </w:rPr>
      </w:pPr>
      <w:r>
        <w:t>Looper, M. (n.d.)</w:t>
      </w:r>
      <w:r w:rsidR="003A119D">
        <w:t>.</w:t>
      </w:r>
      <w:r>
        <w:t xml:space="preserve"> Reducing </w:t>
      </w:r>
      <w:r w:rsidR="0048344B">
        <w:t>s</w:t>
      </w:r>
      <w:r>
        <w:t xml:space="preserve">omatic </w:t>
      </w:r>
      <w:r w:rsidR="0048344B">
        <w:t>c</w:t>
      </w:r>
      <w:r>
        <w:t xml:space="preserve">ell </w:t>
      </w:r>
      <w:r w:rsidR="0048344B">
        <w:t>c</w:t>
      </w:r>
      <w:r>
        <w:t xml:space="preserve">ount in </w:t>
      </w:r>
      <w:r w:rsidR="0048344B">
        <w:t>d</w:t>
      </w:r>
      <w:r>
        <w:t xml:space="preserve">airy </w:t>
      </w:r>
      <w:r w:rsidR="0048344B">
        <w:t>c</w:t>
      </w:r>
      <w:r>
        <w:t xml:space="preserve">attle. University of Arkansas Division of Agriculture Research and Extension. </w:t>
      </w:r>
      <w:r w:rsidR="0048344B">
        <w:t>Retrieved from</w:t>
      </w:r>
      <w:r>
        <w:t xml:space="preserve">: </w:t>
      </w:r>
      <w:hyperlink r:id="rId70" w:history="1">
        <w:r>
          <w:rPr>
            <w:rStyle w:val="Hyperlink"/>
          </w:rPr>
          <w:t>https://www.uaex.edu/publications/PDF/FSA-4002.pdf</w:t>
        </w:r>
      </w:hyperlink>
    </w:p>
    <w:p w14:paraId="4713B5E3" w14:textId="171CE8A1" w:rsidR="00FC4D4E" w:rsidRPr="00CC5C6D" w:rsidRDefault="00FC4D4E" w:rsidP="00A13FB9">
      <w:pPr>
        <w:pStyle w:val="BodyText1"/>
        <w:rPr>
          <w:u w:val="single"/>
        </w:rPr>
      </w:pPr>
      <w:r>
        <w:t xml:space="preserve">Malapit, H., </w:t>
      </w:r>
      <w:r w:rsidRPr="00CC5C6D">
        <w:t>et al.</w:t>
      </w:r>
      <w:r w:rsidRPr="00AA7903">
        <w:t xml:space="preserve"> </w:t>
      </w:r>
      <w:r>
        <w:t xml:space="preserve">(2014). </w:t>
      </w:r>
      <w:r w:rsidRPr="00CC5C6D">
        <w:rPr>
          <w:i/>
        </w:rPr>
        <w:t xml:space="preserve">Measuring progress toward empowerment: Women's empowerment in agriculture index: Baseline report. </w:t>
      </w:r>
      <w:r w:rsidR="00F50DF0">
        <w:t>Washington, DC: International Food Policy Research Institute. Retrieved from</w:t>
      </w:r>
      <w:r>
        <w:t xml:space="preserve">: </w:t>
      </w:r>
      <w:hyperlink r:id="rId71" w:history="1">
        <w:r w:rsidRPr="00BC5225">
          <w:rPr>
            <w:rStyle w:val="Hyperlink"/>
          </w:rPr>
          <w:t>https://www.ifpri.org/publication/measuring-progress-toward-empowerment-womens-empowerment-agriculture-index-baseline</w:t>
        </w:r>
      </w:hyperlink>
      <w:r w:rsidR="00F50DF0" w:rsidRPr="00CC5C6D">
        <w:t>.</w:t>
      </w:r>
    </w:p>
    <w:p w14:paraId="6DD19DDA" w14:textId="4B151BF7" w:rsidR="00FC4D4E" w:rsidRPr="00CC5C6D" w:rsidRDefault="00FC4D4E" w:rsidP="00A13FB9">
      <w:pPr>
        <w:pStyle w:val="BodyText1"/>
        <w:rPr>
          <w:u w:val="single"/>
        </w:rPr>
      </w:pPr>
      <w:r w:rsidRPr="00FC4D4E">
        <w:t>Malapit</w:t>
      </w:r>
      <w:r>
        <w:t xml:space="preserve">, H., </w:t>
      </w:r>
      <w:r w:rsidRPr="00AA7903">
        <w:t xml:space="preserve">et al. </w:t>
      </w:r>
      <w:r>
        <w:t>(2015</w:t>
      </w:r>
      <w:r w:rsidRPr="00FC4D4E">
        <w:t xml:space="preserve">). </w:t>
      </w:r>
      <w:r w:rsidRPr="00CC5C6D">
        <w:rPr>
          <w:i/>
        </w:rPr>
        <w:t xml:space="preserve">Instructional guide on the abbreviated Women’s Empowerment in Agriculture Index (A-WEAI). </w:t>
      </w:r>
      <w:r w:rsidR="00F50DF0">
        <w:t>Washington, DC: International Food Policy Research Institute. Retrieved from</w:t>
      </w:r>
      <w:r w:rsidRPr="00FC4D4E">
        <w:t xml:space="preserve">: </w:t>
      </w:r>
      <w:hyperlink r:id="rId72" w:history="1">
        <w:r w:rsidRPr="001000B4">
          <w:rPr>
            <w:rStyle w:val="Hyperlink"/>
            <w:szCs w:val="22"/>
          </w:rPr>
          <w:t>http://www.ifpri.org/publication/instructional-guide-abbreviated-womens-empowerment-agriculture-index-weai</w:t>
        </w:r>
      </w:hyperlink>
      <w:r w:rsidR="00F50DF0" w:rsidRPr="00CC5C6D">
        <w:t>.</w:t>
      </w:r>
    </w:p>
    <w:p w14:paraId="46B7A342" w14:textId="19523CC0" w:rsidR="005413A0" w:rsidRDefault="005413A0" w:rsidP="00A13FB9">
      <w:pPr>
        <w:pStyle w:val="BodyText1"/>
      </w:pPr>
      <w:r w:rsidRPr="00C94615">
        <w:t>Mercy Corps. (n.d.)</w:t>
      </w:r>
      <w:r w:rsidR="00F50DF0">
        <w:t>.</w:t>
      </w:r>
      <w:r w:rsidRPr="00C94615">
        <w:t xml:space="preserve"> </w:t>
      </w:r>
      <w:r w:rsidRPr="00C94615">
        <w:rPr>
          <w:i/>
        </w:rPr>
        <w:t xml:space="preserve">Our </w:t>
      </w:r>
      <w:r w:rsidR="00F50DF0">
        <w:rPr>
          <w:i/>
        </w:rPr>
        <w:t>r</w:t>
      </w:r>
      <w:r w:rsidRPr="00C94615">
        <w:rPr>
          <w:i/>
        </w:rPr>
        <w:t xml:space="preserve">esilience </w:t>
      </w:r>
      <w:r w:rsidR="00F50DF0">
        <w:rPr>
          <w:i/>
        </w:rPr>
        <w:t>a</w:t>
      </w:r>
      <w:r w:rsidRPr="00C94615">
        <w:rPr>
          <w:i/>
        </w:rPr>
        <w:t xml:space="preserve">pproach to </w:t>
      </w:r>
      <w:r w:rsidR="00F50DF0">
        <w:rPr>
          <w:i/>
        </w:rPr>
        <w:t>r</w:t>
      </w:r>
      <w:r w:rsidRPr="00C94615">
        <w:rPr>
          <w:i/>
        </w:rPr>
        <w:t xml:space="preserve">elief, </w:t>
      </w:r>
      <w:r w:rsidR="00F50DF0">
        <w:rPr>
          <w:i/>
        </w:rPr>
        <w:t>r</w:t>
      </w:r>
      <w:r w:rsidRPr="00C94615">
        <w:rPr>
          <w:i/>
        </w:rPr>
        <w:t xml:space="preserve">ecovery, and </w:t>
      </w:r>
      <w:r w:rsidR="00F50DF0">
        <w:rPr>
          <w:i/>
        </w:rPr>
        <w:t>d</w:t>
      </w:r>
      <w:r w:rsidRPr="00C94615">
        <w:rPr>
          <w:i/>
        </w:rPr>
        <w:t xml:space="preserve">evelopment. </w:t>
      </w:r>
      <w:r w:rsidR="00F50DF0">
        <w:t xml:space="preserve">Portland, OR: Mercy Corps. </w:t>
      </w:r>
      <w:r w:rsidRPr="00C94615">
        <w:t xml:space="preserve">Retrieved from </w:t>
      </w:r>
      <w:hyperlink r:id="rId73" w:history="1">
        <w:r w:rsidRPr="00A6009E">
          <w:rPr>
            <w:rStyle w:val="Hyperlink"/>
            <w:szCs w:val="22"/>
          </w:rPr>
          <w:t>https://www.mercycorps.org/sites/default/files/Resilience_Approach_Booklet_English_121416.pdf</w:t>
        </w:r>
      </w:hyperlink>
      <w:r w:rsidRPr="00A6009E">
        <w:t>.</w:t>
      </w:r>
    </w:p>
    <w:p w14:paraId="7C9F3B00" w14:textId="748B1E78" w:rsidR="008C4E58" w:rsidRDefault="008C4E58" w:rsidP="00A13FB9">
      <w:pPr>
        <w:pStyle w:val="BodyText1"/>
        <w:rPr>
          <w:shd w:val="clear" w:color="auto" w:fill="FFFFFF"/>
        </w:rPr>
      </w:pPr>
      <w:r w:rsidRPr="003E11CC">
        <w:rPr>
          <w:shd w:val="clear" w:color="auto" w:fill="FFFFFF"/>
        </w:rPr>
        <w:t xml:space="preserve">Oerke, E.C. </w:t>
      </w:r>
      <w:r w:rsidR="00F50DF0">
        <w:rPr>
          <w:shd w:val="clear" w:color="auto" w:fill="FFFFFF"/>
        </w:rPr>
        <w:t>(</w:t>
      </w:r>
      <w:r w:rsidRPr="003E11CC">
        <w:rPr>
          <w:shd w:val="clear" w:color="auto" w:fill="FFFFFF"/>
        </w:rPr>
        <w:t>2005</w:t>
      </w:r>
      <w:r w:rsidR="00F50DF0">
        <w:rPr>
          <w:shd w:val="clear" w:color="auto" w:fill="FFFFFF"/>
        </w:rPr>
        <w:t>)</w:t>
      </w:r>
      <w:r w:rsidRPr="003E11CC">
        <w:rPr>
          <w:shd w:val="clear" w:color="auto" w:fill="FFFFFF"/>
        </w:rPr>
        <w:t xml:space="preserve">. Crop </w:t>
      </w:r>
      <w:r w:rsidR="00F50DF0">
        <w:rPr>
          <w:shd w:val="clear" w:color="auto" w:fill="FFFFFF"/>
        </w:rPr>
        <w:t>l</w:t>
      </w:r>
      <w:r w:rsidRPr="003E11CC">
        <w:rPr>
          <w:shd w:val="clear" w:color="auto" w:fill="FFFFFF"/>
        </w:rPr>
        <w:t xml:space="preserve">osses to </w:t>
      </w:r>
      <w:r w:rsidR="00F50DF0">
        <w:rPr>
          <w:shd w:val="clear" w:color="auto" w:fill="FFFFFF"/>
        </w:rPr>
        <w:t>p</w:t>
      </w:r>
      <w:r w:rsidRPr="003E11CC">
        <w:rPr>
          <w:shd w:val="clear" w:color="auto" w:fill="FFFFFF"/>
        </w:rPr>
        <w:t>ests</w:t>
      </w:r>
      <w:r w:rsidR="00F50DF0">
        <w:rPr>
          <w:shd w:val="clear" w:color="auto" w:fill="FFFFFF"/>
        </w:rPr>
        <w:t>.</w:t>
      </w:r>
      <w:r w:rsidRPr="003E11CC">
        <w:rPr>
          <w:shd w:val="clear" w:color="auto" w:fill="FFFFFF"/>
        </w:rPr>
        <w:t xml:space="preserve"> </w:t>
      </w:r>
      <w:r w:rsidRPr="00CC5C6D">
        <w:rPr>
          <w:i/>
          <w:shd w:val="clear" w:color="auto" w:fill="FFFFFF"/>
        </w:rPr>
        <w:t>Journal of Agricultural Science</w:t>
      </w:r>
      <w:r w:rsidR="00F50DF0" w:rsidRPr="00CC5C6D">
        <w:rPr>
          <w:i/>
          <w:shd w:val="clear" w:color="auto" w:fill="FFFFFF"/>
        </w:rPr>
        <w:t>, 144</w:t>
      </w:r>
      <w:r w:rsidR="00F50DF0">
        <w:rPr>
          <w:shd w:val="clear" w:color="auto" w:fill="FFFFFF"/>
        </w:rPr>
        <w:t>(1), 31-43. Retrieved from:</w:t>
      </w:r>
      <w:r w:rsidRPr="003E11CC">
        <w:rPr>
          <w:shd w:val="clear" w:color="auto" w:fill="FFFFFF"/>
        </w:rPr>
        <w:t xml:space="preserve"> </w:t>
      </w:r>
      <w:hyperlink r:id="rId74" w:history="1">
        <w:r w:rsidRPr="004A2BA1">
          <w:rPr>
            <w:rStyle w:val="Hyperlink"/>
            <w:szCs w:val="22"/>
            <w:shd w:val="clear" w:color="auto" w:fill="FFFFFF"/>
          </w:rPr>
          <w:t>https://www.cambridge.org/core/journals/journal-of-agricultural-science/article/crop-losses-to-pests/AD61661AD6D503577B3E73F2787FE7B2</w:t>
        </w:r>
      </w:hyperlink>
      <w:r w:rsidRPr="003E11CC">
        <w:rPr>
          <w:shd w:val="clear" w:color="auto" w:fill="FFFFFF"/>
        </w:rPr>
        <w:t>.</w:t>
      </w:r>
    </w:p>
    <w:p w14:paraId="4A3C65CF" w14:textId="181CCE18" w:rsidR="008C4E58" w:rsidRPr="00CC5C6D" w:rsidRDefault="008C4E58" w:rsidP="00A13FB9">
      <w:pPr>
        <w:pStyle w:val="BodyText1"/>
        <w:rPr>
          <w:color w:val="0000FF" w:themeColor="hyperlink"/>
        </w:rPr>
      </w:pPr>
      <w:r>
        <w:t xml:space="preserve">Oregon State University Forage Information System. </w:t>
      </w:r>
      <w:r w:rsidR="00F50DF0">
        <w:t>(</w:t>
      </w:r>
      <w:r>
        <w:t>2019</w:t>
      </w:r>
      <w:r w:rsidR="00F50DF0">
        <w:t>)</w:t>
      </w:r>
      <w:r>
        <w:t xml:space="preserve">. </w:t>
      </w:r>
      <w:r w:rsidRPr="00C13619">
        <w:t>Discuss the role of grazing in a pasture-livestock system.</w:t>
      </w:r>
      <w:r>
        <w:t xml:space="preserve"> </w:t>
      </w:r>
      <w:r w:rsidRPr="00C13619">
        <w:t xml:space="preserve">The National Forage &amp; Grasslands Curriculum project </w:t>
      </w:r>
      <w:r>
        <w:t xml:space="preserve">2019. </w:t>
      </w:r>
      <w:r w:rsidR="00F50DF0">
        <w:t>Retrieved from</w:t>
      </w:r>
      <w:r>
        <w:t xml:space="preserve">: </w:t>
      </w:r>
      <w:hyperlink r:id="rId75" w:history="1">
        <w:r>
          <w:rPr>
            <w:rStyle w:val="Hyperlink"/>
          </w:rPr>
          <w:t>https://forages.oregonstate.edu/nfgc/eo/onlineforagecurriculum/instructormaterials/availabletopics/grazing/role</w:t>
        </w:r>
      </w:hyperlink>
      <w:r w:rsidR="00F50DF0" w:rsidRPr="00AA7903">
        <w:rPr>
          <w:rStyle w:val="Hyperlink"/>
          <w:color w:val="auto"/>
          <w:u w:val="none"/>
        </w:rPr>
        <w:t>.</w:t>
      </w:r>
    </w:p>
    <w:p w14:paraId="381D40EB" w14:textId="6AC56C8B" w:rsidR="008C4E58" w:rsidRDefault="008C4E58" w:rsidP="00A13FB9">
      <w:pPr>
        <w:pStyle w:val="BodyText1"/>
        <w:rPr>
          <w:shd w:val="clear" w:color="auto" w:fill="FFFFFF"/>
        </w:rPr>
      </w:pPr>
      <w:r w:rsidRPr="003E11CC">
        <w:rPr>
          <w:shd w:val="clear" w:color="auto" w:fill="FFFFFF"/>
        </w:rPr>
        <w:t>Oswald, A.</w:t>
      </w:r>
      <w:r w:rsidR="00F50DF0">
        <w:rPr>
          <w:shd w:val="clear" w:color="auto" w:fill="FFFFFF"/>
        </w:rPr>
        <w:t>,</w:t>
      </w:r>
      <w:r w:rsidRPr="003E11CC">
        <w:rPr>
          <w:shd w:val="clear" w:color="auto" w:fill="FFFFFF"/>
        </w:rPr>
        <w:t xml:space="preserve"> &amp; Ransom, J. </w:t>
      </w:r>
      <w:r w:rsidR="00F50DF0">
        <w:rPr>
          <w:shd w:val="clear" w:color="auto" w:fill="FFFFFF"/>
        </w:rPr>
        <w:t>(</w:t>
      </w:r>
      <w:r w:rsidRPr="003E11CC">
        <w:rPr>
          <w:shd w:val="clear" w:color="auto" w:fill="FFFFFF"/>
        </w:rPr>
        <w:t>2001</w:t>
      </w:r>
      <w:r w:rsidR="00F50DF0">
        <w:rPr>
          <w:shd w:val="clear" w:color="auto" w:fill="FFFFFF"/>
        </w:rPr>
        <w:t>)</w:t>
      </w:r>
      <w:r w:rsidRPr="003E11CC">
        <w:rPr>
          <w:shd w:val="clear" w:color="auto" w:fill="FFFFFF"/>
        </w:rPr>
        <w:t>.</w:t>
      </w:r>
      <w:r w:rsidR="00F50DF0">
        <w:rPr>
          <w:shd w:val="clear" w:color="auto" w:fill="FFFFFF"/>
        </w:rPr>
        <w:t xml:space="preserve"> </w:t>
      </w:r>
      <w:r w:rsidRPr="003E11CC">
        <w:rPr>
          <w:i/>
          <w:iCs/>
          <w:shd w:val="clear" w:color="auto" w:fill="FFFFFF"/>
        </w:rPr>
        <w:t>Striga</w:t>
      </w:r>
      <w:r w:rsidR="00F50DF0">
        <w:rPr>
          <w:shd w:val="clear" w:color="auto" w:fill="FFFFFF"/>
        </w:rPr>
        <w:t xml:space="preserve"> </w:t>
      </w:r>
      <w:r w:rsidRPr="003E11CC">
        <w:rPr>
          <w:shd w:val="clear" w:color="auto" w:fill="FFFFFF"/>
        </w:rPr>
        <w:t>control and improved farm productivity using crop rotation.</w:t>
      </w:r>
      <w:r w:rsidR="00F50DF0">
        <w:rPr>
          <w:shd w:val="clear" w:color="auto" w:fill="FFFFFF"/>
        </w:rPr>
        <w:t xml:space="preserve"> </w:t>
      </w:r>
      <w:r w:rsidRPr="003E11CC">
        <w:rPr>
          <w:i/>
          <w:iCs/>
          <w:shd w:val="clear" w:color="auto" w:fill="FFFFFF"/>
        </w:rPr>
        <w:t>Crop Protection,</w:t>
      </w:r>
      <w:r w:rsidR="00F50DF0">
        <w:rPr>
          <w:shd w:val="clear" w:color="auto" w:fill="FFFFFF"/>
        </w:rPr>
        <w:t xml:space="preserve"> </w:t>
      </w:r>
      <w:r w:rsidRPr="00CC5C6D">
        <w:rPr>
          <w:i/>
          <w:shd w:val="clear" w:color="auto" w:fill="FFFFFF"/>
        </w:rPr>
        <w:t>20</w:t>
      </w:r>
      <w:r w:rsidR="00F50DF0">
        <w:rPr>
          <w:shd w:val="clear" w:color="auto" w:fill="FFFFFF"/>
        </w:rPr>
        <w:t>(</w:t>
      </w:r>
      <w:r w:rsidRPr="003E11CC">
        <w:rPr>
          <w:shd w:val="clear" w:color="auto" w:fill="FFFFFF"/>
        </w:rPr>
        <w:t>2</w:t>
      </w:r>
      <w:r w:rsidR="00F50DF0">
        <w:rPr>
          <w:shd w:val="clear" w:color="auto" w:fill="FFFFFF"/>
        </w:rPr>
        <w:t>)</w:t>
      </w:r>
      <w:r w:rsidRPr="003E11CC">
        <w:rPr>
          <w:shd w:val="clear" w:color="auto" w:fill="FFFFFF"/>
        </w:rPr>
        <w:t>, 113-120.</w:t>
      </w:r>
    </w:p>
    <w:p w14:paraId="0DFF077A" w14:textId="291EBC7C" w:rsidR="005413A0" w:rsidRPr="0092069A" w:rsidRDefault="005413A0" w:rsidP="00A13FB9">
      <w:pPr>
        <w:pStyle w:val="BodyText1"/>
      </w:pPr>
      <w:r>
        <w:t xml:space="preserve">Oxfam International. (2017). </w:t>
      </w:r>
      <w:r>
        <w:rPr>
          <w:i/>
        </w:rPr>
        <w:t xml:space="preserve">The </w:t>
      </w:r>
      <w:r w:rsidR="000C187D">
        <w:rPr>
          <w:i/>
        </w:rPr>
        <w:t>f</w:t>
      </w:r>
      <w:r>
        <w:rPr>
          <w:i/>
        </w:rPr>
        <w:t xml:space="preserve">uture is a </w:t>
      </w:r>
      <w:r w:rsidR="000C187D">
        <w:rPr>
          <w:i/>
        </w:rPr>
        <w:t>c</w:t>
      </w:r>
      <w:r>
        <w:rPr>
          <w:i/>
        </w:rPr>
        <w:t xml:space="preserve">hoice: Absorb, </w:t>
      </w:r>
      <w:r w:rsidR="000C187D">
        <w:rPr>
          <w:i/>
        </w:rPr>
        <w:t>a</w:t>
      </w:r>
      <w:r>
        <w:rPr>
          <w:i/>
        </w:rPr>
        <w:t xml:space="preserve">dapt, </w:t>
      </w:r>
      <w:r w:rsidR="000C187D">
        <w:rPr>
          <w:i/>
        </w:rPr>
        <w:t>t</w:t>
      </w:r>
      <w:r>
        <w:rPr>
          <w:i/>
        </w:rPr>
        <w:t xml:space="preserve">ransform </w:t>
      </w:r>
      <w:r w:rsidR="000C187D">
        <w:rPr>
          <w:i/>
        </w:rPr>
        <w:t>r</w:t>
      </w:r>
      <w:r>
        <w:rPr>
          <w:i/>
        </w:rPr>
        <w:t xml:space="preserve">esilience </w:t>
      </w:r>
      <w:r w:rsidR="000C187D">
        <w:rPr>
          <w:i/>
        </w:rPr>
        <w:t>c</w:t>
      </w:r>
      <w:r>
        <w:rPr>
          <w:i/>
        </w:rPr>
        <w:t>apacities.</w:t>
      </w:r>
      <w:r>
        <w:t xml:space="preserve"> </w:t>
      </w:r>
      <w:r w:rsidR="000C187D">
        <w:t xml:space="preserve">Oxford, UK: Oxfam International. </w:t>
      </w:r>
      <w:r>
        <w:t>Retrieved from</w:t>
      </w:r>
      <w:r w:rsidR="000C187D">
        <w:t>:</w:t>
      </w:r>
      <w:r>
        <w:t xml:space="preserve"> </w:t>
      </w:r>
      <w:hyperlink r:id="rId76" w:history="1">
        <w:r w:rsidRPr="00A6009E">
          <w:rPr>
            <w:rStyle w:val="Hyperlink"/>
            <w:szCs w:val="22"/>
          </w:rPr>
          <w:t>https://oxfamilibrary.openrepository.com/bitstream/handle/10546/620178/gd-resilience-capacities-absorb-adapt-transform-250117-en.pdf?sequence=4&amp;isAllowed=y</w:t>
        </w:r>
      </w:hyperlink>
      <w:r w:rsidRPr="00A6009E">
        <w:t>.</w:t>
      </w:r>
    </w:p>
    <w:p w14:paraId="51C97804" w14:textId="0B3E3340" w:rsidR="009C223E" w:rsidRDefault="001C15AC" w:rsidP="00A13FB9">
      <w:pPr>
        <w:pStyle w:val="BodyText1"/>
      </w:pPr>
      <w:r>
        <w:t>UN</w:t>
      </w:r>
      <w:r w:rsidR="009C223E" w:rsidRPr="009B3B1A">
        <w:t>, L., Michelson, H., Winter-Nelson, A., &amp; Goldsmith, P. (2019). Do asset transfers build household resilience? </w:t>
      </w:r>
      <w:r w:rsidR="009C223E" w:rsidRPr="009B3B1A">
        <w:rPr>
          <w:i/>
          <w:iCs/>
        </w:rPr>
        <w:t>Journal of Development Economics,</w:t>
      </w:r>
      <w:r w:rsidR="00AA7903">
        <w:rPr>
          <w:i/>
          <w:iCs/>
        </w:rPr>
        <w:t xml:space="preserve"> </w:t>
      </w:r>
      <w:r w:rsidR="009C223E" w:rsidRPr="009B3B1A">
        <w:rPr>
          <w:i/>
          <w:iCs/>
        </w:rPr>
        <w:t>138</w:t>
      </w:r>
      <w:r w:rsidR="009C223E" w:rsidRPr="009B3B1A">
        <w:t>, 205-227. doi:10.1016/j.jdeveco.2019.01.003</w:t>
      </w:r>
    </w:p>
    <w:p w14:paraId="1A1A72F9" w14:textId="623FB657" w:rsidR="008C4E58" w:rsidRDefault="008C4E58" w:rsidP="00A13FB9">
      <w:pPr>
        <w:pStyle w:val="BodyText1"/>
      </w:pPr>
      <w:r w:rsidRPr="003E11CC">
        <w:lastRenderedPageBreak/>
        <w:t xml:space="preserve">Reeves, T.G., et al. </w:t>
      </w:r>
      <w:r w:rsidR="00AA7903">
        <w:t>(</w:t>
      </w:r>
      <w:r w:rsidRPr="003E11CC">
        <w:t>2016</w:t>
      </w:r>
      <w:r w:rsidR="00AA7903">
        <w:t>)</w:t>
      </w:r>
      <w:r w:rsidRPr="003E11CC">
        <w:t xml:space="preserve">. </w:t>
      </w:r>
      <w:r w:rsidRPr="00CC5C6D">
        <w:rPr>
          <w:i/>
        </w:rPr>
        <w:t xml:space="preserve">Save and </w:t>
      </w:r>
      <w:r w:rsidR="00AA7903" w:rsidRPr="00CC5C6D">
        <w:rPr>
          <w:i/>
        </w:rPr>
        <w:t>g</w:t>
      </w:r>
      <w:r w:rsidRPr="00CC5C6D">
        <w:rPr>
          <w:i/>
        </w:rPr>
        <w:t xml:space="preserve">row in </w:t>
      </w:r>
      <w:r w:rsidR="00AA7903" w:rsidRPr="00CC5C6D">
        <w:rPr>
          <w:i/>
        </w:rPr>
        <w:t>p</w:t>
      </w:r>
      <w:r w:rsidRPr="00CC5C6D">
        <w:rPr>
          <w:i/>
        </w:rPr>
        <w:t xml:space="preserve">ractice: Maize, </w:t>
      </w:r>
      <w:r w:rsidR="00AA7903" w:rsidRPr="00CC5C6D">
        <w:rPr>
          <w:i/>
        </w:rPr>
        <w:t>r</w:t>
      </w:r>
      <w:r w:rsidRPr="00CC5C6D">
        <w:rPr>
          <w:i/>
        </w:rPr>
        <w:t xml:space="preserve">ice, </w:t>
      </w:r>
      <w:r w:rsidR="00AA7903" w:rsidRPr="00CC5C6D">
        <w:rPr>
          <w:i/>
        </w:rPr>
        <w:t>w</w:t>
      </w:r>
      <w:r w:rsidRPr="00CC5C6D">
        <w:rPr>
          <w:i/>
        </w:rPr>
        <w:t xml:space="preserve">heat: </w:t>
      </w:r>
      <w:r w:rsidR="00AA7903" w:rsidRPr="00CC5C6D">
        <w:rPr>
          <w:i/>
        </w:rPr>
        <w:t>A</w:t>
      </w:r>
      <w:r w:rsidRPr="00CC5C6D">
        <w:rPr>
          <w:i/>
        </w:rPr>
        <w:t xml:space="preserve"> </w:t>
      </w:r>
      <w:r w:rsidR="00AA7903" w:rsidRPr="00CC5C6D">
        <w:rPr>
          <w:i/>
        </w:rPr>
        <w:t>g</w:t>
      </w:r>
      <w:r w:rsidRPr="00CC5C6D">
        <w:rPr>
          <w:i/>
        </w:rPr>
        <w:t xml:space="preserve">uide to </w:t>
      </w:r>
      <w:r w:rsidR="00AA7903" w:rsidRPr="00CC5C6D">
        <w:rPr>
          <w:i/>
        </w:rPr>
        <w:t>s</w:t>
      </w:r>
      <w:r w:rsidRPr="00CC5C6D">
        <w:rPr>
          <w:i/>
        </w:rPr>
        <w:t xml:space="preserve">ustainable </w:t>
      </w:r>
      <w:r w:rsidR="00AA7903" w:rsidRPr="00CC5C6D">
        <w:rPr>
          <w:i/>
        </w:rPr>
        <w:t>c</w:t>
      </w:r>
      <w:r w:rsidRPr="00CC5C6D">
        <w:rPr>
          <w:i/>
        </w:rPr>
        <w:t xml:space="preserve">ereal </w:t>
      </w:r>
      <w:r w:rsidR="00AA7903" w:rsidRPr="00CC5C6D">
        <w:rPr>
          <w:i/>
        </w:rPr>
        <w:t>p</w:t>
      </w:r>
      <w:r w:rsidRPr="00CC5C6D">
        <w:rPr>
          <w:i/>
        </w:rPr>
        <w:t xml:space="preserve">roduction. </w:t>
      </w:r>
      <w:r w:rsidR="00AA7903">
        <w:t xml:space="preserve">Rome: </w:t>
      </w:r>
      <w:r w:rsidRPr="003E11CC">
        <w:t>Food and Agriculture Organization of the United Nations</w:t>
      </w:r>
      <w:r w:rsidR="00AA7903">
        <w:t>. Retrieved from</w:t>
      </w:r>
      <w:r w:rsidRPr="003E11CC">
        <w:t xml:space="preserve"> </w:t>
      </w:r>
      <w:hyperlink r:id="rId77" w:history="1">
        <w:r w:rsidRPr="003E11CC">
          <w:rPr>
            <w:rStyle w:val="Hyperlink"/>
            <w:szCs w:val="22"/>
          </w:rPr>
          <w:t>http://www.fao.org/3/a-i4009e.pdf</w:t>
        </w:r>
      </w:hyperlink>
      <w:r w:rsidRPr="003E11CC">
        <w:t>.</w:t>
      </w:r>
    </w:p>
    <w:p w14:paraId="746616A8" w14:textId="4638DA71" w:rsidR="00832130" w:rsidRDefault="00832130" w:rsidP="00A13FB9">
      <w:pPr>
        <w:pStyle w:val="BodyText1"/>
      </w:pPr>
      <w:r w:rsidRPr="00832130">
        <w:t xml:space="preserve">Resilience Evaluation, Analysis and Learning. (n.d.). </w:t>
      </w:r>
      <w:r>
        <w:t xml:space="preserve">Food Security and Nutrition Network. </w:t>
      </w:r>
      <w:r w:rsidRPr="00832130">
        <w:t xml:space="preserve">Retrieved from </w:t>
      </w:r>
      <w:hyperlink r:id="rId78" w:history="1">
        <w:r w:rsidRPr="00C64D85">
          <w:rPr>
            <w:rStyle w:val="Hyperlink"/>
          </w:rPr>
          <w:t>https://www.fsnnetwork.org/REAL</w:t>
        </w:r>
      </w:hyperlink>
    </w:p>
    <w:p w14:paraId="01DAC6F4" w14:textId="0E210A2E" w:rsidR="008C4E58" w:rsidRPr="005A1351" w:rsidRDefault="008C4E58" w:rsidP="00A13FB9">
      <w:pPr>
        <w:pStyle w:val="BodyText1"/>
        <w:rPr>
          <w:color w:val="333333"/>
          <w:shd w:val="clear" w:color="auto" w:fill="FFFFFF"/>
        </w:rPr>
      </w:pPr>
      <w:r w:rsidRPr="003E11CC">
        <w:rPr>
          <w:color w:val="333333"/>
          <w:shd w:val="clear" w:color="auto" w:fill="FFFFFF"/>
        </w:rPr>
        <w:t xml:space="preserve">Shepherd, A. </w:t>
      </w:r>
      <w:r w:rsidR="00AA7903">
        <w:rPr>
          <w:color w:val="333333"/>
          <w:shd w:val="clear" w:color="auto" w:fill="FFFFFF"/>
        </w:rPr>
        <w:t>(</w:t>
      </w:r>
      <w:r w:rsidRPr="003E11CC">
        <w:rPr>
          <w:color w:val="333333"/>
          <w:shd w:val="clear" w:color="auto" w:fill="FFFFFF"/>
        </w:rPr>
        <w:t>1999</w:t>
      </w:r>
      <w:r w:rsidR="00AA7903">
        <w:rPr>
          <w:color w:val="333333"/>
          <w:shd w:val="clear" w:color="auto" w:fill="FFFFFF"/>
        </w:rPr>
        <w:t>)</w:t>
      </w:r>
      <w:r w:rsidRPr="003E11CC">
        <w:rPr>
          <w:color w:val="333333"/>
          <w:shd w:val="clear" w:color="auto" w:fill="FFFFFF"/>
        </w:rPr>
        <w:t xml:space="preserve">. </w:t>
      </w:r>
      <w:r w:rsidRPr="00CC5C6D">
        <w:rPr>
          <w:i/>
          <w:color w:val="333333"/>
          <w:shd w:val="clear" w:color="auto" w:fill="FFFFFF"/>
        </w:rPr>
        <w:t xml:space="preserve">A guide to maize marketing for extension officers. </w:t>
      </w:r>
      <w:r w:rsidRPr="003E11CC">
        <w:rPr>
          <w:color w:val="333333"/>
          <w:shd w:val="clear" w:color="auto" w:fill="FFFFFF"/>
        </w:rPr>
        <w:t xml:space="preserve">Rome: </w:t>
      </w:r>
      <w:r w:rsidR="00AA7903" w:rsidRPr="003E11CC">
        <w:t>Food and Agriculture Organization of the United Nations</w:t>
      </w:r>
      <w:r w:rsidRPr="003E11CC">
        <w:rPr>
          <w:color w:val="333333"/>
          <w:shd w:val="clear" w:color="auto" w:fill="FFFFFF"/>
        </w:rPr>
        <w:t>.</w:t>
      </w:r>
    </w:p>
    <w:p w14:paraId="320556DD" w14:textId="0509313A" w:rsidR="00CE3AE2" w:rsidRDefault="00CE3AE2" w:rsidP="00A13FB9">
      <w:pPr>
        <w:pStyle w:val="BodyText1"/>
        <w:rPr>
          <w:shd w:val="clear" w:color="auto" w:fill="FFFFFF"/>
        </w:rPr>
      </w:pPr>
      <w:r>
        <w:rPr>
          <w:shd w:val="clear" w:color="auto" w:fill="FFFFFF"/>
        </w:rPr>
        <w:t xml:space="preserve">Smith, K.R., &amp; Pillarisetti, A. (2019). “Chapter 7. Household Air Pollution from Solid Cookfuels and Its Effects on Health.” </w:t>
      </w:r>
      <w:r w:rsidRPr="00A44155">
        <w:rPr>
          <w:i/>
          <w:shd w:val="clear" w:color="auto" w:fill="FFFFFF"/>
        </w:rPr>
        <w:t>Injury Prevention and Environmental Health. 3rd edition</w:t>
      </w:r>
      <w:r w:rsidRPr="00CE3AE2">
        <w:rPr>
          <w:shd w:val="clear" w:color="auto" w:fill="FFFFFF"/>
        </w:rPr>
        <w:t>.</w:t>
      </w:r>
      <w:r>
        <w:rPr>
          <w:shd w:val="clear" w:color="auto" w:fill="FFFFFF"/>
        </w:rPr>
        <w:t xml:space="preserve"> Washington, D.C.: </w:t>
      </w:r>
      <w:r w:rsidRPr="00CE3AE2">
        <w:rPr>
          <w:shd w:val="clear" w:color="auto" w:fill="FFFFFF"/>
        </w:rPr>
        <w:t>The International Bank for Reconstruction and Development / The World Bank</w:t>
      </w:r>
      <w:r>
        <w:rPr>
          <w:color w:val="000000"/>
          <w:sz w:val="21"/>
          <w:szCs w:val="21"/>
          <w:shd w:val="clear" w:color="auto" w:fill="F1F4F5"/>
        </w:rPr>
        <w:t>. </w:t>
      </w:r>
      <w:r>
        <w:rPr>
          <w:rStyle w:val="Emphasis"/>
          <w:i w:val="0"/>
          <w:color w:val="000000"/>
          <w:sz w:val="21"/>
          <w:szCs w:val="21"/>
        </w:rPr>
        <w:t xml:space="preserve">Retrieved from </w:t>
      </w:r>
      <w:hyperlink r:id="rId79" w:history="1">
        <w:r w:rsidR="00A44155">
          <w:rPr>
            <w:rStyle w:val="Hyperlink"/>
          </w:rPr>
          <w:t>https://www.ncbi.nlm.nih.gov/books/NBK525225/</w:t>
        </w:r>
      </w:hyperlink>
      <w:r>
        <w:rPr>
          <w:color w:val="000000"/>
          <w:sz w:val="21"/>
          <w:szCs w:val="21"/>
          <w:shd w:val="clear" w:color="auto" w:fill="F1F4F5"/>
        </w:rPr>
        <w:t>.</w:t>
      </w:r>
    </w:p>
    <w:p w14:paraId="00FC63D1" w14:textId="44BD6CD7" w:rsidR="008C4E58" w:rsidRPr="003E11CC" w:rsidRDefault="008C4E58" w:rsidP="00A13FB9">
      <w:pPr>
        <w:pStyle w:val="BodyText1"/>
        <w:rPr>
          <w:shd w:val="clear" w:color="auto" w:fill="FFFFFF"/>
        </w:rPr>
      </w:pPr>
      <w:r w:rsidRPr="003E11CC">
        <w:rPr>
          <w:shd w:val="clear" w:color="auto" w:fill="FFFFFF"/>
        </w:rPr>
        <w:t xml:space="preserve">Snapp, S.S., Mafongoya, P.L. &amp; Waddington, S. </w:t>
      </w:r>
      <w:r w:rsidR="00AA7903">
        <w:rPr>
          <w:shd w:val="clear" w:color="auto" w:fill="FFFFFF"/>
        </w:rPr>
        <w:t>(</w:t>
      </w:r>
      <w:r w:rsidRPr="003E11CC">
        <w:rPr>
          <w:shd w:val="clear" w:color="auto" w:fill="FFFFFF"/>
        </w:rPr>
        <w:t>1998</w:t>
      </w:r>
      <w:r w:rsidR="00AA7903">
        <w:rPr>
          <w:shd w:val="clear" w:color="auto" w:fill="FFFFFF"/>
        </w:rPr>
        <w:t>)</w:t>
      </w:r>
      <w:r w:rsidRPr="003E11CC">
        <w:rPr>
          <w:shd w:val="clear" w:color="auto" w:fill="FFFFFF"/>
        </w:rPr>
        <w:t>. Organic matter technologies for integrated nutrient management in smallholder cropping systems of southern Africa.</w:t>
      </w:r>
      <w:r w:rsidR="00AA7903">
        <w:rPr>
          <w:shd w:val="clear" w:color="auto" w:fill="FFFFFF"/>
        </w:rPr>
        <w:t xml:space="preserve"> </w:t>
      </w:r>
      <w:r w:rsidRPr="003E11CC">
        <w:rPr>
          <w:i/>
          <w:iCs/>
          <w:shd w:val="clear" w:color="auto" w:fill="FFFFFF"/>
        </w:rPr>
        <w:t>Agriculture, Ecosystems and Environment</w:t>
      </w:r>
      <w:r w:rsidRPr="00AA7903">
        <w:rPr>
          <w:i/>
          <w:iCs/>
          <w:shd w:val="clear" w:color="auto" w:fill="FFFFFF"/>
        </w:rPr>
        <w:t>,</w:t>
      </w:r>
      <w:r w:rsidR="00AA7903" w:rsidRPr="00CC5C6D">
        <w:rPr>
          <w:i/>
          <w:shd w:val="clear" w:color="auto" w:fill="FFFFFF"/>
        </w:rPr>
        <w:t xml:space="preserve"> </w:t>
      </w:r>
      <w:r w:rsidRPr="00CC5C6D">
        <w:rPr>
          <w:i/>
          <w:shd w:val="clear" w:color="auto" w:fill="FFFFFF"/>
        </w:rPr>
        <w:t>71</w:t>
      </w:r>
      <w:r w:rsidR="00AA7903" w:rsidRPr="00CC5C6D">
        <w:rPr>
          <w:i/>
          <w:shd w:val="clear" w:color="auto" w:fill="FFFFFF"/>
        </w:rPr>
        <w:t>,</w:t>
      </w:r>
      <w:r w:rsidRPr="00CC5C6D">
        <w:rPr>
          <w:i/>
          <w:shd w:val="clear" w:color="auto" w:fill="FFFFFF"/>
        </w:rPr>
        <w:t xml:space="preserve"> </w:t>
      </w:r>
      <w:r w:rsidRPr="003E11CC">
        <w:rPr>
          <w:shd w:val="clear" w:color="auto" w:fill="FFFFFF"/>
        </w:rPr>
        <w:t>185-200.</w:t>
      </w:r>
    </w:p>
    <w:p w14:paraId="7944422B" w14:textId="64D55450" w:rsidR="008C4E58" w:rsidRPr="003E11CC" w:rsidRDefault="008C4E58" w:rsidP="00A13FB9">
      <w:pPr>
        <w:pStyle w:val="BodyText1"/>
        <w:rPr>
          <w:shd w:val="clear" w:color="auto" w:fill="FFFFFF"/>
        </w:rPr>
      </w:pPr>
      <w:r w:rsidRPr="003E11CC">
        <w:rPr>
          <w:shd w:val="clear" w:color="auto" w:fill="FFFFFF"/>
        </w:rPr>
        <w:t>Solh, M., Braun, H-J.</w:t>
      </w:r>
      <w:r w:rsidR="00AA7903">
        <w:rPr>
          <w:shd w:val="clear" w:color="auto" w:fill="FFFFFF"/>
        </w:rPr>
        <w:t>,</w:t>
      </w:r>
      <w:r w:rsidRPr="003E11CC">
        <w:rPr>
          <w:shd w:val="clear" w:color="auto" w:fill="FFFFFF"/>
        </w:rPr>
        <w:t xml:space="preserve"> &amp; Tadesse, W. </w:t>
      </w:r>
      <w:r w:rsidR="00AA7903">
        <w:rPr>
          <w:shd w:val="clear" w:color="auto" w:fill="FFFFFF"/>
        </w:rPr>
        <w:t>(</w:t>
      </w:r>
      <w:r w:rsidRPr="003E11CC">
        <w:rPr>
          <w:shd w:val="clear" w:color="auto" w:fill="FFFFFF"/>
        </w:rPr>
        <w:t>2014</w:t>
      </w:r>
      <w:r w:rsidR="00AA7903">
        <w:rPr>
          <w:shd w:val="clear" w:color="auto" w:fill="FFFFFF"/>
        </w:rPr>
        <w:t>)</w:t>
      </w:r>
      <w:r w:rsidRPr="003E11CC">
        <w:rPr>
          <w:shd w:val="clear" w:color="auto" w:fill="FFFFFF"/>
        </w:rPr>
        <w:t>.</w:t>
      </w:r>
      <w:r w:rsidR="00AA7903">
        <w:rPr>
          <w:shd w:val="clear" w:color="auto" w:fill="FFFFFF"/>
        </w:rPr>
        <w:t xml:space="preserve"> </w:t>
      </w:r>
      <w:r w:rsidRPr="003E11CC">
        <w:rPr>
          <w:i/>
          <w:iCs/>
          <w:shd w:val="clear" w:color="auto" w:fill="FFFFFF"/>
        </w:rPr>
        <w:t xml:space="preserve">Save and </w:t>
      </w:r>
      <w:r w:rsidR="00AA7903">
        <w:rPr>
          <w:i/>
          <w:iCs/>
          <w:shd w:val="clear" w:color="auto" w:fill="FFFFFF"/>
        </w:rPr>
        <w:t>g</w:t>
      </w:r>
      <w:r w:rsidRPr="003E11CC">
        <w:rPr>
          <w:i/>
          <w:iCs/>
          <w:shd w:val="clear" w:color="auto" w:fill="FFFFFF"/>
        </w:rPr>
        <w:t>row: Wheat.</w:t>
      </w:r>
      <w:r w:rsidR="00AA7903">
        <w:rPr>
          <w:shd w:val="clear" w:color="auto" w:fill="FFFFFF"/>
        </w:rPr>
        <w:t xml:space="preserve"> </w:t>
      </w:r>
      <w:r w:rsidRPr="003E11CC">
        <w:rPr>
          <w:shd w:val="clear" w:color="auto" w:fill="FFFFFF"/>
        </w:rPr>
        <w:t xml:space="preserve">Paper prepared for the </w:t>
      </w:r>
      <w:r w:rsidR="00AA7903" w:rsidRPr="003E11CC">
        <w:t>Food and Agriculture Organization of the United Nations</w:t>
      </w:r>
      <w:r w:rsidR="00AA7903" w:rsidRPr="003E11CC" w:rsidDel="00AA7903">
        <w:rPr>
          <w:shd w:val="clear" w:color="auto" w:fill="FFFFFF"/>
        </w:rPr>
        <w:t xml:space="preserve"> </w:t>
      </w:r>
      <w:r w:rsidRPr="003E11CC">
        <w:rPr>
          <w:shd w:val="clear" w:color="auto" w:fill="FFFFFF"/>
        </w:rPr>
        <w:t xml:space="preserve">Technical Consultation on Save and Grow: Maize, Rice and Wheat, Rome, 15-17 December 2014. Rabat, ICARDA. </w:t>
      </w:r>
    </w:p>
    <w:p w14:paraId="3533B278" w14:textId="02ECF653" w:rsidR="0085166A" w:rsidRDefault="0085166A" w:rsidP="00A13FB9">
      <w:pPr>
        <w:pStyle w:val="BodyText1"/>
      </w:pPr>
      <w:r w:rsidRPr="00CD6B70">
        <w:t>Stukel</w:t>
      </w:r>
      <w:r>
        <w:t>, D.M</w:t>
      </w:r>
      <w:r w:rsidRPr="00CD6B70">
        <w:t xml:space="preserve">. </w:t>
      </w:r>
      <w:r w:rsidR="00AA7903">
        <w:t>(</w:t>
      </w:r>
      <w:r w:rsidRPr="00CD6B70">
        <w:t>2018</w:t>
      </w:r>
      <w:r w:rsidR="00AA7903">
        <w:t>)</w:t>
      </w:r>
      <w:r w:rsidRPr="00CD6B70">
        <w:t xml:space="preserve">. </w:t>
      </w:r>
      <w:r w:rsidRPr="00CC5C6D">
        <w:rPr>
          <w:i/>
        </w:rPr>
        <w:t xml:space="preserve">Feed the Future </w:t>
      </w:r>
      <w:r w:rsidR="00AA7903" w:rsidRPr="00CC5C6D">
        <w:rPr>
          <w:i/>
        </w:rPr>
        <w:t>p</w:t>
      </w:r>
      <w:r w:rsidRPr="00CC5C6D">
        <w:rPr>
          <w:i/>
        </w:rPr>
        <w:t>opulation-</w:t>
      </w:r>
      <w:r w:rsidR="00AA7903" w:rsidRPr="00CC5C6D">
        <w:rPr>
          <w:i/>
        </w:rPr>
        <w:t>b</w:t>
      </w:r>
      <w:r w:rsidRPr="00CC5C6D">
        <w:rPr>
          <w:i/>
        </w:rPr>
        <w:t xml:space="preserve">ased </w:t>
      </w:r>
      <w:r w:rsidR="00AA7903" w:rsidRPr="00CC5C6D">
        <w:rPr>
          <w:i/>
        </w:rPr>
        <w:t>s</w:t>
      </w:r>
      <w:r w:rsidRPr="00CC5C6D">
        <w:rPr>
          <w:i/>
        </w:rPr>
        <w:t xml:space="preserve">urvey </w:t>
      </w:r>
      <w:r w:rsidR="00AA7903" w:rsidRPr="00CC5C6D">
        <w:rPr>
          <w:i/>
        </w:rPr>
        <w:t>s</w:t>
      </w:r>
      <w:r w:rsidRPr="00CC5C6D">
        <w:rPr>
          <w:i/>
        </w:rPr>
        <w:t xml:space="preserve">ampling </w:t>
      </w:r>
      <w:r w:rsidR="00AA7903" w:rsidRPr="00CC5C6D">
        <w:rPr>
          <w:i/>
        </w:rPr>
        <w:t>g</w:t>
      </w:r>
      <w:r w:rsidRPr="00CC5C6D">
        <w:rPr>
          <w:i/>
        </w:rPr>
        <w:t xml:space="preserve">uide. </w:t>
      </w:r>
      <w:r w:rsidRPr="00CD6B70">
        <w:t xml:space="preserve">Washington, DC: Food and Nutrition Technical Assistance Project, FHI 360. </w:t>
      </w:r>
    </w:p>
    <w:p w14:paraId="378FFEB2" w14:textId="4F71F23F" w:rsidR="00FA7B80" w:rsidRPr="007818B2" w:rsidRDefault="00FA7B80" w:rsidP="00A13FB9">
      <w:pPr>
        <w:pStyle w:val="BodyText1"/>
      </w:pPr>
      <w:r w:rsidRPr="007818B2">
        <w:t>UNICEF</w:t>
      </w:r>
      <w:r w:rsidR="007818B2" w:rsidRPr="007818B2">
        <w:t xml:space="preserve"> </w:t>
      </w:r>
      <w:r w:rsidR="00AA7903">
        <w:t>&amp;</w:t>
      </w:r>
      <w:r w:rsidR="007818B2" w:rsidRPr="007818B2">
        <w:t xml:space="preserve"> </w:t>
      </w:r>
      <w:r w:rsidR="00AA7903">
        <w:t>World Health Organization (WHO)</w:t>
      </w:r>
      <w:r w:rsidRPr="007818B2">
        <w:t xml:space="preserve">. </w:t>
      </w:r>
      <w:r w:rsidR="007818B2" w:rsidRPr="007818B2">
        <w:t>(</w:t>
      </w:r>
      <w:r w:rsidRPr="007818B2">
        <w:t>2018</w:t>
      </w:r>
      <w:r w:rsidR="007818B2" w:rsidRPr="007818B2">
        <w:t>)</w:t>
      </w:r>
      <w:r w:rsidRPr="007818B2">
        <w:t xml:space="preserve">. </w:t>
      </w:r>
      <w:r w:rsidRPr="00AB39F7">
        <w:t xml:space="preserve">Core questions on water, sanitation and hygiene for household surveys: 2018 </w:t>
      </w:r>
      <w:r w:rsidR="00AA7903">
        <w:t>u</w:t>
      </w:r>
      <w:r w:rsidRPr="00AB39F7">
        <w:t>pdate. New York</w:t>
      </w:r>
      <w:r w:rsidR="00AA7903">
        <w:t>, NY: UNICEF and WHO.</w:t>
      </w:r>
    </w:p>
    <w:p w14:paraId="35FAB8D1" w14:textId="4E282335" w:rsidR="00BC0F95" w:rsidRPr="00475AA6" w:rsidRDefault="00BC0F95" w:rsidP="00A13FB9">
      <w:pPr>
        <w:pStyle w:val="BodyText1"/>
      </w:pPr>
      <w:r w:rsidRPr="00475AA6">
        <w:t xml:space="preserve">United Nations Development Group. (2003). </w:t>
      </w:r>
      <w:r w:rsidRPr="00475AA6">
        <w:rPr>
          <w:i/>
          <w:iCs/>
        </w:rPr>
        <w:t xml:space="preserve">Indicators for monitoring the Millennium Development Goals: </w:t>
      </w:r>
      <w:r w:rsidR="00AA7903">
        <w:rPr>
          <w:i/>
          <w:iCs/>
        </w:rPr>
        <w:t>D</w:t>
      </w:r>
      <w:r w:rsidRPr="00475AA6">
        <w:rPr>
          <w:i/>
          <w:iCs/>
        </w:rPr>
        <w:t>efinitions, rationale, concepts and sources</w:t>
      </w:r>
      <w:r w:rsidRPr="00475AA6">
        <w:t>. New York</w:t>
      </w:r>
      <w:r w:rsidR="00AA7903">
        <w:t>, NY</w:t>
      </w:r>
      <w:r w:rsidRPr="00475AA6">
        <w:t>: United Nations.</w:t>
      </w:r>
    </w:p>
    <w:p w14:paraId="350C13C7" w14:textId="17601FD9" w:rsidR="0008199B" w:rsidRDefault="0008199B" w:rsidP="00A13FB9">
      <w:pPr>
        <w:pStyle w:val="BodyText1"/>
      </w:pPr>
      <w:r>
        <w:t>United Nations Statistics Division.</w:t>
      </w:r>
      <w:r w:rsidR="00F94452">
        <w:t xml:space="preserve"> (n.d.). </w:t>
      </w:r>
      <w:r w:rsidR="00F94452" w:rsidRPr="00B05E79">
        <w:rPr>
          <w:i/>
        </w:rPr>
        <w:t>E-Handbook on Sustainable Development Goals Indicators</w:t>
      </w:r>
      <w:r w:rsidR="00F94452">
        <w:t xml:space="preserve">. Retrieved from: </w:t>
      </w:r>
      <w:hyperlink r:id="rId80" w:history="1">
        <w:r w:rsidR="00F94452">
          <w:rPr>
            <w:rStyle w:val="Hyperlink"/>
          </w:rPr>
          <w:t>https://unstats.un.org/wiki/display/SDGeHandbook/Home</w:t>
        </w:r>
      </w:hyperlink>
      <w:r w:rsidR="00F94452">
        <w:t>.</w:t>
      </w:r>
    </w:p>
    <w:p w14:paraId="5F5494DB" w14:textId="443254B3" w:rsidR="00295809" w:rsidRDefault="00295809" w:rsidP="00A13FB9">
      <w:pPr>
        <w:pStyle w:val="BodyText1"/>
      </w:pPr>
      <w:r w:rsidRPr="00F873C9">
        <w:t xml:space="preserve">UNSTATS. </w:t>
      </w:r>
      <w:r w:rsidR="00AA7903">
        <w:t>(</w:t>
      </w:r>
      <w:r w:rsidR="00FA7B80">
        <w:t>n</w:t>
      </w:r>
      <w:r w:rsidRPr="00F873C9">
        <w:t>.d.</w:t>
      </w:r>
      <w:r w:rsidR="00AA7903">
        <w:t>).</w:t>
      </w:r>
      <w:r w:rsidRPr="00F873C9">
        <w:t xml:space="preserve"> SDG Indicators – Metadata repository. </w:t>
      </w:r>
      <w:r w:rsidR="00AA7903">
        <w:t>Retrieved from</w:t>
      </w:r>
      <w:r w:rsidRPr="00F873C9">
        <w:t xml:space="preserve">: </w:t>
      </w:r>
      <w:hyperlink r:id="rId81" w:history="1">
        <w:r w:rsidRPr="00F873C9">
          <w:rPr>
            <w:rStyle w:val="Hyperlink"/>
            <w:szCs w:val="22"/>
          </w:rPr>
          <w:t>https://unstats.un.org/sdgs/metadata/</w:t>
        </w:r>
      </w:hyperlink>
      <w:r w:rsidRPr="00F873C9">
        <w:t>.</w:t>
      </w:r>
    </w:p>
    <w:p w14:paraId="19BFBB87" w14:textId="01CAEC77" w:rsidR="008C4E58" w:rsidRPr="00812342" w:rsidRDefault="008C4E58" w:rsidP="00A13FB9">
      <w:pPr>
        <w:pStyle w:val="BodyText1"/>
        <w:rPr>
          <w:rStyle w:val="Hyperlink"/>
          <w:szCs w:val="22"/>
          <w:u w:val="none"/>
        </w:rPr>
      </w:pPr>
      <w:r w:rsidRPr="003E11CC">
        <w:t>U.S. Department of Agriculture, National Resources and Conservation Service</w:t>
      </w:r>
      <w:r w:rsidR="00AA7903">
        <w:t>.</w:t>
      </w:r>
      <w:r w:rsidRPr="003E11CC">
        <w:t xml:space="preserve"> </w:t>
      </w:r>
      <w:r w:rsidR="00AA7903">
        <w:t>(</w:t>
      </w:r>
      <w:r w:rsidRPr="003E11CC">
        <w:t>1999</w:t>
      </w:r>
      <w:r w:rsidR="00AA7903">
        <w:t>)</w:t>
      </w:r>
      <w:r w:rsidRPr="003E11CC">
        <w:t xml:space="preserve">. </w:t>
      </w:r>
      <w:r w:rsidRPr="00812342">
        <w:t xml:space="preserve">Guide to </w:t>
      </w:r>
      <w:r w:rsidR="00AA7903" w:rsidRPr="00812342">
        <w:t>t</w:t>
      </w:r>
      <w:r w:rsidRPr="00AE0477">
        <w:t xml:space="preserve">exture by </w:t>
      </w:r>
      <w:r w:rsidR="00AA7903" w:rsidRPr="00AE0477">
        <w:t>f</w:t>
      </w:r>
      <w:r w:rsidRPr="00AE0477">
        <w:t xml:space="preserve">eel. </w:t>
      </w:r>
      <w:r w:rsidR="00AA7903">
        <w:t>Retrieved from</w:t>
      </w:r>
      <w:r w:rsidRPr="003E11CC">
        <w:t xml:space="preserve">: </w:t>
      </w:r>
      <w:hyperlink r:id="rId82" w:history="1">
        <w:r w:rsidR="003904C1" w:rsidRPr="003904C1">
          <w:rPr>
            <w:rStyle w:val="Hyperlink"/>
          </w:rPr>
          <w:t>http://</w:t>
        </w:r>
        <w:r w:rsidRPr="00812342">
          <w:rPr>
            <w:rStyle w:val="Hyperlink"/>
            <w:szCs w:val="22"/>
          </w:rPr>
          <w:t>www.nrcs.usda.gov/wps/portal/nrcs/detail/soils/edu/?cid=nrcs142p2_054311</w:t>
        </w:r>
      </w:hyperlink>
      <w:r w:rsidR="00AA7903" w:rsidRPr="00812342">
        <w:rPr>
          <w:rStyle w:val="Hyperlink"/>
          <w:color w:val="auto"/>
          <w:szCs w:val="22"/>
          <w:u w:val="none"/>
        </w:rPr>
        <w:t>.</w:t>
      </w:r>
    </w:p>
    <w:p w14:paraId="24ECB301" w14:textId="70D4ED42" w:rsidR="008C4E58" w:rsidRPr="0003722F" w:rsidRDefault="00AA7903" w:rsidP="00A13FB9">
      <w:pPr>
        <w:pStyle w:val="BodyText1"/>
        <w:rPr>
          <w:rStyle w:val="Hyperlink"/>
          <w:szCs w:val="22"/>
        </w:rPr>
      </w:pPr>
      <w:r>
        <w:t>U.S. Department of Agriculture. (n.d.).</w:t>
      </w:r>
      <w:r w:rsidR="008C4E58" w:rsidRPr="003E11CC">
        <w:t xml:space="preserve"> </w:t>
      </w:r>
      <w:r w:rsidR="008C4E58" w:rsidRPr="00CC5C6D">
        <w:rPr>
          <w:i/>
        </w:rPr>
        <w:t xml:space="preserve">Natural Resources Conservation Service </w:t>
      </w:r>
      <w:r w:rsidRPr="00CC5C6D">
        <w:rPr>
          <w:i/>
        </w:rPr>
        <w:t>n</w:t>
      </w:r>
      <w:r w:rsidR="008C4E58" w:rsidRPr="00CC5C6D">
        <w:rPr>
          <w:i/>
        </w:rPr>
        <w:t xml:space="preserve">ational </w:t>
      </w:r>
      <w:r w:rsidRPr="00CC5C6D">
        <w:rPr>
          <w:i/>
        </w:rPr>
        <w:t>s</w:t>
      </w:r>
      <w:r w:rsidR="008C4E58" w:rsidRPr="00CC5C6D">
        <w:rPr>
          <w:i/>
        </w:rPr>
        <w:t xml:space="preserve">oil </w:t>
      </w:r>
      <w:r w:rsidRPr="00CC5C6D">
        <w:rPr>
          <w:i/>
        </w:rPr>
        <w:t>s</w:t>
      </w:r>
      <w:r w:rsidR="008C4E58" w:rsidRPr="00CC5C6D">
        <w:rPr>
          <w:i/>
        </w:rPr>
        <w:t xml:space="preserve">urvey </w:t>
      </w:r>
      <w:r w:rsidRPr="00CC5C6D">
        <w:rPr>
          <w:i/>
        </w:rPr>
        <w:t>h</w:t>
      </w:r>
      <w:r w:rsidR="008C4E58" w:rsidRPr="00CC5C6D">
        <w:rPr>
          <w:i/>
        </w:rPr>
        <w:t>andbook, part 622.</w:t>
      </w:r>
      <w:r w:rsidR="008C4E58" w:rsidRPr="003E11CC">
        <w:t xml:space="preserve"> </w:t>
      </w:r>
    </w:p>
    <w:p w14:paraId="2B5915CB" w14:textId="1598C81D" w:rsidR="00832130" w:rsidRPr="00832130" w:rsidRDefault="00AA7903" w:rsidP="00A13FB9">
      <w:pPr>
        <w:pStyle w:val="BodyText1"/>
        <w:rPr>
          <w:rFonts w:cs="Garamond"/>
        </w:rPr>
      </w:pPr>
      <w:r>
        <w:rPr>
          <w:rFonts w:cs="Garamond"/>
        </w:rPr>
        <w:t>United States Agency for International Development (USAID)</w:t>
      </w:r>
      <w:r w:rsidR="00832130" w:rsidRPr="00832130">
        <w:rPr>
          <w:rFonts w:cs="Garamond"/>
        </w:rPr>
        <w:t xml:space="preserve">. (2012). </w:t>
      </w:r>
      <w:r w:rsidR="00832130" w:rsidRPr="00832130">
        <w:rPr>
          <w:rFonts w:cs="Garamond"/>
          <w:i/>
        </w:rPr>
        <w:t xml:space="preserve">Building </w:t>
      </w:r>
      <w:r>
        <w:rPr>
          <w:rFonts w:cs="Garamond"/>
          <w:i/>
        </w:rPr>
        <w:t>r</w:t>
      </w:r>
      <w:r w:rsidR="00832130" w:rsidRPr="00832130">
        <w:rPr>
          <w:rFonts w:cs="Garamond"/>
          <w:i/>
        </w:rPr>
        <w:t xml:space="preserve">esilience to </w:t>
      </w:r>
      <w:r>
        <w:rPr>
          <w:rFonts w:cs="Garamond"/>
          <w:i/>
        </w:rPr>
        <w:t>r</w:t>
      </w:r>
      <w:r w:rsidR="00832130" w:rsidRPr="00832130">
        <w:rPr>
          <w:rFonts w:cs="Garamond"/>
          <w:i/>
        </w:rPr>
        <w:t xml:space="preserve">ecurrent </w:t>
      </w:r>
      <w:r>
        <w:rPr>
          <w:rFonts w:cs="Garamond"/>
          <w:i/>
        </w:rPr>
        <w:t>c</w:t>
      </w:r>
      <w:r w:rsidR="00832130" w:rsidRPr="00832130">
        <w:rPr>
          <w:rFonts w:cs="Garamond"/>
          <w:i/>
        </w:rPr>
        <w:t xml:space="preserve">risis, USAID </w:t>
      </w:r>
      <w:r>
        <w:rPr>
          <w:rFonts w:cs="Garamond"/>
          <w:i/>
        </w:rPr>
        <w:t>p</w:t>
      </w:r>
      <w:r w:rsidR="00832130" w:rsidRPr="00832130">
        <w:rPr>
          <w:rFonts w:cs="Garamond"/>
          <w:i/>
        </w:rPr>
        <w:t xml:space="preserve">olicy and </w:t>
      </w:r>
      <w:r>
        <w:rPr>
          <w:rFonts w:cs="Garamond"/>
          <w:i/>
        </w:rPr>
        <w:t>p</w:t>
      </w:r>
      <w:r w:rsidR="00832130" w:rsidRPr="00832130">
        <w:rPr>
          <w:rFonts w:cs="Garamond"/>
          <w:i/>
        </w:rPr>
        <w:t xml:space="preserve">rogram </w:t>
      </w:r>
      <w:r>
        <w:rPr>
          <w:rFonts w:cs="Garamond"/>
          <w:i/>
        </w:rPr>
        <w:t>g</w:t>
      </w:r>
      <w:r w:rsidR="00832130" w:rsidRPr="00832130">
        <w:rPr>
          <w:rFonts w:cs="Garamond"/>
          <w:i/>
        </w:rPr>
        <w:t>uidance.</w:t>
      </w:r>
      <w:r w:rsidR="00832130" w:rsidRPr="00832130">
        <w:t xml:space="preserve"> </w:t>
      </w:r>
      <w:r>
        <w:t xml:space="preserve">Washington, DC: USAID. </w:t>
      </w:r>
      <w:r w:rsidR="00832130" w:rsidRPr="00832130">
        <w:t xml:space="preserve">Retrieved from </w:t>
      </w:r>
      <w:hyperlink r:id="rId83" w:history="1">
        <w:r w:rsidR="00832130" w:rsidRPr="00832130">
          <w:rPr>
            <w:rStyle w:val="Hyperlink"/>
            <w:szCs w:val="22"/>
          </w:rPr>
          <w:t>https://www.usaid.gov/sites/default/files/documents/1870/USAIDResiliencePolicyGuidanceDocument.pdf</w:t>
        </w:r>
      </w:hyperlink>
    </w:p>
    <w:p w14:paraId="4C24E98E" w14:textId="48407EB9" w:rsidR="00BC0F95" w:rsidRPr="00475AA6" w:rsidRDefault="00AA7903" w:rsidP="00A13FB9">
      <w:pPr>
        <w:pStyle w:val="BodyText1"/>
        <w:rPr>
          <w:rFonts w:cs="Garamond"/>
        </w:rPr>
      </w:pPr>
      <w:r>
        <w:rPr>
          <w:rFonts w:cs="Garamond"/>
        </w:rPr>
        <w:lastRenderedPageBreak/>
        <w:t>United States Agency for International Development (</w:t>
      </w:r>
      <w:r w:rsidR="00BC0F95" w:rsidRPr="00475AA6">
        <w:rPr>
          <w:rFonts w:cs="Garamond"/>
        </w:rPr>
        <w:t>USAID</w:t>
      </w:r>
      <w:r>
        <w:rPr>
          <w:rFonts w:cs="Garamond"/>
        </w:rPr>
        <w:t>)</w:t>
      </w:r>
      <w:r w:rsidR="00BC0F95" w:rsidRPr="00475AA6">
        <w:rPr>
          <w:rFonts w:cs="Garamond"/>
        </w:rPr>
        <w:t xml:space="preserve">. (2013). </w:t>
      </w:r>
      <w:r w:rsidR="00BC0F95" w:rsidRPr="00475AA6">
        <w:rPr>
          <w:rFonts w:cs="Garamond"/>
          <w:i/>
        </w:rPr>
        <w:t xml:space="preserve">Feed the Future </w:t>
      </w:r>
      <w:r>
        <w:rPr>
          <w:rFonts w:cs="Garamond"/>
          <w:i/>
        </w:rPr>
        <w:t>i</w:t>
      </w:r>
      <w:r w:rsidR="00BC0F95" w:rsidRPr="00475AA6">
        <w:rPr>
          <w:rFonts w:cs="Garamond"/>
          <w:i/>
        </w:rPr>
        <w:t xml:space="preserve">ndicator </w:t>
      </w:r>
      <w:r>
        <w:rPr>
          <w:rFonts w:cs="Garamond"/>
          <w:i/>
        </w:rPr>
        <w:t>h</w:t>
      </w:r>
      <w:r w:rsidR="00BC0F95" w:rsidRPr="00475AA6">
        <w:rPr>
          <w:rFonts w:cs="Garamond"/>
          <w:i/>
        </w:rPr>
        <w:t xml:space="preserve">andbook: Definition </w:t>
      </w:r>
      <w:r>
        <w:rPr>
          <w:rFonts w:cs="Garamond"/>
          <w:i/>
        </w:rPr>
        <w:t>s</w:t>
      </w:r>
      <w:r w:rsidR="00BC0F95" w:rsidRPr="00475AA6">
        <w:rPr>
          <w:rFonts w:cs="Garamond"/>
          <w:i/>
        </w:rPr>
        <w:t>heets</w:t>
      </w:r>
      <w:r w:rsidR="00BC0F95" w:rsidRPr="00475AA6">
        <w:rPr>
          <w:rFonts w:cs="Garamond"/>
        </w:rPr>
        <w:t xml:space="preserve"> (updated</w:t>
      </w:r>
      <w:r>
        <w:rPr>
          <w:rFonts w:cs="Garamond"/>
        </w:rPr>
        <w:t xml:space="preserve"> </w:t>
      </w:r>
      <w:r w:rsidR="00BC0F95" w:rsidRPr="00475AA6">
        <w:rPr>
          <w:rFonts w:cs="Garamond"/>
        </w:rPr>
        <w:t>October 18, 2014).</w:t>
      </w:r>
      <w:r>
        <w:rPr>
          <w:rFonts w:cs="Garamond"/>
        </w:rPr>
        <w:t xml:space="preserve"> Washington, DC: USAID.</w:t>
      </w:r>
    </w:p>
    <w:p w14:paraId="1B4F588C" w14:textId="5368EBFC" w:rsidR="009E625C" w:rsidRPr="00475AA6" w:rsidRDefault="00AA7903" w:rsidP="00A13FB9">
      <w:pPr>
        <w:pStyle w:val="BodyText1"/>
      </w:pPr>
      <w:r>
        <w:rPr>
          <w:rFonts w:cs="Garamond"/>
        </w:rPr>
        <w:t>United States Agency for International Development (USAID)</w:t>
      </w:r>
      <w:r w:rsidR="00F45BDB" w:rsidRPr="00475AA6">
        <w:rPr>
          <w:rFonts w:cs="Garamond"/>
        </w:rPr>
        <w:t xml:space="preserve">. </w:t>
      </w:r>
      <w:r w:rsidR="009E625C" w:rsidRPr="00475AA6">
        <w:t xml:space="preserve">(2014). </w:t>
      </w:r>
      <w:r w:rsidR="009E625C" w:rsidRPr="00CC5C6D">
        <w:rPr>
          <w:i/>
        </w:rPr>
        <w:t xml:space="preserve">Feed the Future M&amp;E </w:t>
      </w:r>
      <w:r w:rsidRPr="00CC5C6D">
        <w:rPr>
          <w:i/>
        </w:rPr>
        <w:t>g</w:t>
      </w:r>
      <w:r w:rsidR="009E625C" w:rsidRPr="00CC5C6D">
        <w:rPr>
          <w:i/>
        </w:rPr>
        <w:t xml:space="preserve">uidance </w:t>
      </w:r>
      <w:r w:rsidRPr="00CC5C6D">
        <w:rPr>
          <w:i/>
        </w:rPr>
        <w:t>s</w:t>
      </w:r>
      <w:r w:rsidR="009E625C" w:rsidRPr="00CC5C6D">
        <w:rPr>
          <w:i/>
        </w:rPr>
        <w:t xml:space="preserve">eries. Volume 6: Measuring the </w:t>
      </w:r>
      <w:r w:rsidRPr="00CC5C6D">
        <w:rPr>
          <w:i/>
        </w:rPr>
        <w:t>g</w:t>
      </w:r>
      <w:r w:rsidR="009E625C" w:rsidRPr="00CC5C6D">
        <w:rPr>
          <w:i/>
        </w:rPr>
        <w:t xml:space="preserve">ender </w:t>
      </w:r>
      <w:r w:rsidRPr="00CC5C6D">
        <w:rPr>
          <w:i/>
        </w:rPr>
        <w:t>i</w:t>
      </w:r>
      <w:r w:rsidR="009E625C" w:rsidRPr="00CC5C6D">
        <w:rPr>
          <w:i/>
        </w:rPr>
        <w:t xml:space="preserve">mpact of FTF. </w:t>
      </w:r>
      <w:r w:rsidR="003904C1">
        <w:t>Washington, DC: USAID. Retrieved from:</w:t>
      </w:r>
      <w:r w:rsidR="009E625C" w:rsidRPr="00475AA6">
        <w:t xml:space="preserve"> </w:t>
      </w:r>
      <w:hyperlink r:id="rId84" w:history="1">
        <w:r w:rsidR="003904C1" w:rsidRPr="00AC7AB8">
          <w:rPr>
            <w:rStyle w:val="Hyperlink"/>
          </w:rPr>
          <w:t>http://www.feedthefuture.gov/resource/volume-6-feed-future-measuring-gender-impact-guidance</w:t>
        </w:r>
      </w:hyperlink>
      <w:r w:rsidR="009E625C" w:rsidRPr="00475AA6">
        <w:t>.</w:t>
      </w:r>
    </w:p>
    <w:p w14:paraId="232C74B6" w14:textId="1A9AC7F9" w:rsidR="00894A3F" w:rsidRPr="00C4743D" w:rsidRDefault="00812342" w:rsidP="00A13FB9">
      <w:pPr>
        <w:pStyle w:val="BodyText1"/>
        <w:rPr>
          <w:color w:val="000000" w:themeColor="text1"/>
          <w:shd w:val="clear" w:color="auto" w:fill="FFFFFF"/>
        </w:rPr>
      </w:pPr>
      <w:r w:rsidRPr="00C4743D">
        <w:rPr>
          <w:color w:val="000000" w:themeColor="text1"/>
          <w:shd w:val="clear" w:color="auto" w:fill="FFFFFF"/>
        </w:rPr>
        <w:t>United States Agency for International Development (USAID)</w:t>
      </w:r>
      <w:r w:rsidR="00894A3F" w:rsidRPr="00C4743D">
        <w:rPr>
          <w:color w:val="000000" w:themeColor="text1"/>
          <w:shd w:val="clear" w:color="auto" w:fill="FFFFFF"/>
        </w:rPr>
        <w:t xml:space="preserve">. (2018). </w:t>
      </w:r>
      <w:r w:rsidR="00894A3F" w:rsidRPr="00C4743D">
        <w:rPr>
          <w:i/>
          <w:color w:val="000000" w:themeColor="text1"/>
          <w:shd w:val="clear" w:color="auto" w:fill="FFFFFF"/>
        </w:rPr>
        <w:t xml:space="preserve">Feed the Future ZOI </w:t>
      </w:r>
      <w:r w:rsidRPr="00C4743D">
        <w:rPr>
          <w:i/>
          <w:color w:val="000000" w:themeColor="text1"/>
          <w:shd w:val="clear" w:color="auto" w:fill="FFFFFF"/>
        </w:rPr>
        <w:t>s</w:t>
      </w:r>
      <w:r w:rsidR="00894A3F" w:rsidRPr="00C4743D">
        <w:rPr>
          <w:i/>
          <w:color w:val="000000" w:themeColor="text1"/>
          <w:shd w:val="clear" w:color="auto" w:fill="FFFFFF"/>
        </w:rPr>
        <w:t xml:space="preserve">urvey </w:t>
      </w:r>
      <w:r w:rsidRPr="00C4743D">
        <w:rPr>
          <w:i/>
          <w:color w:val="000000" w:themeColor="text1"/>
          <w:shd w:val="clear" w:color="auto" w:fill="FFFFFF"/>
        </w:rPr>
        <w:t>m</w:t>
      </w:r>
      <w:r w:rsidR="00894A3F" w:rsidRPr="00C4743D">
        <w:rPr>
          <w:i/>
          <w:color w:val="000000" w:themeColor="text1"/>
          <w:shd w:val="clear" w:color="auto" w:fill="FFFFFF"/>
        </w:rPr>
        <w:t xml:space="preserve">ethods </w:t>
      </w:r>
      <w:r w:rsidRPr="00C4743D">
        <w:rPr>
          <w:i/>
          <w:color w:val="000000" w:themeColor="text1"/>
          <w:shd w:val="clear" w:color="auto" w:fill="FFFFFF"/>
        </w:rPr>
        <w:t>t</w:t>
      </w:r>
      <w:r w:rsidR="00894A3F" w:rsidRPr="00C4743D">
        <w:rPr>
          <w:i/>
          <w:color w:val="000000" w:themeColor="text1"/>
          <w:shd w:val="clear" w:color="auto" w:fill="FFFFFF"/>
        </w:rPr>
        <w:t xml:space="preserve">oolkit. </w:t>
      </w:r>
      <w:r w:rsidRPr="00C4743D">
        <w:rPr>
          <w:color w:val="000000" w:themeColor="text1"/>
          <w:shd w:val="clear" w:color="auto" w:fill="FFFFFF"/>
        </w:rPr>
        <w:t>Washington, DC: USAID. Retrieved from</w:t>
      </w:r>
      <w:r w:rsidR="00894A3F" w:rsidRPr="00C4743D">
        <w:rPr>
          <w:color w:val="000000" w:themeColor="text1"/>
          <w:shd w:val="clear" w:color="auto" w:fill="FFFFFF"/>
        </w:rPr>
        <w:t xml:space="preserve">: </w:t>
      </w:r>
      <w:hyperlink r:id="rId85" w:history="1">
        <w:r w:rsidR="00894A3F" w:rsidRPr="00C4743D">
          <w:rPr>
            <w:rStyle w:val="Hyperlink"/>
            <w:color w:val="000000" w:themeColor="text1"/>
            <w:szCs w:val="22"/>
            <w:shd w:val="clear" w:color="auto" w:fill="FFFFFF"/>
          </w:rPr>
          <w:t>https://www.agrilinks.org/post/feed-future-zoi-survey-methods</w:t>
        </w:r>
      </w:hyperlink>
      <w:r w:rsidRPr="00C4743D">
        <w:rPr>
          <w:color w:val="000000" w:themeColor="text1"/>
          <w:shd w:val="clear" w:color="auto" w:fill="FFFFFF"/>
        </w:rPr>
        <w:t>.</w:t>
      </w:r>
      <w:r w:rsidR="00894A3F" w:rsidRPr="00C4743D">
        <w:rPr>
          <w:color w:val="000000" w:themeColor="text1"/>
          <w:shd w:val="clear" w:color="auto" w:fill="FFFFFF"/>
        </w:rPr>
        <w:t xml:space="preserve"> </w:t>
      </w:r>
    </w:p>
    <w:p w14:paraId="774EAE70" w14:textId="32122F49" w:rsidR="00756115" w:rsidRPr="00C4743D" w:rsidRDefault="00756115" w:rsidP="00A13FB9">
      <w:pPr>
        <w:pStyle w:val="BodyText1"/>
        <w:rPr>
          <w:color w:val="000000" w:themeColor="text1"/>
          <w:shd w:val="clear" w:color="auto" w:fill="FFFFFF"/>
        </w:rPr>
      </w:pPr>
      <w:r w:rsidRPr="00C4743D">
        <w:rPr>
          <w:color w:val="000000" w:themeColor="text1"/>
          <w:shd w:val="clear" w:color="auto" w:fill="FFFFFF"/>
        </w:rPr>
        <w:t xml:space="preserve">Vaughan, E. (2018). </w:t>
      </w:r>
      <w:r w:rsidRPr="00C4743D">
        <w:rPr>
          <w:i/>
          <w:iCs/>
          <w:color w:val="000000" w:themeColor="text1"/>
          <w:shd w:val="clear" w:color="auto" w:fill="FFFFFF"/>
        </w:rPr>
        <w:t xml:space="preserve">Resilience </w:t>
      </w:r>
      <w:r w:rsidR="00812342" w:rsidRPr="00C4743D">
        <w:rPr>
          <w:i/>
          <w:iCs/>
          <w:color w:val="000000" w:themeColor="text1"/>
          <w:shd w:val="clear" w:color="auto" w:fill="FFFFFF"/>
        </w:rPr>
        <w:t>m</w:t>
      </w:r>
      <w:r w:rsidRPr="00C4743D">
        <w:rPr>
          <w:i/>
          <w:iCs/>
          <w:color w:val="000000" w:themeColor="text1"/>
          <w:shd w:val="clear" w:color="auto" w:fill="FFFFFF"/>
        </w:rPr>
        <w:t xml:space="preserve">easurement </w:t>
      </w:r>
      <w:r w:rsidR="00812342" w:rsidRPr="00C4743D">
        <w:rPr>
          <w:i/>
          <w:iCs/>
          <w:color w:val="000000" w:themeColor="text1"/>
          <w:shd w:val="clear" w:color="auto" w:fill="FFFFFF"/>
        </w:rPr>
        <w:t>p</w:t>
      </w:r>
      <w:r w:rsidRPr="00C4743D">
        <w:rPr>
          <w:i/>
          <w:iCs/>
          <w:color w:val="000000" w:themeColor="text1"/>
          <w:shd w:val="clear" w:color="auto" w:fill="FFFFFF"/>
        </w:rPr>
        <w:t xml:space="preserve">ractical </w:t>
      </w:r>
      <w:r w:rsidR="00812342" w:rsidRPr="00C4743D">
        <w:rPr>
          <w:i/>
          <w:iCs/>
          <w:color w:val="000000" w:themeColor="text1"/>
          <w:shd w:val="clear" w:color="auto" w:fill="FFFFFF"/>
        </w:rPr>
        <w:t>g</w:t>
      </w:r>
      <w:r w:rsidRPr="00C4743D">
        <w:rPr>
          <w:i/>
          <w:iCs/>
          <w:color w:val="000000" w:themeColor="text1"/>
          <w:shd w:val="clear" w:color="auto" w:fill="FFFFFF"/>
        </w:rPr>
        <w:t xml:space="preserve">uidance </w:t>
      </w:r>
      <w:r w:rsidR="00812342" w:rsidRPr="00C4743D">
        <w:rPr>
          <w:i/>
          <w:iCs/>
          <w:color w:val="000000" w:themeColor="text1"/>
          <w:shd w:val="clear" w:color="auto" w:fill="FFFFFF"/>
        </w:rPr>
        <w:t>n</w:t>
      </w:r>
      <w:r w:rsidRPr="00C4743D">
        <w:rPr>
          <w:i/>
          <w:iCs/>
          <w:color w:val="000000" w:themeColor="text1"/>
          <w:shd w:val="clear" w:color="auto" w:fill="FFFFFF"/>
        </w:rPr>
        <w:t xml:space="preserve">ote </w:t>
      </w:r>
      <w:r w:rsidR="00812342" w:rsidRPr="00C4743D">
        <w:rPr>
          <w:i/>
          <w:iCs/>
          <w:color w:val="000000" w:themeColor="text1"/>
          <w:shd w:val="clear" w:color="auto" w:fill="FFFFFF"/>
        </w:rPr>
        <w:t>s</w:t>
      </w:r>
      <w:r w:rsidRPr="00C4743D">
        <w:rPr>
          <w:i/>
          <w:iCs/>
          <w:color w:val="000000" w:themeColor="text1"/>
          <w:shd w:val="clear" w:color="auto" w:fill="FFFFFF"/>
        </w:rPr>
        <w:t xml:space="preserve">eries 3: Resilience </w:t>
      </w:r>
      <w:r w:rsidR="00812342" w:rsidRPr="00C4743D">
        <w:rPr>
          <w:i/>
          <w:iCs/>
          <w:color w:val="000000" w:themeColor="text1"/>
          <w:shd w:val="clear" w:color="auto" w:fill="FFFFFF"/>
        </w:rPr>
        <w:t>c</w:t>
      </w:r>
      <w:r w:rsidRPr="00C4743D">
        <w:rPr>
          <w:i/>
          <w:iCs/>
          <w:color w:val="000000" w:themeColor="text1"/>
          <w:shd w:val="clear" w:color="auto" w:fill="FFFFFF"/>
        </w:rPr>
        <w:t xml:space="preserve">apacity </w:t>
      </w:r>
      <w:r w:rsidR="00812342" w:rsidRPr="00C4743D">
        <w:rPr>
          <w:i/>
          <w:iCs/>
          <w:color w:val="000000" w:themeColor="text1"/>
          <w:shd w:val="clear" w:color="auto" w:fill="FFFFFF"/>
        </w:rPr>
        <w:t>m</w:t>
      </w:r>
      <w:r w:rsidRPr="00C4743D">
        <w:rPr>
          <w:i/>
          <w:iCs/>
          <w:color w:val="000000" w:themeColor="text1"/>
          <w:shd w:val="clear" w:color="auto" w:fill="FFFFFF"/>
        </w:rPr>
        <w:t>easurement</w:t>
      </w:r>
      <w:r w:rsidRPr="00C4743D">
        <w:rPr>
          <w:color w:val="000000" w:themeColor="text1"/>
          <w:shd w:val="clear" w:color="auto" w:fill="FFFFFF"/>
        </w:rPr>
        <w:t>. Produced by Mercy Corps as part of the Resilience Evaluation, Analysis and Learning (REAL) Associate Award.</w:t>
      </w:r>
    </w:p>
    <w:p w14:paraId="69A23BA9" w14:textId="6B596725" w:rsidR="00713EDC" w:rsidRPr="00475AA6" w:rsidRDefault="006E62C2" w:rsidP="00A13FB9">
      <w:pPr>
        <w:pStyle w:val="BodyText1"/>
        <w:rPr>
          <w:rFonts w:cs="Garamond"/>
        </w:rPr>
      </w:pPr>
      <w:r w:rsidRPr="00475AA6">
        <w:rPr>
          <w:rFonts w:cs="Garamond"/>
          <w:lang w:val="fr-SN"/>
        </w:rPr>
        <w:t xml:space="preserve">Victora, C.G., et al. </w:t>
      </w:r>
      <w:r w:rsidRPr="00475AA6">
        <w:rPr>
          <w:rFonts w:cs="Garamond"/>
        </w:rPr>
        <w:t>(2008)</w:t>
      </w:r>
      <w:r w:rsidR="008643BA" w:rsidRPr="00475AA6">
        <w:rPr>
          <w:rFonts w:cs="Garamond"/>
        </w:rPr>
        <w:t>.</w:t>
      </w:r>
      <w:r w:rsidRPr="00475AA6">
        <w:rPr>
          <w:rFonts w:cs="Garamond"/>
        </w:rPr>
        <w:t xml:space="preserve"> </w:t>
      </w:r>
      <w:r w:rsidR="00713EDC" w:rsidRPr="00475AA6">
        <w:rPr>
          <w:rFonts w:cs="Garamond"/>
        </w:rPr>
        <w:t xml:space="preserve">Maternal and </w:t>
      </w:r>
      <w:r w:rsidR="00812342">
        <w:rPr>
          <w:rFonts w:cs="Garamond"/>
        </w:rPr>
        <w:t>c</w:t>
      </w:r>
      <w:r w:rsidR="00713EDC" w:rsidRPr="00475AA6">
        <w:rPr>
          <w:rFonts w:cs="Garamond"/>
        </w:rPr>
        <w:t xml:space="preserve">hild </w:t>
      </w:r>
      <w:r w:rsidR="00812342">
        <w:rPr>
          <w:rFonts w:cs="Garamond"/>
        </w:rPr>
        <w:t>u</w:t>
      </w:r>
      <w:r w:rsidR="00713EDC" w:rsidRPr="00475AA6">
        <w:rPr>
          <w:rFonts w:cs="Garamond"/>
        </w:rPr>
        <w:t xml:space="preserve">ndernutrition: Consequences for </w:t>
      </w:r>
      <w:r w:rsidR="00812342">
        <w:rPr>
          <w:rFonts w:cs="Garamond"/>
        </w:rPr>
        <w:t>a</w:t>
      </w:r>
      <w:r w:rsidRPr="00475AA6">
        <w:rPr>
          <w:rFonts w:cs="Garamond"/>
        </w:rPr>
        <w:t xml:space="preserve">dult </w:t>
      </w:r>
      <w:r w:rsidR="00812342">
        <w:rPr>
          <w:rFonts w:cs="Garamond"/>
        </w:rPr>
        <w:t>h</w:t>
      </w:r>
      <w:r w:rsidRPr="00475AA6">
        <w:rPr>
          <w:rFonts w:cs="Garamond"/>
        </w:rPr>
        <w:t xml:space="preserve">ealth and </w:t>
      </w:r>
      <w:r w:rsidR="00812342">
        <w:rPr>
          <w:rFonts w:cs="Garamond"/>
        </w:rPr>
        <w:t>h</w:t>
      </w:r>
      <w:r w:rsidRPr="00475AA6">
        <w:rPr>
          <w:rFonts w:cs="Garamond"/>
        </w:rPr>
        <w:t xml:space="preserve">uman </w:t>
      </w:r>
      <w:r w:rsidR="00812342">
        <w:rPr>
          <w:rFonts w:cs="Garamond"/>
        </w:rPr>
        <w:t>c</w:t>
      </w:r>
      <w:r w:rsidRPr="00475AA6">
        <w:rPr>
          <w:rFonts w:cs="Garamond"/>
        </w:rPr>
        <w:t>apital.</w:t>
      </w:r>
      <w:r w:rsidR="00713EDC" w:rsidRPr="00475AA6">
        <w:rPr>
          <w:rFonts w:cs="Garamond"/>
        </w:rPr>
        <w:t xml:space="preserve"> </w:t>
      </w:r>
      <w:r w:rsidR="00713EDC" w:rsidRPr="00475AA6">
        <w:rPr>
          <w:rFonts w:cs="Garamond"/>
          <w:i/>
        </w:rPr>
        <w:t>T</w:t>
      </w:r>
      <w:r w:rsidR="00713EDC" w:rsidRPr="00812342">
        <w:rPr>
          <w:rFonts w:cs="Garamond"/>
          <w:i/>
        </w:rPr>
        <w:t>he Lancet</w:t>
      </w:r>
      <w:r w:rsidR="00812342" w:rsidRPr="00CC5C6D">
        <w:rPr>
          <w:rFonts w:cs="Garamond"/>
          <w:i/>
        </w:rPr>
        <w:t>,</w:t>
      </w:r>
      <w:r w:rsidR="00713EDC" w:rsidRPr="00CC5C6D">
        <w:rPr>
          <w:rFonts w:cs="Garamond"/>
          <w:i/>
        </w:rPr>
        <w:t xml:space="preserve"> 371</w:t>
      </w:r>
      <w:r w:rsidR="00713EDC" w:rsidRPr="00475AA6">
        <w:rPr>
          <w:rFonts w:cs="Garamond"/>
        </w:rPr>
        <w:t>(9608)</w:t>
      </w:r>
      <w:r w:rsidR="00812342">
        <w:rPr>
          <w:rFonts w:cs="Garamond"/>
        </w:rPr>
        <w:t xml:space="preserve">, </w:t>
      </w:r>
      <w:r w:rsidR="00713EDC" w:rsidRPr="00475AA6">
        <w:rPr>
          <w:rFonts w:cs="Garamond"/>
        </w:rPr>
        <w:t>340-357.</w:t>
      </w:r>
    </w:p>
    <w:p w14:paraId="2E534A27" w14:textId="2B87A6AC" w:rsidR="005413A0" w:rsidRPr="00475AA6" w:rsidRDefault="005413A0" w:rsidP="00A13FB9">
      <w:pPr>
        <w:pStyle w:val="BodyText1"/>
        <w:rPr>
          <w:rFonts w:cs="Garamond"/>
        </w:rPr>
      </w:pPr>
      <w:r w:rsidRPr="005763B3">
        <w:rPr>
          <w:rFonts w:cs="Garamond"/>
        </w:rPr>
        <w:t>Wagner-Riddle</w:t>
      </w:r>
      <w:r w:rsidR="00812342">
        <w:rPr>
          <w:rFonts w:cs="Garamond"/>
        </w:rPr>
        <w:t>,</w:t>
      </w:r>
      <w:r w:rsidRPr="005763B3">
        <w:rPr>
          <w:rFonts w:cs="Garamond"/>
        </w:rPr>
        <w:t xml:space="preserve"> C. (2005)</w:t>
      </w:r>
      <w:r w:rsidR="00812342">
        <w:rPr>
          <w:rFonts w:cs="Garamond"/>
        </w:rPr>
        <w:t>.</w:t>
      </w:r>
      <w:r w:rsidRPr="005763B3">
        <w:rPr>
          <w:rFonts w:cs="Garamond"/>
        </w:rPr>
        <w:t xml:space="preserve"> Agroclimatology. In: Oliver</w:t>
      </w:r>
      <w:r w:rsidR="00812342">
        <w:rPr>
          <w:rFonts w:cs="Garamond"/>
        </w:rPr>
        <w:t>,</w:t>
      </w:r>
      <w:r w:rsidRPr="005763B3">
        <w:rPr>
          <w:rFonts w:cs="Garamond"/>
        </w:rPr>
        <w:t xml:space="preserve"> J.E. (ed</w:t>
      </w:r>
      <w:r w:rsidR="00812342">
        <w:rPr>
          <w:rFonts w:cs="Garamond"/>
        </w:rPr>
        <w:t>.</w:t>
      </w:r>
      <w:r w:rsidRPr="005763B3">
        <w:rPr>
          <w:rFonts w:cs="Garamond"/>
        </w:rPr>
        <w:t>)</w:t>
      </w:r>
      <w:r w:rsidR="00812342">
        <w:rPr>
          <w:rFonts w:cs="Garamond"/>
        </w:rPr>
        <w:t>,</w:t>
      </w:r>
      <w:r w:rsidRPr="005763B3">
        <w:rPr>
          <w:rFonts w:cs="Garamond"/>
        </w:rPr>
        <w:t xml:space="preserve"> </w:t>
      </w:r>
      <w:r w:rsidRPr="00CC5C6D">
        <w:rPr>
          <w:rFonts w:cs="Garamond"/>
          <w:i/>
        </w:rPr>
        <w:t xml:space="preserve">Encyclopedia of </w:t>
      </w:r>
      <w:r w:rsidR="00812342" w:rsidRPr="00CC5C6D">
        <w:rPr>
          <w:rFonts w:cs="Garamond"/>
          <w:i/>
        </w:rPr>
        <w:t>w</w:t>
      </w:r>
      <w:r w:rsidRPr="00CC5C6D">
        <w:rPr>
          <w:rFonts w:cs="Garamond"/>
          <w:i/>
        </w:rPr>
        <w:t xml:space="preserve">orld </w:t>
      </w:r>
      <w:r w:rsidR="00812342" w:rsidRPr="00CC5C6D">
        <w:rPr>
          <w:rFonts w:cs="Garamond"/>
          <w:i/>
        </w:rPr>
        <w:t>c</w:t>
      </w:r>
      <w:r w:rsidRPr="00CC5C6D">
        <w:rPr>
          <w:rFonts w:cs="Garamond"/>
          <w:i/>
        </w:rPr>
        <w:t xml:space="preserve">limatology. Encyclopedia of </w:t>
      </w:r>
      <w:r w:rsidR="00812342" w:rsidRPr="00CC5C6D">
        <w:rPr>
          <w:rFonts w:cs="Garamond"/>
          <w:i/>
        </w:rPr>
        <w:t>e</w:t>
      </w:r>
      <w:r w:rsidRPr="00CC5C6D">
        <w:rPr>
          <w:rFonts w:cs="Garamond"/>
          <w:i/>
        </w:rPr>
        <w:t xml:space="preserve">arth </w:t>
      </w:r>
      <w:r w:rsidR="00812342" w:rsidRPr="00CC5C6D">
        <w:rPr>
          <w:rFonts w:cs="Garamond"/>
          <w:i/>
        </w:rPr>
        <w:t>s</w:t>
      </w:r>
      <w:r w:rsidRPr="00CC5C6D">
        <w:rPr>
          <w:rFonts w:cs="Garamond"/>
          <w:i/>
        </w:rPr>
        <w:t xml:space="preserve">ciences </w:t>
      </w:r>
      <w:r w:rsidR="00812342" w:rsidRPr="00CC5C6D">
        <w:rPr>
          <w:rFonts w:cs="Garamond"/>
          <w:i/>
        </w:rPr>
        <w:t>s</w:t>
      </w:r>
      <w:r w:rsidRPr="00CC5C6D">
        <w:rPr>
          <w:rFonts w:cs="Garamond"/>
          <w:i/>
        </w:rPr>
        <w:t xml:space="preserve">eries. </w:t>
      </w:r>
      <w:r w:rsidRPr="005763B3">
        <w:rPr>
          <w:rFonts w:cs="Garamond"/>
        </w:rPr>
        <w:t>Springer, Dordrecht</w:t>
      </w:r>
      <w:r>
        <w:rPr>
          <w:rFonts w:cs="Garamond"/>
        </w:rPr>
        <w:t>. Retrieved from</w:t>
      </w:r>
      <w:r w:rsidR="00812342">
        <w:rPr>
          <w:rFonts w:cs="Garamond"/>
        </w:rPr>
        <w:t>:</w:t>
      </w:r>
      <w:r>
        <w:rPr>
          <w:rFonts w:cs="Garamond"/>
        </w:rPr>
        <w:t xml:space="preserve"> </w:t>
      </w:r>
      <w:hyperlink r:id="rId86" w:history="1">
        <w:r w:rsidRPr="00A6009E">
          <w:rPr>
            <w:rStyle w:val="Hyperlink"/>
            <w:szCs w:val="22"/>
          </w:rPr>
          <w:t>https://link.springer.com/content/pdf/bfm%3A978-1-4020-3266-0%2F1.pdf</w:t>
        </w:r>
      </w:hyperlink>
      <w:r w:rsidRPr="00A6009E">
        <w:t>.</w:t>
      </w:r>
    </w:p>
    <w:p w14:paraId="7E26547D" w14:textId="34FFDC6C" w:rsidR="008C4E58" w:rsidRPr="00812342" w:rsidRDefault="008C4E58" w:rsidP="00A13FB9">
      <w:pPr>
        <w:pStyle w:val="BodyText1"/>
        <w:rPr>
          <w:rStyle w:val="Hyperlink"/>
          <w:u w:val="none"/>
        </w:rPr>
      </w:pPr>
      <w:r>
        <w:t xml:space="preserve">Western Dairy Digest. </w:t>
      </w:r>
      <w:r w:rsidR="00812342">
        <w:t>(</w:t>
      </w:r>
      <w:r>
        <w:t>2005</w:t>
      </w:r>
      <w:r w:rsidR="00812342">
        <w:t>)</w:t>
      </w:r>
      <w:r>
        <w:t xml:space="preserve">. Manure </w:t>
      </w:r>
      <w:r w:rsidR="00812342">
        <w:t>p</w:t>
      </w:r>
      <w:r>
        <w:t xml:space="preserve">roduction </w:t>
      </w:r>
      <w:r w:rsidR="00812342">
        <w:t>e</w:t>
      </w:r>
      <w:r>
        <w:t xml:space="preserve">stimates. </w:t>
      </w:r>
      <w:r w:rsidR="00812342">
        <w:t xml:space="preserve">Retrieved from: </w:t>
      </w:r>
      <w:hyperlink r:id="rId87" w:history="1">
        <w:r>
          <w:rPr>
            <w:rStyle w:val="Hyperlink"/>
          </w:rPr>
          <w:t>http://www.dairyweb.ca/Resources/WDD62/WDD6222.pdf</w:t>
        </w:r>
      </w:hyperlink>
      <w:r w:rsidR="00812342" w:rsidRPr="00812342">
        <w:rPr>
          <w:rStyle w:val="Hyperlink"/>
          <w:color w:val="auto"/>
          <w:u w:val="none"/>
        </w:rPr>
        <w:t>.</w:t>
      </w:r>
    </w:p>
    <w:p w14:paraId="70BA80AD" w14:textId="77777777" w:rsidR="00AE0477" w:rsidRDefault="00AE0477" w:rsidP="00AE0477">
      <w:pPr>
        <w:pStyle w:val="BodyText1"/>
        <w:rPr>
          <w:color w:val="333333"/>
          <w:shd w:val="clear" w:color="auto" w:fill="FEF1D2"/>
        </w:rPr>
      </w:pPr>
      <w:r>
        <w:t xml:space="preserve">World Health Organization. (2017). </w:t>
      </w:r>
      <w:r>
        <w:rPr>
          <w:i/>
        </w:rPr>
        <w:t>Diarrhoeal disease</w:t>
      </w:r>
      <w:r>
        <w:t xml:space="preserve">. Retrieved from: </w:t>
      </w:r>
      <w:hyperlink r:id="rId88" w:history="1">
        <w:r w:rsidRPr="00A6009E">
          <w:rPr>
            <w:rStyle w:val="Hyperlink"/>
            <w:szCs w:val="22"/>
          </w:rPr>
          <w:t>https://www.who.int/news-room/fact-sheets/detail/diarrhoeal-disease</w:t>
        </w:r>
      </w:hyperlink>
      <w:r>
        <w:rPr>
          <w:color w:val="333333"/>
          <w:shd w:val="clear" w:color="auto" w:fill="FEF1D2"/>
        </w:rPr>
        <w:t>.</w:t>
      </w:r>
    </w:p>
    <w:p w14:paraId="2AB1EA96" w14:textId="1B9BA422" w:rsidR="009951F3" w:rsidRPr="00812342" w:rsidRDefault="009951F3" w:rsidP="009951F3">
      <w:pPr>
        <w:pStyle w:val="BodyText1"/>
        <w:rPr>
          <w:rStyle w:val="Hyperlink"/>
          <w:u w:val="none"/>
        </w:rPr>
      </w:pPr>
      <w:r>
        <w:t xml:space="preserve">World Health Organization. (2018a). </w:t>
      </w:r>
      <w:r w:rsidRPr="00CC5C6D">
        <w:rPr>
          <w:i/>
        </w:rPr>
        <w:t xml:space="preserve">Rift </w:t>
      </w:r>
      <w:r w:rsidR="00D17CBB">
        <w:rPr>
          <w:i/>
        </w:rPr>
        <w:t>V</w:t>
      </w:r>
      <w:r w:rsidR="00D17CBB" w:rsidRPr="00CC5C6D">
        <w:rPr>
          <w:i/>
        </w:rPr>
        <w:t xml:space="preserve">alley </w:t>
      </w:r>
      <w:r w:rsidRPr="00CC5C6D">
        <w:rPr>
          <w:i/>
        </w:rPr>
        <w:t xml:space="preserve">fever. </w:t>
      </w:r>
      <w:r>
        <w:t xml:space="preserve">Retrieved from: </w:t>
      </w:r>
      <w:hyperlink r:id="rId89" w:history="1">
        <w:r>
          <w:rPr>
            <w:rStyle w:val="Hyperlink"/>
          </w:rPr>
          <w:t>https://www.who.int/news-room/fact-sheets/detail/rift-valley-fever</w:t>
        </w:r>
      </w:hyperlink>
      <w:r w:rsidRPr="00812342">
        <w:rPr>
          <w:rStyle w:val="Hyperlink"/>
          <w:color w:val="auto"/>
          <w:u w:val="none"/>
        </w:rPr>
        <w:t>.</w:t>
      </w:r>
    </w:p>
    <w:p w14:paraId="23D3E720" w14:textId="6398602D" w:rsidR="005413A0" w:rsidRPr="00812342" w:rsidRDefault="00812342" w:rsidP="00A13FB9">
      <w:pPr>
        <w:pStyle w:val="BodyText1"/>
        <w:rPr>
          <w:color w:val="333333"/>
          <w:shd w:val="clear" w:color="auto" w:fill="FEF1D2"/>
        </w:rPr>
      </w:pPr>
      <w:r>
        <w:t>World Health Organization</w:t>
      </w:r>
      <w:r w:rsidR="005413A0">
        <w:t>. (2018</w:t>
      </w:r>
      <w:r w:rsidR="009951F3">
        <w:t>b</w:t>
      </w:r>
      <w:r w:rsidR="005413A0">
        <w:t xml:space="preserve">). </w:t>
      </w:r>
      <w:r w:rsidR="005413A0" w:rsidRPr="00100C67">
        <w:rPr>
          <w:i/>
        </w:rPr>
        <w:t>Infant and young child feeding</w:t>
      </w:r>
      <w:r w:rsidR="005413A0">
        <w:t>. Retrieved from</w:t>
      </w:r>
      <w:r>
        <w:t>:</w:t>
      </w:r>
      <w:r w:rsidR="005413A0">
        <w:t xml:space="preserve"> </w:t>
      </w:r>
      <w:hyperlink r:id="rId90" w:history="1">
        <w:r w:rsidR="005413A0" w:rsidRPr="00C64D85">
          <w:rPr>
            <w:rStyle w:val="Hyperlink"/>
          </w:rPr>
          <w:t>https://www.who.int/news-room/fact-sheets/detail/infant-and-young-child-feeding</w:t>
        </w:r>
      </w:hyperlink>
      <w:r w:rsidRPr="00812342">
        <w:rPr>
          <w:rStyle w:val="Hyperlink"/>
          <w:color w:val="auto"/>
          <w:u w:val="none"/>
        </w:rPr>
        <w:t>.</w:t>
      </w:r>
    </w:p>
    <w:p w14:paraId="106D53AD" w14:textId="04E92E59" w:rsidR="00FB6B33" w:rsidRDefault="00812342" w:rsidP="00A13FB9">
      <w:pPr>
        <w:pStyle w:val="BodyText1"/>
      </w:pPr>
      <w:r>
        <w:t>World Health Organization.</w:t>
      </w:r>
      <w:r w:rsidR="00FB6B33" w:rsidRPr="00FB6B33">
        <w:t xml:space="preserve"> </w:t>
      </w:r>
      <w:r w:rsidR="00FB6B33">
        <w:t>(</w:t>
      </w:r>
      <w:r w:rsidR="00FB6B33" w:rsidRPr="00FB6B33">
        <w:t>2018</w:t>
      </w:r>
      <w:r w:rsidR="009951F3">
        <w:t>c</w:t>
      </w:r>
      <w:r w:rsidR="00FB6B33">
        <w:t>)</w:t>
      </w:r>
      <w:r w:rsidR="00FB6B33" w:rsidRPr="00FB6B33">
        <w:t xml:space="preserve">. Indicators for assessing infant and young child feeding practices. Part 1 Definitions. Conclusions of a consensus meeting held 6-8 November 2017, Washington, DC.  </w:t>
      </w:r>
    </w:p>
    <w:p w14:paraId="1218D65E" w14:textId="349D50BF" w:rsidR="007818B2" w:rsidRPr="00BC5225" w:rsidRDefault="00812342" w:rsidP="00A13FB9">
      <w:pPr>
        <w:pStyle w:val="BodyText1"/>
      </w:pPr>
      <w:r>
        <w:t xml:space="preserve">World Health Organization &amp; </w:t>
      </w:r>
      <w:r w:rsidR="007818B2" w:rsidRPr="00AB39F7">
        <w:t xml:space="preserve">UNICEF. </w:t>
      </w:r>
      <w:r w:rsidR="007818B2">
        <w:t xml:space="preserve">(2018). </w:t>
      </w:r>
      <w:r w:rsidR="007818B2" w:rsidRPr="00CC5C6D">
        <w:rPr>
          <w:i/>
        </w:rPr>
        <w:t xml:space="preserve">JMP </w:t>
      </w:r>
      <w:r w:rsidRPr="00CC5C6D">
        <w:rPr>
          <w:i/>
        </w:rPr>
        <w:t>m</w:t>
      </w:r>
      <w:r w:rsidR="007818B2" w:rsidRPr="00CC5C6D">
        <w:rPr>
          <w:i/>
        </w:rPr>
        <w:t xml:space="preserve">ethodology. 2017 Update &amp; SDG Baselines. </w:t>
      </w:r>
      <w:r>
        <w:t>Retrieved from:</w:t>
      </w:r>
      <w:r w:rsidR="007818B2" w:rsidRPr="00AB39F7">
        <w:t xml:space="preserve"> </w:t>
      </w:r>
      <w:hyperlink r:id="rId91" w:history="1">
        <w:r w:rsidR="007818B2" w:rsidRPr="00BC5225">
          <w:rPr>
            <w:rStyle w:val="Hyperlink"/>
          </w:rPr>
          <w:t>https://washdata.org/sites/default/files/JMP%20methodology-Apr-2018-5.pdf</w:t>
        </w:r>
      </w:hyperlink>
      <w:r>
        <w:t>.</w:t>
      </w:r>
    </w:p>
    <w:p w14:paraId="61B34BE0" w14:textId="5226AFE2" w:rsidR="00BC0F95" w:rsidRPr="00475AA6" w:rsidRDefault="00812342" w:rsidP="00A13FB9">
      <w:pPr>
        <w:pStyle w:val="BodyText1"/>
      </w:pPr>
      <w:r>
        <w:t>World Health Organization (WHO)</w:t>
      </w:r>
      <w:r w:rsidRPr="00475AA6">
        <w:t xml:space="preserve"> </w:t>
      </w:r>
      <w:r>
        <w:t>&amp;</w:t>
      </w:r>
      <w:r w:rsidRPr="00475AA6">
        <w:t xml:space="preserve"> </w:t>
      </w:r>
      <w:r w:rsidR="00BC0F95" w:rsidRPr="00475AA6">
        <w:t xml:space="preserve">UNICEF. (2006). </w:t>
      </w:r>
      <w:r w:rsidR="00BC0F95" w:rsidRPr="00475AA6">
        <w:rPr>
          <w:i/>
        </w:rPr>
        <w:t xml:space="preserve">WHO </w:t>
      </w:r>
      <w:r>
        <w:rPr>
          <w:i/>
        </w:rPr>
        <w:t>c</w:t>
      </w:r>
      <w:r w:rsidR="00BC0F95" w:rsidRPr="00475AA6">
        <w:rPr>
          <w:i/>
        </w:rPr>
        <w:t>hild G</w:t>
      </w:r>
      <w:r w:rsidRPr="00475AA6">
        <w:rPr>
          <w:i/>
        </w:rPr>
        <w:t>rowth standards and the identification of severe acute malnutrition in infants and children</w:t>
      </w:r>
      <w:r w:rsidRPr="00475AA6">
        <w:t>.</w:t>
      </w:r>
      <w:r w:rsidR="00BC0F95" w:rsidRPr="00475AA6">
        <w:t xml:space="preserve"> </w:t>
      </w:r>
      <w:r>
        <w:t>Geneva, Switzerland: WHO and UNICEF.</w:t>
      </w:r>
    </w:p>
    <w:p w14:paraId="5D4D5977" w14:textId="313659C7" w:rsidR="005413A0" w:rsidRPr="00475AA6" w:rsidRDefault="00812342" w:rsidP="00A13FB9">
      <w:pPr>
        <w:pStyle w:val="BodyText1"/>
      </w:pPr>
      <w:r>
        <w:t>World Health Organization</w:t>
      </w:r>
      <w:r w:rsidR="005413A0">
        <w:t xml:space="preserve"> Regional Office for Europe. (2017). </w:t>
      </w:r>
      <w:r w:rsidR="005413A0" w:rsidRPr="00743D9D">
        <w:rPr>
          <w:i/>
          <w:iCs/>
        </w:rPr>
        <w:t>Strengthening resilience: A priority shared by Health 2020 and the Sustainable Development Goals</w:t>
      </w:r>
      <w:r w:rsidR="005413A0">
        <w:t xml:space="preserve">. </w:t>
      </w:r>
      <w:r w:rsidR="005413A0" w:rsidRPr="00743D9D">
        <w:t xml:space="preserve">Retrieved </w:t>
      </w:r>
      <w:r w:rsidR="005413A0">
        <w:t>from</w:t>
      </w:r>
      <w:r w:rsidR="006B1972">
        <w:t>:</w:t>
      </w:r>
      <w:r w:rsidR="005413A0">
        <w:t xml:space="preserve"> </w:t>
      </w:r>
      <w:hyperlink r:id="rId92" w:history="1">
        <w:r w:rsidR="005413A0" w:rsidRPr="00743D9D">
          <w:rPr>
            <w:rStyle w:val="Hyperlink"/>
            <w:szCs w:val="22"/>
          </w:rPr>
          <w:t>http://www.euro.who.int/__data/assets/pdf_file/0005/351284/resilience-report-20171004-h1635.pdf</w:t>
        </w:r>
      </w:hyperlink>
    </w:p>
    <w:p w14:paraId="5E3586EA" w14:textId="4ABD116E" w:rsidR="008C4E58" w:rsidRPr="003E11CC" w:rsidRDefault="008C4E58" w:rsidP="00A13FB9">
      <w:pPr>
        <w:pStyle w:val="BodyText1"/>
      </w:pPr>
      <w:r w:rsidRPr="003E11CC">
        <w:lastRenderedPageBreak/>
        <w:t xml:space="preserve">Wilkins, R.J. </w:t>
      </w:r>
      <w:r w:rsidR="00812342">
        <w:t>(</w:t>
      </w:r>
      <w:r w:rsidRPr="003E11CC">
        <w:t>2008</w:t>
      </w:r>
      <w:r w:rsidR="00812342">
        <w:t>)</w:t>
      </w:r>
      <w:r w:rsidRPr="003E11CC">
        <w:t xml:space="preserve">. Eco-efficient approaches to land management: </w:t>
      </w:r>
      <w:r w:rsidR="00812342">
        <w:t>A</w:t>
      </w:r>
      <w:r w:rsidRPr="003E11CC">
        <w:t xml:space="preserve"> case for increased integration of crop and animal production systems.</w:t>
      </w:r>
      <w:r w:rsidRPr="00CC5C6D">
        <w:rPr>
          <w:i/>
        </w:rPr>
        <w:t xml:space="preserve"> Philosophical Transactions of the Royal Society B: Biological Sciences, 363(</w:t>
      </w:r>
      <w:r w:rsidRPr="003E11CC">
        <w:t>1491)</w:t>
      </w:r>
      <w:r w:rsidR="00812342">
        <w:t>,</w:t>
      </w:r>
      <w:r w:rsidRPr="003E11CC">
        <w:t xml:space="preserve"> 517-525.</w:t>
      </w:r>
    </w:p>
    <w:p w14:paraId="1BBE3117" w14:textId="434E1A30" w:rsidR="007818B2" w:rsidRPr="00812342" w:rsidRDefault="007818B2" w:rsidP="00A13FB9">
      <w:pPr>
        <w:pStyle w:val="BodyText1"/>
        <w:rPr>
          <w:szCs w:val="22"/>
        </w:rPr>
      </w:pPr>
      <w:r w:rsidRPr="00812342">
        <w:rPr>
          <w:szCs w:val="22"/>
        </w:rPr>
        <w:t xml:space="preserve">World Bank. (2015). Poverty &amp; Equality Data FAQs. </w:t>
      </w:r>
      <w:r w:rsidR="006B1972">
        <w:rPr>
          <w:szCs w:val="22"/>
        </w:rPr>
        <w:t>Retrieved from:</w:t>
      </w:r>
      <w:r w:rsidRPr="00812342">
        <w:rPr>
          <w:szCs w:val="22"/>
        </w:rPr>
        <w:t xml:space="preserve"> </w:t>
      </w:r>
      <w:hyperlink r:id="rId93" w:history="1">
        <w:r w:rsidRPr="00812342">
          <w:rPr>
            <w:rStyle w:val="Hyperlink"/>
            <w:szCs w:val="22"/>
          </w:rPr>
          <w:t>http://go.worldbank.org/PYLADRLUN0</w:t>
        </w:r>
      </w:hyperlink>
      <w:r w:rsidRPr="00812342">
        <w:rPr>
          <w:szCs w:val="22"/>
        </w:rPr>
        <w:t>.</w:t>
      </w:r>
    </w:p>
    <w:p w14:paraId="192ED326" w14:textId="50E51137" w:rsidR="00FC4D4E" w:rsidRPr="00CC5C6D" w:rsidRDefault="00FC4D4E" w:rsidP="00A13FB9">
      <w:pPr>
        <w:pStyle w:val="BodyText1"/>
        <w:rPr>
          <w:rFonts w:cs="PKWLST+ArialNarrow"/>
          <w:szCs w:val="22"/>
        </w:rPr>
      </w:pPr>
      <w:r w:rsidRPr="00CC5C6D">
        <w:rPr>
          <w:rFonts w:cs="PKWLST+ArialNarrow"/>
          <w:szCs w:val="22"/>
        </w:rPr>
        <w:t>World Bank</w:t>
      </w:r>
      <w:r w:rsidR="00FD2195" w:rsidRPr="00CC5C6D">
        <w:rPr>
          <w:rFonts w:cs="PKWLST+ArialNarrow"/>
          <w:szCs w:val="22"/>
        </w:rPr>
        <w:t>.</w:t>
      </w:r>
      <w:r w:rsidRPr="00CC5C6D">
        <w:rPr>
          <w:rFonts w:cs="PKWLST+ArialNarrow"/>
          <w:szCs w:val="22"/>
        </w:rPr>
        <w:t xml:space="preserve"> </w:t>
      </w:r>
      <w:r w:rsidR="00FD2195" w:rsidRPr="00CC5C6D">
        <w:rPr>
          <w:rFonts w:cs="PKWLST+ArialNarrow"/>
          <w:szCs w:val="22"/>
        </w:rPr>
        <w:t xml:space="preserve">(2018). The Global </w:t>
      </w:r>
      <w:r w:rsidRPr="00CC5C6D">
        <w:rPr>
          <w:rFonts w:cs="PKWLST+ArialNarrow"/>
          <w:szCs w:val="22"/>
        </w:rPr>
        <w:t>F</w:t>
      </w:r>
      <w:r w:rsidR="00FD2195" w:rsidRPr="00CC5C6D">
        <w:rPr>
          <w:rFonts w:cs="PKWLST+ArialNarrow"/>
          <w:szCs w:val="22"/>
        </w:rPr>
        <w:t>index Database 2017</w:t>
      </w:r>
      <w:r w:rsidRPr="00CC5C6D">
        <w:rPr>
          <w:rFonts w:cs="PKWLST+ArialNarrow"/>
          <w:szCs w:val="22"/>
        </w:rPr>
        <w:t xml:space="preserve">. </w:t>
      </w:r>
      <w:r w:rsidR="006B1972">
        <w:rPr>
          <w:rFonts w:cs="PKWLST+ArialNarrow"/>
          <w:szCs w:val="22"/>
        </w:rPr>
        <w:t>Retrieved from:</w:t>
      </w:r>
      <w:r w:rsidRPr="00CC5C6D">
        <w:rPr>
          <w:rFonts w:cs="PKWLST+ArialNarrow"/>
          <w:szCs w:val="22"/>
        </w:rPr>
        <w:t xml:space="preserve"> </w:t>
      </w:r>
      <w:hyperlink r:id="rId94" w:history="1">
        <w:r w:rsidRPr="00CC5C6D">
          <w:rPr>
            <w:rStyle w:val="Hyperlink"/>
            <w:rFonts w:cs="PKWLST+ArialNarrow"/>
            <w:szCs w:val="22"/>
          </w:rPr>
          <w:t>http://www.worldbank.org/en/programs/globalfindex</w:t>
        </w:r>
      </w:hyperlink>
      <w:r w:rsidR="006B1972">
        <w:rPr>
          <w:rFonts w:cs="PKWLST+ArialNarrow"/>
          <w:szCs w:val="22"/>
        </w:rPr>
        <w:t>.</w:t>
      </w:r>
      <w:r w:rsidRPr="00CC5C6D">
        <w:rPr>
          <w:rFonts w:cs="PKWLST+ArialNarrow"/>
          <w:szCs w:val="22"/>
        </w:rPr>
        <w:t xml:space="preserve">  </w:t>
      </w:r>
    </w:p>
    <w:p w14:paraId="6A997363" w14:textId="29830A8D" w:rsidR="00BC0F95" w:rsidRDefault="006C62DC" w:rsidP="006C62DC">
      <w:pPr>
        <w:pStyle w:val="BodyText1"/>
        <w:spacing w:after="0"/>
      </w:pP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r>
        <w:t xml:space="preserve"> Retrieved from:</w:t>
      </w:r>
    </w:p>
    <w:p w14:paraId="233899D8" w14:textId="1407447C" w:rsidR="006C62DC" w:rsidRPr="00475AA6" w:rsidRDefault="00DD47E3" w:rsidP="006C62DC">
      <w:pPr>
        <w:pStyle w:val="BodyText1"/>
        <w:spacing w:after="0"/>
      </w:pPr>
      <w:hyperlink r:id="rId95" w:history="1">
        <w:r w:rsidR="006C62DC" w:rsidRPr="00D13C68">
          <w:rPr>
            <w:rStyle w:val="Hyperlink"/>
          </w:rPr>
          <w:t>https://drive.google.com/drive/folders/1pgXHkUPJtf0og95ue_vq7cpI0z_GqVDx?usp=sharing</w:t>
        </w:r>
      </w:hyperlink>
      <w:r w:rsidR="006C62DC">
        <w:t xml:space="preserve">. </w:t>
      </w:r>
    </w:p>
    <w:p w14:paraId="456C471E" w14:textId="77777777" w:rsidR="00B24564" w:rsidRDefault="00B24564" w:rsidP="00475AA6">
      <w:pPr>
        <w:pStyle w:val="Heading1"/>
        <w:numPr>
          <w:ilvl w:val="0"/>
          <w:numId w:val="0"/>
        </w:numPr>
        <w:rPr>
          <w:szCs w:val="24"/>
        </w:rPr>
        <w:sectPr w:rsidR="00B24564" w:rsidSect="002420C4">
          <w:footerReference w:type="default" r:id="rId96"/>
          <w:pgSz w:w="12240" w:h="15840" w:code="1"/>
          <w:pgMar w:top="1440" w:right="1440" w:bottom="1440" w:left="1440" w:header="720" w:footer="576" w:gutter="0"/>
          <w:cols w:space="720"/>
          <w:docGrid w:linePitch="326"/>
        </w:sectPr>
      </w:pPr>
    </w:p>
    <w:p w14:paraId="42185C4E" w14:textId="22DA40B0" w:rsidR="00FA6536" w:rsidRPr="00DF4DE5" w:rsidRDefault="00FA6536" w:rsidP="00475AA6">
      <w:pPr>
        <w:pStyle w:val="Heading1"/>
        <w:numPr>
          <w:ilvl w:val="0"/>
          <w:numId w:val="0"/>
        </w:numPr>
      </w:pPr>
      <w:bookmarkStart w:id="1051" w:name="_Toc63673394"/>
      <w:bookmarkStart w:id="1052" w:name="_Toc400542636"/>
      <w:bookmarkStart w:id="1053" w:name="_Toc414874524"/>
      <w:r>
        <w:lastRenderedPageBreak/>
        <w:t>Appendix 1. Supplem</w:t>
      </w:r>
      <w:r w:rsidR="00475AA6">
        <w:t>entary data</w:t>
      </w:r>
      <w:bookmarkEnd w:id="1051"/>
      <w:r w:rsidR="00475AA6">
        <w:t xml:space="preserve"> </w:t>
      </w:r>
    </w:p>
    <w:p w14:paraId="5E7BD61F" w14:textId="315C464B" w:rsidR="00BC0F95" w:rsidRDefault="00BC0F95" w:rsidP="00CA7085">
      <w:pPr>
        <w:pStyle w:val="Heading2"/>
      </w:pPr>
      <w:bookmarkStart w:id="1054" w:name="_Toc63673395"/>
      <w:bookmarkEnd w:id="1052"/>
      <w:bookmarkEnd w:id="1053"/>
      <w:r w:rsidRPr="005F2634">
        <w:t>A1.1</w:t>
      </w:r>
      <w:r w:rsidR="005F2634">
        <w:t>.</w:t>
      </w:r>
      <w:r w:rsidR="005F2634">
        <w:tab/>
      </w:r>
      <w:r w:rsidR="00667A37">
        <w:t xml:space="preserve">Feed the Future </w:t>
      </w:r>
      <w:r w:rsidR="00573A29">
        <w:t>ZOI Survey</w:t>
      </w:r>
      <w:r w:rsidR="00B935C4">
        <w:t xml:space="preserve"> </w:t>
      </w:r>
      <w:r w:rsidR="009C7E86" w:rsidRPr="005F2634">
        <w:t>indicator estimates</w:t>
      </w:r>
      <w:r w:rsidR="009E25C2">
        <w:t xml:space="preserve"> and module response rates</w:t>
      </w:r>
      <w:bookmarkEnd w:id="1054"/>
    </w:p>
    <w:p w14:paraId="2F448400" w14:textId="299190BD" w:rsidR="00FB6B33" w:rsidRPr="00FB6B33" w:rsidRDefault="00FB6B33" w:rsidP="00B24564">
      <w:pPr>
        <w:pStyle w:val="Tabletitle"/>
      </w:pPr>
      <w:bookmarkStart w:id="1055" w:name="_Toc63673163"/>
      <w:r>
        <w:t xml:space="preserve">Table A1.1: </w:t>
      </w:r>
      <w:r w:rsidRPr="00FB6B33">
        <w:t>Feed the Future ZOI Survey Indicator Estimates, by Key Disaggregates, [</w:t>
      </w:r>
      <w:r w:rsidRPr="00901D8B">
        <w:rPr>
          <w:highlight w:val="yellow"/>
        </w:rPr>
        <w:t>Country</w:t>
      </w:r>
      <w:r w:rsidRPr="00FB6B33">
        <w:t>] [</w:t>
      </w:r>
      <w:r w:rsidRPr="00901D8B">
        <w:rPr>
          <w:highlight w:val="yellow"/>
        </w:rPr>
        <w:t>Year</w:t>
      </w:r>
      <w:r w:rsidRPr="00FB6B33">
        <w:t>]</w:t>
      </w:r>
      <w:bookmarkEnd w:id="1055"/>
    </w:p>
    <w:tbl>
      <w:tblPr>
        <w:tblW w:w="5000" w:type="pct"/>
        <w:tblLook w:val="04A0" w:firstRow="1" w:lastRow="0" w:firstColumn="1" w:lastColumn="0" w:noHBand="0" w:noVBand="1"/>
      </w:tblPr>
      <w:tblGrid>
        <w:gridCol w:w="3306"/>
        <w:gridCol w:w="1138"/>
        <w:gridCol w:w="1100"/>
        <w:gridCol w:w="1382"/>
        <w:gridCol w:w="662"/>
        <w:gridCol w:w="6"/>
        <w:gridCol w:w="1041"/>
        <w:gridCol w:w="6"/>
        <w:gridCol w:w="6"/>
        <w:gridCol w:w="1653"/>
        <w:gridCol w:w="6"/>
        <w:gridCol w:w="6"/>
        <w:gridCol w:w="1305"/>
        <w:gridCol w:w="6"/>
        <w:gridCol w:w="1553"/>
      </w:tblGrid>
      <w:tr w:rsidR="00437AFB" w:rsidRPr="00B24564" w14:paraId="232FD468" w14:textId="77777777" w:rsidTr="00B24564">
        <w:trPr>
          <w:tblHeader/>
        </w:trPr>
        <w:tc>
          <w:tcPr>
            <w:tcW w:w="3060" w:type="dxa"/>
            <w:tcBorders>
              <w:top w:val="single" w:sz="4" w:space="0" w:color="auto"/>
              <w:left w:val="nil"/>
              <w:bottom w:val="single" w:sz="4" w:space="0" w:color="auto"/>
              <w:right w:val="nil"/>
            </w:tcBorders>
            <w:shd w:val="clear" w:color="000000" w:fill="387990"/>
            <w:noWrap/>
            <w:vAlign w:val="bottom"/>
            <w:hideMark/>
          </w:tcPr>
          <w:p w14:paraId="520570EC" w14:textId="77777777" w:rsidR="00437AFB" w:rsidRPr="00B24564" w:rsidRDefault="00437AFB" w:rsidP="00B24564">
            <w:pPr>
              <w:widowControl/>
              <w:spacing w:line="259" w:lineRule="auto"/>
              <w:rPr>
                <w:rFonts w:eastAsia="Times New Roman" w:cs="Times New Roman"/>
                <w:b/>
                <w:bCs/>
                <w:color w:val="FFFFFF"/>
                <w:sz w:val="20"/>
                <w:szCs w:val="20"/>
              </w:rPr>
            </w:pPr>
            <w:r w:rsidRPr="00B24564">
              <w:rPr>
                <w:rFonts w:eastAsia="Times New Roman" w:cs="Times New Roman"/>
                <w:b/>
                <w:bCs/>
                <w:color w:val="FFFFFF"/>
                <w:sz w:val="20"/>
                <w:szCs w:val="20"/>
              </w:rPr>
              <w:t>Feed the Future indicator</w:t>
            </w:r>
          </w:p>
        </w:tc>
        <w:tc>
          <w:tcPr>
            <w:tcW w:w="1053" w:type="dxa"/>
            <w:tcBorders>
              <w:top w:val="single" w:sz="4" w:space="0" w:color="auto"/>
              <w:left w:val="nil"/>
              <w:bottom w:val="single" w:sz="4" w:space="0" w:color="auto"/>
              <w:right w:val="nil"/>
            </w:tcBorders>
            <w:shd w:val="clear" w:color="000000" w:fill="387990"/>
            <w:noWrap/>
            <w:vAlign w:val="bottom"/>
            <w:hideMark/>
          </w:tcPr>
          <w:p w14:paraId="35C9ECD2"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Estimate</w:t>
            </w:r>
          </w:p>
        </w:tc>
        <w:tc>
          <w:tcPr>
            <w:tcW w:w="1017" w:type="dxa"/>
            <w:tcBorders>
              <w:top w:val="single" w:sz="4" w:space="0" w:color="auto"/>
              <w:left w:val="nil"/>
              <w:bottom w:val="single" w:sz="4" w:space="0" w:color="auto"/>
              <w:right w:val="nil"/>
            </w:tcBorders>
            <w:shd w:val="clear" w:color="000000" w:fill="387990"/>
            <w:noWrap/>
            <w:vAlign w:val="bottom"/>
            <w:hideMark/>
          </w:tcPr>
          <w:p w14:paraId="1E8EFB06"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SD</w:t>
            </w:r>
          </w:p>
        </w:tc>
        <w:tc>
          <w:tcPr>
            <w:tcW w:w="1279" w:type="dxa"/>
            <w:tcBorders>
              <w:top w:val="single" w:sz="4" w:space="0" w:color="auto"/>
              <w:left w:val="nil"/>
              <w:bottom w:val="single" w:sz="4" w:space="0" w:color="auto"/>
              <w:right w:val="nil"/>
            </w:tcBorders>
            <w:shd w:val="clear" w:color="000000" w:fill="387990"/>
            <w:noWrap/>
            <w:vAlign w:val="bottom"/>
            <w:hideMark/>
          </w:tcPr>
          <w:p w14:paraId="6E40DAA3"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95% CI</w:t>
            </w:r>
          </w:p>
        </w:tc>
        <w:tc>
          <w:tcPr>
            <w:tcW w:w="619" w:type="dxa"/>
            <w:gridSpan w:val="2"/>
            <w:tcBorders>
              <w:top w:val="single" w:sz="4" w:space="0" w:color="auto"/>
              <w:left w:val="nil"/>
              <w:bottom w:val="single" w:sz="4" w:space="0" w:color="auto"/>
              <w:right w:val="nil"/>
            </w:tcBorders>
            <w:shd w:val="clear" w:color="000000" w:fill="387990"/>
            <w:vAlign w:val="bottom"/>
            <w:hideMark/>
          </w:tcPr>
          <w:p w14:paraId="491087AA"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Sig.</w:t>
            </w:r>
            <w:r w:rsidRPr="00B24564">
              <w:rPr>
                <w:rFonts w:eastAsia="Times New Roman" w:cs="Times New Roman"/>
                <w:b/>
                <w:bCs/>
                <w:color w:val="FFFFFF"/>
                <w:sz w:val="20"/>
                <w:szCs w:val="20"/>
                <w:vertAlign w:val="superscript"/>
              </w:rPr>
              <w:t>a</w:t>
            </w:r>
          </w:p>
        </w:tc>
        <w:tc>
          <w:tcPr>
            <w:tcW w:w="976" w:type="dxa"/>
            <w:gridSpan w:val="3"/>
            <w:tcBorders>
              <w:top w:val="single" w:sz="4" w:space="0" w:color="auto"/>
              <w:left w:val="nil"/>
              <w:bottom w:val="single" w:sz="4" w:space="0" w:color="auto"/>
              <w:right w:val="nil"/>
            </w:tcBorders>
            <w:shd w:val="clear" w:color="000000" w:fill="387990"/>
            <w:noWrap/>
            <w:vAlign w:val="bottom"/>
            <w:hideMark/>
          </w:tcPr>
          <w:p w14:paraId="1A3166B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DEFF</w:t>
            </w:r>
          </w:p>
        </w:tc>
        <w:tc>
          <w:tcPr>
            <w:tcW w:w="1542" w:type="dxa"/>
            <w:gridSpan w:val="3"/>
            <w:tcBorders>
              <w:top w:val="single" w:sz="4" w:space="0" w:color="auto"/>
              <w:left w:val="nil"/>
              <w:bottom w:val="single" w:sz="4" w:space="0" w:color="auto"/>
              <w:right w:val="nil"/>
            </w:tcBorders>
            <w:shd w:val="clear" w:color="000000" w:fill="387990"/>
            <w:vAlign w:val="bottom"/>
            <w:hideMark/>
          </w:tcPr>
          <w:p w14:paraId="743D5749" w14:textId="005A0C4F"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Non-response rate</w:t>
            </w:r>
            <w:r w:rsidR="00CC5C6D">
              <w:rPr>
                <w:rFonts w:eastAsia="Times New Roman" w:cs="Times New Roman"/>
                <w:b/>
                <w:bCs/>
                <w:color w:val="FFFFFF"/>
                <w:sz w:val="20"/>
                <w:szCs w:val="20"/>
                <w:vertAlign w:val="superscript"/>
              </w:rPr>
              <w:t>b</w:t>
            </w:r>
          </w:p>
        </w:tc>
        <w:tc>
          <w:tcPr>
            <w:tcW w:w="1214" w:type="dxa"/>
            <w:gridSpan w:val="2"/>
            <w:tcBorders>
              <w:top w:val="single" w:sz="4" w:space="0" w:color="auto"/>
              <w:left w:val="nil"/>
              <w:bottom w:val="single" w:sz="4" w:space="0" w:color="auto"/>
              <w:right w:val="nil"/>
            </w:tcBorders>
            <w:shd w:val="clear" w:color="000000" w:fill="387990"/>
            <w:vAlign w:val="bottom"/>
            <w:hideMark/>
          </w:tcPr>
          <w:p w14:paraId="704A743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Weighted number</w:t>
            </w:r>
          </w:p>
        </w:tc>
        <w:tc>
          <w:tcPr>
            <w:tcW w:w="1438" w:type="dxa"/>
            <w:tcBorders>
              <w:top w:val="single" w:sz="4" w:space="0" w:color="auto"/>
              <w:left w:val="nil"/>
              <w:bottom w:val="single" w:sz="4" w:space="0" w:color="auto"/>
              <w:right w:val="nil"/>
            </w:tcBorders>
            <w:shd w:val="clear" w:color="000000" w:fill="387990"/>
            <w:vAlign w:val="bottom"/>
            <w:hideMark/>
          </w:tcPr>
          <w:p w14:paraId="7358728F" w14:textId="182D0A89"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Unweighted number</w:t>
            </w:r>
            <w:r w:rsidR="00CC5C6D">
              <w:rPr>
                <w:rFonts w:eastAsia="Times New Roman" w:cs="Times New Roman"/>
                <w:b/>
                <w:bCs/>
                <w:color w:val="FFFFFF"/>
                <w:sz w:val="20"/>
                <w:szCs w:val="20"/>
                <w:vertAlign w:val="superscript"/>
              </w:rPr>
              <w:t>c</w:t>
            </w:r>
          </w:p>
        </w:tc>
      </w:tr>
      <w:tr w:rsidR="00437AFB" w:rsidRPr="00B24564" w14:paraId="2515EB9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9BA8F3E" w14:textId="27066F4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poverty: Percent of people living on less than $1.90 per day (201I PPP)</w:t>
            </w:r>
          </w:p>
        </w:tc>
      </w:tr>
      <w:tr w:rsidR="00437AFB" w:rsidRPr="00B24564" w14:paraId="0536CA23" w14:textId="77777777" w:rsidTr="00B24564">
        <w:tc>
          <w:tcPr>
            <w:tcW w:w="3060" w:type="dxa"/>
            <w:tcBorders>
              <w:top w:val="nil"/>
              <w:left w:val="nil"/>
              <w:bottom w:val="single" w:sz="4" w:space="0" w:color="auto"/>
              <w:right w:val="nil"/>
            </w:tcBorders>
            <w:shd w:val="clear" w:color="auto" w:fill="auto"/>
            <w:noWrap/>
            <w:vAlign w:val="center"/>
            <w:hideMark/>
          </w:tcPr>
          <w:p w14:paraId="54FC67F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22DFDBE" w14:textId="1D4E05E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96C6200" w14:textId="554440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F87D20" w14:textId="365C54EE"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E540BE" w14:textId="0F32F16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5F18647" w14:textId="3062AB3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B90FB0" w14:textId="544F57C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9B87C4" w14:textId="02E7AF1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B41FDA" w14:textId="0D33A1A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DF19DB2" w14:textId="77777777" w:rsidTr="00B24564">
        <w:tc>
          <w:tcPr>
            <w:tcW w:w="3060" w:type="dxa"/>
            <w:tcBorders>
              <w:top w:val="nil"/>
              <w:left w:val="nil"/>
              <w:bottom w:val="single" w:sz="4" w:space="0" w:color="auto"/>
              <w:right w:val="nil"/>
            </w:tcBorders>
            <w:shd w:val="clear" w:color="auto" w:fill="auto"/>
            <w:noWrap/>
            <w:vAlign w:val="center"/>
            <w:hideMark/>
          </w:tcPr>
          <w:p w14:paraId="21F54F5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5AF0D5E1" w14:textId="10CD36E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49F174" w14:textId="2BC0CF7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C0CB62" w14:textId="1EE5089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64712B8" w14:textId="5386D1E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A5E573" w14:textId="762F2241"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6046FD" w14:textId="09421A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04C6D" w14:textId="480E594C"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D0B662" w14:textId="6984827D"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0B8E842" w14:textId="77777777" w:rsidTr="00B24564">
        <w:tc>
          <w:tcPr>
            <w:tcW w:w="3060" w:type="dxa"/>
            <w:tcBorders>
              <w:top w:val="nil"/>
              <w:left w:val="nil"/>
              <w:bottom w:val="single" w:sz="4" w:space="0" w:color="auto"/>
              <w:right w:val="nil"/>
            </w:tcBorders>
            <w:shd w:val="clear" w:color="auto" w:fill="auto"/>
            <w:noWrap/>
            <w:vAlign w:val="center"/>
            <w:hideMark/>
          </w:tcPr>
          <w:p w14:paraId="393BBC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3BCABCF" w14:textId="1B8ED300"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180E73" w14:textId="5141557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EF1AFC" w14:textId="527834A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EAFAC8" w14:textId="6888F1F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9A39E33" w14:textId="68B85265"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F8F8AB" w14:textId="023DE49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68B8C7" w14:textId="1B76CD3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285591F" w14:textId="37ABB3D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2B7E29" w14:textId="77777777" w:rsidTr="00B24564">
        <w:tc>
          <w:tcPr>
            <w:tcW w:w="3060" w:type="dxa"/>
            <w:tcBorders>
              <w:top w:val="nil"/>
              <w:left w:val="nil"/>
              <w:bottom w:val="single" w:sz="4" w:space="0" w:color="auto"/>
              <w:right w:val="nil"/>
            </w:tcBorders>
            <w:shd w:val="clear" w:color="auto" w:fill="auto"/>
            <w:noWrap/>
            <w:vAlign w:val="center"/>
            <w:hideMark/>
          </w:tcPr>
          <w:p w14:paraId="40B2F85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CED8BE1" w14:textId="511E149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1BF6A7" w14:textId="0A07EEF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D23C2F" w14:textId="6D686AD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BB6E9" w14:textId="59D717B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84C855" w14:textId="2BB5931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064DDA" w14:textId="6FD87108"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1E59065" w14:textId="5D75290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E13141" w14:textId="72B3EBC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7F74304" w14:textId="77777777" w:rsidTr="00B24564">
        <w:tc>
          <w:tcPr>
            <w:tcW w:w="3060" w:type="dxa"/>
            <w:tcBorders>
              <w:top w:val="nil"/>
              <w:left w:val="nil"/>
              <w:bottom w:val="single" w:sz="4" w:space="0" w:color="auto"/>
              <w:right w:val="nil"/>
            </w:tcBorders>
            <w:shd w:val="clear" w:color="auto" w:fill="auto"/>
            <w:noWrap/>
            <w:vAlign w:val="center"/>
            <w:hideMark/>
          </w:tcPr>
          <w:p w14:paraId="1F93927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B6668BF" w14:textId="7B68086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CD523D" w14:textId="611747B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9D8A289" w14:textId="5527DBED"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6E03A56" w14:textId="752CEAC3"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2AC38B" w14:textId="5737289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A9C7E38" w14:textId="7A1DC68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0A2F234" w14:textId="6357264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326FC9" w14:textId="216452D4"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B08355A" w14:textId="77777777" w:rsidTr="00B24564">
        <w:tc>
          <w:tcPr>
            <w:tcW w:w="3060" w:type="dxa"/>
            <w:tcBorders>
              <w:top w:val="nil"/>
              <w:left w:val="nil"/>
              <w:bottom w:val="single" w:sz="4" w:space="0" w:color="auto"/>
              <w:right w:val="nil"/>
            </w:tcBorders>
            <w:shd w:val="clear" w:color="auto" w:fill="auto"/>
            <w:noWrap/>
            <w:vAlign w:val="center"/>
            <w:hideMark/>
          </w:tcPr>
          <w:p w14:paraId="63D2D7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2AAFB983" w14:textId="20CA4B1C"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6C9EF9" w14:textId="0BB03E9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1B7BC5" w14:textId="035D593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567E8B8" w14:textId="2F34FF61"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E579E81" w14:textId="1F360900"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689588" w14:textId="770419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D2DA4" w14:textId="7362384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CBF00" w14:textId="1A1731E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A145A54"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C440F85" w14:textId="27265A4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Depth of poverty of the poor: Mean percent shortfall of the poor relative to $1.90 per day (2011 PPP) poverty line</w:t>
            </w:r>
          </w:p>
        </w:tc>
      </w:tr>
      <w:tr w:rsidR="00437AFB" w:rsidRPr="00B24564" w14:paraId="361DA2A1" w14:textId="77777777" w:rsidTr="00B24564">
        <w:tc>
          <w:tcPr>
            <w:tcW w:w="3060" w:type="dxa"/>
            <w:tcBorders>
              <w:top w:val="nil"/>
              <w:left w:val="nil"/>
              <w:bottom w:val="single" w:sz="4" w:space="0" w:color="auto"/>
              <w:right w:val="nil"/>
            </w:tcBorders>
            <w:shd w:val="clear" w:color="auto" w:fill="auto"/>
            <w:noWrap/>
            <w:vAlign w:val="center"/>
            <w:hideMark/>
          </w:tcPr>
          <w:p w14:paraId="49DA097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4CAA79AB" w14:textId="06E2207F"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0A619F" w14:textId="2C0556B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04FFC10" w14:textId="63DD901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785A97D" w14:textId="45EE814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C3D24F" w14:textId="69E1507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682E38" w14:textId="03D995E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C2009F" w14:textId="4D58146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EAB47" w14:textId="4714C08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A44D9DE" w14:textId="77777777" w:rsidTr="00B24564">
        <w:tc>
          <w:tcPr>
            <w:tcW w:w="3060" w:type="dxa"/>
            <w:tcBorders>
              <w:top w:val="nil"/>
              <w:left w:val="nil"/>
              <w:bottom w:val="single" w:sz="4" w:space="0" w:color="auto"/>
              <w:right w:val="nil"/>
            </w:tcBorders>
            <w:shd w:val="clear" w:color="auto" w:fill="auto"/>
            <w:noWrap/>
            <w:vAlign w:val="center"/>
            <w:hideMark/>
          </w:tcPr>
          <w:p w14:paraId="29F4BA2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C973953" w14:textId="022B3C4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7EEAFC" w14:textId="4FB4814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009AA79" w14:textId="5AD15D6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DDDD77E" w14:textId="2CFA62D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A1006B" w14:textId="1CAE7AB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59A0E9F" w14:textId="6CA6A98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22FA615" w14:textId="50C375B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032F93" w14:textId="7587D21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6FACFFA" w14:textId="77777777" w:rsidTr="00B24564">
        <w:tc>
          <w:tcPr>
            <w:tcW w:w="3060" w:type="dxa"/>
            <w:tcBorders>
              <w:top w:val="nil"/>
              <w:left w:val="nil"/>
              <w:bottom w:val="single" w:sz="4" w:space="0" w:color="auto"/>
              <w:right w:val="nil"/>
            </w:tcBorders>
            <w:shd w:val="clear" w:color="auto" w:fill="auto"/>
            <w:noWrap/>
            <w:vAlign w:val="center"/>
            <w:hideMark/>
          </w:tcPr>
          <w:p w14:paraId="2E66ED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3DBA7E0A" w14:textId="769453D6"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822970" w14:textId="336126AA"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A7C856E" w14:textId="31150D3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6179B56" w14:textId="0FA8DF6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AF0BEE" w14:textId="5C9060BE"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69938F" w14:textId="29DC347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D4EB695" w14:textId="7FD4773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FBF3FAD" w14:textId="14EF551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03B371D" w14:textId="77777777" w:rsidTr="00B24564">
        <w:tc>
          <w:tcPr>
            <w:tcW w:w="3060" w:type="dxa"/>
            <w:tcBorders>
              <w:top w:val="nil"/>
              <w:left w:val="nil"/>
              <w:bottom w:val="single" w:sz="4" w:space="0" w:color="auto"/>
              <w:right w:val="nil"/>
            </w:tcBorders>
            <w:shd w:val="clear" w:color="auto" w:fill="auto"/>
            <w:noWrap/>
            <w:vAlign w:val="center"/>
            <w:hideMark/>
          </w:tcPr>
          <w:p w14:paraId="2F0974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18CDD5EF" w14:textId="3CA0765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94F76F" w14:textId="72E82A9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E52D5A" w14:textId="4FB7A86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0988DF" w14:textId="53C4F38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BD4AF2D" w14:textId="45C04A8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5114DB" w14:textId="7CF802D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9A08A5" w14:textId="5192F91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4AA225" w14:textId="0E6A6CF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28868F0" w14:textId="77777777" w:rsidTr="00B24564">
        <w:tc>
          <w:tcPr>
            <w:tcW w:w="3060" w:type="dxa"/>
            <w:tcBorders>
              <w:top w:val="nil"/>
              <w:left w:val="nil"/>
              <w:bottom w:val="single" w:sz="4" w:space="0" w:color="auto"/>
              <w:right w:val="nil"/>
            </w:tcBorders>
            <w:shd w:val="clear" w:color="auto" w:fill="auto"/>
            <w:noWrap/>
            <w:vAlign w:val="center"/>
            <w:hideMark/>
          </w:tcPr>
          <w:p w14:paraId="0ABE2CE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CCE4E53" w14:textId="23E37E3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9F91E7" w14:textId="696D3A06"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AD3D41" w14:textId="1E57EDA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13EDDC" w14:textId="2E458BC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98E583" w14:textId="3D0FC574"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DA9D590" w14:textId="2116D88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772E2A2" w14:textId="047D36F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D6D3B49" w14:textId="52B1801C"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9F0EF50" w14:textId="77777777" w:rsidTr="00B24564">
        <w:tc>
          <w:tcPr>
            <w:tcW w:w="3060" w:type="dxa"/>
            <w:tcBorders>
              <w:top w:val="nil"/>
              <w:left w:val="nil"/>
              <w:bottom w:val="single" w:sz="4" w:space="0" w:color="auto"/>
              <w:right w:val="nil"/>
            </w:tcBorders>
            <w:shd w:val="clear" w:color="auto" w:fill="auto"/>
            <w:noWrap/>
            <w:vAlign w:val="center"/>
            <w:hideMark/>
          </w:tcPr>
          <w:p w14:paraId="262E9E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574EA6B" w14:textId="7E8C93B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51FEEF" w14:textId="720C3370"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ADFE86" w14:textId="591E4D0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0A4382" w14:textId="7A7E747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CC8A1F" w14:textId="6047C2EA"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DBB470" w14:textId="3C0D6D3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FA5D2D3" w14:textId="6A249C0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95D3F3" w14:textId="19824402"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28C70D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9FCCE8B" w14:textId="2D147705"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people who are near-poor, living on 100% to less than 125% of the $1.90 per day (2011 PPP) poverty line </w:t>
            </w:r>
          </w:p>
        </w:tc>
      </w:tr>
      <w:tr w:rsidR="00437AFB" w:rsidRPr="00B24564" w14:paraId="440E7D40" w14:textId="77777777" w:rsidTr="00B24564">
        <w:tc>
          <w:tcPr>
            <w:tcW w:w="3060" w:type="dxa"/>
            <w:tcBorders>
              <w:top w:val="nil"/>
              <w:left w:val="nil"/>
              <w:bottom w:val="single" w:sz="4" w:space="0" w:color="auto"/>
              <w:right w:val="nil"/>
            </w:tcBorders>
            <w:shd w:val="clear" w:color="auto" w:fill="auto"/>
            <w:noWrap/>
            <w:vAlign w:val="center"/>
            <w:hideMark/>
          </w:tcPr>
          <w:p w14:paraId="50D24A8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E8266D4" w14:textId="3577D28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BAF8C8F" w14:textId="50D52C2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8B036F7" w14:textId="1D0CF36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39ACF3" w14:textId="14E342B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EACACA3" w14:textId="6D84119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167B233" w14:textId="7EA3D24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22BFEDB" w14:textId="6DC5DFF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CDCF777" w14:textId="5B2D737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4C0C8FED" w14:textId="77777777" w:rsidTr="00B24564">
        <w:tc>
          <w:tcPr>
            <w:tcW w:w="3060" w:type="dxa"/>
            <w:tcBorders>
              <w:top w:val="nil"/>
              <w:left w:val="nil"/>
              <w:bottom w:val="single" w:sz="4" w:space="0" w:color="auto"/>
              <w:right w:val="nil"/>
            </w:tcBorders>
            <w:shd w:val="clear" w:color="auto" w:fill="auto"/>
            <w:noWrap/>
            <w:vAlign w:val="center"/>
            <w:hideMark/>
          </w:tcPr>
          <w:p w14:paraId="7AE7E52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D4FE2E3" w14:textId="79B3CF15"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CBFFBE6" w14:textId="021C4893"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2F93CD" w14:textId="1218F14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845F304" w14:textId="61EC8A9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CE99" w14:textId="4A8D4E8B"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16A9DDF" w14:textId="2A0B113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374922" w14:textId="05A092A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DFD5E05" w14:textId="7C27979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CBA593" w14:textId="77777777" w:rsidTr="00B24564">
        <w:tc>
          <w:tcPr>
            <w:tcW w:w="3060" w:type="dxa"/>
            <w:tcBorders>
              <w:top w:val="nil"/>
              <w:left w:val="nil"/>
              <w:bottom w:val="single" w:sz="4" w:space="0" w:color="auto"/>
              <w:right w:val="nil"/>
            </w:tcBorders>
            <w:shd w:val="clear" w:color="auto" w:fill="auto"/>
            <w:noWrap/>
            <w:vAlign w:val="center"/>
            <w:hideMark/>
          </w:tcPr>
          <w:p w14:paraId="18FA541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678936D" w14:textId="15EF6429"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ABCA8B8" w14:textId="1BE2266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2A178CD" w14:textId="4DE71487"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44822" w14:textId="350B6F3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701D44" w14:textId="12B6413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1F762B" w14:textId="74F173BC"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053FDD" w14:textId="6DF1E47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A6FDF06" w14:textId="73D5815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7328BFE" w14:textId="77777777" w:rsidTr="00B24564">
        <w:tc>
          <w:tcPr>
            <w:tcW w:w="3060" w:type="dxa"/>
            <w:tcBorders>
              <w:top w:val="nil"/>
              <w:left w:val="nil"/>
              <w:bottom w:val="single" w:sz="4" w:space="0" w:color="auto"/>
              <w:right w:val="nil"/>
            </w:tcBorders>
            <w:shd w:val="clear" w:color="auto" w:fill="auto"/>
            <w:noWrap/>
            <w:vAlign w:val="center"/>
            <w:hideMark/>
          </w:tcPr>
          <w:p w14:paraId="1F9BBB5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346DCDC5" w14:textId="60CED82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37BDE82" w14:textId="7A47B81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1424E9" w14:textId="2C6D6B3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9D8F4A9" w14:textId="7CB6434A"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32EAE2A" w14:textId="77405DD3"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0DC78FF" w14:textId="7B5C4FE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1A8C26" w14:textId="1F7137B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67F92E1" w14:textId="557249C1"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E9D1EF" w14:textId="77777777" w:rsidTr="00B24564">
        <w:tc>
          <w:tcPr>
            <w:tcW w:w="3060" w:type="dxa"/>
            <w:tcBorders>
              <w:top w:val="nil"/>
              <w:left w:val="nil"/>
              <w:bottom w:val="single" w:sz="4" w:space="0" w:color="auto"/>
              <w:right w:val="nil"/>
            </w:tcBorders>
            <w:shd w:val="clear" w:color="auto" w:fill="auto"/>
            <w:noWrap/>
            <w:vAlign w:val="center"/>
            <w:hideMark/>
          </w:tcPr>
          <w:p w14:paraId="2931695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7A2EED1" w14:textId="1C8463C2"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0B0BB50" w14:textId="1DF3B982"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0EE1C6" w14:textId="2A20744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0F8508F" w14:textId="3A19057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373971" w14:textId="6CF42309"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A3866E" w14:textId="6CF10AE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6916D6" w14:textId="763D0D4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DC05E" w14:textId="1F3314E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36C0DF" w14:textId="77777777" w:rsidTr="00B24564">
        <w:tc>
          <w:tcPr>
            <w:tcW w:w="3060" w:type="dxa"/>
            <w:tcBorders>
              <w:top w:val="nil"/>
              <w:left w:val="nil"/>
              <w:bottom w:val="single" w:sz="4" w:space="0" w:color="auto"/>
              <w:right w:val="nil"/>
            </w:tcBorders>
            <w:shd w:val="clear" w:color="auto" w:fill="auto"/>
            <w:noWrap/>
            <w:vAlign w:val="center"/>
            <w:hideMark/>
          </w:tcPr>
          <w:p w14:paraId="2F27740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1799E3FE" w14:textId="05B630CD"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5CC3F66" w14:textId="397AC924"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07A8E168" w14:textId="36834B6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DC12D8" w14:textId="65F0D31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9CBCDEC" w14:textId="62DFBC7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A7AE79" w14:textId="3C4D7B78"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DDD4CB1" w14:textId="03866F75"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D4225A" w14:textId="576E8C35"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3311027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4A47799B" w14:textId="5A8937E1"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below the comparative threshold for the poorest quintile of the asset-based comparative wealth index </w:t>
            </w:r>
          </w:p>
        </w:tc>
      </w:tr>
      <w:tr w:rsidR="00437AFB" w:rsidRPr="00B24564" w14:paraId="72052BE0" w14:textId="77777777" w:rsidTr="00B24564">
        <w:tc>
          <w:tcPr>
            <w:tcW w:w="3060" w:type="dxa"/>
            <w:tcBorders>
              <w:top w:val="nil"/>
              <w:left w:val="nil"/>
              <w:bottom w:val="single" w:sz="4" w:space="0" w:color="auto"/>
              <w:right w:val="nil"/>
            </w:tcBorders>
            <w:shd w:val="clear" w:color="auto" w:fill="auto"/>
            <w:noWrap/>
            <w:vAlign w:val="center"/>
            <w:hideMark/>
          </w:tcPr>
          <w:p w14:paraId="2E98F3F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3CD4F971" w14:textId="4705A9A4"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72374C" w14:textId="3F49D0F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5C030E2" w14:textId="0DE38701"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201283" w14:textId="6CBEE5F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E72FF36" w14:textId="7288FBD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B5895E" w14:textId="0C32291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63B151" w14:textId="7B603EC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9645EA" w14:textId="36558B86"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8B6EDB" w14:textId="77777777" w:rsidTr="00B24564">
        <w:tc>
          <w:tcPr>
            <w:tcW w:w="3060" w:type="dxa"/>
            <w:tcBorders>
              <w:top w:val="nil"/>
              <w:left w:val="nil"/>
              <w:bottom w:val="single" w:sz="4" w:space="0" w:color="auto"/>
              <w:right w:val="nil"/>
            </w:tcBorders>
            <w:shd w:val="clear" w:color="auto" w:fill="auto"/>
            <w:noWrap/>
            <w:vAlign w:val="center"/>
            <w:hideMark/>
          </w:tcPr>
          <w:p w14:paraId="4B71129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BE3A33E" w14:textId="0AD659B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FA60AE" w14:textId="5C3D7B2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5BE745" w14:textId="3DA9882A"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C45035" w14:textId="2BD991A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445CAC2" w14:textId="54B621D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805596" w14:textId="6A3E05D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A601E8E" w14:textId="6872A17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80F6DD" w14:textId="10A8E09F"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9968676" w14:textId="77777777" w:rsidTr="00B24564">
        <w:tc>
          <w:tcPr>
            <w:tcW w:w="3060" w:type="dxa"/>
            <w:tcBorders>
              <w:top w:val="nil"/>
              <w:left w:val="nil"/>
              <w:bottom w:val="single" w:sz="4" w:space="0" w:color="auto"/>
              <w:right w:val="nil"/>
            </w:tcBorders>
            <w:shd w:val="clear" w:color="auto" w:fill="auto"/>
            <w:noWrap/>
            <w:vAlign w:val="center"/>
            <w:hideMark/>
          </w:tcPr>
          <w:p w14:paraId="0A2870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C782BCA" w14:textId="39BDE27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34B708" w14:textId="44A4E9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65E6ECC" w14:textId="058FABC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CD471F" w14:textId="73BD5AD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12E673F" w14:textId="4251CAE2"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C6CF" w14:textId="56E11A8A"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C46D4C2" w14:textId="14C4033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5CDCFC" w14:textId="3EBB273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EC00E33" w14:textId="77777777" w:rsidTr="00B24564">
        <w:tc>
          <w:tcPr>
            <w:tcW w:w="3060" w:type="dxa"/>
            <w:tcBorders>
              <w:top w:val="nil"/>
              <w:left w:val="nil"/>
              <w:bottom w:val="single" w:sz="4" w:space="0" w:color="auto"/>
              <w:right w:val="nil"/>
            </w:tcBorders>
            <w:shd w:val="clear" w:color="auto" w:fill="auto"/>
            <w:noWrap/>
            <w:vAlign w:val="center"/>
            <w:hideMark/>
          </w:tcPr>
          <w:p w14:paraId="4EB151A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39760DF" w14:textId="2CDC86E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6C0AA0" w14:textId="23312E68"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E07E23" w14:textId="30CE0C5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753A84F" w14:textId="6BBD6204"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6C9CE4" w14:textId="5B66148F"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CBA787" w14:textId="762F9B5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E6B192" w14:textId="1B687B2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4370B7A" w14:textId="124979E3"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2E39EC6" w14:textId="77777777" w:rsidTr="00B24564">
        <w:tc>
          <w:tcPr>
            <w:tcW w:w="3060" w:type="dxa"/>
            <w:tcBorders>
              <w:top w:val="nil"/>
              <w:left w:val="nil"/>
              <w:bottom w:val="single" w:sz="4" w:space="0" w:color="auto"/>
              <w:right w:val="nil"/>
            </w:tcBorders>
            <w:shd w:val="clear" w:color="auto" w:fill="auto"/>
            <w:noWrap/>
            <w:vAlign w:val="center"/>
            <w:hideMark/>
          </w:tcPr>
          <w:p w14:paraId="58EDB44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22A34CE" w14:textId="27D5B07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83885F9" w14:textId="4BDF8525"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7871B4" w14:textId="5903B3F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6AEF4D5" w14:textId="7E1B9DD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0F3858A" w14:textId="048300C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56EA21" w14:textId="30C254D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60DC84" w14:textId="2A3EC2C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CF8766B" w14:textId="44C34F58"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1E6453" w14:textId="77777777" w:rsidTr="00B24564">
        <w:tc>
          <w:tcPr>
            <w:tcW w:w="3060" w:type="dxa"/>
            <w:tcBorders>
              <w:top w:val="nil"/>
              <w:left w:val="nil"/>
              <w:bottom w:val="single" w:sz="4" w:space="0" w:color="auto"/>
              <w:right w:val="nil"/>
            </w:tcBorders>
            <w:shd w:val="clear" w:color="auto" w:fill="auto"/>
            <w:noWrap/>
            <w:vAlign w:val="center"/>
            <w:hideMark/>
          </w:tcPr>
          <w:p w14:paraId="714EB2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31DD94D" w14:textId="13C7B0E6"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B265A61" w14:textId="6EDA176E"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9661B5E" w14:textId="3FC1D9C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D34E714" w14:textId="0ACCD38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1919C65" w14:textId="6EDCB8C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299607" w14:textId="24A90A4D"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6D3B05" w14:textId="03FCF063"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17E1CAA" w14:textId="199EB339"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1191BD56" w14:textId="77777777" w:rsidTr="00B24564">
        <w:tc>
          <w:tcPr>
            <w:tcW w:w="10754" w:type="dxa"/>
            <w:gridSpan w:val="13"/>
            <w:tcBorders>
              <w:top w:val="single" w:sz="4" w:space="0" w:color="auto"/>
              <w:left w:val="nil"/>
              <w:bottom w:val="single" w:sz="4" w:space="0" w:color="auto"/>
              <w:right w:val="nil"/>
            </w:tcBorders>
            <w:shd w:val="clear" w:color="000000" w:fill="DBE7F3"/>
            <w:noWrap/>
            <w:vAlign w:val="center"/>
            <w:hideMark/>
          </w:tcPr>
          <w:p w14:paraId="1F06FBF3" w14:textId="469E78A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Ability to recover from shocks and stresses index </w:t>
            </w:r>
          </w:p>
        </w:tc>
        <w:tc>
          <w:tcPr>
            <w:tcW w:w="1438" w:type="dxa"/>
            <w:gridSpan w:val="2"/>
            <w:tcBorders>
              <w:top w:val="nil"/>
              <w:left w:val="nil"/>
              <w:bottom w:val="single" w:sz="4" w:space="0" w:color="auto"/>
              <w:right w:val="nil"/>
            </w:tcBorders>
            <w:shd w:val="clear" w:color="000000" w:fill="DBE7F3"/>
            <w:noWrap/>
            <w:vAlign w:val="center"/>
            <w:hideMark/>
          </w:tcPr>
          <w:p w14:paraId="69FC5D3C"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6FD83643" w14:textId="77777777" w:rsidTr="00B24564">
        <w:tc>
          <w:tcPr>
            <w:tcW w:w="3060" w:type="dxa"/>
            <w:tcBorders>
              <w:top w:val="nil"/>
              <w:left w:val="nil"/>
              <w:bottom w:val="single" w:sz="4" w:space="0" w:color="auto"/>
              <w:right w:val="nil"/>
            </w:tcBorders>
            <w:shd w:val="clear" w:color="auto" w:fill="auto"/>
            <w:noWrap/>
            <w:vAlign w:val="center"/>
            <w:hideMark/>
          </w:tcPr>
          <w:p w14:paraId="1F194D5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8B96FFB" w14:textId="51EE0C2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9B471" w14:textId="3454975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85C3F19" w14:textId="2C3E014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5ED7938" w14:textId="61C2D3A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506310" w14:textId="0A3DD07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F53142" w14:textId="0072F3D8"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6F7FA6" w14:textId="5501690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80F8DD" w14:textId="322811C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0525E3" w14:textId="77777777" w:rsidTr="00B24564">
        <w:tc>
          <w:tcPr>
            <w:tcW w:w="3060" w:type="dxa"/>
            <w:tcBorders>
              <w:top w:val="nil"/>
              <w:left w:val="nil"/>
              <w:bottom w:val="single" w:sz="4" w:space="0" w:color="auto"/>
              <w:right w:val="nil"/>
            </w:tcBorders>
            <w:shd w:val="clear" w:color="auto" w:fill="auto"/>
            <w:noWrap/>
            <w:vAlign w:val="center"/>
            <w:hideMark/>
          </w:tcPr>
          <w:p w14:paraId="54A68B7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441606D" w14:textId="463F06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1CE34E" w14:textId="7AF63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E48F989" w14:textId="51A173D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099BA37" w14:textId="39E72507"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89815C" w14:textId="7384506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A3474CB" w14:textId="360DC84D"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18FCC" w14:textId="49CA0B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4A66F36" w14:textId="67173D87"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6BFAA22" w14:textId="77777777" w:rsidTr="00B24564">
        <w:tc>
          <w:tcPr>
            <w:tcW w:w="3060" w:type="dxa"/>
            <w:tcBorders>
              <w:top w:val="nil"/>
              <w:left w:val="nil"/>
              <w:bottom w:val="single" w:sz="4" w:space="0" w:color="auto"/>
              <w:right w:val="nil"/>
            </w:tcBorders>
            <w:shd w:val="clear" w:color="auto" w:fill="auto"/>
            <w:noWrap/>
            <w:vAlign w:val="center"/>
            <w:hideMark/>
          </w:tcPr>
          <w:p w14:paraId="708B42F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993EA59" w14:textId="01A0404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92273C" w14:textId="7BCED4A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3F7E68A" w14:textId="48C039D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540963" w14:textId="1177131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F8D8DA" w14:textId="202539F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A424BF" w14:textId="4F2DB14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228F7A" w14:textId="26F747B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6F7DE" w14:textId="778602A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5DD74D" w14:textId="77777777" w:rsidTr="00B24564">
        <w:tc>
          <w:tcPr>
            <w:tcW w:w="3060" w:type="dxa"/>
            <w:tcBorders>
              <w:top w:val="nil"/>
              <w:left w:val="nil"/>
              <w:bottom w:val="single" w:sz="4" w:space="0" w:color="auto"/>
              <w:right w:val="nil"/>
            </w:tcBorders>
            <w:shd w:val="clear" w:color="auto" w:fill="auto"/>
            <w:noWrap/>
            <w:vAlign w:val="center"/>
            <w:hideMark/>
          </w:tcPr>
          <w:p w14:paraId="71EEB3D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D752E1E" w14:textId="6B219B9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7722F8" w14:textId="035AA35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85577D" w14:textId="4738C5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7A369F" w14:textId="68026B7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8E2DEF" w14:textId="3FE23E27"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84D7D5" w14:textId="65772A4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58CE16" w14:textId="279E6E1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E6F550" w14:textId="03F14E7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EAA5BD" w14:textId="77777777" w:rsidTr="00B24564">
        <w:tc>
          <w:tcPr>
            <w:tcW w:w="3060" w:type="dxa"/>
            <w:tcBorders>
              <w:top w:val="nil"/>
              <w:left w:val="nil"/>
              <w:bottom w:val="single" w:sz="4" w:space="0" w:color="auto"/>
              <w:right w:val="nil"/>
            </w:tcBorders>
            <w:shd w:val="clear" w:color="auto" w:fill="auto"/>
            <w:noWrap/>
            <w:vAlign w:val="center"/>
            <w:hideMark/>
          </w:tcPr>
          <w:p w14:paraId="50198BA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F0E4D1E" w14:textId="5B5B8E8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B1697D" w14:textId="6277E1C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28C856" w14:textId="2C1E72F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9A629B" w14:textId="272DC42D"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BC5CC92" w14:textId="21CBC6A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45C50C" w14:textId="219068A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A52631" w14:textId="3C0CB2A7"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BB6EE8E" w14:textId="4E2E89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A50574" w14:textId="77777777" w:rsidTr="00B24564">
        <w:tc>
          <w:tcPr>
            <w:tcW w:w="3060" w:type="dxa"/>
            <w:tcBorders>
              <w:top w:val="nil"/>
              <w:left w:val="nil"/>
              <w:bottom w:val="single" w:sz="4" w:space="0" w:color="auto"/>
              <w:right w:val="nil"/>
            </w:tcBorders>
            <w:shd w:val="clear" w:color="auto" w:fill="auto"/>
            <w:noWrap/>
            <w:vAlign w:val="center"/>
            <w:hideMark/>
          </w:tcPr>
          <w:p w14:paraId="1BE5099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CACEB93" w14:textId="6A5F1094"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62F75" w14:textId="5C0BE65D"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3E7792A" w14:textId="4F916D8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2201C0C" w14:textId="1922C10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E0BF64" w14:textId="65544192"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1B40A8" w14:textId="6C646CE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98C6B5D" w14:textId="63B3E01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AFF8BDA" w14:textId="06A7E4E4"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A012C43" w14:textId="77777777" w:rsidTr="00B24564">
        <w:tc>
          <w:tcPr>
            <w:tcW w:w="7022" w:type="dxa"/>
            <w:gridSpan w:val="5"/>
            <w:tcBorders>
              <w:top w:val="nil"/>
              <w:left w:val="nil"/>
              <w:bottom w:val="single" w:sz="4" w:space="0" w:color="auto"/>
              <w:right w:val="nil"/>
            </w:tcBorders>
            <w:shd w:val="clear" w:color="000000" w:fill="DBE7F3"/>
            <w:noWrap/>
            <w:vAlign w:val="center"/>
            <w:hideMark/>
          </w:tcPr>
          <w:p w14:paraId="155EFEA8" w14:textId="56B9E9B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Index of social capital at the household level</w:t>
            </w:r>
          </w:p>
        </w:tc>
        <w:tc>
          <w:tcPr>
            <w:tcW w:w="976" w:type="dxa"/>
            <w:gridSpan w:val="3"/>
            <w:tcBorders>
              <w:top w:val="nil"/>
              <w:left w:val="nil"/>
              <w:bottom w:val="single" w:sz="4" w:space="0" w:color="auto"/>
              <w:right w:val="nil"/>
            </w:tcBorders>
            <w:shd w:val="clear" w:color="000000" w:fill="DBE7F3"/>
            <w:noWrap/>
            <w:vAlign w:val="center"/>
            <w:hideMark/>
          </w:tcPr>
          <w:p w14:paraId="785C27A1"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542" w:type="dxa"/>
            <w:gridSpan w:val="3"/>
            <w:tcBorders>
              <w:top w:val="nil"/>
              <w:left w:val="nil"/>
              <w:bottom w:val="single" w:sz="4" w:space="0" w:color="auto"/>
              <w:right w:val="nil"/>
            </w:tcBorders>
            <w:shd w:val="clear" w:color="000000" w:fill="DBE7F3"/>
            <w:noWrap/>
            <w:vAlign w:val="center"/>
            <w:hideMark/>
          </w:tcPr>
          <w:p w14:paraId="026938F6"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14" w:type="dxa"/>
            <w:gridSpan w:val="2"/>
            <w:tcBorders>
              <w:top w:val="nil"/>
              <w:left w:val="nil"/>
              <w:bottom w:val="single" w:sz="4" w:space="0" w:color="auto"/>
              <w:right w:val="nil"/>
            </w:tcBorders>
            <w:shd w:val="clear" w:color="000000" w:fill="DBE7F3"/>
            <w:noWrap/>
            <w:vAlign w:val="center"/>
            <w:hideMark/>
          </w:tcPr>
          <w:p w14:paraId="19BAF762"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34B11F0E"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3A70F025" w14:textId="77777777" w:rsidTr="00B24564">
        <w:tc>
          <w:tcPr>
            <w:tcW w:w="3060" w:type="dxa"/>
            <w:tcBorders>
              <w:top w:val="nil"/>
              <w:left w:val="nil"/>
              <w:bottom w:val="single" w:sz="4" w:space="0" w:color="auto"/>
              <w:right w:val="nil"/>
            </w:tcBorders>
            <w:shd w:val="clear" w:color="auto" w:fill="auto"/>
            <w:noWrap/>
            <w:vAlign w:val="center"/>
            <w:hideMark/>
          </w:tcPr>
          <w:p w14:paraId="6A0BC77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Overall index</w:t>
            </w:r>
          </w:p>
        </w:tc>
        <w:tc>
          <w:tcPr>
            <w:tcW w:w="1053" w:type="dxa"/>
            <w:tcBorders>
              <w:top w:val="nil"/>
              <w:left w:val="nil"/>
              <w:bottom w:val="single" w:sz="4" w:space="0" w:color="auto"/>
              <w:right w:val="nil"/>
            </w:tcBorders>
            <w:shd w:val="clear" w:color="auto" w:fill="auto"/>
            <w:noWrap/>
            <w:vAlign w:val="center"/>
            <w:hideMark/>
          </w:tcPr>
          <w:p w14:paraId="60EF810F" w14:textId="7204A3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370712" w14:textId="370E64F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D172996" w14:textId="3E444D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CA3367C" w14:textId="5D560FD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6E0876" w14:textId="49AB4E0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4799C5" w14:textId="4BDE2E7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E2DAA1" w14:textId="25A9CB6C"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EA37F1" w14:textId="7DEDC48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9393D9" w14:textId="77777777" w:rsidTr="00B24564">
        <w:tc>
          <w:tcPr>
            <w:tcW w:w="3060" w:type="dxa"/>
            <w:tcBorders>
              <w:top w:val="nil"/>
              <w:left w:val="nil"/>
              <w:bottom w:val="single" w:sz="4" w:space="0" w:color="auto"/>
              <w:right w:val="nil"/>
            </w:tcBorders>
            <w:shd w:val="clear" w:color="auto" w:fill="auto"/>
            <w:noWrap/>
            <w:vAlign w:val="center"/>
            <w:hideMark/>
          </w:tcPr>
          <w:p w14:paraId="19B97BE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BD248AB" w14:textId="259A38A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D3AB178" w14:textId="287C3A0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B7316B" w14:textId="40CA225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1EFB422" w14:textId="25932A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DE4329" w14:textId="19DC2A32"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C34852" w14:textId="2E4B923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BA561F" w14:textId="2434F77D"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869F22" w14:textId="1F07300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60C7E35" w14:textId="77777777" w:rsidTr="00B24564">
        <w:tc>
          <w:tcPr>
            <w:tcW w:w="3060" w:type="dxa"/>
            <w:tcBorders>
              <w:top w:val="nil"/>
              <w:left w:val="nil"/>
              <w:bottom w:val="single" w:sz="4" w:space="0" w:color="auto"/>
              <w:right w:val="nil"/>
            </w:tcBorders>
            <w:shd w:val="clear" w:color="auto" w:fill="auto"/>
            <w:noWrap/>
            <w:vAlign w:val="center"/>
            <w:hideMark/>
          </w:tcPr>
          <w:p w14:paraId="489BC406"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ABBEC01" w14:textId="71CA708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59A354" w14:textId="7E4BF223"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7DB9380" w14:textId="429515BC"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B66201" w14:textId="6C6FB23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8DA854C" w14:textId="1415284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23892A6" w14:textId="0AB5D65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F5E9C35" w14:textId="7CEBF5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9B760B" w14:textId="03242DA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5B441C" w14:textId="77777777" w:rsidTr="00B24564">
        <w:tc>
          <w:tcPr>
            <w:tcW w:w="3060" w:type="dxa"/>
            <w:tcBorders>
              <w:top w:val="nil"/>
              <w:left w:val="nil"/>
              <w:bottom w:val="single" w:sz="4" w:space="0" w:color="auto"/>
              <w:right w:val="nil"/>
            </w:tcBorders>
            <w:shd w:val="clear" w:color="auto" w:fill="auto"/>
            <w:noWrap/>
            <w:vAlign w:val="center"/>
            <w:hideMark/>
          </w:tcPr>
          <w:p w14:paraId="7852749E"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E50C88A" w14:textId="1DF8B30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C2A026A" w14:textId="68F97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2AB83C3" w14:textId="444FAF9A"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8EA8EDC" w14:textId="40108C5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977382F" w14:textId="55E41CC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B33EA0" w14:textId="2B30C2D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766FBB" w14:textId="08B006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AA934CC" w14:textId="63FFE09E"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AF81271" w14:textId="77777777" w:rsidTr="00B24564">
        <w:tc>
          <w:tcPr>
            <w:tcW w:w="3060" w:type="dxa"/>
            <w:tcBorders>
              <w:top w:val="nil"/>
              <w:left w:val="nil"/>
              <w:bottom w:val="single" w:sz="4" w:space="0" w:color="auto"/>
              <w:right w:val="nil"/>
            </w:tcBorders>
            <w:shd w:val="clear" w:color="auto" w:fill="auto"/>
            <w:noWrap/>
            <w:vAlign w:val="center"/>
            <w:hideMark/>
          </w:tcPr>
          <w:p w14:paraId="1050C363"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5645EF2" w14:textId="6A590AAD"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9B234E" w14:textId="74FB83A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8A66CC9" w14:textId="6FF6CB0D"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3A821D3" w14:textId="69D897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268E71" w14:textId="35464FD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6336962" w14:textId="657226E0"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D5E9065" w14:textId="674A408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FD64A95" w14:textId="269B77F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468B8C2" w14:textId="77777777" w:rsidTr="00B24564">
        <w:tc>
          <w:tcPr>
            <w:tcW w:w="3060" w:type="dxa"/>
            <w:tcBorders>
              <w:top w:val="nil"/>
              <w:left w:val="nil"/>
              <w:bottom w:val="single" w:sz="4" w:space="0" w:color="auto"/>
              <w:right w:val="nil"/>
            </w:tcBorders>
            <w:shd w:val="clear" w:color="auto" w:fill="auto"/>
            <w:noWrap/>
            <w:vAlign w:val="center"/>
            <w:hideMark/>
          </w:tcPr>
          <w:p w14:paraId="39E84A80"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1F7ED4FD" w14:textId="35569D5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BDA222" w14:textId="56DF058B"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01E359" w14:textId="44E497C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7B7D83" w14:textId="109EED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8ADC90" w14:textId="3C13DDC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3C4F35" w14:textId="612F0A61"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B7AEB8" w14:textId="64AE2033"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B6BC76" w14:textId="07163320"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4948CF" w14:textId="77777777" w:rsidTr="00B24564">
        <w:tc>
          <w:tcPr>
            <w:tcW w:w="3060" w:type="dxa"/>
            <w:tcBorders>
              <w:top w:val="nil"/>
              <w:left w:val="nil"/>
              <w:bottom w:val="single" w:sz="4" w:space="0" w:color="auto"/>
              <w:right w:val="nil"/>
            </w:tcBorders>
            <w:shd w:val="clear" w:color="auto" w:fill="auto"/>
            <w:noWrap/>
            <w:vAlign w:val="center"/>
            <w:hideMark/>
          </w:tcPr>
          <w:p w14:paraId="3084C5A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09FE6C4" w14:textId="79B409FE"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164EF81" w14:textId="0AF05E65"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844FCE8" w14:textId="42620BC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A73056" w14:textId="4669B465"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DF64E33" w14:textId="603A52E4"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22D723" w14:textId="388AEA9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A44709" w14:textId="4457778E"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45FEB6" w14:textId="6A92595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4E0C2C17" w14:textId="77777777" w:rsidTr="00B24564">
        <w:tc>
          <w:tcPr>
            <w:tcW w:w="3060" w:type="dxa"/>
            <w:tcBorders>
              <w:top w:val="nil"/>
              <w:left w:val="nil"/>
              <w:bottom w:val="single" w:sz="4" w:space="0" w:color="auto"/>
              <w:right w:val="nil"/>
            </w:tcBorders>
            <w:shd w:val="clear" w:color="auto" w:fill="auto"/>
            <w:noWrap/>
            <w:vAlign w:val="center"/>
            <w:hideMark/>
          </w:tcPr>
          <w:p w14:paraId="3B7B0BF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Bonding sub-index</w:t>
            </w:r>
          </w:p>
        </w:tc>
        <w:tc>
          <w:tcPr>
            <w:tcW w:w="1053" w:type="dxa"/>
            <w:tcBorders>
              <w:top w:val="nil"/>
              <w:left w:val="nil"/>
              <w:bottom w:val="single" w:sz="4" w:space="0" w:color="auto"/>
              <w:right w:val="nil"/>
            </w:tcBorders>
            <w:shd w:val="clear" w:color="auto" w:fill="auto"/>
            <w:noWrap/>
            <w:vAlign w:val="center"/>
            <w:hideMark/>
          </w:tcPr>
          <w:p w14:paraId="7A8793C4" w14:textId="0B7AB89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E3CC282" w14:textId="7E07A1EF"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BFEDC41" w14:textId="05DC596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547A16" w14:textId="715F20A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DC7AFB" w14:textId="6973BA9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66B29E" w14:textId="17CB429A"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F4385" w14:textId="6BC6C37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2E2346" w14:textId="4344BA6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516850B" w14:textId="77777777" w:rsidTr="00B24564">
        <w:tc>
          <w:tcPr>
            <w:tcW w:w="3060" w:type="dxa"/>
            <w:tcBorders>
              <w:top w:val="nil"/>
              <w:left w:val="nil"/>
              <w:bottom w:val="single" w:sz="4" w:space="0" w:color="auto"/>
              <w:right w:val="nil"/>
            </w:tcBorders>
            <w:shd w:val="clear" w:color="auto" w:fill="auto"/>
            <w:noWrap/>
            <w:vAlign w:val="center"/>
            <w:hideMark/>
          </w:tcPr>
          <w:p w14:paraId="44044B44"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C85288" w14:textId="3EB051C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131BA6" w14:textId="0D3EB80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188D0A" w14:textId="3A27CCB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E79B63" w14:textId="23E5B4A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410E3D" w14:textId="3E50C75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1CC1BDD" w14:textId="3BFBDF1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55E817" w14:textId="48AA860B"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0B5AF64" w14:textId="50E5242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CBE2162" w14:textId="77777777" w:rsidTr="00B24564">
        <w:tc>
          <w:tcPr>
            <w:tcW w:w="3060" w:type="dxa"/>
            <w:tcBorders>
              <w:top w:val="nil"/>
              <w:left w:val="nil"/>
              <w:bottom w:val="single" w:sz="4" w:space="0" w:color="auto"/>
              <w:right w:val="nil"/>
            </w:tcBorders>
            <w:shd w:val="clear" w:color="auto" w:fill="auto"/>
            <w:noWrap/>
            <w:vAlign w:val="center"/>
            <w:hideMark/>
          </w:tcPr>
          <w:p w14:paraId="4BFAB84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6C7B9DD5" w14:textId="01A96D1A"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D62D6C2" w14:textId="5BCB2C00"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D5BD59" w14:textId="1C63E6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9CDD640" w14:textId="3F93594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A123B3" w14:textId="12D4A16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8E36AB0" w14:textId="0240D77F"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80A18E" w14:textId="0C97C5E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C2803A" w14:textId="3590138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6987204" w14:textId="77777777" w:rsidTr="00B24564">
        <w:tc>
          <w:tcPr>
            <w:tcW w:w="3060" w:type="dxa"/>
            <w:tcBorders>
              <w:top w:val="nil"/>
              <w:left w:val="nil"/>
              <w:bottom w:val="single" w:sz="4" w:space="0" w:color="auto"/>
              <w:right w:val="nil"/>
            </w:tcBorders>
            <w:shd w:val="clear" w:color="auto" w:fill="auto"/>
            <w:noWrap/>
            <w:vAlign w:val="center"/>
            <w:hideMark/>
          </w:tcPr>
          <w:p w14:paraId="2513B798"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07719F7" w14:textId="734AD08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42BC0BD" w14:textId="182E53B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D8E12B7" w14:textId="444F2FD5"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0C5D4" w14:textId="2CEAE4B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623D91" w14:textId="4A55B86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E0BE8F" w14:textId="5590BC9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FB80D1" w14:textId="2C9F868F"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18997FB" w14:textId="7EF9DB09"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F8AFCB9" w14:textId="77777777" w:rsidTr="00B24564">
        <w:tc>
          <w:tcPr>
            <w:tcW w:w="3060" w:type="dxa"/>
            <w:tcBorders>
              <w:top w:val="nil"/>
              <w:left w:val="nil"/>
              <w:bottom w:val="single" w:sz="4" w:space="0" w:color="auto"/>
              <w:right w:val="nil"/>
            </w:tcBorders>
            <w:shd w:val="clear" w:color="auto" w:fill="auto"/>
            <w:noWrap/>
            <w:vAlign w:val="center"/>
            <w:hideMark/>
          </w:tcPr>
          <w:p w14:paraId="515AEAA1"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7E800FA" w14:textId="5254E63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7A2C2C" w14:textId="1E10FF9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BFD540D" w14:textId="0D29E008"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08E35D1" w14:textId="1A8451C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AB34428" w14:textId="6141DB9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4A72F9" w14:textId="3693093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5297606" w14:textId="41D4CA56"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2A1AD88" w14:textId="1B6312C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5BA50C" w14:textId="77777777" w:rsidTr="00B24564">
        <w:tc>
          <w:tcPr>
            <w:tcW w:w="3060" w:type="dxa"/>
            <w:tcBorders>
              <w:top w:val="nil"/>
              <w:left w:val="nil"/>
              <w:bottom w:val="single" w:sz="4" w:space="0" w:color="auto"/>
              <w:right w:val="nil"/>
            </w:tcBorders>
            <w:shd w:val="clear" w:color="auto" w:fill="auto"/>
            <w:noWrap/>
            <w:vAlign w:val="center"/>
            <w:hideMark/>
          </w:tcPr>
          <w:p w14:paraId="620DEF2B"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4B9D2AAC" w14:textId="42D4CF83"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7AF175" w14:textId="79299F4A"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8E01B3" w14:textId="4CD0DDC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E414F5" w14:textId="03D82955"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04C841" w14:textId="16B64AC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8349DF" w14:textId="6A6007F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B5A4D6" w14:textId="011E6DB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8181C0" w14:textId="0764D1C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3ACD849" w14:textId="77777777" w:rsidTr="00B24564">
        <w:tc>
          <w:tcPr>
            <w:tcW w:w="3060" w:type="dxa"/>
            <w:tcBorders>
              <w:top w:val="nil"/>
              <w:left w:val="nil"/>
              <w:bottom w:val="single" w:sz="4" w:space="0" w:color="auto"/>
              <w:right w:val="nil"/>
            </w:tcBorders>
            <w:shd w:val="clear" w:color="auto" w:fill="auto"/>
            <w:noWrap/>
            <w:vAlign w:val="center"/>
            <w:hideMark/>
          </w:tcPr>
          <w:p w14:paraId="6ED7B8C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4D81756" w14:textId="41D0FBF7"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10419E1" w14:textId="095EFFF3"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561AC33" w14:textId="1C8DB48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F17E3BD" w14:textId="0353F2DF"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288A0E0" w14:textId="4698F53B"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909BB4" w14:textId="7504B651"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B1F233" w14:textId="50D3491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1A57601" w14:textId="54A9024D"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277D52AE" w14:textId="77777777" w:rsidTr="00B24564">
        <w:tc>
          <w:tcPr>
            <w:tcW w:w="3060" w:type="dxa"/>
            <w:tcBorders>
              <w:top w:val="nil"/>
              <w:left w:val="nil"/>
              <w:bottom w:val="single" w:sz="4" w:space="0" w:color="auto"/>
              <w:right w:val="nil"/>
            </w:tcBorders>
            <w:shd w:val="clear" w:color="auto" w:fill="auto"/>
            <w:noWrap/>
            <w:vAlign w:val="center"/>
            <w:hideMark/>
          </w:tcPr>
          <w:p w14:paraId="08F22CC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Bridging sub-index</w:t>
            </w:r>
          </w:p>
        </w:tc>
        <w:tc>
          <w:tcPr>
            <w:tcW w:w="1053" w:type="dxa"/>
            <w:tcBorders>
              <w:top w:val="nil"/>
              <w:left w:val="nil"/>
              <w:bottom w:val="single" w:sz="4" w:space="0" w:color="auto"/>
              <w:right w:val="nil"/>
            </w:tcBorders>
            <w:shd w:val="clear" w:color="auto" w:fill="auto"/>
            <w:noWrap/>
            <w:vAlign w:val="center"/>
            <w:hideMark/>
          </w:tcPr>
          <w:p w14:paraId="4DACBA57" w14:textId="72CA2E3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757298" w14:textId="515C09E9"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BA2D01" w14:textId="52F51B5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D358A" w14:textId="2025CCF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DBAF20" w14:textId="6533FD3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3DA16BF" w14:textId="1685DB4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0A77919" w14:textId="283A2A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3DD9A82" w14:textId="5A8700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9C117CB" w14:textId="77777777" w:rsidTr="00B24564">
        <w:tc>
          <w:tcPr>
            <w:tcW w:w="3060" w:type="dxa"/>
            <w:tcBorders>
              <w:top w:val="nil"/>
              <w:left w:val="nil"/>
              <w:bottom w:val="single" w:sz="4" w:space="0" w:color="auto"/>
              <w:right w:val="nil"/>
            </w:tcBorders>
            <w:shd w:val="clear" w:color="auto" w:fill="auto"/>
            <w:noWrap/>
            <w:vAlign w:val="center"/>
            <w:hideMark/>
          </w:tcPr>
          <w:p w14:paraId="0DD9B4C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FA0345" w14:textId="082C5A1F"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5C765C" w14:textId="2889FC47"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3590D8" w14:textId="509FFF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1029E1C" w14:textId="2511AF5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C788ABD" w14:textId="3281A22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76F4415" w14:textId="3236BFC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293C827" w14:textId="796841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7230A5" w14:textId="2F93C6E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89AD26" w14:textId="77777777" w:rsidTr="00B24564">
        <w:tc>
          <w:tcPr>
            <w:tcW w:w="3060" w:type="dxa"/>
            <w:tcBorders>
              <w:top w:val="nil"/>
              <w:left w:val="nil"/>
              <w:bottom w:val="single" w:sz="4" w:space="0" w:color="auto"/>
              <w:right w:val="nil"/>
            </w:tcBorders>
            <w:shd w:val="clear" w:color="auto" w:fill="auto"/>
            <w:noWrap/>
            <w:vAlign w:val="center"/>
            <w:hideMark/>
          </w:tcPr>
          <w:p w14:paraId="4FBA75E0"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F48F5E1" w14:textId="534203C0"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D9AF8" w14:textId="2696BE4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DFEFAF4" w14:textId="000FA336"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EE3AFA" w14:textId="72F4FF2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598EF1" w14:textId="3BEE097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CD92C8" w14:textId="35ECD5B2"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84FDB1" w14:textId="59CED67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52C85" w14:textId="6F078EE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E3FF22" w14:textId="77777777" w:rsidTr="00B24564">
        <w:tc>
          <w:tcPr>
            <w:tcW w:w="3060" w:type="dxa"/>
            <w:tcBorders>
              <w:top w:val="nil"/>
              <w:left w:val="nil"/>
              <w:bottom w:val="single" w:sz="4" w:space="0" w:color="auto"/>
              <w:right w:val="nil"/>
            </w:tcBorders>
            <w:shd w:val="clear" w:color="auto" w:fill="auto"/>
            <w:noWrap/>
            <w:vAlign w:val="center"/>
            <w:hideMark/>
          </w:tcPr>
          <w:p w14:paraId="04C48BE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3381BDA" w14:textId="1001A8F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912222" w14:textId="2ABC6B3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D74513" w14:textId="196AFCF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81C8C2" w14:textId="3878837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B909" w14:textId="0257B13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6A39CE" w14:textId="7935532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385BC5" w14:textId="0DC4F644"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256D6E" w14:textId="58283E22"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4417F20" w14:textId="77777777" w:rsidTr="00B24564">
        <w:tc>
          <w:tcPr>
            <w:tcW w:w="3060" w:type="dxa"/>
            <w:tcBorders>
              <w:top w:val="nil"/>
              <w:left w:val="nil"/>
              <w:bottom w:val="single" w:sz="4" w:space="0" w:color="auto"/>
              <w:right w:val="nil"/>
            </w:tcBorders>
            <w:shd w:val="clear" w:color="auto" w:fill="auto"/>
            <w:noWrap/>
            <w:vAlign w:val="center"/>
            <w:hideMark/>
          </w:tcPr>
          <w:p w14:paraId="0DBFA3F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C019100" w14:textId="1AE4775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459CF" w14:textId="49C422E5"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962581" w14:textId="047B8B8E"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298E64" w14:textId="12A56A54"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488BF0" w14:textId="6EECE4A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22D4875" w14:textId="110C566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E419B47" w14:textId="215B5369"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EEC67D" w14:textId="479B9A2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8D7D599" w14:textId="77777777" w:rsidTr="00B24564">
        <w:tc>
          <w:tcPr>
            <w:tcW w:w="3060" w:type="dxa"/>
            <w:tcBorders>
              <w:top w:val="nil"/>
              <w:left w:val="nil"/>
              <w:bottom w:val="single" w:sz="4" w:space="0" w:color="auto"/>
              <w:right w:val="nil"/>
            </w:tcBorders>
            <w:shd w:val="clear" w:color="auto" w:fill="auto"/>
            <w:noWrap/>
            <w:vAlign w:val="center"/>
            <w:hideMark/>
          </w:tcPr>
          <w:p w14:paraId="0FB6E70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6CA1A36" w14:textId="37753D5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5C7092" w14:textId="27BFA39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575AB1" w14:textId="7DF31E3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53F2759" w14:textId="72DBC9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D53C4C" w14:textId="74DB72F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9772DF1" w14:textId="21D5F4D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2A3377" w14:textId="281F0C9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054FEB" w14:textId="4A31C116"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098124F" w14:textId="77777777" w:rsidTr="00B24564">
        <w:tc>
          <w:tcPr>
            <w:tcW w:w="3060" w:type="dxa"/>
            <w:tcBorders>
              <w:top w:val="nil"/>
              <w:left w:val="nil"/>
              <w:bottom w:val="single" w:sz="4" w:space="0" w:color="auto"/>
              <w:right w:val="nil"/>
            </w:tcBorders>
            <w:shd w:val="clear" w:color="auto" w:fill="auto"/>
            <w:noWrap/>
            <w:vAlign w:val="center"/>
            <w:hideMark/>
          </w:tcPr>
          <w:p w14:paraId="2B29FF4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5336FE9" w14:textId="71C93B7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158EFB3" w14:textId="4FFC03B9"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BF06663" w14:textId="1227BDD5"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94E54C" w14:textId="19AA3DE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2D3580" w14:textId="33151F6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6A65BD" w14:textId="4C63A35D"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CCDDACD" w14:textId="257F0FE9"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04FCDD5" w14:textId="1692316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347AA430"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53A9BE0" w14:textId="4976F87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that believe local government will respond effectively to future shocks and stresses</w:t>
            </w:r>
          </w:p>
        </w:tc>
      </w:tr>
      <w:tr w:rsidR="00437AFB" w:rsidRPr="00B24564" w14:paraId="4C232BE3" w14:textId="77777777" w:rsidTr="00B24564">
        <w:tc>
          <w:tcPr>
            <w:tcW w:w="3060" w:type="dxa"/>
            <w:tcBorders>
              <w:top w:val="nil"/>
              <w:left w:val="nil"/>
              <w:bottom w:val="single" w:sz="4" w:space="0" w:color="auto"/>
              <w:right w:val="nil"/>
            </w:tcBorders>
            <w:shd w:val="clear" w:color="auto" w:fill="auto"/>
            <w:noWrap/>
            <w:vAlign w:val="center"/>
            <w:hideMark/>
          </w:tcPr>
          <w:p w14:paraId="5FF987A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02D6C135" w14:textId="017E8C3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3BEBB11" w14:textId="6ED52816"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71B201E" w14:textId="026FD09A"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ABFE6B" w14:textId="16A265A9"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4C567E" w14:textId="6F22C356"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9EF0EB" w14:textId="23AC9AE7"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28D5CB5" w14:textId="2FBF4FA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42A76F9" w14:textId="5960B627"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5BE8DECB" w14:textId="77777777" w:rsidTr="00B24564">
        <w:tc>
          <w:tcPr>
            <w:tcW w:w="3060" w:type="dxa"/>
            <w:tcBorders>
              <w:top w:val="nil"/>
              <w:left w:val="nil"/>
              <w:bottom w:val="single" w:sz="4" w:space="0" w:color="auto"/>
              <w:right w:val="nil"/>
            </w:tcBorders>
            <w:shd w:val="clear" w:color="auto" w:fill="auto"/>
            <w:noWrap/>
            <w:vAlign w:val="center"/>
            <w:hideMark/>
          </w:tcPr>
          <w:p w14:paraId="7C577FD9"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3D0A69C" w14:textId="6E38DE3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949566" w14:textId="16B2D5D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344504" w14:textId="65C1EFA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94897EC" w14:textId="5C14622A"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F9211C" w14:textId="1506C67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809FD" w14:textId="3FF7A71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823E815" w14:textId="1AD195C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8B37CF" w14:textId="756C32F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5BB2F72" w14:textId="77777777" w:rsidTr="00B24564">
        <w:tc>
          <w:tcPr>
            <w:tcW w:w="3060" w:type="dxa"/>
            <w:tcBorders>
              <w:top w:val="nil"/>
              <w:left w:val="nil"/>
              <w:bottom w:val="single" w:sz="4" w:space="0" w:color="auto"/>
              <w:right w:val="nil"/>
            </w:tcBorders>
            <w:shd w:val="clear" w:color="auto" w:fill="auto"/>
            <w:noWrap/>
            <w:vAlign w:val="center"/>
            <w:hideMark/>
          </w:tcPr>
          <w:p w14:paraId="0FB80B1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28E64BF" w14:textId="52EBD34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BBBC2BC" w14:textId="3C14D80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2A8DD8" w14:textId="06B170B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9098B8" w14:textId="603D2DC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3FB16C" w14:textId="2613538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864943" w14:textId="4E7899D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2B55EB0" w14:textId="03B2BC9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FE6D7D" w14:textId="7AFA1E3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C85932F" w14:textId="77777777" w:rsidTr="00B24564">
        <w:tc>
          <w:tcPr>
            <w:tcW w:w="3060" w:type="dxa"/>
            <w:tcBorders>
              <w:top w:val="nil"/>
              <w:left w:val="nil"/>
              <w:bottom w:val="single" w:sz="4" w:space="0" w:color="auto"/>
              <w:right w:val="nil"/>
            </w:tcBorders>
            <w:shd w:val="clear" w:color="auto" w:fill="auto"/>
            <w:noWrap/>
            <w:vAlign w:val="center"/>
            <w:hideMark/>
          </w:tcPr>
          <w:p w14:paraId="59181C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Female adults only</w:t>
            </w:r>
          </w:p>
        </w:tc>
        <w:tc>
          <w:tcPr>
            <w:tcW w:w="1053" w:type="dxa"/>
            <w:tcBorders>
              <w:top w:val="nil"/>
              <w:left w:val="nil"/>
              <w:bottom w:val="single" w:sz="4" w:space="0" w:color="auto"/>
              <w:right w:val="nil"/>
            </w:tcBorders>
            <w:shd w:val="clear" w:color="auto" w:fill="auto"/>
            <w:noWrap/>
            <w:vAlign w:val="center"/>
            <w:hideMark/>
          </w:tcPr>
          <w:p w14:paraId="0D17BB61" w14:textId="6865D54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C2618" w14:textId="25B4191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FCE46DA" w14:textId="0932D9A7"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780F4C2" w14:textId="7ED496C8"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3A8EF7" w14:textId="3CA982E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68B876E" w14:textId="4E1072C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73771" w14:textId="680FE40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876B189" w14:textId="44AADE8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5FC703A" w14:textId="77777777" w:rsidTr="00B24564">
        <w:tc>
          <w:tcPr>
            <w:tcW w:w="3060" w:type="dxa"/>
            <w:tcBorders>
              <w:top w:val="nil"/>
              <w:left w:val="nil"/>
              <w:bottom w:val="single" w:sz="4" w:space="0" w:color="auto"/>
              <w:right w:val="nil"/>
            </w:tcBorders>
            <w:shd w:val="clear" w:color="auto" w:fill="auto"/>
            <w:noWrap/>
            <w:vAlign w:val="center"/>
            <w:hideMark/>
          </w:tcPr>
          <w:p w14:paraId="5B6C57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66C6D60" w14:textId="6A284EB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8ACDA6F" w14:textId="2760A29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A44B701" w14:textId="414B3C9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92D83AB" w14:textId="7E60921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211CF2" w14:textId="59D0AA3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B606A58" w14:textId="351F96A4"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DCAAAE" w14:textId="17E2D9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88CA0A9" w14:textId="74ADF93A"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6F0E1B" w14:textId="77777777" w:rsidTr="00B24564">
        <w:tc>
          <w:tcPr>
            <w:tcW w:w="3060" w:type="dxa"/>
            <w:tcBorders>
              <w:top w:val="nil"/>
              <w:left w:val="nil"/>
              <w:bottom w:val="single" w:sz="4" w:space="0" w:color="auto"/>
              <w:right w:val="nil"/>
            </w:tcBorders>
            <w:shd w:val="clear" w:color="auto" w:fill="auto"/>
            <w:noWrap/>
            <w:vAlign w:val="center"/>
            <w:hideMark/>
          </w:tcPr>
          <w:p w14:paraId="006A2C3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42F67AB" w14:textId="513F0BA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9A8C040" w14:textId="7AAFAB02"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9E40DE8" w14:textId="404070A6"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F64FBD" w14:textId="032E732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05DEEB6" w14:textId="2803CF99"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E9B88EB" w14:textId="353FD7CF"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E0802E" w14:textId="6D46E5A8"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22A23244" w14:textId="53E5467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62739AA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2D28CE3" w14:textId="1472E78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participating in group-based savings, micro-finance, or lending programs</w:t>
            </w:r>
          </w:p>
        </w:tc>
      </w:tr>
      <w:tr w:rsidR="00437AFB" w:rsidRPr="00B24564" w14:paraId="11059A2C" w14:textId="77777777" w:rsidTr="00B24564">
        <w:tc>
          <w:tcPr>
            <w:tcW w:w="3060" w:type="dxa"/>
            <w:tcBorders>
              <w:top w:val="nil"/>
              <w:left w:val="nil"/>
              <w:bottom w:val="single" w:sz="4" w:space="0" w:color="auto"/>
              <w:right w:val="nil"/>
            </w:tcBorders>
            <w:shd w:val="clear" w:color="auto" w:fill="auto"/>
            <w:noWrap/>
            <w:vAlign w:val="center"/>
            <w:hideMark/>
          </w:tcPr>
          <w:p w14:paraId="08020A9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515CF342" w14:textId="3041B02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ED11DA" w14:textId="630FFD1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2D2C119" w14:textId="776E5B2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469AF3" w14:textId="5FAB357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1B31EF6" w14:textId="462FEC47"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FB7B688" w14:textId="378840E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E26037" w14:textId="012EA0F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891EB87" w14:textId="74E286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68459B9E" w14:textId="77777777" w:rsidTr="00B24564">
        <w:tc>
          <w:tcPr>
            <w:tcW w:w="3060" w:type="dxa"/>
            <w:tcBorders>
              <w:top w:val="nil"/>
              <w:left w:val="nil"/>
              <w:bottom w:val="single" w:sz="4" w:space="0" w:color="auto"/>
              <w:right w:val="nil"/>
            </w:tcBorders>
            <w:shd w:val="clear" w:color="auto" w:fill="auto"/>
            <w:noWrap/>
            <w:vAlign w:val="center"/>
            <w:hideMark/>
          </w:tcPr>
          <w:p w14:paraId="1EF854D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7DB8131" w14:textId="314D4F6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F7FA68" w14:textId="7DED30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64E5E2C" w14:textId="0F652DD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77F7129" w14:textId="379D354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250E0E" w14:textId="2510BA6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9918F5" w14:textId="0DCBFF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B5F6219" w14:textId="661C45C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5430C8F" w14:textId="65AE748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0BF5105" w14:textId="77777777" w:rsidTr="00B24564">
        <w:tc>
          <w:tcPr>
            <w:tcW w:w="3060" w:type="dxa"/>
            <w:tcBorders>
              <w:top w:val="nil"/>
              <w:left w:val="nil"/>
              <w:bottom w:val="single" w:sz="4" w:space="0" w:color="auto"/>
              <w:right w:val="nil"/>
            </w:tcBorders>
            <w:shd w:val="clear" w:color="auto" w:fill="auto"/>
            <w:noWrap/>
            <w:vAlign w:val="center"/>
            <w:hideMark/>
          </w:tcPr>
          <w:p w14:paraId="516FFC2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0293264" w14:textId="70BA56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77F1871" w14:textId="3792BA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D99964" w14:textId="13196D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3DE7236" w14:textId="5192BC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7D05624" w14:textId="055B3A5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E85525C" w14:textId="17D9EAE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B55E80" w14:textId="1E149A5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F72E7E" w14:textId="17711A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3F1774" w14:textId="77777777" w:rsidTr="00B24564">
        <w:tc>
          <w:tcPr>
            <w:tcW w:w="3060" w:type="dxa"/>
            <w:tcBorders>
              <w:top w:val="nil"/>
              <w:left w:val="nil"/>
              <w:bottom w:val="single" w:sz="4" w:space="0" w:color="auto"/>
              <w:right w:val="nil"/>
            </w:tcBorders>
            <w:shd w:val="clear" w:color="auto" w:fill="auto"/>
            <w:noWrap/>
            <w:vAlign w:val="center"/>
            <w:hideMark/>
          </w:tcPr>
          <w:p w14:paraId="3693FD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682BBB4" w14:textId="691DEA3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67D377" w14:textId="3BAFEFB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A28455C" w14:textId="678D0DB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5F9BF0D" w14:textId="2954CA9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9232D63" w14:textId="34ED3F9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911CBC" w14:textId="0CADBF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08362F" w14:textId="009D3E5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137367" w14:textId="2B6C26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A58B1A" w14:textId="77777777" w:rsidTr="00B24564">
        <w:tc>
          <w:tcPr>
            <w:tcW w:w="3060" w:type="dxa"/>
            <w:tcBorders>
              <w:top w:val="nil"/>
              <w:left w:val="nil"/>
              <w:bottom w:val="single" w:sz="4" w:space="0" w:color="auto"/>
              <w:right w:val="nil"/>
            </w:tcBorders>
            <w:shd w:val="clear" w:color="auto" w:fill="auto"/>
            <w:noWrap/>
            <w:vAlign w:val="center"/>
            <w:hideMark/>
          </w:tcPr>
          <w:p w14:paraId="0D73793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1FEC033" w14:textId="6F169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520305B" w14:textId="50FC05C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EBE600" w14:textId="6F773DB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AE39120" w14:textId="4C86C6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434DAB" w14:textId="697FF1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07792D" w14:textId="6C63665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C0AE4E" w14:textId="3C5B3FC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BC307" w14:textId="13AA731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8A718" w14:textId="77777777" w:rsidTr="00B24564">
        <w:tc>
          <w:tcPr>
            <w:tcW w:w="3060" w:type="dxa"/>
            <w:tcBorders>
              <w:top w:val="nil"/>
              <w:left w:val="nil"/>
              <w:bottom w:val="single" w:sz="4" w:space="0" w:color="auto"/>
              <w:right w:val="nil"/>
            </w:tcBorders>
            <w:shd w:val="clear" w:color="auto" w:fill="auto"/>
            <w:noWrap/>
            <w:vAlign w:val="center"/>
            <w:hideMark/>
          </w:tcPr>
          <w:p w14:paraId="5FD6610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E560C42" w14:textId="0D0ECD65"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6212655" w14:textId="0BEA5577"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0C84300" w14:textId="37DD6B6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DBF32B6" w14:textId="446F337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B09568C" w14:textId="7915B07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49F7F4" w14:textId="501FE8C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B9FCDF" w14:textId="7332C80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A26B773" w14:textId="7E30A049"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F8E5323"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CC84736" w14:textId="2A9F72D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Abbreviated Women’s Empowerment in Agriculture Index (A-WEAI)</w:t>
            </w:r>
          </w:p>
        </w:tc>
        <w:tc>
          <w:tcPr>
            <w:tcW w:w="1220" w:type="dxa"/>
            <w:gridSpan w:val="3"/>
            <w:tcBorders>
              <w:top w:val="nil"/>
              <w:left w:val="nil"/>
              <w:bottom w:val="single" w:sz="4" w:space="0" w:color="auto"/>
              <w:right w:val="nil"/>
            </w:tcBorders>
            <w:shd w:val="clear" w:color="000000" w:fill="DBE7F3"/>
            <w:noWrap/>
            <w:vAlign w:val="center"/>
            <w:hideMark/>
          </w:tcPr>
          <w:p w14:paraId="4A60B603"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B33714B"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77003FE" w14:textId="77777777" w:rsidTr="00B24564">
        <w:tc>
          <w:tcPr>
            <w:tcW w:w="3060" w:type="dxa"/>
            <w:tcBorders>
              <w:top w:val="nil"/>
              <w:left w:val="nil"/>
              <w:bottom w:val="single" w:sz="4" w:space="0" w:color="auto"/>
              <w:right w:val="nil"/>
            </w:tcBorders>
            <w:shd w:val="clear" w:color="auto" w:fill="auto"/>
            <w:noWrap/>
            <w:vAlign w:val="center"/>
            <w:hideMark/>
          </w:tcPr>
          <w:p w14:paraId="1218608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4C3BC36E" w14:textId="2A82188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C52921" w14:textId="5BF34D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5C7AC7B" w14:textId="1FF127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30CE31" w14:textId="018A163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62E9AC" w14:textId="2982335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AB23FB" w14:textId="02F751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902C60" w14:textId="650E58C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0330B3" w14:textId="7270DF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43E6DD9" w14:textId="77777777" w:rsidTr="00B24564">
        <w:tc>
          <w:tcPr>
            <w:tcW w:w="3060" w:type="dxa"/>
            <w:tcBorders>
              <w:top w:val="nil"/>
              <w:left w:val="nil"/>
              <w:bottom w:val="single" w:sz="4" w:space="0" w:color="auto"/>
              <w:right w:val="nil"/>
            </w:tcBorders>
            <w:shd w:val="clear" w:color="auto" w:fill="auto"/>
            <w:noWrap/>
            <w:vAlign w:val="center"/>
            <w:hideMark/>
          </w:tcPr>
          <w:p w14:paraId="0F55ED42" w14:textId="3DC7D0F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6E7BC97A" w14:textId="6F49FD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ED389F" w14:textId="049C6D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A1E36F" w14:textId="002AA1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D9EF197" w14:textId="7E83CF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A706A5" w14:textId="21B292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B6CB25" w14:textId="5AB8C4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69C372A" w14:textId="7D4D021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FD0F3D" w14:textId="0E572E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A5CCCB" w14:textId="77777777" w:rsidTr="00B24564">
        <w:tc>
          <w:tcPr>
            <w:tcW w:w="3060" w:type="dxa"/>
            <w:tcBorders>
              <w:top w:val="nil"/>
              <w:left w:val="nil"/>
              <w:bottom w:val="single" w:sz="4" w:space="0" w:color="auto"/>
              <w:right w:val="nil"/>
            </w:tcBorders>
            <w:shd w:val="clear" w:color="auto" w:fill="auto"/>
            <w:noWrap/>
            <w:vAlign w:val="center"/>
            <w:hideMark/>
          </w:tcPr>
          <w:p w14:paraId="1A09241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6BBAE677" w14:textId="41987E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C284815" w14:textId="1245E3E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623A5A" w14:textId="1E44F5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6557C0" w14:textId="56968DF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1E43E6A" w14:textId="68D21E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1DEE" w14:textId="5FF8E8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F820DC" w14:textId="6AFA5D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41152E4" w14:textId="21EC07D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013EEE" w14:textId="77777777" w:rsidTr="00B24564">
        <w:tc>
          <w:tcPr>
            <w:tcW w:w="3060" w:type="dxa"/>
            <w:tcBorders>
              <w:top w:val="nil"/>
              <w:left w:val="nil"/>
              <w:bottom w:val="single" w:sz="4" w:space="0" w:color="auto"/>
              <w:right w:val="nil"/>
            </w:tcBorders>
            <w:shd w:val="clear" w:color="auto" w:fill="auto"/>
            <w:noWrap/>
            <w:vAlign w:val="center"/>
            <w:hideMark/>
          </w:tcPr>
          <w:p w14:paraId="6EAE6B0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344CB8DF" w14:textId="76F487B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E5D07DE" w14:textId="1E072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203CD14" w14:textId="1266FD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DF54CD" w14:textId="141AEDD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C522D2" w14:textId="6822E0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D5D749" w14:textId="1D15979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B0F53F" w14:textId="60666F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ABD30AE" w14:textId="54C1F9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A64763" w14:textId="77777777" w:rsidTr="00B24564">
        <w:tc>
          <w:tcPr>
            <w:tcW w:w="7992" w:type="dxa"/>
            <w:gridSpan w:val="7"/>
            <w:tcBorders>
              <w:top w:val="single" w:sz="4" w:space="0" w:color="auto"/>
              <w:left w:val="nil"/>
              <w:bottom w:val="single" w:sz="4" w:space="0" w:color="auto"/>
              <w:right w:val="nil"/>
            </w:tcBorders>
            <w:shd w:val="clear" w:color="000000" w:fill="DBE7F3"/>
            <w:noWrap/>
            <w:vAlign w:val="center"/>
            <w:hideMark/>
          </w:tcPr>
          <w:p w14:paraId="19C74358" w14:textId="05939B8A"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women achieving adequacy </w:t>
            </w:r>
            <w:r w:rsidR="00D81FF8">
              <w:rPr>
                <w:rFonts w:eastAsia="Times New Roman" w:cs="Times New Roman"/>
                <w:b/>
                <w:bCs/>
                <w:color w:val="auto"/>
                <w:sz w:val="20"/>
                <w:szCs w:val="20"/>
              </w:rPr>
              <w:t>across</w:t>
            </w:r>
            <w:r w:rsidRPr="00B24564">
              <w:rPr>
                <w:rFonts w:eastAsia="Times New Roman" w:cs="Times New Roman"/>
                <w:b/>
                <w:bCs/>
                <w:color w:val="auto"/>
                <w:sz w:val="20"/>
                <w:szCs w:val="20"/>
              </w:rPr>
              <w:t xml:space="preserve"> the six indicators of the A-WEAI</w:t>
            </w:r>
          </w:p>
        </w:tc>
        <w:tc>
          <w:tcPr>
            <w:tcW w:w="1542" w:type="dxa"/>
            <w:gridSpan w:val="3"/>
            <w:tcBorders>
              <w:top w:val="nil"/>
              <w:left w:val="nil"/>
              <w:bottom w:val="single" w:sz="4" w:space="0" w:color="auto"/>
              <w:right w:val="nil"/>
            </w:tcBorders>
            <w:shd w:val="clear" w:color="000000" w:fill="DBE7F3"/>
            <w:noWrap/>
            <w:vAlign w:val="center"/>
            <w:hideMark/>
          </w:tcPr>
          <w:p w14:paraId="0C6F4EFA"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20" w:type="dxa"/>
            <w:gridSpan w:val="3"/>
            <w:tcBorders>
              <w:top w:val="nil"/>
              <w:left w:val="nil"/>
              <w:bottom w:val="single" w:sz="4" w:space="0" w:color="auto"/>
              <w:right w:val="nil"/>
            </w:tcBorders>
            <w:shd w:val="clear" w:color="000000" w:fill="DBE7F3"/>
            <w:noWrap/>
            <w:vAlign w:val="center"/>
            <w:hideMark/>
          </w:tcPr>
          <w:p w14:paraId="253595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13BAF06D"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D9524CE" w14:textId="77777777" w:rsidTr="00B24564">
        <w:tc>
          <w:tcPr>
            <w:tcW w:w="3060" w:type="dxa"/>
            <w:tcBorders>
              <w:top w:val="nil"/>
              <w:left w:val="nil"/>
              <w:bottom w:val="single" w:sz="4" w:space="0" w:color="auto"/>
              <w:right w:val="nil"/>
            </w:tcBorders>
            <w:shd w:val="clear" w:color="auto" w:fill="auto"/>
            <w:noWrap/>
            <w:vAlign w:val="center"/>
            <w:hideMark/>
          </w:tcPr>
          <w:p w14:paraId="570D66D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women</w:t>
            </w:r>
          </w:p>
        </w:tc>
        <w:tc>
          <w:tcPr>
            <w:tcW w:w="1053" w:type="dxa"/>
            <w:tcBorders>
              <w:top w:val="nil"/>
              <w:left w:val="nil"/>
              <w:bottom w:val="single" w:sz="4" w:space="0" w:color="auto"/>
              <w:right w:val="nil"/>
            </w:tcBorders>
            <w:shd w:val="clear" w:color="auto" w:fill="auto"/>
            <w:noWrap/>
            <w:vAlign w:val="center"/>
            <w:hideMark/>
          </w:tcPr>
          <w:p w14:paraId="383064E9" w14:textId="3090DC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9C07B3" w14:textId="4079B1A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E03BB1" w14:textId="17A1C0F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5EAAB9" w14:textId="3374A76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C8689A" w14:textId="1D464A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161BD47" w14:textId="2CAF3E2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DA724C3" w14:textId="59F16A0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3A09C1" w14:textId="1D7CE63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32A7FAE" w14:textId="77777777" w:rsidTr="00B24564">
        <w:tc>
          <w:tcPr>
            <w:tcW w:w="3060" w:type="dxa"/>
            <w:tcBorders>
              <w:top w:val="nil"/>
              <w:left w:val="nil"/>
              <w:bottom w:val="single" w:sz="4" w:space="0" w:color="auto"/>
              <w:right w:val="nil"/>
            </w:tcBorders>
            <w:shd w:val="clear" w:color="auto" w:fill="auto"/>
            <w:noWrap/>
            <w:vAlign w:val="center"/>
            <w:hideMark/>
          </w:tcPr>
          <w:p w14:paraId="4DB1B7B2" w14:textId="35A94F2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5E0FEBB" w14:textId="5B9949E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3992853" w14:textId="22B55F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5ACAA34" w14:textId="2326A55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C0A739D" w14:textId="1CA0A4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024F70" w14:textId="59DD97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AE49D6" w14:textId="25000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381E3" w14:textId="0E13AC0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6AAD7ED" w14:textId="23BAE33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067FFD3" w14:textId="77777777" w:rsidTr="00B24564">
        <w:tc>
          <w:tcPr>
            <w:tcW w:w="3060" w:type="dxa"/>
            <w:tcBorders>
              <w:top w:val="nil"/>
              <w:left w:val="nil"/>
              <w:bottom w:val="single" w:sz="4" w:space="0" w:color="auto"/>
              <w:right w:val="nil"/>
            </w:tcBorders>
            <w:shd w:val="clear" w:color="auto" w:fill="auto"/>
            <w:noWrap/>
            <w:vAlign w:val="center"/>
            <w:hideMark/>
          </w:tcPr>
          <w:p w14:paraId="2071153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2D47EB79" w14:textId="53AC16B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B214A8A" w14:textId="0BF1355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73551D9" w14:textId="3F990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391B0C6" w14:textId="6DF1658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376596" w14:textId="60D07D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340F42D" w14:textId="396B7DC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E41D2B" w14:textId="6BC512C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33FC4A6" w14:textId="026F6F0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6D7D6BC" w14:textId="77777777" w:rsidTr="00B24564">
        <w:tc>
          <w:tcPr>
            <w:tcW w:w="3060" w:type="dxa"/>
            <w:tcBorders>
              <w:top w:val="nil"/>
              <w:left w:val="nil"/>
              <w:bottom w:val="single" w:sz="4" w:space="0" w:color="auto"/>
              <w:right w:val="nil"/>
            </w:tcBorders>
            <w:shd w:val="clear" w:color="auto" w:fill="auto"/>
            <w:noWrap/>
            <w:vAlign w:val="center"/>
            <w:hideMark/>
          </w:tcPr>
          <w:p w14:paraId="60CE34A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61C75711" w14:textId="08036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76403F0" w14:textId="06545ED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F7E316" w14:textId="6DC7A9E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CF6EC0" w14:textId="1FCDCF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2D89897" w14:textId="35AD7A5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628E5B" w14:textId="5B3BB9B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FC070F" w14:textId="1D4FA3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A7A7A9" w14:textId="134CBE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7B284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70D110B7" w14:textId="7E7B48C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producers who have applied targeted improved management practices or technologies in targeted </w:t>
            </w:r>
            <w:commentRangeStart w:id="1056"/>
            <w:r w:rsidRPr="00B24564">
              <w:rPr>
                <w:rFonts w:eastAsia="Times New Roman" w:cs="Times New Roman"/>
                <w:b/>
                <w:bCs/>
                <w:color w:val="auto"/>
                <w:sz w:val="20"/>
                <w:szCs w:val="20"/>
              </w:rPr>
              <w:t>areas</w:t>
            </w:r>
            <w:commentRangeEnd w:id="1056"/>
            <w:r w:rsidRPr="00B24564">
              <w:rPr>
                <w:rStyle w:val="CommentReference"/>
                <w:sz w:val="20"/>
                <w:szCs w:val="20"/>
              </w:rPr>
              <w:commentReference w:id="1056"/>
            </w:r>
          </w:p>
        </w:tc>
      </w:tr>
      <w:tr w:rsidR="00437AFB" w:rsidRPr="00B24564" w14:paraId="5EFE866B" w14:textId="77777777" w:rsidTr="00B24564">
        <w:tc>
          <w:tcPr>
            <w:tcW w:w="3060" w:type="dxa"/>
            <w:tcBorders>
              <w:top w:val="nil"/>
              <w:left w:val="nil"/>
              <w:bottom w:val="single" w:sz="4" w:space="0" w:color="auto"/>
              <w:right w:val="nil"/>
            </w:tcBorders>
            <w:shd w:val="clear" w:color="auto" w:fill="auto"/>
            <w:noWrap/>
            <w:vAlign w:val="center"/>
            <w:hideMark/>
          </w:tcPr>
          <w:p w14:paraId="52C5FA7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producers</w:t>
            </w:r>
          </w:p>
        </w:tc>
        <w:tc>
          <w:tcPr>
            <w:tcW w:w="1053" w:type="dxa"/>
            <w:tcBorders>
              <w:top w:val="nil"/>
              <w:left w:val="nil"/>
              <w:bottom w:val="single" w:sz="4" w:space="0" w:color="auto"/>
              <w:right w:val="nil"/>
            </w:tcBorders>
            <w:shd w:val="clear" w:color="auto" w:fill="auto"/>
            <w:noWrap/>
            <w:vAlign w:val="center"/>
            <w:hideMark/>
          </w:tcPr>
          <w:p w14:paraId="1027C2E4" w14:textId="02314CB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6C55C1" w14:textId="3858AD0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22BE68" w14:textId="3CF3716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EF67D5" w14:textId="6252C7F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D6F3E3A" w14:textId="1CCF6F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FB32DD6" w14:textId="5CEEE6B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7F21A65" w14:textId="54160E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B829C" w14:textId="6D3E5AB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5745DA" w14:textId="77777777" w:rsidTr="00B24564">
        <w:tc>
          <w:tcPr>
            <w:tcW w:w="3060" w:type="dxa"/>
            <w:tcBorders>
              <w:top w:val="nil"/>
              <w:left w:val="nil"/>
              <w:bottom w:val="single" w:sz="4" w:space="0" w:color="auto"/>
              <w:right w:val="nil"/>
            </w:tcBorders>
            <w:shd w:val="clear" w:color="auto" w:fill="auto"/>
            <w:noWrap/>
            <w:vAlign w:val="center"/>
            <w:hideMark/>
          </w:tcPr>
          <w:p w14:paraId="6577985A" w14:textId="3B4F665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noWrap/>
            <w:vAlign w:val="center"/>
            <w:hideMark/>
          </w:tcPr>
          <w:p w14:paraId="381C9A99" w14:textId="0C2B041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C63BA9F" w14:textId="69487F2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8FB33D6" w14:textId="1D43001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8007CEC" w14:textId="2E6755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C53DF5" w14:textId="4D361C9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E699C5" w14:textId="2FF319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A61C7D" w14:textId="1C1BC08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9FE66A" w14:textId="6FB4E70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E22065" w14:textId="77777777" w:rsidTr="00B24564">
        <w:tc>
          <w:tcPr>
            <w:tcW w:w="3060" w:type="dxa"/>
            <w:tcBorders>
              <w:top w:val="nil"/>
              <w:left w:val="nil"/>
              <w:bottom w:val="single" w:sz="4" w:space="0" w:color="auto"/>
              <w:right w:val="nil"/>
            </w:tcBorders>
            <w:shd w:val="clear" w:color="auto" w:fill="auto"/>
            <w:noWrap/>
            <w:vAlign w:val="center"/>
            <w:hideMark/>
          </w:tcPr>
          <w:p w14:paraId="7A1F91C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2827D051" w14:textId="0A110E4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6F6B40" w14:textId="4B5CAB5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F723617" w14:textId="3D2690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91E0E8" w14:textId="0B7FCC0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66DE1DF" w14:textId="40C2793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F0DB2" w14:textId="7FB008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3D0570" w14:textId="1F32680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064DC4" w14:textId="6BCD34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C83F51" w14:textId="77777777" w:rsidTr="00B24564">
        <w:tc>
          <w:tcPr>
            <w:tcW w:w="3060" w:type="dxa"/>
            <w:tcBorders>
              <w:top w:val="nil"/>
              <w:left w:val="nil"/>
              <w:bottom w:val="single" w:sz="4" w:space="0" w:color="auto"/>
              <w:right w:val="nil"/>
            </w:tcBorders>
            <w:shd w:val="clear" w:color="auto" w:fill="auto"/>
            <w:noWrap/>
            <w:vAlign w:val="center"/>
            <w:hideMark/>
          </w:tcPr>
          <w:p w14:paraId="5301B0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02CE8D4D" w14:textId="3A6009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90F7600" w14:textId="11656B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2EAC3A" w14:textId="7AEBE9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6920FD4" w14:textId="475C51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75FB13" w14:textId="3BB9828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2DF78B" w14:textId="56D142F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F7E8210" w14:textId="3502FA5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506F3D" w14:textId="4E4A91B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1ACE0DE" w14:textId="77777777" w:rsidTr="00B24564">
        <w:tc>
          <w:tcPr>
            <w:tcW w:w="3060" w:type="dxa"/>
            <w:tcBorders>
              <w:top w:val="nil"/>
              <w:left w:val="nil"/>
              <w:bottom w:val="single" w:sz="4" w:space="0" w:color="auto"/>
              <w:right w:val="nil"/>
            </w:tcBorders>
            <w:shd w:val="clear" w:color="auto" w:fill="auto"/>
            <w:noWrap/>
            <w:vAlign w:val="center"/>
            <w:hideMark/>
          </w:tcPr>
          <w:p w14:paraId="2031DD32" w14:textId="7014D34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noWrap/>
            <w:vAlign w:val="center"/>
            <w:hideMark/>
          </w:tcPr>
          <w:p w14:paraId="33FF87AE" w14:textId="1DC485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4E0BF" w14:textId="174CD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2EE49D" w14:textId="7B28661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5054428" w14:textId="57E203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14ACBD" w14:textId="14B6FD5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233B264" w14:textId="4B2116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4F771A" w14:textId="4F66DD3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98F2F2" w14:textId="384183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8AF9F6" w14:textId="77777777" w:rsidTr="00B24564">
        <w:tc>
          <w:tcPr>
            <w:tcW w:w="3060" w:type="dxa"/>
            <w:tcBorders>
              <w:top w:val="nil"/>
              <w:left w:val="nil"/>
              <w:bottom w:val="single" w:sz="4" w:space="0" w:color="auto"/>
              <w:right w:val="nil"/>
            </w:tcBorders>
            <w:shd w:val="clear" w:color="auto" w:fill="auto"/>
            <w:noWrap/>
            <w:vAlign w:val="center"/>
            <w:hideMark/>
          </w:tcPr>
          <w:p w14:paraId="303B6BE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noWrap/>
            <w:vAlign w:val="center"/>
            <w:hideMark/>
          </w:tcPr>
          <w:p w14:paraId="72A77327" w14:textId="44704D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CF99123" w14:textId="23529A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D41A9D5" w14:textId="32FD1E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B1D1A1C" w14:textId="339368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67F73D2" w14:textId="391162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28B1C59" w14:textId="6AFE25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CB7319" w14:textId="32E5B9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10B6E15" w14:textId="320CD7C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325CCD" w14:textId="77777777" w:rsidTr="00B24564">
        <w:tc>
          <w:tcPr>
            <w:tcW w:w="3060" w:type="dxa"/>
            <w:tcBorders>
              <w:top w:val="nil"/>
              <w:left w:val="nil"/>
              <w:bottom w:val="single" w:sz="4" w:space="0" w:color="auto"/>
              <w:right w:val="nil"/>
            </w:tcBorders>
            <w:shd w:val="clear" w:color="auto" w:fill="auto"/>
            <w:noWrap/>
            <w:vAlign w:val="center"/>
            <w:hideMark/>
          </w:tcPr>
          <w:p w14:paraId="64A4468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0D31B1B0" w14:textId="31BDC60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67A52DA" w14:textId="5863D0B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DC94B96" w14:textId="084BD1B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E65A3E5" w14:textId="5FB8C79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4D38F8" w14:textId="4ECD1C6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8F6572" w14:textId="2DC8937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33C139" w14:textId="02CEC8A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887663" w14:textId="51F36E07"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505427A" w14:textId="77777777" w:rsidTr="00B24564">
        <w:tc>
          <w:tcPr>
            <w:tcW w:w="3060" w:type="dxa"/>
            <w:tcBorders>
              <w:top w:val="nil"/>
              <w:left w:val="nil"/>
              <w:bottom w:val="single" w:sz="4" w:space="0" w:color="auto"/>
              <w:right w:val="nil"/>
            </w:tcBorders>
            <w:shd w:val="clear" w:color="auto" w:fill="auto"/>
            <w:noWrap/>
            <w:vAlign w:val="center"/>
            <w:hideMark/>
          </w:tcPr>
          <w:p w14:paraId="2A1EFE1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Commodity</w:t>
            </w:r>
          </w:p>
        </w:tc>
        <w:tc>
          <w:tcPr>
            <w:tcW w:w="1053" w:type="dxa"/>
            <w:tcBorders>
              <w:top w:val="nil"/>
              <w:left w:val="nil"/>
              <w:bottom w:val="single" w:sz="4" w:space="0" w:color="auto"/>
              <w:right w:val="nil"/>
            </w:tcBorders>
            <w:shd w:val="clear" w:color="auto" w:fill="auto"/>
            <w:noWrap/>
            <w:vAlign w:val="center"/>
            <w:hideMark/>
          </w:tcPr>
          <w:p w14:paraId="02067520" w14:textId="02D0DC7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CC80C04" w14:textId="21A66426"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181C28F" w14:textId="075CD2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A11AEE8" w14:textId="0EF17D28"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6FD4A4" w14:textId="615B269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3D9A08" w14:textId="00E5795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4AE185" w14:textId="7E6D58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5BAA97F" w14:textId="43E8E212"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94DA49A" w14:textId="77777777" w:rsidTr="00B24564">
        <w:tc>
          <w:tcPr>
            <w:tcW w:w="3060" w:type="dxa"/>
            <w:tcBorders>
              <w:top w:val="nil"/>
              <w:left w:val="nil"/>
              <w:bottom w:val="single" w:sz="4" w:space="0" w:color="auto"/>
              <w:right w:val="nil"/>
            </w:tcBorders>
            <w:shd w:val="clear" w:color="auto" w:fill="auto"/>
            <w:noWrap/>
            <w:vAlign w:val="center"/>
            <w:hideMark/>
          </w:tcPr>
          <w:p w14:paraId="65D43E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Maize</w:t>
            </w:r>
          </w:p>
        </w:tc>
        <w:tc>
          <w:tcPr>
            <w:tcW w:w="1053" w:type="dxa"/>
            <w:tcBorders>
              <w:top w:val="nil"/>
              <w:left w:val="nil"/>
              <w:bottom w:val="single" w:sz="4" w:space="0" w:color="auto"/>
              <w:right w:val="nil"/>
            </w:tcBorders>
            <w:shd w:val="clear" w:color="auto" w:fill="auto"/>
            <w:noWrap/>
            <w:vAlign w:val="center"/>
            <w:hideMark/>
          </w:tcPr>
          <w:p w14:paraId="1A6507E0" w14:textId="58359B2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EBE20F" w14:textId="1B8D7C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4C3070" w14:textId="1DE6C07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EB3478" w14:textId="3871451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48BC22" w14:textId="6C73F9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662458" w14:textId="383904D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D8CFC17" w14:textId="7E7B808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4AFDA12" w14:textId="62FF6F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2FC2676" w14:textId="77777777" w:rsidTr="00B24564">
        <w:tc>
          <w:tcPr>
            <w:tcW w:w="3060" w:type="dxa"/>
            <w:tcBorders>
              <w:top w:val="nil"/>
              <w:left w:val="nil"/>
              <w:bottom w:val="single" w:sz="4" w:space="0" w:color="auto"/>
              <w:right w:val="nil"/>
            </w:tcBorders>
            <w:shd w:val="clear" w:color="auto" w:fill="auto"/>
            <w:noWrap/>
            <w:vAlign w:val="center"/>
            <w:hideMark/>
          </w:tcPr>
          <w:p w14:paraId="72B08D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Fishponds</w:t>
            </w:r>
          </w:p>
        </w:tc>
        <w:tc>
          <w:tcPr>
            <w:tcW w:w="1053" w:type="dxa"/>
            <w:tcBorders>
              <w:top w:val="nil"/>
              <w:left w:val="nil"/>
              <w:bottom w:val="single" w:sz="4" w:space="0" w:color="auto"/>
              <w:right w:val="nil"/>
            </w:tcBorders>
            <w:shd w:val="clear" w:color="auto" w:fill="auto"/>
            <w:noWrap/>
            <w:vAlign w:val="center"/>
            <w:hideMark/>
          </w:tcPr>
          <w:p w14:paraId="7A2D59A5" w14:textId="7C7499E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D4F5D2" w14:textId="20411A7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CE73BE6" w14:textId="7CA148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F1D2C1" w14:textId="526C3CE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12EF4AE" w14:textId="1D6A346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16D8462" w14:textId="0E6A1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7CA741" w14:textId="17B793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921A1" w14:textId="788F69A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DEE94F" w14:textId="77777777" w:rsidTr="00B24564">
        <w:tc>
          <w:tcPr>
            <w:tcW w:w="3060" w:type="dxa"/>
            <w:tcBorders>
              <w:top w:val="nil"/>
              <w:left w:val="nil"/>
              <w:bottom w:val="single" w:sz="4" w:space="0" w:color="auto"/>
              <w:right w:val="nil"/>
            </w:tcBorders>
            <w:shd w:val="clear" w:color="auto" w:fill="auto"/>
            <w:noWrap/>
            <w:vAlign w:val="center"/>
            <w:hideMark/>
          </w:tcPr>
          <w:p w14:paraId="3E5C31D8" w14:textId="69FAC1FB" w:rsidR="00437AFB" w:rsidRPr="00B24564" w:rsidRDefault="00E21920" w:rsidP="00B24564">
            <w:pPr>
              <w:widowControl/>
              <w:spacing w:line="259" w:lineRule="auto"/>
              <w:ind w:firstLineChars="100" w:firstLine="200"/>
              <w:rPr>
                <w:rFonts w:eastAsia="Times New Roman" w:cs="Times New Roman"/>
                <w:sz w:val="20"/>
                <w:szCs w:val="20"/>
              </w:rPr>
            </w:pPr>
            <w:r>
              <w:rPr>
                <w:rFonts w:eastAsia="Times New Roman" w:cs="Times New Roman"/>
                <w:sz w:val="20"/>
                <w:szCs w:val="20"/>
              </w:rPr>
              <w:t>Dairy</w:t>
            </w:r>
            <w:r w:rsidRPr="00B24564">
              <w:rPr>
                <w:rFonts w:eastAsia="Times New Roman" w:cs="Times New Roman"/>
                <w:sz w:val="20"/>
                <w:szCs w:val="20"/>
              </w:rPr>
              <w:t xml:space="preserve"> </w:t>
            </w:r>
            <w:r w:rsidR="00437AFB" w:rsidRPr="00B24564">
              <w:rPr>
                <w:rFonts w:eastAsia="Times New Roman" w:cs="Times New Roman"/>
                <w:sz w:val="20"/>
                <w:szCs w:val="20"/>
              </w:rPr>
              <w:t>cows</w:t>
            </w:r>
          </w:p>
        </w:tc>
        <w:tc>
          <w:tcPr>
            <w:tcW w:w="1053" w:type="dxa"/>
            <w:tcBorders>
              <w:top w:val="nil"/>
              <w:left w:val="nil"/>
              <w:bottom w:val="single" w:sz="4" w:space="0" w:color="auto"/>
              <w:right w:val="nil"/>
            </w:tcBorders>
            <w:shd w:val="clear" w:color="auto" w:fill="auto"/>
            <w:noWrap/>
            <w:vAlign w:val="center"/>
            <w:hideMark/>
          </w:tcPr>
          <w:p w14:paraId="71F0EF0D" w14:textId="30D5E3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30FBFC8" w14:textId="187D9F2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E3D3173" w14:textId="265016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9EE1CB" w14:textId="696FA93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48FA7F" w14:textId="7BBBA04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BE9423" w14:textId="67FFF8C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5A675" w14:textId="61F83E1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150FA2A2" w14:textId="0B73CB7C"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A056E2" w14:textId="77777777" w:rsidTr="00B24564">
        <w:tc>
          <w:tcPr>
            <w:tcW w:w="3060" w:type="dxa"/>
            <w:tcBorders>
              <w:top w:val="nil"/>
              <w:left w:val="nil"/>
              <w:bottom w:val="single" w:sz="4" w:space="0" w:color="auto"/>
              <w:right w:val="nil"/>
            </w:tcBorders>
            <w:shd w:val="clear" w:color="auto" w:fill="auto"/>
            <w:noWrap/>
            <w:vAlign w:val="center"/>
            <w:hideMark/>
          </w:tcPr>
          <w:p w14:paraId="69A947F9" w14:textId="77777777" w:rsidR="00437AFB" w:rsidRPr="00B24564" w:rsidRDefault="00437AFB" w:rsidP="00B24564">
            <w:pPr>
              <w:widowControl/>
              <w:spacing w:line="259" w:lineRule="auto"/>
              <w:rPr>
                <w:rFonts w:eastAsia="Times New Roman" w:cs="Times New Roman"/>
                <w:b/>
                <w:bCs/>
                <w:sz w:val="20"/>
                <w:szCs w:val="20"/>
              </w:rPr>
            </w:pPr>
            <w:commentRangeStart w:id="1057"/>
            <w:r w:rsidRPr="00B24564">
              <w:rPr>
                <w:rFonts w:eastAsia="Times New Roman" w:cs="Times New Roman"/>
                <w:b/>
                <w:bCs/>
                <w:sz w:val="20"/>
                <w:szCs w:val="20"/>
              </w:rPr>
              <w:t xml:space="preserve">Management practice or </w:t>
            </w:r>
            <w:r w:rsidRPr="00B24564">
              <w:rPr>
                <w:rFonts w:eastAsia="Times New Roman" w:cs="Times New Roman"/>
                <w:b/>
                <w:bCs/>
                <w:sz w:val="20"/>
                <w:szCs w:val="20"/>
              </w:rPr>
              <w:lastRenderedPageBreak/>
              <w:t>technology type</w:t>
            </w:r>
            <w:commentRangeEnd w:id="1057"/>
            <w:r w:rsidRPr="00B24564">
              <w:rPr>
                <w:rStyle w:val="CommentReference"/>
                <w:sz w:val="20"/>
                <w:szCs w:val="20"/>
              </w:rPr>
              <w:commentReference w:id="1057"/>
            </w:r>
          </w:p>
        </w:tc>
        <w:tc>
          <w:tcPr>
            <w:tcW w:w="1053" w:type="dxa"/>
            <w:tcBorders>
              <w:top w:val="nil"/>
              <w:left w:val="nil"/>
              <w:bottom w:val="single" w:sz="4" w:space="0" w:color="auto"/>
              <w:right w:val="nil"/>
            </w:tcBorders>
            <w:shd w:val="clear" w:color="auto" w:fill="auto"/>
            <w:noWrap/>
            <w:vAlign w:val="center"/>
            <w:hideMark/>
          </w:tcPr>
          <w:p w14:paraId="1E3B1837" w14:textId="74520B9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1CBA04" w14:textId="0A92AA5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5190298" w14:textId="379EB9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B856493" w14:textId="5F32FC2A"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7702FB3" w14:textId="4200CB0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5E2A6C3" w14:textId="3379710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32484A6" w14:textId="54F12CA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B0186E1" w14:textId="434B9F3F"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1AF9466" w14:textId="77777777" w:rsidTr="00B24564">
        <w:tc>
          <w:tcPr>
            <w:tcW w:w="3060" w:type="dxa"/>
            <w:tcBorders>
              <w:top w:val="nil"/>
              <w:left w:val="nil"/>
              <w:bottom w:val="single" w:sz="4" w:space="0" w:color="auto"/>
              <w:right w:val="nil"/>
            </w:tcBorders>
            <w:shd w:val="clear" w:color="auto" w:fill="auto"/>
            <w:noWrap/>
            <w:vAlign w:val="center"/>
            <w:hideMark/>
          </w:tcPr>
          <w:p w14:paraId="1631DA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Agriculture water management non-irrigation based</w:t>
            </w:r>
          </w:p>
        </w:tc>
        <w:tc>
          <w:tcPr>
            <w:tcW w:w="1053" w:type="dxa"/>
            <w:tcBorders>
              <w:top w:val="nil"/>
              <w:left w:val="nil"/>
              <w:bottom w:val="single" w:sz="4" w:space="0" w:color="auto"/>
              <w:right w:val="nil"/>
            </w:tcBorders>
            <w:shd w:val="clear" w:color="auto" w:fill="auto"/>
            <w:noWrap/>
            <w:vAlign w:val="bottom"/>
            <w:hideMark/>
          </w:tcPr>
          <w:p w14:paraId="11931FD1" w14:textId="472908C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54385C55" w14:textId="0C42B2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113B06B1" w14:textId="75D159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07C77AA" w14:textId="7B5522D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6207738C" w14:textId="0C26D35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52E8A3F1" w14:textId="4886C2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41E62579" w14:textId="74D4A8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5387364" w14:textId="1D5F290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A2B0F8" w14:textId="77777777" w:rsidTr="00B24564">
        <w:tc>
          <w:tcPr>
            <w:tcW w:w="3060" w:type="dxa"/>
            <w:tcBorders>
              <w:top w:val="nil"/>
              <w:left w:val="nil"/>
              <w:bottom w:val="single" w:sz="4" w:space="0" w:color="auto"/>
              <w:right w:val="nil"/>
            </w:tcBorders>
            <w:shd w:val="clear" w:color="auto" w:fill="auto"/>
            <w:noWrap/>
            <w:vAlign w:val="center"/>
            <w:hideMark/>
          </w:tcPr>
          <w:p w14:paraId="57DCFB6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Aquaculture management</w:t>
            </w:r>
          </w:p>
        </w:tc>
        <w:tc>
          <w:tcPr>
            <w:tcW w:w="1053" w:type="dxa"/>
            <w:tcBorders>
              <w:top w:val="nil"/>
              <w:left w:val="nil"/>
              <w:bottom w:val="single" w:sz="4" w:space="0" w:color="auto"/>
              <w:right w:val="nil"/>
            </w:tcBorders>
            <w:shd w:val="clear" w:color="auto" w:fill="auto"/>
            <w:noWrap/>
            <w:vAlign w:val="center"/>
            <w:hideMark/>
          </w:tcPr>
          <w:p w14:paraId="53A64D6D" w14:textId="66B616C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DF53DB8" w14:textId="7293F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4D7DA2" w14:textId="328AB4D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D975C3" w14:textId="0E47F09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0877F61" w14:textId="78E4FCC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2E4EEE" w14:textId="03C28C8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96DE20" w14:textId="5994F07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D43284" w14:textId="41DA5A5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23DD30" w14:textId="77777777" w:rsidTr="00B24564">
        <w:tc>
          <w:tcPr>
            <w:tcW w:w="3060" w:type="dxa"/>
            <w:tcBorders>
              <w:top w:val="nil"/>
              <w:left w:val="nil"/>
              <w:bottom w:val="single" w:sz="4" w:space="0" w:color="auto"/>
              <w:right w:val="nil"/>
            </w:tcBorders>
            <w:shd w:val="clear" w:color="auto" w:fill="auto"/>
            <w:noWrap/>
            <w:vAlign w:val="center"/>
            <w:hideMark/>
          </w:tcPr>
          <w:p w14:paraId="3D6BEA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Climate adaptation, climate risk management</w:t>
            </w:r>
          </w:p>
        </w:tc>
        <w:tc>
          <w:tcPr>
            <w:tcW w:w="1053" w:type="dxa"/>
            <w:tcBorders>
              <w:top w:val="nil"/>
              <w:left w:val="nil"/>
              <w:bottom w:val="single" w:sz="4" w:space="0" w:color="auto"/>
              <w:right w:val="nil"/>
            </w:tcBorders>
            <w:shd w:val="clear" w:color="auto" w:fill="auto"/>
            <w:noWrap/>
            <w:vAlign w:val="bottom"/>
            <w:hideMark/>
          </w:tcPr>
          <w:p w14:paraId="70185967" w14:textId="70C8127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12AA5F9" w14:textId="46796A2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2E2E7B" w14:textId="3AEA04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2B9E33F" w14:textId="3EC1542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104FDB6E" w14:textId="19C5718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62A1C1E2" w14:textId="46A1CF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297DA68" w14:textId="48A1E1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46A2C9C8" w14:textId="054665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41FE9" w14:textId="77777777" w:rsidTr="00B24564">
        <w:tc>
          <w:tcPr>
            <w:tcW w:w="3060" w:type="dxa"/>
            <w:tcBorders>
              <w:top w:val="nil"/>
              <w:left w:val="nil"/>
              <w:bottom w:val="single" w:sz="4" w:space="0" w:color="auto"/>
              <w:right w:val="nil"/>
            </w:tcBorders>
            <w:shd w:val="clear" w:color="auto" w:fill="auto"/>
            <w:noWrap/>
            <w:vAlign w:val="center"/>
            <w:hideMark/>
          </w:tcPr>
          <w:p w14:paraId="70E96A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Crop genetics</w:t>
            </w:r>
          </w:p>
        </w:tc>
        <w:tc>
          <w:tcPr>
            <w:tcW w:w="1053" w:type="dxa"/>
            <w:tcBorders>
              <w:top w:val="nil"/>
              <w:left w:val="nil"/>
              <w:bottom w:val="single" w:sz="4" w:space="0" w:color="auto"/>
              <w:right w:val="nil"/>
            </w:tcBorders>
            <w:shd w:val="clear" w:color="auto" w:fill="auto"/>
            <w:noWrap/>
            <w:vAlign w:val="center"/>
            <w:hideMark/>
          </w:tcPr>
          <w:p w14:paraId="45B9F26E" w14:textId="78C35AD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963850" w14:textId="798028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nil"/>
              <w:right w:val="nil"/>
            </w:tcBorders>
            <w:shd w:val="clear" w:color="auto" w:fill="auto"/>
            <w:noWrap/>
            <w:vAlign w:val="bottom"/>
            <w:hideMark/>
          </w:tcPr>
          <w:p w14:paraId="62FAFA13" w14:textId="7777777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nil"/>
              <w:right w:val="nil"/>
            </w:tcBorders>
            <w:shd w:val="clear" w:color="000000" w:fill="D9D9D9"/>
            <w:noWrap/>
            <w:vAlign w:val="bottom"/>
            <w:hideMark/>
          </w:tcPr>
          <w:p w14:paraId="5158A0C4" w14:textId="4491D97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C4E54" w14:textId="2A501D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F5BF29" w14:textId="5E7FA9A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nil"/>
              <w:right w:val="nil"/>
            </w:tcBorders>
            <w:shd w:val="clear" w:color="auto" w:fill="auto"/>
            <w:noWrap/>
            <w:vAlign w:val="bottom"/>
            <w:hideMark/>
          </w:tcPr>
          <w:p w14:paraId="36B36F26" w14:textId="7777777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nil"/>
              <w:right w:val="nil"/>
            </w:tcBorders>
            <w:shd w:val="clear" w:color="auto" w:fill="auto"/>
            <w:noWrap/>
            <w:vAlign w:val="bottom"/>
            <w:hideMark/>
          </w:tcPr>
          <w:p w14:paraId="1CBBC3D2" w14:textId="77777777" w:rsidR="00437AFB" w:rsidRPr="00B24564" w:rsidRDefault="00437AFB" w:rsidP="007734F7">
            <w:pPr>
              <w:widowControl/>
              <w:spacing w:line="259" w:lineRule="auto"/>
              <w:jc w:val="center"/>
              <w:rPr>
                <w:rFonts w:eastAsia="Times New Roman" w:cs="Times New Roman"/>
                <w:color w:val="auto"/>
                <w:sz w:val="20"/>
                <w:szCs w:val="20"/>
              </w:rPr>
            </w:pPr>
          </w:p>
        </w:tc>
      </w:tr>
      <w:tr w:rsidR="00437AFB" w:rsidRPr="00B24564" w14:paraId="77652281" w14:textId="77777777" w:rsidTr="00B24564">
        <w:tc>
          <w:tcPr>
            <w:tcW w:w="3060" w:type="dxa"/>
            <w:tcBorders>
              <w:top w:val="nil"/>
              <w:left w:val="nil"/>
              <w:bottom w:val="single" w:sz="4" w:space="0" w:color="auto"/>
              <w:right w:val="nil"/>
            </w:tcBorders>
            <w:shd w:val="clear" w:color="auto" w:fill="auto"/>
            <w:noWrap/>
            <w:vAlign w:val="center"/>
            <w:hideMark/>
          </w:tcPr>
          <w:p w14:paraId="3859189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Cultural practices</w:t>
            </w:r>
          </w:p>
        </w:tc>
        <w:tc>
          <w:tcPr>
            <w:tcW w:w="1053" w:type="dxa"/>
            <w:tcBorders>
              <w:top w:val="nil"/>
              <w:left w:val="nil"/>
              <w:bottom w:val="single" w:sz="4" w:space="0" w:color="auto"/>
              <w:right w:val="nil"/>
            </w:tcBorders>
            <w:shd w:val="clear" w:color="auto" w:fill="auto"/>
            <w:noWrap/>
            <w:vAlign w:val="center"/>
            <w:hideMark/>
          </w:tcPr>
          <w:p w14:paraId="4D10543B" w14:textId="629C07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67C484F" w14:textId="16C609C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single" w:sz="4" w:space="0" w:color="auto"/>
              <w:left w:val="nil"/>
              <w:bottom w:val="single" w:sz="4" w:space="0" w:color="auto"/>
              <w:right w:val="nil"/>
            </w:tcBorders>
            <w:shd w:val="clear" w:color="auto" w:fill="auto"/>
            <w:noWrap/>
            <w:vAlign w:val="center"/>
            <w:hideMark/>
          </w:tcPr>
          <w:p w14:paraId="68EEAF40" w14:textId="4671212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single" w:sz="4" w:space="0" w:color="auto"/>
              <w:left w:val="nil"/>
              <w:bottom w:val="single" w:sz="4" w:space="0" w:color="auto"/>
              <w:right w:val="nil"/>
            </w:tcBorders>
            <w:shd w:val="clear" w:color="000000" w:fill="D9D9D9"/>
            <w:noWrap/>
            <w:vAlign w:val="center"/>
            <w:hideMark/>
          </w:tcPr>
          <w:p w14:paraId="27C61F11" w14:textId="7D10DE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A28978" w14:textId="0B22BA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480A692" w14:textId="4E49CE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single" w:sz="4" w:space="0" w:color="auto"/>
              <w:left w:val="nil"/>
              <w:bottom w:val="single" w:sz="4" w:space="0" w:color="auto"/>
              <w:right w:val="nil"/>
            </w:tcBorders>
            <w:shd w:val="clear" w:color="auto" w:fill="auto"/>
            <w:noWrap/>
            <w:vAlign w:val="center"/>
            <w:hideMark/>
          </w:tcPr>
          <w:p w14:paraId="6683111E" w14:textId="008251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single" w:sz="4" w:space="0" w:color="auto"/>
              <w:left w:val="nil"/>
              <w:bottom w:val="single" w:sz="4" w:space="0" w:color="auto"/>
              <w:right w:val="nil"/>
            </w:tcBorders>
            <w:shd w:val="clear" w:color="auto" w:fill="auto"/>
            <w:noWrap/>
            <w:vAlign w:val="center"/>
            <w:hideMark/>
          </w:tcPr>
          <w:p w14:paraId="4D34A32F" w14:textId="226A0F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CFAECF3" w14:textId="77777777" w:rsidTr="00B24564">
        <w:tc>
          <w:tcPr>
            <w:tcW w:w="3060" w:type="dxa"/>
            <w:tcBorders>
              <w:top w:val="nil"/>
              <w:left w:val="nil"/>
              <w:bottom w:val="single" w:sz="4" w:space="0" w:color="auto"/>
              <w:right w:val="nil"/>
            </w:tcBorders>
            <w:shd w:val="clear" w:color="auto" w:fill="auto"/>
            <w:noWrap/>
            <w:vAlign w:val="center"/>
            <w:hideMark/>
          </w:tcPr>
          <w:p w14:paraId="7DE9A64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Irrigation</w:t>
            </w:r>
          </w:p>
        </w:tc>
        <w:tc>
          <w:tcPr>
            <w:tcW w:w="1053" w:type="dxa"/>
            <w:tcBorders>
              <w:top w:val="nil"/>
              <w:left w:val="nil"/>
              <w:bottom w:val="single" w:sz="4" w:space="0" w:color="auto"/>
              <w:right w:val="nil"/>
            </w:tcBorders>
            <w:shd w:val="clear" w:color="auto" w:fill="auto"/>
            <w:noWrap/>
            <w:vAlign w:val="bottom"/>
            <w:hideMark/>
          </w:tcPr>
          <w:p w14:paraId="079DA022" w14:textId="59D1D7F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514E8D5" w14:textId="6258338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4E34FADC" w14:textId="6CBDBB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188AEB3" w14:textId="45C0A8D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3A2EEA1" w14:textId="0B1A47C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CA97C05" w14:textId="0A415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D078402" w14:textId="085DB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46049C6" w14:textId="0EDA89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3D99A8D" w14:textId="77777777" w:rsidTr="00B24564">
        <w:tc>
          <w:tcPr>
            <w:tcW w:w="3060" w:type="dxa"/>
            <w:tcBorders>
              <w:top w:val="nil"/>
              <w:left w:val="nil"/>
              <w:bottom w:val="single" w:sz="4" w:space="0" w:color="auto"/>
              <w:right w:val="nil"/>
            </w:tcBorders>
            <w:shd w:val="clear" w:color="auto" w:fill="auto"/>
            <w:noWrap/>
            <w:vAlign w:val="center"/>
            <w:hideMark/>
          </w:tcPr>
          <w:p w14:paraId="6160ECB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Livestock management</w:t>
            </w:r>
          </w:p>
        </w:tc>
        <w:tc>
          <w:tcPr>
            <w:tcW w:w="1053" w:type="dxa"/>
            <w:tcBorders>
              <w:top w:val="nil"/>
              <w:left w:val="nil"/>
              <w:bottom w:val="single" w:sz="4" w:space="0" w:color="auto"/>
              <w:right w:val="nil"/>
            </w:tcBorders>
            <w:shd w:val="clear" w:color="auto" w:fill="auto"/>
            <w:noWrap/>
            <w:vAlign w:val="center"/>
            <w:hideMark/>
          </w:tcPr>
          <w:p w14:paraId="5E65D210" w14:textId="70D6B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338A8C0" w14:textId="7887A4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FAE87AC" w14:textId="06C98F8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597949F" w14:textId="7D95210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2D7F04" w14:textId="5D20558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6E7B77" w14:textId="3C7E8D3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0837B37" w14:textId="5DFD2B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F1AD7E6" w14:textId="547C007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169786" w14:textId="77777777" w:rsidTr="00B24564">
        <w:tc>
          <w:tcPr>
            <w:tcW w:w="3060" w:type="dxa"/>
            <w:tcBorders>
              <w:top w:val="nil"/>
              <w:left w:val="nil"/>
              <w:bottom w:val="single" w:sz="4" w:space="0" w:color="auto"/>
              <w:right w:val="nil"/>
            </w:tcBorders>
            <w:shd w:val="clear" w:color="auto" w:fill="auto"/>
            <w:noWrap/>
            <w:vAlign w:val="center"/>
            <w:hideMark/>
          </w:tcPr>
          <w:p w14:paraId="0E0AE0C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Marketing and distribution</w:t>
            </w:r>
          </w:p>
        </w:tc>
        <w:tc>
          <w:tcPr>
            <w:tcW w:w="1053" w:type="dxa"/>
            <w:tcBorders>
              <w:top w:val="nil"/>
              <w:left w:val="nil"/>
              <w:bottom w:val="single" w:sz="4" w:space="0" w:color="auto"/>
              <w:right w:val="nil"/>
            </w:tcBorders>
            <w:shd w:val="clear" w:color="auto" w:fill="auto"/>
            <w:noWrap/>
            <w:vAlign w:val="bottom"/>
            <w:hideMark/>
          </w:tcPr>
          <w:p w14:paraId="525DE5B1" w14:textId="342A72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741A85D" w14:textId="5B7B5F9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2CE4FBA9" w14:textId="270E7E3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797503E" w14:textId="720DE35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32EE5029" w14:textId="19D68F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7B861579" w14:textId="575057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1F2C854" w14:textId="402D045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9FC24A5" w14:textId="1A0CFA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818A" w14:textId="77777777" w:rsidTr="00B24564">
        <w:tc>
          <w:tcPr>
            <w:tcW w:w="3060" w:type="dxa"/>
            <w:tcBorders>
              <w:top w:val="nil"/>
              <w:left w:val="nil"/>
              <w:bottom w:val="single" w:sz="4" w:space="0" w:color="auto"/>
              <w:right w:val="nil"/>
            </w:tcBorders>
            <w:shd w:val="clear" w:color="auto" w:fill="auto"/>
            <w:noWrap/>
            <w:vAlign w:val="center"/>
            <w:hideMark/>
          </w:tcPr>
          <w:p w14:paraId="12BFB1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Natural resource or ecosystem management</w:t>
            </w:r>
          </w:p>
        </w:tc>
        <w:tc>
          <w:tcPr>
            <w:tcW w:w="1053" w:type="dxa"/>
            <w:tcBorders>
              <w:top w:val="nil"/>
              <w:left w:val="nil"/>
              <w:bottom w:val="single" w:sz="4" w:space="0" w:color="auto"/>
              <w:right w:val="nil"/>
            </w:tcBorders>
            <w:shd w:val="clear" w:color="auto" w:fill="auto"/>
            <w:noWrap/>
            <w:vAlign w:val="center"/>
            <w:hideMark/>
          </w:tcPr>
          <w:p w14:paraId="5F052EA1" w14:textId="7F03A7E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DAC681" w14:textId="4A4CECC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FE31E8" w14:textId="04259B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CD7277" w14:textId="31C51F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AD0943" w14:textId="7261514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2491480" w14:textId="1A7853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A43F14" w14:textId="152C455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014AE2C" w14:textId="5E6CE0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478CADB" w14:textId="77777777" w:rsidTr="00B24564">
        <w:tc>
          <w:tcPr>
            <w:tcW w:w="3060" w:type="dxa"/>
            <w:tcBorders>
              <w:top w:val="nil"/>
              <w:left w:val="nil"/>
              <w:bottom w:val="single" w:sz="4" w:space="0" w:color="auto"/>
              <w:right w:val="nil"/>
            </w:tcBorders>
            <w:shd w:val="clear" w:color="auto" w:fill="auto"/>
            <w:noWrap/>
            <w:vAlign w:val="center"/>
            <w:hideMark/>
          </w:tcPr>
          <w:p w14:paraId="04F83D6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Pest and disease management</w:t>
            </w:r>
          </w:p>
        </w:tc>
        <w:tc>
          <w:tcPr>
            <w:tcW w:w="1053" w:type="dxa"/>
            <w:tcBorders>
              <w:top w:val="nil"/>
              <w:left w:val="nil"/>
              <w:bottom w:val="single" w:sz="4" w:space="0" w:color="auto"/>
              <w:right w:val="nil"/>
            </w:tcBorders>
            <w:shd w:val="clear" w:color="auto" w:fill="auto"/>
            <w:noWrap/>
            <w:vAlign w:val="center"/>
            <w:hideMark/>
          </w:tcPr>
          <w:p w14:paraId="4258BA6A" w14:textId="11FC4C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F4431B" w14:textId="171CAEE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5BF5168" w14:textId="426F4C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2BA27" w14:textId="42E62A7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CC4CEC" w14:textId="12F7C3F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AFE303" w14:textId="46259F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6A4A56E" w14:textId="2C541B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56B67C6" w14:textId="31BC66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B419F7" w14:textId="77777777" w:rsidTr="00B24564">
        <w:tc>
          <w:tcPr>
            <w:tcW w:w="3060" w:type="dxa"/>
            <w:tcBorders>
              <w:top w:val="nil"/>
              <w:left w:val="nil"/>
              <w:bottom w:val="single" w:sz="4" w:space="0" w:color="auto"/>
              <w:right w:val="nil"/>
            </w:tcBorders>
            <w:shd w:val="clear" w:color="auto" w:fill="auto"/>
            <w:noWrap/>
            <w:vAlign w:val="center"/>
            <w:hideMark/>
          </w:tcPr>
          <w:p w14:paraId="490B08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Post-harvest handling and storage</w:t>
            </w:r>
          </w:p>
        </w:tc>
        <w:tc>
          <w:tcPr>
            <w:tcW w:w="1053" w:type="dxa"/>
            <w:tcBorders>
              <w:top w:val="nil"/>
              <w:left w:val="nil"/>
              <w:bottom w:val="single" w:sz="4" w:space="0" w:color="auto"/>
              <w:right w:val="nil"/>
            </w:tcBorders>
            <w:shd w:val="clear" w:color="auto" w:fill="auto"/>
            <w:noWrap/>
            <w:vAlign w:val="center"/>
            <w:hideMark/>
          </w:tcPr>
          <w:p w14:paraId="4758BBE0" w14:textId="23C3E8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2C50D9" w14:textId="2DB204F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92671D1" w14:textId="2176560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02E948BB" w14:textId="53CEDE2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A97CD54" w14:textId="422E2E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CACED7B" w14:textId="00B8E4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11F499F" w14:textId="5019F38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8582C9B" w14:textId="0EA027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A8883A" w14:textId="77777777" w:rsidTr="00B24564">
        <w:tc>
          <w:tcPr>
            <w:tcW w:w="3060" w:type="dxa"/>
            <w:tcBorders>
              <w:top w:val="nil"/>
              <w:left w:val="nil"/>
              <w:bottom w:val="single" w:sz="4" w:space="0" w:color="auto"/>
              <w:right w:val="nil"/>
            </w:tcBorders>
            <w:shd w:val="clear" w:color="auto" w:fill="auto"/>
            <w:noWrap/>
            <w:vAlign w:val="center"/>
            <w:hideMark/>
          </w:tcPr>
          <w:p w14:paraId="7D54E28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Soil-related fertility and conservation</w:t>
            </w:r>
          </w:p>
        </w:tc>
        <w:tc>
          <w:tcPr>
            <w:tcW w:w="1053" w:type="dxa"/>
            <w:tcBorders>
              <w:top w:val="nil"/>
              <w:left w:val="nil"/>
              <w:bottom w:val="single" w:sz="4" w:space="0" w:color="auto"/>
              <w:right w:val="nil"/>
            </w:tcBorders>
            <w:shd w:val="clear" w:color="auto" w:fill="auto"/>
            <w:noWrap/>
            <w:vAlign w:val="center"/>
            <w:hideMark/>
          </w:tcPr>
          <w:p w14:paraId="3C837863" w14:textId="3129C3DD"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AAE46E8" w14:textId="2A4BB14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AE2FD10" w14:textId="34DDC3C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1130CED" w14:textId="3AAC2C8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E3D031" w14:textId="7A349685"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B6B773" w14:textId="4E7F72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4A893D7" w14:textId="0A6A30F2"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23C6983" w14:textId="26E464C5"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C350C" w14:textId="77777777" w:rsidTr="00B24564">
        <w:tc>
          <w:tcPr>
            <w:tcW w:w="3060" w:type="dxa"/>
            <w:tcBorders>
              <w:top w:val="nil"/>
              <w:left w:val="nil"/>
              <w:bottom w:val="single" w:sz="4" w:space="0" w:color="auto"/>
              <w:right w:val="nil"/>
            </w:tcBorders>
            <w:shd w:val="clear" w:color="auto" w:fill="auto"/>
            <w:noWrap/>
            <w:vAlign w:val="center"/>
            <w:hideMark/>
          </w:tcPr>
          <w:p w14:paraId="067EF76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Value-added processing</w:t>
            </w:r>
          </w:p>
        </w:tc>
        <w:tc>
          <w:tcPr>
            <w:tcW w:w="1053" w:type="dxa"/>
            <w:tcBorders>
              <w:top w:val="nil"/>
              <w:left w:val="nil"/>
              <w:bottom w:val="single" w:sz="4" w:space="0" w:color="auto"/>
              <w:right w:val="nil"/>
            </w:tcBorders>
            <w:shd w:val="clear" w:color="auto" w:fill="auto"/>
            <w:noWrap/>
            <w:vAlign w:val="bottom"/>
            <w:hideMark/>
          </w:tcPr>
          <w:p w14:paraId="4FE61E8E" w14:textId="22FA9D8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A2F1C41" w14:textId="037A143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5BCE52" w14:textId="7D6669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3906D810" w14:textId="5CE8816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69BA119" w14:textId="5EB9F6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B801A45" w14:textId="1F401B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C7C88E7" w14:textId="796FE04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009CFCD5" w14:textId="53FCBF6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D530A40" w14:textId="77777777" w:rsidTr="00B24564">
        <w:tc>
          <w:tcPr>
            <w:tcW w:w="3060" w:type="dxa"/>
            <w:tcBorders>
              <w:top w:val="nil"/>
              <w:left w:val="nil"/>
              <w:bottom w:val="single" w:sz="4" w:space="0" w:color="auto"/>
              <w:right w:val="nil"/>
            </w:tcBorders>
            <w:shd w:val="clear" w:color="auto" w:fill="auto"/>
            <w:noWrap/>
            <w:vAlign w:val="center"/>
            <w:hideMark/>
          </w:tcPr>
          <w:p w14:paraId="00ABD3A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Wild-caught fisheries management</w:t>
            </w:r>
          </w:p>
        </w:tc>
        <w:tc>
          <w:tcPr>
            <w:tcW w:w="1053" w:type="dxa"/>
            <w:tcBorders>
              <w:top w:val="nil"/>
              <w:left w:val="nil"/>
              <w:bottom w:val="single" w:sz="4" w:space="0" w:color="auto"/>
              <w:right w:val="nil"/>
            </w:tcBorders>
            <w:shd w:val="clear" w:color="auto" w:fill="auto"/>
            <w:noWrap/>
            <w:vAlign w:val="center"/>
            <w:hideMark/>
          </w:tcPr>
          <w:p w14:paraId="5AE32E74" w14:textId="22473BD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87A019A" w14:textId="21D073A4"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B9C5C64" w14:textId="54F112B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91544D" w14:textId="3F6738B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5BDE00" w14:textId="75F8911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160592D" w14:textId="5BE2DE7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49EF82" w14:textId="297C93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776381A" w14:textId="2B2633E8"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043A3B6" w14:textId="77777777" w:rsidTr="00B24564">
        <w:tc>
          <w:tcPr>
            <w:tcW w:w="3060" w:type="dxa"/>
            <w:tcBorders>
              <w:top w:val="nil"/>
              <w:left w:val="nil"/>
              <w:bottom w:val="single" w:sz="4" w:space="0" w:color="auto"/>
              <w:right w:val="nil"/>
            </w:tcBorders>
            <w:shd w:val="clear" w:color="auto" w:fill="auto"/>
            <w:noWrap/>
            <w:vAlign w:val="center"/>
            <w:hideMark/>
          </w:tcPr>
          <w:p w14:paraId="15BCF3B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Other</w:t>
            </w:r>
          </w:p>
        </w:tc>
        <w:tc>
          <w:tcPr>
            <w:tcW w:w="1053" w:type="dxa"/>
            <w:tcBorders>
              <w:top w:val="nil"/>
              <w:left w:val="nil"/>
              <w:bottom w:val="single" w:sz="4" w:space="0" w:color="auto"/>
              <w:right w:val="nil"/>
            </w:tcBorders>
            <w:shd w:val="clear" w:color="auto" w:fill="auto"/>
            <w:noWrap/>
            <w:vAlign w:val="bottom"/>
            <w:hideMark/>
          </w:tcPr>
          <w:p w14:paraId="0CDDC138" w14:textId="73A224F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324A34BF" w14:textId="2E7128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3D64E17" w14:textId="461FC1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F7EA5DE" w14:textId="4B4C8CC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28AE0380" w14:textId="52C26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36C914C6" w14:textId="070090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B2ED083" w14:textId="3BC357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E02109A" w14:textId="5012701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45F5631"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80D50A6" w14:textId="587FA5CF"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Yield of targeted agricultural commodities within target </w:t>
            </w:r>
            <w:commentRangeStart w:id="1058"/>
            <w:r w:rsidRPr="00B24564">
              <w:rPr>
                <w:rFonts w:eastAsia="Times New Roman" w:cs="Times New Roman"/>
                <w:b/>
                <w:bCs/>
                <w:color w:val="auto"/>
                <w:sz w:val="20"/>
                <w:szCs w:val="20"/>
              </w:rPr>
              <w:t>areas</w:t>
            </w:r>
            <w:commentRangeEnd w:id="1058"/>
            <w:r w:rsidRPr="00B24564">
              <w:rPr>
                <w:rStyle w:val="CommentReference"/>
                <w:sz w:val="20"/>
                <w:szCs w:val="20"/>
              </w:rPr>
              <w:commentReference w:id="1058"/>
            </w:r>
          </w:p>
        </w:tc>
        <w:tc>
          <w:tcPr>
            <w:tcW w:w="1220" w:type="dxa"/>
            <w:gridSpan w:val="3"/>
            <w:tcBorders>
              <w:top w:val="nil"/>
              <w:left w:val="nil"/>
              <w:bottom w:val="single" w:sz="4" w:space="0" w:color="auto"/>
              <w:right w:val="nil"/>
            </w:tcBorders>
            <w:shd w:val="clear" w:color="000000" w:fill="DBE7F3"/>
            <w:noWrap/>
            <w:vAlign w:val="center"/>
            <w:hideMark/>
          </w:tcPr>
          <w:p w14:paraId="51DBAB1F"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340B4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5FC1382A" w14:textId="77777777" w:rsidTr="00B24564">
        <w:tc>
          <w:tcPr>
            <w:tcW w:w="3060" w:type="dxa"/>
            <w:tcBorders>
              <w:top w:val="nil"/>
              <w:left w:val="nil"/>
              <w:bottom w:val="single" w:sz="4" w:space="0" w:color="auto"/>
              <w:right w:val="nil"/>
            </w:tcBorders>
            <w:shd w:val="clear" w:color="000000" w:fill="D9D9D9"/>
            <w:noWrap/>
            <w:vAlign w:val="center"/>
            <w:hideMark/>
          </w:tcPr>
          <w:p w14:paraId="287A6274" w14:textId="0767F53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Maize</w:t>
            </w:r>
            <w:r w:rsidR="00433398">
              <w:rPr>
                <w:rFonts w:eastAsia="Times New Roman" w:cs="Times New Roman"/>
                <w:b/>
                <w:bCs/>
                <w:sz w:val="20"/>
                <w:szCs w:val="20"/>
              </w:rPr>
              <w:t xml:space="preserve"> </w:t>
            </w:r>
            <w:r w:rsidR="00433398" w:rsidRPr="00433398">
              <w:rPr>
                <w:rFonts w:eastAsia="Times New Roman" w:cs="Times New Roman"/>
                <w:b/>
                <w:bCs/>
                <w:sz w:val="20"/>
                <w:szCs w:val="20"/>
              </w:rPr>
              <w:t>(mt/ha)</w:t>
            </w:r>
          </w:p>
        </w:tc>
        <w:tc>
          <w:tcPr>
            <w:tcW w:w="1053" w:type="dxa"/>
            <w:tcBorders>
              <w:top w:val="nil"/>
              <w:left w:val="nil"/>
              <w:bottom w:val="single" w:sz="4" w:space="0" w:color="auto"/>
              <w:right w:val="nil"/>
            </w:tcBorders>
            <w:shd w:val="clear" w:color="000000" w:fill="D9D9D9"/>
            <w:vAlign w:val="center"/>
            <w:hideMark/>
          </w:tcPr>
          <w:p w14:paraId="7A1FCF02" w14:textId="6E637952"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31557BE2" w14:textId="793243D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377E6631" w14:textId="18623F8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7233E85" w14:textId="0C2C6B4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E222A30" w14:textId="1F1C239D"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2FB96448" w14:textId="158F06F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7648E6E9" w14:textId="2B0A1B4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5CF60CB" w14:textId="3DC530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B98FFA0" w14:textId="77777777" w:rsidTr="00B24564">
        <w:tc>
          <w:tcPr>
            <w:tcW w:w="3060" w:type="dxa"/>
            <w:tcBorders>
              <w:top w:val="nil"/>
              <w:left w:val="nil"/>
              <w:bottom w:val="single" w:sz="4" w:space="0" w:color="auto"/>
              <w:right w:val="nil"/>
            </w:tcBorders>
            <w:shd w:val="clear" w:color="auto" w:fill="auto"/>
            <w:vAlign w:val="center"/>
            <w:hideMark/>
          </w:tcPr>
          <w:p w14:paraId="12949D1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 size</w:t>
            </w:r>
          </w:p>
        </w:tc>
        <w:tc>
          <w:tcPr>
            <w:tcW w:w="1053" w:type="dxa"/>
            <w:tcBorders>
              <w:top w:val="nil"/>
              <w:left w:val="nil"/>
              <w:bottom w:val="single" w:sz="4" w:space="0" w:color="auto"/>
              <w:right w:val="nil"/>
            </w:tcBorders>
            <w:shd w:val="clear" w:color="auto" w:fill="auto"/>
            <w:vAlign w:val="center"/>
            <w:hideMark/>
          </w:tcPr>
          <w:p w14:paraId="6A5B6288" w14:textId="50E0E52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EDFD9D1" w14:textId="5EC3CB2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CB3FBAB" w14:textId="18567E8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FCAB9AC" w14:textId="4940BA3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F41BA59" w14:textId="53349A2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96D161" w14:textId="240AE9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FEB6967" w14:textId="51BF79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537753A" w14:textId="39A9225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92A5365" w14:textId="77777777" w:rsidTr="00B24564">
        <w:tc>
          <w:tcPr>
            <w:tcW w:w="3060" w:type="dxa"/>
            <w:tcBorders>
              <w:top w:val="nil"/>
              <w:left w:val="nil"/>
              <w:bottom w:val="single" w:sz="4" w:space="0" w:color="auto"/>
              <w:right w:val="nil"/>
            </w:tcBorders>
            <w:shd w:val="clear" w:color="auto" w:fill="auto"/>
            <w:vAlign w:val="center"/>
            <w:hideMark/>
          </w:tcPr>
          <w:p w14:paraId="07935088"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w:t>
            </w:r>
          </w:p>
        </w:tc>
        <w:tc>
          <w:tcPr>
            <w:tcW w:w="1053" w:type="dxa"/>
            <w:tcBorders>
              <w:top w:val="nil"/>
              <w:left w:val="nil"/>
              <w:bottom w:val="single" w:sz="4" w:space="0" w:color="auto"/>
              <w:right w:val="nil"/>
            </w:tcBorders>
            <w:shd w:val="clear" w:color="auto" w:fill="auto"/>
            <w:vAlign w:val="center"/>
            <w:hideMark/>
          </w:tcPr>
          <w:p w14:paraId="398515BF" w14:textId="28969D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A01DE6" w14:textId="3512C4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A7CE68" w14:textId="2C1B5D7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EA63B0E" w14:textId="30DDBCB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3468AC" w14:textId="459D25C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7A04722" w14:textId="38BE00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AD5A31E" w14:textId="6C339DA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0DF7F7B" w14:textId="13353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5FF306" w14:textId="77777777" w:rsidTr="00B24564">
        <w:tc>
          <w:tcPr>
            <w:tcW w:w="3060" w:type="dxa"/>
            <w:tcBorders>
              <w:top w:val="nil"/>
              <w:left w:val="nil"/>
              <w:bottom w:val="single" w:sz="4" w:space="0" w:color="auto"/>
              <w:right w:val="nil"/>
            </w:tcBorders>
            <w:shd w:val="clear" w:color="auto" w:fill="auto"/>
            <w:vAlign w:val="center"/>
            <w:hideMark/>
          </w:tcPr>
          <w:p w14:paraId="17CE2EFF" w14:textId="53F09D03"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BEDB64A" w14:textId="7AB4B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7723ED" w14:textId="029ECF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AAA1C47" w14:textId="2185BC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6B0BC02F" w14:textId="229CC68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CD8B699" w14:textId="73780B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0E1D83B" w14:textId="5F4E75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33148AB" w14:textId="5FFCC5F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BD9DEA" w14:textId="7F43A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61C08A" w14:textId="77777777" w:rsidTr="00B24564">
        <w:tc>
          <w:tcPr>
            <w:tcW w:w="3060" w:type="dxa"/>
            <w:tcBorders>
              <w:top w:val="nil"/>
              <w:left w:val="nil"/>
              <w:bottom w:val="single" w:sz="4" w:space="0" w:color="auto"/>
              <w:right w:val="nil"/>
            </w:tcBorders>
            <w:shd w:val="clear" w:color="auto" w:fill="auto"/>
            <w:vAlign w:val="center"/>
            <w:hideMark/>
          </w:tcPr>
          <w:p w14:paraId="10FAFEE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812AA76" w14:textId="6210DFD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22149B" w14:textId="3C679CE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97D70CC" w14:textId="6DFB68C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5D30EF" w14:textId="60EF04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E2AE6BC" w14:textId="4C7ACF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EE2B70D" w14:textId="1E79E90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A955832" w14:textId="45ECCAD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E65545A" w14:textId="282D8CA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4EA48A" w14:textId="77777777" w:rsidTr="00B24564">
        <w:tc>
          <w:tcPr>
            <w:tcW w:w="3060" w:type="dxa"/>
            <w:tcBorders>
              <w:top w:val="nil"/>
              <w:left w:val="nil"/>
              <w:bottom w:val="single" w:sz="4" w:space="0" w:color="auto"/>
              <w:right w:val="nil"/>
            </w:tcBorders>
            <w:shd w:val="clear" w:color="auto" w:fill="auto"/>
            <w:vAlign w:val="center"/>
            <w:hideMark/>
          </w:tcPr>
          <w:p w14:paraId="41241851"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0C5BF62" w14:textId="76794BD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D4BE04D" w14:textId="265E5B6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2E8D1AC" w14:textId="0CE56D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8C09C4E" w14:textId="58A808E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03960F6" w14:textId="416B0BA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4498454" w14:textId="42AA7E7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663E85" w14:textId="21C2D76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4792A0A" w14:textId="4ACD5B8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91FC36" w14:textId="77777777" w:rsidTr="00B24564">
        <w:tc>
          <w:tcPr>
            <w:tcW w:w="3060" w:type="dxa"/>
            <w:tcBorders>
              <w:top w:val="nil"/>
              <w:left w:val="nil"/>
              <w:bottom w:val="single" w:sz="4" w:space="0" w:color="auto"/>
              <w:right w:val="nil"/>
            </w:tcBorders>
            <w:shd w:val="clear" w:color="auto" w:fill="auto"/>
            <w:vAlign w:val="center"/>
            <w:hideMark/>
          </w:tcPr>
          <w:p w14:paraId="2F0B12FB" w14:textId="50C46C5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56E400A6" w14:textId="433D728F"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3F9B581" w14:textId="27609EF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DB4B722" w14:textId="40BFE48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8E25FB4" w14:textId="1CAE73EC"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F7E59C0" w14:textId="6BA1E1A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460108" w14:textId="3C5A90F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1A2410F" w14:textId="79794B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A6BC48" w14:textId="3D521E34"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67736E" w14:textId="77777777" w:rsidTr="00B24564">
        <w:tc>
          <w:tcPr>
            <w:tcW w:w="3060" w:type="dxa"/>
            <w:tcBorders>
              <w:top w:val="nil"/>
              <w:left w:val="nil"/>
              <w:bottom w:val="single" w:sz="4" w:space="0" w:color="auto"/>
              <w:right w:val="nil"/>
            </w:tcBorders>
            <w:shd w:val="clear" w:color="auto" w:fill="auto"/>
            <w:vAlign w:val="center"/>
            <w:hideMark/>
          </w:tcPr>
          <w:p w14:paraId="6E8566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0EAFAB45" w14:textId="125D8D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44A34A3" w14:textId="2A0774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DD1F807" w14:textId="7B1E6CC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B2501D4" w14:textId="593F508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5C40154" w14:textId="6D0217A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B73A8CA" w14:textId="045220C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F1F2CD8" w14:textId="5DBF8A3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A081DAE" w14:textId="182654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7855C3" w14:textId="77777777" w:rsidTr="00B24564">
        <w:tc>
          <w:tcPr>
            <w:tcW w:w="3060" w:type="dxa"/>
            <w:tcBorders>
              <w:top w:val="nil"/>
              <w:left w:val="nil"/>
              <w:bottom w:val="single" w:sz="4" w:space="0" w:color="auto"/>
              <w:right w:val="nil"/>
            </w:tcBorders>
            <w:shd w:val="clear" w:color="auto" w:fill="auto"/>
            <w:vAlign w:val="center"/>
            <w:hideMark/>
          </w:tcPr>
          <w:p w14:paraId="0FC406E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E4A5BE8" w14:textId="118CF08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5B4BAC2" w14:textId="66F47B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16D7878" w14:textId="4C32E57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FB38530" w14:textId="579B06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0943FF" w14:textId="715987D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F828B5D" w14:textId="12BCC5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E296732" w14:textId="6EE6390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568BF1C" w14:textId="112692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26506CF" w14:textId="77777777" w:rsidTr="00B24564">
        <w:tc>
          <w:tcPr>
            <w:tcW w:w="3060" w:type="dxa"/>
            <w:tcBorders>
              <w:top w:val="nil"/>
              <w:left w:val="nil"/>
              <w:bottom w:val="single" w:sz="4" w:space="0" w:color="auto"/>
              <w:right w:val="nil"/>
            </w:tcBorders>
            <w:shd w:val="clear" w:color="auto" w:fill="auto"/>
            <w:vAlign w:val="center"/>
            <w:hideMark/>
          </w:tcPr>
          <w:p w14:paraId="297EE359"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Non-smallholder</w:t>
            </w:r>
          </w:p>
        </w:tc>
        <w:tc>
          <w:tcPr>
            <w:tcW w:w="1053" w:type="dxa"/>
            <w:tcBorders>
              <w:top w:val="nil"/>
              <w:left w:val="nil"/>
              <w:bottom w:val="single" w:sz="4" w:space="0" w:color="auto"/>
              <w:right w:val="nil"/>
            </w:tcBorders>
            <w:shd w:val="clear" w:color="auto" w:fill="auto"/>
            <w:vAlign w:val="center"/>
            <w:hideMark/>
          </w:tcPr>
          <w:p w14:paraId="03E48814" w14:textId="0FDEFF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452A53" w14:textId="78EAE8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575A1CD" w14:textId="66F6416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CCDB77" w14:textId="1037277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0C1B3B" w14:textId="2EF2CC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D7D6659" w14:textId="33ABF3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ECC3BD9" w14:textId="6698A6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C20D3AA" w14:textId="093DEF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76FA98" w14:textId="77777777" w:rsidTr="00B24564">
        <w:tc>
          <w:tcPr>
            <w:tcW w:w="3060" w:type="dxa"/>
            <w:tcBorders>
              <w:top w:val="nil"/>
              <w:left w:val="nil"/>
              <w:bottom w:val="single" w:sz="4" w:space="0" w:color="auto"/>
              <w:right w:val="nil"/>
            </w:tcBorders>
            <w:shd w:val="clear" w:color="auto" w:fill="auto"/>
            <w:vAlign w:val="center"/>
            <w:hideMark/>
          </w:tcPr>
          <w:p w14:paraId="08C31C2D" w14:textId="1A7CD678"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401CB02E" w14:textId="280B30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9FB9A4" w14:textId="50491B7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A195C1" w14:textId="1FAEA89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2FAEA67" w14:textId="0A86DAA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EFF2A5D" w14:textId="727F608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E090D6C" w14:textId="1BA630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C54C7B2" w14:textId="5196A73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B7DBADF" w14:textId="1B992B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C8E8A06" w14:textId="77777777" w:rsidTr="00B24564">
        <w:tc>
          <w:tcPr>
            <w:tcW w:w="3060" w:type="dxa"/>
            <w:tcBorders>
              <w:top w:val="nil"/>
              <w:left w:val="nil"/>
              <w:bottom w:val="single" w:sz="4" w:space="0" w:color="auto"/>
              <w:right w:val="nil"/>
            </w:tcBorders>
            <w:shd w:val="clear" w:color="auto" w:fill="auto"/>
            <w:vAlign w:val="center"/>
            <w:hideMark/>
          </w:tcPr>
          <w:p w14:paraId="6C785D2D" w14:textId="77777777" w:rsidR="00437AFB" w:rsidRPr="00B24564" w:rsidRDefault="00437AFB" w:rsidP="007734F7">
            <w:pPr>
              <w:keepNext/>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9B7DE2" w14:textId="5E16E9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8392EBA" w14:textId="3015F1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4C2776D" w14:textId="54D1AF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6C72FB" w14:textId="0B373FE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283CD9E" w14:textId="619C4BE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573F65A" w14:textId="4417B5F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CBE86E7" w14:textId="5CAD1D5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44A2C33" w14:textId="784BBD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A7CC5C9" w14:textId="77777777" w:rsidTr="00B24564">
        <w:tc>
          <w:tcPr>
            <w:tcW w:w="3060" w:type="dxa"/>
            <w:tcBorders>
              <w:top w:val="nil"/>
              <w:left w:val="nil"/>
              <w:bottom w:val="single" w:sz="4" w:space="0" w:color="auto"/>
              <w:right w:val="nil"/>
            </w:tcBorders>
            <w:shd w:val="clear" w:color="auto" w:fill="auto"/>
            <w:vAlign w:val="center"/>
            <w:hideMark/>
          </w:tcPr>
          <w:p w14:paraId="3351FE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6BA879E6" w14:textId="5980355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95969B0" w14:textId="268B5A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38459A" w14:textId="4B0C1E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7D2F56C" w14:textId="2AFA7E1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31DE6DB" w14:textId="66C453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2E495C" w14:textId="14B149F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3C1142E" w14:textId="706F8B8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13006AB" w14:textId="0249A5F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26BE1A" w14:textId="77777777" w:rsidTr="00B24564">
        <w:tc>
          <w:tcPr>
            <w:tcW w:w="3060" w:type="dxa"/>
            <w:tcBorders>
              <w:top w:val="nil"/>
              <w:left w:val="nil"/>
              <w:bottom w:val="single" w:sz="4" w:space="0" w:color="auto"/>
              <w:right w:val="nil"/>
            </w:tcBorders>
            <w:shd w:val="clear" w:color="auto" w:fill="auto"/>
            <w:vAlign w:val="center"/>
            <w:hideMark/>
          </w:tcPr>
          <w:p w14:paraId="6FBC6691" w14:textId="423C680D"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lastRenderedPageBreak/>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29B7AB82" w14:textId="5E70FD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63B642F" w14:textId="2FC4773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2F7F1D44" w14:textId="1F1F35A1"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A928A67" w14:textId="0B592C7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2D45CF3" w14:textId="770CB0C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7FE8D59" w14:textId="3CE73F7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B817C95" w14:textId="0E7AFC2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01950D2A" w14:textId="1F28D7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2844272" w14:textId="77777777" w:rsidTr="00B24564">
        <w:tc>
          <w:tcPr>
            <w:tcW w:w="3060" w:type="dxa"/>
            <w:tcBorders>
              <w:top w:val="nil"/>
              <w:left w:val="nil"/>
              <w:bottom w:val="single" w:sz="4" w:space="0" w:color="auto"/>
              <w:right w:val="nil"/>
            </w:tcBorders>
            <w:shd w:val="clear" w:color="auto" w:fill="auto"/>
            <w:vAlign w:val="center"/>
            <w:hideMark/>
          </w:tcPr>
          <w:p w14:paraId="3F57CDF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2685CFA8" w14:textId="7CD03C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7C1FB8" w14:textId="5BA1C51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2D9BED2" w14:textId="68120FE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67A4432" w14:textId="17F87B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971E0F" w14:textId="329AC6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F6914DE" w14:textId="76C631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D526650" w14:textId="2C78E3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D2BC07D" w14:textId="34BB58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603591F" w14:textId="77777777" w:rsidTr="00B24564">
        <w:tc>
          <w:tcPr>
            <w:tcW w:w="3060" w:type="dxa"/>
            <w:tcBorders>
              <w:top w:val="nil"/>
              <w:left w:val="nil"/>
              <w:bottom w:val="single" w:sz="4" w:space="0" w:color="auto"/>
              <w:right w:val="nil"/>
            </w:tcBorders>
            <w:shd w:val="clear" w:color="auto" w:fill="auto"/>
            <w:vAlign w:val="center"/>
            <w:hideMark/>
          </w:tcPr>
          <w:p w14:paraId="26F5CA62"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3E61E992" w14:textId="12477A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D4A59F5" w14:textId="5B3E59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869F6A1" w14:textId="01ECD3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427442C" w14:textId="756856D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6F22FB" w14:textId="3ED8186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F9DA63E" w14:textId="032DDF8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DFF4EB2" w14:textId="11E3D3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67AF484" w14:textId="6C251B6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D86680" w14:textId="77777777" w:rsidTr="00B24564">
        <w:tc>
          <w:tcPr>
            <w:tcW w:w="3060" w:type="dxa"/>
            <w:tcBorders>
              <w:top w:val="nil"/>
              <w:left w:val="nil"/>
              <w:bottom w:val="single" w:sz="4" w:space="0" w:color="auto"/>
              <w:right w:val="nil"/>
            </w:tcBorders>
            <w:shd w:val="clear" w:color="000000" w:fill="D9D9D9"/>
            <w:noWrap/>
            <w:vAlign w:val="center"/>
            <w:hideMark/>
          </w:tcPr>
          <w:p w14:paraId="797EED0C" w14:textId="482AE7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Fishponds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1558F00E" w14:textId="669922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0FFE04F5" w14:textId="1BC59C6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1F10E381" w14:textId="070D9FE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5F47DB0" w14:textId="30BCA9F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F86C11F" w14:textId="50D0B63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1FABA997" w14:textId="71EBBEE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1795CBEB" w14:textId="7C08DE4B"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8BCA37A" w14:textId="7B44CC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3A064FE" w14:textId="77777777" w:rsidTr="00B24564">
        <w:tc>
          <w:tcPr>
            <w:tcW w:w="3060" w:type="dxa"/>
            <w:tcBorders>
              <w:top w:val="nil"/>
              <w:left w:val="nil"/>
              <w:bottom w:val="single" w:sz="4" w:space="0" w:color="auto"/>
              <w:right w:val="nil"/>
            </w:tcBorders>
            <w:shd w:val="clear" w:color="auto" w:fill="auto"/>
            <w:vAlign w:val="center"/>
            <w:hideMark/>
          </w:tcPr>
          <w:p w14:paraId="33E0F48C" w14:textId="227085E1"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812739A" w14:textId="196CAB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6E9C57E" w14:textId="79092A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4A57DA" w14:textId="6FAA90F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7C19214E" w14:textId="7D883E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B1FA8BE" w14:textId="6ED86E4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8996128" w14:textId="000C4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F31172A" w14:textId="7306E78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952AC14" w14:textId="6AECAA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5BC8936" w14:textId="77777777" w:rsidTr="00B24564">
        <w:tc>
          <w:tcPr>
            <w:tcW w:w="3060" w:type="dxa"/>
            <w:tcBorders>
              <w:top w:val="nil"/>
              <w:left w:val="nil"/>
              <w:bottom w:val="single" w:sz="4" w:space="0" w:color="auto"/>
              <w:right w:val="nil"/>
            </w:tcBorders>
            <w:shd w:val="clear" w:color="auto" w:fill="auto"/>
            <w:vAlign w:val="center"/>
            <w:hideMark/>
          </w:tcPr>
          <w:p w14:paraId="3B4F231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600FEE4" w14:textId="146893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3F681D" w14:textId="0ADF91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00F8" w14:textId="3DDCD1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F53FB2B" w14:textId="5B4C065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3D768A0" w14:textId="0E9BD0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9D5B152" w14:textId="0A94247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6005F8C" w14:textId="7047F66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75E3FA5" w14:textId="13C462A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C76262" w14:textId="77777777" w:rsidTr="00B24564">
        <w:tc>
          <w:tcPr>
            <w:tcW w:w="3060" w:type="dxa"/>
            <w:tcBorders>
              <w:top w:val="nil"/>
              <w:left w:val="nil"/>
              <w:bottom w:val="single" w:sz="4" w:space="0" w:color="auto"/>
              <w:right w:val="nil"/>
            </w:tcBorders>
            <w:shd w:val="clear" w:color="auto" w:fill="auto"/>
            <w:vAlign w:val="center"/>
            <w:hideMark/>
          </w:tcPr>
          <w:p w14:paraId="3CE8C88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9613902" w14:textId="700857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D4DF63" w14:textId="0B0595B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B4C0" w14:textId="704D8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A451725" w14:textId="683BDB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95C7C7" w14:textId="5B618A1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81DCEE6" w14:textId="47FC13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A970A79" w14:textId="2C7BC8E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F799149" w14:textId="23D839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43650DA" w14:textId="77777777" w:rsidTr="00B24564">
        <w:tc>
          <w:tcPr>
            <w:tcW w:w="3060" w:type="dxa"/>
            <w:tcBorders>
              <w:top w:val="nil"/>
              <w:left w:val="nil"/>
              <w:bottom w:val="single" w:sz="4" w:space="0" w:color="auto"/>
              <w:right w:val="nil"/>
            </w:tcBorders>
            <w:shd w:val="clear" w:color="auto" w:fill="auto"/>
            <w:vAlign w:val="center"/>
            <w:hideMark/>
          </w:tcPr>
          <w:p w14:paraId="1D15FA4F" w14:textId="51CCC35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6F305EB8" w14:textId="3919A14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DAEB7A0" w14:textId="274CBD6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2C7357E" w14:textId="460B742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5BD75F" w14:textId="4074FF6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6244FC" w14:textId="6376BB1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1FD397D" w14:textId="5CF4C6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931DE4" w14:textId="356F6E6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8EE977D" w14:textId="0EEBE3E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0796783" w14:textId="77777777" w:rsidTr="00B24564">
        <w:tc>
          <w:tcPr>
            <w:tcW w:w="3060" w:type="dxa"/>
            <w:tcBorders>
              <w:top w:val="nil"/>
              <w:left w:val="nil"/>
              <w:bottom w:val="single" w:sz="4" w:space="0" w:color="auto"/>
              <w:right w:val="nil"/>
            </w:tcBorders>
            <w:shd w:val="clear" w:color="auto" w:fill="auto"/>
            <w:vAlign w:val="center"/>
            <w:hideMark/>
          </w:tcPr>
          <w:p w14:paraId="12C8AF1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7F29EF0" w14:textId="0A91DC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C827E3" w14:textId="18C5B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6AF3357" w14:textId="7383555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515E75" w14:textId="106ECF4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EA17DC8" w14:textId="06122E8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4631BE0" w14:textId="0290E9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313F62" w14:textId="0C48C3E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15978BC" w14:textId="5E8F5EC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86A440" w14:textId="77777777" w:rsidTr="00B24564">
        <w:tc>
          <w:tcPr>
            <w:tcW w:w="3060" w:type="dxa"/>
            <w:tcBorders>
              <w:top w:val="nil"/>
              <w:left w:val="nil"/>
              <w:bottom w:val="single" w:sz="4" w:space="0" w:color="auto"/>
              <w:right w:val="nil"/>
            </w:tcBorders>
            <w:shd w:val="clear" w:color="auto" w:fill="auto"/>
            <w:vAlign w:val="center"/>
            <w:hideMark/>
          </w:tcPr>
          <w:p w14:paraId="2C84F4A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3AB0E87" w14:textId="3D334F6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545912AE" w14:textId="7478D9A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82E7B8B" w14:textId="5B43F72C"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4677A3" w14:textId="596E42B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6C6870AB" w14:textId="7601C68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B742C2" w14:textId="3D2B4D9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A890961" w14:textId="414D6F0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639C6A5" w14:textId="52A8539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325830F" w14:textId="77777777" w:rsidTr="00B24564">
        <w:tc>
          <w:tcPr>
            <w:tcW w:w="3060" w:type="dxa"/>
            <w:tcBorders>
              <w:top w:val="nil"/>
              <w:left w:val="nil"/>
              <w:bottom w:val="single" w:sz="4" w:space="0" w:color="auto"/>
              <w:right w:val="nil"/>
            </w:tcBorders>
            <w:shd w:val="clear" w:color="000000" w:fill="D9D9D9"/>
            <w:noWrap/>
            <w:vAlign w:val="center"/>
            <w:hideMark/>
          </w:tcPr>
          <w:p w14:paraId="4557EBEA" w14:textId="26994EBD" w:rsidR="00437AFB" w:rsidRPr="00B24564" w:rsidRDefault="00E21920" w:rsidP="00B24564">
            <w:pPr>
              <w:widowControl/>
              <w:spacing w:line="259" w:lineRule="auto"/>
              <w:rPr>
                <w:rFonts w:eastAsia="Times New Roman" w:cs="Times New Roman"/>
                <w:b/>
                <w:bCs/>
                <w:sz w:val="20"/>
                <w:szCs w:val="20"/>
              </w:rPr>
            </w:pPr>
            <w:r>
              <w:rPr>
                <w:rFonts w:eastAsia="Times New Roman" w:cs="Times New Roman"/>
                <w:b/>
                <w:bCs/>
                <w:sz w:val="20"/>
                <w:szCs w:val="20"/>
              </w:rPr>
              <w:t>Dairy</w:t>
            </w:r>
            <w:r w:rsidRPr="00B24564">
              <w:rPr>
                <w:rFonts w:eastAsia="Times New Roman" w:cs="Times New Roman"/>
                <w:b/>
                <w:bCs/>
                <w:sz w:val="20"/>
                <w:szCs w:val="20"/>
              </w:rPr>
              <w:t xml:space="preserve"> </w:t>
            </w:r>
            <w:r w:rsidR="00437AFB" w:rsidRPr="00B24564">
              <w:rPr>
                <w:rFonts w:eastAsia="Times New Roman" w:cs="Times New Roman"/>
                <w:b/>
                <w:bCs/>
                <w:sz w:val="20"/>
                <w:szCs w:val="20"/>
              </w:rPr>
              <w:t>cows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5902407B" w14:textId="1E9B22E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46708BAB" w14:textId="4097562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66AB08EB" w14:textId="08D10CA2"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A820B7E" w14:textId="56DE5CF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79FFBEBB" w14:textId="2BA27AA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63450398" w14:textId="134929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69A7BB34" w14:textId="78BA6D4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2C5A3B0" w14:textId="22FF751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52446F6" w14:textId="77777777" w:rsidTr="00B24564">
        <w:tc>
          <w:tcPr>
            <w:tcW w:w="3060" w:type="dxa"/>
            <w:tcBorders>
              <w:top w:val="nil"/>
              <w:left w:val="nil"/>
              <w:bottom w:val="single" w:sz="4" w:space="0" w:color="auto"/>
              <w:right w:val="nil"/>
            </w:tcBorders>
            <w:shd w:val="clear" w:color="auto" w:fill="auto"/>
            <w:noWrap/>
            <w:vAlign w:val="bottom"/>
            <w:hideMark/>
          </w:tcPr>
          <w:p w14:paraId="6121B46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Production system</w:t>
            </w:r>
          </w:p>
        </w:tc>
        <w:tc>
          <w:tcPr>
            <w:tcW w:w="1053" w:type="dxa"/>
            <w:tcBorders>
              <w:top w:val="nil"/>
              <w:left w:val="nil"/>
              <w:bottom w:val="single" w:sz="4" w:space="0" w:color="auto"/>
              <w:right w:val="nil"/>
            </w:tcBorders>
            <w:shd w:val="clear" w:color="auto" w:fill="auto"/>
            <w:vAlign w:val="center"/>
            <w:hideMark/>
          </w:tcPr>
          <w:p w14:paraId="6512F171" w14:textId="3D3CD37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2C558F7" w14:textId="618884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7F2B834" w14:textId="4D444C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05914669" w14:textId="5035D34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146E15E" w14:textId="3BF672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40A7F9" w14:textId="788060D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678A03F" w14:textId="700FCEB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CA871D7" w14:textId="297A9F7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22A21A" w14:textId="77777777" w:rsidTr="00B24564">
        <w:tc>
          <w:tcPr>
            <w:tcW w:w="3060" w:type="dxa"/>
            <w:tcBorders>
              <w:top w:val="single" w:sz="4" w:space="0" w:color="auto"/>
              <w:left w:val="nil"/>
              <w:bottom w:val="nil"/>
              <w:right w:val="nil"/>
            </w:tcBorders>
            <w:shd w:val="clear" w:color="auto" w:fill="auto"/>
            <w:noWrap/>
            <w:vAlign w:val="bottom"/>
            <w:hideMark/>
          </w:tcPr>
          <w:p w14:paraId="2BC2F69A"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Agro-pastoral/extensive grassland</w:t>
            </w:r>
          </w:p>
        </w:tc>
        <w:tc>
          <w:tcPr>
            <w:tcW w:w="1053" w:type="dxa"/>
            <w:tcBorders>
              <w:top w:val="nil"/>
              <w:left w:val="nil"/>
              <w:bottom w:val="single" w:sz="4" w:space="0" w:color="auto"/>
              <w:right w:val="nil"/>
            </w:tcBorders>
            <w:shd w:val="clear" w:color="auto" w:fill="auto"/>
            <w:vAlign w:val="center"/>
            <w:hideMark/>
          </w:tcPr>
          <w:p w14:paraId="717B445D" w14:textId="6043A53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0FA9C7F" w14:textId="1E260FC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9527F97" w14:textId="353885E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CF59A52" w14:textId="5476FB9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2E2D27" w14:textId="739E9A8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872AA1" w14:textId="269C3D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77B26E5" w14:textId="52EEA5B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90192C" w14:textId="285853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ED3B18"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CB16F54" w14:textId="0888DAF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E089F9D" w14:textId="5F79867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E0296C" w14:textId="5428FBB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1A1D07A" w14:textId="434C9B6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7C7B3A9" w14:textId="6CF3948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3441DFB" w14:textId="57965A3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3EF9E1" w14:textId="3E0F88A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6050275" w14:textId="74F97F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93C148D" w14:textId="229C2F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2915739" w14:textId="77777777" w:rsidTr="00B24564">
        <w:tc>
          <w:tcPr>
            <w:tcW w:w="3060" w:type="dxa"/>
            <w:tcBorders>
              <w:top w:val="nil"/>
              <w:left w:val="nil"/>
              <w:bottom w:val="single" w:sz="4" w:space="0" w:color="auto"/>
              <w:right w:val="nil"/>
            </w:tcBorders>
            <w:shd w:val="clear" w:color="auto" w:fill="auto"/>
            <w:vAlign w:val="center"/>
            <w:hideMark/>
          </w:tcPr>
          <w:p w14:paraId="2800C157"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4005F43C" w14:textId="5CE5AC5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F7767AB" w14:textId="72128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2D0E063" w14:textId="4BAB0D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23D2AEF" w14:textId="7C39A7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FA4B4B0" w14:textId="4AE195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CB4C809" w14:textId="4B3B9A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E6AFB07" w14:textId="4896BA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92D1BD4" w14:textId="598F70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053ACE" w14:textId="77777777" w:rsidTr="00B24564">
        <w:tc>
          <w:tcPr>
            <w:tcW w:w="3060" w:type="dxa"/>
            <w:tcBorders>
              <w:top w:val="nil"/>
              <w:left w:val="nil"/>
              <w:bottom w:val="single" w:sz="4" w:space="0" w:color="auto"/>
              <w:right w:val="nil"/>
            </w:tcBorders>
            <w:shd w:val="clear" w:color="auto" w:fill="auto"/>
            <w:vAlign w:val="center"/>
            <w:hideMark/>
          </w:tcPr>
          <w:p w14:paraId="4CCC2349"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E7291D8" w14:textId="6EEBC3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C51DBA5" w14:textId="65B3628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B640A0F" w14:textId="2DD81D2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7E28F02" w14:textId="56E4276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99503FC" w14:textId="09C8956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4C6C699" w14:textId="6F1760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D8C36" w14:textId="6EDD625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B8C90A" w14:textId="3E138A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7DAFBB8" w14:textId="77777777" w:rsidTr="00B24564">
        <w:tc>
          <w:tcPr>
            <w:tcW w:w="3060" w:type="dxa"/>
            <w:tcBorders>
              <w:top w:val="nil"/>
              <w:left w:val="nil"/>
              <w:bottom w:val="single" w:sz="4" w:space="0" w:color="auto"/>
              <w:right w:val="nil"/>
            </w:tcBorders>
            <w:shd w:val="clear" w:color="auto" w:fill="auto"/>
            <w:vAlign w:val="center"/>
            <w:hideMark/>
          </w:tcPr>
          <w:p w14:paraId="59ADD730" w14:textId="35DF843C"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D252B12" w14:textId="0EB87FA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15F23B31" w14:textId="5704DC8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08D57EC7" w14:textId="708C810D"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016D3FB6" w14:textId="593FCC6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731CB0F" w14:textId="7F916ED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C47E328" w14:textId="095656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CE23944" w14:textId="5031B9D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6DBBC755" w14:textId="1EB39F9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3CC564" w14:textId="77777777" w:rsidTr="00B24564">
        <w:tc>
          <w:tcPr>
            <w:tcW w:w="3060" w:type="dxa"/>
            <w:tcBorders>
              <w:top w:val="nil"/>
              <w:left w:val="nil"/>
              <w:bottom w:val="single" w:sz="4" w:space="0" w:color="auto"/>
              <w:right w:val="nil"/>
            </w:tcBorders>
            <w:shd w:val="clear" w:color="auto" w:fill="auto"/>
            <w:vAlign w:val="center"/>
            <w:hideMark/>
          </w:tcPr>
          <w:p w14:paraId="06F794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6313E624" w14:textId="6BFE0A9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70EE57" w14:textId="0BE93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742B5D" w14:textId="0E374E3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B06B9F" w14:textId="7ABFD5C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21D8E9F" w14:textId="2C79895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2F55E21" w14:textId="4D978C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A28CED6" w14:textId="49FCA5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A93C015" w14:textId="7C58E75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B076ED2" w14:textId="77777777" w:rsidTr="00B24564">
        <w:tc>
          <w:tcPr>
            <w:tcW w:w="3060" w:type="dxa"/>
            <w:tcBorders>
              <w:top w:val="nil"/>
              <w:left w:val="nil"/>
              <w:bottom w:val="single" w:sz="4" w:space="0" w:color="auto"/>
              <w:right w:val="nil"/>
            </w:tcBorders>
            <w:shd w:val="clear" w:color="auto" w:fill="auto"/>
            <w:vAlign w:val="center"/>
            <w:hideMark/>
          </w:tcPr>
          <w:p w14:paraId="336D460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2252776" w14:textId="79AFDF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6778F6" w14:textId="6B1C3FE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A985DD2" w14:textId="35CB73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25413B6" w14:textId="5916259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E84FF76" w14:textId="41AC9AB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F49439C" w14:textId="15B7892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3872C" w14:textId="3D14E1D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55721D" w14:textId="65283A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B3E2A79" w14:textId="77777777" w:rsidTr="00B24564">
        <w:tc>
          <w:tcPr>
            <w:tcW w:w="3060" w:type="dxa"/>
            <w:tcBorders>
              <w:top w:val="nil"/>
              <w:left w:val="nil"/>
              <w:bottom w:val="single" w:sz="4" w:space="0" w:color="auto"/>
              <w:right w:val="nil"/>
            </w:tcBorders>
            <w:shd w:val="clear" w:color="auto" w:fill="auto"/>
            <w:noWrap/>
            <w:vAlign w:val="bottom"/>
            <w:hideMark/>
          </w:tcPr>
          <w:p w14:paraId="37332F2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 mixed livestock-crop</w:t>
            </w:r>
          </w:p>
        </w:tc>
        <w:tc>
          <w:tcPr>
            <w:tcW w:w="1053" w:type="dxa"/>
            <w:tcBorders>
              <w:top w:val="nil"/>
              <w:left w:val="nil"/>
              <w:bottom w:val="single" w:sz="4" w:space="0" w:color="auto"/>
              <w:right w:val="nil"/>
            </w:tcBorders>
            <w:shd w:val="clear" w:color="auto" w:fill="auto"/>
            <w:vAlign w:val="center"/>
            <w:hideMark/>
          </w:tcPr>
          <w:p w14:paraId="41A5B6BA" w14:textId="5367EB2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5FCE32" w14:textId="54B45AE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F7618BA" w14:textId="261145A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09F52C3" w14:textId="7FAA3F2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36EFB6" w14:textId="4144D3E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596F008" w14:textId="0882ACD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8357B8" w14:textId="182CD4F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BC90E80" w14:textId="0AF22D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76E76C" w14:textId="77777777" w:rsidTr="00B24564">
        <w:tc>
          <w:tcPr>
            <w:tcW w:w="3060" w:type="dxa"/>
            <w:tcBorders>
              <w:top w:val="nil"/>
              <w:left w:val="nil"/>
              <w:bottom w:val="single" w:sz="4" w:space="0" w:color="auto"/>
              <w:right w:val="nil"/>
            </w:tcBorders>
            <w:shd w:val="clear" w:color="auto" w:fill="auto"/>
            <w:vAlign w:val="center"/>
            <w:hideMark/>
          </w:tcPr>
          <w:p w14:paraId="1AF06C54" w14:textId="784F252A"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14789C79" w14:textId="07D765D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178C25" w14:textId="6D6A8CB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C685E82" w14:textId="2BA46D3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AFE4678" w14:textId="5DFECE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7E227A3" w14:textId="13390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A175AFA" w14:textId="0DD890E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D09FC97" w14:textId="483B8F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2C098A" w14:textId="2FF0F0C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CF9A11" w14:textId="77777777" w:rsidTr="00B24564">
        <w:tc>
          <w:tcPr>
            <w:tcW w:w="3060" w:type="dxa"/>
            <w:tcBorders>
              <w:top w:val="nil"/>
              <w:left w:val="nil"/>
              <w:bottom w:val="single" w:sz="4" w:space="0" w:color="auto"/>
              <w:right w:val="nil"/>
            </w:tcBorders>
            <w:shd w:val="clear" w:color="auto" w:fill="auto"/>
            <w:vAlign w:val="center"/>
            <w:hideMark/>
          </w:tcPr>
          <w:p w14:paraId="0B98F07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4E54C9" w14:textId="495252B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9175C0B" w14:textId="763D29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032CE3E" w14:textId="2366467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1ED580" w14:textId="25AB09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F15317" w14:textId="2D8E75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20D5512" w14:textId="4D41716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4858AD4" w14:textId="62A75C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22BA117" w14:textId="498403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635539" w14:textId="77777777" w:rsidTr="00B24564">
        <w:tc>
          <w:tcPr>
            <w:tcW w:w="3060" w:type="dxa"/>
            <w:tcBorders>
              <w:top w:val="nil"/>
              <w:left w:val="nil"/>
              <w:bottom w:val="single" w:sz="4" w:space="0" w:color="auto"/>
              <w:right w:val="nil"/>
            </w:tcBorders>
            <w:shd w:val="clear" w:color="auto" w:fill="auto"/>
            <w:vAlign w:val="center"/>
            <w:hideMark/>
          </w:tcPr>
          <w:p w14:paraId="6D56462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1CF41E8" w14:textId="6885DFC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202A0A" w14:textId="72E665D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7F9836C" w14:textId="0BDE3B8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A338C24" w14:textId="679D9F8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942CFB" w14:textId="24FCD0F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8E3BDF" w14:textId="11E9309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49BDE09" w14:textId="39F974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A1DB34" w14:textId="3209AB8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D6063C" w14:textId="77777777" w:rsidTr="00B24564">
        <w:tc>
          <w:tcPr>
            <w:tcW w:w="3060" w:type="dxa"/>
            <w:tcBorders>
              <w:top w:val="nil"/>
              <w:left w:val="nil"/>
              <w:bottom w:val="single" w:sz="4" w:space="0" w:color="auto"/>
              <w:right w:val="nil"/>
            </w:tcBorders>
            <w:shd w:val="clear" w:color="auto" w:fill="auto"/>
            <w:vAlign w:val="center"/>
            <w:hideMark/>
          </w:tcPr>
          <w:p w14:paraId="33C944F3" w14:textId="204DCF70"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4B66DE91" w14:textId="38056A6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447534AC" w14:textId="42CFB28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5F7275B6" w14:textId="3500DF5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451AAF0B" w14:textId="7D845DC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BBA105D" w14:textId="5A0E60F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C1291AF" w14:textId="74AB2D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F6BAE82" w14:textId="660F19B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31127317" w14:textId="6C5AA2A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1A67A48" w14:textId="77777777" w:rsidTr="00B24564">
        <w:tc>
          <w:tcPr>
            <w:tcW w:w="3060" w:type="dxa"/>
            <w:tcBorders>
              <w:top w:val="nil"/>
              <w:left w:val="nil"/>
              <w:bottom w:val="single" w:sz="4" w:space="0" w:color="auto"/>
              <w:right w:val="nil"/>
            </w:tcBorders>
            <w:shd w:val="clear" w:color="auto" w:fill="auto"/>
            <w:vAlign w:val="center"/>
            <w:hideMark/>
          </w:tcPr>
          <w:p w14:paraId="4CB9ED35"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13CDFA0D" w14:textId="6C1EAF5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FFE787F" w14:textId="7039925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618DAF" w14:textId="6BAF150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9853B7A" w14:textId="36C775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47AD69" w14:textId="1CF971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3D452CF" w14:textId="28746F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379BBD8" w14:textId="15D31F3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2835D8" w14:textId="5F60DD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007069E" w14:textId="77777777" w:rsidTr="00B24564">
        <w:tc>
          <w:tcPr>
            <w:tcW w:w="3060" w:type="dxa"/>
            <w:tcBorders>
              <w:top w:val="nil"/>
              <w:left w:val="nil"/>
              <w:bottom w:val="single" w:sz="4" w:space="0" w:color="auto"/>
              <w:right w:val="nil"/>
            </w:tcBorders>
            <w:shd w:val="clear" w:color="auto" w:fill="auto"/>
            <w:vAlign w:val="center"/>
            <w:hideMark/>
          </w:tcPr>
          <w:p w14:paraId="5AADFBB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5F9D7F7A" w14:textId="2217349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83064C8" w14:textId="6F490EE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39710FE" w14:textId="60CD4E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573ACED" w14:textId="3F38CB2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BDD2F9" w14:textId="00D65D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A5349E2" w14:textId="3ABAADE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846627C" w14:textId="26AF50A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F3CF16F" w14:textId="2EB565F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5718DC" w14:textId="77777777" w:rsidTr="00B24564">
        <w:tc>
          <w:tcPr>
            <w:tcW w:w="3060" w:type="dxa"/>
            <w:tcBorders>
              <w:top w:val="nil"/>
              <w:left w:val="nil"/>
              <w:bottom w:val="nil"/>
              <w:right w:val="nil"/>
            </w:tcBorders>
            <w:shd w:val="clear" w:color="auto" w:fill="auto"/>
            <w:noWrap/>
            <w:vAlign w:val="bottom"/>
            <w:hideMark/>
          </w:tcPr>
          <w:p w14:paraId="6895A653"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Urban/peri-urban</w:t>
            </w:r>
          </w:p>
        </w:tc>
        <w:tc>
          <w:tcPr>
            <w:tcW w:w="1053" w:type="dxa"/>
            <w:tcBorders>
              <w:top w:val="nil"/>
              <w:left w:val="nil"/>
              <w:bottom w:val="single" w:sz="4" w:space="0" w:color="auto"/>
              <w:right w:val="nil"/>
            </w:tcBorders>
            <w:shd w:val="clear" w:color="auto" w:fill="auto"/>
            <w:vAlign w:val="center"/>
            <w:hideMark/>
          </w:tcPr>
          <w:p w14:paraId="501AB091" w14:textId="00158C0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AF49287" w14:textId="55A98D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3A61572" w14:textId="6497373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5916612" w14:textId="182E7B3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058819" w14:textId="4A38FFC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D42EC78" w14:textId="07BA8F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B7672B7" w14:textId="1B1E142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1B9604" w14:textId="6BF8132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4CC95B"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B6157B6" w14:textId="22BAE800"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06EA5E8" w14:textId="2703AA1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FDF5F05" w14:textId="52A11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74CFCF7" w14:textId="08D5586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914CE9" w14:textId="7BACA0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440592E" w14:textId="28A027A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3AA034B" w14:textId="231E81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C4D15F6" w14:textId="6469FF9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503D4F" w14:textId="517E1B3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D90313" w14:textId="77777777" w:rsidTr="00B24564">
        <w:tc>
          <w:tcPr>
            <w:tcW w:w="3060" w:type="dxa"/>
            <w:tcBorders>
              <w:top w:val="nil"/>
              <w:left w:val="nil"/>
              <w:bottom w:val="single" w:sz="4" w:space="0" w:color="auto"/>
              <w:right w:val="nil"/>
            </w:tcBorders>
            <w:shd w:val="clear" w:color="auto" w:fill="auto"/>
            <w:vAlign w:val="center"/>
            <w:hideMark/>
          </w:tcPr>
          <w:p w14:paraId="5DD570B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52E3D7" w14:textId="6DE6058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FB9F7F" w14:textId="2C6E3C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E22B6A8" w14:textId="1C21049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4C63DF8" w14:textId="39BA9BD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444455B" w14:textId="46F9E97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25B468" w14:textId="7C7E49F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86FFD5" w14:textId="13E7F9A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D114035" w14:textId="456201D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19C5DF" w14:textId="77777777" w:rsidTr="00B24564">
        <w:tc>
          <w:tcPr>
            <w:tcW w:w="3060" w:type="dxa"/>
            <w:tcBorders>
              <w:top w:val="nil"/>
              <w:left w:val="nil"/>
              <w:bottom w:val="single" w:sz="4" w:space="0" w:color="auto"/>
              <w:right w:val="nil"/>
            </w:tcBorders>
            <w:shd w:val="clear" w:color="auto" w:fill="auto"/>
            <w:vAlign w:val="center"/>
            <w:hideMark/>
          </w:tcPr>
          <w:p w14:paraId="7557D7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5E8B86B" w14:textId="5BED84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F7AD87" w14:textId="41FF06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7C8C08D" w14:textId="6FA8098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B8FB704" w14:textId="1C8160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36CED78" w14:textId="2A60B33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DEE657" w14:textId="5AC9451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63777F7" w14:textId="766B541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90208D7" w14:textId="0E8622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6D4E1D3" w14:textId="77777777" w:rsidTr="00B24564">
        <w:tc>
          <w:tcPr>
            <w:tcW w:w="3060" w:type="dxa"/>
            <w:tcBorders>
              <w:top w:val="nil"/>
              <w:left w:val="nil"/>
              <w:bottom w:val="single" w:sz="4" w:space="0" w:color="auto"/>
              <w:right w:val="nil"/>
            </w:tcBorders>
            <w:shd w:val="clear" w:color="auto" w:fill="auto"/>
            <w:vAlign w:val="center"/>
            <w:hideMark/>
          </w:tcPr>
          <w:p w14:paraId="2DC8C478" w14:textId="7FB10DF6"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0A25FBE0" w14:textId="4AE231F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E3C7067" w14:textId="62A3B030"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FB109D2" w14:textId="3CAB0B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65D26E11" w14:textId="08D2494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4D56588" w14:textId="06531FA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9A4E6B4" w14:textId="3DF2669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6334820" w14:textId="1755B0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62F16E" w14:textId="4D539C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45962D6" w14:textId="77777777" w:rsidTr="00B24564">
        <w:tc>
          <w:tcPr>
            <w:tcW w:w="3060" w:type="dxa"/>
            <w:tcBorders>
              <w:top w:val="nil"/>
              <w:left w:val="nil"/>
              <w:bottom w:val="single" w:sz="4" w:space="0" w:color="auto"/>
              <w:right w:val="nil"/>
            </w:tcBorders>
            <w:shd w:val="clear" w:color="auto" w:fill="auto"/>
            <w:vAlign w:val="center"/>
            <w:hideMark/>
          </w:tcPr>
          <w:p w14:paraId="0FE845D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5CCB9840" w14:textId="1B97E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9CBEF9" w14:textId="2CDD8D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D570343" w14:textId="4A7A359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E251301" w14:textId="4D67EA2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F56FC42" w14:textId="268FC34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7184338" w14:textId="74422E3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D7B3FB" w14:textId="29F4B8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06897" w14:textId="2C5C6D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3626381" w14:textId="77777777" w:rsidTr="00B24564">
        <w:tc>
          <w:tcPr>
            <w:tcW w:w="3060" w:type="dxa"/>
            <w:tcBorders>
              <w:top w:val="nil"/>
              <w:left w:val="nil"/>
              <w:bottom w:val="single" w:sz="4" w:space="0" w:color="auto"/>
              <w:right w:val="nil"/>
            </w:tcBorders>
            <w:shd w:val="clear" w:color="auto" w:fill="auto"/>
            <w:vAlign w:val="center"/>
            <w:hideMark/>
          </w:tcPr>
          <w:p w14:paraId="0431A0DC"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lastRenderedPageBreak/>
              <w:t>30 years and older</w:t>
            </w:r>
          </w:p>
        </w:tc>
        <w:tc>
          <w:tcPr>
            <w:tcW w:w="1053" w:type="dxa"/>
            <w:tcBorders>
              <w:top w:val="nil"/>
              <w:left w:val="nil"/>
              <w:bottom w:val="single" w:sz="4" w:space="0" w:color="auto"/>
              <w:right w:val="nil"/>
            </w:tcBorders>
            <w:shd w:val="clear" w:color="auto" w:fill="auto"/>
            <w:vAlign w:val="center"/>
            <w:hideMark/>
          </w:tcPr>
          <w:p w14:paraId="7EF4C7B9" w14:textId="70EA65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F9F0011" w14:textId="6B56960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D24964" w14:textId="73C7BBD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B566A87" w14:textId="507E848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D4197C9" w14:textId="20AEB29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868AC38" w14:textId="69052CC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2A3D501" w14:textId="0692DE4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2F8086" w14:textId="4B660E6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0799DB" w14:textId="77777777" w:rsidTr="00B24564">
        <w:tc>
          <w:tcPr>
            <w:tcW w:w="3060" w:type="dxa"/>
            <w:tcBorders>
              <w:top w:val="nil"/>
              <w:left w:val="nil"/>
              <w:bottom w:val="single" w:sz="4" w:space="0" w:color="auto"/>
              <w:right w:val="nil"/>
            </w:tcBorders>
            <w:shd w:val="clear" w:color="auto" w:fill="auto"/>
            <w:noWrap/>
            <w:vAlign w:val="bottom"/>
            <w:hideMark/>
          </w:tcPr>
          <w:p w14:paraId="609028FF"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Intensive industrial</w:t>
            </w:r>
          </w:p>
        </w:tc>
        <w:tc>
          <w:tcPr>
            <w:tcW w:w="1053" w:type="dxa"/>
            <w:tcBorders>
              <w:top w:val="nil"/>
              <w:left w:val="nil"/>
              <w:bottom w:val="single" w:sz="4" w:space="0" w:color="auto"/>
              <w:right w:val="nil"/>
            </w:tcBorders>
            <w:shd w:val="clear" w:color="auto" w:fill="auto"/>
            <w:vAlign w:val="center"/>
            <w:hideMark/>
          </w:tcPr>
          <w:p w14:paraId="1581B660" w14:textId="2544542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3E3E65" w14:textId="495C120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AEC6109" w14:textId="6C2BD4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95386E4" w14:textId="687F7E8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46A8C9A" w14:textId="7E25F3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6A0DD7D" w14:textId="10F9B75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45DF3AE" w14:textId="56FBEE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5A29EF" w14:textId="19FD94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052DE66" w14:textId="77777777" w:rsidTr="00B24564">
        <w:tc>
          <w:tcPr>
            <w:tcW w:w="3060" w:type="dxa"/>
            <w:tcBorders>
              <w:top w:val="nil"/>
              <w:left w:val="nil"/>
              <w:bottom w:val="single" w:sz="4" w:space="0" w:color="auto"/>
              <w:right w:val="nil"/>
            </w:tcBorders>
            <w:shd w:val="clear" w:color="auto" w:fill="auto"/>
            <w:vAlign w:val="center"/>
            <w:hideMark/>
          </w:tcPr>
          <w:p w14:paraId="5FA62CD7" w14:textId="06D814C2"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5131C7C" w14:textId="302DB40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38757F" w14:textId="645FE9F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60068AC" w14:textId="4E9EE9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8BC58AA" w14:textId="4178F4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CA244DA" w14:textId="584A0A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83849E4" w14:textId="2B83BAC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277A2D9" w14:textId="77A26D2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AF0B57" w14:textId="2D41E50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05D137" w14:textId="77777777" w:rsidTr="00B24564">
        <w:tc>
          <w:tcPr>
            <w:tcW w:w="3060" w:type="dxa"/>
            <w:tcBorders>
              <w:top w:val="nil"/>
              <w:left w:val="nil"/>
              <w:bottom w:val="single" w:sz="4" w:space="0" w:color="auto"/>
              <w:right w:val="nil"/>
            </w:tcBorders>
            <w:shd w:val="clear" w:color="auto" w:fill="auto"/>
            <w:vAlign w:val="center"/>
            <w:hideMark/>
          </w:tcPr>
          <w:p w14:paraId="162ADF13"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BCA496" w14:textId="53FC2D8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02C950" w14:textId="0C6CB5F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2F1CC17" w14:textId="418EB27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12F79E1" w14:textId="1A60FC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5637951" w14:textId="15C4D8E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31E454" w14:textId="3BC2EF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11446E" w14:textId="40591E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67B089A" w14:textId="35F547A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319CD" w14:textId="77777777" w:rsidTr="00B24564">
        <w:tc>
          <w:tcPr>
            <w:tcW w:w="3060" w:type="dxa"/>
            <w:tcBorders>
              <w:top w:val="nil"/>
              <w:left w:val="nil"/>
              <w:bottom w:val="single" w:sz="4" w:space="0" w:color="auto"/>
              <w:right w:val="nil"/>
            </w:tcBorders>
            <w:shd w:val="clear" w:color="auto" w:fill="auto"/>
            <w:vAlign w:val="center"/>
            <w:hideMark/>
          </w:tcPr>
          <w:p w14:paraId="5F37F99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016E915D" w14:textId="1DCBDD3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CB5429" w14:textId="30F25C4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8686549" w14:textId="5CC9D1D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02964C" w14:textId="458460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64CABA3" w14:textId="027413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66177BC" w14:textId="3A1686A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43B5A3C" w14:textId="0D37DE2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01A211" w14:textId="33516A5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A6C3664" w14:textId="77777777" w:rsidTr="00B24564">
        <w:tc>
          <w:tcPr>
            <w:tcW w:w="3060" w:type="dxa"/>
            <w:tcBorders>
              <w:top w:val="nil"/>
              <w:left w:val="nil"/>
              <w:bottom w:val="single" w:sz="4" w:space="0" w:color="auto"/>
              <w:right w:val="nil"/>
            </w:tcBorders>
            <w:shd w:val="clear" w:color="auto" w:fill="auto"/>
            <w:vAlign w:val="center"/>
            <w:hideMark/>
          </w:tcPr>
          <w:p w14:paraId="0AF1AD16" w14:textId="1924E9F9"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489CFC6" w14:textId="5569309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5F4D444" w14:textId="3F7B134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C801FEC" w14:textId="6F9EC07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5A559E2A" w14:textId="384A67E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1A18DCC" w14:textId="197FE3B4"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DC98B19" w14:textId="5A4F365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7EA1C91" w14:textId="2BE5CD6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B56C262" w14:textId="2A04C72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6EC0CBC" w14:textId="77777777" w:rsidTr="00B24564">
        <w:tc>
          <w:tcPr>
            <w:tcW w:w="3060" w:type="dxa"/>
            <w:tcBorders>
              <w:top w:val="nil"/>
              <w:left w:val="nil"/>
              <w:bottom w:val="single" w:sz="4" w:space="0" w:color="auto"/>
              <w:right w:val="nil"/>
            </w:tcBorders>
            <w:shd w:val="clear" w:color="auto" w:fill="auto"/>
            <w:vAlign w:val="center"/>
            <w:hideMark/>
          </w:tcPr>
          <w:p w14:paraId="346F7FD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488D31E" w14:textId="1459C1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0180895" w14:textId="524EB5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0DF813" w14:textId="3085B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3F2B05D" w14:textId="160D4F1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064E7DB" w14:textId="179F78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1F9100" w14:textId="5BE35B1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0AA20A" w14:textId="3C2AF18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AF728FC" w14:textId="567F9B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C6366C" w14:textId="77777777" w:rsidTr="00B24564">
        <w:tc>
          <w:tcPr>
            <w:tcW w:w="3060" w:type="dxa"/>
            <w:tcBorders>
              <w:top w:val="nil"/>
              <w:left w:val="nil"/>
              <w:bottom w:val="single" w:sz="4" w:space="0" w:color="auto"/>
              <w:right w:val="nil"/>
            </w:tcBorders>
            <w:shd w:val="clear" w:color="auto" w:fill="auto"/>
            <w:vAlign w:val="center"/>
            <w:hideMark/>
          </w:tcPr>
          <w:p w14:paraId="18B1633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836E893" w14:textId="7879D1C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D853BD3" w14:textId="74728A5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B54E120" w14:textId="69317ED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24D4971" w14:textId="2ADD206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A072C1A" w14:textId="0031F9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0338FD3" w14:textId="1842248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5217C33" w14:textId="3C80FC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A6959B" w14:textId="3B5A39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AF649F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6F548CB" w14:textId="2D136028" w:rsidR="00437AFB" w:rsidRPr="00B24564" w:rsidRDefault="00437AFB" w:rsidP="007734F7">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moderate and severe food insecurity in the population, based on the Food Insecurity Experience Scale</w:t>
            </w:r>
          </w:p>
        </w:tc>
      </w:tr>
      <w:tr w:rsidR="00437AFB" w:rsidRPr="00B24564" w14:paraId="74857984" w14:textId="77777777" w:rsidTr="00B24564">
        <w:tc>
          <w:tcPr>
            <w:tcW w:w="3060" w:type="dxa"/>
            <w:tcBorders>
              <w:top w:val="nil"/>
              <w:left w:val="nil"/>
              <w:bottom w:val="single" w:sz="4" w:space="0" w:color="auto"/>
              <w:right w:val="nil"/>
            </w:tcBorders>
            <w:shd w:val="clear" w:color="auto" w:fill="auto"/>
            <w:noWrap/>
            <w:vAlign w:val="center"/>
            <w:hideMark/>
          </w:tcPr>
          <w:p w14:paraId="4581829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47BDB96" w14:textId="0F558D1B"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EA3BF37" w14:textId="6012EC8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AEB83E3" w14:textId="51088E7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2F6C50" w14:textId="504F725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E5B1287" w14:textId="12E2ED32"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E29A3C" w14:textId="26B24C5D"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43DDCA" w14:textId="2128644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CA08119" w14:textId="259BBF2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5FC291" w14:textId="77777777" w:rsidTr="00B24564">
        <w:tc>
          <w:tcPr>
            <w:tcW w:w="3060" w:type="dxa"/>
            <w:tcBorders>
              <w:top w:val="nil"/>
              <w:left w:val="nil"/>
              <w:bottom w:val="single" w:sz="4" w:space="0" w:color="auto"/>
              <w:right w:val="nil"/>
            </w:tcBorders>
            <w:shd w:val="clear" w:color="auto" w:fill="auto"/>
            <w:noWrap/>
            <w:vAlign w:val="center"/>
            <w:hideMark/>
          </w:tcPr>
          <w:p w14:paraId="3F93AA3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EF53A13" w14:textId="6300057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C1B2AF" w14:textId="12DE941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1F0BDDC" w14:textId="7FE381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BB09C67" w14:textId="55F2D5D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6D0271" w14:textId="600172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039FF5" w14:textId="3282BA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1C8465" w14:textId="5C4985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10036A" w14:textId="0B9A933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7893F7" w14:textId="77777777" w:rsidTr="00B24564">
        <w:tc>
          <w:tcPr>
            <w:tcW w:w="3060" w:type="dxa"/>
            <w:tcBorders>
              <w:top w:val="nil"/>
              <w:left w:val="nil"/>
              <w:bottom w:val="single" w:sz="4" w:space="0" w:color="auto"/>
              <w:right w:val="nil"/>
            </w:tcBorders>
            <w:shd w:val="clear" w:color="auto" w:fill="auto"/>
            <w:noWrap/>
            <w:vAlign w:val="center"/>
            <w:hideMark/>
          </w:tcPr>
          <w:p w14:paraId="16B7EB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8E48B3F" w14:textId="440F975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2BEB6EB" w14:textId="252E2BC4"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97C36B4" w14:textId="7751D065"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4B6F5B" w14:textId="18B4BC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FBD957" w14:textId="68BE1BA9"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5CDABEF" w14:textId="6038172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E49B4AF" w14:textId="62DC4D0A"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CA574A4" w14:textId="388462BB"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3B7C32CE" w14:textId="77777777" w:rsidTr="00B24564">
        <w:tc>
          <w:tcPr>
            <w:tcW w:w="3060" w:type="dxa"/>
            <w:tcBorders>
              <w:top w:val="nil"/>
              <w:left w:val="nil"/>
              <w:bottom w:val="single" w:sz="4" w:space="0" w:color="auto"/>
              <w:right w:val="nil"/>
            </w:tcBorders>
            <w:shd w:val="clear" w:color="auto" w:fill="auto"/>
            <w:noWrap/>
            <w:vAlign w:val="center"/>
            <w:hideMark/>
          </w:tcPr>
          <w:p w14:paraId="46D1432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09C92B" w14:textId="49CC8191"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3775196" w14:textId="45936527"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381AE99" w14:textId="429C5BF7"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1140BE2" w14:textId="0380E18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18B0F2" w14:textId="0259E1BA"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491791" w14:textId="4D354794"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61A05D8" w14:textId="1007DCA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F5F0629" w14:textId="18A89BA8"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7BE74171" w14:textId="77777777" w:rsidTr="00B24564">
        <w:tc>
          <w:tcPr>
            <w:tcW w:w="3060" w:type="dxa"/>
            <w:tcBorders>
              <w:top w:val="nil"/>
              <w:left w:val="nil"/>
              <w:bottom w:val="single" w:sz="4" w:space="0" w:color="auto"/>
              <w:right w:val="nil"/>
            </w:tcBorders>
            <w:shd w:val="clear" w:color="auto" w:fill="auto"/>
            <w:noWrap/>
            <w:vAlign w:val="center"/>
            <w:hideMark/>
          </w:tcPr>
          <w:p w14:paraId="26B5CF7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7E5F9A1" w14:textId="17683D39"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CA65BB2" w14:textId="1501683C"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5189D12" w14:textId="720885E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C4E9A7A" w14:textId="4C070E3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F31D" w14:textId="45BA5A6F"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6E39399" w14:textId="192C1C1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A23C49" w14:textId="4C3F1219"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1EF7EFC" w14:textId="2AA61E34"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5DDD19F" w14:textId="77777777" w:rsidTr="00B24564">
        <w:tc>
          <w:tcPr>
            <w:tcW w:w="3060" w:type="dxa"/>
            <w:tcBorders>
              <w:top w:val="nil"/>
              <w:left w:val="nil"/>
              <w:bottom w:val="single" w:sz="4" w:space="0" w:color="auto"/>
              <w:right w:val="nil"/>
            </w:tcBorders>
            <w:shd w:val="clear" w:color="auto" w:fill="auto"/>
            <w:noWrap/>
            <w:vAlign w:val="center"/>
            <w:hideMark/>
          </w:tcPr>
          <w:p w14:paraId="71C6793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6254C35" w14:textId="41E1718E"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FE978A0" w14:textId="00CE2510"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C57720" w14:textId="7F708D6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4780123" w14:textId="1BEEC520"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AD04E98" w14:textId="320D2DEC"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63DD81" w14:textId="3EA793A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359839" w14:textId="3DD803C6"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11D8E03" w14:textId="23158CD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9A8CF68" w14:textId="77777777" w:rsidTr="00B24564">
        <w:tc>
          <w:tcPr>
            <w:tcW w:w="3060" w:type="dxa"/>
            <w:tcBorders>
              <w:top w:val="nil"/>
              <w:left w:val="nil"/>
              <w:bottom w:val="single" w:sz="4" w:space="0" w:color="auto"/>
              <w:right w:val="nil"/>
            </w:tcBorders>
            <w:shd w:val="clear" w:color="auto" w:fill="auto"/>
            <w:noWrap/>
            <w:vAlign w:val="center"/>
            <w:hideMark/>
          </w:tcPr>
          <w:p w14:paraId="49BF940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Severity</w:t>
            </w:r>
          </w:p>
        </w:tc>
        <w:tc>
          <w:tcPr>
            <w:tcW w:w="1053" w:type="dxa"/>
            <w:tcBorders>
              <w:top w:val="nil"/>
              <w:left w:val="nil"/>
              <w:bottom w:val="single" w:sz="4" w:space="0" w:color="auto"/>
              <w:right w:val="nil"/>
            </w:tcBorders>
            <w:shd w:val="clear" w:color="auto" w:fill="auto"/>
            <w:noWrap/>
            <w:vAlign w:val="center"/>
            <w:hideMark/>
          </w:tcPr>
          <w:p w14:paraId="559DE2FF" w14:textId="0CC7BEC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51A3B69" w14:textId="65EEF9D6"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65FEC3" w14:textId="1BF3784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EB73F4" w14:textId="66595CE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CC2DE3" w14:textId="0D4F1851"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8091390" w14:textId="2E648696"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405AB3" w14:textId="618BF3F1"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02E44146" w14:textId="511A6161"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EE7D816" w14:textId="77777777" w:rsidTr="00B24564">
        <w:tc>
          <w:tcPr>
            <w:tcW w:w="3060" w:type="dxa"/>
            <w:tcBorders>
              <w:top w:val="nil"/>
              <w:left w:val="nil"/>
              <w:bottom w:val="single" w:sz="4" w:space="0" w:color="auto"/>
              <w:right w:val="nil"/>
            </w:tcBorders>
            <w:shd w:val="clear" w:color="auto" w:fill="auto"/>
            <w:noWrap/>
            <w:vAlign w:val="center"/>
            <w:hideMark/>
          </w:tcPr>
          <w:p w14:paraId="2C298C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Moderate</w:t>
            </w:r>
          </w:p>
        </w:tc>
        <w:tc>
          <w:tcPr>
            <w:tcW w:w="1053" w:type="dxa"/>
            <w:tcBorders>
              <w:top w:val="nil"/>
              <w:left w:val="nil"/>
              <w:bottom w:val="single" w:sz="4" w:space="0" w:color="auto"/>
              <w:right w:val="nil"/>
            </w:tcBorders>
            <w:shd w:val="clear" w:color="auto" w:fill="auto"/>
            <w:noWrap/>
            <w:vAlign w:val="center"/>
            <w:hideMark/>
          </w:tcPr>
          <w:p w14:paraId="50FADCD6" w14:textId="7C16B79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2F6E182" w14:textId="0E8E885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4361FA1" w14:textId="0D10E240"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B683070" w14:textId="5BC45BA8"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17276E" w14:textId="16FD34E5"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5092C7" w14:textId="0AE2E82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1BEB1A" w14:textId="3DF09AB3"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6E174CBD" w14:textId="526B94E6"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FFE8D4" w14:textId="77777777" w:rsidTr="00B24564">
        <w:tc>
          <w:tcPr>
            <w:tcW w:w="3060" w:type="dxa"/>
            <w:tcBorders>
              <w:top w:val="nil"/>
              <w:left w:val="nil"/>
              <w:bottom w:val="single" w:sz="4" w:space="0" w:color="auto"/>
              <w:right w:val="nil"/>
            </w:tcBorders>
            <w:shd w:val="clear" w:color="auto" w:fill="auto"/>
            <w:noWrap/>
            <w:vAlign w:val="center"/>
            <w:hideMark/>
          </w:tcPr>
          <w:p w14:paraId="6F598D5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Severe</w:t>
            </w:r>
          </w:p>
        </w:tc>
        <w:tc>
          <w:tcPr>
            <w:tcW w:w="1053" w:type="dxa"/>
            <w:tcBorders>
              <w:top w:val="nil"/>
              <w:left w:val="nil"/>
              <w:bottom w:val="single" w:sz="4" w:space="0" w:color="auto"/>
              <w:right w:val="nil"/>
            </w:tcBorders>
            <w:shd w:val="clear" w:color="auto" w:fill="auto"/>
            <w:noWrap/>
            <w:vAlign w:val="center"/>
            <w:hideMark/>
          </w:tcPr>
          <w:p w14:paraId="59906280" w14:textId="043C2D86"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131FBA52" w14:textId="13AB2BB9"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33B8BE5" w14:textId="28B91AF8"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29B31" w14:textId="604C6F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DB8A02F" w14:textId="6F6C4DF8"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E60ECD" w14:textId="28F8176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2C5AF" w14:textId="50A5E0D8"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2F6A40A" w14:textId="06AF9AEF"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AEB1E1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C99FF7D" w14:textId="4DDDF7F3" w:rsidR="00437AFB" w:rsidRPr="00CC5C6D" w:rsidRDefault="00437AFB" w:rsidP="00B24564">
            <w:pPr>
              <w:widowControl/>
              <w:spacing w:line="259" w:lineRule="auto"/>
              <w:rPr>
                <w:rFonts w:eastAsia="Times New Roman" w:cs="Times New Roman"/>
                <w:b/>
                <w:bCs/>
                <w:color w:val="auto"/>
                <w:sz w:val="20"/>
                <w:szCs w:val="20"/>
                <w:vertAlign w:val="superscript"/>
              </w:rPr>
            </w:pPr>
            <w:r w:rsidRPr="00B24564">
              <w:rPr>
                <w:rFonts w:eastAsia="Times New Roman" w:cs="Times New Roman"/>
                <w:b/>
                <w:bCs/>
                <w:color w:val="auto"/>
                <w:sz w:val="20"/>
                <w:szCs w:val="20"/>
              </w:rPr>
              <w:t>Prevalence of exclusive breastfeeding among children under 6 months of age</w:t>
            </w:r>
            <w:r w:rsidR="00CC5C6D">
              <w:rPr>
                <w:rFonts w:eastAsia="Times New Roman" w:cs="Times New Roman"/>
                <w:b/>
                <w:bCs/>
                <w:color w:val="auto"/>
                <w:sz w:val="20"/>
                <w:szCs w:val="20"/>
                <w:vertAlign w:val="superscript"/>
              </w:rPr>
              <w:t>d</w:t>
            </w:r>
          </w:p>
        </w:tc>
      </w:tr>
      <w:tr w:rsidR="00437AFB" w:rsidRPr="00B24564" w14:paraId="7922A8C6" w14:textId="77777777" w:rsidTr="00B24564">
        <w:tc>
          <w:tcPr>
            <w:tcW w:w="3060" w:type="dxa"/>
            <w:tcBorders>
              <w:top w:val="nil"/>
              <w:left w:val="nil"/>
              <w:bottom w:val="single" w:sz="4" w:space="0" w:color="auto"/>
              <w:right w:val="nil"/>
            </w:tcBorders>
            <w:shd w:val="clear" w:color="auto" w:fill="auto"/>
            <w:noWrap/>
            <w:vAlign w:val="center"/>
            <w:hideMark/>
          </w:tcPr>
          <w:p w14:paraId="18EE8E0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12CC9B49" w14:textId="19D77B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6DFE16" w14:textId="7AB6F01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CB95F2A" w14:textId="5724E43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84D1E9" w14:textId="3D54E22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7590AA" w14:textId="7C75FFB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3BAC5E" w14:textId="55E0C74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50471F" w14:textId="2B4901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C55A36" w14:textId="2ACA584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12FA10" w14:textId="77777777" w:rsidTr="00B24564">
        <w:tc>
          <w:tcPr>
            <w:tcW w:w="3060" w:type="dxa"/>
            <w:tcBorders>
              <w:top w:val="nil"/>
              <w:left w:val="nil"/>
              <w:bottom w:val="single" w:sz="4" w:space="0" w:color="auto"/>
              <w:right w:val="nil"/>
            </w:tcBorders>
            <w:shd w:val="clear" w:color="auto" w:fill="auto"/>
            <w:noWrap/>
            <w:vAlign w:val="center"/>
            <w:hideMark/>
          </w:tcPr>
          <w:p w14:paraId="41B1A7FE" w14:textId="4B060412"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5786A30C" w14:textId="2FA93CB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29F327" w14:textId="0A89FBD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B61F94E" w14:textId="6A8E262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8A612E1" w14:textId="6A5AFDA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2F3101" w14:textId="3FC2258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B77E974" w14:textId="1626331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3C4CF" w14:textId="5282AF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E1FF7B" w14:textId="7A9A742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DB8CA4" w14:textId="77777777" w:rsidTr="00B24564">
        <w:tc>
          <w:tcPr>
            <w:tcW w:w="3060" w:type="dxa"/>
            <w:tcBorders>
              <w:top w:val="nil"/>
              <w:left w:val="nil"/>
              <w:bottom w:val="single" w:sz="4" w:space="0" w:color="auto"/>
              <w:right w:val="nil"/>
            </w:tcBorders>
            <w:shd w:val="clear" w:color="auto" w:fill="auto"/>
            <w:noWrap/>
            <w:vAlign w:val="center"/>
            <w:hideMark/>
          </w:tcPr>
          <w:p w14:paraId="140FEC4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1E7A5E0" w14:textId="126638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ED34C8D" w14:textId="76A3EB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CB6AF" w14:textId="098FF3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691BFC" w14:textId="727CBAA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463662C" w14:textId="36128E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534E5E" w14:textId="00FF6C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268AE" w14:textId="61E8EDC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0A6B0DC" w14:textId="3FF5CD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C475A0" w14:textId="77777777" w:rsidTr="00B24564">
        <w:tc>
          <w:tcPr>
            <w:tcW w:w="3060" w:type="dxa"/>
            <w:tcBorders>
              <w:top w:val="nil"/>
              <w:left w:val="nil"/>
              <w:bottom w:val="single" w:sz="4" w:space="0" w:color="auto"/>
              <w:right w:val="nil"/>
            </w:tcBorders>
            <w:shd w:val="clear" w:color="auto" w:fill="auto"/>
            <w:noWrap/>
            <w:vAlign w:val="center"/>
            <w:hideMark/>
          </w:tcPr>
          <w:p w14:paraId="22AF233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3E66D00" w14:textId="53D672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9F078CC" w14:textId="64E1C0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56F980" w14:textId="43993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8AE54FD" w14:textId="66DA929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59EC" w14:textId="6A361C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9297307" w14:textId="38E6669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2E812D" w14:textId="79FB8B0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11E7D95" w14:textId="421228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6780F8"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67541BC" w14:textId="33B3665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children 6-23 months of age receiving a minimum acceptable diet</w:t>
            </w:r>
            <w:r w:rsidR="00CC5C6D">
              <w:rPr>
                <w:rFonts w:eastAsia="Times New Roman" w:cs="Times New Roman"/>
                <w:b/>
                <w:bCs/>
                <w:color w:val="auto"/>
                <w:sz w:val="20"/>
                <w:szCs w:val="20"/>
                <w:vertAlign w:val="superscript"/>
              </w:rPr>
              <w:t>d</w:t>
            </w:r>
          </w:p>
        </w:tc>
      </w:tr>
      <w:tr w:rsidR="00437AFB" w:rsidRPr="00B24564" w14:paraId="1B9D3299" w14:textId="77777777" w:rsidTr="00B24564">
        <w:tc>
          <w:tcPr>
            <w:tcW w:w="3060" w:type="dxa"/>
            <w:tcBorders>
              <w:top w:val="nil"/>
              <w:left w:val="nil"/>
              <w:bottom w:val="single" w:sz="4" w:space="0" w:color="auto"/>
              <w:right w:val="nil"/>
            </w:tcBorders>
            <w:shd w:val="clear" w:color="auto" w:fill="auto"/>
            <w:noWrap/>
            <w:vAlign w:val="center"/>
            <w:hideMark/>
          </w:tcPr>
          <w:p w14:paraId="3CCB825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654DC36" w14:textId="4DA581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90E6D2" w14:textId="6170F1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F3F303" w14:textId="44FF1A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BE8311" w14:textId="0998FF9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B7203C" w14:textId="4D92C4E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C576A" w14:textId="1299E6A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2717F" w14:textId="3533839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18F5DF" w14:textId="144C24A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5684AB" w14:textId="77777777" w:rsidTr="00B24564">
        <w:tc>
          <w:tcPr>
            <w:tcW w:w="3060" w:type="dxa"/>
            <w:tcBorders>
              <w:top w:val="nil"/>
              <w:left w:val="nil"/>
              <w:bottom w:val="single" w:sz="4" w:space="0" w:color="auto"/>
              <w:right w:val="nil"/>
            </w:tcBorders>
            <w:shd w:val="clear" w:color="auto" w:fill="auto"/>
            <w:noWrap/>
            <w:vAlign w:val="center"/>
            <w:hideMark/>
          </w:tcPr>
          <w:p w14:paraId="78AACF1A" w14:textId="7BFAEE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4BD80923" w14:textId="4826EA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E364BF" w14:textId="180381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9CD5D7" w14:textId="599DE76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2C48CDF" w14:textId="19C2376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5D12D8" w14:textId="4AD32E1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A8950E" w14:textId="229D49B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6AF07C" w14:textId="0721748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9899F0" w14:textId="2981303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F79E204" w14:textId="77777777" w:rsidTr="00B24564">
        <w:tc>
          <w:tcPr>
            <w:tcW w:w="3060" w:type="dxa"/>
            <w:tcBorders>
              <w:top w:val="nil"/>
              <w:left w:val="nil"/>
              <w:bottom w:val="single" w:sz="4" w:space="0" w:color="auto"/>
              <w:right w:val="nil"/>
            </w:tcBorders>
            <w:shd w:val="clear" w:color="auto" w:fill="auto"/>
            <w:noWrap/>
            <w:vAlign w:val="center"/>
            <w:hideMark/>
          </w:tcPr>
          <w:p w14:paraId="082C975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31B600BA" w14:textId="5C23BC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E46B48A" w14:textId="621179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988EB38" w14:textId="536B15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4B4C26C" w14:textId="4E1EC24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938578" w14:textId="0D0F506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743D6F" w14:textId="1F8BF4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165BA4A" w14:textId="5723591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6A8A975" w14:textId="021E5D3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63027B7" w14:textId="77777777" w:rsidTr="00B24564">
        <w:tc>
          <w:tcPr>
            <w:tcW w:w="3060" w:type="dxa"/>
            <w:tcBorders>
              <w:top w:val="nil"/>
              <w:left w:val="nil"/>
              <w:bottom w:val="single" w:sz="4" w:space="0" w:color="auto"/>
              <w:right w:val="nil"/>
            </w:tcBorders>
            <w:shd w:val="clear" w:color="auto" w:fill="auto"/>
            <w:noWrap/>
            <w:vAlign w:val="center"/>
            <w:hideMark/>
          </w:tcPr>
          <w:p w14:paraId="31E09E9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11314A32" w14:textId="61E9E85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F8283F" w14:textId="6583D6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2CC8B0" w14:textId="0DD4955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1BCC93" w14:textId="2F7147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83E590" w14:textId="27D5A0F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0AAE10" w14:textId="498DD7E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C4731B" w14:textId="61A0E2D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9809DBE" w14:textId="742BC3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693119"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6990532" w14:textId="65844159" w:rsidR="00437AFB" w:rsidRPr="00B24564" w:rsidRDefault="00437AFB" w:rsidP="007734F7">
            <w:pPr>
              <w:keepNext/>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women of reproductive age consuming a diet of minimum diversity</w:t>
            </w:r>
            <w:r w:rsidR="00CC5C6D">
              <w:rPr>
                <w:rFonts w:eastAsia="Times New Roman" w:cs="Times New Roman"/>
                <w:b/>
                <w:bCs/>
                <w:color w:val="auto"/>
                <w:sz w:val="20"/>
                <w:szCs w:val="20"/>
                <w:vertAlign w:val="superscript"/>
              </w:rPr>
              <w:t>d</w:t>
            </w:r>
          </w:p>
        </w:tc>
      </w:tr>
      <w:tr w:rsidR="00437AFB" w:rsidRPr="00B24564" w14:paraId="53855601" w14:textId="77777777" w:rsidTr="00B24564">
        <w:tc>
          <w:tcPr>
            <w:tcW w:w="3060" w:type="dxa"/>
            <w:tcBorders>
              <w:top w:val="nil"/>
              <w:left w:val="nil"/>
              <w:bottom w:val="single" w:sz="4" w:space="0" w:color="auto"/>
              <w:right w:val="nil"/>
            </w:tcBorders>
            <w:shd w:val="clear" w:color="auto" w:fill="auto"/>
            <w:noWrap/>
            <w:vAlign w:val="center"/>
            <w:hideMark/>
          </w:tcPr>
          <w:p w14:paraId="398D4F1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7D1F27D9" w14:textId="7EC802B5" w:rsidR="00437AFB" w:rsidRPr="00B24564" w:rsidRDefault="00437AFB" w:rsidP="007734F7">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F48A685" w14:textId="5A1CDADB"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1290B5E" w14:textId="2004DC3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EA5E0D3" w14:textId="758065C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AEEA06" w14:textId="59CE11B5" w:rsidR="00437AFB" w:rsidRPr="00B24564" w:rsidRDefault="00437AFB" w:rsidP="007734F7">
            <w:pPr>
              <w:widowControl/>
              <w:spacing w:line="259" w:lineRule="auto"/>
              <w:jc w:val="center"/>
              <w:rPr>
                <w:rFonts w:eastAsia="Times New Roman" w:cs="Times New Roman"/>
                <w:b/>
                <w:bCs/>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54CD43" w14:textId="518A3B6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53382B" w14:textId="3F1682F0"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589E7F45" w14:textId="5DAA0FD2"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3A1F95F" w14:textId="77777777" w:rsidTr="00B24564">
        <w:tc>
          <w:tcPr>
            <w:tcW w:w="3060" w:type="dxa"/>
            <w:tcBorders>
              <w:top w:val="nil"/>
              <w:left w:val="nil"/>
              <w:bottom w:val="single" w:sz="4" w:space="0" w:color="auto"/>
              <w:right w:val="nil"/>
            </w:tcBorders>
            <w:shd w:val="clear" w:color="auto" w:fill="auto"/>
            <w:noWrap/>
            <w:vAlign w:val="center"/>
            <w:hideMark/>
          </w:tcPr>
          <w:p w14:paraId="3D413955" w14:textId="5B471F9F"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0A414AF9" w14:textId="602DD4F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5E5E4D0" w14:textId="594ED9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87B56F" w14:textId="40F5F7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448542A" w14:textId="372CF8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D1BE3B" w14:textId="5334087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A7B915C" w14:textId="0E36D5D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844B8A" w14:textId="68B5790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B52D429" w14:textId="14F20EE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DD3F8D" w14:textId="77777777" w:rsidTr="00B24564">
        <w:tc>
          <w:tcPr>
            <w:tcW w:w="3060" w:type="dxa"/>
            <w:tcBorders>
              <w:top w:val="nil"/>
              <w:left w:val="nil"/>
              <w:bottom w:val="single" w:sz="4" w:space="0" w:color="auto"/>
              <w:right w:val="nil"/>
            </w:tcBorders>
            <w:shd w:val="clear" w:color="auto" w:fill="auto"/>
            <w:noWrap/>
            <w:vAlign w:val="center"/>
            <w:hideMark/>
          </w:tcPr>
          <w:p w14:paraId="17E8682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49EFCA26" w14:textId="2531FD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F2AFFEE" w14:textId="09D7B6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FA9050E" w14:textId="3371D4A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233E1C0" w14:textId="30F87A1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68395F" w14:textId="476F9EC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6DDB50" w14:textId="202A8EB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98351D2" w14:textId="1BB196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6C340" w14:textId="06F55F5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2AE25A" w14:textId="77777777" w:rsidTr="00B24564">
        <w:tc>
          <w:tcPr>
            <w:tcW w:w="3060" w:type="dxa"/>
            <w:tcBorders>
              <w:top w:val="nil"/>
              <w:left w:val="nil"/>
              <w:bottom w:val="single" w:sz="4" w:space="0" w:color="auto"/>
              <w:right w:val="nil"/>
            </w:tcBorders>
            <w:shd w:val="clear" w:color="auto" w:fill="auto"/>
            <w:noWrap/>
            <w:vAlign w:val="center"/>
            <w:hideMark/>
          </w:tcPr>
          <w:p w14:paraId="4ADBBAC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6A98FA65" w14:textId="0E57A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CAE4F0" w14:textId="53062D3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BD8269" w14:textId="2F024C9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40CAF7" w14:textId="0640DEA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B730E2" w14:textId="01AA5D1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DB2F0F" w14:textId="7FC1626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5A92E16" w14:textId="38E9656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59E173" w14:textId="6CE4378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030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EA96A91" w14:textId="63AB159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Prevalence of stunted children under 5 years of age</w:t>
            </w:r>
            <w:r w:rsidR="00CC5C6D">
              <w:rPr>
                <w:rFonts w:eastAsia="Times New Roman" w:cs="Times New Roman"/>
                <w:b/>
                <w:bCs/>
                <w:color w:val="auto"/>
                <w:sz w:val="20"/>
                <w:szCs w:val="20"/>
                <w:vertAlign w:val="superscript"/>
              </w:rPr>
              <w:t>d</w:t>
            </w:r>
          </w:p>
        </w:tc>
      </w:tr>
      <w:tr w:rsidR="00437AFB" w:rsidRPr="00B24564" w14:paraId="7E1EC881" w14:textId="77777777" w:rsidTr="00B24564">
        <w:tc>
          <w:tcPr>
            <w:tcW w:w="3060" w:type="dxa"/>
            <w:tcBorders>
              <w:top w:val="nil"/>
              <w:left w:val="nil"/>
              <w:bottom w:val="single" w:sz="4" w:space="0" w:color="auto"/>
              <w:right w:val="nil"/>
            </w:tcBorders>
            <w:shd w:val="clear" w:color="auto" w:fill="auto"/>
            <w:noWrap/>
            <w:vAlign w:val="center"/>
            <w:hideMark/>
          </w:tcPr>
          <w:p w14:paraId="7203393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0B822F2" w14:textId="0A33DDD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15789" w14:textId="02D31F4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127F066" w14:textId="7862F4C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43E3EEE" w14:textId="075458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00DF54" w14:textId="49D0FC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38477D0" w14:textId="71768F5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F54409" w14:textId="6C659A5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B3FEAC8" w14:textId="10DF4C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8434A4" w14:textId="77777777" w:rsidTr="00B24564">
        <w:tc>
          <w:tcPr>
            <w:tcW w:w="3060" w:type="dxa"/>
            <w:tcBorders>
              <w:top w:val="nil"/>
              <w:left w:val="nil"/>
              <w:bottom w:val="single" w:sz="4" w:space="0" w:color="auto"/>
              <w:right w:val="nil"/>
            </w:tcBorders>
            <w:shd w:val="clear" w:color="auto" w:fill="auto"/>
            <w:noWrap/>
            <w:vAlign w:val="center"/>
            <w:hideMark/>
          </w:tcPr>
          <w:p w14:paraId="7DFEF27F" w14:textId="6A421A6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38A9F93C" w14:textId="61953A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BCB3974" w14:textId="34DF82F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E67FBFE" w14:textId="7DB043E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3B2BFF" w14:textId="6E2AC12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139EB1" w14:textId="7940B7E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6BBC9F6" w14:textId="42DCF94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D3FBE27" w14:textId="3255091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16ECB91" w14:textId="0349A1F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A5D95E1" w14:textId="77777777" w:rsidTr="00B24564">
        <w:tc>
          <w:tcPr>
            <w:tcW w:w="3060" w:type="dxa"/>
            <w:tcBorders>
              <w:top w:val="nil"/>
              <w:left w:val="nil"/>
              <w:bottom w:val="single" w:sz="4" w:space="0" w:color="auto"/>
              <w:right w:val="nil"/>
            </w:tcBorders>
            <w:shd w:val="clear" w:color="auto" w:fill="auto"/>
            <w:noWrap/>
            <w:vAlign w:val="center"/>
            <w:hideMark/>
          </w:tcPr>
          <w:p w14:paraId="04E475E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B8C2890" w14:textId="3AD6B9C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AFCE9A3" w14:textId="5AA1BA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9BFD70" w14:textId="0972E1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25688C2" w14:textId="173435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C93080" w14:textId="48F9947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676EB" w14:textId="29C1573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91CECBC" w14:textId="793AFB5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B2E08F" w14:textId="66C850A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04BED5" w14:textId="77777777" w:rsidTr="00B24564">
        <w:tc>
          <w:tcPr>
            <w:tcW w:w="3060" w:type="dxa"/>
            <w:tcBorders>
              <w:top w:val="nil"/>
              <w:left w:val="nil"/>
              <w:bottom w:val="single" w:sz="4" w:space="0" w:color="auto"/>
              <w:right w:val="nil"/>
            </w:tcBorders>
            <w:shd w:val="clear" w:color="auto" w:fill="auto"/>
            <w:noWrap/>
            <w:vAlign w:val="center"/>
            <w:hideMark/>
          </w:tcPr>
          <w:p w14:paraId="734BC0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C3690AF" w14:textId="2DCBFF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4595208" w14:textId="0619690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ACC92F" w14:textId="17DDE55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AEE678" w14:textId="36B4FBC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CC4DA0" w14:textId="582ABB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4CAF0A1" w14:textId="7A75A8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7E33EB" w14:textId="0EDBD3C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9A99A2" w14:textId="2257E9E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EF5500" w14:textId="77777777" w:rsidTr="00B24564">
        <w:tc>
          <w:tcPr>
            <w:tcW w:w="3060" w:type="dxa"/>
            <w:tcBorders>
              <w:top w:val="nil"/>
              <w:left w:val="nil"/>
              <w:bottom w:val="single" w:sz="4" w:space="0" w:color="auto"/>
              <w:right w:val="nil"/>
            </w:tcBorders>
            <w:shd w:val="clear" w:color="auto" w:fill="auto"/>
            <w:noWrap/>
            <w:vAlign w:val="center"/>
            <w:hideMark/>
          </w:tcPr>
          <w:p w14:paraId="7B19C931" w14:textId="34886C7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7485882" w14:textId="21B646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7848DF" w14:textId="68BF2E1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A905E17" w14:textId="09578E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F767257" w14:textId="7F05B16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E0D7993" w14:textId="1872F2D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FDF3E9" w14:textId="0CDAED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A83270E" w14:textId="45E3DCE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7E3620" w14:textId="519E447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78E232A" w14:textId="77777777" w:rsidTr="00B24564">
        <w:tc>
          <w:tcPr>
            <w:tcW w:w="3060" w:type="dxa"/>
            <w:tcBorders>
              <w:top w:val="nil"/>
              <w:left w:val="nil"/>
              <w:bottom w:val="single" w:sz="4" w:space="0" w:color="auto"/>
              <w:right w:val="nil"/>
            </w:tcBorders>
            <w:shd w:val="clear" w:color="auto" w:fill="auto"/>
            <w:noWrap/>
            <w:vAlign w:val="center"/>
            <w:hideMark/>
          </w:tcPr>
          <w:p w14:paraId="009C9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3A80A99" w14:textId="3FB4513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AB3E44" w14:textId="039C33E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807BE7" w14:textId="1A7FC9A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1E09CC" w14:textId="336725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B6AB422" w14:textId="172388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8D566B" w14:textId="4940A5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390715" w14:textId="501EE0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AD1A405" w14:textId="4B95F9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EF5CFE3" w14:textId="77777777" w:rsidTr="00B24564">
        <w:tc>
          <w:tcPr>
            <w:tcW w:w="3060" w:type="dxa"/>
            <w:tcBorders>
              <w:top w:val="nil"/>
              <w:left w:val="nil"/>
              <w:bottom w:val="single" w:sz="4" w:space="0" w:color="auto"/>
              <w:right w:val="nil"/>
            </w:tcBorders>
            <w:shd w:val="clear" w:color="auto" w:fill="auto"/>
            <w:noWrap/>
            <w:vAlign w:val="center"/>
            <w:hideMark/>
          </w:tcPr>
          <w:p w14:paraId="52E7E9C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6018517" w14:textId="53A25BA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35B837F" w14:textId="16A406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D06533" w14:textId="2DA73D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C702A2" w14:textId="03F99C5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BCE808" w14:textId="19EF6D0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1E32F3" w14:textId="113775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958F62" w14:textId="17A17B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9AA8D27" w14:textId="290E4BC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82208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3524DDE" w14:textId="708657EB"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wasted children under 5 years of age</w:t>
            </w:r>
            <w:r w:rsidR="00CC5C6D">
              <w:rPr>
                <w:rFonts w:eastAsia="Times New Roman" w:cs="Times New Roman"/>
                <w:b/>
                <w:bCs/>
                <w:color w:val="auto"/>
                <w:sz w:val="20"/>
                <w:szCs w:val="20"/>
                <w:vertAlign w:val="superscript"/>
              </w:rPr>
              <w:t>d</w:t>
            </w:r>
          </w:p>
        </w:tc>
      </w:tr>
      <w:tr w:rsidR="00437AFB" w:rsidRPr="00B24564" w14:paraId="6648100D" w14:textId="77777777" w:rsidTr="00B24564">
        <w:tc>
          <w:tcPr>
            <w:tcW w:w="3060" w:type="dxa"/>
            <w:tcBorders>
              <w:top w:val="nil"/>
              <w:left w:val="nil"/>
              <w:bottom w:val="single" w:sz="4" w:space="0" w:color="auto"/>
              <w:right w:val="nil"/>
            </w:tcBorders>
            <w:shd w:val="clear" w:color="auto" w:fill="auto"/>
            <w:noWrap/>
            <w:vAlign w:val="center"/>
            <w:hideMark/>
          </w:tcPr>
          <w:p w14:paraId="7627B86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CDB53C9" w14:textId="247D226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52A41BA" w14:textId="6F9D8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285237" w14:textId="08CA237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6D30E" w14:textId="4DC014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C3BC071" w14:textId="5CD3E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52685F" w14:textId="481E44E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7ADCA0" w14:textId="4C46612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6ED757" w14:textId="430B06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8FB5C35" w14:textId="77777777" w:rsidTr="00B24564">
        <w:tc>
          <w:tcPr>
            <w:tcW w:w="3060" w:type="dxa"/>
            <w:tcBorders>
              <w:top w:val="nil"/>
              <w:left w:val="nil"/>
              <w:bottom w:val="single" w:sz="4" w:space="0" w:color="auto"/>
              <w:right w:val="nil"/>
            </w:tcBorders>
            <w:shd w:val="clear" w:color="auto" w:fill="auto"/>
            <w:noWrap/>
            <w:vAlign w:val="center"/>
            <w:hideMark/>
          </w:tcPr>
          <w:p w14:paraId="759CAED7" w14:textId="376E6F5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6EC726F" w14:textId="19160E3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7EEB769" w14:textId="7E2D06F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BFEFBA0" w14:textId="2070EC2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0082A14" w14:textId="272147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430BF8" w14:textId="42D01C5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2F069A" w14:textId="44DB40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1D3629" w14:textId="2A45FF4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B3922C" w14:textId="5A5F615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F284E5" w14:textId="77777777" w:rsidTr="00B24564">
        <w:tc>
          <w:tcPr>
            <w:tcW w:w="3060" w:type="dxa"/>
            <w:tcBorders>
              <w:top w:val="nil"/>
              <w:left w:val="nil"/>
              <w:bottom w:val="single" w:sz="4" w:space="0" w:color="auto"/>
              <w:right w:val="nil"/>
            </w:tcBorders>
            <w:shd w:val="clear" w:color="auto" w:fill="auto"/>
            <w:noWrap/>
            <w:vAlign w:val="center"/>
            <w:hideMark/>
          </w:tcPr>
          <w:p w14:paraId="7E0D15E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570DFEAE" w14:textId="182748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F0493A" w14:textId="3620279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336251C" w14:textId="0A9C1DF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F3AAAB7" w14:textId="2235FFC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8B41EF4" w14:textId="0CA1F22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141C7C" w14:textId="3BD35D8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956A1B" w14:textId="36B776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147C55" w14:textId="37408BA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6E92C5" w14:textId="77777777" w:rsidTr="00B24564">
        <w:tc>
          <w:tcPr>
            <w:tcW w:w="3060" w:type="dxa"/>
            <w:tcBorders>
              <w:top w:val="nil"/>
              <w:left w:val="nil"/>
              <w:bottom w:val="single" w:sz="4" w:space="0" w:color="auto"/>
              <w:right w:val="nil"/>
            </w:tcBorders>
            <w:shd w:val="clear" w:color="auto" w:fill="auto"/>
            <w:noWrap/>
            <w:vAlign w:val="center"/>
            <w:hideMark/>
          </w:tcPr>
          <w:p w14:paraId="0CE131F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64786DC" w14:textId="42398E8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10D787D" w14:textId="351DD89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D45A0F" w14:textId="550AE2E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8FB4A8" w14:textId="1DAEE3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9128E9C" w14:textId="595F3DB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F5E0FE" w14:textId="35CEEE4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C566CF" w14:textId="5E988D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05FAAD" w14:textId="1D6C368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A85758" w14:textId="77777777" w:rsidTr="00B24564">
        <w:tc>
          <w:tcPr>
            <w:tcW w:w="3060" w:type="dxa"/>
            <w:tcBorders>
              <w:top w:val="nil"/>
              <w:left w:val="nil"/>
              <w:bottom w:val="single" w:sz="4" w:space="0" w:color="auto"/>
              <w:right w:val="nil"/>
            </w:tcBorders>
            <w:shd w:val="clear" w:color="auto" w:fill="auto"/>
            <w:noWrap/>
            <w:vAlign w:val="center"/>
            <w:hideMark/>
          </w:tcPr>
          <w:p w14:paraId="330153D4" w14:textId="22B33AAC"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54F9B1B3" w14:textId="5B74FB0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22F706" w14:textId="31CF7D3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A6B503B" w14:textId="00042F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1F1EA56" w14:textId="3B8CFD4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B7A54F" w14:textId="2ADD6F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84D86CA" w14:textId="0C0D45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8E1FA" w14:textId="741CBD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E42118F" w14:textId="0D909AA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59AD77" w14:textId="77777777" w:rsidTr="00B24564">
        <w:tc>
          <w:tcPr>
            <w:tcW w:w="3060" w:type="dxa"/>
            <w:tcBorders>
              <w:top w:val="nil"/>
              <w:left w:val="nil"/>
              <w:bottom w:val="single" w:sz="4" w:space="0" w:color="auto"/>
              <w:right w:val="nil"/>
            </w:tcBorders>
            <w:shd w:val="clear" w:color="auto" w:fill="auto"/>
            <w:noWrap/>
            <w:vAlign w:val="center"/>
            <w:hideMark/>
          </w:tcPr>
          <w:p w14:paraId="302B8DE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1EED273" w14:textId="7F8A596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20C33DD" w14:textId="7993AE1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92E4D98" w14:textId="318B5A4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63B5C9" w14:textId="4A1394E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C419359" w14:textId="6C457C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BE8111" w14:textId="40CCC93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6A5930" w14:textId="0B514B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FEC3FD5" w14:textId="48DCAAB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DB2D82D" w14:textId="77777777" w:rsidTr="00B24564">
        <w:tc>
          <w:tcPr>
            <w:tcW w:w="3060" w:type="dxa"/>
            <w:tcBorders>
              <w:top w:val="nil"/>
              <w:left w:val="nil"/>
              <w:bottom w:val="single" w:sz="4" w:space="0" w:color="auto"/>
              <w:right w:val="nil"/>
            </w:tcBorders>
            <w:shd w:val="clear" w:color="auto" w:fill="auto"/>
            <w:noWrap/>
            <w:vAlign w:val="center"/>
            <w:hideMark/>
          </w:tcPr>
          <w:p w14:paraId="4C6074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B73ED31" w14:textId="548DC9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95F32E4" w14:textId="5E737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430103E" w14:textId="0DA02B1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C1C4C" w14:textId="54A24AE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068086" w14:textId="711F69A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F7D8AB0" w14:textId="5D26578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3E855D" w14:textId="22F7F6A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F8F0B58" w14:textId="1DBE82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BFD635"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39B23F8" w14:textId="4FB03E1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healthy weight children under 5 years of age</w:t>
            </w:r>
            <w:r w:rsidR="00CC5C6D">
              <w:rPr>
                <w:rFonts w:eastAsia="Times New Roman" w:cs="Times New Roman"/>
                <w:b/>
                <w:bCs/>
                <w:color w:val="auto"/>
                <w:sz w:val="20"/>
                <w:szCs w:val="20"/>
                <w:vertAlign w:val="superscript"/>
              </w:rPr>
              <w:t>d</w:t>
            </w:r>
          </w:p>
        </w:tc>
      </w:tr>
      <w:tr w:rsidR="00437AFB" w:rsidRPr="00B24564" w14:paraId="494A5E1E" w14:textId="77777777" w:rsidTr="00B24564">
        <w:tc>
          <w:tcPr>
            <w:tcW w:w="3060" w:type="dxa"/>
            <w:tcBorders>
              <w:top w:val="nil"/>
              <w:left w:val="nil"/>
              <w:bottom w:val="single" w:sz="4" w:space="0" w:color="auto"/>
              <w:right w:val="nil"/>
            </w:tcBorders>
            <w:shd w:val="clear" w:color="auto" w:fill="auto"/>
            <w:noWrap/>
            <w:vAlign w:val="center"/>
            <w:hideMark/>
          </w:tcPr>
          <w:p w14:paraId="4789856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1D055BB" w14:textId="309FFD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75A414" w14:textId="04D0C5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244F23" w14:textId="58402C0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7FCC138" w14:textId="30E6B08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68D2A1C" w14:textId="1D0E5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952074" w14:textId="4A3F8F0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40AE965" w14:textId="035F15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A886DB" w14:textId="71C1EEC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D1866E" w14:textId="77777777" w:rsidTr="00B24564">
        <w:tc>
          <w:tcPr>
            <w:tcW w:w="3060" w:type="dxa"/>
            <w:tcBorders>
              <w:top w:val="nil"/>
              <w:left w:val="nil"/>
              <w:bottom w:val="single" w:sz="4" w:space="0" w:color="auto"/>
              <w:right w:val="nil"/>
            </w:tcBorders>
            <w:shd w:val="clear" w:color="auto" w:fill="auto"/>
            <w:noWrap/>
            <w:vAlign w:val="center"/>
            <w:hideMark/>
          </w:tcPr>
          <w:p w14:paraId="45098794" w14:textId="50DEA3F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9A31B13" w14:textId="37F37D5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152675E" w14:textId="131CAC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545537" w14:textId="4E1E1C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B56178A" w14:textId="7442ABC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0D1ED03" w14:textId="3CC4AE9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7E6ACC" w14:textId="606A7A7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D404BB" w14:textId="6FE84B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CC62DA3" w14:textId="3DB739C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6D20622" w14:textId="77777777" w:rsidTr="00B24564">
        <w:tc>
          <w:tcPr>
            <w:tcW w:w="3060" w:type="dxa"/>
            <w:tcBorders>
              <w:top w:val="nil"/>
              <w:left w:val="nil"/>
              <w:bottom w:val="single" w:sz="4" w:space="0" w:color="auto"/>
              <w:right w:val="nil"/>
            </w:tcBorders>
            <w:shd w:val="clear" w:color="auto" w:fill="auto"/>
            <w:noWrap/>
            <w:vAlign w:val="center"/>
            <w:hideMark/>
          </w:tcPr>
          <w:p w14:paraId="661EF6F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CF61742" w14:textId="3930EC5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7E72688" w14:textId="24E7F6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9BDE3EF" w14:textId="71F1736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4DE07F7" w14:textId="56E5CA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4E454C9" w14:textId="4883653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959CDA" w14:textId="73CE316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4AF3E85" w14:textId="484997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FE60BD" w14:textId="4A3F4E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01DF7" w14:textId="77777777" w:rsidTr="00B24564">
        <w:tc>
          <w:tcPr>
            <w:tcW w:w="3060" w:type="dxa"/>
            <w:tcBorders>
              <w:top w:val="nil"/>
              <w:left w:val="nil"/>
              <w:bottom w:val="single" w:sz="4" w:space="0" w:color="auto"/>
              <w:right w:val="nil"/>
            </w:tcBorders>
            <w:shd w:val="clear" w:color="auto" w:fill="auto"/>
            <w:noWrap/>
            <w:vAlign w:val="center"/>
            <w:hideMark/>
          </w:tcPr>
          <w:p w14:paraId="4242072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7A19B4AA" w14:textId="79BEED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734D8DD" w14:textId="2CB4ED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7080E8" w14:textId="340035C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0E3053" w14:textId="071C03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F60DD83" w14:textId="58CBFBD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1E99A6" w14:textId="24892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92B7A" w14:textId="3D545AB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405CDAD" w14:textId="68287E4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E9F0542" w14:textId="77777777" w:rsidTr="00B24564">
        <w:tc>
          <w:tcPr>
            <w:tcW w:w="3060" w:type="dxa"/>
            <w:tcBorders>
              <w:top w:val="nil"/>
              <w:left w:val="nil"/>
              <w:bottom w:val="single" w:sz="4" w:space="0" w:color="auto"/>
              <w:right w:val="nil"/>
            </w:tcBorders>
            <w:shd w:val="clear" w:color="auto" w:fill="auto"/>
            <w:noWrap/>
            <w:vAlign w:val="center"/>
            <w:hideMark/>
          </w:tcPr>
          <w:p w14:paraId="187A8ECF" w14:textId="084404A9"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0C55B44" w14:textId="7480A62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E4AFECC" w14:textId="06723F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1D8956" w14:textId="67F5CAE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E2A8F0C" w14:textId="5B75938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BE7AEE" w14:textId="48AA525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7EBF72" w14:textId="49252C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836117" w14:textId="322E7E6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307FAF" w14:textId="3CB3D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6596931" w14:textId="77777777" w:rsidTr="00B24564">
        <w:tc>
          <w:tcPr>
            <w:tcW w:w="3060" w:type="dxa"/>
            <w:tcBorders>
              <w:top w:val="nil"/>
              <w:left w:val="nil"/>
              <w:bottom w:val="single" w:sz="4" w:space="0" w:color="auto"/>
              <w:right w:val="nil"/>
            </w:tcBorders>
            <w:shd w:val="clear" w:color="auto" w:fill="auto"/>
            <w:noWrap/>
            <w:vAlign w:val="center"/>
            <w:hideMark/>
          </w:tcPr>
          <w:p w14:paraId="1599A70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42A92FD3" w14:textId="5AF2224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F9C96A7" w14:textId="16199B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54C7F2C" w14:textId="6F6DFB5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2B7BA96" w14:textId="69514ED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7DF325" w14:textId="6F4B6F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E5A671" w14:textId="3BF1BA6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2EE1EB" w14:textId="4388840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9DB5EF" w14:textId="673E5B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8E918AA" w14:textId="77777777" w:rsidTr="00B24564">
        <w:tc>
          <w:tcPr>
            <w:tcW w:w="3060" w:type="dxa"/>
            <w:tcBorders>
              <w:top w:val="nil"/>
              <w:left w:val="nil"/>
              <w:bottom w:val="single" w:sz="4" w:space="0" w:color="auto"/>
              <w:right w:val="nil"/>
            </w:tcBorders>
            <w:shd w:val="clear" w:color="auto" w:fill="auto"/>
            <w:noWrap/>
            <w:vAlign w:val="center"/>
            <w:hideMark/>
          </w:tcPr>
          <w:p w14:paraId="1F254E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7548F0F5" w14:textId="5E3CF4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50CF3C" w14:textId="638E67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92AD762" w14:textId="69339C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B95B958" w14:textId="7BF732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F450A5" w14:textId="55465DE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C67E17" w14:textId="078D456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E02260" w14:textId="51AC5C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93BDE7" w14:textId="5C57446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1AE076"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319F00D" w14:textId="44FE596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underweight women of reproductive age</w:t>
            </w:r>
            <w:r w:rsidR="00CC5C6D">
              <w:rPr>
                <w:rFonts w:eastAsia="Times New Roman" w:cs="Times New Roman"/>
                <w:b/>
                <w:bCs/>
                <w:color w:val="auto"/>
                <w:sz w:val="20"/>
                <w:szCs w:val="20"/>
                <w:vertAlign w:val="superscript"/>
              </w:rPr>
              <w:t>d</w:t>
            </w:r>
          </w:p>
        </w:tc>
      </w:tr>
      <w:tr w:rsidR="00437AFB" w:rsidRPr="00B24564" w14:paraId="7252D100" w14:textId="77777777" w:rsidTr="00B24564">
        <w:tc>
          <w:tcPr>
            <w:tcW w:w="3060" w:type="dxa"/>
            <w:tcBorders>
              <w:top w:val="nil"/>
              <w:left w:val="nil"/>
              <w:bottom w:val="single" w:sz="4" w:space="0" w:color="auto"/>
              <w:right w:val="nil"/>
            </w:tcBorders>
            <w:shd w:val="clear" w:color="auto" w:fill="auto"/>
            <w:noWrap/>
            <w:vAlign w:val="center"/>
            <w:hideMark/>
          </w:tcPr>
          <w:p w14:paraId="5322027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non-pregnant women 15-49 years</w:t>
            </w:r>
          </w:p>
        </w:tc>
        <w:tc>
          <w:tcPr>
            <w:tcW w:w="1053" w:type="dxa"/>
            <w:tcBorders>
              <w:top w:val="nil"/>
              <w:left w:val="nil"/>
              <w:bottom w:val="single" w:sz="4" w:space="0" w:color="auto"/>
              <w:right w:val="nil"/>
            </w:tcBorders>
            <w:shd w:val="clear" w:color="auto" w:fill="auto"/>
            <w:noWrap/>
            <w:vAlign w:val="center"/>
            <w:hideMark/>
          </w:tcPr>
          <w:p w14:paraId="5AC60CF0" w14:textId="304E3C8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EB2E5F" w14:textId="4475D5E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5EF4E3" w14:textId="779BA8E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E58466" w14:textId="29AA8E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153864" w14:textId="0F34A72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210734" w14:textId="71FCB5B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1E3C8B" w14:textId="06D328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05747E" w14:textId="6DB967A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3375592" w14:textId="77777777" w:rsidTr="00B24564">
        <w:tc>
          <w:tcPr>
            <w:tcW w:w="3060" w:type="dxa"/>
            <w:tcBorders>
              <w:top w:val="nil"/>
              <w:left w:val="nil"/>
              <w:bottom w:val="single" w:sz="4" w:space="0" w:color="auto"/>
              <w:right w:val="nil"/>
            </w:tcBorders>
            <w:shd w:val="clear" w:color="auto" w:fill="auto"/>
            <w:noWrap/>
            <w:vAlign w:val="center"/>
            <w:hideMark/>
          </w:tcPr>
          <w:p w14:paraId="6E28D4EC" w14:textId="4E5180B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F7D5F8A" w14:textId="7CCAE7B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7C70A12" w14:textId="0F28DE4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9DA45AF" w14:textId="2DE33E0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B008D7" w14:textId="01D05B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4FF7C6" w14:textId="315DC01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FE12E56" w14:textId="749E907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BB770E" w14:textId="0219F85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ED31771" w14:textId="395999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3E54EED" w14:textId="77777777" w:rsidTr="00B24564">
        <w:tc>
          <w:tcPr>
            <w:tcW w:w="3060" w:type="dxa"/>
            <w:tcBorders>
              <w:top w:val="nil"/>
              <w:left w:val="nil"/>
              <w:bottom w:val="single" w:sz="4" w:space="0" w:color="auto"/>
              <w:right w:val="nil"/>
            </w:tcBorders>
            <w:shd w:val="clear" w:color="auto" w:fill="auto"/>
            <w:noWrap/>
            <w:vAlign w:val="center"/>
            <w:hideMark/>
          </w:tcPr>
          <w:p w14:paraId="7CDA7DE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651D0C24" w14:textId="3D5305F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667B059" w14:textId="3519845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E5160E" w14:textId="2EF6D7B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8BFB1D" w14:textId="4EBF819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2D7441" w14:textId="23DA86F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CD1D0F4" w14:textId="1177C1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84A1DB2" w14:textId="3A4C6E3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6215A5" w14:textId="212E2D2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DD05CF" w14:textId="77777777" w:rsidTr="00B24564">
        <w:tc>
          <w:tcPr>
            <w:tcW w:w="3060" w:type="dxa"/>
            <w:tcBorders>
              <w:top w:val="nil"/>
              <w:left w:val="nil"/>
              <w:bottom w:val="single" w:sz="4" w:space="0" w:color="auto"/>
              <w:right w:val="nil"/>
            </w:tcBorders>
            <w:shd w:val="clear" w:color="auto" w:fill="auto"/>
            <w:noWrap/>
            <w:vAlign w:val="center"/>
            <w:hideMark/>
          </w:tcPr>
          <w:p w14:paraId="3F11E13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2BF901D3" w14:textId="0387B30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C7BA25" w14:textId="07EABB7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3CE3A7" w14:textId="53260A4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F638B6" w14:textId="7566693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5EA7D0D" w14:textId="74E042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FCC3AE2" w14:textId="5A6892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FBBDCD" w14:textId="78BC75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AD492C" w14:textId="70FB69E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423B9D"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60F627D" w14:textId="007C8F1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with access to basic sanitation service</w:t>
            </w:r>
          </w:p>
        </w:tc>
      </w:tr>
      <w:tr w:rsidR="00437AFB" w:rsidRPr="00B24564" w14:paraId="5BBACA19" w14:textId="77777777" w:rsidTr="00B24564">
        <w:tc>
          <w:tcPr>
            <w:tcW w:w="3060" w:type="dxa"/>
            <w:tcBorders>
              <w:top w:val="nil"/>
              <w:left w:val="nil"/>
              <w:bottom w:val="single" w:sz="4" w:space="0" w:color="auto"/>
              <w:right w:val="nil"/>
            </w:tcBorders>
            <w:shd w:val="clear" w:color="auto" w:fill="auto"/>
            <w:noWrap/>
            <w:vAlign w:val="center"/>
            <w:hideMark/>
          </w:tcPr>
          <w:p w14:paraId="32F5C696"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9D02616" w14:textId="781BA18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51D94E" w14:textId="570FC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0A71D6" w14:textId="14652E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7BDD2D1" w14:textId="08BB66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84D7EFC" w14:textId="1862BD4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0D41F8" w14:textId="1F04369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A89851" w14:textId="7FAF2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E8315E" w14:textId="7E1096C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A866A1" w14:textId="77777777" w:rsidTr="00B24564">
        <w:tc>
          <w:tcPr>
            <w:tcW w:w="3060" w:type="dxa"/>
            <w:tcBorders>
              <w:top w:val="nil"/>
              <w:left w:val="nil"/>
              <w:bottom w:val="single" w:sz="4" w:space="0" w:color="auto"/>
              <w:right w:val="nil"/>
            </w:tcBorders>
            <w:shd w:val="clear" w:color="auto" w:fill="auto"/>
            <w:noWrap/>
            <w:vAlign w:val="center"/>
            <w:hideMark/>
          </w:tcPr>
          <w:p w14:paraId="27E8111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0CE4DB21" w14:textId="5D75481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B73BCF" w14:textId="775BF85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A7E3E3B" w14:textId="1E540F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8262298" w14:textId="19EB59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09EDCB" w14:textId="74D1F5F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9F47703" w14:textId="35D724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2868801" w14:textId="1994E6B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1C6701" w14:textId="0064A03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B66B38E" w14:textId="77777777" w:rsidTr="00B24564">
        <w:tc>
          <w:tcPr>
            <w:tcW w:w="3060" w:type="dxa"/>
            <w:tcBorders>
              <w:top w:val="nil"/>
              <w:left w:val="nil"/>
              <w:bottom w:val="single" w:sz="4" w:space="0" w:color="auto"/>
              <w:right w:val="nil"/>
            </w:tcBorders>
            <w:shd w:val="clear" w:color="auto" w:fill="auto"/>
            <w:noWrap/>
            <w:vAlign w:val="center"/>
            <w:hideMark/>
          </w:tcPr>
          <w:p w14:paraId="7176237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Male and female adults</w:t>
            </w:r>
          </w:p>
        </w:tc>
        <w:tc>
          <w:tcPr>
            <w:tcW w:w="1053" w:type="dxa"/>
            <w:tcBorders>
              <w:top w:val="nil"/>
              <w:left w:val="nil"/>
              <w:bottom w:val="single" w:sz="4" w:space="0" w:color="auto"/>
              <w:right w:val="nil"/>
            </w:tcBorders>
            <w:shd w:val="clear" w:color="auto" w:fill="auto"/>
            <w:noWrap/>
            <w:vAlign w:val="center"/>
            <w:hideMark/>
          </w:tcPr>
          <w:p w14:paraId="5C3AE15F" w14:textId="2F629F9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E4D73F" w14:textId="75904BC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26EA5" w14:textId="3BB6F75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FB72DA" w14:textId="753AADE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71F6E6" w14:textId="672F2C3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19D05C" w14:textId="17C0595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5B4E89" w14:textId="4930B8F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E0B403" w14:textId="6D34014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08F1BF" w14:textId="77777777" w:rsidTr="00B24564">
        <w:tc>
          <w:tcPr>
            <w:tcW w:w="3060" w:type="dxa"/>
            <w:tcBorders>
              <w:top w:val="nil"/>
              <w:left w:val="nil"/>
              <w:bottom w:val="single" w:sz="4" w:space="0" w:color="auto"/>
              <w:right w:val="nil"/>
            </w:tcBorders>
            <w:shd w:val="clear" w:color="auto" w:fill="auto"/>
            <w:noWrap/>
            <w:vAlign w:val="center"/>
            <w:hideMark/>
          </w:tcPr>
          <w:p w14:paraId="4E03079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47A7EA" w14:textId="7F226A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019759" w14:textId="666AB19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D17F4EB" w14:textId="262B0FA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1BAF11" w14:textId="5D0506F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017F4E5" w14:textId="24E8DE2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1AC73D" w14:textId="149FC01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A4506" w14:textId="4F98C2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16FD87" w14:textId="3274AA9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E029F8A" w14:textId="77777777" w:rsidTr="00B24564">
        <w:tc>
          <w:tcPr>
            <w:tcW w:w="3060" w:type="dxa"/>
            <w:tcBorders>
              <w:top w:val="nil"/>
              <w:left w:val="nil"/>
              <w:bottom w:val="single" w:sz="4" w:space="0" w:color="auto"/>
              <w:right w:val="nil"/>
            </w:tcBorders>
            <w:shd w:val="clear" w:color="auto" w:fill="auto"/>
            <w:noWrap/>
            <w:vAlign w:val="center"/>
            <w:hideMark/>
          </w:tcPr>
          <w:p w14:paraId="352EEDB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462BB08" w14:textId="40C0AD4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AAE002B" w14:textId="3AC481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049386E" w14:textId="1FB6EB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406A063" w14:textId="4784D6F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43DA4C" w14:textId="4E3841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1A5167" w14:textId="5F3FA2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B1B44F" w14:textId="2757EE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5F1703" w14:textId="735237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4674F7" w14:textId="77777777" w:rsidTr="00B24564">
        <w:tc>
          <w:tcPr>
            <w:tcW w:w="3060" w:type="dxa"/>
            <w:tcBorders>
              <w:top w:val="nil"/>
              <w:left w:val="nil"/>
              <w:bottom w:val="single" w:sz="4" w:space="0" w:color="auto"/>
              <w:right w:val="nil"/>
            </w:tcBorders>
            <w:shd w:val="clear" w:color="auto" w:fill="auto"/>
            <w:noWrap/>
            <w:vAlign w:val="center"/>
            <w:hideMark/>
          </w:tcPr>
          <w:p w14:paraId="65AF359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DA8C8FD" w14:textId="341C0754"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F335C8B" w14:textId="3251E1BB"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1071F0AE" w14:textId="0A4D8FF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E2AEED1" w14:textId="5C989FB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8BD30" w14:textId="6634170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1EBE9D" w14:textId="776468C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83879F" w14:textId="62151A3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EF69888" w14:textId="5E9CCF4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D071C1F" w14:textId="77777777" w:rsidTr="00B24564">
        <w:tc>
          <w:tcPr>
            <w:tcW w:w="3060" w:type="dxa"/>
            <w:tcBorders>
              <w:top w:val="nil"/>
              <w:left w:val="nil"/>
              <w:bottom w:val="single" w:sz="4" w:space="0" w:color="auto"/>
              <w:right w:val="nil"/>
            </w:tcBorders>
            <w:shd w:val="clear" w:color="auto" w:fill="auto"/>
            <w:noWrap/>
            <w:vAlign w:val="center"/>
            <w:hideMark/>
          </w:tcPr>
          <w:p w14:paraId="5B022695"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7C8F0FD2" w14:textId="40C9DD2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75EE87F" w14:textId="1B36A1C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F0A17B2" w14:textId="19E9ED8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13BCD0D" w14:textId="3E49DC1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3626D7" w14:textId="328C1600"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7CEC02" w14:textId="4334BCB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6E3C3" w14:textId="5938939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10CA447" w14:textId="6A83034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737A5F1" w14:textId="77777777" w:rsidTr="00B24564">
        <w:tc>
          <w:tcPr>
            <w:tcW w:w="3060" w:type="dxa"/>
            <w:tcBorders>
              <w:top w:val="nil"/>
              <w:left w:val="nil"/>
              <w:bottom w:val="single" w:sz="4" w:space="0" w:color="auto"/>
              <w:right w:val="nil"/>
            </w:tcBorders>
            <w:shd w:val="clear" w:color="auto" w:fill="auto"/>
            <w:noWrap/>
            <w:vAlign w:val="center"/>
            <w:hideMark/>
          </w:tcPr>
          <w:p w14:paraId="54CEB36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18C5E7C4" w14:textId="3F21016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B590026" w14:textId="703F7AA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067A99E" w14:textId="4E510EEA"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E2D6F5" w14:textId="16B61455"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5D568F" w14:textId="6236B4E1"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7CE98D2" w14:textId="67C5F7D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BC98748" w14:textId="30C13C8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57AA93" w14:textId="003D0AC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F814A69" w14:textId="77777777" w:rsidTr="00B24564">
        <w:tc>
          <w:tcPr>
            <w:tcW w:w="3060" w:type="dxa"/>
            <w:tcBorders>
              <w:top w:val="nil"/>
              <w:left w:val="nil"/>
              <w:bottom w:val="single" w:sz="4" w:space="0" w:color="auto"/>
              <w:right w:val="nil"/>
            </w:tcBorders>
            <w:shd w:val="clear" w:color="auto" w:fill="auto"/>
            <w:noWrap/>
            <w:vAlign w:val="center"/>
            <w:hideMark/>
          </w:tcPr>
          <w:p w14:paraId="7CE5CE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1731629F" w14:textId="40D40D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A1232F" w14:textId="2219959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CCFAF79" w14:textId="4A8CE499"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8B6FED" w14:textId="1A2AAF8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E51AF11" w14:textId="729BAD3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EB5DC18" w14:textId="59522B5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C9520B" w14:textId="40569B2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35D5B39" w14:textId="5589FCA1"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4FC1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AE941FB" w14:textId="4BF47519"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with soap and water at handwashing station </w:t>
            </w:r>
            <w:r w:rsidR="00226CE4">
              <w:rPr>
                <w:rFonts w:eastAsia="Times New Roman" w:cs="Times New Roman"/>
                <w:b/>
                <w:bCs/>
                <w:color w:val="auto"/>
                <w:sz w:val="20"/>
                <w:szCs w:val="20"/>
              </w:rPr>
              <w:t>on premises</w:t>
            </w:r>
          </w:p>
        </w:tc>
      </w:tr>
      <w:tr w:rsidR="00437AFB" w:rsidRPr="00B24564" w14:paraId="0F7DA430" w14:textId="77777777" w:rsidTr="00B24564">
        <w:tc>
          <w:tcPr>
            <w:tcW w:w="3060" w:type="dxa"/>
            <w:tcBorders>
              <w:top w:val="nil"/>
              <w:left w:val="nil"/>
              <w:bottom w:val="single" w:sz="4" w:space="0" w:color="auto"/>
              <w:right w:val="nil"/>
            </w:tcBorders>
            <w:shd w:val="clear" w:color="auto" w:fill="auto"/>
            <w:noWrap/>
            <w:vAlign w:val="center"/>
            <w:hideMark/>
          </w:tcPr>
          <w:p w14:paraId="6B99051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6865C076" w14:textId="29AD9CC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955F30" w14:textId="04656F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77172A0" w14:textId="426F20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475B30" w14:textId="3C2C781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820BF7" w14:textId="110727F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11E02B" w14:textId="5A9568B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19881" w14:textId="30DE94C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5D46043" w14:textId="65FEC33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1AF629" w14:textId="77777777" w:rsidTr="00B24564">
        <w:tc>
          <w:tcPr>
            <w:tcW w:w="3060" w:type="dxa"/>
            <w:tcBorders>
              <w:top w:val="nil"/>
              <w:left w:val="nil"/>
              <w:bottom w:val="single" w:sz="4" w:space="0" w:color="auto"/>
              <w:right w:val="nil"/>
            </w:tcBorders>
            <w:shd w:val="clear" w:color="auto" w:fill="auto"/>
            <w:noWrap/>
            <w:vAlign w:val="center"/>
            <w:hideMark/>
          </w:tcPr>
          <w:p w14:paraId="6210819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E48EBAE" w14:textId="79946A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E8639EB" w14:textId="4DCA6A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68BFB1" w14:textId="695D6D4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38EC28A" w14:textId="403644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6CA0EC9" w14:textId="7CEB6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0A60904" w14:textId="6DEEA7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B4A9AE" w14:textId="7793A8A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9DE6022" w14:textId="76B9FD7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C86E6E1" w14:textId="77777777" w:rsidTr="00B24564">
        <w:tc>
          <w:tcPr>
            <w:tcW w:w="3060" w:type="dxa"/>
            <w:tcBorders>
              <w:top w:val="nil"/>
              <w:left w:val="nil"/>
              <w:bottom w:val="single" w:sz="4" w:space="0" w:color="auto"/>
              <w:right w:val="nil"/>
            </w:tcBorders>
            <w:shd w:val="clear" w:color="auto" w:fill="auto"/>
            <w:noWrap/>
            <w:vAlign w:val="center"/>
            <w:hideMark/>
          </w:tcPr>
          <w:p w14:paraId="0C62356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EA74DDE" w14:textId="583E70C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62FFE2" w14:textId="6E78C64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7FF70D1" w14:textId="2A5B58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D97FB75" w14:textId="0D65B86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96A92B" w14:textId="125FC27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E4C583" w14:textId="7EB4763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37A2C33" w14:textId="6C29240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0FE72CD" w14:textId="01572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5A347E4" w14:textId="77777777" w:rsidTr="00B24564">
        <w:tc>
          <w:tcPr>
            <w:tcW w:w="3060" w:type="dxa"/>
            <w:tcBorders>
              <w:top w:val="nil"/>
              <w:left w:val="nil"/>
              <w:bottom w:val="single" w:sz="4" w:space="0" w:color="auto"/>
              <w:right w:val="nil"/>
            </w:tcBorders>
            <w:shd w:val="clear" w:color="auto" w:fill="auto"/>
            <w:noWrap/>
            <w:vAlign w:val="center"/>
            <w:hideMark/>
          </w:tcPr>
          <w:p w14:paraId="5E543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11D6AF4" w14:textId="06A8C9E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9D0F2C" w14:textId="14557A5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5BE07A" w14:textId="2E42D9B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3BF8BD3" w14:textId="55A6287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663FFE2" w14:textId="626AF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5C5FF6" w14:textId="3C5F101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3DA388F" w14:textId="25F9F9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B897C5" w14:textId="01E3DD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BD5914" w14:textId="77777777" w:rsidTr="00B24564">
        <w:tc>
          <w:tcPr>
            <w:tcW w:w="3060" w:type="dxa"/>
            <w:tcBorders>
              <w:top w:val="nil"/>
              <w:left w:val="nil"/>
              <w:bottom w:val="single" w:sz="4" w:space="0" w:color="auto"/>
              <w:right w:val="nil"/>
            </w:tcBorders>
            <w:shd w:val="clear" w:color="auto" w:fill="auto"/>
            <w:noWrap/>
            <w:vAlign w:val="center"/>
            <w:hideMark/>
          </w:tcPr>
          <w:p w14:paraId="2409E2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A3984B9" w14:textId="1DC611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BA56E04" w14:textId="5290FF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7A943B" w14:textId="1FA0D92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9549D1" w14:textId="78B8064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3D9B1D" w14:textId="46D6ED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746641" w14:textId="3E68C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83805D" w14:textId="555D97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E044D4" w14:textId="0277172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AA3C2E9" w14:textId="77777777" w:rsidTr="00B24564">
        <w:tc>
          <w:tcPr>
            <w:tcW w:w="3060" w:type="dxa"/>
            <w:tcBorders>
              <w:top w:val="nil"/>
              <w:left w:val="nil"/>
              <w:bottom w:val="single" w:sz="4" w:space="0" w:color="auto"/>
              <w:right w:val="nil"/>
            </w:tcBorders>
            <w:shd w:val="clear" w:color="auto" w:fill="auto"/>
            <w:noWrap/>
            <w:vAlign w:val="center"/>
            <w:hideMark/>
          </w:tcPr>
          <w:p w14:paraId="790F027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4FDF9EBF" w14:textId="2DBFC41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9F2B5" w14:textId="30D2F53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440E41E" w14:textId="2816DCD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7C2EFC" w14:textId="1022AFA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235C74" w14:textId="1DB925BC"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9E9EFC" w14:textId="62E95A2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462960" w14:textId="2D33DD7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8AE1D38" w14:textId="39C2DA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8FBA022" w14:textId="77777777" w:rsidTr="00B24564">
        <w:tc>
          <w:tcPr>
            <w:tcW w:w="3060" w:type="dxa"/>
            <w:tcBorders>
              <w:top w:val="nil"/>
              <w:left w:val="nil"/>
              <w:bottom w:val="single" w:sz="4" w:space="0" w:color="auto"/>
              <w:right w:val="nil"/>
            </w:tcBorders>
            <w:shd w:val="clear" w:color="auto" w:fill="auto"/>
            <w:noWrap/>
            <w:vAlign w:val="center"/>
            <w:hideMark/>
          </w:tcPr>
          <w:p w14:paraId="57794F1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63DD1002" w14:textId="034BA8D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2BBFBF6" w14:textId="0898137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0BDE109" w14:textId="4D2FCF9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6EF9D9" w14:textId="3E3CB5E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F73E31C" w14:textId="3A1A73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DC6484" w14:textId="23C6F0ED"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08F067" w14:textId="2215694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EFB47BB" w14:textId="2A75611A"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53B83C3" w14:textId="77777777" w:rsidTr="00B24564">
        <w:tc>
          <w:tcPr>
            <w:tcW w:w="3060" w:type="dxa"/>
            <w:tcBorders>
              <w:top w:val="nil"/>
              <w:left w:val="nil"/>
              <w:bottom w:val="single" w:sz="4" w:space="0" w:color="auto"/>
              <w:right w:val="nil"/>
            </w:tcBorders>
            <w:shd w:val="clear" w:color="auto" w:fill="auto"/>
            <w:noWrap/>
            <w:vAlign w:val="center"/>
            <w:hideMark/>
          </w:tcPr>
          <w:p w14:paraId="583B11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6D2D13DC" w14:textId="741AE9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5FC4AC" w14:textId="47874E22"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608EE19" w14:textId="2CCD5C4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A31969" w14:textId="5D59AED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12B360" w14:textId="5494430B"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7848BC" w14:textId="56DCE2E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08B2C7C" w14:textId="72F96C9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636893B" w14:textId="65C7D14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9493F22" w14:textId="77777777" w:rsidTr="00B24564">
        <w:tc>
          <w:tcPr>
            <w:tcW w:w="3060" w:type="dxa"/>
            <w:tcBorders>
              <w:top w:val="nil"/>
              <w:left w:val="nil"/>
              <w:bottom w:val="single" w:sz="4" w:space="0" w:color="auto"/>
              <w:right w:val="nil"/>
            </w:tcBorders>
            <w:shd w:val="clear" w:color="auto" w:fill="auto"/>
            <w:noWrap/>
            <w:vAlign w:val="center"/>
            <w:hideMark/>
          </w:tcPr>
          <w:p w14:paraId="573A95D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7D928C27" w14:textId="3DB50E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A179F76" w14:textId="65FCFF8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74D7643" w14:textId="35E4E8D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1BEE70A" w14:textId="29C55C6B"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B270D4" w14:textId="137746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F9F5B25" w14:textId="61D17C4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786406" w14:textId="3C996405"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8A1FBE5" w14:textId="639EDE71" w:rsidR="00437AFB" w:rsidRPr="00B24564" w:rsidRDefault="00437AFB" w:rsidP="007734F7">
            <w:pPr>
              <w:widowControl/>
              <w:spacing w:line="259" w:lineRule="auto"/>
              <w:jc w:val="center"/>
              <w:rPr>
                <w:rFonts w:eastAsia="Times New Roman" w:cs="Times New Roman"/>
                <w:b/>
                <w:bCs/>
                <w:sz w:val="20"/>
                <w:szCs w:val="20"/>
              </w:rPr>
            </w:pPr>
          </w:p>
        </w:tc>
      </w:tr>
    </w:tbl>
    <w:p w14:paraId="3E05BD4C" w14:textId="39326753" w:rsidR="00437AFB" w:rsidRPr="00437AFB" w:rsidRDefault="00703945" w:rsidP="004E6C2D">
      <w:pPr>
        <w:ind w:left="90" w:right="1800" w:hanging="90"/>
        <w:rPr>
          <w:sz w:val="16"/>
        </w:rPr>
      </w:pPr>
      <w:commentRangeStart w:id="1059"/>
      <w:r w:rsidRPr="007472E6">
        <w:rPr>
          <w:color w:val="auto"/>
          <w:sz w:val="16"/>
          <w:szCs w:val="16"/>
        </w:rPr>
        <w:t>^ Results not statistically reliable, n&lt;30  </w:t>
      </w:r>
      <w:commentRangeEnd w:id="1059"/>
      <w:r>
        <w:rPr>
          <w:rStyle w:val="CommentReference"/>
        </w:rPr>
        <w:commentReference w:id="1059"/>
      </w:r>
    </w:p>
    <w:p w14:paraId="7D3BE83E" w14:textId="1478F943" w:rsidR="00437AFB" w:rsidRPr="00437AFB" w:rsidRDefault="00437AFB" w:rsidP="004E6C2D">
      <w:pPr>
        <w:pStyle w:val="L1-FlLSp12"/>
        <w:spacing w:after="0"/>
        <w:rPr>
          <w:sz w:val="16"/>
        </w:rPr>
      </w:pPr>
      <w:r w:rsidRPr="00437AFB">
        <w:rPr>
          <w:sz w:val="16"/>
        </w:rPr>
        <w:t>SD=standard deviation, CI=confidence interval, DEFF=design effect, PPP=purchasing power parity, n/a=not available</w:t>
      </w:r>
      <w:r w:rsidR="003F6BE9" w:rsidRPr="003F6BE9">
        <w:rPr>
          <w:sz w:val="16"/>
        </w:rPr>
        <w:t>, mt=metric tons, ha=hectares</w:t>
      </w:r>
    </w:p>
    <w:p w14:paraId="7E499858" w14:textId="6F82A5A6" w:rsidR="00437AFB" w:rsidRPr="00437AFB" w:rsidRDefault="00437AFB" w:rsidP="004E6C2D">
      <w:pPr>
        <w:pStyle w:val="L1-FlLSp12"/>
        <w:spacing w:after="0"/>
        <w:ind w:left="90" w:hanging="90"/>
        <w:rPr>
          <w:sz w:val="16"/>
        </w:rPr>
      </w:pPr>
      <w:r w:rsidRPr="00437AFB">
        <w:rPr>
          <w:sz w:val="16"/>
          <w:vertAlign w:val="superscript"/>
        </w:rPr>
        <w:t>a</w:t>
      </w:r>
      <w:r w:rsidRPr="00437AFB">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0F6F3C7" w14:textId="5231E81B" w:rsidR="00437AFB" w:rsidRPr="00437AFB" w:rsidRDefault="00437AFB" w:rsidP="004E6C2D">
      <w:pPr>
        <w:widowControl/>
        <w:ind w:left="90" w:hanging="90"/>
        <w:rPr>
          <w:rFonts w:eastAsia="Times New Roman" w:cs="Times New Roman"/>
          <w:sz w:val="16"/>
          <w:szCs w:val="16"/>
        </w:rPr>
      </w:pPr>
      <w:r w:rsidRPr="00437AFB">
        <w:rPr>
          <w:rFonts w:eastAsia="Times New Roman" w:cs="Times New Roman"/>
          <w:sz w:val="16"/>
          <w:szCs w:val="16"/>
          <w:vertAlign w:val="superscript"/>
        </w:rPr>
        <w:t>b</w:t>
      </w:r>
      <w:r w:rsidRPr="00437AFB">
        <w:rPr>
          <w:rFonts w:eastAsia="Times New Roman" w:cs="Times New Roman"/>
          <w:sz w:val="16"/>
          <w:szCs w:val="16"/>
        </w:rPr>
        <w:t xml:space="preserve"> </w:t>
      </w:r>
      <w:r w:rsidR="008E719B" w:rsidRPr="008E719B">
        <w:rPr>
          <w:rFonts w:eastAsia="Times New Roman" w:cs="Times New Roman"/>
          <w:sz w:val="16"/>
          <w:szCs w:val="16"/>
        </w:rPr>
        <w:t>Non-response rate is defined as: (Number of eligible individuals or households – Number of individuals or households included in the reported indicator)/Number of eligible individuals or households.</w:t>
      </w:r>
    </w:p>
    <w:p w14:paraId="07767FA3" w14:textId="7F6B310B" w:rsidR="00CC5C6D" w:rsidRPr="00CC5C6D" w:rsidRDefault="00CC5C6D" w:rsidP="004E6C2D">
      <w:pPr>
        <w:pStyle w:val="L1-FlLSp12"/>
        <w:spacing w:after="0"/>
        <w:ind w:left="90" w:hanging="90"/>
        <w:rPr>
          <w:sz w:val="16"/>
        </w:rPr>
      </w:pPr>
      <w:r>
        <w:rPr>
          <w:sz w:val="16"/>
          <w:vertAlign w:val="superscript"/>
        </w:rPr>
        <w:t>c</w:t>
      </w:r>
      <w:r w:rsidRPr="00CC5C6D">
        <w:rPr>
          <w:sz w:val="16"/>
        </w:rPr>
        <w:t xml:space="preserve"> Number of units (individuals, households) in the sample.</w:t>
      </w:r>
    </w:p>
    <w:p w14:paraId="686651B1" w14:textId="0FA04DDC" w:rsidR="00437AFB" w:rsidRPr="00437AFB" w:rsidRDefault="00CC5C6D" w:rsidP="004E6C2D">
      <w:pPr>
        <w:pStyle w:val="L1-FlLSp12"/>
        <w:spacing w:after="0"/>
        <w:ind w:left="90" w:hanging="90"/>
        <w:rPr>
          <w:sz w:val="16"/>
        </w:rPr>
      </w:pPr>
      <w:r>
        <w:rPr>
          <w:sz w:val="16"/>
          <w:vertAlign w:val="superscript"/>
        </w:rPr>
        <w:t>d</w:t>
      </w:r>
      <w:r w:rsidR="00437AFB" w:rsidRPr="00437AFB">
        <w:rPr>
          <w:sz w:val="16"/>
        </w:rPr>
        <w:t xml:space="preserve"> Estimates are based on de facto </w:t>
      </w:r>
      <w:r w:rsidR="00C639B0">
        <w:rPr>
          <w:sz w:val="16"/>
        </w:rPr>
        <w:t>household members</w:t>
      </w:r>
      <w:r w:rsidR="00437AFB" w:rsidRPr="00437AFB">
        <w:rPr>
          <w:sz w:val="16"/>
        </w:rPr>
        <w:t>.</w:t>
      </w:r>
    </w:p>
    <w:p w14:paraId="3858D888" w14:textId="13D79A23" w:rsidR="00437AFB" w:rsidRPr="00437AFB" w:rsidRDefault="00437AFB" w:rsidP="004E6C2D">
      <w:pPr>
        <w:pStyle w:val="L1-FlLSp12"/>
        <w:spacing w:after="0"/>
        <w:rPr>
          <w:sz w:val="16"/>
        </w:rPr>
      </w:pPr>
      <w:r w:rsidRPr="00437AFB">
        <w:rPr>
          <w:sz w:val="16"/>
        </w:rPr>
        <w:t xml:space="preserve">Note: Estimates are based on de jure </w:t>
      </w:r>
      <w:r w:rsidR="00C639B0">
        <w:rPr>
          <w:sz w:val="16"/>
        </w:rPr>
        <w:t>household members</w:t>
      </w:r>
      <w:r w:rsidRPr="00437AFB">
        <w:rPr>
          <w:sz w:val="16"/>
        </w:rPr>
        <w:t>, except where noted.</w:t>
      </w:r>
    </w:p>
    <w:p w14:paraId="671BA644" w14:textId="4A7EF44C" w:rsidR="00437AFB" w:rsidRPr="00901D8B" w:rsidRDefault="00437AFB" w:rsidP="004E6C2D">
      <w:pPr>
        <w:pStyle w:val="L1-FlLSp12"/>
        <w:spacing w:after="0"/>
        <w:rPr>
          <w:b/>
          <w:sz w:val="16"/>
          <w:szCs w:val="16"/>
        </w:rPr>
      </w:pPr>
      <w:r w:rsidRPr="00437AFB">
        <w:rPr>
          <w:sz w:val="16"/>
        </w:rPr>
        <w:t>Source: Feed the Future [</w:t>
      </w:r>
      <w:r w:rsidRPr="00CC5C6D">
        <w:rPr>
          <w:sz w:val="16"/>
          <w:highlight w:val="yellow"/>
        </w:rPr>
        <w:t>Country</w:t>
      </w:r>
      <w:r w:rsidRPr="00437AFB">
        <w:rPr>
          <w:sz w:val="16"/>
        </w:rPr>
        <w:t>] ZOI Survey [</w:t>
      </w:r>
      <w:r w:rsidRPr="00CC5C6D">
        <w:rPr>
          <w:sz w:val="16"/>
          <w:highlight w:val="yellow"/>
        </w:rPr>
        <w:t>Survey year(s)</w:t>
      </w:r>
      <w:r w:rsidRPr="00437AFB">
        <w:rPr>
          <w:sz w:val="16"/>
        </w:rPr>
        <w:t>]</w:t>
      </w:r>
    </w:p>
    <w:p w14:paraId="68088483" w14:textId="4D2D207E" w:rsidR="00FB6B33" w:rsidRDefault="00FB6B33" w:rsidP="00FB6B33">
      <w:pPr>
        <w:pStyle w:val="TF-TblFN"/>
        <w:rPr>
          <w:color w:val="000000"/>
        </w:rPr>
      </w:pPr>
    </w:p>
    <w:p w14:paraId="632C4628" w14:textId="77777777" w:rsidR="00FB6B33" w:rsidRDefault="00FB6B33" w:rsidP="00B24564">
      <w:pPr>
        <w:pStyle w:val="TF-TblFN"/>
        <w:ind w:left="0" w:firstLine="0"/>
        <w:sectPr w:rsidR="00FB6B33" w:rsidSect="002420C4">
          <w:pgSz w:w="15840" w:h="12240" w:orient="landscape" w:code="1"/>
          <w:pgMar w:top="1440" w:right="1440" w:bottom="1440" w:left="1440" w:header="720" w:footer="576" w:gutter="0"/>
          <w:cols w:space="720"/>
          <w:docGrid w:linePitch="326"/>
        </w:sectPr>
      </w:pPr>
    </w:p>
    <w:p w14:paraId="6B28B969" w14:textId="4D17D2E9" w:rsidR="000B1CDC" w:rsidRDefault="006A70B8" w:rsidP="000B1CDC">
      <w:pPr>
        <w:pStyle w:val="Tabletitle"/>
      </w:pPr>
      <w:bookmarkStart w:id="1060" w:name="_Toc63673164"/>
      <w:r w:rsidRPr="006A70B8">
        <w:lastRenderedPageBreak/>
        <w:t>Table A1.2: Response Rates by Survey Module, Feed the Future [Country] ZOI Survey [Survey year(s)]</w:t>
      </w:r>
      <w:bookmarkEnd w:id="1060"/>
    </w:p>
    <w:tbl>
      <w:tblPr>
        <w:tblW w:w="7470" w:type="dxa"/>
        <w:tblLook w:val="04A0" w:firstRow="1" w:lastRow="0" w:firstColumn="1" w:lastColumn="0" w:noHBand="0" w:noVBand="1"/>
      </w:tblPr>
      <w:tblGrid>
        <w:gridCol w:w="5490"/>
        <w:gridCol w:w="1980"/>
      </w:tblGrid>
      <w:tr w:rsidR="009D38B4" w:rsidRPr="009D38B4" w14:paraId="21A728D7" w14:textId="77777777" w:rsidTr="009D38B4">
        <w:trPr>
          <w:trHeight w:val="330"/>
          <w:tblHeader/>
        </w:trPr>
        <w:tc>
          <w:tcPr>
            <w:tcW w:w="5490" w:type="dxa"/>
            <w:tcBorders>
              <w:top w:val="single" w:sz="4" w:space="0" w:color="auto"/>
              <w:left w:val="nil"/>
              <w:bottom w:val="single" w:sz="4" w:space="0" w:color="auto"/>
              <w:right w:val="nil"/>
            </w:tcBorders>
            <w:shd w:val="clear" w:color="000000" w:fill="387990"/>
            <w:vAlign w:val="bottom"/>
            <w:hideMark/>
          </w:tcPr>
          <w:p w14:paraId="0431A617" w14:textId="77777777" w:rsidR="009D38B4" w:rsidRPr="009D38B4" w:rsidRDefault="009D38B4" w:rsidP="009D38B4">
            <w:pPr>
              <w:widowControl/>
              <w:spacing w:line="240" w:lineRule="auto"/>
              <w:rPr>
                <w:rFonts w:eastAsia="Times New Roman" w:cs="Calibri"/>
                <w:b/>
                <w:bCs/>
                <w:color w:val="FFFFFF"/>
                <w:sz w:val="20"/>
                <w:szCs w:val="20"/>
              </w:rPr>
            </w:pPr>
            <w:r w:rsidRPr="009D38B4">
              <w:rPr>
                <w:rFonts w:eastAsia="Times New Roman" w:cs="Calibri"/>
                <w:b/>
                <w:bCs/>
                <w:color w:val="FFFFFF"/>
                <w:sz w:val="20"/>
                <w:szCs w:val="20"/>
              </w:rPr>
              <w:t>Response rate</w:t>
            </w:r>
            <w:r w:rsidRPr="009D38B4">
              <w:rPr>
                <w:rFonts w:eastAsia="Times New Roman" w:cs="Calibri"/>
                <w:b/>
                <w:bCs/>
                <w:color w:val="FFFFFF"/>
                <w:sz w:val="20"/>
                <w:szCs w:val="20"/>
                <w:vertAlign w:val="superscript"/>
              </w:rPr>
              <w:t>a</w:t>
            </w:r>
          </w:p>
        </w:tc>
        <w:tc>
          <w:tcPr>
            <w:tcW w:w="1980" w:type="dxa"/>
            <w:tcBorders>
              <w:top w:val="single" w:sz="4" w:space="0" w:color="auto"/>
              <w:left w:val="nil"/>
              <w:bottom w:val="single" w:sz="4" w:space="0" w:color="auto"/>
              <w:right w:val="nil"/>
            </w:tcBorders>
            <w:shd w:val="clear" w:color="000000" w:fill="387990"/>
            <w:vAlign w:val="bottom"/>
            <w:hideMark/>
          </w:tcPr>
          <w:p w14:paraId="7FBD710E" w14:textId="77777777" w:rsidR="009D38B4" w:rsidRPr="009D38B4" w:rsidRDefault="009D38B4" w:rsidP="009D38B4">
            <w:pPr>
              <w:widowControl/>
              <w:spacing w:line="240" w:lineRule="auto"/>
              <w:jc w:val="center"/>
              <w:rPr>
                <w:rFonts w:eastAsia="Times New Roman" w:cs="Calibri"/>
                <w:b/>
                <w:bCs/>
                <w:color w:val="FFFFFF"/>
                <w:sz w:val="20"/>
                <w:szCs w:val="20"/>
              </w:rPr>
            </w:pPr>
            <w:r w:rsidRPr="009D38B4">
              <w:rPr>
                <w:rFonts w:eastAsia="Times New Roman" w:cs="Calibri"/>
                <w:b/>
                <w:bCs/>
                <w:color w:val="FFFFFF"/>
                <w:sz w:val="20"/>
                <w:szCs w:val="20"/>
              </w:rPr>
              <w:t>Value</w:t>
            </w:r>
          </w:p>
        </w:tc>
      </w:tr>
      <w:tr w:rsidR="009D38B4" w:rsidRPr="009D38B4" w14:paraId="51E92F21" w14:textId="77777777" w:rsidTr="009D38B4">
        <w:trPr>
          <w:trHeight w:val="300"/>
        </w:trPr>
        <w:tc>
          <w:tcPr>
            <w:tcW w:w="7470" w:type="dxa"/>
            <w:gridSpan w:val="2"/>
            <w:tcBorders>
              <w:top w:val="nil"/>
              <w:left w:val="nil"/>
              <w:bottom w:val="single" w:sz="4" w:space="0" w:color="auto"/>
              <w:right w:val="nil"/>
            </w:tcBorders>
            <w:shd w:val="clear" w:color="000000" w:fill="DBE7F3"/>
            <w:vAlign w:val="center"/>
            <w:hideMark/>
          </w:tcPr>
          <w:p w14:paraId="24D6723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1: Household roster</w:t>
            </w:r>
          </w:p>
        </w:tc>
      </w:tr>
      <w:tr w:rsidR="009D38B4" w:rsidRPr="009D38B4" w14:paraId="39BA79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9C1DBD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1D1B41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4311B6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1E16D5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002DB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7F27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AF5B3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EF4702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DFC67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30F3D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3AC7464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0BFF4D"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8CDB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2: Dwelling characteristics</w:t>
            </w:r>
          </w:p>
        </w:tc>
      </w:tr>
      <w:tr w:rsidR="009D38B4" w:rsidRPr="009D38B4" w14:paraId="76AE706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24E0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659094E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80649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D1A5E7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17A67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89611C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43CD0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3C2593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9A532D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034837E"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3: Resilience and food security</w:t>
            </w:r>
          </w:p>
        </w:tc>
      </w:tr>
      <w:tr w:rsidR="009D38B4" w:rsidRPr="009D38B4" w14:paraId="5E1C91DD"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19C598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7623FFE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EBEEF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914A26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77A812F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A6154E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3A2E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1E03946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0031F2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3027303"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 Women's nutrition</w:t>
            </w:r>
          </w:p>
        </w:tc>
      </w:tr>
      <w:tr w:rsidR="009D38B4" w:rsidRPr="009D38B4" w14:paraId="61AF8DA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2CF8FB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w:t>
            </w:r>
          </w:p>
        </w:tc>
        <w:tc>
          <w:tcPr>
            <w:tcW w:w="1980" w:type="dxa"/>
            <w:tcBorders>
              <w:top w:val="nil"/>
              <w:left w:val="nil"/>
              <w:bottom w:val="single" w:sz="4" w:space="0" w:color="auto"/>
              <w:right w:val="nil"/>
            </w:tcBorders>
            <w:shd w:val="clear" w:color="auto" w:fill="auto"/>
            <w:vAlign w:val="center"/>
            <w:hideMark/>
          </w:tcPr>
          <w:p w14:paraId="5FC9F457"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D1FF1A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6DA875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887644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1FDEF0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D86946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2EF7C2E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56AEC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35C73C07"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4A: Women's anthropometry</w:t>
            </w:r>
            <w:r w:rsidRPr="009D38B4">
              <w:rPr>
                <w:rFonts w:eastAsia="Times New Roman" w:cs="Calibri"/>
                <w:b/>
                <w:bCs/>
                <w:color w:val="auto"/>
                <w:sz w:val="20"/>
                <w:szCs w:val="20"/>
                <w:vertAlign w:val="superscript"/>
              </w:rPr>
              <w:t>b</w:t>
            </w:r>
          </w:p>
        </w:tc>
      </w:tr>
      <w:tr w:rsidR="009D38B4" w:rsidRPr="009D38B4" w14:paraId="26B23DC9" w14:textId="77777777" w:rsidTr="009D38B4">
        <w:trPr>
          <w:trHeight w:val="350"/>
        </w:trPr>
        <w:tc>
          <w:tcPr>
            <w:tcW w:w="5490" w:type="dxa"/>
            <w:tcBorders>
              <w:top w:val="nil"/>
              <w:left w:val="nil"/>
              <w:bottom w:val="single" w:sz="4" w:space="0" w:color="auto"/>
              <w:right w:val="nil"/>
            </w:tcBorders>
            <w:shd w:val="clear" w:color="auto" w:fill="auto"/>
            <w:vAlign w:val="center"/>
            <w:hideMark/>
          </w:tcPr>
          <w:p w14:paraId="137C317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 non-pregnant)</w:t>
            </w:r>
          </w:p>
        </w:tc>
        <w:tc>
          <w:tcPr>
            <w:tcW w:w="1980" w:type="dxa"/>
            <w:tcBorders>
              <w:top w:val="nil"/>
              <w:left w:val="nil"/>
              <w:bottom w:val="single" w:sz="4" w:space="0" w:color="auto"/>
              <w:right w:val="nil"/>
            </w:tcBorders>
            <w:shd w:val="clear" w:color="auto" w:fill="auto"/>
            <w:vAlign w:val="center"/>
            <w:hideMark/>
          </w:tcPr>
          <w:p w14:paraId="1E831B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5400C6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EF8FCFF" w14:textId="5F79DA5D"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w:t>
            </w:r>
            <w:r w:rsidR="001225A9">
              <w:rPr>
                <w:rFonts w:eastAsia="Times New Roman" w:cs="Calibri"/>
                <w:sz w:val="20"/>
                <w:szCs w:val="20"/>
              </w:rPr>
              <w:t>interviewed</w:t>
            </w:r>
          </w:p>
        </w:tc>
        <w:tc>
          <w:tcPr>
            <w:tcW w:w="1980" w:type="dxa"/>
            <w:tcBorders>
              <w:top w:val="nil"/>
              <w:left w:val="nil"/>
              <w:bottom w:val="single" w:sz="4" w:space="0" w:color="auto"/>
              <w:right w:val="nil"/>
            </w:tcBorders>
            <w:shd w:val="clear" w:color="auto" w:fill="auto"/>
            <w:vAlign w:val="center"/>
            <w:hideMark/>
          </w:tcPr>
          <w:p w14:paraId="510E86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DD47C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528A1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32BA8DC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BF8EC2E"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917AA9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 Children's nutrition</w:t>
            </w:r>
          </w:p>
        </w:tc>
      </w:tr>
      <w:tr w:rsidR="009D38B4" w:rsidRPr="009D38B4" w14:paraId="4A939FD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895B8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(0-23 months of age)</w:t>
            </w:r>
          </w:p>
        </w:tc>
        <w:tc>
          <w:tcPr>
            <w:tcW w:w="1980" w:type="dxa"/>
            <w:tcBorders>
              <w:top w:val="nil"/>
              <w:left w:val="nil"/>
              <w:bottom w:val="single" w:sz="4" w:space="0" w:color="auto"/>
              <w:right w:val="nil"/>
            </w:tcBorders>
            <w:shd w:val="clear" w:color="auto" w:fill="auto"/>
            <w:vAlign w:val="center"/>
            <w:hideMark/>
          </w:tcPr>
          <w:p w14:paraId="2B893A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117C246"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1C681469" w14:textId="0DDC231F" w:rsidR="009D38B4" w:rsidRPr="009D38B4" w:rsidRDefault="000F61B5" w:rsidP="009D38B4">
            <w:pPr>
              <w:widowControl/>
              <w:spacing w:line="240" w:lineRule="auto"/>
              <w:ind w:firstLineChars="100" w:firstLine="200"/>
              <w:rPr>
                <w:rFonts w:eastAsia="Times New Roman" w:cs="Calibri"/>
                <w:sz w:val="20"/>
                <w:szCs w:val="20"/>
              </w:rPr>
            </w:pPr>
            <w:r w:rsidRPr="000F61B5">
              <w:rPr>
                <w:rFonts w:eastAsia="Times New Roman" w:cs="Calibri"/>
                <w:sz w:val="20"/>
                <w:szCs w:val="20"/>
              </w:rPr>
              <w:t>Number of eligible children whose caregiver was interviewed</w:t>
            </w:r>
          </w:p>
        </w:tc>
        <w:tc>
          <w:tcPr>
            <w:tcW w:w="1980" w:type="dxa"/>
            <w:tcBorders>
              <w:top w:val="nil"/>
              <w:left w:val="nil"/>
              <w:bottom w:val="single" w:sz="4" w:space="0" w:color="auto"/>
              <w:right w:val="nil"/>
            </w:tcBorders>
            <w:shd w:val="clear" w:color="auto" w:fill="auto"/>
            <w:vAlign w:val="center"/>
            <w:hideMark/>
          </w:tcPr>
          <w:p w14:paraId="5FE3CC0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2B12ECD" w14:textId="77777777" w:rsidTr="009D38B4">
        <w:trPr>
          <w:trHeight w:val="330"/>
        </w:trPr>
        <w:tc>
          <w:tcPr>
            <w:tcW w:w="5490" w:type="dxa"/>
            <w:tcBorders>
              <w:top w:val="nil"/>
              <w:left w:val="nil"/>
              <w:bottom w:val="single" w:sz="4" w:space="0" w:color="auto"/>
              <w:right w:val="nil"/>
            </w:tcBorders>
            <w:shd w:val="clear" w:color="auto" w:fill="auto"/>
            <w:vAlign w:val="center"/>
            <w:hideMark/>
          </w:tcPr>
          <w:p w14:paraId="4784D0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 response rate (%)</w:t>
            </w:r>
            <w:r w:rsidRPr="009D38B4">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4D2F17C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D087520"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25D36B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5A: Children's anthropometry</w:t>
            </w:r>
            <w:r w:rsidRPr="009D38B4">
              <w:rPr>
                <w:rFonts w:eastAsia="Times New Roman" w:cs="Calibri"/>
                <w:b/>
                <w:bCs/>
                <w:color w:val="auto"/>
                <w:sz w:val="20"/>
                <w:szCs w:val="20"/>
                <w:vertAlign w:val="superscript"/>
              </w:rPr>
              <w:t>c</w:t>
            </w:r>
          </w:p>
        </w:tc>
      </w:tr>
      <w:tr w:rsidR="009D38B4" w:rsidRPr="009D38B4" w14:paraId="36614C9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8822F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(0-59 months of age)</w:t>
            </w:r>
          </w:p>
        </w:tc>
        <w:tc>
          <w:tcPr>
            <w:tcW w:w="1980" w:type="dxa"/>
            <w:tcBorders>
              <w:top w:val="nil"/>
              <w:left w:val="nil"/>
              <w:bottom w:val="single" w:sz="4" w:space="0" w:color="auto"/>
              <w:right w:val="nil"/>
            </w:tcBorders>
            <w:shd w:val="clear" w:color="auto" w:fill="auto"/>
            <w:vAlign w:val="center"/>
            <w:hideMark/>
          </w:tcPr>
          <w:p w14:paraId="15609C8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665552"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4DC4387D" w14:textId="5D10B56F"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children </w:t>
            </w:r>
            <w:r w:rsidR="00296B50">
              <w:rPr>
                <w:rFonts w:eastAsia="Times New Roman" w:cs="Calibri"/>
                <w:sz w:val="20"/>
                <w:szCs w:val="20"/>
              </w:rPr>
              <w:t>measured</w:t>
            </w:r>
          </w:p>
        </w:tc>
        <w:tc>
          <w:tcPr>
            <w:tcW w:w="1980" w:type="dxa"/>
            <w:tcBorders>
              <w:top w:val="nil"/>
              <w:left w:val="nil"/>
              <w:bottom w:val="single" w:sz="4" w:space="0" w:color="auto"/>
              <w:right w:val="nil"/>
            </w:tcBorders>
            <w:shd w:val="clear" w:color="auto" w:fill="auto"/>
            <w:vAlign w:val="center"/>
            <w:hideMark/>
          </w:tcPr>
          <w:p w14:paraId="7BB7E20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7B38E9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8E4088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0F27DF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5A49C53"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E72654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6A: A-WEAI, women</w:t>
            </w:r>
          </w:p>
        </w:tc>
      </w:tr>
      <w:tr w:rsidR="009D38B4" w:rsidRPr="009D38B4" w14:paraId="2AC15D9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0E1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61B654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94183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73133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1584B80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868A1C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F70E61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7938F05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823EF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113326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6B: A-WEAI, men</w:t>
            </w:r>
          </w:p>
        </w:tc>
      </w:tr>
      <w:tr w:rsidR="009D38B4" w:rsidRPr="009D38B4" w14:paraId="5365AF6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7B73D0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6BAC7DD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EEC854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F07B32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6570AEB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79086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2C15E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0F4650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2E26A1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1E78946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lastRenderedPageBreak/>
              <w:t>Module 7.1: Maize farmers</w:t>
            </w:r>
          </w:p>
        </w:tc>
      </w:tr>
      <w:tr w:rsidR="009D38B4" w:rsidRPr="009D38B4" w14:paraId="4AB1391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0CEE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2232E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9AA5CF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BE909D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62B641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8E4E1D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BCDDC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7.1 response rate (%)</w:t>
            </w:r>
          </w:p>
        </w:tc>
        <w:tc>
          <w:tcPr>
            <w:tcW w:w="1980" w:type="dxa"/>
            <w:tcBorders>
              <w:top w:val="nil"/>
              <w:left w:val="nil"/>
              <w:bottom w:val="single" w:sz="4" w:space="0" w:color="auto"/>
              <w:right w:val="nil"/>
            </w:tcBorders>
            <w:shd w:val="clear" w:color="auto" w:fill="auto"/>
            <w:vAlign w:val="center"/>
            <w:hideMark/>
          </w:tcPr>
          <w:p w14:paraId="1393D1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39C80E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FB8E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7.50: Dairy farmers</w:t>
            </w:r>
          </w:p>
        </w:tc>
      </w:tr>
      <w:tr w:rsidR="009D38B4" w:rsidRPr="009D38B4" w14:paraId="440E400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60A3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104BB93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2ABDF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1BB822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417D90D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0CEE5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C633C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7.50 response rate (%)</w:t>
            </w:r>
          </w:p>
        </w:tc>
        <w:tc>
          <w:tcPr>
            <w:tcW w:w="1980" w:type="dxa"/>
            <w:tcBorders>
              <w:top w:val="nil"/>
              <w:left w:val="nil"/>
              <w:bottom w:val="single" w:sz="4" w:space="0" w:color="auto"/>
              <w:right w:val="nil"/>
            </w:tcBorders>
            <w:shd w:val="clear" w:color="auto" w:fill="auto"/>
            <w:vAlign w:val="center"/>
            <w:hideMark/>
          </w:tcPr>
          <w:p w14:paraId="19BD0F9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8B4B2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C1FBC6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7.80: Fishpond farmers</w:t>
            </w:r>
          </w:p>
        </w:tc>
      </w:tr>
      <w:tr w:rsidR="009D38B4" w:rsidRPr="009D38B4" w14:paraId="2D16DD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2CEF68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8D561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D204CD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136AFB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A0000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7CB6A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B300D1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7.80 response rate (%)</w:t>
            </w:r>
          </w:p>
        </w:tc>
        <w:tc>
          <w:tcPr>
            <w:tcW w:w="1980" w:type="dxa"/>
            <w:tcBorders>
              <w:top w:val="nil"/>
              <w:left w:val="nil"/>
              <w:bottom w:val="single" w:sz="4" w:space="0" w:color="auto"/>
              <w:right w:val="nil"/>
            </w:tcBorders>
            <w:shd w:val="clear" w:color="auto" w:fill="auto"/>
            <w:vAlign w:val="center"/>
            <w:hideMark/>
          </w:tcPr>
          <w:p w14:paraId="1D72644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60720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3770DF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7.91: Plot area</w:t>
            </w:r>
          </w:p>
        </w:tc>
      </w:tr>
      <w:tr w:rsidR="009D38B4" w:rsidRPr="009D38B4" w14:paraId="5124DE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4039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589B194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AC3E0E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E7319A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70AD13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D52DA3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798114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7.91 response rate (%)</w:t>
            </w:r>
          </w:p>
        </w:tc>
        <w:tc>
          <w:tcPr>
            <w:tcW w:w="1980" w:type="dxa"/>
            <w:tcBorders>
              <w:top w:val="nil"/>
              <w:left w:val="nil"/>
              <w:bottom w:val="single" w:sz="4" w:space="0" w:color="auto"/>
              <w:right w:val="nil"/>
            </w:tcBorders>
            <w:shd w:val="clear" w:color="auto" w:fill="auto"/>
            <w:vAlign w:val="center"/>
            <w:hideMark/>
          </w:tcPr>
          <w:p w14:paraId="6FDC9B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6E37D6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E8A9E30"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7.92: Crop yield</w:t>
            </w:r>
          </w:p>
        </w:tc>
      </w:tr>
      <w:tr w:rsidR="009D38B4" w:rsidRPr="009D38B4" w14:paraId="6F3414B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04F2D9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2894CAC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D8363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C0BF4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31B5261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71C5E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49A62B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7.92 response rate (%)</w:t>
            </w:r>
          </w:p>
        </w:tc>
        <w:tc>
          <w:tcPr>
            <w:tcW w:w="1980" w:type="dxa"/>
            <w:tcBorders>
              <w:top w:val="nil"/>
              <w:left w:val="nil"/>
              <w:bottom w:val="single" w:sz="4" w:space="0" w:color="auto"/>
              <w:right w:val="nil"/>
            </w:tcBorders>
            <w:shd w:val="clear" w:color="auto" w:fill="auto"/>
            <w:vAlign w:val="center"/>
            <w:hideMark/>
          </w:tcPr>
          <w:p w14:paraId="31C9A2A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79ED654"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AC1CB3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7.96: Pond area</w:t>
            </w:r>
          </w:p>
        </w:tc>
      </w:tr>
      <w:tr w:rsidR="009D38B4" w:rsidRPr="009D38B4" w14:paraId="41B0D12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910EF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3EF7C0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64931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53F6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2B2144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E0C965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0FAFE6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7.96 response rate (%)</w:t>
            </w:r>
          </w:p>
        </w:tc>
        <w:tc>
          <w:tcPr>
            <w:tcW w:w="1980" w:type="dxa"/>
            <w:tcBorders>
              <w:top w:val="nil"/>
              <w:left w:val="nil"/>
              <w:bottom w:val="single" w:sz="4" w:space="0" w:color="auto"/>
              <w:right w:val="nil"/>
            </w:tcBorders>
            <w:shd w:val="clear" w:color="auto" w:fill="auto"/>
            <w:vAlign w:val="center"/>
            <w:hideMark/>
          </w:tcPr>
          <w:p w14:paraId="27FF091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C2D01A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43F153E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8: Consumption expenditures</w:t>
            </w:r>
          </w:p>
        </w:tc>
      </w:tr>
      <w:tr w:rsidR="009D38B4" w:rsidRPr="009D38B4" w14:paraId="3277710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5A59F7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3DE26CD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F4F51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B38782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066631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9575CF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A6AB3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1A81319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bl>
    <w:p w14:paraId="4550D9B4" w14:textId="77777777" w:rsidR="00662F0A" w:rsidRPr="00662F0A" w:rsidRDefault="00662F0A" w:rsidP="00662F0A">
      <w:pPr>
        <w:pStyle w:val="BodyText"/>
        <w:spacing w:after="0"/>
        <w:ind w:left="90" w:hanging="90"/>
        <w:rPr>
          <w:sz w:val="16"/>
          <w:szCs w:val="18"/>
        </w:rPr>
      </w:pPr>
      <w:r w:rsidRPr="00662F0A">
        <w:rPr>
          <w:sz w:val="16"/>
          <w:szCs w:val="18"/>
          <w:vertAlign w:val="superscript"/>
        </w:rPr>
        <w:t>a</w:t>
      </w:r>
      <w:r w:rsidRPr="00662F0A">
        <w:rPr>
          <w:sz w:val="16"/>
          <w:szCs w:val="18"/>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Eligibility determination for sections of Module 7 is initiated in the Module 2 and confirmed in the respective sections of Module 7. Note that for Module 5, the primary caregivers of the children served as the respondents, not the children directly. </w:t>
      </w:r>
      <w:r w:rsidRPr="00662F0A">
        <w:rPr>
          <w:sz w:val="16"/>
          <w:szCs w:val="18"/>
        </w:rPr>
        <w:tab/>
      </w:r>
    </w:p>
    <w:p w14:paraId="49BCB6EA" w14:textId="215F21BA" w:rsidR="00662F0A" w:rsidRPr="00662F0A" w:rsidRDefault="00662F0A" w:rsidP="00662F0A">
      <w:pPr>
        <w:pStyle w:val="BodyText"/>
        <w:spacing w:after="0"/>
        <w:ind w:left="90" w:hanging="90"/>
        <w:rPr>
          <w:sz w:val="16"/>
          <w:szCs w:val="18"/>
        </w:rPr>
      </w:pPr>
      <w:r w:rsidRPr="00662F0A">
        <w:rPr>
          <w:sz w:val="16"/>
          <w:szCs w:val="18"/>
          <w:vertAlign w:val="superscript"/>
        </w:rPr>
        <w:t>b</w:t>
      </w:r>
      <w:r w:rsidRPr="00662F0A">
        <w:rPr>
          <w:sz w:val="16"/>
          <w:szCs w:val="18"/>
        </w:rPr>
        <w:t xml:space="preserve"> Module 4A does not include an outcome code, so the module is considered to be complete if the currently pregnant field is complete, and the height and weight fields have values less than 999.4. </w:t>
      </w:r>
      <w:r w:rsidRPr="00662F0A">
        <w:rPr>
          <w:sz w:val="16"/>
          <w:szCs w:val="18"/>
        </w:rPr>
        <w:tab/>
      </w:r>
    </w:p>
    <w:p w14:paraId="67C217C1" w14:textId="33559A63" w:rsidR="00662F0A" w:rsidRPr="00662F0A" w:rsidRDefault="00662F0A" w:rsidP="00662F0A">
      <w:pPr>
        <w:pStyle w:val="BodyText"/>
        <w:spacing w:after="0"/>
        <w:ind w:left="90" w:hanging="90"/>
        <w:rPr>
          <w:sz w:val="16"/>
          <w:szCs w:val="18"/>
        </w:rPr>
      </w:pPr>
      <w:r w:rsidRPr="00662F0A">
        <w:rPr>
          <w:sz w:val="16"/>
          <w:szCs w:val="18"/>
          <w:vertAlign w:val="superscript"/>
        </w:rPr>
        <w:t>c</w:t>
      </w:r>
      <w:r w:rsidRPr="00662F0A">
        <w:rPr>
          <w:sz w:val="16"/>
          <w:szCs w:val="18"/>
        </w:rPr>
        <w:t xml:space="preserve"> Module 5A does not include an outcome code, so the module is considered to be complete if the length or height field is complete, the height field has a value less than 999.4, and the weight field has a value less than 99.94. </w:t>
      </w:r>
      <w:r w:rsidRPr="00662F0A">
        <w:rPr>
          <w:sz w:val="16"/>
          <w:szCs w:val="18"/>
        </w:rPr>
        <w:tab/>
      </w:r>
    </w:p>
    <w:p w14:paraId="26031920" w14:textId="34672B12" w:rsidR="006A70B8" w:rsidRPr="00662F0A" w:rsidRDefault="00662F0A" w:rsidP="00662F0A">
      <w:pPr>
        <w:pStyle w:val="BodyText"/>
        <w:spacing w:after="0"/>
        <w:rPr>
          <w:sz w:val="16"/>
          <w:szCs w:val="18"/>
        </w:rPr>
      </w:pPr>
      <w:r w:rsidRPr="00662F0A">
        <w:rPr>
          <w:sz w:val="16"/>
          <w:szCs w:val="18"/>
        </w:rPr>
        <w:t>Sources: Feed the Future [</w:t>
      </w:r>
      <w:r w:rsidRPr="00662F0A">
        <w:rPr>
          <w:sz w:val="16"/>
          <w:szCs w:val="18"/>
          <w:highlight w:val="yellow"/>
        </w:rPr>
        <w:t>Country</w:t>
      </w:r>
      <w:r w:rsidRPr="00662F0A">
        <w:rPr>
          <w:sz w:val="16"/>
          <w:szCs w:val="18"/>
        </w:rPr>
        <w:t>] ZOI Survey [</w:t>
      </w:r>
      <w:r w:rsidRPr="00662F0A">
        <w:rPr>
          <w:sz w:val="16"/>
          <w:szCs w:val="18"/>
          <w:highlight w:val="yellow"/>
        </w:rPr>
        <w:t>BL survey year(s)</w:t>
      </w:r>
      <w:r w:rsidRPr="00662F0A">
        <w:rPr>
          <w:sz w:val="16"/>
          <w:szCs w:val="18"/>
        </w:rPr>
        <w:t>]</w:t>
      </w:r>
      <w:r w:rsidRPr="00662F0A">
        <w:rPr>
          <w:sz w:val="16"/>
          <w:szCs w:val="18"/>
        </w:rPr>
        <w:tab/>
      </w:r>
    </w:p>
    <w:p w14:paraId="0FA5294D" w14:textId="308FB41B" w:rsidR="00DF1703" w:rsidRPr="00FB6B33" w:rsidRDefault="00DF1703" w:rsidP="00FB6B33">
      <w:pPr>
        <w:pStyle w:val="Heading2"/>
      </w:pPr>
      <w:bookmarkStart w:id="1061" w:name="_Toc63673396"/>
      <w:r w:rsidRPr="00FB6B33">
        <w:lastRenderedPageBreak/>
        <w:t>A1.</w:t>
      </w:r>
      <w:r w:rsidR="00AE1CF4">
        <w:t>2</w:t>
      </w:r>
      <w:r w:rsidRPr="00FB6B33">
        <w:t>.</w:t>
      </w:r>
      <w:r w:rsidRPr="00FB6B33">
        <w:tab/>
        <w:t xml:space="preserve">Abbreviated Women’s Empowerment in Agriculture Index results for indicators that compose the </w:t>
      </w:r>
      <w:r w:rsidR="008D5997">
        <w:t>f</w:t>
      </w:r>
      <w:r w:rsidRPr="00FB6B33">
        <w:t xml:space="preserve">ive </w:t>
      </w:r>
      <w:r w:rsidR="008D5997">
        <w:t>d</w:t>
      </w:r>
      <w:r w:rsidRPr="00FB6B33">
        <w:t xml:space="preserve">omains of </w:t>
      </w:r>
      <w:r w:rsidR="008D5997">
        <w:t>e</w:t>
      </w:r>
      <w:r w:rsidRPr="00FB6B33">
        <w:t>mpowerment, using uncensored headcount ratios</w:t>
      </w:r>
      <w:bookmarkEnd w:id="1061"/>
    </w:p>
    <w:p w14:paraId="69BBBDA6" w14:textId="77C2AE2E" w:rsidR="00DF1703" w:rsidRPr="00FB6B33" w:rsidRDefault="00DF1703" w:rsidP="007734F7">
      <w:pPr>
        <w:pStyle w:val="Tabletitle"/>
      </w:pPr>
      <w:bookmarkStart w:id="1062" w:name="_Toc63673165"/>
      <w:r w:rsidRPr="00FB6B33">
        <w:t>Table A1.</w:t>
      </w:r>
      <w:r w:rsidR="00AE1CF4">
        <w:t>3</w:t>
      </w:r>
      <w:r w:rsidR="00437AFB" w:rsidRPr="00FB6B33">
        <w:t>: Percent of Primary Adult Decisionmakers with Adequate Achievement in Each A-WEAI Indicator Using Uncensored Headcount Ratios, by Sex and Age</w:t>
      </w:r>
      <w:bookmarkEnd w:id="1062"/>
      <w:r w:rsidR="00437AFB" w:rsidRPr="00FB6B33">
        <w:t xml:space="preserve">  </w:t>
      </w:r>
    </w:p>
    <w:tbl>
      <w:tblPr>
        <w:tblW w:w="8122" w:type="dxa"/>
        <w:tblLook w:val="04A0" w:firstRow="1" w:lastRow="0" w:firstColumn="1" w:lastColumn="0" w:noHBand="0" w:noVBand="1"/>
      </w:tblPr>
      <w:tblGrid>
        <w:gridCol w:w="2970"/>
        <w:gridCol w:w="1080"/>
        <w:gridCol w:w="990"/>
        <w:gridCol w:w="272"/>
        <w:gridCol w:w="1152"/>
        <w:gridCol w:w="1040"/>
        <w:gridCol w:w="618"/>
      </w:tblGrid>
      <w:tr w:rsidR="001C2392" w:rsidRPr="007734F7" w14:paraId="4D7EA107" w14:textId="77777777" w:rsidTr="007734F7">
        <w:tc>
          <w:tcPr>
            <w:tcW w:w="2970" w:type="dxa"/>
            <w:vMerge w:val="restart"/>
            <w:tcBorders>
              <w:top w:val="single" w:sz="4" w:space="0" w:color="auto"/>
              <w:left w:val="nil"/>
              <w:bottom w:val="single" w:sz="4" w:space="0" w:color="000000"/>
              <w:right w:val="nil"/>
            </w:tcBorders>
            <w:shd w:val="clear" w:color="000000" w:fill="387990"/>
            <w:vAlign w:val="bottom"/>
            <w:hideMark/>
          </w:tcPr>
          <w:p w14:paraId="1B331E78" w14:textId="77777777" w:rsidR="001C2392" w:rsidRPr="007734F7" w:rsidRDefault="001C2392" w:rsidP="007734F7">
            <w:pPr>
              <w:widowControl/>
              <w:spacing w:line="259" w:lineRule="auto"/>
              <w:rPr>
                <w:rFonts w:eastAsia="Times New Roman" w:cs="Times New Roman"/>
                <w:b/>
                <w:bCs/>
                <w:color w:val="FFFFFF"/>
                <w:sz w:val="20"/>
                <w:szCs w:val="20"/>
              </w:rPr>
            </w:pPr>
            <w:r w:rsidRPr="007734F7">
              <w:rPr>
                <w:rFonts w:eastAsia="Times New Roman" w:cs="Times New Roman"/>
                <w:b/>
                <w:bCs/>
                <w:color w:val="FFFFFF"/>
                <w:sz w:val="20"/>
                <w:szCs w:val="20"/>
              </w:rPr>
              <w:t>A-WEAI indicator</w:t>
            </w:r>
          </w:p>
        </w:tc>
        <w:tc>
          <w:tcPr>
            <w:tcW w:w="2070" w:type="dxa"/>
            <w:gridSpan w:val="2"/>
            <w:tcBorders>
              <w:top w:val="single" w:sz="4" w:space="0" w:color="auto"/>
              <w:left w:val="nil"/>
              <w:bottom w:val="single" w:sz="4" w:space="0" w:color="FFFFFF"/>
              <w:right w:val="nil"/>
            </w:tcBorders>
            <w:shd w:val="clear" w:color="000000" w:fill="387990"/>
            <w:vAlign w:val="center"/>
            <w:hideMark/>
          </w:tcPr>
          <w:p w14:paraId="1324A7CE"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Female</w:t>
            </w:r>
          </w:p>
        </w:tc>
        <w:tc>
          <w:tcPr>
            <w:tcW w:w="272" w:type="dxa"/>
            <w:vMerge w:val="restart"/>
            <w:tcBorders>
              <w:top w:val="single" w:sz="4" w:space="0" w:color="auto"/>
              <w:left w:val="nil"/>
              <w:bottom w:val="single" w:sz="4" w:space="0" w:color="000000"/>
              <w:right w:val="nil"/>
            </w:tcBorders>
            <w:shd w:val="clear" w:color="000000" w:fill="387990"/>
            <w:vAlign w:val="center"/>
            <w:hideMark/>
          </w:tcPr>
          <w:p w14:paraId="004644E2"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c>
          <w:tcPr>
            <w:tcW w:w="2192" w:type="dxa"/>
            <w:gridSpan w:val="2"/>
            <w:tcBorders>
              <w:top w:val="single" w:sz="4" w:space="0" w:color="auto"/>
              <w:left w:val="nil"/>
              <w:bottom w:val="single" w:sz="4" w:space="0" w:color="FFFFFF"/>
              <w:right w:val="nil"/>
            </w:tcBorders>
            <w:shd w:val="clear" w:color="000000" w:fill="387990"/>
            <w:vAlign w:val="center"/>
            <w:hideMark/>
          </w:tcPr>
          <w:p w14:paraId="22CD4AAD"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38B687A5"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r>
      <w:tr w:rsidR="001C2392" w:rsidRPr="007734F7" w14:paraId="5451FCE1" w14:textId="77777777" w:rsidTr="007734F7">
        <w:tc>
          <w:tcPr>
            <w:tcW w:w="2970" w:type="dxa"/>
            <w:vMerge/>
            <w:tcBorders>
              <w:top w:val="single" w:sz="4" w:space="0" w:color="auto"/>
              <w:left w:val="nil"/>
              <w:bottom w:val="single" w:sz="4" w:space="0" w:color="000000"/>
              <w:right w:val="nil"/>
            </w:tcBorders>
            <w:vAlign w:val="center"/>
            <w:hideMark/>
          </w:tcPr>
          <w:p w14:paraId="0DF46C7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080" w:type="dxa"/>
            <w:tcBorders>
              <w:top w:val="nil"/>
              <w:left w:val="nil"/>
              <w:bottom w:val="single" w:sz="4" w:space="0" w:color="auto"/>
              <w:right w:val="nil"/>
            </w:tcBorders>
            <w:shd w:val="clear" w:color="000000" w:fill="387990"/>
            <w:vAlign w:val="center"/>
            <w:hideMark/>
          </w:tcPr>
          <w:p w14:paraId="74F1489F"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990" w:type="dxa"/>
            <w:tcBorders>
              <w:top w:val="nil"/>
              <w:left w:val="nil"/>
              <w:bottom w:val="single" w:sz="4" w:space="0" w:color="auto"/>
              <w:right w:val="nil"/>
            </w:tcBorders>
            <w:shd w:val="clear" w:color="000000" w:fill="387990"/>
            <w:vAlign w:val="center"/>
            <w:hideMark/>
          </w:tcPr>
          <w:p w14:paraId="677BFB96"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272" w:type="dxa"/>
            <w:vMerge/>
            <w:tcBorders>
              <w:top w:val="single" w:sz="4" w:space="0" w:color="auto"/>
              <w:left w:val="nil"/>
              <w:bottom w:val="single" w:sz="4" w:space="0" w:color="000000"/>
              <w:right w:val="nil"/>
            </w:tcBorders>
            <w:vAlign w:val="center"/>
            <w:hideMark/>
          </w:tcPr>
          <w:p w14:paraId="1A6FA53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152" w:type="dxa"/>
            <w:tcBorders>
              <w:top w:val="nil"/>
              <w:left w:val="nil"/>
              <w:bottom w:val="single" w:sz="4" w:space="0" w:color="auto"/>
              <w:right w:val="nil"/>
            </w:tcBorders>
            <w:shd w:val="clear" w:color="000000" w:fill="387990"/>
            <w:vAlign w:val="center"/>
            <w:hideMark/>
          </w:tcPr>
          <w:p w14:paraId="48216B18"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45166231"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06C1CFEA"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Sig.</w:t>
            </w:r>
            <w:r w:rsidRPr="007734F7">
              <w:rPr>
                <w:rFonts w:eastAsia="Times New Roman" w:cs="Times New Roman"/>
                <w:b/>
                <w:bCs/>
                <w:color w:val="FFFFFF"/>
                <w:sz w:val="20"/>
                <w:szCs w:val="20"/>
                <w:vertAlign w:val="superscript"/>
              </w:rPr>
              <w:t>a</w:t>
            </w:r>
          </w:p>
        </w:tc>
      </w:tr>
      <w:tr w:rsidR="001C2392" w:rsidRPr="007734F7" w14:paraId="06A4AADC" w14:textId="77777777" w:rsidTr="007734F7">
        <w:tc>
          <w:tcPr>
            <w:tcW w:w="2970" w:type="dxa"/>
            <w:tcBorders>
              <w:top w:val="nil"/>
              <w:left w:val="nil"/>
              <w:bottom w:val="single" w:sz="4" w:space="0" w:color="auto"/>
              <w:right w:val="nil"/>
            </w:tcBorders>
            <w:shd w:val="clear" w:color="auto" w:fill="auto"/>
            <w:vAlign w:val="center"/>
            <w:hideMark/>
          </w:tcPr>
          <w:p w14:paraId="685F186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Input in productive decisions</w:t>
            </w:r>
          </w:p>
        </w:tc>
        <w:tc>
          <w:tcPr>
            <w:tcW w:w="1080" w:type="dxa"/>
            <w:tcBorders>
              <w:top w:val="nil"/>
              <w:left w:val="nil"/>
              <w:bottom w:val="single" w:sz="4" w:space="0" w:color="auto"/>
              <w:right w:val="nil"/>
            </w:tcBorders>
            <w:shd w:val="clear" w:color="auto" w:fill="auto"/>
            <w:noWrap/>
            <w:vAlign w:val="bottom"/>
            <w:hideMark/>
          </w:tcPr>
          <w:p w14:paraId="2338315D" w14:textId="4E6B4D4A"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DCA7F9F" w14:textId="0580E980"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8ED181" w14:textId="3D8A904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E07F411" w14:textId="07CD667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22AFE7B" w14:textId="6DE0639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671610B" w14:textId="545A07A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EADA754" w14:textId="77777777" w:rsidTr="007734F7">
        <w:tc>
          <w:tcPr>
            <w:tcW w:w="2970" w:type="dxa"/>
            <w:tcBorders>
              <w:top w:val="nil"/>
              <w:left w:val="nil"/>
              <w:bottom w:val="single" w:sz="4" w:space="0" w:color="auto"/>
              <w:right w:val="nil"/>
            </w:tcBorders>
            <w:shd w:val="clear" w:color="auto" w:fill="auto"/>
            <w:vAlign w:val="center"/>
            <w:hideMark/>
          </w:tcPr>
          <w:p w14:paraId="763B6574"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FB0016F" w14:textId="1CE3688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E33E78C" w14:textId="5B2EEAD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846D91A" w14:textId="31F469D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1037C02" w14:textId="088C286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B93018" w14:textId="03F5E69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476DA9F" w14:textId="0B9BB7B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812321C" w14:textId="77777777" w:rsidTr="007734F7">
        <w:tc>
          <w:tcPr>
            <w:tcW w:w="2970" w:type="dxa"/>
            <w:tcBorders>
              <w:top w:val="nil"/>
              <w:left w:val="nil"/>
              <w:bottom w:val="single" w:sz="4" w:space="0" w:color="auto"/>
              <w:right w:val="nil"/>
            </w:tcBorders>
            <w:shd w:val="clear" w:color="auto" w:fill="auto"/>
            <w:vAlign w:val="center"/>
            <w:hideMark/>
          </w:tcPr>
          <w:p w14:paraId="46F929BE"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FC32AE6" w14:textId="6FE3122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51A154" w14:textId="753BA6D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FA70350" w14:textId="0C7BCBE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36C7D6" w14:textId="0449983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19D4A4B" w14:textId="166113C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A37C1CB" w14:textId="2541848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2669528" w14:textId="77777777" w:rsidTr="007734F7">
        <w:tc>
          <w:tcPr>
            <w:tcW w:w="2970" w:type="dxa"/>
            <w:tcBorders>
              <w:top w:val="nil"/>
              <w:left w:val="nil"/>
              <w:bottom w:val="single" w:sz="4" w:space="0" w:color="auto"/>
              <w:right w:val="nil"/>
            </w:tcBorders>
            <w:shd w:val="clear" w:color="auto" w:fill="auto"/>
            <w:vAlign w:val="center"/>
            <w:hideMark/>
          </w:tcPr>
          <w:p w14:paraId="0D19255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Ownership of assets</w:t>
            </w:r>
          </w:p>
        </w:tc>
        <w:tc>
          <w:tcPr>
            <w:tcW w:w="1080" w:type="dxa"/>
            <w:tcBorders>
              <w:top w:val="nil"/>
              <w:left w:val="nil"/>
              <w:bottom w:val="single" w:sz="4" w:space="0" w:color="auto"/>
              <w:right w:val="nil"/>
            </w:tcBorders>
            <w:shd w:val="clear" w:color="auto" w:fill="auto"/>
            <w:noWrap/>
            <w:vAlign w:val="bottom"/>
            <w:hideMark/>
          </w:tcPr>
          <w:p w14:paraId="18BA4F8A" w14:textId="5D86F055"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E8A238F" w14:textId="1CBEE84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482EC8B" w14:textId="62E2189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3DB96C82" w14:textId="16D5BA5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D84932B" w14:textId="205B3809"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20E873A" w14:textId="66817839"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DAD58B8" w14:textId="77777777" w:rsidTr="007734F7">
        <w:tc>
          <w:tcPr>
            <w:tcW w:w="2970" w:type="dxa"/>
            <w:tcBorders>
              <w:top w:val="nil"/>
              <w:left w:val="nil"/>
              <w:bottom w:val="single" w:sz="4" w:space="0" w:color="auto"/>
              <w:right w:val="nil"/>
            </w:tcBorders>
            <w:shd w:val="clear" w:color="auto" w:fill="auto"/>
            <w:vAlign w:val="center"/>
            <w:hideMark/>
          </w:tcPr>
          <w:p w14:paraId="64751E9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7C2422E8" w14:textId="0FEE237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5C0F20" w14:textId="3DD2356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BD0762" w14:textId="4457E00D"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5D0FC63" w14:textId="7A3B2391"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D6F4E3C" w14:textId="49D0718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193FB2" w14:textId="5C9F37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4AEE3D7" w14:textId="77777777" w:rsidTr="007734F7">
        <w:tc>
          <w:tcPr>
            <w:tcW w:w="2970" w:type="dxa"/>
            <w:tcBorders>
              <w:top w:val="nil"/>
              <w:left w:val="nil"/>
              <w:bottom w:val="single" w:sz="4" w:space="0" w:color="auto"/>
              <w:right w:val="nil"/>
            </w:tcBorders>
            <w:shd w:val="clear" w:color="auto" w:fill="auto"/>
            <w:vAlign w:val="center"/>
            <w:hideMark/>
          </w:tcPr>
          <w:p w14:paraId="5E3168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2882F8A7" w14:textId="6315C1D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4389E5B3" w14:textId="54B97FC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3DE55D" w14:textId="6B6739F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0D94D264" w14:textId="7226FE8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58033F" w14:textId="5CFEBC55"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815536" w14:textId="338BF381"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7F9ECE2" w14:textId="77777777" w:rsidTr="007734F7">
        <w:tc>
          <w:tcPr>
            <w:tcW w:w="2970" w:type="dxa"/>
            <w:tcBorders>
              <w:top w:val="nil"/>
              <w:left w:val="nil"/>
              <w:bottom w:val="single" w:sz="4" w:space="0" w:color="auto"/>
              <w:right w:val="nil"/>
            </w:tcBorders>
            <w:shd w:val="clear" w:color="auto" w:fill="auto"/>
            <w:vAlign w:val="center"/>
            <w:hideMark/>
          </w:tcPr>
          <w:p w14:paraId="6467862C"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Access to and decisions on credit</w:t>
            </w:r>
          </w:p>
        </w:tc>
        <w:tc>
          <w:tcPr>
            <w:tcW w:w="1080" w:type="dxa"/>
            <w:tcBorders>
              <w:top w:val="nil"/>
              <w:left w:val="nil"/>
              <w:bottom w:val="single" w:sz="4" w:space="0" w:color="auto"/>
              <w:right w:val="nil"/>
            </w:tcBorders>
            <w:shd w:val="clear" w:color="auto" w:fill="auto"/>
            <w:noWrap/>
            <w:vAlign w:val="bottom"/>
            <w:hideMark/>
          </w:tcPr>
          <w:p w14:paraId="7293225E" w14:textId="1B09618D"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9A6EEE" w14:textId="51F00ED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C9E60D2" w14:textId="0176969E"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2F5599E" w14:textId="3D7CE19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7BC9A7" w14:textId="7AE6846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CF401E8" w14:textId="7871DA4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7F84D56" w14:textId="77777777" w:rsidTr="007734F7">
        <w:tc>
          <w:tcPr>
            <w:tcW w:w="2970" w:type="dxa"/>
            <w:tcBorders>
              <w:top w:val="nil"/>
              <w:left w:val="nil"/>
              <w:bottom w:val="single" w:sz="4" w:space="0" w:color="auto"/>
              <w:right w:val="nil"/>
            </w:tcBorders>
            <w:shd w:val="clear" w:color="auto" w:fill="auto"/>
            <w:vAlign w:val="center"/>
            <w:hideMark/>
          </w:tcPr>
          <w:p w14:paraId="5A017E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065F03FE" w14:textId="42CFA9A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628D4AF" w14:textId="33ABB5F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773F3E5" w14:textId="5D6FD5AF"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6608C7A" w14:textId="2665936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0FA20EE" w14:textId="21D5E2A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6CE008F" w14:textId="256474D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3D6C780" w14:textId="77777777" w:rsidTr="007734F7">
        <w:tc>
          <w:tcPr>
            <w:tcW w:w="2970" w:type="dxa"/>
            <w:tcBorders>
              <w:top w:val="nil"/>
              <w:left w:val="nil"/>
              <w:bottom w:val="single" w:sz="4" w:space="0" w:color="auto"/>
              <w:right w:val="nil"/>
            </w:tcBorders>
            <w:shd w:val="clear" w:color="auto" w:fill="auto"/>
            <w:vAlign w:val="center"/>
            <w:hideMark/>
          </w:tcPr>
          <w:p w14:paraId="2BBB987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6D5A862" w14:textId="19E3059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A9A18C" w14:textId="355B4A01"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FA771EB" w14:textId="0A32C66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CA1A16" w14:textId="58F2468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557B668" w14:textId="6189164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0FD6349" w14:textId="63280B6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5FD9AB5" w14:textId="77777777" w:rsidTr="007734F7">
        <w:tc>
          <w:tcPr>
            <w:tcW w:w="2970" w:type="dxa"/>
            <w:tcBorders>
              <w:top w:val="nil"/>
              <w:left w:val="nil"/>
              <w:bottom w:val="single" w:sz="4" w:space="0" w:color="auto"/>
              <w:right w:val="nil"/>
            </w:tcBorders>
            <w:shd w:val="clear" w:color="auto" w:fill="auto"/>
            <w:vAlign w:val="center"/>
            <w:hideMark/>
          </w:tcPr>
          <w:p w14:paraId="11B06D7E"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Control over income</w:t>
            </w:r>
          </w:p>
        </w:tc>
        <w:tc>
          <w:tcPr>
            <w:tcW w:w="1080" w:type="dxa"/>
            <w:tcBorders>
              <w:top w:val="nil"/>
              <w:left w:val="nil"/>
              <w:bottom w:val="single" w:sz="4" w:space="0" w:color="auto"/>
              <w:right w:val="nil"/>
            </w:tcBorders>
            <w:shd w:val="clear" w:color="auto" w:fill="auto"/>
            <w:noWrap/>
            <w:vAlign w:val="bottom"/>
            <w:hideMark/>
          </w:tcPr>
          <w:p w14:paraId="38653525" w14:textId="1249C94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DB49307" w14:textId="33BA98DB"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3792B11" w14:textId="1886E606"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A75F581" w14:textId="0A332D34"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A5836E6" w14:textId="6859E02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53ED1A6" w14:textId="5AF853B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2381868" w14:textId="77777777" w:rsidTr="007734F7">
        <w:tc>
          <w:tcPr>
            <w:tcW w:w="2970" w:type="dxa"/>
            <w:tcBorders>
              <w:top w:val="nil"/>
              <w:left w:val="nil"/>
              <w:bottom w:val="single" w:sz="4" w:space="0" w:color="auto"/>
              <w:right w:val="nil"/>
            </w:tcBorders>
            <w:shd w:val="clear" w:color="auto" w:fill="auto"/>
            <w:vAlign w:val="center"/>
            <w:hideMark/>
          </w:tcPr>
          <w:p w14:paraId="0D24DD9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A557013" w14:textId="03AF70E4"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AB965AB" w14:textId="7C8A8828"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57DFFA7" w14:textId="6996629C"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DC57BCA" w14:textId="4951F31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C2AD137" w14:textId="67E7427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1A92D36" w14:textId="2DEEE21F"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A1682D7" w14:textId="77777777" w:rsidTr="007734F7">
        <w:tc>
          <w:tcPr>
            <w:tcW w:w="2970" w:type="dxa"/>
            <w:tcBorders>
              <w:top w:val="nil"/>
              <w:left w:val="nil"/>
              <w:bottom w:val="single" w:sz="4" w:space="0" w:color="auto"/>
              <w:right w:val="nil"/>
            </w:tcBorders>
            <w:shd w:val="clear" w:color="auto" w:fill="auto"/>
            <w:vAlign w:val="center"/>
            <w:hideMark/>
          </w:tcPr>
          <w:p w14:paraId="5D0D1290"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98E14C6" w14:textId="40658CE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ABFD070" w14:textId="12DAC13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AC30BA" w14:textId="6D32881B"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7D639D2" w14:textId="469C780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074F6A6" w14:textId="7BB6A1D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26EB1D" w14:textId="286C103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FDBB402" w14:textId="77777777" w:rsidTr="007734F7">
        <w:tc>
          <w:tcPr>
            <w:tcW w:w="2970" w:type="dxa"/>
            <w:tcBorders>
              <w:top w:val="nil"/>
              <w:left w:val="nil"/>
              <w:bottom w:val="single" w:sz="4" w:space="0" w:color="auto"/>
              <w:right w:val="nil"/>
            </w:tcBorders>
            <w:shd w:val="clear" w:color="auto" w:fill="auto"/>
            <w:vAlign w:val="center"/>
            <w:hideMark/>
          </w:tcPr>
          <w:p w14:paraId="5CA64623"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Group membership</w:t>
            </w:r>
          </w:p>
        </w:tc>
        <w:tc>
          <w:tcPr>
            <w:tcW w:w="1080" w:type="dxa"/>
            <w:tcBorders>
              <w:top w:val="nil"/>
              <w:left w:val="nil"/>
              <w:bottom w:val="single" w:sz="4" w:space="0" w:color="auto"/>
              <w:right w:val="nil"/>
            </w:tcBorders>
            <w:shd w:val="clear" w:color="auto" w:fill="auto"/>
            <w:noWrap/>
            <w:vAlign w:val="bottom"/>
            <w:hideMark/>
          </w:tcPr>
          <w:p w14:paraId="71DD8E92" w14:textId="54B62C7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BB3596B" w14:textId="6BD5F846"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0A7A4ABF" w14:textId="0AA2841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09231F2" w14:textId="17B297D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392B900" w14:textId="3978B88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ED015A8" w14:textId="674BD2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523EAEB" w14:textId="77777777" w:rsidTr="007734F7">
        <w:tc>
          <w:tcPr>
            <w:tcW w:w="2970" w:type="dxa"/>
            <w:tcBorders>
              <w:top w:val="nil"/>
              <w:left w:val="nil"/>
              <w:bottom w:val="single" w:sz="4" w:space="0" w:color="auto"/>
              <w:right w:val="nil"/>
            </w:tcBorders>
            <w:shd w:val="clear" w:color="auto" w:fill="auto"/>
            <w:vAlign w:val="center"/>
            <w:hideMark/>
          </w:tcPr>
          <w:p w14:paraId="3A9592B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172B0041" w14:textId="62CC19D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67B57BCD" w14:textId="4B07233E"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85B5E89" w14:textId="6BDFE3D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446794D" w14:textId="073421D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EA8360C" w14:textId="76032F9C"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62E313E" w14:textId="73467332"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EF0038D" w14:textId="77777777" w:rsidTr="007734F7">
        <w:tc>
          <w:tcPr>
            <w:tcW w:w="2970" w:type="dxa"/>
            <w:tcBorders>
              <w:top w:val="nil"/>
              <w:left w:val="nil"/>
              <w:bottom w:val="single" w:sz="4" w:space="0" w:color="auto"/>
              <w:right w:val="nil"/>
            </w:tcBorders>
            <w:shd w:val="clear" w:color="auto" w:fill="auto"/>
            <w:vAlign w:val="center"/>
            <w:hideMark/>
          </w:tcPr>
          <w:p w14:paraId="0DF81995"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01FA254D" w14:textId="70BE4B5C"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475A8FA" w14:textId="4F5DEE8C"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0E06CE4" w14:textId="619560E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CBE5127" w14:textId="3AB2606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C3C1557" w14:textId="6829CA0D"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80B9215" w14:textId="2639451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90B0EDD" w14:textId="77777777" w:rsidTr="007734F7">
        <w:tc>
          <w:tcPr>
            <w:tcW w:w="2970" w:type="dxa"/>
            <w:tcBorders>
              <w:top w:val="nil"/>
              <w:left w:val="nil"/>
              <w:bottom w:val="single" w:sz="4" w:space="0" w:color="auto"/>
              <w:right w:val="nil"/>
            </w:tcBorders>
            <w:shd w:val="clear" w:color="auto" w:fill="auto"/>
            <w:vAlign w:val="center"/>
            <w:hideMark/>
          </w:tcPr>
          <w:p w14:paraId="48C4FC7B"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Workload</w:t>
            </w:r>
          </w:p>
        </w:tc>
        <w:tc>
          <w:tcPr>
            <w:tcW w:w="1080" w:type="dxa"/>
            <w:tcBorders>
              <w:top w:val="nil"/>
              <w:left w:val="nil"/>
              <w:bottom w:val="single" w:sz="4" w:space="0" w:color="auto"/>
              <w:right w:val="nil"/>
            </w:tcBorders>
            <w:shd w:val="clear" w:color="auto" w:fill="auto"/>
            <w:noWrap/>
            <w:vAlign w:val="bottom"/>
            <w:hideMark/>
          </w:tcPr>
          <w:p w14:paraId="4816E6BB" w14:textId="7E1D550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19E6AED" w14:textId="4654ED07"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578DB85" w14:textId="4315F19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88A337E" w14:textId="3BE23C1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8E628C3" w14:textId="71274EE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B69F54" w14:textId="0C0C23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85A70ED" w14:textId="77777777" w:rsidTr="007734F7">
        <w:tc>
          <w:tcPr>
            <w:tcW w:w="2970" w:type="dxa"/>
            <w:tcBorders>
              <w:top w:val="nil"/>
              <w:left w:val="nil"/>
              <w:bottom w:val="single" w:sz="4" w:space="0" w:color="auto"/>
              <w:right w:val="nil"/>
            </w:tcBorders>
            <w:shd w:val="clear" w:color="auto" w:fill="auto"/>
            <w:vAlign w:val="center"/>
            <w:hideMark/>
          </w:tcPr>
          <w:p w14:paraId="48461AB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447B9D92" w14:textId="48AF6FC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558C1A1" w14:textId="0D6143F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909244A" w14:textId="67787C65"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7EC20CD0" w14:textId="1449149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57270E9" w14:textId="52A7E64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628378" w14:textId="0E39400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3C659FA" w14:textId="77777777" w:rsidTr="007734F7">
        <w:tc>
          <w:tcPr>
            <w:tcW w:w="2970" w:type="dxa"/>
            <w:tcBorders>
              <w:top w:val="nil"/>
              <w:left w:val="nil"/>
              <w:bottom w:val="single" w:sz="4" w:space="0" w:color="auto"/>
              <w:right w:val="nil"/>
            </w:tcBorders>
            <w:shd w:val="clear" w:color="auto" w:fill="auto"/>
            <w:vAlign w:val="center"/>
            <w:hideMark/>
          </w:tcPr>
          <w:p w14:paraId="20AB283D"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61337477" w14:textId="455B16E7"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E07DDF0" w14:textId="528A702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ED9F875" w14:textId="23FCCED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B1D8A27" w14:textId="3498366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749D85A" w14:textId="4E6B992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6FDDAFA" w14:textId="10E06769" w:rsidR="001C2392" w:rsidRPr="007734F7" w:rsidRDefault="001C2392" w:rsidP="007734F7">
            <w:pPr>
              <w:widowControl/>
              <w:spacing w:line="259" w:lineRule="auto"/>
              <w:jc w:val="center"/>
              <w:rPr>
                <w:rFonts w:eastAsia="Times New Roman" w:cs="Times New Roman"/>
                <w:sz w:val="20"/>
                <w:szCs w:val="20"/>
              </w:rPr>
            </w:pPr>
          </w:p>
        </w:tc>
      </w:tr>
    </w:tbl>
    <w:p w14:paraId="4B7731DE" w14:textId="77777777" w:rsidR="00703945" w:rsidRDefault="00703945" w:rsidP="0097548D">
      <w:pPr>
        <w:ind w:left="90" w:right="1800" w:hanging="90"/>
        <w:rPr>
          <w:color w:val="auto"/>
          <w:sz w:val="16"/>
          <w:szCs w:val="16"/>
        </w:rPr>
      </w:pPr>
      <w:commentRangeStart w:id="1063"/>
      <w:r w:rsidRPr="007472E6">
        <w:rPr>
          <w:color w:val="auto"/>
          <w:sz w:val="16"/>
          <w:szCs w:val="16"/>
        </w:rPr>
        <w:t>^ Results not statistically reliable, n&lt;30  </w:t>
      </w:r>
      <w:commentRangeEnd w:id="1063"/>
      <w:r>
        <w:rPr>
          <w:rStyle w:val="CommentReference"/>
        </w:rPr>
        <w:commentReference w:id="1063"/>
      </w:r>
    </w:p>
    <w:p w14:paraId="4441B4E3" w14:textId="68E98D2B" w:rsidR="001C2392" w:rsidRPr="001C2392" w:rsidRDefault="001C2392" w:rsidP="0097548D">
      <w:pPr>
        <w:rPr>
          <w:rFonts w:eastAsia="Times New Roman" w:cs="Times New Roman"/>
          <w:sz w:val="16"/>
          <w:szCs w:val="20"/>
        </w:rPr>
      </w:pPr>
      <w:r w:rsidRPr="001C2392">
        <w:rPr>
          <w:rFonts w:eastAsia="Times New Roman" w:cs="Times New Roman"/>
          <w:sz w:val="16"/>
          <w:szCs w:val="20"/>
        </w:rPr>
        <w:t>A-WEAI=Abbreviated Women's Empowerment in Agriculture Index</w:t>
      </w:r>
    </w:p>
    <w:p w14:paraId="27C551D1" w14:textId="1F6DC19B" w:rsidR="001C2392" w:rsidRPr="001C2392" w:rsidRDefault="001C2392" w:rsidP="0097548D">
      <w:pPr>
        <w:ind w:left="90" w:hanging="90"/>
        <w:rPr>
          <w:rFonts w:eastAsia="Times New Roman" w:cs="Times New Roman"/>
          <w:sz w:val="16"/>
          <w:szCs w:val="20"/>
        </w:rPr>
      </w:pPr>
      <w:r w:rsidRPr="001C2392">
        <w:rPr>
          <w:rFonts w:eastAsia="Times New Roman" w:cs="Times New Roman"/>
          <w:sz w:val="16"/>
          <w:szCs w:val="20"/>
          <w:vertAlign w:val="superscript"/>
        </w:rPr>
        <w:t>a</w:t>
      </w:r>
      <w:r w:rsidRPr="001C2392">
        <w:rPr>
          <w:rFonts w:eastAsia="Times New Roman" w:cs="Times New Roman"/>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E0813C" w14:textId="09E6482C" w:rsidR="001C2392" w:rsidRPr="001C2392" w:rsidRDefault="001C2392" w:rsidP="0097548D">
      <w:pPr>
        <w:rPr>
          <w:rFonts w:eastAsia="Times New Roman" w:cs="Times New Roman"/>
          <w:sz w:val="16"/>
          <w:szCs w:val="20"/>
        </w:rPr>
      </w:pPr>
      <w:r w:rsidRPr="001C2392">
        <w:rPr>
          <w:rFonts w:eastAsia="Times New Roman" w:cs="Times New Roman"/>
          <w:sz w:val="16"/>
          <w:szCs w:val="20"/>
        </w:rPr>
        <w:t xml:space="preserve">Note: Estimates are based on </w:t>
      </w:r>
      <w:r w:rsidR="00916117">
        <w:rPr>
          <w:rFonts w:eastAsia="Times New Roman" w:cs="Times New Roman"/>
          <w:sz w:val="16"/>
          <w:szCs w:val="20"/>
        </w:rPr>
        <w:t>primary adult decisionmakers who are de jure household members</w:t>
      </w:r>
      <w:r w:rsidRPr="001C2392">
        <w:rPr>
          <w:rFonts w:eastAsia="Times New Roman" w:cs="Times New Roman"/>
          <w:sz w:val="16"/>
          <w:szCs w:val="20"/>
        </w:rPr>
        <w:t>.</w:t>
      </w:r>
    </w:p>
    <w:p w14:paraId="79FE5E08" w14:textId="0470A042" w:rsidR="001C2392" w:rsidRPr="00901D8B" w:rsidRDefault="001C2392" w:rsidP="0097548D">
      <w:pPr>
        <w:rPr>
          <w:rFonts w:eastAsia="Times New Roman" w:cs="Times New Roman"/>
          <w:i/>
          <w:sz w:val="16"/>
          <w:szCs w:val="16"/>
        </w:rPr>
      </w:pPr>
      <w:r w:rsidRPr="001C2392">
        <w:rPr>
          <w:rFonts w:eastAsia="Times New Roman" w:cs="Times New Roman"/>
          <w:sz w:val="16"/>
          <w:szCs w:val="20"/>
        </w:rPr>
        <w:t>Source: Feed the Future [</w:t>
      </w:r>
      <w:r w:rsidRPr="00901D8B">
        <w:rPr>
          <w:rFonts w:eastAsia="Times New Roman" w:cs="Times New Roman"/>
          <w:sz w:val="16"/>
          <w:szCs w:val="20"/>
          <w:highlight w:val="yellow"/>
        </w:rPr>
        <w:t>Country</w:t>
      </w:r>
      <w:r w:rsidRPr="001C2392">
        <w:rPr>
          <w:rFonts w:eastAsia="Times New Roman" w:cs="Times New Roman"/>
          <w:sz w:val="16"/>
          <w:szCs w:val="20"/>
        </w:rPr>
        <w:t xml:space="preserve">] ZOI Survey </w:t>
      </w:r>
      <w:r w:rsidRPr="00901D8B">
        <w:rPr>
          <w:rFonts w:eastAsia="Times New Roman" w:cs="Times New Roman"/>
          <w:sz w:val="16"/>
          <w:szCs w:val="20"/>
          <w:highlight w:val="yellow"/>
        </w:rPr>
        <w:t>[Survey year(s)</w:t>
      </w:r>
      <w:r w:rsidRPr="001C2392">
        <w:rPr>
          <w:rFonts w:eastAsia="Times New Roman" w:cs="Times New Roman"/>
          <w:sz w:val="16"/>
          <w:szCs w:val="20"/>
        </w:rPr>
        <w:t>]</w:t>
      </w:r>
      <w:r w:rsidRPr="001C2392">
        <w:rPr>
          <w:rFonts w:eastAsia="Times New Roman" w:cs="Times New Roman"/>
          <w:i/>
          <w:sz w:val="22"/>
          <w:szCs w:val="20"/>
        </w:rPr>
        <w:tab/>
      </w:r>
    </w:p>
    <w:p w14:paraId="4159E095" w14:textId="7C856B83" w:rsidR="001C2392" w:rsidRDefault="001C2392" w:rsidP="00DF1703">
      <w:pPr>
        <w:rPr>
          <w:rFonts w:eastAsia="Times New Roman" w:cs="Times New Roman"/>
          <w:i/>
          <w:sz w:val="22"/>
          <w:szCs w:val="20"/>
        </w:rPr>
      </w:pPr>
    </w:p>
    <w:p w14:paraId="3811CD86" w14:textId="77777777" w:rsidR="000E5D7C" w:rsidRDefault="000E5D7C" w:rsidP="000E5D7C">
      <w:pPr>
        <w:pStyle w:val="Heading2"/>
        <w:sectPr w:rsidR="000E5D7C" w:rsidSect="002420C4">
          <w:footerReference w:type="default" r:id="rId97"/>
          <w:pgSz w:w="12240" w:h="15840" w:code="1"/>
          <w:pgMar w:top="1440" w:right="1440" w:bottom="1440" w:left="1440" w:header="720" w:footer="576" w:gutter="0"/>
          <w:cols w:space="720"/>
          <w:docGrid w:linePitch="326"/>
        </w:sectPr>
      </w:pPr>
    </w:p>
    <w:p w14:paraId="4054C62E" w14:textId="747BBAD8" w:rsidR="000E5D7C" w:rsidRPr="00FB6B33" w:rsidRDefault="000E5D7C" w:rsidP="000E5D7C">
      <w:pPr>
        <w:pStyle w:val="Heading2"/>
      </w:pPr>
      <w:bookmarkStart w:id="1064" w:name="_Toc63673397"/>
      <w:r>
        <w:lastRenderedPageBreak/>
        <w:t>A1.3</w:t>
      </w:r>
      <w:r w:rsidRPr="00FB6B33">
        <w:t>.</w:t>
      </w:r>
      <w:r w:rsidRPr="00FB6B33">
        <w:tab/>
      </w:r>
      <w:r>
        <w:t xml:space="preserve">Poverty indicators at the USD $1.25 </w:t>
      </w:r>
      <w:r w:rsidRPr="009D7F82">
        <w:t>(20</w:t>
      </w:r>
      <w:r>
        <w:t>05</w:t>
      </w:r>
      <w:r w:rsidRPr="009D7F82">
        <w:t xml:space="preserve"> PPP) per </w:t>
      </w:r>
      <w:r>
        <w:t>p</w:t>
      </w:r>
      <w:r w:rsidRPr="009D7F82">
        <w:t xml:space="preserve">erson per </w:t>
      </w:r>
      <w:r>
        <w:t>d</w:t>
      </w:r>
      <w:r w:rsidRPr="009D7F82">
        <w:t xml:space="preserve">ay </w:t>
      </w:r>
      <w:r>
        <w:t>t</w:t>
      </w:r>
      <w:r w:rsidRPr="009D7F82">
        <w:t>hreshold</w:t>
      </w:r>
      <w:bookmarkEnd w:id="1064"/>
    </w:p>
    <w:p w14:paraId="34A08CDF" w14:textId="77C0A9B4" w:rsidR="000E5D7C" w:rsidRDefault="000E5D7C" w:rsidP="000E5D7C">
      <w:pPr>
        <w:pStyle w:val="Tabletitle"/>
        <w:spacing w:line="240" w:lineRule="auto"/>
      </w:pPr>
      <w:bookmarkStart w:id="1065" w:name="_Toc63673166"/>
      <w:r>
        <w:t>Table A</w:t>
      </w:r>
      <w:r w:rsidRPr="009D7F82">
        <w:t>1.</w:t>
      </w:r>
      <w:r w:rsidR="00AE1CF4">
        <w:t>4</w:t>
      </w:r>
      <w:r w:rsidRPr="009D7F82">
        <w:t>: Poverty Indicators at the USD $1.</w:t>
      </w:r>
      <w:r>
        <w:t>25</w:t>
      </w:r>
      <w:r w:rsidRPr="009D7F82">
        <w:t xml:space="preserve"> (20</w:t>
      </w:r>
      <w:r>
        <w:t>05</w:t>
      </w:r>
      <w:r w:rsidRPr="009D7F82">
        <w:t xml:space="preserve"> PPP) per Person per Day Threshold in the ZOI, in Total and by Selected Household Characteristics</w:t>
      </w:r>
      <w:bookmarkEnd w:id="1065"/>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0E5D7C" w:rsidRPr="00D805CF" w14:paraId="383D195E" w14:textId="77777777" w:rsidTr="00396D05">
        <w:trPr>
          <w:tblHeader/>
        </w:trPr>
        <w:tc>
          <w:tcPr>
            <w:tcW w:w="2837" w:type="dxa"/>
            <w:gridSpan w:val="2"/>
            <w:tcBorders>
              <w:top w:val="single" w:sz="4" w:space="0" w:color="auto"/>
              <w:left w:val="nil"/>
              <w:bottom w:val="nil"/>
            </w:tcBorders>
            <w:shd w:val="clear" w:color="000000" w:fill="387990"/>
            <w:noWrap/>
            <w:vAlign w:val="bottom"/>
            <w:hideMark/>
          </w:tcPr>
          <w:p w14:paraId="0E491B8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25B2060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Prevalence of poverty</w:t>
            </w:r>
            <w:r w:rsidRPr="00C503B0">
              <w:rPr>
                <w:rFonts w:eastAsia="Times New Roman" w:cs="Times New Roman"/>
                <w:b/>
                <w:bCs/>
                <w:color w:val="FFFFFF"/>
                <w:sz w:val="19"/>
                <w:szCs w:val="19"/>
                <w:vertAlign w:val="superscript"/>
              </w:rPr>
              <w:t>a</w:t>
            </w:r>
          </w:p>
        </w:tc>
        <w:tc>
          <w:tcPr>
            <w:tcW w:w="338" w:type="dxa"/>
            <w:gridSpan w:val="2"/>
            <w:tcBorders>
              <w:top w:val="single" w:sz="4" w:space="0" w:color="auto"/>
              <w:bottom w:val="nil"/>
            </w:tcBorders>
            <w:shd w:val="clear" w:color="000000" w:fill="387990"/>
            <w:vAlign w:val="bottom"/>
            <w:hideMark/>
          </w:tcPr>
          <w:p w14:paraId="399EEBC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0C8F177"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near-poor</w:t>
            </w:r>
            <w:r w:rsidRPr="00C503B0">
              <w:rPr>
                <w:rFonts w:eastAsia="Times New Roman" w:cs="Times New Roman"/>
                <w:b/>
                <w:bCs/>
                <w:color w:val="FFFFFF"/>
                <w:sz w:val="19"/>
                <w:szCs w:val="19"/>
                <w:vertAlign w:val="superscript"/>
              </w:rPr>
              <w:t>c</w:t>
            </w:r>
          </w:p>
        </w:tc>
        <w:tc>
          <w:tcPr>
            <w:tcW w:w="1610" w:type="dxa"/>
            <w:gridSpan w:val="2"/>
            <w:vMerge w:val="restart"/>
            <w:tcBorders>
              <w:top w:val="single" w:sz="4" w:space="0" w:color="auto"/>
            </w:tcBorders>
            <w:shd w:val="clear" w:color="000000" w:fill="387990"/>
            <w:vAlign w:val="bottom"/>
            <w:hideMark/>
          </w:tcPr>
          <w:p w14:paraId="57E41B7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64FEE877" w14:textId="5344B2C3" w:rsidR="000E5D7C" w:rsidRPr="00C503B0" w:rsidRDefault="000E5D7C" w:rsidP="00396D05">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2229129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1CBA2FC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Pr>
                <w:rFonts w:eastAsia="Times New Roman" w:cs="Times New Roman"/>
                <w:b/>
                <w:bCs/>
                <w:color w:val="FFFFFF"/>
                <w:sz w:val="19"/>
                <w:szCs w:val="19"/>
              </w:rPr>
              <w:t>p</w:t>
            </w:r>
            <w:r w:rsidRPr="00C503B0">
              <w:rPr>
                <w:rFonts w:eastAsia="Times New Roman" w:cs="Times New Roman"/>
                <w:b/>
                <w:bCs/>
                <w:color w:val="FFFFFF"/>
                <w:sz w:val="19"/>
                <w:szCs w:val="19"/>
              </w:rPr>
              <w:t>overty of the poor</w:t>
            </w:r>
            <w:r w:rsidRPr="00C503B0">
              <w:rPr>
                <w:rFonts w:eastAsia="Times New Roman" w:cs="Times New Roman"/>
                <w:b/>
                <w:bCs/>
                <w:color w:val="FFFFFF"/>
                <w:sz w:val="19"/>
                <w:szCs w:val="19"/>
                <w:vertAlign w:val="superscript"/>
              </w:rPr>
              <w:t>e</w:t>
            </w:r>
          </w:p>
        </w:tc>
        <w:tc>
          <w:tcPr>
            <w:tcW w:w="1658" w:type="dxa"/>
            <w:gridSpan w:val="3"/>
            <w:tcBorders>
              <w:top w:val="single" w:sz="4" w:space="0" w:color="auto"/>
              <w:bottom w:val="nil"/>
              <w:right w:val="nil"/>
            </w:tcBorders>
            <w:shd w:val="clear" w:color="000000" w:fill="387990"/>
            <w:vAlign w:val="bottom"/>
            <w:hideMark/>
          </w:tcPr>
          <w:p w14:paraId="2DC6A1E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0E5D7C" w:rsidRPr="00D805CF" w14:paraId="13449F9A" w14:textId="77777777" w:rsidTr="00396D05">
        <w:trPr>
          <w:trHeight w:val="341"/>
          <w:tblHeader/>
        </w:trPr>
        <w:tc>
          <w:tcPr>
            <w:tcW w:w="2837" w:type="dxa"/>
            <w:gridSpan w:val="2"/>
            <w:tcBorders>
              <w:top w:val="nil"/>
              <w:left w:val="nil"/>
              <w:bottom w:val="nil"/>
            </w:tcBorders>
            <w:shd w:val="clear" w:color="000000" w:fill="387990"/>
            <w:vAlign w:val="bottom"/>
            <w:hideMark/>
          </w:tcPr>
          <w:p w14:paraId="1B0302D1" w14:textId="77777777" w:rsidR="000E5D7C" w:rsidRPr="00C503B0" w:rsidRDefault="000E5D7C" w:rsidP="00396D05">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5D8FD355"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71AB41B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338" w:type="dxa"/>
            <w:gridSpan w:val="2"/>
            <w:tcBorders>
              <w:top w:val="nil"/>
              <w:bottom w:val="nil"/>
            </w:tcBorders>
            <w:shd w:val="clear" w:color="000000" w:fill="387990"/>
            <w:vAlign w:val="bottom"/>
            <w:hideMark/>
          </w:tcPr>
          <w:p w14:paraId="5203E6A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7AB4C69F"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434AAD1"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10" w:type="dxa"/>
            <w:gridSpan w:val="2"/>
            <w:vMerge/>
            <w:tcBorders>
              <w:bottom w:val="nil"/>
            </w:tcBorders>
            <w:shd w:val="clear" w:color="000000" w:fill="387990"/>
            <w:vAlign w:val="bottom"/>
            <w:hideMark/>
          </w:tcPr>
          <w:p w14:paraId="7389BA83" w14:textId="77777777" w:rsidR="000E5D7C" w:rsidRPr="00C503B0" w:rsidRDefault="000E5D7C" w:rsidP="00396D05">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05C52256"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76C302B3"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324B757B"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51" w:type="dxa"/>
            <w:gridSpan w:val="2"/>
            <w:tcBorders>
              <w:top w:val="nil"/>
              <w:bottom w:val="nil"/>
              <w:right w:val="nil"/>
            </w:tcBorders>
            <w:shd w:val="clear" w:color="000000" w:fill="387990"/>
            <w:vAlign w:val="bottom"/>
            <w:hideMark/>
          </w:tcPr>
          <w:p w14:paraId="13E6AB41" w14:textId="0D8ABF88"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0E5D7C" w:rsidRPr="00D805CF" w14:paraId="1AB3BB7A" w14:textId="77777777" w:rsidTr="00396D05">
        <w:tc>
          <w:tcPr>
            <w:tcW w:w="2790" w:type="dxa"/>
            <w:tcBorders>
              <w:top w:val="single" w:sz="4" w:space="0" w:color="auto"/>
              <w:left w:val="nil"/>
              <w:bottom w:val="single" w:sz="4" w:space="0" w:color="auto"/>
            </w:tcBorders>
            <w:shd w:val="clear" w:color="auto" w:fill="auto"/>
            <w:noWrap/>
            <w:vAlign w:val="center"/>
            <w:hideMark/>
          </w:tcPr>
          <w:p w14:paraId="4AAB9942" w14:textId="77777777" w:rsidR="000E5D7C" w:rsidRPr="00C503B0" w:rsidRDefault="000E5D7C" w:rsidP="00396D05">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423494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FDE06"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3B557DC" w14:textId="77777777" w:rsidR="000E5D7C" w:rsidRPr="00C503B0" w:rsidRDefault="000E5D7C" w:rsidP="00396D05">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5EF857E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522A7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0333EB61" w14:textId="77777777" w:rsidR="000E5D7C" w:rsidRPr="00C503B0" w:rsidRDefault="000E5D7C" w:rsidP="00396D05">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79D99B1D" w14:textId="77777777" w:rsidR="000E5D7C" w:rsidRPr="00C503B0" w:rsidRDefault="000E5D7C" w:rsidP="00396D05">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2C208E3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7FBB282"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0DFC14B9"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F34ECFF" w14:textId="77777777" w:rsidTr="00396D05">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7C2BE89F"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B88098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CE2844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8F9FB9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935176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44D0DFC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C25C90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09F104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214046B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39E69D7F"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9A1F75E" w14:textId="77777777" w:rsidTr="00396D05">
        <w:tc>
          <w:tcPr>
            <w:tcW w:w="2790" w:type="dxa"/>
            <w:tcBorders>
              <w:top w:val="nil"/>
              <w:left w:val="nil"/>
              <w:bottom w:val="single" w:sz="4" w:space="0" w:color="auto"/>
            </w:tcBorders>
            <w:shd w:val="clear" w:color="auto" w:fill="auto"/>
            <w:noWrap/>
            <w:vAlign w:val="center"/>
            <w:hideMark/>
          </w:tcPr>
          <w:p w14:paraId="0C74E701"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7BCEC83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6E397F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44971D7"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30A104C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41C8B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2BE270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3EC8F9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54C549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C54FC9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36A21DD"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3C4B2B3" w14:textId="77777777" w:rsidTr="00396D05">
        <w:tc>
          <w:tcPr>
            <w:tcW w:w="2790" w:type="dxa"/>
            <w:tcBorders>
              <w:top w:val="nil"/>
              <w:left w:val="nil"/>
              <w:bottom w:val="single" w:sz="4" w:space="0" w:color="auto"/>
            </w:tcBorders>
            <w:shd w:val="clear" w:color="auto" w:fill="auto"/>
            <w:noWrap/>
            <w:vAlign w:val="center"/>
            <w:hideMark/>
          </w:tcPr>
          <w:p w14:paraId="559BDA6B"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57170BB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A296B4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2068AE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00B3AD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DC7D01"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AB46CB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6BBDB7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FDFFB8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C2A32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BF9A89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2BA5B58" w14:textId="77777777" w:rsidTr="00396D05">
        <w:tc>
          <w:tcPr>
            <w:tcW w:w="2790" w:type="dxa"/>
            <w:tcBorders>
              <w:top w:val="nil"/>
              <w:left w:val="nil"/>
              <w:bottom w:val="single" w:sz="4" w:space="0" w:color="auto"/>
            </w:tcBorders>
            <w:shd w:val="clear" w:color="auto" w:fill="auto"/>
            <w:noWrap/>
            <w:vAlign w:val="center"/>
            <w:hideMark/>
          </w:tcPr>
          <w:p w14:paraId="2C081F5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4EA7542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454263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B4A37B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947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9C3BED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57DB17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20E479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DD8DD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697B2CC"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B3045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E2D0343"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24EFB5C"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6B0DE1B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98626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02C85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10CC14F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04DD28E"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4933E3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C7B44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B5B00C7"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3D3979A1"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0FBFD3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EBCF93B" w14:textId="77777777" w:rsidTr="00396D05">
        <w:tc>
          <w:tcPr>
            <w:tcW w:w="2790" w:type="dxa"/>
            <w:tcBorders>
              <w:top w:val="nil"/>
              <w:left w:val="nil"/>
              <w:bottom w:val="single" w:sz="4" w:space="0" w:color="auto"/>
            </w:tcBorders>
            <w:shd w:val="clear" w:color="000000" w:fill="DBE7F3"/>
            <w:noWrap/>
            <w:vAlign w:val="center"/>
            <w:hideMark/>
          </w:tcPr>
          <w:p w14:paraId="5FE2FF99"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22747D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A09218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7B588F75"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F84840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9C9B23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79C6F89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13BA86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8B922E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017CF8C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32616DC5"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5A781591" w14:textId="77777777" w:rsidTr="00396D05">
        <w:tc>
          <w:tcPr>
            <w:tcW w:w="2790" w:type="dxa"/>
            <w:tcBorders>
              <w:top w:val="nil"/>
              <w:left w:val="nil"/>
              <w:bottom w:val="single" w:sz="4" w:space="0" w:color="auto"/>
            </w:tcBorders>
            <w:shd w:val="clear" w:color="auto" w:fill="auto"/>
            <w:noWrap/>
            <w:vAlign w:val="center"/>
            <w:hideMark/>
          </w:tcPr>
          <w:p w14:paraId="12B2298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57F0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328B60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BDB80B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E6787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AA995E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6E96D4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4112D6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06C94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964064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D50A934"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03EBE59" w14:textId="77777777" w:rsidTr="00396D05">
        <w:tc>
          <w:tcPr>
            <w:tcW w:w="2790" w:type="dxa"/>
            <w:tcBorders>
              <w:top w:val="nil"/>
              <w:left w:val="nil"/>
              <w:bottom w:val="single" w:sz="4" w:space="0" w:color="auto"/>
            </w:tcBorders>
            <w:shd w:val="clear" w:color="auto" w:fill="auto"/>
            <w:noWrap/>
            <w:vAlign w:val="center"/>
            <w:hideMark/>
          </w:tcPr>
          <w:p w14:paraId="4BE0482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63D9A6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45A044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6369D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CDF56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EF657D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94C8B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5E60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3DE3623"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ECF9B3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D820677"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2B28FCB" w14:textId="77777777" w:rsidTr="00396D05">
        <w:tc>
          <w:tcPr>
            <w:tcW w:w="2790" w:type="dxa"/>
            <w:tcBorders>
              <w:top w:val="nil"/>
              <w:left w:val="nil"/>
              <w:bottom w:val="single" w:sz="4" w:space="0" w:color="auto"/>
            </w:tcBorders>
            <w:shd w:val="clear" w:color="auto" w:fill="auto"/>
            <w:noWrap/>
            <w:vAlign w:val="center"/>
            <w:hideMark/>
          </w:tcPr>
          <w:p w14:paraId="3219423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0E0ED2D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BB29D1"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C401B1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25CAF0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37FA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935EB6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494F3A3"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537B8C"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AB780B3"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CD140E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1E338F9B" w14:textId="77777777" w:rsidTr="00396D05">
        <w:tc>
          <w:tcPr>
            <w:tcW w:w="2790" w:type="dxa"/>
            <w:tcBorders>
              <w:top w:val="nil"/>
              <w:left w:val="nil"/>
              <w:bottom w:val="single" w:sz="4" w:space="0" w:color="auto"/>
            </w:tcBorders>
            <w:shd w:val="clear" w:color="auto" w:fill="auto"/>
            <w:noWrap/>
            <w:vAlign w:val="center"/>
            <w:hideMark/>
          </w:tcPr>
          <w:p w14:paraId="37431D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24E23214"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4A7E177"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14E8D"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AF332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A4AB81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F84F80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B2D500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3409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EB25905"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B0DDF1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7B9852E" w14:textId="77777777" w:rsidTr="00396D05">
        <w:tc>
          <w:tcPr>
            <w:tcW w:w="2790" w:type="dxa"/>
            <w:tcBorders>
              <w:top w:val="nil"/>
              <w:left w:val="nil"/>
              <w:bottom w:val="single" w:sz="4" w:space="0" w:color="auto"/>
            </w:tcBorders>
            <w:shd w:val="clear" w:color="auto" w:fill="auto"/>
            <w:noWrap/>
            <w:vAlign w:val="center"/>
            <w:hideMark/>
          </w:tcPr>
          <w:p w14:paraId="3B18ED8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465CFAB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0AC11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F9EE9F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E83B6A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03D8E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4A5B9E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DA1A3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E2D033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FE0BD7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D0E3A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AF2BA96" w14:textId="77777777" w:rsidTr="00396D05">
        <w:tc>
          <w:tcPr>
            <w:tcW w:w="2790" w:type="dxa"/>
            <w:tcBorders>
              <w:top w:val="nil"/>
              <w:left w:val="nil"/>
              <w:bottom w:val="single" w:sz="4" w:space="0" w:color="auto"/>
            </w:tcBorders>
            <w:shd w:val="clear" w:color="000000" w:fill="DBE7F3"/>
            <w:noWrap/>
            <w:vAlign w:val="center"/>
            <w:hideMark/>
          </w:tcPr>
          <w:p w14:paraId="233732EB"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17A928E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F93F7D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A97FAF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3383222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8C319C0"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FBFA8D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6BC8AD4"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3A26E1A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00AC6AA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7184B3CD"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1D7D29D6" w14:textId="77777777" w:rsidTr="00396D05">
        <w:tc>
          <w:tcPr>
            <w:tcW w:w="2790" w:type="dxa"/>
            <w:tcBorders>
              <w:top w:val="nil"/>
              <w:left w:val="nil"/>
              <w:bottom w:val="single" w:sz="4" w:space="0" w:color="auto"/>
            </w:tcBorders>
            <w:shd w:val="clear" w:color="auto" w:fill="auto"/>
            <w:noWrap/>
            <w:vAlign w:val="center"/>
            <w:hideMark/>
          </w:tcPr>
          <w:p w14:paraId="1CECB5EE"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400C301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9DF13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3CC0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41A914B9"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8CC83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E992A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0AB5AF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CCC6A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2EF207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ABC1BA3"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D1CC6AD" w14:textId="77777777" w:rsidTr="00396D05">
        <w:tc>
          <w:tcPr>
            <w:tcW w:w="2790" w:type="dxa"/>
            <w:tcBorders>
              <w:top w:val="nil"/>
              <w:left w:val="nil"/>
              <w:bottom w:val="single" w:sz="4" w:space="0" w:color="auto"/>
            </w:tcBorders>
            <w:shd w:val="clear" w:color="auto" w:fill="auto"/>
            <w:noWrap/>
            <w:vAlign w:val="center"/>
            <w:hideMark/>
          </w:tcPr>
          <w:p w14:paraId="65BAC6B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496546D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D5CB94B"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93D5BBE"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1F57EA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07FB60"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7434248"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5284AC"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AB8940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6132A5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4BC04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385AFF3" w14:textId="77777777" w:rsidTr="00396D05">
        <w:tc>
          <w:tcPr>
            <w:tcW w:w="2790" w:type="dxa"/>
            <w:tcBorders>
              <w:top w:val="nil"/>
              <w:left w:val="nil"/>
              <w:bottom w:val="single" w:sz="4" w:space="0" w:color="auto"/>
            </w:tcBorders>
            <w:shd w:val="clear" w:color="auto" w:fill="auto"/>
            <w:noWrap/>
            <w:vAlign w:val="center"/>
            <w:hideMark/>
          </w:tcPr>
          <w:p w14:paraId="33FEB4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D7215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A002A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9183DA"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67BFFD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138792"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E44AE0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D6038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C527E4E"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C44097"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AEEBAE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FBBFF07" w14:textId="77777777" w:rsidTr="00396D05">
        <w:tc>
          <w:tcPr>
            <w:tcW w:w="2790" w:type="dxa"/>
            <w:tcBorders>
              <w:top w:val="nil"/>
              <w:left w:val="nil"/>
              <w:bottom w:val="single" w:sz="4" w:space="0" w:color="auto"/>
            </w:tcBorders>
            <w:shd w:val="clear" w:color="auto" w:fill="auto"/>
            <w:noWrap/>
            <w:vAlign w:val="center"/>
            <w:hideMark/>
          </w:tcPr>
          <w:p w14:paraId="5ABBCA4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714CE1A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7ADE2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DA84CA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91E3D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E468F"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145B02C"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9844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DB64A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8B21956"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382E5EF"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4D54E8C" w14:textId="77777777" w:rsidTr="00396D05">
        <w:tc>
          <w:tcPr>
            <w:tcW w:w="2790" w:type="dxa"/>
            <w:tcBorders>
              <w:top w:val="nil"/>
              <w:left w:val="nil"/>
              <w:bottom w:val="single" w:sz="4" w:space="0" w:color="auto"/>
            </w:tcBorders>
            <w:shd w:val="clear" w:color="auto" w:fill="auto"/>
            <w:noWrap/>
            <w:vAlign w:val="center"/>
            <w:hideMark/>
          </w:tcPr>
          <w:p w14:paraId="6A339D7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592CA3B0"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0907F6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273DAB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19BACC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C40FF0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847F1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0D77F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C119C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8078EBD"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FBA42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7D1955D" w14:textId="77777777" w:rsidTr="00396D05">
        <w:tc>
          <w:tcPr>
            <w:tcW w:w="2790" w:type="dxa"/>
            <w:tcBorders>
              <w:top w:val="nil"/>
              <w:left w:val="nil"/>
              <w:bottom w:val="single" w:sz="4" w:space="0" w:color="auto"/>
            </w:tcBorders>
            <w:shd w:val="clear" w:color="000000" w:fill="DBE7F3"/>
            <w:noWrap/>
            <w:vAlign w:val="center"/>
            <w:hideMark/>
          </w:tcPr>
          <w:p w14:paraId="66333DA7"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56D125FB"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0AAE0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267D2C6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B1D083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13D0100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30048AC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94DD0A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949C1D9"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1D9E8A5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662EADE2"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433D7C7"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2E5BD798"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146AAEA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BBAD44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96E3D3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052F8B9A"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0B48E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7F84AA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543A0F"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9445266"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7D1A041E"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A1CF6C5"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60A9C30" w14:textId="77777777" w:rsidTr="00396D05">
        <w:tc>
          <w:tcPr>
            <w:tcW w:w="2790" w:type="dxa"/>
            <w:tcBorders>
              <w:top w:val="nil"/>
              <w:left w:val="nil"/>
              <w:bottom w:val="single" w:sz="4" w:space="0" w:color="auto"/>
            </w:tcBorders>
            <w:shd w:val="clear" w:color="auto" w:fill="auto"/>
            <w:noWrap/>
            <w:vAlign w:val="center"/>
            <w:hideMark/>
          </w:tcPr>
          <w:p w14:paraId="03E9E2EF"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3EB3A53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D535C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7BBE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83F4DC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F96EC83"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FC19A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21BF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1A811B9"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7BCC02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F233DE6"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6CFFA06" w14:textId="77777777" w:rsidTr="00396D05">
        <w:tc>
          <w:tcPr>
            <w:tcW w:w="2790" w:type="dxa"/>
            <w:tcBorders>
              <w:top w:val="nil"/>
              <w:left w:val="nil"/>
              <w:bottom w:val="single" w:sz="4" w:space="0" w:color="auto"/>
            </w:tcBorders>
            <w:shd w:val="clear" w:color="auto" w:fill="auto"/>
            <w:noWrap/>
            <w:vAlign w:val="center"/>
            <w:hideMark/>
          </w:tcPr>
          <w:p w14:paraId="5016AC3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10D8839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D3DA6C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34E9F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00FE0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F1F1794"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6D8875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BCC26B0"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F4F5D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892DE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2B1B74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ECA4F30" w14:textId="77777777" w:rsidTr="00396D05">
        <w:tc>
          <w:tcPr>
            <w:tcW w:w="2790" w:type="dxa"/>
            <w:tcBorders>
              <w:top w:val="nil"/>
              <w:left w:val="nil"/>
              <w:bottom w:val="single" w:sz="4" w:space="0" w:color="auto"/>
            </w:tcBorders>
            <w:shd w:val="clear" w:color="auto" w:fill="auto"/>
            <w:noWrap/>
            <w:vAlign w:val="center"/>
            <w:hideMark/>
          </w:tcPr>
          <w:p w14:paraId="53B7A7F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47B3D59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91615C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DC91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62906E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FA633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6BD47F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7F9D4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C1D45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FBA069"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645CCB1" w14:textId="77777777" w:rsidR="000E5D7C" w:rsidRPr="00C503B0" w:rsidRDefault="000E5D7C" w:rsidP="00396D05">
            <w:pPr>
              <w:widowControl/>
              <w:spacing w:line="259" w:lineRule="auto"/>
              <w:jc w:val="center"/>
              <w:rPr>
                <w:rFonts w:eastAsia="Times New Roman" w:cs="Times New Roman"/>
                <w:sz w:val="19"/>
                <w:szCs w:val="19"/>
              </w:rPr>
            </w:pPr>
          </w:p>
        </w:tc>
      </w:tr>
    </w:tbl>
    <w:p w14:paraId="024C9059" w14:textId="77777777" w:rsidR="000E5D7C" w:rsidRDefault="000E5D7C" w:rsidP="000E5D7C">
      <w:pPr>
        <w:pStyle w:val="TF-TblFN"/>
        <w:spacing w:before="0" w:line="252" w:lineRule="auto"/>
        <w:ind w:left="90" w:hanging="90"/>
      </w:pPr>
      <w:commentRangeStart w:id="1066"/>
      <w:r>
        <w:t>^ Results not statistically reliable, n&lt;30</w:t>
      </w:r>
      <w:r w:rsidRPr="007472E6">
        <w:rPr>
          <w:szCs w:val="16"/>
        </w:rPr>
        <w:t xml:space="preserve">  </w:t>
      </w:r>
      <w:commentRangeEnd w:id="1066"/>
      <w:r>
        <w:rPr>
          <w:rStyle w:val="CommentReference"/>
        </w:rPr>
        <w:commentReference w:id="1066"/>
      </w:r>
    </w:p>
    <w:p w14:paraId="4E4A6ABE" w14:textId="01DF2153" w:rsidR="000E5D7C" w:rsidRDefault="000E5D7C" w:rsidP="000E5D7C">
      <w:pPr>
        <w:pStyle w:val="TF-TblFN"/>
        <w:spacing w:before="0" w:line="252" w:lineRule="auto"/>
        <w:ind w:left="90" w:hanging="90"/>
      </w:pPr>
      <w:r w:rsidRPr="009D7F82">
        <w:rPr>
          <w:vertAlign w:val="superscript"/>
        </w:rPr>
        <w:t>a</w:t>
      </w:r>
      <w:r>
        <w:t xml:space="preserve"> The prevalence of poverty is the percentage of individuals living below the $1.</w:t>
      </w:r>
      <w:r w:rsidR="0081427D">
        <w:t>25</w:t>
      </w:r>
      <w:r>
        <w:t xml:space="preserve"> 20</w:t>
      </w:r>
      <w:r w:rsidR="0081427D">
        <w:t>05</w:t>
      </w:r>
      <w:r>
        <w:t xml:space="preserve"> PPP per person per day poverty threshold.</w:t>
      </w:r>
    </w:p>
    <w:p w14:paraId="17EDCEA6" w14:textId="77777777" w:rsidR="000E5D7C" w:rsidRDefault="000E5D7C" w:rsidP="000E5D7C">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1D75B2" w14:textId="334DCA5D" w:rsidR="000E5D7C" w:rsidRDefault="000E5D7C" w:rsidP="000E5D7C">
      <w:pPr>
        <w:pStyle w:val="TF-TblFN"/>
        <w:spacing w:before="0" w:line="252" w:lineRule="auto"/>
        <w:ind w:left="90" w:hanging="90"/>
      </w:pPr>
      <w:r w:rsidRPr="009D7F82">
        <w:rPr>
          <w:vertAlign w:val="superscript"/>
        </w:rPr>
        <w:t>c</w:t>
      </w:r>
      <w:r>
        <w:t xml:space="preserve"> The prevalence of near-poor is the percentage of individuals living at or above the $1.</w:t>
      </w:r>
      <w:r w:rsidR="0081427D">
        <w:t>25</w:t>
      </w:r>
      <w:r>
        <w:t xml:space="preserve"> per person per day poverty threshold (20</w:t>
      </w:r>
      <w:r w:rsidR="0081427D">
        <w:t>05</w:t>
      </w:r>
      <w:r>
        <w:t xml:space="preserve"> PPP) but below 125 percent of that threshold.</w:t>
      </w:r>
      <w:r>
        <w:tab/>
      </w:r>
    </w:p>
    <w:p w14:paraId="1A38FAC5" w14:textId="77777777" w:rsidR="000E5D7C" w:rsidRDefault="000E5D7C" w:rsidP="000E5D7C">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6F90786" w14:textId="57E8EF95" w:rsidR="000E5D7C" w:rsidRDefault="000E5D7C" w:rsidP="000E5D7C">
      <w:pPr>
        <w:pStyle w:val="TF-TblFN"/>
        <w:spacing w:before="0" w:line="252" w:lineRule="auto"/>
        <w:ind w:left="90" w:hanging="90"/>
      </w:pPr>
      <w:r w:rsidRPr="009D7F82">
        <w:rPr>
          <w:vertAlign w:val="superscript"/>
        </w:rPr>
        <w:lastRenderedPageBreak/>
        <w:t>e</w:t>
      </w:r>
      <w:r>
        <w:t xml:space="preserve"> The depth of poverty of the poor measures, on average, how far the consumption of the poor is below the $1.</w:t>
      </w:r>
      <w:r w:rsidR="0081427D">
        <w:t>25</w:t>
      </w:r>
      <w:r>
        <w:t xml:space="preserve"> (20</w:t>
      </w:r>
      <w:r w:rsidR="0081427D">
        <w:t>05</w:t>
      </w:r>
      <w:r>
        <w:t xml:space="preserve"> PPP) per person per day poverty threshold.</w:t>
      </w:r>
    </w:p>
    <w:p w14:paraId="2BAC99A7" w14:textId="77777777" w:rsidR="009F4625" w:rsidRDefault="000E5D7C" w:rsidP="00211534">
      <w:pPr>
        <w:pStyle w:val="TF-TblFN"/>
        <w:spacing w:before="0" w:line="252" w:lineRule="auto"/>
        <w:ind w:left="0" w:firstLine="0"/>
      </w:pPr>
      <w:r>
        <w:t xml:space="preserve">Note: </w:t>
      </w:r>
      <w:r w:rsidR="00211534">
        <w:t>Indicator estimates and d</w:t>
      </w:r>
      <w:r w:rsidR="00211534" w:rsidRPr="00D21192">
        <w:t>isaggregate</w:t>
      </w:r>
      <w:r w:rsidR="00211534">
        <w:t xml:space="preserve"> categorie</w:t>
      </w:r>
      <w:r w:rsidR="00211534" w:rsidRPr="00D21192">
        <w:t xml:space="preserve">s based on individual household members (i.e., gendered household type, household education, and wealth quintile) are calculated using de jure household members. </w:t>
      </w:r>
    </w:p>
    <w:p w14:paraId="257A722F" w14:textId="1848608C" w:rsidR="001C2392" w:rsidRPr="0081427D" w:rsidRDefault="000E5D7C" w:rsidP="00211534">
      <w:pPr>
        <w:pStyle w:val="TF-TblFN"/>
        <w:spacing w:before="0" w:line="252" w:lineRule="auto"/>
        <w:ind w:left="0" w:firstLine="0"/>
        <w:rPr>
          <w:i/>
          <w:sz w:val="14"/>
        </w:rPr>
      </w:pPr>
      <w:r w:rsidRPr="0081427D">
        <w:t>Source: Feed the Future [</w:t>
      </w:r>
      <w:r w:rsidRPr="0081427D">
        <w:rPr>
          <w:highlight w:val="yellow"/>
        </w:rPr>
        <w:t>Country</w:t>
      </w:r>
      <w:r w:rsidRPr="0081427D">
        <w:t>] ZOI Survey [</w:t>
      </w:r>
      <w:r w:rsidRPr="0081427D">
        <w:rPr>
          <w:highlight w:val="yellow"/>
        </w:rPr>
        <w:t>Survey year(s)</w:t>
      </w:r>
      <w:r w:rsidRPr="0081427D">
        <w:t>]</w:t>
      </w:r>
    </w:p>
    <w:p w14:paraId="11DD482F" w14:textId="77777777" w:rsidR="000E5D7C" w:rsidRDefault="000E5D7C" w:rsidP="00DF1703">
      <w:pPr>
        <w:pStyle w:val="L1-FlLSp12"/>
        <w:sectPr w:rsidR="000E5D7C" w:rsidSect="0000353F">
          <w:pgSz w:w="15840" w:h="12240" w:orient="landscape" w:code="1"/>
          <w:pgMar w:top="1440" w:right="1440" w:bottom="1440" w:left="1440" w:header="720" w:footer="576" w:gutter="0"/>
          <w:cols w:space="720"/>
          <w:docGrid w:linePitch="326"/>
        </w:sectPr>
      </w:pPr>
    </w:p>
    <w:p w14:paraId="34CB02DE" w14:textId="4081C0B0" w:rsidR="00FA6536" w:rsidRPr="00DF4DE5" w:rsidRDefault="00FA6536" w:rsidP="009C7E86">
      <w:pPr>
        <w:pStyle w:val="Heading1"/>
        <w:numPr>
          <w:ilvl w:val="0"/>
          <w:numId w:val="0"/>
        </w:numPr>
      </w:pPr>
      <w:bookmarkStart w:id="1067" w:name="_Toc63673398"/>
      <w:bookmarkStart w:id="1068" w:name="_Toc400542637"/>
      <w:bookmarkStart w:id="1069" w:name="_Toc414874525"/>
      <w:r>
        <w:lastRenderedPageBreak/>
        <w:t>Appendix 2. Methodology</w:t>
      </w:r>
      <w:bookmarkEnd w:id="1067"/>
    </w:p>
    <w:p w14:paraId="7C7D16D5" w14:textId="77777777" w:rsidR="0097548D" w:rsidRPr="00DF4DE5" w:rsidRDefault="0097548D" w:rsidP="0097548D">
      <w:pPr>
        <w:pStyle w:val="Heading2"/>
      </w:pPr>
      <w:bookmarkStart w:id="1070" w:name="_Toc400542638"/>
      <w:bookmarkStart w:id="1071" w:name="_Toc414874526"/>
      <w:bookmarkStart w:id="1072" w:name="_Toc14359905"/>
      <w:bookmarkStart w:id="1073" w:name="_Toc63673399"/>
      <w:bookmarkStart w:id="1074" w:name="_Toc400542639"/>
      <w:bookmarkStart w:id="1075" w:name="_Toc414874527"/>
      <w:bookmarkEnd w:id="1068"/>
      <w:bookmarkEnd w:id="1069"/>
      <w:r w:rsidRPr="00DF4DE5">
        <w:t>A</w:t>
      </w:r>
      <w:r>
        <w:rPr>
          <w:noProof/>
        </w:rPr>
        <w:t>2</w:t>
      </w:r>
      <w:r w:rsidRPr="00DF4DE5">
        <w:t>.</w:t>
      </w:r>
      <w:r>
        <w:rPr>
          <w:noProof/>
        </w:rPr>
        <w:t>1</w:t>
      </w:r>
      <w:r>
        <w:rPr>
          <w:noProof/>
        </w:rPr>
        <w:tab/>
      </w:r>
      <w:r>
        <w:t xml:space="preserve">Sampling and </w:t>
      </w:r>
      <w:commentRangeStart w:id="1076"/>
      <w:r>
        <w:t>w</w:t>
      </w:r>
      <w:r w:rsidRPr="00DF4DE5">
        <w:t>eighting</w:t>
      </w:r>
      <w:bookmarkEnd w:id="1070"/>
      <w:bookmarkEnd w:id="1071"/>
      <w:bookmarkEnd w:id="1072"/>
      <w:commentRangeEnd w:id="1076"/>
      <w:r w:rsidR="00E1306E">
        <w:rPr>
          <w:rStyle w:val="CommentReference"/>
          <w:rFonts w:eastAsia="Arial" w:cs="Arial"/>
          <w:b w:val="0"/>
          <w:color w:val="000000"/>
        </w:rPr>
        <w:commentReference w:id="1076"/>
      </w:r>
      <w:bookmarkEnd w:id="1073"/>
    </w:p>
    <w:p w14:paraId="65E1D666" w14:textId="77777777" w:rsidR="0097548D" w:rsidRPr="006B64C4" w:rsidRDefault="0097548D" w:rsidP="00B05E79">
      <w:pPr>
        <w:pStyle w:val="Heading3"/>
      </w:pPr>
      <w:bookmarkStart w:id="1077" w:name="_Toc63673400"/>
      <w:r w:rsidRPr="006B64C4">
        <w:t>Sampling</w:t>
      </w:r>
      <w:bookmarkEnd w:id="1077"/>
      <w:r w:rsidRPr="006B64C4">
        <w:t xml:space="preserve"> </w:t>
      </w:r>
    </w:p>
    <w:p w14:paraId="23EAEBFC" w14:textId="6FC0BB0C" w:rsidR="0097548D" w:rsidRDefault="0097548D" w:rsidP="0097548D">
      <w:pPr>
        <w:pStyle w:val="BodyText1"/>
      </w:pPr>
      <w:r w:rsidRPr="006B64C4">
        <w:t xml:space="preserve">The sample of households for the </w:t>
      </w:r>
      <w:r>
        <w:t>Feed the Future [</w:t>
      </w:r>
      <w:r w:rsidRPr="00954093">
        <w:rPr>
          <w:highlight w:val="yellow"/>
        </w:rPr>
        <w:t>C</w:t>
      </w:r>
      <w:r>
        <w:rPr>
          <w:highlight w:val="yellow"/>
        </w:rPr>
        <w:t>ountry</w:t>
      </w:r>
      <w:r>
        <w:t xml:space="preserve">] </w:t>
      </w:r>
      <w:r w:rsidR="00777146">
        <w:t>Zone of Influence (</w:t>
      </w:r>
      <w:r>
        <w:t>ZOI</w:t>
      </w:r>
      <w:r w:rsidR="00777146">
        <w:t>)</w:t>
      </w:r>
      <w:r>
        <w:t xml:space="preserve"> Survey [</w:t>
      </w:r>
      <w:r w:rsidRPr="003D2832">
        <w:rPr>
          <w:highlight w:val="yellow"/>
        </w:rPr>
        <w:t>Survey year(s)</w:t>
      </w:r>
      <w:r>
        <w:t>]</w:t>
      </w:r>
      <w:r w:rsidRPr="006B64C4">
        <w:t xml:space="preserve"> follow</w:t>
      </w:r>
      <w:r>
        <w:t>ed</w:t>
      </w:r>
      <w:r w:rsidRPr="006B64C4">
        <w:t xml:space="preserve"> a two-stage </w:t>
      </w:r>
      <w:r>
        <w:t xml:space="preserve">stratified </w:t>
      </w:r>
      <w:r w:rsidRPr="006B64C4">
        <w:t xml:space="preserve">cluster sampling design. </w:t>
      </w:r>
      <w:r>
        <w:t>I</w:t>
      </w:r>
      <w:r w:rsidRPr="006B64C4">
        <w:t>n the first stage</w:t>
      </w:r>
      <w:r>
        <w:t>,</w:t>
      </w:r>
      <w:r w:rsidRPr="006B64C4">
        <w:t xml:space="preserve"> </w:t>
      </w:r>
      <w:r>
        <w:t>[</w:t>
      </w:r>
      <w:r w:rsidRPr="00657CCC">
        <w:rPr>
          <w:highlight w:val="yellow"/>
        </w:rPr>
        <w:t>xx number</w:t>
      </w:r>
      <w:r>
        <w:t xml:space="preserve">] </w:t>
      </w:r>
      <w:commentRangeStart w:id="1078"/>
      <w:r w:rsidRPr="006B64C4">
        <w:t xml:space="preserve">enumeration areas (EAs) </w:t>
      </w:r>
      <w:commentRangeEnd w:id="1078"/>
      <w:r>
        <w:rPr>
          <w:rStyle w:val="CommentReference"/>
        </w:rPr>
        <w:commentReference w:id="1078"/>
      </w:r>
      <w:r>
        <w:t>we</w:t>
      </w:r>
      <w:r w:rsidRPr="006B64C4">
        <w:t xml:space="preserve">re selected </w:t>
      </w:r>
      <w:r>
        <w:t>from [</w:t>
      </w:r>
      <w:r w:rsidRPr="00F07EA6">
        <w:rPr>
          <w:highlight w:val="yellow"/>
        </w:rPr>
        <w:t>the national Census frame</w:t>
      </w:r>
      <w:r>
        <w:t>] in</w:t>
      </w:r>
      <w:r w:rsidRPr="006B64C4">
        <w:t xml:space="preserve"> </w:t>
      </w:r>
      <w:r>
        <w:t>[</w:t>
      </w:r>
      <w:r w:rsidRPr="00657CCC">
        <w:rPr>
          <w:highlight w:val="yellow"/>
        </w:rPr>
        <w:t>xx number</w:t>
      </w:r>
      <w:r>
        <w:t xml:space="preserve">] districts </w:t>
      </w:r>
      <w:r w:rsidRPr="006B64C4">
        <w:t xml:space="preserve">by probability proportional to size sampling. </w:t>
      </w:r>
      <w:r>
        <w:t>I</w:t>
      </w:r>
      <w:r w:rsidRPr="006B64C4">
        <w:t>n the second stage</w:t>
      </w:r>
      <w:r>
        <w:t>, [</w:t>
      </w:r>
      <w:r w:rsidRPr="00657CCC">
        <w:rPr>
          <w:highlight w:val="yellow"/>
        </w:rPr>
        <w:t>xx number</w:t>
      </w:r>
      <w:r>
        <w:t>] h</w:t>
      </w:r>
      <w:r w:rsidRPr="006B64C4">
        <w:t xml:space="preserve">ouseholds </w:t>
      </w:r>
      <w:r>
        <w:t>we</w:t>
      </w:r>
      <w:r w:rsidRPr="006B64C4">
        <w:t xml:space="preserve">re selected </w:t>
      </w:r>
      <w:r>
        <w:t xml:space="preserve">for interview at </w:t>
      </w:r>
      <w:r w:rsidRPr="006B64C4">
        <w:t xml:space="preserve">random from a </w:t>
      </w:r>
      <w:r>
        <w:t xml:space="preserve">comprehensive </w:t>
      </w:r>
      <w:r w:rsidRPr="006B64C4">
        <w:t>list of</w:t>
      </w:r>
      <w:r>
        <w:t xml:space="preserve"> households</w:t>
      </w:r>
      <w:r w:rsidRPr="009F415B">
        <w:t xml:space="preserve"> </w:t>
      </w:r>
      <w:r>
        <w:t>generated during a listing operation that was fielded from [</w:t>
      </w:r>
      <w:r w:rsidRPr="00F07EA6">
        <w:rPr>
          <w:highlight w:val="yellow"/>
        </w:rPr>
        <w:t>date to date</w:t>
      </w:r>
      <w:r>
        <w:t>]</w:t>
      </w:r>
      <w:r w:rsidRPr="006B64C4">
        <w:t xml:space="preserve">. </w:t>
      </w:r>
    </w:p>
    <w:p w14:paraId="066BEFBA" w14:textId="77777777" w:rsidR="0097548D" w:rsidRPr="00C1212A" w:rsidRDefault="0097548D" w:rsidP="00B05E79">
      <w:pPr>
        <w:pStyle w:val="Heading3"/>
      </w:pPr>
      <w:bookmarkStart w:id="1079" w:name="_Toc63673401"/>
      <w:r w:rsidRPr="00C1212A">
        <w:t>Weighting</w:t>
      </w:r>
      <w:bookmarkEnd w:id="1079"/>
      <w:r w:rsidRPr="00C1212A">
        <w:t xml:space="preserve"> </w:t>
      </w:r>
    </w:p>
    <w:p w14:paraId="75D8697D" w14:textId="5C47041C" w:rsidR="0097548D" w:rsidRDefault="0097548D" w:rsidP="0097548D">
      <w:pPr>
        <w:pStyle w:val="BodyText1"/>
      </w:pPr>
      <w:r>
        <w:t>The</w:t>
      </w:r>
      <w:r w:rsidRPr="00C1212A">
        <w:t xml:space="preserve"> weighting of survey data </w:t>
      </w:r>
      <w:r>
        <w:t>uses information available from the EA frame (i.e., the first</w:t>
      </w:r>
      <w:r w:rsidR="00B528C6">
        <w:t>-</w:t>
      </w:r>
      <w:r>
        <w:t xml:space="preserve">stage sampling frame), as well as information </w:t>
      </w:r>
      <w:r w:rsidRPr="00C1212A">
        <w:t xml:space="preserve">collected </w:t>
      </w:r>
      <w:r>
        <w:t>during the listing and data collection processes. This information includes</w:t>
      </w:r>
      <w:r w:rsidR="00777146">
        <w:t xml:space="preserve"> the following</w:t>
      </w:r>
      <w:r>
        <w:t>: (1) EA measure of size (where size is in terms of the size of the population or number of households)</w:t>
      </w:r>
      <w:r w:rsidRPr="00C1212A">
        <w:t xml:space="preserve"> used for selection of EAs</w:t>
      </w:r>
      <w:r w:rsidR="00777146">
        <w:t>;</w:t>
      </w:r>
      <w:r w:rsidRPr="00C1212A">
        <w:t xml:space="preserve"> (2) measure of size of strata from which EAs are drawn</w:t>
      </w:r>
      <w:r w:rsidR="00777146">
        <w:t>;</w:t>
      </w:r>
      <w:r w:rsidRPr="00C1212A">
        <w:t xml:space="preserve"> (3) measure of size of EAs at time of listing</w:t>
      </w:r>
      <w:r w:rsidR="00777146">
        <w:t>;</w:t>
      </w:r>
      <w:r w:rsidRPr="00C1212A">
        <w:t xml:space="preserve"> and (4) response rates </w:t>
      </w:r>
      <w:r>
        <w:t>among</w:t>
      </w:r>
      <w:r w:rsidRPr="00C1212A">
        <w:t xml:space="preserve"> household</w:t>
      </w:r>
      <w:r>
        <w:t>s</w:t>
      </w:r>
      <w:r w:rsidRPr="00C1212A">
        <w:t xml:space="preserve">, women, and men. Weights </w:t>
      </w:r>
      <w:r>
        <w:t>wer</w:t>
      </w:r>
      <w:r w:rsidRPr="00C1212A">
        <w:t>e calculated for</w:t>
      </w:r>
      <w:r>
        <w:t xml:space="preserve"> the following</w:t>
      </w:r>
      <w:r w:rsidRPr="00BD29F3">
        <w:t xml:space="preserve"> </w:t>
      </w:r>
      <w:r>
        <w:t>t</w:t>
      </w:r>
      <w:r w:rsidRPr="00B50A1C">
        <w:t>o account for differing levels of non-response</w:t>
      </w:r>
      <w:r>
        <w:t>:</w:t>
      </w:r>
    </w:p>
    <w:p w14:paraId="0A53E616" w14:textId="2FE20279" w:rsidR="0097548D" w:rsidRPr="009C7E86" w:rsidRDefault="0097548D" w:rsidP="0097548D">
      <w:pPr>
        <w:numPr>
          <w:ilvl w:val="0"/>
          <w:numId w:val="2"/>
        </w:numPr>
        <w:ind w:left="547"/>
        <w:rPr>
          <w:sz w:val="22"/>
          <w:szCs w:val="22"/>
        </w:rPr>
      </w:pPr>
      <w:r w:rsidRPr="009C7E86">
        <w:rPr>
          <w:sz w:val="22"/>
          <w:szCs w:val="22"/>
        </w:rPr>
        <w:t>Households (</w:t>
      </w:r>
      <w:r>
        <w:rPr>
          <w:sz w:val="22"/>
          <w:szCs w:val="22"/>
        </w:rPr>
        <w:t xml:space="preserve">all </w:t>
      </w:r>
      <w:r w:rsidRPr="009C7E86">
        <w:rPr>
          <w:sz w:val="22"/>
          <w:szCs w:val="22"/>
        </w:rPr>
        <w:t>household level indicators derived from Modules 2, 3</w:t>
      </w:r>
      <w:r w:rsidR="00777146">
        <w:rPr>
          <w:sz w:val="22"/>
          <w:szCs w:val="22"/>
        </w:rPr>
        <w:t>,</w:t>
      </w:r>
      <w:r w:rsidRPr="009C7E86">
        <w:rPr>
          <w:sz w:val="22"/>
          <w:szCs w:val="22"/>
        </w:rPr>
        <w:t xml:space="preserve"> and </w:t>
      </w:r>
      <w:r>
        <w:rPr>
          <w:sz w:val="22"/>
          <w:szCs w:val="22"/>
        </w:rPr>
        <w:t>8</w:t>
      </w:r>
      <w:r w:rsidRPr="009C7E86">
        <w:rPr>
          <w:sz w:val="22"/>
          <w:szCs w:val="22"/>
        </w:rPr>
        <w:t>)</w:t>
      </w:r>
    </w:p>
    <w:p w14:paraId="4FAE8F44" w14:textId="2B757F90" w:rsidR="0097548D" w:rsidRPr="00987D80" w:rsidRDefault="0097548D" w:rsidP="0097548D">
      <w:pPr>
        <w:numPr>
          <w:ilvl w:val="0"/>
          <w:numId w:val="2"/>
        </w:numPr>
        <w:ind w:left="547"/>
        <w:rPr>
          <w:sz w:val="22"/>
          <w:szCs w:val="22"/>
        </w:rPr>
      </w:pPr>
      <w:r w:rsidRPr="009C7E86">
        <w:rPr>
          <w:sz w:val="22"/>
          <w:szCs w:val="22"/>
        </w:rPr>
        <w:t xml:space="preserve">Children </w:t>
      </w:r>
      <w:r>
        <w:rPr>
          <w:sz w:val="22"/>
          <w:szCs w:val="22"/>
        </w:rPr>
        <w:t xml:space="preserve">under 5 years </w:t>
      </w:r>
      <w:r w:rsidR="00777146">
        <w:rPr>
          <w:sz w:val="22"/>
          <w:szCs w:val="22"/>
        </w:rPr>
        <w:t>of age</w:t>
      </w:r>
      <w:r>
        <w:rPr>
          <w:sz w:val="22"/>
          <w:szCs w:val="22"/>
        </w:rPr>
        <w:t xml:space="preserve"> (Module 5—</w:t>
      </w:r>
      <w:r w:rsidRPr="00987D80">
        <w:rPr>
          <w:sz w:val="22"/>
          <w:szCs w:val="22"/>
        </w:rPr>
        <w:t>children’s anthropometry indicators)</w:t>
      </w:r>
    </w:p>
    <w:p w14:paraId="76BB0329" w14:textId="55AB8589" w:rsidR="0097548D" w:rsidRPr="009C7E86" w:rsidRDefault="0097548D" w:rsidP="0097548D">
      <w:pPr>
        <w:numPr>
          <w:ilvl w:val="0"/>
          <w:numId w:val="2"/>
        </w:numPr>
        <w:ind w:left="547"/>
        <w:rPr>
          <w:sz w:val="22"/>
          <w:szCs w:val="22"/>
        </w:rPr>
      </w:pPr>
      <w:r>
        <w:rPr>
          <w:sz w:val="22"/>
          <w:szCs w:val="22"/>
        </w:rPr>
        <w:t xml:space="preserve">Children under 2 years </w:t>
      </w:r>
      <w:r w:rsidR="00777146">
        <w:rPr>
          <w:sz w:val="22"/>
          <w:szCs w:val="22"/>
        </w:rPr>
        <w:t xml:space="preserve">of age </w:t>
      </w:r>
      <w:r>
        <w:rPr>
          <w:sz w:val="22"/>
          <w:szCs w:val="22"/>
        </w:rPr>
        <w:t>(Module 5—children’s nutrition indicators)</w:t>
      </w:r>
    </w:p>
    <w:p w14:paraId="7F752577" w14:textId="7BAD56FF" w:rsidR="0097548D" w:rsidRPr="00987D80" w:rsidRDefault="0097548D" w:rsidP="0097548D">
      <w:pPr>
        <w:numPr>
          <w:ilvl w:val="0"/>
          <w:numId w:val="2"/>
        </w:numPr>
        <w:ind w:left="547"/>
        <w:rPr>
          <w:sz w:val="22"/>
          <w:szCs w:val="22"/>
        </w:rPr>
      </w:pPr>
      <w:r w:rsidRPr="009C7E86">
        <w:rPr>
          <w:sz w:val="22"/>
          <w:szCs w:val="22"/>
        </w:rPr>
        <w:t>Wome</w:t>
      </w:r>
      <w:r>
        <w:rPr>
          <w:sz w:val="22"/>
          <w:szCs w:val="22"/>
        </w:rPr>
        <w:t xml:space="preserve">n 15-49 years </w:t>
      </w:r>
      <w:r w:rsidR="00777146">
        <w:rPr>
          <w:sz w:val="22"/>
          <w:szCs w:val="22"/>
        </w:rPr>
        <w:t xml:space="preserve">of age </w:t>
      </w:r>
      <w:r>
        <w:rPr>
          <w:sz w:val="22"/>
          <w:szCs w:val="22"/>
        </w:rPr>
        <w:t>(Module 4—</w:t>
      </w:r>
      <w:r w:rsidRPr="00987D80">
        <w:rPr>
          <w:sz w:val="22"/>
          <w:szCs w:val="22"/>
        </w:rPr>
        <w:t>women’s dietary and underweight indicators)</w:t>
      </w:r>
    </w:p>
    <w:p w14:paraId="4C2B43E3" w14:textId="302ECAE3" w:rsidR="0097548D" w:rsidRPr="00987D80" w:rsidRDefault="0097548D" w:rsidP="0097548D">
      <w:pPr>
        <w:numPr>
          <w:ilvl w:val="0"/>
          <w:numId w:val="2"/>
        </w:numPr>
        <w:ind w:left="547"/>
        <w:rPr>
          <w:sz w:val="22"/>
          <w:szCs w:val="22"/>
        </w:rPr>
      </w:pPr>
      <w:r w:rsidRPr="009C7E86">
        <w:rPr>
          <w:sz w:val="22"/>
          <w:szCs w:val="22"/>
        </w:rPr>
        <w:t xml:space="preserve">Primary female </w:t>
      </w:r>
      <w:r>
        <w:rPr>
          <w:sz w:val="22"/>
          <w:szCs w:val="22"/>
        </w:rPr>
        <w:t>decisionmakers (Module 6—</w:t>
      </w:r>
      <w:r w:rsidRPr="00987D80">
        <w:rPr>
          <w:sz w:val="22"/>
          <w:szCs w:val="22"/>
        </w:rPr>
        <w:t xml:space="preserve">female </w:t>
      </w:r>
      <w:r w:rsidR="00B528C6" w:rsidRPr="00901D8B">
        <w:rPr>
          <w:sz w:val="22"/>
          <w:szCs w:val="22"/>
        </w:rPr>
        <w:t>Abbreviated Women’s Empowerment in Agriculture Index</w:t>
      </w:r>
      <w:r w:rsidR="00B528C6" w:rsidRPr="00987D80">
        <w:rPr>
          <w:sz w:val="22"/>
          <w:szCs w:val="22"/>
        </w:rPr>
        <w:t xml:space="preserve"> </w:t>
      </w:r>
      <w:r w:rsidR="00B528C6">
        <w:rPr>
          <w:sz w:val="22"/>
          <w:szCs w:val="22"/>
        </w:rPr>
        <w:t>[</w:t>
      </w:r>
      <w:r w:rsidRPr="00987D80">
        <w:rPr>
          <w:sz w:val="22"/>
          <w:szCs w:val="22"/>
        </w:rPr>
        <w:t>A-WEAI</w:t>
      </w:r>
      <w:r w:rsidR="00B528C6">
        <w:rPr>
          <w:sz w:val="22"/>
          <w:szCs w:val="22"/>
        </w:rPr>
        <w:t>]</w:t>
      </w:r>
      <w:r w:rsidRPr="00987D80">
        <w:rPr>
          <w:sz w:val="22"/>
          <w:szCs w:val="22"/>
        </w:rPr>
        <w:t xml:space="preserve"> indicators)</w:t>
      </w:r>
    </w:p>
    <w:p w14:paraId="32D82678" w14:textId="0E2A3272" w:rsidR="0097548D" w:rsidRPr="00987D80" w:rsidRDefault="0097548D" w:rsidP="0097548D">
      <w:pPr>
        <w:numPr>
          <w:ilvl w:val="0"/>
          <w:numId w:val="2"/>
        </w:numPr>
        <w:ind w:left="547"/>
        <w:rPr>
          <w:sz w:val="22"/>
          <w:szCs w:val="22"/>
        </w:rPr>
      </w:pPr>
      <w:r>
        <w:rPr>
          <w:sz w:val="22"/>
          <w:szCs w:val="22"/>
        </w:rPr>
        <w:t>Primary male decisionmakers (Module 6—male A</w:t>
      </w:r>
      <w:r w:rsidRPr="00987D80">
        <w:rPr>
          <w:sz w:val="22"/>
          <w:szCs w:val="22"/>
        </w:rPr>
        <w:t>-WEAI</w:t>
      </w:r>
      <w:r>
        <w:rPr>
          <w:sz w:val="22"/>
          <w:szCs w:val="22"/>
        </w:rPr>
        <w:t xml:space="preserve"> indicators</w:t>
      </w:r>
      <w:r w:rsidRPr="00987D80">
        <w:rPr>
          <w:sz w:val="22"/>
          <w:szCs w:val="22"/>
        </w:rPr>
        <w:t>)</w:t>
      </w:r>
    </w:p>
    <w:p w14:paraId="29489C9E" w14:textId="75CA1A57" w:rsidR="0097548D" w:rsidRDefault="0097548D" w:rsidP="0097548D">
      <w:pPr>
        <w:numPr>
          <w:ilvl w:val="0"/>
          <w:numId w:val="2"/>
        </w:numPr>
        <w:ind w:left="547"/>
        <w:rPr>
          <w:sz w:val="22"/>
          <w:szCs w:val="22"/>
        </w:rPr>
      </w:pPr>
      <w:r>
        <w:rPr>
          <w:sz w:val="22"/>
          <w:szCs w:val="22"/>
        </w:rPr>
        <w:t xml:space="preserve">Farmers of any </w:t>
      </w:r>
      <w:r w:rsidR="00B528C6">
        <w:rPr>
          <w:sz w:val="22"/>
          <w:szCs w:val="22"/>
        </w:rPr>
        <w:t xml:space="preserve">value chain commodity </w:t>
      </w:r>
      <w:r>
        <w:rPr>
          <w:sz w:val="22"/>
          <w:szCs w:val="22"/>
        </w:rPr>
        <w:t>(Module 7—improved agriculture technologies and management practices indicator)</w:t>
      </w:r>
    </w:p>
    <w:p w14:paraId="61AD16C3" w14:textId="357BCC40" w:rsidR="0097548D" w:rsidRDefault="0097548D" w:rsidP="0097548D">
      <w:pPr>
        <w:numPr>
          <w:ilvl w:val="0"/>
          <w:numId w:val="2"/>
        </w:numPr>
        <w:ind w:left="547"/>
        <w:rPr>
          <w:sz w:val="22"/>
          <w:szCs w:val="22"/>
        </w:rPr>
      </w:pPr>
      <w:commentRangeStart w:id="1080"/>
      <w:r>
        <w:rPr>
          <w:sz w:val="22"/>
          <w:szCs w:val="22"/>
        </w:rPr>
        <w:t>Maize farmers (Module 7.1—yield indicator)</w:t>
      </w:r>
    </w:p>
    <w:p w14:paraId="484F2DFA" w14:textId="7A14F769" w:rsidR="0097548D" w:rsidRDefault="0097548D" w:rsidP="0097548D">
      <w:pPr>
        <w:numPr>
          <w:ilvl w:val="0"/>
          <w:numId w:val="2"/>
        </w:numPr>
        <w:ind w:left="547"/>
        <w:rPr>
          <w:sz w:val="22"/>
          <w:szCs w:val="22"/>
        </w:rPr>
      </w:pPr>
      <w:r>
        <w:rPr>
          <w:sz w:val="22"/>
          <w:szCs w:val="22"/>
        </w:rPr>
        <w:t>Fishpond farmers (Module 7.80—yield indicator)</w:t>
      </w:r>
    </w:p>
    <w:p w14:paraId="20A3A252" w14:textId="14535A16" w:rsidR="0097548D" w:rsidRPr="009C7E86" w:rsidRDefault="0097548D" w:rsidP="0097548D">
      <w:pPr>
        <w:numPr>
          <w:ilvl w:val="0"/>
          <w:numId w:val="2"/>
        </w:numPr>
        <w:spacing w:after="200"/>
        <w:ind w:left="547"/>
        <w:rPr>
          <w:sz w:val="22"/>
          <w:szCs w:val="22"/>
        </w:rPr>
      </w:pPr>
      <w:r>
        <w:rPr>
          <w:sz w:val="22"/>
          <w:szCs w:val="22"/>
        </w:rPr>
        <w:t>Dairy farmers (Module 7.50—yield indicator)</w:t>
      </w:r>
      <w:commentRangeEnd w:id="1080"/>
      <w:r>
        <w:rPr>
          <w:rStyle w:val="CommentReference"/>
        </w:rPr>
        <w:commentReference w:id="1080"/>
      </w:r>
    </w:p>
    <w:p w14:paraId="4096D6BE" w14:textId="77B15779" w:rsidR="0097548D" w:rsidRPr="009C7E86" w:rsidRDefault="0097548D" w:rsidP="0097548D">
      <w:pPr>
        <w:rPr>
          <w:sz w:val="22"/>
          <w:szCs w:val="22"/>
        </w:rPr>
      </w:pPr>
      <w:r w:rsidRPr="009C7E86">
        <w:rPr>
          <w:sz w:val="22"/>
          <w:szCs w:val="22"/>
        </w:rPr>
        <w:t xml:space="preserve">Design weights were calculated based on the separate sampling probabilities for each sampling stage and for each </w:t>
      </w:r>
      <w:r>
        <w:rPr>
          <w:sz w:val="22"/>
          <w:szCs w:val="22"/>
        </w:rPr>
        <w:t>EA</w:t>
      </w:r>
      <w:r w:rsidRPr="009C7E86">
        <w:rPr>
          <w:sz w:val="22"/>
          <w:szCs w:val="22"/>
        </w:rPr>
        <w:t xml:space="preserve">. We </w:t>
      </w:r>
      <w:r w:rsidR="00465EF7">
        <w:rPr>
          <w:sz w:val="22"/>
          <w:szCs w:val="22"/>
        </w:rPr>
        <w:t>use the following notation</w:t>
      </w:r>
      <w:r w:rsidRPr="009C7E86">
        <w:rPr>
          <w:sz w:val="22"/>
          <w:szCs w:val="22"/>
        </w:rPr>
        <w:t>:</w:t>
      </w:r>
    </w:p>
    <w:p w14:paraId="75B8FE47" w14:textId="77777777" w:rsidR="0097548D" w:rsidRPr="009C7E86" w:rsidRDefault="0097548D" w:rsidP="0097548D">
      <w:pPr>
        <w:pStyle w:val="ListParagraph"/>
        <w:rPr>
          <w:sz w:val="22"/>
          <w:szCs w:val="22"/>
        </w:rPr>
      </w:pPr>
    </w:p>
    <w:p w14:paraId="54FFE007" w14:textId="6975C0AE" w:rsidR="0097548D" w:rsidRPr="009C7E86" w:rsidRDefault="00DD47E3"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first-stage sampling probability of the i-th </w:t>
      </w:r>
      <w:r w:rsidR="0097548D">
        <w:rPr>
          <w:sz w:val="22"/>
          <w:szCs w:val="22"/>
        </w:rPr>
        <w:t>EA</w:t>
      </w:r>
      <w:r w:rsidR="0097548D" w:rsidRPr="009C7E86">
        <w:rPr>
          <w:sz w:val="22"/>
          <w:szCs w:val="22"/>
        </w:rPr>
        <w:t xml:space="preserve"> in stratum </w:t>
      </w:r>
      <w:r w:rsidR="0097548D" w:rsidRPr="009C7E86">
        <w:rPr>
          <w:i/>
          <w:iCs/>
          <w:sz w:val="22"/>
          <w:szCs w:val="22"/>
        </w:rPr>
        <w:t>h</w:t>
      </w:r>
      <w:r w:rsidR="0097548D" w:rsidRPr="009C7E86">
        <w:rPr>
          <w:sz w:val="22"/>
          <w:szCs w:val="22"/>
        </w:rPr>
        <w:t>.</w:t>
      </w:r>
    </w:p>
    <w:p w14:paraId="77425EA8" w14:textId="656DB9A3" w:rsidR="0097548D" w:rsidRPr="009C7E86" w:rsidRDefault="00DD47E3"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second-stage sampling probability within the i-th </w:t>
      </w:r>
      <w:r w:rsidR="0097548D">
        <w:rPr>
          <w:sz w:val="22"/>
          <w:szCs w:val="22"/>
        </w:rPr>
        <w:t xml:space="preserve">EA in stratum </w:t>
      </w:r>
      <w:r w:rsidR="0097548D" w:rsidRPr="00DB3B6D">
        <w:rPr>
          <w:i/>
          <w:sz w:val="22"/>
          <w:szCs w:val="22"/>
        </w:rPr>
        <w:t>h</w:t>
      </w:r>
      <w:r w:rsidR="0097548D">
        <w:rPr>
          <w:sz w:val="22"/>
          <w:szCs w:val="22"/>
        </w:rPr>
        <w:t>.</w:t>
      </w:r>
      <w:r w:rsidR="0097548D" w:rsidRPr="009C7E86">
        <w:rPr>
          <w:sz w:val="22"/>
          <w:szCs w:val="22"/>
        </w:rPr>
        <w:t xml:space="preserve"> (household selection).</w:t>
      </w:r>
    </w:p>
    <w:p w14:paraId="4836455F" w14:textId="77777777" w:rsidR="0097548D" w:rsidRPr="009C7E86" w:rsidRDefault="0097548D" w:rsidP="0097548D">
      <w:pPr>
        <w:pStyle w:val="ListParagraph"/>
        <w:rPr>
          <w:sz w:val="22"/>
          <w:szCs w:val="22"/>
        </w:rPr>
      </w:pPr>
    </w:p>
    <w:p w14:paraId="65102E8B" w14:textId="39829877" w:rsidR="0097548D" w:rsidRDefault="0097548D" w:rsidP="0097548D">
      <w:pPr>
        <w:rPr>
          <w:sz w:val="22"/>
          <w:szCs w:val="22"/>
        </w:rPr>
      </w:pPr>
      <w:r w:rsidRPr="009C7E86">
        <w:rPr>
          <w:sz w:val="22"/>
          <w:szCs w:val="22"/>
        </w:rPr>
        <w:t>The probability of selecting</w:t>
      </w:r>
      <w:r w:rsidR="007B4E7F">
        <w:rPr>
          <w:sz w:val="22"/>
          <w:szCs w:val="22"/>
        </w:rPr>
        <w:t xml:space="preserve"> the i-th</w:t>
      </w:r>
      <w:r w:rsidRPr="009C7E86">
        <w:rPr>
          <w:sz w:val="22"/>
          <w:szCs w:val="22"/>
        </w:rPr>
        <w:t xml:space="preserve"> </w:t>
      </w:r>
      <w:r>
        <w:rPr>
          <w:sz w:val="22"/>
          <w:szCs w:val="22"/>
        </w:rPr>
        <w:t>EA</w:t>
      </w:r>
      <w:r w:rsidRPr="009C7E86">
        <w:rPr>
          <w:sz w:val="22"/>
          <w:szCs w:val="22"/>
        </w:rPr>
        <w:t xml:space="preserve"> </w:t>
      </w:r>
      <w:r>
        <w:rPr>
          <w:sz w:val="22"/>
          <w:szCs w:val="22"/>
        </w:rPr>
        <w:t xml:space="preserve">from stratum </w:t>
      </w:r>
      <w:r w:rsidRPr="00DB3B6D">
        <w:rPr>
          <w:i/>
          <w:sz w:val="22"/>
          <w:szCs w:val="22"/>
        </w:rPr>
        <w:t>h</w:t>
      </w:r>
      <w:r>
        <w:rPr>
          <w:sz w:val="22"/>
          <w:szCs w:val="22"/>
        </w:rPr>
        <w:t xml:space="preserve">, </w:t>
      </w:r>
      <w:r w:rsidR="0053734B">
        <w:rPr>
          <w:sz w:val="22"/>
          <w:szCs w:val="22"/>
        </w:rPr>
        <w:t>in the ZOI sample is calculated as follows</w:t>
      </w:r>
      <w:r w:rsidRPr="009C7E86">
        <w:rPr>
          <w:sz w:val="22"/>
          <w:szCs w:val="22"/>
        </w:rPr>
        <w:t xml:space="preserve">: </w:t>
      </w:r>
    </w:p>
    <w:p w14:paraId="4F36DFDF" w14:textId="77777777" w:rsidR="00B528C6" w:rsidRPr="009C7E86" w:rsidRDefault="00B528C6" w:rsidP="0097548D">
      <w:pPr>
        <w:rPr>
          <w:sz w:val="22"/>
          <w:szCs w:val="22"/>
        </w:rPr>
      </w:pPr>
    </w:p>
    <w:p w14:paraId="38D66CF4" w14:textId="7585A844" w:rsidR="0097548D" w:rsidRPr="009C7E86" w:rsidRDefault="00DD47E3"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m:t>
                  </m:r>
                </m:sub>
              </m:sSub>
            </m:den>
          </m:f>
        </m:oMath>
      </m:oMathPara>
    </w:p>
    <w:p w14:paraId="151E9A0B" w14:textId="77777777" w:rsidR="0097548D" w:rsidRDefault="0097548D" w:rsidP="0097548D">
      <w:pPr>
        <w:rPr>
          <w:sz w:val="22"/>
          <w:szCs w:val="22"/>
        </w:rPr>
      </w:pPr>
    </w:p>
    <w:p w14:paraId="520863D3" w14:textId="77777777" w:rsidR="0097548D" w:rsidRPr="009C7E86" w:rsidRDefault="0097548D" w:rsidP="0097548D">
      <w:pPr>
        <w:pStyle w:val="ListParagraph"/>
        <w:rPr>
          <w:sz w:val="22"/>
          <w:szCs w:val="22"/>
        </w:rPr>
      </w:pPr>
      <w:r w:rsidRPr="009C7E86">
        <w:rPr>
          <w:sz w:val="22"/>
          <w:szCs w:val="22"/>
        </w:rPr>
        <w:lastRenderedPageBreak/>
        <w:t>Where:</w:t>
      </w:r>
    </w:p>
    <w:p w14:paraId="26EA689A" w14:textId="621FDD8D" w:rsidR="0097548D" w:rsidRPr="009C7E86" w:rsidRDefault="00DD47E3"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number of sample </w:t>
      </w:r>
      <w:r w:rsidR="0097548D">
        <w:rPr>
          <w:sz w:val="22"/>
          <w:szCs w:val="22"/>
        </w:rPr>
        <w:t>EA</w:t>
      </w:r>
      <w:r w:rsidR="0097548D" w:rsidRPr="009C7E86">
        <w:rPr>
          <w:sz w:val="22"/>
          <w:szCs w:val="22"/>
        </w:rPr>
        <w:t xml:space="preserve">s selected in stratum </w:t>
      </w:r>
      <w:r w:rsidR="0097548D" w:rsidRPr="009C7E86">
        <w:rPr>
          <w:i/>
          <w:iCs/>
          <w:sz w:val="22"/>
          <w:szCs w:val="22"/>
        </w:rPr>
        <w:t>h</w:t>
      </w:r>
      <w:r w:rsidR="0097548D" w:rsidRPr="009C7E86">
        <w:rPr>
          <w:sz w:val="22"/>
          <w:szCs w:val="22"/>
        </w:rPr>
        <w:t>.</w:t>
      </w:r>
    </w:p>
    <w:p w14:paraId="09BB9259" w14:textId="77777777" w:rsidR="0097548D" w:rsidRPr="009C7E86" w:rsidRDefault="0097548D" w:rsidP="0097548D">
      <w:pPr>
        <w:pStyle w:val="ListParagraph"/>
        <w:rPr>
          <w:sz w:val="22"/>
          <w:szCs w:val="22"/>
        </w:rPr>
      </w:pPr>
    </w:p>
    <w:p w14:paraId="7BEA0EDC" w14:textId="79F8BBE4" w:rsidR="0097548D" w:rsidRPr="009C7E86" w:rsidRDefault="00DD47E3"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total </w:t>
      </w:r>
      <w:r w:rsidR="0097548D">
        <w:rPr>
          <w:sz w:val="22"/>
          <w:szCs w:val="22"/>
        </w:rPr>
        <w:t xml:space="preserve">number of households </w:t>
      </w:r>
      <w:r w:rsidR="00392345">
        <w:rPr>
          <w:sz w:val="22"/>
          <w:szCs w:val="22"/>
        </w:rPr>
        <w:t xml:space="preserve">according to the sampling frame </w:t>
      </w:r>
      <w:r w:rsidR="0097548D">
        <w:rPr>
          <w:sz w:val="22"/>
          <w:szCs w:val="22"/>
        </w:rPr>
        <w:t xml:space="preserve">in all EAs </w:t>
      </w:r>
      <w:r w:rsidR="0097548D" w:rsidRPr="009C7E86">
        <w:rPr>
          <w:sz w:val="22"/>
          <w:szCs w:val="22"/>
        </w:rPr>
        <w:t xml:space="preserve">in stratum </w:t>
      </w:r>
      <w:r w:rsidR="0097548D" w:rsidRPr="009C7E86">
        <w:rPr>
          <w:i/>
          <w:iCs/>
          <w:sz w:val="22"/>
          <w:szCs w:val="22"/>
        </w:rPr>
        <w:t>h</w:t>
      </w:r>
      <w:r w:rsidR="0097548D" w:rsidRPr="009C7E86">
        <w:rPr>
          <w:sz w:val="22"/>
          <w:szCs w:val="22"/>
        </w:rPr>
        <w:t>.</w:t>
      </w:r>
    </w:p>
    <w:p w14:paraId="5D490668" w14:textId="3AB02B61" w:rsidR="0097548D" w:rsidRDefault="00DD47E3" w:rsidP="0097548D">
      <w:pPr>
        <w:pStyle w:val="ListParagraph"/>
        <w:ind w:left="1350" w:hanging="630"/>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w:t>
      </w:r>
      <w:r w:rsidR="0097548D" w:rsidRPr="009C7E86">
        <w:rPr>
          <w:sz w:val="22"/>
          <w:szCs w:val="22"/>
        </w:rPr>
        <w:t xml:space="preserve">households </w:t>
      </w:r>
      <w:r w:rsidR="0097548D">
        <w:rPr>
          <w:sz w:val="22"/>
          <w:szCs w:val="22"/>
        </w:rPr>
        <w:t>i</w:t>
      </w:r>
      <w:r w:rsidR="0097548D" w:rsidRPr="009C7E86">
        <w:rPr>
          <w:sz w:val="22"/>
          <w:szCs w:val="22"/>
        </w:rPr>
        <w:t>n</w:t>
      </w:r>
      <w:r w:rsidR="0097548D">
        <w:rPr>
          <w:sz w:val="22"/>
          <w:szCs w:val="22"/>
        </w:rPr>
        <w:t xml:space="preserve"> selected EA </w:t>
      </w:r>
      <w:r w:rsidR="0097548D" w:rsidRPr="00DB3B6D">
        <w:rPr>
          <w:i/>
          <w:sz w:val="22"/>
          <w:szCs w:val="22"/>
        </w:rPr>
        <w:t>i</w:t>
      </w:r>
      <w:r w:rsidR="0097548D">
        <w:rPr>
          <w:sz w:val="22"/>
          <w:szCs w:val="22"/>
        </w:rPr>
        <w:t xml:space="preserve"> in stratum </w:t>
      </w:r>
      <w:r w:rsidR="0097548D" w:rsidRPr="009C7E86">
        <w:rPr>
          <w:i/>
          <w:iCs/>
          <w:sz w:val="22"/>
          <w:szCs w:val="22"/>
        </w:rPr>
        <w:t>h</w:t>
      </w:r>
      <w:r w:rsidR="0097548D">
        <w:rPr>
          <w:iCs/>
          <w:sz w:val="22"/>
          <w:szCs w:val="22"/>
        </w:rPr>
        <w:t xml:space="preserve"> (as per the first</w:t>
      </w:r>
      <w:r w:rsidR="00B528C6">
        <w:rPr>
          <w:iCs/>
          <w:sz w:val="22"/>
          <w:szCs w:val="22"/>
        </w:rPr>
        <w:t>-</w:t>
      </w:r>
      <w:r w:rsidR="0097548D">
        <w:rPr>
          <w:iCs/>
          <w:sz w:val="22"/>
          <w:szCs w:val="22"/>
        </w:rPr>
        <w:t>stage sampling frame)</w:t>
      </w:r>
      <w:r w:rsidR="0097548D" w:rsidRPr="009C7E86">
        <w:rPr>
          <w:i/>
          <w:iCs/>
          <w:sz w:val="22"/>
          <w:szCs w:val="22"/>
        </w:rPr>
        <w:t>.</w:t>
      </w:r>
    </w:p>
    <w:p w14:paraId="4F29A943" w14:textId="77777777" w:rsidR="0097548D" w:rsidRPr="009C7E86" w:rsidRDefault="0097548D" w:rsidP="0097548D">
      <w:pPr>
        <w:pStyle w:val="ListParagraph"/>
        <w:ind w:left="1350" w:hanging="630"/>
        <w:rPr>
          <w:sz w:val="22"/>
          <w:szCs w:val="22"/>
        </w:rPr>
      </w:pPr>
    </w:p>
    <w:p w14:paraId="0C4F3D58" w14:textId="5367FD0A" w:rsidR="0097548D" w:rsidRPr="009C7E86" w:rsidRDefault="0097548D" w:rsidP="0097548D">
      <w:pPr>
        <w:rPr>
          <w:sz w:val="22"/>
          <w:szCs w:val="22"/>
        </w:rPr>
      </w:pPr>
      <w:r w:rsidRPr="009C7E86">
        <w:rPr>
          <w:sz w:val="22"/>
          <w:szCs w:val="22"/>
        </w:rPr>
        <w:t xml:space="preserve">The second-stage probability of selecting </w:t>
      </w:r>
      <w:r>
        <w:rPr>
          <w:sz w:val="22"/>
          <w:szCs w:val="22"/>
        </w:rPr>
        <w:t xml:space="preserve">a </w:t>
      </w:r>
      <w:r w:rsidRPr="009C7E86">
        <w:rPr>
          <w:sz w:val="22"/>
          <w:szCs w:val="22"/>
        </w:rPr>
        <w:t>household</w:t>
      </w:r>
      <w:r>
        <w:rPr>
          <w:sz w:val="22"/>
          <w:szCs w:val="22"/>
        </w:rPr>
        <w:t xml:space="preserve"> from</w:t>
      </w:r>
      <w:r w:rsidRPr="009C7E86">
        <w:rPr>
          <w:sz w:val="22"/>
          <w:szCs w:val="22"/>
        </w:rPr>
        <w:t xml:space="preserve"> </w:t>
      </w:r>
      <w:r>
        <w:rPr>
          <w:sz w:val="22"/>
          <w:szCs w:val="22"/>
        </w:rPr>
        <w:t xml:space="preserve">EA </w:t>
      </w:r>
      <w:r w:rsidRPr="00DB3B6D">
        <w:rPr>
          <w:i/>
          <w:sz w:val="22"/>
          <w:szCs w:val="22"/>
        </w:rPr>
        <w:t>i</w:t>
      </w:r>
      <w:r>
        <w:rPr>
          <w:sz w:val="22"/>
          <w:szCs w:val="22"/>
        </w:rPr>
        <w:t xml:space="preserve"> in stratum </w:t>
      </w:r>
      <w:r w:rsidRPr="00DB3B6D">
        <w:rPr>
          <w:i/>
          <w:sz w:val="22"/>
          <w:szCs w:val="22"/>
        </w:rPr>
        <w:t>h</w:t>
      </w:r>
      <w:r>
        <w:rPr>
          <w:iCs/>
          <w:sz w:val="22"/>
          <w:szCs w:val="22"/>
        </w:rPr>
        <w:t>, (</w:t>
      </w:r>
      <w:r w:rsidRPr="00901D8B">
        <w:rPr>
          <w:b/>
          <w:bCs/>
          <w:iCs/>
          <w:sz w:val="22"/>
          <w:szCs w:val="22"/>
        </w:rPr>
        <w:t>assuming that there is no segmentation within sampled</w:t>
      </w:r>
      <w:r>
        <w:rPr>
          <w:iCs/>
          <w:sz w:val="22"/>
          <w:szCs w:val="22"/>
        </w:rPr>
        <w:t xml:space="preserve"> </w:t>
      </w:r>
      <w:r w:rsidRPr="00901D8B">
        <w:rPr>
          <w:b/>
          <w:bCs/>
          <w:iCs/>
          <w:sz w:val="22"/>
          <w:szCs w:val="22"/>
        </w:rPr>
        <w:t>EA</w:t>
      </w:r>
      <w:r>
        <w:rPr>
          <w:iCs/>
          <w:sz w:val="22"/>
          <w:szCs w:val="22"/>
        </w:rPr>
        <w:t xml:space="preserve"> </w:t>
      </w:r>
      <w:r w:rsidRPr="00DB3B6D">
        <w:rPr>
          <w:i/>
          <w:iCs/>
          <w:sz w:val="22"/>
          <w:szCs w:val="22"/>
        </w:rPr>
        <w:t>i</w:t>
      </w:r>
      <w:r w:rsidRPr="00F347B1">
        <w:rPr>
          <w:iCs/>
          <w:sz w:val="22"/>
          <w:szCs w:val="22"/>
        </w:rPr>
        <w:t>)</w:t>
      </w:r>
      <w:r w:rsidRPr="009C7E86">
        <w:rPr>
          <w:sz w:val="22"/>
          <w:szCs w:val="22"/>
        </w:rPr>
        <w:t xml:space="preserve"> is:</w:t>
      </w:r>
    </w:p>
    <w:p w14:paraId="56F10FD1" w14:textId="18AEAE77" w:rsidR="0097548D" w:rsidRPr="009C7E86" w:rsidRDefault="00DD47E3"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78F89D43" w14:textId="77777777" w:rsidR="0097548D" w:rsidRPr="009C7E86" w:rsidRDefault="0097548D" w:rsidP="0097548D">
      <w:pPr>
        <w:pStyle w:val="ListParagraph"/>
        <w:rPr>
          <w:sz w:val="22"/>
          <w:szCs w:val="22"/>
        </w:rPr>
      </w:pPr>
    </w:p>
    <w:p w14:paraId="74B61975" w14:textId="77777777" w:rsidR="0097548D" w:rsidRPr="009C7E86" w:rsidRDefault="0097548D" w:rsidP="0097548D">
      <w:pPr>
        <w:pStyle w:val="ListParagraph"/>
        <w:rPr>
          <w:sz w:val="22"/>
          <w:szCs w:val="22"/>
        </w:rPr>
      </w:pPr>
      <w:r w:rsidRPr="009C7E86">
        <w:rPr>
          <w:sz w:val="22"/>
          <w:szCs w:val="22"/>
        </w:rPr>
        <w:t>Where:</w:t>
      </w:r>
    </w:p>
    <w:p w14:paraId="08FBA31B" w14:textId="0067C288" w:rsidR="0097548D" w:rsidRPr="009C7E86" w:rsidRDefault="00DD47E3"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number of sample households selected for the </w:t>
      </w:r>
      <w:r w:rsidR="0097548D" w:rsidRPr="009C7E86">
        <w:rPr>
          <w:i/>
          <w:sz w:val="22"/>
          <w:szCs w:val="22"/>
        </w:rPr>
        <w:t>i</w:t>
      </w:r>
      <w:r w:rsidR="0097548D" w:rsidRPr="009C7E86">
        <w:rPr>
          <w:sz w:val="22"/>
          <w:szCs w:val="22"/>
        </w:rPr>
        <w:t xml:space="preserve">-th sample </w:t>
      </w:r>
      <w:r w:rsidR="0097548D">
        <w:rPr>
          <w:sz w:val="22"/>
          <w:szCs w:val="22"/>
        </w:rPr>
        <w:t>EA</w:t>
      </w:r>
      <w:r w:rsidR="0097548D" w:rsidRPr="009C7E86">
        <w:rPr>
          <w:sz w:val="22"/>
          <w:szCs w:val="22"/>
        </w:rPr>
        <w:t xml:space="preserve"> in stratum </w:t>
      </w:r>
      <w:r w:rsidR="0097548D" w:rsidRPr="009C7E86">
        <w:rPr>
          <w:i/>
          <w:iCs/>
          <w:sz w:val="22"/>
          <w:szCs w:val="22"/>
        </w:rPr>
        <w:t>h.</w:t>
      </w:r>
    </w:p>
    <w:p w14:paraId="38ACF131" w14:textId="279E90D5" w:rsidR="0097548D" w:rsidRPr="009C7E86" w:rsidRDefault="00DD47E3" w:rsidP="0097548D">
      <w:pPr>
        <w:pStyle w:val="ListParagraph"/>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households listed </w:t>
      </w:r>
      <w:r w:rsidR="0097548D" w:rsidRPr="009C7E86">
        <w:rPr>
          <w:sz w:val="22"/>
          <w:szCs w:val="22"/>
        </w:rPr>
        <w:t xml:space="preserve">for the </w:t>
      </w:r>
      <w:r w:rsidR="0097548D" w:rsidRPr="009C7E86">
        <w:rPr>
          <w:i/>
          <w:sz w:val="22"/>
          <w:szCs w:val="22"/>
        </w:rPr>
        <w:t>i</w:t>
      </w:r>
      <w:r w:rsidR="0097548D" w:rsidRPr="009C7E86">
        <w:rPr>
          <w:sz w:val="22"/>
          <w:szCs w:val="22"/>
        </w:rPr>
        <w:t xml:space="preserve">-th </w:t>
      </w:r>
      <w:r w:rsidR="0097548D">
        <w:rPr>
          <w:sz w:val="22"/>
          <w:szCs w:val="22"/>
        </w:rPr>
        <w:t>EA</w:t>
      </w:r>
      <w:r w:rsidR="0097548D" w:rsidRPr="009C7E86">
        <w:rPr>
          <w:sz w:val="22"/>
          <w:szCs w:val="22"/>
        </w:rPr>
        <w:t xml:space="preserve"> in stratum </w:t>
      </w:r>
      <w:r w:rsidR="0097548D" w:rsidRPr="009C7E86">
        <w:rPr>
          <w:i/>
          <w:iCs/>
          <w:sz w:val="22"/>
          <w:szCs w:val="22"/>
        </w:rPr>
        <w:t>h.</w:t>
      </w:r>
    </w:p>
    <w:p w14:paraId="5DADA8FC" w14:textId="77777777" w:rsidR="0097548D" w:rsidRPr="009C7E86" w:rsidRDefault="0097548D" w:rsidP="0097548D">
      <w:pPr>
        <w:pStyle w:val="ListParagraph"/>
        <w:rPr>
          <w:sz w:val="22"/>
          <w:szCs w:val="22"/>
        </w:rPr>
      </w:pPr>
    </w:p>
    <w:p w14:paraId="6A38B09F" w14:textId="4F4F26BB" w:rsidR="0097548D" w:rsidRPr="009C7E86" w:rsidRDefault="0097548D" w:rsidP="0097548D">
      <w:pPr>
        <w:rPr>
          <w:sz w:val="22"/>
          <w:szCs w:val="22"/>
        </w:rPr>
      </w:pPr>
      <w:r>
        <w:rPr>
          <w:sz w:val="22"/>
          <w:szCs w:val="22"/>
        </w:rPr>
        <w:t>Therefore, t</w:t>
      </w:r>
      <w:r w:rsidRPr="009C7E86">
        <w:rPr>
          <w:sz w:val="22"/>
          <w:szCs w:val="22"/>
        </w:rPr>
        <w:t xml:space="preserve">he overall selection probability of </w:t>
      </w:r>
      <w:r>
        <w:rPr>
          <w:sz w:val="22"/>
          <w:szCs w:val="22"/>
        </w:rPr>
        <w:t xml:space="preserve">selecting a </w:t>
      </w:r>
      <w:r w:rsidRPr="009C7E86">
        <w:rPr>
          <w:sz w:val="22"/>
          <w:szCs w:val="22"/>
        </w:rPr>
        <w:t>household</w:t>
      </w:r>
      <w:r>
        <w:rPr>
          <w:sz w:val="22"/>
          <w:szCs w:val="22"/>
        </w:rPr>
        <w:t xml:space="preserve"> from</w:t>
      </w:r>
      <w:r w:rsidRPr="009C7E86">
        <w:rPr>
          <w:sz w:val="22"/>
          <w:szCs w:val="22"/>
        </w:rPr>
        <w:t xml:space="preserve"> </w:t>
      </w:r>
      <w:r>
        <w:rPr>
          <w:sz w:val="22"/>
          <w:szCs w:val="22"/>
        </w:rPr>
        <w:t>EA</w:t>
      </w:r>
      <w:r w:rsidRPr="009C7E86">
        <w:rPr>
          <w:sz w:val="22"/>
          <w:szCs w:val="22"/>
        </w:rPr>
        <w:t xml:space="preserve"> </w:t>
      </w:r>
      <w:r w:rsidRPr="009C7E86">
        <w:rPr>
          <w:i/>
          <w:iCs/>
          <w:sz w:val="22"/>
          <w:szCs w:val="22"/>
        </w:rPr>
        <w:t>i</w:t>
      </w:r>
      <w:r w:rsidRPr="009C7E86">
        <w:rPr>
          <w:sz w:val="22"/>
          <w:szCs w:val="22"/>
        </w:rPr>
        <w:t xml:space="preserve"> of stratum </w:t>
      </w:r>
      <w:r w:rsidRPr="009C7E86">
        <w:rPr>
          <w:i/>
          <w:iCs/>
          <w:sz w:val="22"/>
          <w:szCs w:val="22"/>
        </w:rPr>
        <w:t>h</w:t>
      </w:r>
      <w:r w:rsidRPr="009C7E86">
        <w:rPr>
          <w:sz w:val="22"/>
          <w:szCs w:val="22"/>
        </w:rPr>
        <w:t xml:space="preserve"> is the product of the selection probabilities of the two stages: </w:t>
      </w:r>
    </w:p>
    <w:p w14:paraId="1BDCC53E" w14:textId="175361FC" w:rsidR="0097548D" w:rsidRPr="009C7E86" w:rsidRDefault="00DD47E3"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7F878A33" w14:textId="77777777" w:rsidR="0097548D" w:rsidRPr="009C7E86" w:rsidRDefault="0097548D" w:rsidP="0097548D">
      <w:pPr>
        <w:pStyle w:val="ListParagraph"/>
        <w:rPr>
          <w:sz w:val="22"/>
          <w:szCs w:val="22"/>
        </w:rPr>
      </w:pPr>
    </w:p>
    <w:p w14:paraId="0DCDCCF4" w14:textId="74E2C4F4" w:rsidR="0097548D" w:rsidRPr="009C7E86" w:rsidRDefault="0097548D" w:rsidP="0097548D">
      <w:pPr>
        <w:rPr>
          <w:sz w:val="22"/>
          <w:szCs w:val="22"/>
        </w:rPr>
      </w:pPr>
      <w:r w:rsidRPr="009C7E86">
        <w:rPr>
          <w:sz w:val="22"/>
          <w:szCs w:val="22"/>
        </w:rPr>
        <w:t xml:space="preserve">The design weight for each household in </w:t>
      </w:r>
      <w:r>
        <w:rPr>
          <w:sz w:val="22"/>
          <w:szCs w:val="22"/>
        </w:rPr>
        <w:t>EA</w:t>
      </w:r>
      <w:r w:rsidRPr="009C7E86">
        <w:rPr>
          <w:sz w:val="22"/>
          <w:szCs w:val="22"/>
        </w:rPr>
        <w:t xml:space="preserve"> </w:t>
      </w:r>
      <w:r w:rsidRPr="009C7E86">
        <w:rPr>
          <w:i/>
          <w:iCs/>
          <w:sz w:val="22"/>
          <w:szCs w:val="22"/>
        </w:rPr>
        <w:t>i</w:t>
      </w:r>
      <w:r w:rsidRPr="009C7E86">
        <w:rPr>
          <w:sz w:val="22"/>
          <w:szCs w:val="22"/>
        </w:rPr>
        <w:t xml:space="preserve"> of stratum </w:t>
      </w:r>
      <w:r w:rsidRPr="009C7E86">
        <w:rPr>
          <w:i/>
          <w:iCs/>
          <w:sz w:val="22"/>
          <w:szCs w:val="22"/>
        </w:rPr>
        <w:t>h</w:t>
      </w:r>
      <w:r w:rsidRPr="009C7E86">
        <w:rPr>
          <w:sz w:val="22"/>
          <w:szCs w:val="22"/>
        </w:rPr>
        <w:t xml:space="preserve"> is the inverse of its overall selection probability:</w:t>
      </w:r>
    </w:p>
    <w:p w14:paraId="2B3C5B06" w14:textId="435FCEE0" w:rsidR="0097548D" w:rsidRPr="009C7E86" w:rsidRDefault="00DD47E3"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457CB95D" w14:textId="77777777" w:rsidR="0097548D" w:rsidRPr="009C7E86" w:rsidRDefault="0097548D" w:rsidP="0097548D">
      <w:pPr>
        <w:rPr>
          <w:color w:val="1F497D"/>
          <w:sz w:val="22"/>
          <w:szCs w:val="22"/>
        </w:rPr>
      </w:pPr>
    </w:p>
    <w:p w14:paraId="5CE009DD" w14:textId="5BCC176A" w:rsidR="0097548D" w:rsidRPr="009C7E86" w:rsidRDefault="0097548D" w:rsidP="0097548D">
      <w:pPr>
        <w:pStyle w:val="L1-FlLSp12"/>
        <w:rPr>
          <w:szCs w:val="22"/>
          <w:highlight w:val="yellow"/>
        </w:rPr>
      </w:pPr>
      <w:r w:rsidRPr="009C7E86">
        <w:rPr>
          <w:szCs w:val="22"/>
        </w:rPr>
        <w:t xml:space="preserve">The sampling weight was calculated with the design weight corrected for non-response for each of the selected </w:t>
      </w:r>
      <w:r>
        <w:rPr>
          <w:szCs w:val="22"/>
        </w:rPr>
        <w:t>EA</w:t>
      </w:r>
      <w:r w:rsidRPr="009C7E86">
        <w:rPr>
          <w:szCs w:val="22"/>
        </w:rPr>
        <w:t xml:space="preserve">s. Response rates were calculated at </w:t>
      </w:r>
      <w:r>
        <w:rPr>
          <w:szCs w:val="22"/>
        </w:rPr>
        <w:t xml:space="preserve">the EA </w:t>
      </w:r>
      <w:r w:rsidRPr="009C7E86">
        <w:rPr>
          <w:szCs w:val="22"/>
        </w:rPr>
        <w:t>level as ratios of the number of interviewed units over the number of eligible units</w:t>
      </w:r>
      <w:r>
        <w:rPr>
          <w:szCs w:val="22"/>
        </w:rPr>
        <w:t xml:space="preserve"> within adjustment classes</w:t>
      </w:r>
      <w:r w:rsidRPr="009C7E86">
        <w:rPr>
          <w:szCs w:val="22"/>
        </w:rPr>
        <w:t>, where units could be household or individual (</w:t>
      </w:r>
      <w:r>
        <w:rPr>
          <w:szCs w:val="22"/>
        </w:rPr>
        <w:t>i.e</w:t>
      </w:r>
      <w:r w:rsidR="00B528C6">
        <w:rPr>
          <w:szCs w:val="22"/>
        </w:rPr>
        <w:t>.</w:t>
      </w:r>
      <w:r>
        <w:rPr>
          <w:szCs w:val="22"/>
        </w:rPr>
        <w:t xml:space="preserve">, </w:t>
      </w:r>
      <w:r w:rsidRPr="009C7E86">
        <w:rPr>
          <w:szCs w:val="22"/>
        </w:rPr>
        <w:t>woman</w:t>
      </w:r>
      <w:r>
        <w:rPr>
          <w:szCs w:val="22"/>
        </w:rPr>
        <w:t xml:space="preserve"> of reproductive age</w:t>
      </w:r>
      <w:r w:rsidRPr="009C7E86">
        <w:rPr>
          <w:szCs w:val="22"/>
        </w:rPr>
        <w:t>, child</w:t>
      </w:r>
      <w:r>
        <w:rPr>
          <w:szCs w:val="22"/>
        </w:rPr>
        <w:t>,</w:t>
      </w:r>
      <w:r w:rsidRPr="009C7E86">
        <w:rPr>
          <w:szCs w:val="22"/>
        </w:rPr>
        <w:t xml:space="preserve"> </w:t>
      </w:r>
      <w:r>
        <w:rPr>
          <w:szCs w:val="22"/>
        </w:rPr>
        <w:t xml:space="preserve">farmer, </w:t>
      </w:r>
      <w:r w:rsidRPr="009C7E86">
        <w:rPr>
          <w:szCs w:val="22"/>
        </w:rPr>
        <w:t xml:space="preserve">or </w:t>
      </w:r>
      <w:r>
        <w:rPr>
          <w:szCs w:val="22"/>
        </w:rPr>
        <w:t>primary decisionmaker</w:t>
      </w:r>
      <w:r w:rsidRPr="009C7E86">
        <w:rPr>
          <w:szCs w:val="22"/>
        </w:rPr>
        <w:t>).</w:t>
      </w:r>
    </w:p>
    <w:p w14:paraId="5ED3A68F" w14:textId="56158278" w:rsidR="00BC0F95" w:rsidRPr="00BA7905" w:rsidRDefault="00BC0F95" w:rsidP="00FA6536">
      <w:pPr>
        <w:pStyle w:val="Heading2"/>
      </w:pPr>
      <w:bookmarkStart w:id="1081" w:name="_Toc63673402"/>
      <w:r w:rsidRPr="00DF4DE5">
        <w:t>A</w:t>
      </w:r>
      <w:r w:rsidR="00995F8F">
        <w:rPr>
          <w:noProof/>
        </w:rPr>
        <w:t>2</w:t>
      </w:r>
      <w:r w:rsidRPr="00DF4DE5">
        <w:t>.</w:t>
      </w:r>
      <w:r w:rsidR="00995F8F">
        <w:rPr>
          <w:noProof/>
        </w:rPr>
        <w:t>2</w:t>
      </w:r>
      <w:r w:rsidR="00335B31">
        <w:rPr>
          <w:noProof/>
        </w:rPr>
        <w:t>a</w:t>
      </w:r>
      <w:r w:rsidR="00FA6536">
        <w:rPr>
          <w:noProof/>
        </w:rPr>
        <w:tab/>
      </w:r>
      <w:r w:rsidRPr="00DF4DE5">
        <w:t xml:space="preserve">Poverty </w:t>
      </w:r>
      <w:r w:rsidR="009F5B22" w:rsidRPr="00DF4DE5">
        <w:t xml:space="preserve">prevalence </w:t>
      </w:r>
      <w:r w:rsidR="009F5B22">
        <w:t>and</w:t>
      </w:r>
      <w:r w:rsidR="009F5B22" w:rsidRPr="00DF4DE5">
        <w:t xml:space="preserve"> </w:t>
      </w:r>
      <w:r w:rsidR="009F5B22">
        <w:t xml:space="preserve">consumption </w:t>
      </w:r>
      <w:r w:rsidR="009F5B22" w:rsidRPr="00DF4DE5">
        <w:t xml:space="preserve">expenditure </w:t>
      </w:r>
      <w:commentRangeStart w:id="1082"/>
      <w:r w:rsidR="009F5B22" w:rsidRPr="00DF4DE5">
        <w:t>methods</w:t>
      </w:r>
      <w:bookmarkEnd w:id="1074"/>
      <w:bookmarkEnd w:id="1075"/>
      <w:commentRangeEnd w:id="1082"/>
      <w:r w:rsidR="000C5FEC">
        <w:rPr>
          <w:rStyle w:val="CommentReference"/>
          <w:rFonts w:eastAsia="Arial" w:cs="Arial"/>
          <w:b w:val="0"/>
          <w:color w:val="000000"/>
        </w:rPr>
        <w:commentReference w:id="1082"/>
      </w:r>
      <w:bookmarkEnd w:id="1081"/>
    </w:p>
    <w:p w14:paraId="78A99749" w14:textId="45E219DC" w:rsidR="005E695B" w:rsidRDefault="005E695B" w:rsidP="00B05E79">
      <w:pPr>
        <w:pStyle w:val="Heading3"/>
      </w:pPr>
      <w:bookmarkStart w:id="1083" w:name="_Toc63673403"/>
      <w:r>
        <w:t>D</w:t>
      </w:r>
      <w:r w:rsidR="00A8452B">
        <w:t>ata</w:t>
      </w:r>
      <w:commentRangeStart w:id="1084"/>
      <w:r w:rsidR="00A8452B">
        <w:t xml:space="preserve"> </w:t>
      </w:r>
      <w:commentRangeStart w:id="1085"/>
      <w:r w:rsidR="00A8452B">
        <w:t>s</w:t>
      </w:r>
      <w:r>
        <w:t>ource</w:t>
      </w:r>
      <w:r w:rsidRPr="006B64C4">
        <w:t xml:space="preserve"> </w:t>
      </w:r>
      <w:commentRangeEnd w:id="1085"/>
      <w:r w:rsidR="00F53CC2">
        <w:rPr>
          <w:rStyle w:val="CommentReference"/>
          <w:b w:val="0"/>
        </w:rPr>
        <w:commentReference w:id="1085"/>
      </w:r>
      <w:commentRangeEnd w:id="1084"/>
      <w:r w:rsidR="00F53CC2">
        <w:rPr>
          <w:rStyle w:val="CommentReference"/>
          <w:b w:val="0"/>
        </w:rPr>
        <w:commentReference w:id="1084"/>
      </w:r>
      <w:bookmarkEnd w:id="1083"/>
    </w:p>
    <w:p w14:paraId="0E06EE55" w14:textId="36E8D0AE" w:rsidR="00F53CC2" w:rsidRPr="00F53CC2" w:rsidRDefault="00F53CC2" w:rsidP="00F53CC2">
      <w:pPr>
        <w:pStyle w:val="BodyText"/>
      </w:pPr>
      <w:r w:rsidRPr="00F53CC2">
        <w:rPr>
          <w:highlight w:val="yellow"/>
        </w:rPr>
        <w:t>[Insert details according to instructions.]</w:t>
      </w:r>
    </w:p>
    <w:p w14:paraId="79D4B6A6" w14:textId="77777777" w:rsidR="00F53CC2" w:rsidRDefault="00F53CC2" w:rsidP="00B05E79">
      <w:pPr>
        <w:pStyle w:val="Heading3"/>
      </w:pPr>
      <w:bookmarkStart w:id="1086" w:name="_Toc63673404"/>
      <w:r>
        <w:t>Data preparation</w:t>
      </w:r>
      <w:bookmarkEnd w:id="1086"/>
      <w:r>
        <w:t xml:space="preserve"> </w:t>
      </w:r>
    </w:p>
    <w:p w14:paraId="706FF570" w14:textId="77777777" w:rsidR="00F53CC2" w:rsidRDefault="00F53CC2" w:rsidP="00B05E79">
      <w:pPr>
        <w:pStyle w:val="Heading4"/>
        <w:rPr>
          <w:highlight w:val="yellow"/>
        </w:rPr>
      </w:pPr>
      <w:r>
        <w:rPr>
          <w:highlight w:val="yellow"/>
        </w:rPr>
        <w:t xml:space="preserve">Data excluded from </w:t>
      </w:r>
      <w:commentRangeStart w:id="1087"/>
      <w:r>
        <w:rPr>
          <w:highlight w:val="yellow"/>
        </w:rPr>
        <w:t>analysis</w:t>
      </w:r>
      <w:commentRangeEnd w:id="1087"/>
      <w:r>
        <w:rPr>
          <w:rStyle w:val="CommentReference"/>
        </w:rPr>
        <w:commentReference w:id="1087"/>
      </w:r>
      <w:r>
        <w:rPr>
          <w:highlight w:val="yellow"/>
        </w:rPr>
        <w:t xml:space="preserve">: </w:t>
      </w:r>
    </w:p>
    <w:p w14:paraId="1227C2B3" w14:textId="7CF08C23" w:rsidR="00F53CC2" w:rsidRPr="00F53CC2" w:rsidRDefault="00F53CC2" w:rsidP="00F53CC2">
      <w:pPr>
        <w:pStyle w:val="BodyText"/>
        <w:numPr>
          <w:ilvl w:val="0"/>
          <w:numId w:val="67"/>
        </w:numPr>
      </w:pPr>
      <w:r w:rsidRPr="00F53CC2">
        <w:rPr>
          <w:highlight w:val="yellow"/>
        </w:rPr>
        <w:t>[Insert details according to instructions.]</w:t>
      </w:r>
    </w:p>
    <w:p w14:paraId="1A650DFE" w14:textId="77777777" w:rsidR="00F53CC2" w:rsidRDefault="00F53CC2" w:rsidP="00B05E79">
      <w:pPr>
        <w:pStyle w:val="Heading4"/>
        <w:rPr>
          <w:highlight w:val="yellow"/>
        </w:rPr>
      </w:pPr>
      <w:commentRangeStart w:id="1088"/>
      <w:r>
        <w:rPr>
          <w:highlight w:val="yellow"/>
        </w:rPr>
        <w:t>Imputations</w:t>
      </w:r>
      <w:commentRangeEnd w:id="1088"/>
      <w:r>
        <w:rPr>
          <w:rStyle w:val="CommentReference"/>
        </w:rPr>
        <w:commentReference w:id="1088"/>
      </w:r>
      <w:r>
        <w:rPr>
          <w:highlight w:val="yellow"/>
        </w:rPr>
        <w:t>:</w:t>
      </w:r>
    </w:p>
    <w:p w14:paraId="31D68F42" w14:textId="598DEAA7" w:rsidR="00F53CC2" w:rsidRPr="00F53CC2" w:rsidRDefault="00F53CC2" w:rsidP="00F53CC2">
      <w:pPr>
        <w:pStyle w:val="BodyText"/>
        <w:numPr>
          <w:ilvl w:val="0"/>
          <w:numId w:val="67"/>
        </w:numPr>
      </w:pPr>
      <w:r w:rsidRPr="00F53CC2">
        <w:rPr>
          <w:highlight w:val="yellow"/>
        </w:rPr>
        <w:t>[Insert details according to instructions.]</w:t>
      </w:r>
    </w:p>
    <w:p w14:paraId="0F42A37B" w14:textId="77777777" w:rsidR="00F53CC2" w:rsidRDefault="00F53CC2" w:rsidP="00B05E79">
      <w:pPr>
        <w:pStyle w:val="Heading4"/>
        <w:rPr>
          <w:highlight w:val="yellow"/>
        </w:rPr>
      </w:pPr>
      <w:commentRangeStart w:id="1089"/>
      <w:r>
        <w:rPr>
          <w:highlight w:val="yellow"/>
        </w:rPr>
        <w:lastRenderedPageBreak/>
        <w:t>Prices:</w:t>
      </w:r>
      <w:commentRangeEnd w:id="1089"/>
      <w:r>
        <w:rPr>
          <w:rStyle w:val="CommentReference"/>
        </w:rPr>
        <w:commentReference w:id="1089"/>
      </w:r>
    </w:p>
    <w:p w14:paraId="0A866A9F" w14:textId="4E1A62D5" w:rsidR="00F53CC2" w:rsidRPr="00F53CC2" w:rsidRDefault="00F53CC2" w:rsidP="00F53CC2">
      <w:pPr>
        <w:pStyle w:val="BodyText"/>
        <w:numPr>
          <w:ilvl w:val="0"/>
          <w:numId w:val="67"/>
        </w:numPr>
      </w:pPr>
      <w:r w:rsidRPr="00F53CC2">
        <w:rPr>
          <w:highlight w:val="yellow"/>
        </w:rPr>
        <w:t>[Insert details according to instructions.]</w:t>
      </w:r>
    </w:p>
    <w:p w14:paraId="61B50D6F" w14:textId="226BF9B4" w:rsidR="00F53CC2" w:rsidRDefault="00F53CC2" w:rsidP="00B05E79">
      <w:pPr>
        <w:pStyle w:val="Heading4"/>
        <w:rPr>
          <w:highlight w:val="yellow"/>
        </w:rPr>
      </w:pPr>
      <w:commentRangeStart w:id="1090"/>
      <w:r>
        <w:rPr>
          <w:highlight w:val="yellow"/>
        </w:rPr>
        <w:t>Other adjustments:</w:t>
      </w:r>
      <w:commentRangeEnd w:id="1090"/>
      <w:r>
        <w:rPr>
          <w:rStyle w:val="CommentReference"/>
        </w:rPr>
        <w:commentReference w:id="1090"/>
      </w:r>
    </w:p>
    <w:p w14:paraId="235735B9" w14:textId="6B3C057E" w:rsidR="00F53CC2" w:rsidRPr="00A71B4E" w:rsidRDefault="00F53CC2" w:rsidP="00B05E79">
      <w:pPr>
        <w:pStyle w:val="BodyText"/>
        <w:numPr>
          <w:ilvl w:val="0"/>
          <w:numId w:val="67"/>
        </w:numPr>
        <w:rPr>
          <w:highlight w:val="yellow"/>
        </w:rPr>
      </w:pPr>
      <w:r w:rsidRPr="00F53CC2">
        <w:rPr>
          <w:highlight w:val="yellow"/>
        </w:rPr>
        <w:t>[Insert details according to instructions.]</w:t>
      </w:r>
    </w:p>
    <w:p w14:paraId="79D13396" w14:textId="513EB4D5" w:rsidR="00F53CC2" w:rsidRDefault="00F53CC2" w:rsidP="00B05E79">
      <w:pPr>
        <w:pStyle w:val="Heading3"/>
        <w:ind w:left="1440" w:firstLine="0"/>
      </w:pPr>
      <w:bookmarkStart w:id="1091" w:name="_Toc63673405"/>
      <w:r>
        <w:t xml:space="preserve">Currency conversions using consumer price indices and purchasing power </w:t>
      </w:r>
      <w:commentRangeStart w:id="1092"/>
      <w:r>
        <w:t>parity</w:t>
      </w:r>
      <w:commentRangeEnd w:id="1092"/>
      <w:r w:rsidRPr="00B05E79">
        <w:commentReference w:id="1092"/>
      </w:r>
      <w:bookmarkEnd w:id="1091"/>
      <w:r>
        <w:t xml:space="preserve"> </w:t>
      </w:r>
    </w:p>
    <w:p w14:paraId="6DAC34C1" w14:textId="1DEC389B" w:rsidR="007D6FBD" w:rsidRPr="007D6FBD" w:rsidRDefault="007D6FBD" w:rsidP="00B05E79">
      <w:pPr>
        <w:pStyle w:val="BodyText"/>
      </w:pPr>
      <w:r w:rsidRPr="00F53CC2">
        <w:rPr>
          <w:highlight w:val="yellow"/>
        </w:rPr>
        <w:t>[Insert details according to instructions.]</w:t>
      </w:r>
    </w:p>
    <w:p w14:paraId="69B500A5" w14:textId="49903439" w:rsidR="00F53CC2" w:rsidRDefault="00F53CC2" w:rsidP="00B05E79">
      <w:pPr>
        <w:pStyle w:val="Heading3"/>
        <w:ind w:left="1440" w:firstLine="0"/>
      </w:pPr>
      <w:bookmarkStart w:id="1093" w:name="_Toc63673406"/>
      <w:r>
        <w:t xml:space="preserve">Poverty </w:t>
      </w:r>
      <w:commentRangeStart w:id="1094"/>
      <w:r>
        <w:t>thresholds</w:t>
      </w:r>
      <w:commentRangeEnd w:id="1094"/>
      <w:r w:rsidRPr="00B05E79">
        <w:commentReference w:id="1094"/>
      </w:r>
      <w:bookmarkEnd w:id="1093"/>
      <w:r>
        <w:t xml:space="preserve"> </w:t>
      </w:r>
    </w:p>
    <w:p w14:paraId="2E4926AC" w14:textId="77777777" w:rsidR="007D6FBD" w:rsidRPr="00F53CC2" w:rsidRDefault="007D6FBD" w:rsidP="00B05E79">
      <w:pPr>
        <w:pStyle w:val="BodyText"/>
      </w:pPr>
      <w:r w:rsidRPr="00F53CC2">
        <w:rPr>
          <w:highlight w:val="yellow"/>
        </w:rPr>
        <w:t>[Insert details according to instructions.]</w:t>
      </w:r>
    </w:p>
    <w:p w14:paraId="3C304660" w14:textId="77777777" w:rsidR="007D6FBD" w:rsidRPr="007D6FBD" w:rsidRDefault="007D6FBD" w:rsidP="00B05E79"/>
    <w:p w14:paraId="187DCC10" w14:textId="6CFA1A4E" w:rsidR="00335B31" w:rsidRPr="00BA7905" w:rsidRDefault="00335B31" w:rsidP="00335B31">
      <w:pPr>
        <w:pStyle w:val="Heading2"/>
      </w:pPr>
      <w:bookmarkStart w:id="1095" w:name="_Toc63673407"/>
      <w:r w:rsidRPr="00DF4DE5">
        <w:t>A</w:t>
      </w:r>
      <w:r>
        <w:rPr>
          <w:noProof/>
        </w:rPr>
        <w:t>2</w:t>
      </w:r>
      <w:r w:rsidRPr="00DF4DE5">
        <w:t>.</w:t>
      </w:r>
      <w:r>
        <w:rPr>
          <w:noProof/>
        </w:rPr>
        <w:t>2b</w:t>
      </w:r>
      <w:r>
        <w:rPr>
          <w:noProof/>
        </w:rPr>
        <w:tab/>
      </w:r>
      <w:r>
        <w:t>Wealth index</w:t>
      </w:r>
      <w:bookmarkEnd w:id="1095"/>
    </w:p>
    <w:p w14:paraId="6DDE30B2" w14:textId="0BBA5BA4" w:rsidR="000C59A9" w:rsidRDefault="000C59A9" w:rsidP="007734F7">
      <w:pPr>
        <w:pStyle w:val="BodyText1"/>
      </w:pPr>
      <w:r>
        <w:t>Asset-based wealth indices have increasingly been used as alternatives to income and consumption expenditure-based measures for several reasons, most notably because</w:t>
      </w:r>
      <w:r w:rsidR="009872C6">
        <w:t xml:space="preserve"> they are</w:t>
      </w:r>
      <w:r>
        <w:t xml:space="preserve">: </w:t>
      </w:r>
      <w:r w:rsidR="009872C6">
        <w:t>(</w:t>
      </w:r>
      <w:r>
        <w:t>1) more stable measures of socioeconomic well</w:t>
      </w:r>
      <w:r w:rsidR="009872C6">
        <w:t>-</w:t>
      </w:r>
      <w:r>
        <w:t>being</w:t>
      </w:r>
      <w:r w:rsidR="009872C6">
        <w:t>,</w:t>
      </w:r>
      <w:r>
        <w:t xml:space="preserve"> </w:t>
      </w:r>
      <w:r w:rsidR="009872C6">
        <w:t>(</w:t>
      </w:r>
      <w:r>
        <w:t>2) able to better detect differences in equity</w:t>
      </w:r>
      <w:r w:rsidR="009872C6">
        <w:t>, and</w:t>
      </w:r>
      <w:r>
        <w:t xml:space="preserve"> </w:t>
      </w:r>
      <w:r w:rsidR="009872C6">
        <w:t>(</w:t>
      </w:r>
      <w:r>
        <w:t>3) easier to collect and require shorter interviews.</w:t>
      </w:r>
      <w:r w:rsidR="0052521F">
        <w:t xml:space="preserve"> </w:t>
      </w:r>
      <w:r>
        <w:t>Th</w:t>
      </w:r>
      <w:r w:rsidR="003D68DE">
        <w:t>is</w:t>
      </w:r>
      <w:r>
        <w:t xml:space="preserve"> appendix presents a short description of the methodology for calculating the wealth index. Additional details on how to prep</w:t>
      </w:r>
      <w:r w:rsidR="003D68DE">
        <w:t>are</w:t>
      </w:r>
      <w:r>
        <w:t xml:space="preserve"> the data and perform the calculations for producing the wealth index are provided in the </w:t>
      </w:r>
      <w:r w:rsidR="003D68DE" w:rsidRPr="003D68DE">
        <w:rPr>
          <w:i/>
        </w:rPr>
        <w:t xml:space="preserve">Guide to </w:t>
      </w:r>
      <w:r w:rsidRPr="003D68DE">
        <w:rPr>
          <w:i/>
        </w:rPr>
        <w:t>Feed the Future Statistics</w:t>
      </w:r>
      <w:r>
        <w:t>.</w:t>
      </w:r>
      <w:r w:rsidRPr="00F53CC2">
        <w:rPr>
          <w:rStyle w:val="FootnoteReference"/>
        </w:rPr>
        <w:footnoteReference w:id="103"/>
      </w:r>
    </w:p>
    <w:p w14:paraId="48A37963" w14:textId="7173F24D" w:rsidR="005E695B" w:rsidRPr="00A8452B" w:rsidRDefault="000C59A9" w:rsidP="007734F7">
      <w:pPr>
        <w:pStyle w:val="BodyText1"/>
      </w:pPr>
      <w:r>
        <w:t>The methodology for computing a wealth index using the F</w:t>
      </w:r>
      <w:r w:rsidR="00D11D38">
        <w:t xml:space="preserve">eed </w:t>
      </w:r>
      <w:r w:rsidR="00F71508">
        <w:t>t</w:t>
      </w:r>
      <w:r w:rsidR="00D11D38">
        <w:t xml:space="preserve">he </w:t>
      </w:r>
      <w:r>
        <w:t>F</w:t>
      </w:r>
      <w:r w:rsidR="00D11D38">
        <w:t>uture</w:t>
      </w:r>
      <w:r>
        <w:t xml:space="preserve"> </w:t>
      </w:r>
      <w:r w:rsidR="00573A29">
        <w:t>ZOI Survey</w:t>
      </w:r>
      <w:r>
        <w:t xml:space="preserve"> data is based on the approach developed by the DHS. The DHS approach to computing a wealth index assumes that wealth is an underlying unobservable variable and that a set of variables can identify the relative position of households in the underlying distribution of the wealth factor. The table below summarizes </w:t>
      </w:r>
      <w:r w:rsidR="00521306">
        <w:t xml:space="preserve">assets </w:t>
      </w:r>
      <w:r>
        <w:t xml:space="preserve">that </w:t>
      </w:r>
      <w:r w:rsidR="000C4DB2">
        <w:t>were used</w:t>
      </w:r>
      <w:r>
        <w:t xml:space="preserve"> to construct </w:t>
      </w:r>
      <w:r w:rsidR="000C4DB2">
        <w:t xml:space="preserve">the </w:t>
      </w:r>
      <w:r>
        <w:t>wealth index</w:t>
      </w:r>
      <w:r w:rsidR="000C4DB2">
        <w:t xml:space="preserve"> for the </w:t>
      </w:r>
      <w:r w:rsidR="0023689B">
        <w:t xml:space="preserve">Feed the Future </w:t>
      </w:r>
      <w:r w:rsidR="000C4DB2">
        <w:t>[</w:t>
      </w:r>
      <w:r w:rsidR="000C4DB2" w:rsidRPr="00FC70A6">
        <w:rPr>
          <w:highlight w:val="yellow"/>
        </w:rPr>
        <w:t>C</w:t>
      </w:r>
      <w:r w:rsidR="0023689B">
        <w:rPr>
          <w:highlight w:val="yellow"/>
        </w:rPr>
        <w:t>ountry</w:t>
      </w:r>
      <w:r w:rsidR="000C4DB2">
        <w:t>] ZOI Survey</w:t>
      </w:r>
      <w:r w:rsidR="0023689B">
        <w:t xml:space="preserve"> [</w:t>
      </w:r>
      <w:r w:rsidR="0023689B" w:rsidRPr="0023689B">
        <w:rPr>
          <w:highlight w:val="yellow"/>
        </w:rPr>
        <w:t>Survey year(s)</w:t>
      </w:r>
      <w:r w:rsidR="0023689B">
        <w:t>]</w:t>
      </w:r>
      <w:r>
        <w:t xml:space="preserve">. Principal components analysis </w:t>
      </w:r>
      <w:r w:rsidR="000C4DB2">
        <w:t xml:space="preserve">was </w:t>
      </w:r>
      <w:r>
        <w:t xml:space="preserve">performed to assign weights to the </w:t>
      </w:r>
      <w:r w:rsidR="00521306">
        <w:t>assets</w:t>
      </w:r>
      <w:r w:rsidR="00FC70A6">
        <w:t>. Each household wa</w:t>
      </w:r>
      <w:r>
        <w:t xml:space="preserve">s </w:t>
      </w:r>
      <w:r w:rsidR="00FC70A6">
        <w:t xml:space="preserve">then </w:t>
      </w:r>
      <w:r>
        <w:t xml:space="preserve">assigned a wealth score </w:t>
      </w:r>
      <w:r w:rsidR="00FC70A6">
        <w:t xml:space="preserve">equal to </w:t>
      </w:r>
      <w:r>
        <w:t xml:space="preserve">the sum of the weighted indicators. </w:t>
      </w:r>
      <w:r w:rsidR="00521306">
        <w:t>W</w:t>
      </w:r>
      <w:r>
        <w:t>ealth score</w:t>
      </w:r>
      <w:r w:rsidR="00521306">
        <w:t>s</w:t>
      </w:r>
      <w:r>
        <w:t xml:space="preserve"> </w:t>
      </w:r>
      <w:r w:rsidR="00521306">
        <w:t xml:space="preserve">were </w:t>
      </w:r>
      <w:r>
        <w:t>standardized with a mean of zero and a standard deviation of one</w:t>
      </w:r>
      <w:r w:rsidR="00521306">
        <w:t xml:space="preserve"> and then </w:t>
      </w:r>
      <w:r>
        <w:t>categorized into quintiles based on the distribution of the household populat</w:t>
      </w:r>
      <w:r w:rsidR="00A8452B">
        <w:t xml:space="preserve">ion. </w:t>
      </w:r>
    </w:p>
    <w:tbl>
      <w:tblPr>
        <w:tblW w:w="0" w:type="auto"/>
        <w:tblLook w:val="04A0" w:firstRow="1" w:lastRow="0" w:firstColumn="1" w:lastColumn="0" w:noHBand="0" w:noVBand="1"/>
      </w:tblPr>
      <w:tblGrid>
        <w:gridCol w:w="8730"/>
      </w:tblGrid>
      <w:tr w:rsidR="00A8452B" w:rsidRPr="007734F7" w14:paraId="0FA3A290" w14:textId="77777777" w:rsidTr="007734F7">
        <w:trPr>
          <w:tblHeader/>
        </w:trPr>
        <w:tc>
          <w:tcPr>
            <w:tcW w:w="8730" w:type="dxa"/>
            <w:shd w:val="clear" w:color="auto" w:fill="387990"/>
          </w:tcPr>
          <w:p w14:paraId="72B36012" w14:textId="0C2BA35A" w:rsidR="000C59A9" w:rsidRPr="007734F7" w:rsidRDefault="00521306" w:rsidP="007734F7">
            <w:pPr>
              <w:spacing w:line="259" w:lineRule="auto"/>
              <w:rPr>
                <w:b/>
                <w:color w:val="FFFFFF" w:themeColor="background1"/>
                <w:sz w:val="20"/>
                <w:szCs w:val="20"/>
              </w:rPr>
            </w:pPr>
            <w:r w:rsidRPr="007734F7">
              <w:rPr>
                <w:b/>
                <w:color w:val="FFFFFF" w:themeColor="background1"/>
                <w:sz w:val="20"/>
                <w:szCs w:val="20"/>
              </w:rPr>
              <w:t xml:space="preserve">Assets used to construct the wealth </w:t>
            </w:r>
            <w:commentRangeStart w:id="1096"/>
            <w:r w:rsidRPr="007734F7">
              <w:rPr>
                <w:b/>
                <w:color w:val="FFFFFF" w:themeColor="background1"/>
                <w:sz w:val="20"/>
                <w:szCs w:val="20"/>
              </w:rPr>
              <w:t>index</w:t>
            </w:r>
            <w:commentRangeEnd w:id="1096"/>
            <w:r w:rsidR="00344D17" w:rsidRPr="007734F7">
              <w:rPr>
                <w:rStyle w:val="CommentReference"/>
                <w:sz w:val="20"/>
                <w:szCs w:val="20"/>
              </w:rPr>
              <w:commentReference w:id="1096"/>
            </w:r>
          </w:p>
        </w:tc>
      </w:tr>
      <w:tr w:rsidR="000C59A9" w:rsidRPr="007734F7" w14:paraId="760551B4" w14:textId="77777777" w:rsidTr="007734F7">
        <w:tc>
          <w:tcPr>
            <w:tcW w:w="8730" w:type="dxa"/>
          </w:tcPr>
          <w:p w14:paraId="13A020B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Domestic servants</w:t>
            </w:r>
          </w:p>
        </w:tc>
      </w:tr>
      <w:tr w:rsidR="000C59A9" w:rsidRPr="007734F7" w14:paraId="00CB7EBE" w14:textId="77777777" w:rsidTr="007734F7">
        <w:tc>
          <w:tcPr>
            <w:tcW w:w="8730" w:type="dxa"/>
          </w:tcPr>
          <w:p w14:paraId="451C6EF3" w14:textId="0C5CD881" w:rsidR="000C59A9" w:rsidRPr="007734F7" w:rsidRDefault="000C59A9" w:rsidP="007734F7">
            <w:pPr>
              <w:pStyle w:val="ListParagraph"/>
              <w:numPr>
                <w:ilvl w:val="0"/>
                <w:numId w:val="3"/>
              </w:numPr>
              <w:spacing w:line="259" w:lineRule="auto"/>
              <w:rPr>
                <w:sz w:val="20"/>
                <w:szCs w:val="20"/>
              </w:rPr>
            </w:pPr>
            <w:r w:rsidRPr="007734F7">
              <w:rPr>
                <w:sz w:val="20"/>
                <w:szCs w:val="20"/>
              </w:rPr>
              <w:t>Ownership of agricultural land and size of land</w:t>
            </w:r>
          </w:p>
        </w:tc>
      </w:tr>
      <w:tr w:rsidR="000C59A9" w:rsidRPr="007734F7" w14:paraId="3D16601F" w14:textId="77777777" w:rsidTr="007734F7">
        <w:tc>
          <w:tcPr>
            <w:tcW w:w="8730" w:type="dxa"/>
          </w:tcPr>
          <w:p w14:paraId="19C9F6D9"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Number of people per sleeping room</w:t>
            </w:r>
          </w:p>
        </w:tc>
      </w:tr>
      <w:tr w:rsidR="000C59A9" w:rsidRPr="007734F7" w14:paraId="7E2620A2" w14:textId="77777777" w:rsidTr="007734F7">
        <w:tc>
          <w:tcPr>
            <w:tcW w:w="8730" w:type="dxa"/>
          </w:tcPr>
          <w:p w14:paraId="1E7262A0"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lastRenderedPageBreak/>
              <w:t>House ownership</w:t>
            </w:r>
          </w:p>
        </w:tc>
      </w:tr>
      <w:tr w:rsidR="000C59A9" w:rsidRPr="007734F7" w14:paraId="001893B6" w14:textId="77777777" w:rsidTr="007734F7">
        <w:tc>
          <w:tcPr>
            <w:tcW w:w="8730" w:type="dxa"/>
          </w:tcPr>
          <w:p w14:paraId="17BEF345"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Water source</w:t>
            </w:r>
          </w:p>
        </w:tc>
      </w:tr>
      <w:tr w:rsidR="000C59A9" w:rsidRPr="007734F7" w14:paraId="4EB40BF2" w14:textId="77777777" w:rsidTr="007734F7">
        <w:tc>
          <w:tcPr>
            <w:tcW w:w="8730" w:type="dxa"/>
          </w:tcPr>
          <w:p w14:paraId="49E754A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Toilet facility</w:t>
            </w:r>
          </w:p>
          <w:p w14:paraId="4AA86D74" w14:textId="77777777" w:rsidR="000C59A9" w:rsidRPr="007734F7" w:rsidRDefault="000C59A9" w:rsidP="007734F7">
            <w:pPr>
              <w:pStyle w:val="ListParagraph"/>
              <w:spacing w:line="259" w:lineRule="auto"/>
              <w:rPr>
                <w:sz w:val="20"/>
                <w:szCs w:val="20"/>
              </w:rPr>
            </w:pPr>
            <w:r w:rsidRPr="007734F7">
              <w:rPr>
                <w:sz w:val="20"/>
                <w:szCs w:val="20"/>
              </w:rPr>
              <w:t>Main type of facility</w:t>
            </w:r>
          </w:p>
          <w:p w14:paraId="3A7BE53D" w14:textId="77777777" w:rsidR="000C59A9" w:rsidRPr="007734F7" w:rsidRDefault="000C59A9" w:rsidP="007734F7">
            <w:pPr>
              <w:pStyle w:val="ListParagraph"/>
              <w:spacing w:line="259" w:lineRule="auto"/>
              <w:rPr>
                <w:sz w:val="20"/>
                <w:szCs w:val="20"/>
              </w:rPr>
            </w:pPr>
            <w:r w:rsidRPr="007734F7">
              <w:rPr>
                <w:sz w:val="20"/>
                <w:szCs w:val="20"/>
              </w:rPr>
              <w:t>Whether the facility is shared with other households</w:t>
            </w:r>
          </w:p>
        </w:tc>
      </w:tr>
      <w:tr w:rsidR="000C59A9" w:rsidRPr="007734F7" w14:paraId="36CFB10C" w14:textId="77777777" w:rsidTr="007734F7">
        <w:tc>
          <w:tcPr>
            <w:tcW w:w="8730" w:type="dxa"/>
          </w:tcPr>
          <w:p w14:paraId="6C3B102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Floor material</w:t>
            </w:r>
          </w:p>
        </w:tc>
      </w:tr>
      <w:tr w:rsidR="000C59A9" w:rsidRPr="007734F7" w14:paraId="10AC22F9" w14:textId="77777777" w:rsidTr="007734F7">
        <w:tc>
          <w:tcPr>
            <w:tcW w:w="8730" w:type="dxa"/>
          </w:tcPr>
          <w:p w14:paraId="58C7ED0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Roof material</w:t>
            </w:r>
          </w:p>
        </w:tc>
      </w:tr>
      <w:tr w:rsidR="000C59A9" w:rsidRPr="007734F7" w14:paraId="0FDE79F9" w14:textId="77777777" w:rsidTr="007734F7">
        <w:tc>
          <w:tcPr>
            <w:tcW w:w="8730" w:type="dxa"/>
          </w:tcPr>
          <w:p w14:paraId="36C66414"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Wall material</w:t>
            </w:r>
          </w:p>
        </w:tc>
      </w:tr>
      <w:tr w:rsidR="000C59A9" w:rsidRPr="007734F7" w14:paraId="5F58DE13" w14:textId="77777777" w:rsidTr="007734F7">
        <w:tc>
          <w:tcPr>
            <w:tcW w:w="8730" w:type="dxa"/>
          </w:tcPr>
          <w:p w14:paraId="64FA03F2"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Cooking fuel</w:t>
            </w:r>
          </w:p>
        </w:tc>
      </w:tr>
      <w:tr w:rsidR="000C59A9" w:rsidRPr="007734F7" w14:paraId="3558E13B" w14:textId="77777777" w:rsidTr="007734F7">
        <w:tc>
          <w:tcPr>
            <w:tcW w:w="8730" w:type="dxa"/>
          </w:tcPr>
          <w:p w14:paraId="6F4C5E0F" w14:textId="08235B87" w:rsidR="000C59A9" w:rsidRPr="007734F7" w:rsidRDefault="000C59A9" w:rsidP="007734F7">
            <w:pPr>
              <w:pStyle w:val="ListParagraph"/>
              <w:numPr>
                <w:ilvl w:val="0"/>
                <w:numId w:val="3"/>
              </w:numPr>
              <w:spacing w:line="259" w:lineRule="auto"/>
              <w:rPr>
                <w:sz w:val="20"/>
                <w:szCs w:val="20"/>
              </w:rPr>
            </w:pPr>
            <w:r w:rsidRPr="007734F7">
              <w:rPr>
                <w:sz w:val="20"/>
                <w:szCs w:val="20"/>
              </w:rPr>
              <w:t>Farm animals (type and number):</w:t>
            </w:r>
          </w:p>
          <w:p w14:paraId="5FC15983" w14:textId="77777777" w:rsidR="000C59A9" w:rsidRPr="007734F7" w:rsidRDefault="000C59A9" w:rsidP="007734F7">
            <w:pPr>
              <w:pStyle w:val="ListParagraph"/>
              <w:spacing w:line="259" w:lineRule="auto"/>
              <w:rPr>
                <w:sz w:val="20"/>
                <w:szCs w:val="20"/>
              </w:rPr>
            </w:pPr>
            <w:r w:rsidRPr="007734F7">
              <w:rPr>
                <w:sz w:val="20"/>
                <w:szCs w:val="20"/>
              </w:rPr>
              <w:t>Cows</w:t>
            </w:r>
          </w:p>
          <w:p w14:paraId="1793DE5E" w14:textId="77777777" w:rsidR="000C59A9" w:rsidRPr="007734F7" w:rsidRDefault="000C59A9" w:rsidP="007734F7">
            <w:pPr>
              <w:pStyle w:val="ListParagraph"/>
              <w:spacing w:line="259" w:lineRule="auto"/>
              <w:rPr>
                <w:sz w:val="20"/>
                <w:szCs w:val="20"/>
              </w:rPr>
            </w:pPr>
            <w:r w:rsidRPr="007734F7">
              <w:rPr>
                <w:sz w:val="20"/>
                <w:szCs w:val="20"/>
              </w:rPr>
              <w:t>Other cattle</w:t>
            </w:r>
          </w:p>
          <w:p w14:paraId="1EC68595" w14:textId="77777777" w:rsidR="000C59A9" w:rsidRPr="007734F7" w:rsidRDefault="000C59A9" w:rsidP="007734F7">
            <w:pPr>
              <w:pStyle w:val="ListParagraph"/>
              <w:spacing w:line="259" w:lineRule="auto"/>
              <w:rPr>
                <w:sz w:val="20"/>
                <w:szCs w:val="20"/>
              </w:rPr>
            </w:pPr>
            <w:r w:rsidRPr="007734F7">
              <w:rPr>
                <w:sz w:val="20"/>
                <w:szCs w:val="20"/>
              </w:rPr>
              <w:t>Horses, donkeys, or mules</w:t>
            </w:r>
          </w:p>
          <w:p w14:paraId="40FF58E8" w14:textId="77777777" w:rsidR="000C59A9" w:rsidRPr="007734F7" w:rsidRDefault="000C59A9" w:rsidP="007734F7">
            <w:pPr>
              <w:pStyle w:val="ListParagraph"/>
              <w:spacing w:line="259" w:lineRule="auto"/>
              <w:rPr>
                <w:sz w:val="20"/>
                <w:szCs w:val="20"/>
              </w:rPr>
            </w:pPr>
            <w:r w:rsidRPr="007734F7">
              <w:rPr>
                <w:sz w:val="20"/>
                <w:szCs w:val="20"/>
              </w:rPr>
              <w:t>Goats</w:t>
            </w:r>
          </w:p>
          <w:p w14:paraId="1F028377" w14:textId="77777777" w:rsidR="000C59A9" w:rsidRPr="007734F7" w:rsidRDefault="000C59A9" w:rsidP="007734F7">
            <w:pPr>
              <w:pStyle w:val="ListParagraph"/>
              <w:spacing w:line="259" w:lineRule="auto"/>
              <w:rPr>
                <w:sz w:val="20"/>
                <w:szCs w:val="20"/>
              </w:rPr>
            </w:pPr>
            <w:r w:rsidRPr="007734F7">
              <w:rPr>
                <w:sz w:val="20"/>
                <w:szCs w:val="20"/>
              </w:rPr>
              <w:t>Sheep</w:t>
            </w:r>
          </w:p>
          <w:p w14:paraId="3E7A3523" w14:textId="77777777" w:rsidR="000C59A9" w:rsidRPr="007734F7" w:rsidRDefault="000C59A9" w:rsidP="007734F7">
            <w:pPr>
              <w:pStyle w:val="ListParagraph"/>
              <w:spacing w:line="259" w:lineRule="auto"/>
              <w:rPr>
                <w:sz w:val="20"/>
                <w:szCs w:val="20"/>
              </w:rPr>
            </w:pPr>
            <w:r w:rsidRPr="007734F7">
              <w:rPr>
                <w:sz w:val="20"/>
                <w:szCs w:val="20"/>
              </w:rPr>
              <w:t>Chicken or other poultry</w:t>
            </w:r>
          </w:p>
          <w:p w14:paraId="71554F70" w14:textId="77777777" w:rsidR="000C59A9" w:rsidRPr="007734F7" w:rsidRDefault="000C59A9" w:rsidP="007734F7">
            <w:pPr>
              <w:pStyle w:val="ListParagraph"/>
              <w:spacing w:line="259" w:lineRule="auto"/>
              <w:rPr>
                <w:sz w:val="20"/>
                <w:szCs w:val="20"/>
              </w:rPr>
            </w:pPr>
            <w:r w:rsidRPr="007734F7">
              <w:rPr>
                <w:sz w:val="20"/>
                <w:szCs w:val="20"/>
              </w:rPr>
              <w:t>Fish</w:t>
            </w:r>
          </w:p>
          <w:p w14:paraId="70D55FB7" w14:textId="77777777" w:rsidR="000C59A9" w:rsidRPr="007734F7" w:rsidRDefault="000C59A9" w:rsidP="007734F7">
            <w:pPr>
              <w:pStyle w:val="ListParagraph"/>
              <w:spacing w:line="259" w:lineRule="auto"/>
              <w:rPr>
                <w:sz w:val="20"/>
                <w:szCs w:val="20"/>
              </w:rPr>
            </w:pPr>
            <w:r w:rsidRPr="007734F7">
              <w:rPr>
                <w:sz w:val="20"/>
                <w:szCs w:val="20"/>
              </w:rPr>
              <w:t>Other</w:t>
            </w:r>
          </w:p>
        </w:tc>
      </w:tr>
      <w:tr w:rsidR="000C59A9" w:rsidRPr="007734F7" w14:paraId="1A51A492" w14:textId="77777777" w:rsidTr="007734F7">
        <w:tc>
          <w:tcPr>
            <w:tcW w:w="8730" w:type="dxa"/>
          </w:tcPr>
          <w:p w14:paraId="2DC56309" w14:textId="4F7AFEB8" w:rsidR="000C59A9" w:rsidRPr="007734F7" w:rsidRDefault="000C59A9" w:rsidP="007734F7">
            <w:pPr>
              <w:pStyle w:val="ListParagraph"/>
              <w:numPr>
                <w:ilvl w:val="0"/>
                <w:numId w:val="3"/>
              </w:numPr>
              <w:spacing w:line="259" w:lineRule="auto"/>
              <w:rPr>
                <w:sz w:val="20"/>
                <w:szCs w:val="20"/>
              </w:rPr>
            </w:pPr>
            <w:r w:rsidRPr="007734F7">
              <w:rPr>
                <w:sz w:val="20"/>
                <w:szCs w:val="20"/>
              </w:rPr>
              <w:t>Household possessions:</w:t>
            </w:r>
          </w:p>
          <w:p w14:paraId="08751881" w14:textId="77777777" w:rsidR="000C59A9" w:rsidRPr="007734F7" w:rsidRDefault="000C59A9" w:rsidP="007734F7">
            <w:pPr>
              <w:pStyle w:val="ListParagraph"/>
              <w:spacing w:line="259" w:lineRule="auto"/>
              <w:rPr>
                <w:sz w:val="20"/>
                <w:szCs w:val="20"/>
              </w:rPr>
            </w:pPr>
            <w:r w:rsidRPr="007734F7">
              <w:rPr>
                <w:sz w:val="20"/>
                <w:szCs w:val="20"/>
              </w:rPr>
              <w:t>Electricity</w:t>
            </w:r>
          </w:p>
          <w:p w14:paraId="0F39C43D" w14:textId="77777777" w:rsidR="000C59A9" w:rsidRPr="007734F7" w:rsidRDefault="000C59A9" w:rsidP="007734F7">
            <w:pPr>
              <w:pStyle w:val="ListParagraph"/>
              <w:spacing w:line="259" w:lineRule="auto"/>
              <w:rPr>
                <w:sz w:val="20"/>
                <w:szCs w:val="20"/>
              </w:rPr>
            </w:pPr>
            <w:r w:rsidRPr="007734F7">
              <w:rPr>
                <w:sz w:val="20"/>
                <w:szCs w:val="20"/>
              </w:rPr>
              <w:t>Radio</w:t>
            </w:r>
          </w:p>
          <w:p w14:paraId="362A148E" w14:textId="77777777" w:rsidR="000C59A9" w:rsidRPr="007734F7" w:rsidRDefault="000C59A9" w:rsidP="007734F7">
            <w:pPr>
              <w:pStyle w:val="ListParagraph"/>
              <w:spacing w:line="259" w:lineRule="auto"/>
              <w:rPr>
                <w:sz w:val="20"/>
                <w:szCs w:val="20"/>
              </w:rPr>
            </w:pPr>
            <w:r w:rsidRPr="007734F7">
              <w:rPr>
                <w:sz w:val="20"/>
                <w:szCs w:val="20"/>
              </w:rPr>
              <w:t>Television</w:t>
            </w:r>
          </w:p>
          <w:p w14:paraId="07634E80" w14:textId="77777777" w:rsidR="000C59A9" w:rsidRPr="007734F7" w:rsidRDefault="000C59A9" w:rsidP="007734F7">
            <w:pPr>
              <w:pStyle w:val="ListParagraph"/>
              <w:spacing w:line="259" w:lineRule="auto"/>
              <w:rPr>
                <w:sz w:val="20"/>
                <w:szCs w:val="20"/>
              </w:rPr>
            </w:pPr>
            <w:r w:rsidRPr="007734F7">
              <w:rPr>
                <w:sz w:val="20"/>
                <w:szCs w:val="20"/>
              </w:rPr>
              <w:t>Non-mobile telephone</w:t>
            </w:r>
          </w:p>
          <w:p w14:paraId="07C73FD9" w14:textId="77777777" w:rsidR="000C59A9" w:rsidRPr="007734F7" w:rsidRDefault="000C59A9" w:rsidP="007734F7">
            <w:pPr>
              <w:pStyle w:val="ListParagraph"/>
              <w:spacing w:line="259" w:lineRule="auto"/>
              <w:rPr>
                <w:sz w:val="20"/>
                <w:szCs w:val="20"/>
              </w:rPr>
            </w:pPr>
            <w:r w:rsidRPr="007734F7">
              <w:rPr>
                <w:sz w:val="20"/>
                <w:szCs w:val="20"/>
              </w:rPr>
              <w:t>Computer</w:t>
            </w:r>
          </w:p>
          <w:p w14:paraId="01E915EB" w14:textId="77777777" w:rsidR="000C59A9" w:rsidRPr="007734F7" w:rsidRDefault="000C59A9" w:rsidP="007734F7">
            <w:pPr>
              <w:pStyle w:val="ListParagraph"/>
              <w:spacing w:line="259" w:lineRule="auto"/>
              <w:rPr>
                <w:sz w:val="20"/>
                <w:szCs w:val="20"/>
              </w:rPr>
            </w:pPr>
            <w:r w:rsidRPr="007734F7">
              <w:rPr>
                <w:sz w:val="20"/>
                <w:szCs w:val="20"/>
              </w:rPr>
              <w:t>Refrigerator</w:t>
            </w:r>
          </w:p>
          <w:p w14:paraId="65FA80AE" w14:textId="77777777" w:rsidR="000C59A9" w:rsidRPr="007734F7" w:rsidRDefault="000C59A9" w:rsidP="007734F7">
            <w:pPr>
              <w:pStyle w:val="ListParagraph"/>
              <w:spacing w:line="259" w:lineRule="auto"/>
              <w:rPr>
                <w:sz w:val="20"/>
                <w:szCs w:val="20"/>
              </w:rPr>
            </w:pPr>
            <w:r w:rsidRPr="007734F7">
              <w:rPr>
                <w:sz w:val="20"/>
                <w:szCs w:val="20"/>
              </w:rPr>
              <w:t>Watch</w:t>
            </w:r>
          </w:p>
          <w:p w14:paraId="562788C6" w14:textId="77777777" w:rsidR="000C59A9" w:rsidRPr="007734F7" w:rsidRDefault="000C59A9" w:rsidP="007734F7">
            <w:pPr>
              <w:pStyle w:val="ListParagraph"/>
              <w:spacing w:line="259" w:lineRule="auto"/>
              <w:rPr>
                <w:sz w:val="20"/>
                <w:szCs w:val="20"/>
              </w:rPr>
            </w:pPr>
            <w:r w:rsidRPr="007734F7">
              <w:rPr>
                <w:sz w:val="20"/>
                <w:szCs w:val="20"/>
              </w:rPr>
              <w:t>Mobile phone</w:t>
            </w:r>
          </w:p>
          <w:p w14:paraId="45B7048C" w14:textId="77777777" w:rsidR="000C59A9" w:rsidRPr="007734F7" w:rsidRDefault="000C59A9" w:rsidP="007734F7">
            <w:pPr>
              <w:pStyle w:val="ListParagraph"/>
              <w:spacing w:line="259" w:lineRule="auto"/>
              <w:rPr>
                <w:sz w:val="20"/>
                <w:szCs w:val="20"/>
              </w:rPr>
            </w:pPr>
            <w:r w:rsidRPr="007734F7">
              <w:rPr>
                <w:sz w:val="20"/>
                <w:szCs w:val="20"/>
              </w:rPr>
              <w:t>Bicycle</w:t>
            </w:r>
          </w:p>
          <w:p w14:paraId="193648ED" w14:textId="77777777" w:rsidR="000C59A9" w:rsidRPr="007734F7" w:rsidRDefault="000C59A9" w:rsidP="007734F7">
            <w:pPr>
              <w:pStyle w:val="ListParagraph"/>
              <w:spacing w:line="259" w:lineRule="auto"/>
              <w:rPr>
                <w:sz w:val="20"/>
                <w:szCs w:val="20"/>
              </w:rPr>
            </w:pPr>
            <w:r w:rsidRPr="007734F7">
              <w:rPr>
                <w:sz w:val="20"/>
                <w:szCs w:val="20"/>
              </w:rPr>
              <w:t>Motorcycle or scooter</w:t>
            </w:r>
          </w:p>
          <w:p w14:paraId="52986C4F" w14:textId="77777777" w:rsidR="000C59A9" w:rsidRPr="007734F7" w:rsidRDefault="000C59A9" w:rsidP="007734F7">
            <w:pPr>
              <w:pStyle w:val="ListParagraph"/>
              <w:spacing w:line="259" w:lineRule="auto"/>
              <w:rPr>
                <w:sz w:val="20"/>
                <w:szCs w:val="20"/>
              </w:rPr>
            </w:pPr>
            <w:r w:rsidRPr="007734F7">
              <w:rPr>
                <w:sz w:val="20"/>
                <w:szCs w:val="20"/>
              </w:rPr>
              <w:t>Animal-drawn cart</w:t>
            </w:r>
          </w:p>
          <w:p w14:paraId="3C800617" w14:textId="77777777" w:rsidR="000C59A9" w:rsidRPr="007734F7" w:rsidRDefault="000C59A9" w:rsidP="007734F7">
            <w:pPr>
              <w:pStyle w:val="ListParagraph"/>
              <w:keepNext/>
              <w:spacing w:line="259" w:lineRule="auto"/>
              <w:rPr>
                <w:sz w:val="20"/>
                <w:szCs w:val="20"/>
              </w:rPr>
            </w:pPr>
            <w:r w:rsidRPr="007734F7">
              <w:rPr>
                <w:sz w:val="20"/>
                <w:szCs w:val="20"/>
              </w:rPr>
              <w:t>Car or truck</w:t>
            </w:r>
          </w:p>
          <w:p w14:paraId="16766FB5" w14:textId="77777777" w:rsidR="000C59A9" w:rsidRPr="007734F7" w:rsidRDefault="000C59A9" w:rsidP="007734F7">
            <w:pPr>
              <w:pStyle w:val="ListParagraph"/>
              <w:spacing w:line="259" w:lineRule="auto"/>
              <w:rPr>
                <w:sz w:val="20"/>
                <w:szCs w:val="20"/>
              </w:rPr>
            </w:pPr>
            <w:r w:rsidRPr="007734F7">
              <w:rPr>
                <w:sz w:val="20"/>
                <w:szCs w:val="20"/>
              </w:rPr>
              <w:t>Boat with a motor</w:t>
            </w:r>
          </w:p>
        </w:tc>
      </w:tr>
      <w:tr w:rsidR="000C59A9" w:rsidRPr="007734F7" w14:paraId="67665798" w14:textId="77777777" w:rsidTr="007734F7">
        <w:tc>
          <w:tcPr>
            <w:tcW w:w="8730" w:type="dxa"/>
          </w:tcPr>
          <w:p w14:paraId="4923290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Bank account</w:t>
            </w:r>
          </w:p>
        </w:tc>
      </w:tr>
    </w:tbl>
    <w:p w14:paraId="7BFED799" w14:textId="53619093" w:rsidR="00FA6536" w:rsidRDefault="003D68DE" w:rsidP="007734F7">
      <w:pPr>
        <w:pStyle w:val="BodyText1"/>
        <w:spacing w:before="200"/>
      </w:pPr>
      <w:r>
        <w:t>The “p</w:t>
      </w:r>
      <w:r w:rsidRPr="003D68DE">
        <w:t xml:space="preserve">ercentage of </w:t>
      </w:r>
      <w:r>
        <w:t>h</w:t>
      </w:r>
      <w:r w:rsidRPr="003D68DE">
        <w:t xml:space="preserve">ouseholds below the </w:t>
      </w:r>
      <w:r>
        <w:t>c</w:t>
      </w:r>
      <w:r w:rsidRPr="003D68DE">
        <w:t xml:space="preserve">omparative </w:t>
      </w:r>
      <w:r>
        <w:t>t</w:t>
      </w:r>
      <w:r w:rsidRPr="003D68DE">
        <w:t xml:space="preserve">hreshold for the </w:t>
      </w:r>
      <w:r>
        <w:t>p</w:t>
      </w:r>
      <w:r w:rsidRPr="003D68DE">
        <w:t xml:space="preserve">oorest </w:t>
      </w:r>
      <w:r>
        <w:t>q</w:t>
      </w:r>
      <w:r w:rsidRPr="003D68DE">
        <w:t xml:space="preserve">uintile of the </w:t>
      </w:r>
      <w:r>
        <w:t>a</w:t>
      </w:r>
      <w:r w:rsidRPr="003D68DE">
        <w:t>sset-</w:t>
      </w:r>
      <w:r>
        <w:t>b</w:t>
      </w:r>
      <w:r w:rsidRPr="003D68DE">
        <w:t xml:space="preserve">ased </w:t>
      </w:r>
      <w:r>
        <w:t>c</w:t>
      </w:r>
      <w:r w:rsidRPr="003D68DE">
        <w:t xml:space="preserve">omparative </w:t>
      </w:r>
      <w:r>
        <w:t>w</w:t>
      </w:r>
      <w:r w:rsidRPr="003D68DE">
        <w:t xml:space="preserve">ealth </w:t>
      </w:r>
      <w:r>
        <w:t>i</w:t>
      </w:r>
      <w:r w:rsidRPr="003D68DE">
        <w:t>ndex</w:t>
      </w:r>
      <w:r>
        <w:t xml:space="preserve"> (CWI)” </w:t>
      </w:r>
      <w:r w:rsidR="00573A29">
        <w:t>ZOI Survey</w:t>
      </w:r>
      <w:r>
        <w:t xml:space="preserve"> indicator </w:t>
      </w:r>
      <w:r w:rsidRPr="003D68DE">
        <w:t xml:space="preserve">reflects the percentage of households in the ZOI </w:t>
      </w:r>
      <w:r w:rsidR="00883DE2">
        <w:t xml:space="preserve">that, based on asset ownership, </w:t>
      </w:r>
      <w:r>
        <w:t xml:space="preserve">fall </w:t>
      </w:r>
      <w:r w:rsidRPr="003D68DE">
        <w:t xml:space="preserve">below a fixed threshold </w:t>
      </w:r>
      <w:r>
        <w:t>that defines</w:t>
      </w:r>
      <w:r w:rsidRPr="003D68DE">
        <w:t xml:space="preserve"> the poorest quintile (bottom 20 percent) in the comparative baseline wealth index that was used to create a cross-nationally, cross-temporally comparable asset-based wealth index, the CWI. Use of a fixed threshold across ZOIs is possible because the CWI is an index with </w:t>
      </w:r>
      <w:r>
        <w:t xml:space="preserve">threshold values </w:t>
      </w:r>
      <w:r w:rsidRPr="003D68DE">
        <w:t xml:space="preserve">that </w:t>
      </w:r>
      <w:r>
        <w:t xml:space="preserve">are </w:t>
      </w:r>
      <w:r w:rsidRPr="003D68DE">
        <w:t xml:space="preserve">relative to the baseline wealth index that </w:t>
      </w:r>
      <w:r w:rsidR="00883DE2">
        <w:t xml:space="preserve">is </w:t>
      </w:r>
      <w:r w:rsidRPr="003D68DE">
        <w:t>used for comparison. This means that the index score</w:t>
      </w:r>
      <w:r>
        <w:t>s</w:t>
      </w:r>
      <w:r w:rsidRPr="003D68DE">
        <w:t xml:space="preserve"> and thresholds can be compared across </w:t>
      </w:r>
      <w:r w:rsidR="00573A29">
        <w:t>ZOI Survey</w:t>
      </w:r>
      <w:r w:rsidRPr="003D68DE">
        <w:t>s and over time.</w:t>
      </w:r>
    </w:p>
    <w:p w14:paraId="47C7A99B" w14:textId="0640E5BB" w:rsidR="0097548D" w:rsidRDefault="0097548D" w:rsidP="0097548D">
      <w:pPr>
        <w:tabs>
          <w:tab w:val="left" w:pos="3343"/>
        </w:tabs>
      </w:pPr>
      <w:r>
        <w:tab/>
      </w:r>
    </w:p>
    <w:p w14:paraId="6F09FBDE" w14:textId="4B6169E7" w:rsidR="0097548D" w:rsidRDefault="0097548D" w:rsidP="0097548D"/>
    <w:p w14:paraId="7328A1ED" w14:textId="77777777" w:rsidR="00A8452B" w:rsidRPr="0097548D" w:rsidRDefault="00A8452B" w:rsidP="0097548D">
      <w:pPr>
        <w:sectPr w:rsidR="00A8452B" w:rsidRPr="0097548D" w:rsidSect="002420C4">
          <w:pgSz w:w="12240" w:h="15840" w:code="1"/>
          <w:pgMar w:top="1440" w:right="1440" w:bottom="1440" w:left="1440" w:header="720" w:footer="576" w:gutter="0"/>
          <w:cols w:space="720"/>
          <w:docGrid w:linePitch="326"/>
        </w:sectPr>
      </w:pPr>
    </w:p>
    <w:p w14:paraId="7AA204E3" w14:textId="2B315E8F" w:rsidR="00BC0F95" w:rsidRPr="00303001" w:rsidRDefault="00BC0F95" w:rsidP="00495C64">
      <w:pPr>
        <w:pStyle w:val="Heading2"/>
      </w:pPr>
      <w:bookmarkStart w:id="1097" w:name="_Toc412728990"/>
      <w:bookmarkStart w:id="1098" w:name="_Toc414874528"/>
      <w:bookmarkStart w:id="1099" w:name="_Toc63673408"/>
      <w:r w:rsidRPr="00DF4DE5">
        <w:lastRenderedPageBreak/>
        <w:t>A</w:t>
      </w:r>
      <w:r>
        <w:t>2</w:t>
      </w:r>
      <w:r w:rsidRPr="00DF4DE5">
        <w:t>.</w:t>
      </w:r>
      <w:r>
        <w:t>3</w:t>
      </w:r>
      <w:r w:rsidR="00495C64">
        <w:tab/>
      </w:r>
      <w:r>
        <w:t xml:space="preserve">Criteria for </w:t>
      </w:r>
      <w:r w:rsidR="00A8452B">
        <w:t xml:space="preserve">achieving adequacy </w:t>
      </w:r>
      <w:r>
        <w:t>for Women</w:t>
      </w:r>
      <w:r w:rsidR="00EA5FC7">
        <w:t>’</w:t>
      </w:r>
      <w:r>
        <w:t>s Empowerment in Agriculture Indicators</w:t>
      </w:r>
      <w:bookmarkEnd w:id="1097"/>
      <w:bookmarkEnd w:id="1098"/>
      <w:bookmarkEnd w:id="1099"/>
    </w:p>
    <w:p w14:paraId="34A25F7E" w14:textId="2E32698D" w:rsidR="00BC0F95" w:rsidRDefault="00E92F70" w:rsidP="00314E1F">
      <w:pPr>
        <w:pStyle w:val="L1-FlLSp12"/>
        <w:rPr>
          <w:i/>
        </w:rPr>
      </w:pPr>
      <w:r>
        <w:rPr>
          <w:i/>
        </w:rPr>
        <w:t>The below table present</w:t>
      </w:r>
      <w:r w:rsidR="008521CF">
        <w:rPr>
          <w:i/>
        </w:rPr>
        <w:t xml:space="preserve">s the </w:t>
      </w:r>
      <w:r>
        <w:rPr>
          <w:i/>
        </w:rPr>
        <w:t>Women’s Empowerment in Agriculture five dimensions of empowerment, their corresponding empowerment indicators,</w:t>
      </w:r>
      <w:r w:rsidR="003953EE" w:rsidRPr="00076643">
        <w:rPr>
          <w:i/>
        </w:rPr>
        <w:t xml:space="preserve"> </w:t>
      </w:r>
      <w:r>
        <w:rPr>
          <w:i/>
        </w:rPr>
        <w:t xml:space="preserve">the survey questions that are used to elicit the data required to establish adequacy or inadequacy for each empowerment indicator, </w:t>
      </w:r>
      <w:r w:rsidR="00172019">
        <w:rPr>
          <w:i/>
        </w:rPr>
        <w:t xml:space="preserve">their corresponding variables in the ZOI Survey dataset, </w:t>
      </w:r>
      <w:r>
        <w:rPr>
          <w:i/>
        </w:rPr>
        <w:t>and how adequacy criteria are defined for each empowerment indicator</w:t>
      </w:r>
      <w:r w:rsidR="003953EE" w:rsidRPr="00076643">
        <w:rPr>
          <w:i/>
        </w:rPr>
        <w:t>.</w:t>
      </w:r>
      <w:r w:rsidR="008E321E">
        <w:rPr>
          <w:i/>
        </w:rPr>
        <w:t xml:space="preserve"> For additional details refer to the </w:t>
      </w:r>
      <w:r w:rsidR="002F1610">
        <w:rPr>
          <w:i/>
        </w:rPr>
        <w:t xml:space="preserve">Feed the Future </w:t>
      </w:r>
      <w:r w:rsidR="00924291">
        <w:rPr>
          <w:i/>
        </w:rPr>
        <w:t xml:space="preserve">Guide to </w:t>
      </w:r>
      <w:r w:rsidR="008E321E">
        <w:rPr>
          <w:i/>
        </w:rPr>
        <w:t>Statistics.</w:t>
      </w:r>
      <w:r w:rsidR="007823FB">
        <w:rPr>
          <w:rStyle w:val="FootnoteReference"/>
          <w:i/>
        </w:rPr>
        <w:footnoteReference w:id="104"/>
      </w:r>
    </w:p>
    <w:tbl>
      <w:tblPr>
        <w:tblStyle w:val="2"/>
        <w:tblW w:w="14235"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81"/>
        <w:gridCol w:w="1651"/>
        <w:gridCol w:w="993"/>
      </w:tblGrid>
      <w:tr w:rsidR="004F5F13" w:rsidRPr="007734F7" w14:paraId="7EA7C571" w14:textId="77777777" w:rsidTr="00AB39F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33C9F80A" w14:textId="77777777" w:rsidR="00172019" w:rsidRPr="007734F7" w:rsidRDefault="00172019" w:rsidP="007734F7">
            <w:pPr>
              <w:spacing w:line="259" w:lineRule="auto"/>
              <w:rPr>
                <w:color w:val="FFFFFF"/>
                <w:sz w:val="20"/>
                <w:szCs w:val="20"/>
              </w:rPr>
            </w:pPr>
            <w:r w:rsidRPr="007734F7">
              <w:rPr>
                <w:color w:val="FFFFFF"/>
                <w:sz w:val="20"/>
                <w:szCs w:val="20"/>
              </w:rPr>
              <w:t>Domain</w:t>
            </w:r>
          </w:p>
        </w:tc>
        <w:tc>
          <w:tcPr>
            <w:tcW w:w="1248" w:type="dxa"/>
            <w:shd w:val="clear" w:color="auto" w:fill="387990"/>
            <w:vAlign w:val="bottom"/>
          </w:tcPr>
          <w:p w14:paraId="663D663B" w14:textId="5F081A71"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Indicator </w:t>
            </w:r>
            <w:r w:rsidR="00924291">
              <w:rPr>
                <w:color w:val="FFFFFF"/>
                <w:sz w:val="20"/>
                <w:szCs w:val="20"/>
              </w:rPr>
              <w:t>n</w:t>
            </w:r>
            <w:r w:rsidRPr="007734F7">
              <w:rPr>
                <w:color w:val="FFFFFF"/>
                <w:sz w:val="20"/>
                <w:szCs w:val="20"/>
              </w:rPr>
              <w:t>ame</w:t>
            </w:r>
          </w:p>
        </w:tc>
        <w:tc>
          <w:tcPr>
            <w:tcW w:w="4046" w:type="dxa"/>
            <w:shd w:val="clear" w:color="auto" w:fill="387990"/>
            <w:vAlign w:val="bottom"/>
          </w:tcPr>
          <w:p w14:paraId="5C87D407" w14:textId="54EB412F"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Survey </w:t>
            </w:r>
            <w:r w:rsidR="00924291">
              <w:rPr>
                <w:color w:val="FFFFFF"/>
                <w:sz w:val="20"/>
                <w:szCs w:val="20"/>
              </w:rPr>
              <w:t>q</w:t>
            </w:r>
            <w:r w:rsidRPr="007734F7">
              <w:rPr>
                <w:color w:val="FFFFFF"/>
                <w:sz w:val="20"/>
                <w:szCs w:val="20"/>
              </w:rPr>
              <w:t>uestions</w:t>
            </w:r>
          </w:p>
        </w:tc>
        <w:tc>
          <w:tcPr>
            <w:tcW w:w="1350" w:type="dxa"/>
            <w:shd w:val="clear" w:color="auto" w:fill="387990"/>
            <w:vAlign w:val="bottom"/>
          </w:tcPr>
          <w:p w14:paraId="61DDEE47"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A0AFC8D" w14:textId="603083A3"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q</w:t>
            </w:r>
            <w:r w:rsidR="00172019" w:rsidRPr="007734F7">
              <w:rPr>
                <w:color w:val="FFFFFF"/>
                <w:sz w:val="20"/>
                <w:szCs w:val="20"/>
              </w:rPr>
              <w:t>uestions</w:t>
            </w:r>
          </w:p>
        </w:tc>
        <w:tc>
          <w:tcPr>
            <w:tcW w:w="1890" w:type="dxa"/>
            <w:shd w:val="clear" w:color="auto" w:fill="387990"/>
          </w:tcPr>
          <w:p w14:paraId="32877023"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0E5AA10" w14:textId="4036DCB5"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v</w:t>
            </w:r>
            <w:r w:rsidR="00172019" w:rsidRPr="007734F7">
              <w:rPr>
                <w:color w:val="FFFFFF"/>
                <w:sz w:val="20"/>
                <w:szCs w:val="20"/>
              </w:rPr>
              <w:t>ariables</w:t>
            </w:r>
          </w:p>
        </w:tc>
        <w:tc>
          <w:tcPr>
            <w:tcW w:w="1781" w:type="dxa"/>
            <w:shd w:val="clear" w:color="auto" w:fill="387990"/>
            <w:vAlign w:val="bottom"/>
          </w:tcPr>
          <w:p w14:paraId="55B9D5E4" w14:textId="13BDD31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Adequacy </w:t>
            </w:r>
            <w:r w:rsidR="00924291">
              <w:rPr>
                <w:color w:val="FFFFFF"/>
                <w:sz w:val="20"/>
                <w:szCs w:val="20"/>
              </w:rPr>
              <w:t>c</w:t>
            </w:r>
            <w:r w:rsidRPr="007734F7">
              <w:rPr>
                <w:color w:val="FFFFFF"/>
                <w:sz w:val="20"/>
                <w:szCs w:val="20"/>
              </w:rPr>
              <w:t>riteria</w:t>
            </w:r>
          </w:p>
        </w:tc>
        <w:tc>
          <w:tcPr>
            <w:tcW w:w="1651" w:type="dxa"/>
            <w:shd w:val="clear" w:color="auto" w:fill="387990"/>
            <w:vAlign w:val="bottom"/>
          </w:tcPr>
          <w:p w14:paraId="554F80DD" w14:textId="7457C9D5"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Inadequacy </w:t>
            </w:r>
            <w:r w:rsidR="00924291">
              <w:rPr>
                <w:color w:val="FFFFFF"/>
                <w:sz w:val="20"/>
                <w:szCs w:val="20"/>
              </w:rPr>
              <w:t>c</w:t>
            </w:r>
            <w:r w:rsidRPr="007734F7">
              <w:rPr>
                <w:color w:val="FFFFFF"/>
                <w:sz w:val="20"/>
                <w:szCs w:val="20"/>
              </w:rPr>
              <w:t>riteria</w:t>
            </w:r>
          </w:p>
        </w:tc>
        <w:tc>
          <w:tcPr>
            <w:tcW w:w="993" w:type="dxa"/>
            <w:shd w:val="clear" w:color="auto" w:fill="387990"/>
            <w:vAlign w:val="bottom"/>
          </w:tcPr>
          <w:p w14:paraId="660F93D8"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Weight</w:t>
            </w:r>
          </w:p>
        </w:tc>
      </w:tr>
      <w:tr w:rsidR="004B0C4E" w:rsidRPr="007734F7" w14:paraId="46BEE637"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054E898C" w14:textId="2B79BE66" w:rsidR="00172019" w:rsidRPr="007734F7" w:rsidRDefault="003D37A0" w:rsidP="007734F7">
            <w:pPr>
              <w:spacing w:line="259" w:lineRule="auto"/>
              <w:rPr>
                <w:sz w:val="20"/>
                <w:szCs w:val="20"/>
              </w:rPr>
            </w:pPr>
            <w:r>
              <w:rPr>
                <w:sz w:val="20"/>
                <w:szCs w:val="20"/>
              </w:rPr>
              <w:t>Production</w:t>
            </w:r>
          </w:p>
        </w:tc>
        <w:tc>
          <w:tcPr>
            <w:tcW w:w="1248" w:type="dxa"/>
          </w:tcPr>
          <w:p w14:paraId="30FF7F5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1.1: Input in productive decisions</w:t>
            </w:r>
          </w:p>
        </w:tc>
        <w:tc>
          <w:tcPr>
            <w:tcW w:w="4046" w:type="dxa"/>
          </w:tcPr>
          <w:p w14:paraId="54C467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“When decisions are made regarding food crop farming, cash crop farming, livestock raising, and fishing or fishpond culture, who is it that normally takes the decision?”</w:t>
            </w:r>
          </w:p>
          <w:p w14:paraId="0DB8C7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 </w:t>
            </w:r>
          </w:p>
          <w:p w14:paraId="04D9CC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“How much input did you have in making decisions about food crop farming, cash crop farming, livestock raising, and fishing or fishpond culture?”</w:t>
            </w:r>
          </w:p>
          <w:p w14:paraId="328FACF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CEAB4A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6321445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Q.6202 (a, b, c, f)</w:t>
            </w:r>
          </w:p>
          <w:p w14:paraId="0E4841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4F87D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BE681B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650BDC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Q.6203 (a, b, c, f)</w:t>
            </w:r>
          </w:p>
          <w:p w14:paraId="1307538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B1CD8A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CAF90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63CBE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Q.6204 (a, b, c, f)</w:t>
            </w:r>
          </w:p>
          <w:p w14:paraId="53685F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6619182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6BC01D8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4438C47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0D4F02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40DDE7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731D1E7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3F27099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7A77C4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56D5B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5152340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59A313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81" w:type="dxa"/>
          </w:tcPr>
          <w:p w14:paraId="603344E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For at least one activity: decides alone; OR participates and has input into some; or most or all decisions regarding the activity; OR someone else decides but feels could decide to a </w:t>
            </w:r>
            <w:r w:rsidRPr="007734F7">
              <w:rPr>
                <w:b/>
                <w:color w:val="FF0000"/>
                <w:sz w:val="20"/>
                <w:szCs w:val="20"/>
              </w:rPr>
              <w:t xml:space="preserve"> </w:t>
            </w:r>
            <w:r w:rsidRPr="007734F7">
              <w:rPr>
                <w:sz w:val="20"/>
                <w:szCs w:val="20"/>
              </w:rPr>
              <w:t>medium or high extent if wanted to</w:t>
            </w:r>
          </w:p>
        </w:tc>
        <w:tc>
          <w:tcPr>
            <w:tcW w:w="1651" w:type="dxa"/>
          </w:tcPr>
          <w:p w14:paraId="29E7ED00" w14:textId="41E815A3"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Participates but does not have input into some; or most or all decisions regarding the activity; OR does not make the decision NOR feels he or she could to a</w:t>
            </w:r>
            <w:r w:rsidRPr="007734F7">
              <w:rPr>
                <w:b/>
                <w:color w:val="FF0000"/>
                <w:sz w:val="20"/>
                <w:szCs w:val="20"/>
              </w:rPr>
              <w:t xml:space="preserve"> </w:t>
            </w:r>
            <w:r w:rsidRPr="007734F7">
              <w:rPr>
                <w:sz w:val="20"/>
                <w:szCs w:val="20"/>
              </w:rPr>
              <w:t xml:space="preserve">medium or high extent (93 </w:t>
            </w:r>
            <w:r w:rsidR="00924291">
              <w:rPr>
                <w:sz w:val="20"/>
                <w:szCs w:val="20"/>
              </w:rPr>
              <w:t>“</w:t>
            </w:r>
            <w:r w:rsidRPr="007734F7">
              <w:rPr>
                <w:sz w:val="20"/>
                <w:szCs w:val="20"/>
              </w:rPr>
              <w:t>no decision made</w:t>
            </w:r>
            <w:r w:rsidR="00924291">
              <w:rPr>
                <w:sz w:val="20"/>
                <w:szCs w:val="20"/>
              </w:rPr>
              <w:t>”</w:t>
            </w:r>
            <w:r w:rsidRPr="007734F7">
              <w:rPr>
                <w:sz w:val="20"/>
                <w:szCs w:val="20"/>
              </w:rPr>
              <w:t xml:space="preserve"> coded as missing) </w:t>
            </w:r>
          </w:p>
        </w:tc>
        <w:tc>
          <w:tcPr>
            <w:tcW w:w="993" w:type="dxa"/>
          </w:tcPr>
          <w:p w14:paraId="417BD59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110BEBE9"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2492A153" w14:textId="331656D8" w:rsidR="00172019" w:rsidRPr="007734F7" w:rsidRDefault="003D37A0" w:rsidP="007734F7">
            <w:pPr>
              <w:spacing w:line="259" w:lineRule="auto"/>
              <w:rPr>
                <w:sz w:val="20"/>
                <w:szCs w:val="20"/>
              </w:rPr>
            </w:pPr>
            <w:r>
              <w:rPr>
                <w:sz w:val="20"/>
                <w:szCs w:val="20"/>
              </w:rPr>
              <w:lastRenderedPageBreak/>
              <w:t>Resources</w:t>
            </w:r>
          </w:p>
        </w:tc>
        <w:tc>
          <w:tcPr>
            <w:tcW w:w="1248" w:type="dxa"/>
          </w:tcPr>
          <w:p w14:paraId="17B34B01" w14:textId="77777777" w:rsidR="00172019"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2.1: Ownership of assets</w:t>
            </w:r>
          </w:p>
          <w:p w14:paraId="47C52FA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1B8C3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BBC6EF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54214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E27F03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B2767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0EDF51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AB1821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AB240D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6EC78E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623D3445"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466D4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17FCE5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5091CF"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12BA99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B9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9D24D0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3CC49B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39B39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F0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B348B4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7112281"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A65D3A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B329405" w14:textId="77777777" w:rsid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6DD73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505B78D"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23BACC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CEA56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843C2B9" w14:textId="065F9B1F"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tc>
        <w:tc>
          <w:tcPr>
            <w:tcW w:w="4046" w:type="dxa"/>
          </w:tcPr>
          <w:p w14:paraId="4A91F751" w14:textId="004AF68E"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r w:rsidR="00C97F1B">
              <w:rPr>
                <w:sz w:val="20"/>
                <w:szCs w:val="20"/>
              </w:rPr>
              <w:t>?</w:t>
            </w:r>
            <w:r w:rsidRPr="007734F7">
              <w:rPr>
                <w:sz w:val="20"/>
                <w:szCs w:val="20"/>
              </w:rPr>
              <w:t>”</w:t>
            </w:r>
          </w:p>
          <w:p w14:paraId="5CC9BC8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52B30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 you own any of the item either by yourself or jointly with someone else?”</w:t>
            </w:r>
          </w:p>
        </w:tc>
        <w:tc>
          <w:tcPr>
            <w:tcW w:w="1350" w:type="dxa"/>
          </w:tcPr>
          <w:p w14:paraId="79AA02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Q.6301a–Q.6301n</w:t>
            </w:r>
          </w:p>
          <w:p w14:paraId="0A1CD07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770E5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86D418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276799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62317C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55090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4877F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2EDC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EB31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00FF2D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Q.6303a–Q.6303n</w:t>
            </w:r>
          </w:p>
        </w:tc>
        <w:tc>
          <w:tcPr>
            <w:tcW w:w="1890" w:type="dxa"/>
          </w:tcPr>
          <w:p w14:paraId="2EE3311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v6301_01-v6301_15</w:t>
            </w:r>
          </w:p>
          <w:p w14:paraId="5CE002A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D351DC"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DF8226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4E0166"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298704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1960C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A1FF6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D078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EBADE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BE75A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v6303_01-v6303_15</w:t>
            </w:r>
          </w:p>
        </w:tc>
        <w:tc>
          <w:tcPr>
            <w:tcW w:w="1781" w:type="dxa"/>
          </w:tcPr>
          <w:p w14:paraId="52B395E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Owns—alone or jointly—at least one large asset or two types of small assets (small assets are chickens/ducks/ turkeys/pigeons, hand tools, non-mechanized farm equipment, and small consumer durable goods)</w:t>
            </w:r>
          </w:p>
        </w:tc>
        <w:tc>
          <w:tcPr>
            <w:tcW w:w="1651" w:type="dxa"/>
          </w:tcPr>
          <w:p w14:paraId="4E8B894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not own any assets; OR owns only one type of small asset alone or jointly</w:t>
            </w:r>
          </w:p>
        </w:tc>
        <w:tc>
          <w:tcPr>
            <w:tcW w:w="993" w:type="dxa"/>
          </w:tcPr>
          <w:p w14:paraId="5A1E3D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2/15</w:t>
            </w:r>
          </w:p>
          <w:p w14:paraId="55177C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05724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FD998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3F8CA4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A750E7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7B8AAB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7942B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101F87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3A6DD9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8F4E8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C39F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65B20F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B0C4E" w:rsidRPr="007734F7" w14:paraId="767D5536"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11661720" w14:textId="77777777" w:rsidR="00172019" w:rsidRPr="007734F7" w:rsidRDefault="00172019" w:rsidP="007734F7">
            <w:pPr>
              <w:spacing w:line="259" w:lineRule="auto"/>
              <w:rPr>
                <w:sz w:val="20"/>
                <w:szCs w:val="20"/>
              </w:rPr>
            </w:pPr>
          </w:p>
        </w:tc>
        <w:tc>
          <w:tcPr>
            <w:tcW w:w="1248" w:type="dxa"/>
          </w:tcPr>
          <w:p w14:paraId="173B6531" w14:textId="77777777" w:rsidR="00172019"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2.2: Access to and decisions over credit</w:t>
            </w:r>
          </w:p>
          <w:p w14:paraId="60F7B624"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3E354E9"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622F48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135851F"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B50FD8B"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C82CB3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2B1760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0A21938"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2D01B50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F4A4AA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B5146E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6A9EC63"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16AA01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6602CAB" w14:textId="77777777" w:rsid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80E42C6"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385606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491D30F" w14:textId="06248EC2"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tc>
        <w:tc>
          <w:tcPr>
            <w:tcW w:w="4046" w:type="dxa"/>
          </w:tcPr>
          <w:p w14:paraId="395AB54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“Has anyone in your household taken any loans or borrowed cash/in-kind from [SOURCE] in the past 12 months?: NGO, informal lender, formal lender, friends or relatives, group-based microfinance or lending (savings/credit group), informal credit/savings groups such as merry-go-rounds, tontines, funeral societies, etc.”</w:t>
            </w:r>
          </w:p>
          <w:p w14:paraId="67E91B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4D35B0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 xml:space="preserve">“Who made the decision to borrow from [SOURCE]?” </w:t>
            </w:r>
          </w:p>
          <w:p w14:paraId="6B58BF3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6AD65F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“Who makes the decision about what to do with the money/item borrowed from [SOURCE]?”</w:t>
            </w:r>
          </w:p>
        </w:tc>
        <w:tc>
          <w:tcPr>
            <w:tcW w:w="1350" w:type="dxa"/>
          </w:tcPr>
          <w:p w14:paraId="052CC63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Q.6308a–Q.6308f</w:t>
            </w:r>
          </w:p>
          <w:p w14:paraId="21BCE28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4B37DF"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EAB564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E18D9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514E6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C3A57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5361AE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7B29F2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Q.6309a–Q.6309f</w:t>
            </w:r>
          </w:p>
          <w:p w14:paraId="4A8F89F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FAC55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Q.6310a–Q.6310f</w:t>
            </w:r>
          </w:p>
          <w:p w14:paraId="1149527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4EC48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v6308_1-v6303_6</w:t>
            </w:r>
          </w:p>
          <w:p w14:paraId="37A886C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747E2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C370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3CF68C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6F41EF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E54E7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34EC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B595E9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v6309_1-v6309_6</w:t>
            </w:r>
          </w:p>
          <w:p w14:paraId="1E8DEDC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E753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v6310_1-v6310_6</w:t>
            </w:r>
          </w:p>
        </w:tc>
        <w:tc>
          <w:tcPr>
            <w:tcW w:w="1781" w:type="dxa"/>
          </w:tcPr>
          <w:p w14:paraId="566E5F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Can alone or jointly make at least one decision regarding at least one source of credit</w:t>
            </w:r>
          </w:p>
        </w:tc>
        <w:tc>
          <w:tcPr>
            <w:tcW w:w="1651" w:type="dxa"/>
          </w:tcPr>
          <w:p w14:paraId="635B4AD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Household has no credit; OR household has credit but respondent did not participate in any decision about it</w:t>
            </w:r>
          </w:p>
        </w:tc>
        <w:tc>
          <w:tcPr>
            <w:tcW w:w="993" w:type="dxa"/>
          </w:tcPr>
          <w:p w14:paraId="405420D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1/15</w:t>
            </w:r>
          </w:p>
        </w:tc>
      </w:tr>
      <w:tr w:rsidR="004B0C4E" w:rsidRPr="007734F7" w14:paraId="724A5346"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0C013DB7" w14:textId="1976B4A2" w:rsidR="00172019" w:rsidRPr="007734F7" w:rsidRDefault="003D37A0" w:rsidP="007734F7">
            <w:pPr>
              <w:spacing w:line="259" w:lineRule="auto"/>
              <w:rPr>
                <w:sz w:val="20"/>
                <w:szCs w:val="20"/>
              </w:rPr>
            </w:pPr>
            <w:r>
              <w:rPr>
                <w:sz w:val="20"/>
                <w:szCs w:val="20"/>
              </w:rPr>
              <w:lastRenderedPageBreak/>
              <w:t>Income</w:t>
            </w:r>
          </w:p>
        </w:tc>
        <w:tc>
          <w:tcPr>
            <w:tcW w:w="1248" w:type="dxa"/>
          </w:tcPr>
          <w:p w14:paraId="26A94F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3: Control of use of income</w:t>
            </w:r>
          </w:p>
        </w:tc>
        <w:tc>
          <w:tcPr>
            <w:tcW w:w="4046" w:type="dxa"/>
          </w:tcPr>
          <w:p w14:paraId="4849863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47AE376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8F70D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76E7969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Q.6205a–Q.6205f</w:t>
            </w:r>
          </w:p>
          <w:p w14:paraId="2D89973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27C104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C8A073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44313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22CBAF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Q.6204d,</w:t>
            </w:r>
          </w:p>
          <w:p w14:paraId="290D2B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Q.6204e,</w:t>
            </w:r>
          </w:p>
          <w:p w14:paraId="79407BA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Q.6204g</w:t>
            </w:r>
          </w:p>
          <w:p w14:paraId="39D4B4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012C0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A73C2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EF866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10350D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v6205_01- v6206_03, v6206_06</w:t>
            </w:r>
          </w:p>
          <w:p w14:paraId="27412FE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AD6BA9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AC1AD6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EFF8E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v6204_04,</w:t>
            </w:r>
          </w:p>
          <w:p w14:paraId="1CF7D88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v6204_05, v6204_07</w:t>
            </w:r>
          </w:p>
          <w:p w14:paraId="6B3A08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81" w:type="dxa"/>
          </w:tcPr>
          <w:p w14:paraId="2C55F0F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651" w:type="dxa"/>
          </w:tcPr>
          <w:p w14:paraId="78090E3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0E73247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r w:rsidR="004B0C4E" w:rsidRPr="007734F7" w14:paraId="559A4062"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8699C2B" w14:textId="24E303B1" w:rsidR="00172019" w:rsidRPr="007734F7" w:rsidRDefault="003D37A0" w:rsidP="007734F7">
            <w:pPr>
              <w:spacing w:line="259" w:lineRule="auto"/>
              <w:rPr>
                <w:sz w:val="20"/>
                <w:szCs w:val="20"/>
              </w:rPr>
            </w:pPr>
            <w:r>
              <w:rPr>
                <w:sz w:val="20"/>
                <w:szCs w:val="20"/>
              </w:rPr>
              <w:t>Leadership</w:t>
            </w:r>
          </w:p>
        </w:tc>
        <w:tc>
          <w:tcPr>
            <w:tcW w:w="1248" w:type="dxa"/>
          </w:tcPr>
          <w:p w14:paraId="7698DB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4.1: Membership in economic or social group</w:t>
            </w:r>
          </w:p>
        </w:tc>
        <w:tc>
          <w:tcPr>
            <w:tcW w:w="4046" w:type="dxa"/>
          </w:tcPr>
          <w:p w14:paraId="61216C2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“Are you an active member of an agricultural/livestock/fisheries producers’ group, waters users’ group, forest users’ group, credit/microfinance group, mutual help/insurance group, trade and business association, trade and business association, civic groups, local government, religious group, other women’s/men’s group, or any other formal or informal organization?” </w:t>
            </w:r>
          </w:p>
        </w:tc>
        <w:tc>
          <w:tcPr>
            <w:tcW w:w="1350" w:type="dxa"/>
          </w:tcPr>
          <w:p w14:paraId="5A3F6FC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Q.6405a–Q.6405k</w:t>
            </w:r>
          </w:p>
          <w:p w14:paraId="4EB0346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8D7511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74E10D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v6405_01-v6405_11</w:t>
            </w:r>
          </w:p>
        </w:tc>
        <w:tc>
          <w:tcPr>
            <w:tcW w:w="1781" w:type="dxa"/>
          </w:tcPr>
          <w:p w14:paraId="68E8876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an active member of at least one group</w:t>
            </w:r>
          </w:p>
        </w:tc>
        <w:tc>
          <w:tcPr>
            <w:tcW w:w="1651" w:type="dxa"/>
          </w:tcPr>
          <w:p w14:paraId="3BA06ED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not an active member of at least one group</w:t>
            </w:r>
          </w:p>
        </w:tc>
        <w:tc>
          <w:tcPr>
            <w:tcW w:w="993" w:type="dxa"/>
          </w:tcPr>
          <w:p w14:paraId="14C7F1F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38495AD5"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19A4DD86" w14:textId="2950AB14" w:rsidR="00172019" w:rsidRPr="007734F7" w:rsidRDefault="00172019" w:rsidP="007734F7">
            <w:pPr>
              <w:spacing w:line="259" w:lineRule="auto"/>
              <w:rPr>
                <w:sz w:val="20"/>
                <w:szCs w:val="20"/>
              </w:rPr>
            </w:pPr>
            <w:r w:rsidRPr="007734F7">
              <w:rPr>
                <w:sz w:val="20"/>
                <w:szCs w:val="20"/>
              </w:rPr>
              <w:t>Time</w:t>
            </w:r>
          </w:p>
        </w:tc>
        <w:tc>
          <w:tcPr>
            <w:tcW w:w="1248" w:type="dxa"/>
          </w:tcPr>
          <w:p w14:paraId="64D3231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5.1: Workload</w:t>
            </w:r>
          </w:p>
        </w:tc>
        <w:tc>
          <w:tcPr>
            <w:tcW w:w="4046" w:type="dxa"/>
          </w:tcPr>
          <w:p w14:paraId="12F4FE4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The survey collected information on respondents’ time allocation for a 24-hour period. Information was collected for primary activities and reported in 15-minute intervals.</w:t>
            </w:r>
          </w:p>
        </w:tc>
        <w:tc>
          <w:tcPr>
            <w:tcW w:w="1350" w:type="dxa"/>
          </w:tcPr>
          <w:p w14:paraId="5BCC692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Q.6601</w:t>
            </w:r>
          </w:p>
          <w:p w14:paraId="4BEAB1D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5B5798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v6601p_15_[hour], v6601p_30_[hour], v6601p_45_[hour], v6601p_60_[hour]</w:t>
            </w:r>
          </w:p>
          <w:p w14:paraId="1E04ADA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where [hour] is a value 1–24</w:t>
            </w:r>
          </w:p>
        </w:tc>
        <w:tc>
          <w:tcPr>
            <w:tcW w:w="1781" w:type="dxa"/>
          </w:tcPr>
          <w:p w14:paraId="34879A1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less than or equal to 10.5 hours in 24-hour period</w:t>
            </w:r>
          </w:p>
        </w:tc>
        <w:tc>
          <w:tcPr>
            <w:tcW w:w="1651" w:type="dxa"/>
          </w:tcPr>
          <w:p w14:paraId="512E5E4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more than 10.5 hours in 24-hour period</w:t>
            </w:r>
          </w:p>
        </w:tc>
        <w:tc>
          <w:tcPr>
            <w:tcW w:w="993" w:type="dxa"/>
          </w:tcPr>
          <w:p w14:paraId="7AE4D84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bl>
    <w:p w14:paraId="00A2F46D" w14:textId="4102CB8A" w:rsidR="00172019" w:rsidRDefault="00172019" w:rsidP="00314E1F">
      <w:pPr>
        <w:pStyle w:val="L1-FlLSp12"/>
      </w:pPr>
    </w:p>
    <w:p w14:paraId="23822DEA" w14:textId="43DAA3F2" w:rsidR="00422772" w:rsidRDefault="00422772" w:rsidP="00DF1703">
      <w:pPr>
        <w:sectPr w:rsidR="00422772" w:rsidSect="002420C4">
          <w:footerReference w:type="default" r:id="rId98"/>
          <w:pgSz w:w="15840" w:h="12240" w:orient="landscape" w:code="1"/>
          <w:pgMar w:top="1440" w:right="1440" w:bottom="1440" w:left="1440" w:header="720" w:footer="576" w:gutter="0"/>
          <w:cols w:space="720"/>
          <w:docGrid w:linePitch="326"/>
        </w:sectPr>
      </w:pPr>
    </w:p>
    <w:p w14:paraId="0A963170" w14:textId="77777777" w:rsidR="00980380" w:rsidRDefault="00980380" w:rsidP="0081361F">
      <w:pPr>
        <w:pStyle w:val="Heading1"/>
        <w:numPr>
          <w:ilvl w:val="0"/>
          <w:numId w:val="0"/>
        </w:numPr>
        <w:ind w:left="1080" w:hanging="720"/>
      </w:pPr>
      <w:bookmarkStart w:id="1100" w:name="_Toc22897352"/>
      <w:bookmarkStart w:id="1101" w:name="_Toc23318673"/>
      <w:bookmarkStart w:id="1102" w:name="_Toc63673409"/>
      <w:r>
        <w:t xml:space="preserve">Appendix 3. Data </w:t>
      </w:r>
      <w:commentRangeStart w:id="1103"/>
      <w:r>
        <w:t>quality</w:t>
      </w:r>
      <w:bookmarkEnd w:id="1100"/>
      <w:commentRangeEnd w:id="1103"/>
      <w:r>
        <w:rPr>
          <w:rStyle w:val="CommentReference"/>
          <w:rFonts w:eastAsia="Arial"/>
          <w:b w:val="0"/>
          <w:caps w:val="0"/>
          <w:color w:val="000000"/>
        </w:rPr>
        <w:commentReference w:id="1103"/>
      </w:r>
      <w:bookmarkEnd w:id="1101"/>
      <w:bookmarkEnd w:id="1102"/>
    </w:p>
    <w:p w14:paraId="3EF35B72" w14:textId="0C3A5EEB" w:rsidR="00980380" w:rsidRDefault="00980380" w:rsidP="00980380">
      <w:pPr>
        <w:rPr>
          <w:sz w:val="22"/>
          <w:szCs w:val="22"/>
        </w:rPr>
      </w:pPr>
      <w:r w:rsidRPr="00A65542">
        <w:rPr>
          <w:sz w:val="22"/>
          <w:szCs w:val="22"/>
        </w:rPr>
        <w:t>This appendix presents information that reflects the quality of data collected in th</w:t>
      </w:r>
      <w:r w:rsidR="00FA61D4">
        <w:rPr>
          <w:sz w:val="22"/>
          <w:szCs w:val="22"/>
        </w:rPr>
        <w:t xml:space="preserve">e </w:t>
      </w:r>
      <w:r w:rsidRPr="00A65542">
        <w:rPr>
          <w:sz w:val="22"/>
          <w:szCs w:val="22"/>
        </w:rPr>
        <w:t>Feed the Future [</w:t>
      </w:r>
      <w:r w:rsidRPr="00A65542">
        <w:rPr>
          <w:sz w:val="22"/>
          <w:szCs w:val="22"/>
          <w:highlight w:val="yellow"/>
        </w:rPr>
        <w:t>Country</w:t>
      </w:r>
      <w:r w:rsidRPr="00A65542">
        <w:rPr>
          <w:sz w:val="22"/>
          <w:szCs w:val="22"/>
        </w:rPr>
        <w:t>] ZOI Survey [</w:t>
      </w:r>
      <w:r w:rsidR="00FA61D4">
        <w:rPr>
          <w:sz w:val="22"/>
          <w:szCs w:val="22"/>
          <w:highlight w:val="yellow"/>
        </w:rPr>
        <w:t>Su</w:t>
      </w:r>
      <w:r w:rsidRPr="00A65542">
        <w:rPr>
          <w:sz w:val="22"/>
          <w:szCs w:val="22"/>
          <w:highlight w:val="yellow"/>
        </w:rPr>
        <w:t>rvey year(s)</w:t>
      </w:r>
      <w:r w:rsidRPr="00A65542">
        <w:rPr>
          <w:sz w:val="22"/>
          <w:szCs w:val="22"/>
        </w:rPr>
        <w:t xml:space="preserve">]. </w:t>
      </w:r>
      <w:r w:rsidRPr="008C65C6">
        <w:rPr>
          <w:sz w:val="22"/>
          <w:szCs w:val="22"/>
        </w:rPr>
        <w:t>Data-driven decisions call for high</w:t>
      </w:r>
      <w:r>
        <w:rPr>
          <w:sz w:val="22"/>
          <w:szCs w:val="22"/>
        </w:rPr>
        <w:t>-</w:t>
      </w:r>
      <w:r w:rsidRPr="008C65C6">
        <w:rPr>
          <w:sz w:val="22"/>
          <w:szCs w:val="22"/>
        </w:rPr>
        <w:t>quality data collection.</w:t>
      </w:r>
      <w:r>
        <w:rPr>
          <w:sz w:val="22"/>
          <w:szCs w:val="22"/>
        </w:rPr>
        <w:t xml:space="preserve"> High-quality data was ensured in the endline ZOI Survey</w:t>
      </w:r>
      <w:r w:rsidRPr="008C65C6">
        <w:rPr>
          <w:sz w:val="22"/>
          <w:szCs w:val="22"/>
        </w:rPr>
        <w:t xml:space="preserve"> </w:t>
      </w:r>
      <w:r>
        <w:rPr>
          <w:sz w:val="22"/>
          <w:szCs w:val="22"/>
        </w:rPr>
        <w:t xml:space="preserve">through the data collection program, field monitoring, data post-processing, and data analysis. </w:t>
      </w:r>
      <w:r w:rsidRPr="008C65C6">
        <w:rPr>
          <w:sz w:val="22"/>
          <w:szCs w:val="22"/>
        </w:rPr>
        <w:t>The [</w:t>
      </w:r>
      <w:r w:rsidRPr="008C65C6">
        <w:rPr>
          <w:sz w:val="22"/>
          <w:szCs w:val="22"/>
          <w:highlight w:val="yellow"/>
        </w:rPr>
        <w:t>C</w:t>
      </w:r>
      <w:r>
        <w:rPr>
          <w:sz w:val="22"/>
          <w:szCs w:val="22"/>
          <w:highlight w:val="yellow"/>
        </w:rPr>
        <w:t>ountry</w:t>
      </w:r>
      <w:r w:rsidRPr="008C65C6">
        <w:rPr>
          <w:sz w:val="22"/>
          <w:szCs w:val="22"/>
        </w:rPr>
        <w:t xml:space="preserve">] ZOI </w:t>
      </w:r>
      <w:r>
        <w:rPr>
          <w:sz w:val="22"/>
          <w:szCs w:val="22"/>
        </w:rPr>
        <w:t>S</w:t>
      </w:r>
      <w:r w:rsidRPr="008C65C6">
        <w:rPr>
          <w:sz w:val="22"/>
          <w:szCs w:val="22"/>
        </w:rPr>
        <w:t xml:space="preserve">urvey used CSPro software </w:t>
      </w:r>
      <w:r>
        <w:rPr>
          <w:sz w:val="22"/>
          <w:szCs w:val="22"/>
        </w:rPr>
        <w:t xml:space="preserve">and a standardized data collection program developed for all ZOI Survey implementers to use. The data collection program </w:t>
      </w:r>
      <w:r w:rsidRPr="008C65C6">
        <w:rPr>
          <w:sz w:val="22"/>
          <w:szCs w:val="22"/>
        </w:rPr>
        <w:t>ensure</w:t>
      </w:r>
      <w:r>
        <w:rPr>
          <w:sz w:val="22"/>
          <w:szCs w:val="22"/>
        </w:rPr>
        <w:t>d</w:t>
      </w:r>
      <w:r w:rsidRPr="008C65C6">
        <w:rPr>
          <w:sz w:val="22"/>
          <w:szCs w:val="22"/>
        </w:rPr>
        <w:t xml:space="preserve"> a high level of </w:t>
      </w:r>
      <w:r>
        <w:rPr>
          <w:sz w:val="22"/>
          <w:szCs w:val="22"/>
        </w:rPr>
        <w:t xml:space="preserve">data quality through </w:t>
      </w:r>
      <w:r w:rsidRPr="008C65C6">
        <w:rPr>
          <w:sz w:val="22"/>
          <w:szCs w:val="22"/>
        </w:rPr>
        <w:t>validation constraints</w:t>
      </w:r>
      <w:r>
        <w:rPr>
          <w:sz w:val="22"/>
          <w:szCs w:val="22"/>
        </w:rPr>
        <w:t xml:space="preserve"> and</w:t>
      </w:r>
      <w:r w:rsidRPr="008C65C6">
        <w:rPr>
          <w:sz w:val="22"/>
          <w:szCs w:val="22"/>
        </w:rPr>
        <w:t xml:space="preserve"> automatic checks </w:t>
      </w:r>
      <w:r>
        <w:rPr>
          <w:sz w:val="22"/>
          <w:szCs w:val="22"/>
        </w:rPr>
        <w:t xml:space="preserve">that </w:t>
      </w:r>
      <w:r w:rsidRPr="008C65C6">
        <w:rPr>
          <w:sz w:val="22"/>
          <w:szCs w:val="22"/>
        </w:rPr>
        <w:t xml:space="preserve">were </w:t>
      </w:r>
      <w:r>
        <w:rPr>
          <w:sz w:val="22"/>
          <w:szCs w:val="22"/>
        </w:rPr>
        <w:t xml:space="preserve">included in the program to </w:t>
      </w:r>
      <w:r w:rsidRPr="005232BF">
        <w:rPr>
          <w:sz w:val="22"/>
          <w:szCs w:val="22"/>
        </w:rPr>
        <w:t>check for correctness, consistency, and meaningfulness of data entered by interviewer</w:t>
      </w:r>
      <w:r>
        <w:rPr>
          <w:sz w:val="22"/>
          <w:szCs w:val="22"/>
        </w:rPr>
        <w:t>s</w:t>
      </w:r>
      <w:r w:rsidRPr="005232BF">
        <w:rPr>
          <w:sz w:val="22"/>
          <w:szCs w:val="22"/>
        </w:rPr>
        <w:t xml:space="preserve">. These </w:t>
      </w:r>
      <w:r>
        <w:rPr>
          <w:sz w:val="22"/>
          <w:szCs w:val="22"/>
        </w:rPr>
        <w:t xml:space="preserve">checks </w:t>
      </w:r>
      <w:r w:rsidRPr="005232BF">
        <w:rPr>
          <w:sz w:val="22"/>
          <w:szCs w:val="22"/>
        </w:rPr>
        <w:t>include</w:t>
      </w:r>
      <w:r>
        <w:rPr>
          <w:sz w:val="22"/>
          <w:szCs w:val="22"/>
        </w:rPr>
        <w:t>d,</w:t>
      </w:r>
      <w:r w:rsidRPr="005232BF">
        <w:rPr>
          <w:sz w:val="22"/>
          <w:szCs w:val="22"/>
        </w:rPr>
        <w:t xml:space="preserve"> but </w:t>
      </w:r>
      <w:r>
        <w:rPr>
          <w:sz w:val="22"/>
          <w:szCs w:val="22"/>
        </w:rPr>
        <w:t xml:space="preserve">were </w:t>
      </w:r>
      <w:r w:rsidRPr="005232BF">
        <w:rPr>
          <w:sz w:val="22"/>
          <w:szCs w:val="22"/>
        </w:rPr>
        <w:t>not limited to</w:t>
      </w:r>
      <w:r>
        <w:rPr>
          <w:sz w:val="22"/>
          <w:szCs w:val="22"/>
        </w:rPr>
        <w:t>,</w:t>
      </w:r>
      <w:r w:rsidRPr="005232BF">
        <w:rPr>
          <w:sz w:val="22"/>
          <w:szCs w:val="22"/>
        </w:rPr>
        <w:t xml:space="preserve"> completion checks, structure checks, and consistency checks. The organization of the data file, including the validation constraints</w:t>
      </w:r>
      <w:r>
        <w:rPr>
          <w:sz w:val="22"/>
          <w:szCs w:val="22"/>
        </w:rPr>
        <w:t>,</w:t>
      </w:r>
      <w:r w:rsidRPr="005232BF">
        <w:rPr>
          <w:sz w:val="22"/>
          <w:szCs w:val="22"/>
        </w:rPr>
        <w:t xml:space="preserve"> is described in the </w:t>
      </w:r>
      <w:r>
        <w:rPr>
          <w:sz w:val="22"/>
          <w:szCs w:val="22"/>
        </w:rPr>
        <w:t xml:space="preserve">ZOI Survey </w:t>
      </w:r>
      <w:r w:rsidRPr="005232BF">
        <w:rPr>
          <w:sz w:val="22"/>
          <w:szCs w:val="22"/>
        </w:rPr>
        <w:t xml:space="preserve">data dictionary. </w:t>
      </w:r>
    </w:p>
    <w:p w14:paraId="19080260" w14:textId="77777777" w:rsidR="00980380" w:rsidRPr="005232BF" w:rsidRDefault="00980380" w:rsidP="00980380">
      <w:pPr>
        <w:rPr>
          <w:sz w:val="22"/>
          <w:szCs w:val="22"/>
        </w:rPr>
      </w:pPr>
    </w:p>
    <w:p w14:paraId="634FEE2C" w14:textId="41677481" w:rsidR="00980380" w:rsidRDefault="00980380" w:rsidP="00980380">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Pr>
          <w:sz w:val="22"/>
          <w:szCs w:val="22"/>
        </w:rPr>
        <w:t xml:space="preserve">ZOI Survey </w:t>
      </w:r>
      <w:r w:rsidRPr="005232BF">
        <w:rPr>
          <w:sz w:val="22"/>
          <w:szCs w:val="22"/>
        </w:rPr>
        <w:t>Toolkit</w:t>
      </w:r>
      <w:r>
        <w:rPr>
          <w:sz w:val="22"/>
          <w:szCs w:val="22"/>
        </w:rPr>
        <w:t xml:space="preserve"> field manuals</w:t>
      </w:r>
      <w:r w:rsidRPr="005232BF">
        <w:rPr>
          <w:sz w:val="22"/>
          <w:szCs w:val="22"/>
        </w:rPr>
        <w:t>,</w:t>
      </w:r>
      <w:r w:rsidR="006D5D9E">
        <w:rPr>
          <w:rStyle w:val="FootnoteReference"/>
          <w:sz w:val="22"/>
          <w:szCs w:val="22"/>
        </w:rPr>
        <w:footnoteReference w:id="105"/>
      </w:r>
      <w:r w:rsidRPr="005232BF">
        <w:rPr>
          <w:sz w:val="22"/>
          <w:szCs w:val="22"/>
        </w:rPr>
        <w:t xml:space="preserve"> the [</w:t>
      </w:r>
      <w:r w:rsidRPr="005232BF">
        <w:rPr>
          <w:sz w:val="22"/>
          <w:szCs w:val="22"/>
          <w:highlight w:val="yellow"/>
        </w:rPr>
        <w:t>C</w:t>
      </w:r>
      <w:r>
        <w:rPr>
          <w:sz w:val="22"/>
          <w:szCs w:val="22"/>
          <w:highlight w:val="yellow"/>
        </w:rPr>
        <w:t>ountry</w:t>
      </w:r>
      <w:r w:rsidRPr="005232BF">
        <w:rPr>
          <w:sz w:val="22"/>
          <w:szCs w:val="22"/>
        </w:rPr>
        <w:t xml:space="preserve">] ZOI </w:t>
      </w:r>
      <w:r>
        <w:rPr>
          <w:sz w:val="22"/>
          <w:szCs w:val="22"/>
        </w:rPr>
        <w:t>S</w:t>
      </w:r>
      <w:r w:rsidRPr="005232BF">
        <w:rPr>
          <w:sz w:val="22"/>
          <w:szCs w:val="22"/>
        </w:rPr>
        <w:t xml:space="preserve">urvey </w:t>
      </w:r>
      <w:r>
        <w:rPr>
          <w:sz w:val="22"/>
          <w:szCs w:val="22"/>
        </w:rPr>
        <w:t xml:space="preserve">in-country data manager </w:t>
      </w:r>
      <w:r w:rsidRPr="005232BF">
        <w:rPr>
          <w:sz w:val="22"/>
          <w:szCs w:val="22"/>
        </w:rPr>
        <w:t xml:space="preserve">ran </w:t>
      </w:r>
      <w:r>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Pr>
          <w:color w:val="auto"/>
          <w:sz w:val="22"/>
          <w:szCs w:val="22"/>
        </w:rPr>
        <w:t>-checked</w:t>
      </w:r>
      <w:r w:rsidRPr="005232BF">
        <w:rPr>
          <w:color w:val="auto"/>
          <w:sz w:val="22"/>
          <w:szCs w:val="22"/>
        </w:rPr>
        <w:t xml:space="preserve"> certain quality control indicators by field team</w:t>
      </w:r>
      <w:r>
        <w:rPr>
          <w:color w:val="auto"/>
          <w:sz w:val="22"/>
          <w:szCs w:val="22"/>
        </w:rPr>
        <w:t>s</w:t>
      </w:r>
      <w:r w:rsidRPr="005232BF">
        <w:rPr>
          <w:color w:val="auto"/>
          <w:sz w:val="22"/>
          <w:szCs w:val="22"/>
        </w:rPr>
        <w:t xml:space="preserve"> and individual interviewers to detect potential areas in which correction and remedial action </w:t>
      </w:r>
      <w:r>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Pr>
          <w:sz w:val="22"/>
          <w:szCs w:val="22"/>
        </w:rPr>
        <w:t>we</w:t>
      </w:r>
      <w:r w:rsidRPr="005232BF">
        <w:rPr>
          <w:sz w:val="22"/>
          <w:szCs w:val="22"/>
        </w:rPr>
        <w:t>re attributed to non-sampling error (</w:t>
      </w:r>
      <w:r>
        <w:rPr>
          <w:sz w:val="22"/>
          <w:szCs w:val="22"/>
        </w:rPr>
        <w:t xml:space="preserve">i.e., </w:t>
      </w:r>
      <w:r w:rsidRPr="005232BF">
        <w:rPr>
          <w:sz w:val="22"/>
          <w:szCs w:val="22"/>
        </w:rPr>
        <w:t xml:space="preserve">field-based error) </w:t>
      </w:r>
      <w:r>
        <w:rPr>
          <w:sz w:val="22"/>
          <w:szCs w:val="22"/>
        </w:rPr>
        <w:t>we</w:t>
      </w:r>
      <w:r w:rsidRPr="005232BF">
        <w:rPr>
          <w:sz w:val="22"/>
          <w:szCs w:val="22"/>
        </w:rPr>
        <w:t xml:space="preserve">re communicated as feedback to the </w:t>
      </w:r>
      <w:r>
        <w:rPr>
          <w:sz w:val="22"/>
          <w:szCs w:val="22"/>
        </w:rPr>
        <w:t xml:space="preserve">field </w:t>
      </w:r>
      <w:r w:rsidRPr="005232BF">
        <w:rPr>
          <w:sz w:val="22"/>
          <w:szCs w:val="22"/>
        </w:rPr>
        <w:t>team</w:t>
      </w:r>
      <w:r>
        <w:rPr>
          <w:sz w:val="22"/>
          <w:szCs w:val="22"/>
        </w:rPr>
        <w:t>s</w:t>
      </w:r>
      <w:r w:rsidRPr="005232BF">
        <w:rPr>
          <w:sz w:val="22"/>
          <w:szCs w:val="22"/>
        </w:rPr>
        <w:t>.</w:t>
      </w:r>
    </w:p>
    <w:p w14:paraId="0C70EAE6" w14:textId="77777777" w:rsidR="00980380" w:rsidRDefault="00980380" w:rsidP="00980380">
      <w:pPr>
        <w:jc w:val="both"/>
        <w:rPr>
          <w:sz w:val="22"/>
          <w:szCs w:val="22"/>
        </w:rPr>
      </w:pPr>
    </w:p>
    <w:p w14:paraId="62F03605" w14:textId="77777777" w:rsidR="00980380" w:rsidRDefault="00980380" w:rsidP="00980380">
      <w:pPr>
        <w:pStyle w:val="BodyText"/>
        <w:rPr>
          <w:szCs w:val="22"/>
        </w:rPr>
      </w:pPr>
      <w:r>
        <w:rPr>
          <w:szCs w:val="22"/>
        </w:rPr>
        <w:t xml:space="preserve">In the post-processing stage, secondary editing procedures were implemented according to the Feed the Future ZOI Survey Data Processing Manual to ensure the data were clean and of the highest quality. During the analysis phase, any inconsistencies or issues identified by data analysts were communicated to the data processing manual for troubleshooting and resolution. </w:t>
      </w:r>
    </w:p>
    <w:p w14:paraId="34554E0F" w14:textId="5C112AFA" w:rsidR="00980380" w:rsidRPr="005232BF" w:rsidRDefault="00980380" w:rsidP="00980380">
      <w:pPr>
        <w:pStyle w:val="BodyText"/>
        <w:rPr>
          <w:szCs w:val="22"/>
        </w:rPr>
      </w:pPr>
      <w:r>
        <w:rPr>
          <w:szCs w:val="22"/>
        </w:rPr>
        <w:t xml:space="preserve">The remainder of this appendix focuses on </w:t>
      </w:r>
      <w:commentRangeStart w:id="1104"/>
      <w:r>
        <w:rPr>
          <w:szCs w:val="22"/>
        </w:rPr>
        <w:t>final field check tables</w:t>
      </w:r>
      <w:commentRangeEnd w:id="1104"/>
      <w:r w:rsidR="00CC545C">
        <w:rPr>
          <w:rStyle w:val="CommentReference"/>
        </w:rPr>
        <w:commentReference w:id="1104"/>
      </w:r>
      <w:r>
        <w:rPr>
          <w:szCs w:val="22"/>
        </w:rPr>
        <w:t>, which are a reflection of the quality of fieldwork, for the Feed the Future [</w:t>
      </w:r>
      <w:r w:rsidRPr="00D44B25">
        <w:rPr>
          <w:szCs w:val="22"/>
          <w:highlight w:val="yellow"/>
        </w:rPr>
        <w:t>Country</w:t>
      </w:r>
      <w:r>
        <w:rPr>
          <w:szCs w:val="22"/>
        </w:rPr>
        <w:t>] ZOI Survey [</w:t>
      </w:r>
      <w:r w:rsidR="000E5644">
        <w:rPr>
          <w:szCs w:val="22"/>
          <w:highlight w:val="yellow"/>
        </w:rPr>
        <w:t>S</w:t>
      </w:r>
      <w:r w:rsidRPr="00D44B25">
        <w:rPr>
          <w:szCs w:val="22"/>
          <w:highlight w:val="yellow"/>
        </w:rPr>
        <w:t>urvey year(s)</w:t>
      </w:r>
      <w:r>
        <w:rPr>
          <w:szCs w:val="22"/>
        </w:rPr>
        <w:t>].</w:t>
      </w:r>
    </w:p>
    <w:p w14:paraId="47A07309" w14:textId="16ECF139" w:rsidR="00980380" w:rsidRDefault="00980380" w:rsidP="00980380">
      <w:pPr>
        <w:pStyle w:val="BodyText"/>
      </w:pPr>
      <w:r w:rsidRPr="003F717D">
        <w:rPr>
          <w:b/>
        </w:rPr>
        <w:t xml:space="preserve">Table </w:t>
      </w:r>
      <w:r w:rsidR="00EE6737">
        <w:rPr>
          <w:b/>
        </w:rPr>
        <w:t>A3.</w:t>
      </w:r>
      <w:r w:rsidRPr="003F717D">
        <w:rPr>
          <w:b/>
        </w:rPr>
        <w:t>1</w:t>
      </w:r>
      <w:r>
        <w:t xml:space="preserve"> presents the household completion rate. [</w:t>
      </w:r>
      <w:r w:rsidRPr="00A65542">
        <w:rPr>
          <w:highlight w:val="yellow"/>
        </w:rPr>
        <w:t xml:space="preserve">Describe the results presented in Table </w:t>
      </w:r>
      <w:r w:rsidR="00EE6737">
        <w:rPr>
          <w:highlight w:val="yellow"/>
        </w:rPr>
        <w:t>A3.</w:t>
      </w:r>
      <w:r w:rsidRPr="00A65542">
        <w:rPr>
          <w:highlight w:val="yellow"/>
        </w:rPr>
        <w:t>1.</w:t>
      </w:r>
      <w:r>
        <w:t>]</w:t>
      </w:r>
    </w:p>
    <w:p w14:paraId="7169F516"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08EC3E83" w14:textId="0CC3C615" w:rsidR="00980380" w:rsidRDefault="00980380" w:rsidP="00980380">
      <w:pPr>
        <w:pStyle w:val="Tabletitle"/>
      </w:pPr>
      <w:bookmarkStart w:id="1105" w:name="_Toc23318771"/>
      <w:bookmarkStart w:id="1106" w:name="_Toc63673167"/>
      <w:r>
        <w:t xml:space="preserve">Table </w:t>
      </w:r>
      <w:ins w:id="1107" w:author="ICF" w:date="2020-11-05T07:31:00Z">
        <w:r w:rsidR="00AD02F4">
          <w:t>A3.</w:t>
        </w:r>
      </w:ins>
      <w:del w:id="1108" w:author="ICF" w:date="2020-11-05T07:31:00Z">
        <w:r w:rsidDel="00AD02F4">
          <w:delText>FC-</w:delText>
        </w:r>
      </w:del>
      <w:r>
        <w:t>1: Household Completion Rate</w:t>
      </w:r>
      <w:bookmarkEnd w:id="1105"/>
      <w:bookmarkEnd w:id="1106"/>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980380" w:rsidRPr="0058775B" w14:paraId="70C2E06E" w14:textId="77777777" w:rsidTr="00EF3B58">
        <w:trPr>
          <w:jc w:val="center"/>
        </w:trPr>
        <w:tc>
          <w:tcPr>
            <w:tcW w:w="5000" w:type="pct"/>
            <w:gridSpan w:val="12"/>
            <w:tcBorders>
              <w:top w:val="nil"/>
              <w:left w:val="nil"/>
              <w:bottom w:val="single" w:sz="4" w:space="0" w:color="auto"/>
              <w:right w:val="nil"/>
            </w:tcBorders>
            <w:vAlign w:val="bottom"/>
          </w:tcPr>
          <w:p w14:paraId="6A26E242" w14:textId="4837777D" w:rsidR="00980380" w:rsidRPr="0058775B" w:rsidRDefault="00980380" w:rsidP="00EF3B58">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58775B">
              <w:rPr>
                <w:rFonts w:cs="ZapfHumnst BT"/>
                <w:sz w:val="20"/>
                <w:szCs w:val="20"/>
              </w:rPr>
              <w:t xml:space="preserve">] </w:t>
            </w:r>
          </w:p>
        </w:tc>
      </w:tr>
      <w:tr w:rsidR="00980380" w:rsidRPr="0058775B" w14:paraId="7765A08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7F28CFB9"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5BB5DE79"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6B24A1F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58775B" w14:paraId="26C1EF48" w14:textId="77777777" w:rsidTr="00EF3B58">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10CC05D5"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7E086510"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231A08D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38D27EB8"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7E54256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7D2C6C2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C3D54B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47E75D13"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11EA7A0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6B57DCA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24B9779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7A2CE1C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6DF2D1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5AD0DCF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19BA9A66"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980380" w:rsidRPr="0058775B" w14:paraId="54423531"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90567C8"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5F6B608F"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6446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2EC0D4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C6AFD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55A5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B24F2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093C4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FF349F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36A5F9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22E277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521944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613EB16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AFF8AFF"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8840539"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BC9121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C86AB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B24D8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54776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766C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2BB8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65FF9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01454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6ACAFB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0FCD2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646E4B8"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D29956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7F54DB4A"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56DAE6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BC87D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81DB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DB243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082CE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7AFE0E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54E5B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DCD3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3B5824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52D8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70947D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8C151B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1B693DDD"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77135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2DB2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16131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E83BE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F4F6DE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3908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1527F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AA7B2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D446EC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5989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304239D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A158A99"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3772EFB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631B0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8114D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D67BB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155FE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B1F522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9EA0C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F8A64E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4CF83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2DBF03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A9C10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0D2BE9F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7B22D4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098092EE"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491718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BD234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5004A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72FDD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4A48B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6D54C1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D592A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6811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678CB6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31F91D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2752E323"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8BC3772"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17A7F485"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5C5F9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CB21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82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C5DF66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BC23D3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B3F7A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304E6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C3CC0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1C3FE7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70574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A92BB70"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1E075C8"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0B1338C0"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74CE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B3533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0A3CB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AC73B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4837F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98688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EE12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3FF9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B525B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19EF7B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D3C357F"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A2DB74A"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76DD789B"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968D3A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8BDB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6F80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AE36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801F9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48A69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B2CCF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114814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AB181B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C98D3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6094DD4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DD4F4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0A36763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61CA4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9A36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71A464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60712E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6CB3C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D38E7C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20900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41B15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23C050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99DBE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7AA8A9F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9FA5392" w14:textId="77777777" w:rsidR="00980380" w:rsidRPr="0058775B" w:rsidRDefault="00980380" w:rsidP="00EF3B58">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2364F343"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2D5286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67BFA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D391C1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2F84BF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863A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A79C52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D019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883064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59588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4B4799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4444143F" w14:textId="77777777" w:rsidTr="00EF3B58">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338D06A1" w14:textId="77777777" w:rsidR="00980380" w:rsidRPr="0058775B" w:rsidRDefault="00980380" w:rsidP="00EF3B58">
            <w:pPr>
              <w:autoSpaceDE w:val="0"/>
              <w:autoSpaceDN w:val="0"/>
              <w:adjustRightInd w:val="0"/>
              <w:spacing w:line="259" w:lineRule="auto"/>
              <w:rPr>
                <w:rFonts w:cs="ZapfHumnst BT"/>
                <w:sz w:val="20"/>
                <w:szCs w:val="20"/>
              </w:rPr>
            </w:pPr>
          </w:p>
        </w:tc>
      </w:tr>
    </w:tbl>
    <w:p w14:paraId="02C992DA" w14:textId="77777777" w:rsidR="00980380" w:rsidRPr="0058775B" w:rsidRDefault="00980380" w:rsidP="00980380">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Pr>
          <w:rFonts w:cs="ZapfHumnst BT"/>
          <w:sz w:val="16"/>
          <w:szCs w:val="16"/>
        </w:rPr>
        <w:t>.</w:t>
      </w:r>
      <w:r w:rsidRPr="0058775B">
        <w:rPr>
          <w:rFonts w:cs="ZapfHumnst BT"/>
          <w:sz w:val="16"/>
          <w:szCs w:val="16"/>
        </w:rPr>
        <w:t xml:space="preserve"> </w:t>
      </w:r>
      <w:r>
        <w:rPr>
          <w:rFonts w:cs="ZapfHumnst BT"/>
          <w:sz w:val="16"/>
          <w:szCs w:val="16"/>
        </w:rPr>
        <w:t>The t</w:t>
      </w:r>
      <w:r w:rsidRPr="0058775B">
        <w:rPr>
          <w:rFonts w:cs="ZapfHumnst BT"/>
          <w:sz w:val="16"/>
          <w:szCs w:val="16"/>
        </w:rPr>
        <w:t xml:space="preserve">arget is 95 percent for </w:t>
      </w:r>
      <w:r>
        <w:rPr>
          <w:rFonts w:cs="ZapfHumnst BT"/>
          <w:sz w:val="16"/>
          <w:szCs w:val="16"/>
        </w:rPr>
        <w:t xml:space="preserve">the </w:t>
      </w:r>
      <w:r w:rsidRPr="0058775B">
        <w:rPr>
          <w:rFonts w:cs="ZapfHumnst BT"/>
          <w:sz w:val="16"/>
          <w:szCs w:val="16"/>
        </w:rPr>
        <w:t>household response rate</w:t>
      </w:r>
      <w:r>
        <w:rPr>
          <w:rFonts w:cs="ZapfHumnst BT"/>
          <w:sz w:val="16"/>
          <w:szCs w:val="16"/>
        </w:rPr>
        <w:t>.</w:t>
      </w:r>
    </w:p>
    <w:p w14:paraId="0A136022" w14:textId="77777777" w:rsidR="00980380" w:rsidRPr="0058775B" w:rsidRDefault="00980380" w:rsidP="00980380">
      <w:pPr>
        <w:pStyle w:val="BodyText"/>
        <w:rPr>
          <w:sz w:val="16"/>
          <w:szCs w:val="16"/>
        </w:rPr>
        <w:sectPr w:rsidR="00980380" w:rsidRPr="0058775B" w:rsidSect="00EF3B58">
          <w:footerReference w:type="default" r:id="rId99"/>
          <w:pgSz w:w="15840" w:h="12240" w:orient="landscape" w:code="1"/>
          <w:pgMar w:top="1440" w:right="1440" w:bottom="1440" w:left="1440" w:header="720" w:footer="720" w:gutter="0"/>
          <w:cols w:space="720"/>
          <w:docGrid w:linePitch="326"/>
        </w:sectPr>
      </w:pPr>
    </w:p>
    <w:p w14:paraId="245BAEE7" w14:textId="40C7CB30" w:rsidR="00980380" w:rsidRPr="005C1338" w:rsidRDefault="00980380" w:rsidP="00980380">
      <w:pPr>
        <w:pStyle w:val="BodyText"/>
      </w:pPr>
      <w:r w:rsidRPr="005C1338">
        <w:rPr>
          <w:b/>
        </w:rPr>
        <w:t xml:space="preserve">Table </w:t>
      </w:r>
      <w:r w:rsidR="001E51AF">
        <w:rPr>
          <w:b/>
        </w:rPr>
        <w:t>A3.</w:t>
      </w:r>
      <w:r w:rsidRPr="005C1338">
        <w:rPr>
          <w:b/>
        </w:rPr>
        <w:t xml:space="preserve">2 </w:t>
      </w:r>
      <w:r w:rsidRPr="005C1338">
        <w:t>presents information about the presence of primary adult decisionmakers in households with a completed roster. [</w:t>
      </w:r>
      <w:r w:rsidRPr="003019C5">
        <w:rPr>
          <w:highlight w:val="yellow"/>
        </w:rPr>
        <w:t xml:space="preserve">Describe the results presented in Table </w:t>
      </w:r>
      <w:r w:rsidR="001E51AF">
        <w:rPr>
          <w:highlight w:val="yellow"/>
        </w:rPr>
        <w:t>A3.</w:t>
      </w:r>
      <w:r w:rsidRPr="005C1338">
        <w:rPr>
          <w:highlight w:val="yellow"/>
        </w:rPr>
        <w:t>2</w:t>
      </w:r>
      <w:r w:rsidRPr="003019C5">
        <w:rPr>
          <w:highlight w:val="yellow"/>
        </w:rPr>
        <w:t>.</w:t>
      </w:r>
      <w:r w:rsidRPr="005C1338">
        <w:t>]</w:t>
      </w:r>
    </w:p>
    <w:p w14:paraId="6C51A760" w14:textId="77777777" w:rsidR="00980380" w:rsidRDefault="00980380" w:rsidP="00980380">
      <w:pPr>
        <w:pStyle w:val="BodyText"/>
        <w:sectPr w:rsidR="00980380" w:rsidSect="00EF3B58">
          <w:footerReference w:type="default" r:id="rId100"/>
          <w:pgSz w:w="12240" w:h="15840" w:code="1"/>
          <w:pgMar w:top="1440" w:right="1440" w:bottom="1440" w:left="1440" w:header="720" w:footer="720" w:gutter="0"/>
          <w:cols w:space="720"/>
          <w:docGrid w:linePitch="326"/>
        </w:sectPr>
      </w:pPr>
    </w:p>
    <w:p w14:paraId="138F0C2B" w14:textId="4BCAD554" w:rsidR="00980380" w:rsidRPr="003F717D" w:rsidRDefault="00980380" w:rsidP="00980380">
      <w:pPr>
        <w:pStyle w:val="Tabletitle"/>
      </w:pPr>
      <w:bookmarkStart w:id="1109" w:name="_Toc23318772"/>
      <w:bookmarkStart w:id="1110" w:name="_Toc63673168"/>
      <w:r>
        <w:t xml:space="preserve">Table </w:t>
      </w:r>
      <w:r w:rsidR="00AD02F4">
        <w:t>A3.</w:t>
      </w:r>
      <w:r>
        <w:t>2: Primary Male and Female Decisionmakers</w:t>
      </w:r>
      <w:bookmarkEnd w:id="1109"/>
      <w:bookmarkEnd w:id="1110"/>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980380" w:rsidRPr="0022306E" w14:paraId="3775424D" w14:textId="77777777" w:rsidTr="00EF3B58">
        <w:trPr>
          <w:gridAfter w:val="1"/>
          <w:wAfter w:w="8" w:type="dxa"/>
        </w:trPr>
        <w:tc>
          <w:tcPr>
            <w:tcW w:w="12952" w:type="dxa"/>
            <w:gridSpan w:val="7"/>
            <w:tcBorders>
              <w:top w:val="nil"/>
              <w:left w:val="nil"/>
              <w:bottom w:val="nil"/>
              <w:right w:val="nil"/>
            </w:tcBorders>
            <w:vAlign w:val="bottom"/>
          </w:tcPr>
          <w:p w14:paraId="71D29A45" w14:textId="23E2A4C5" w:rsidR="00980380" w:rsidRPr="0022306E" w:rsidRDefault="00980380" w:rsidP="00EF3B58">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22306E">
              <w:rPr>
                <w:rFonts w:cs="ZapfHumnst BT"/>
                <w:sz w:val="20"/>
                <w:szCs w:val="20"/>
              </w:rPr>
              <w:t>]</w:t>
            </w:r>
          </w:p>
        </w:tc>
      </w:tr>
      <w:tr w:rsidR="00980380" w:rsidRPr="0022306E" w14:paraId="3731615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87D59EB"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6BEF4CF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566842DF"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78DA4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68C3B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22306E" w14:paraId="6D01278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C6F79BA"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B9DC6D6"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4EE1D9BB"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496ABA8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1E8337A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2AFA83E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67A39314"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94E55C3"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1D3CD81C"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423B5B7A"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A311EB9"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4974A361"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1AACA9F7"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980380" w:rsidRPr="0022306E" w14:paraId="34AEA4E2"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055FB6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5D9A490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F15F2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0DB1B9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BDC52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411F1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C5359F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DBA9850"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AF8314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0E86DC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BCD90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5DE771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8CC61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D98348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322EBB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61BD593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A720936"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23D80F6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D45B8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7C92EB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C117A3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58B87F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4EC2111"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292CA9C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813D31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6B950F5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07A401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CFA8BB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CE32D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8109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04E5C0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72A48EF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17AAE42"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4A7BE7D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797F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151A7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2A5263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B8D84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24E587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2FADBC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E0C98DB"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3450D33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BC3AD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EA0D9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A17B0C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9E647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248EEB9"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B8B671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CCEB12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606EAD5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0FC8E5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EE629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4A49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BF74D2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956A1D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0832E0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FE7063"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652A650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6736A7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4C7CFF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81F8D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334BB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BEC3A3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F7BC95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38A4DD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3BD7FB0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7C62CE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B5B9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EA0927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120962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A2E5B92"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6C7A3F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AE86F50"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7203464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ACC3B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DD82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E8F59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236F7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2276E8A4"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53FCD53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73E9D9AC" w14:textId="77777777" w:rsidR="00980380" w:rsidRPr="0022306E" w:rsidRDefault="00980380" w:rsidP="00EF3B58">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6D509C5C" w14:textId="77777777" w:rsidR="00980380" w:rsidRPr="0022306E" w:rsidRDefault="00980380" w:rsidP="00EF3B58">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488B5F7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D9732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22377B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B53599"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3D6014D" w14:textId="77777777" w:rsidR="00980380" w:rsidRPr="0022306E" w:rsidRDefault="00980380" w:rsidP="00EF3B58">
            <w:pPr>
              <w:autoSpaceDE w:val="0"/>
              <w:autoSpaceDN w:val="0"/>
              <w:adjustRightInd w:val="0"/>
              <w:spacing w:line="259" w:lineRule="auto"/>
              <w:jc w:val="center"/>
              <w:rPr>
                <w:rFonts w:cs="ZapfHumnst BT"/>
                <w:sz w:val="20"/>
                <w:szCs w:val="20"/>
              </w:rPr>
            </w:pPr>
          </w:p>
        </w:tc>
      </w:tr>
    </w:tbl>
    <w:p w14:paraId="258B9A0F" w14:textId="77777777" w:rsidR="00980380" w:rsidRDefault="00980380" w:rsidP="00980380">
      <w:pPr>
        <w:autoSpaceDE w:val="0"/>
        <w:autoSpaceDN w:val="0"/>
        <w:adjustRightInd w:val="0"/>
        <w:spacing w:line="240" w:lineRule="auto"/>
        <w:jc w:val="both"/>
        <w:rPr>
          <w:rFonts w:cs="ZapfHumnst BT"/>
          <w:sz w:val="16"/>
          <w:szCs w:val="16"/>
        </w:rPr>
      </w:pPr>
      <w:r>
        <w:rPr>
          <w:rFonts w:cs="ZapfHumnst BT"/>
          <w:sz w:val="16"/>
          <w:szCs w:val="16"/>
        </w:rPr>
        <w:t>HH=household</w:t>
      </w:r>
    </w:p>
    <w:p w14:paraId="77A20272" w14:textId="77777777" w:rsidR="00980380" w:rsidRPr="0022306E" w:rsidRDefault="00980380" w:rsidP="00980380">
      <w:pPr>
        <w:autoSpaceDE w:val="0"/>
        <w:autoSpaceDN w:val="0"/>
        <w:adjustRightInd w:val="0"/>
        <w:spacing w:line="240" w:lineRule="auto"/>
        <w:jc w:val="both"/>
        <w:rPr>
          <w:rFonts w:cs="ZapfHumnst BT"/>
          <w:sz w:val="16"/>
          <w:szCs w:val="16"/>
        </w:rPr>
      </w:pPr>
      <w:r>
        <w:rPr>
          <w:rFonts w:cs="ZapfHumnst BT"/>
          <w:sz w:val="16"/>
          <w:szCs w:val="16"/>
        </w:rPr>
        <w:t>Note: The t</w:t>
      </w:r>
      <w:r w:rsidRPr="0022306E">
        <w:rPr>
          <w:rFonts w:cs="ZapfHumnst BT"/>
          <w:sz w:val="16"/>
          <w:szCs w:val="16"/>
        </w:rPr>
        <w:t xml:space="preserve">arget is [100% - expected prevalence of child-only households]. </w:t>
      </w:r>
    </w:p>
    <w:p w14:paraId="1D44B6D1" w14:textId="77777777" w:rsidR="00980380" w:rsidRDefault="00980380" w:rsidP="00980380">
      <w:pPr>
        <w:pStyle w:val="BodyText"/>
      </w:pPr>
    </w:p>
    <w:p w14:paraId="70263CE0" w14:textId="77777777" w:rsidR="00980380" w:rsidRDefault="00980380" w:rsidP="00980380">
      <w:pPr>
        <w:pStyle w:val="BodyText"/>
        <w:rPr>
          <w:b/>
        </w:rPr>
        <w:sectPr w:rsidR="00980380" w:rsidSect="00EF3B58">
          <w:pgSz w:w="15840" w:h="12240" w:orient="landscape" w:code="1"/>
          <w:pgMar w:top="1440" w:right="1440" w:bottom="1440" w:left="1440" w:header="720" w:footer="720" w:gutter="0"/>
          <w:cols w:space="720"/>
          <w:docGrid w:linePitch="326"/>
        </w:sectPr>
      </w:pPr>
    </w:p>
    <w:p w14:paraId="05FA4C1F" w14:textId="33FD559A" w:rsidR="00980380" w:rsidRPr="003F717D" w:rsidRDefault="00980380" w:rsidP="00980380">
      <w:pPr>
        <w:pStyle w:val="BodyText"/>
      </w:pPr>
      <w:r>
        <w:rPr>
          <w:b/>
        </w:rPr>
        <w:t xml:space="preserve">Table </w:t>
      </w:r>
      <w:r w:rsidR="001E51AF">
        <w:rPr>
          <w:b/>
        </w:rPr>
        <w:t>A3.</w:t>
      </w:r>
      <w:r>
        <w:rPr>
          <w:b/>
        </w:rPr>
        <w:t>3</w:t>
      </w:r>
      <w:r>
        <w:t xml:space="preserve"> assesses age heaping in the household roster.</w:t>
      </w:r>
      <w:r w:rsidRPr="00616076">
        <w:t xml:space="preserve"> </w:t>
      </w:r>
      <w:r>
        <w:t>[</w:t>
      </w:r>
      <w:r w:rsidRPr="003019C5">
        <w:rPr>
          <w:highlight w:val="yellow"/>
        </w:rPr>
        <w:t>Describe the results presented in Table</w:t>
      </w:r>
      <w:r>
        <w:rPr>
          <w:highlight w:val="yellow"/>
        </w:rPr>
        <w:t> </w:t>
      </w:r>
      <w:r w:rsidR="001E51AF">
        <w:rPr>
          <w:highlight w:val="yellow"/>
        </w:rPr>
        <w:t>A3.</w:t>
      </w:r>
      <w:r>
        <w:rPr>
          <w:highlight w:val="yellow"/>
        </w:rPr>
        <w:t>3</w:t>
      </w:r>
      <w:r w:rsidRPr="003019C5">
        <w:rPr>
          <w:highlight w:val="yellow"/>
        </w:rPr>
        <w:t>.</w:t>
      </w:r>
      <w:r>
        <w:t>]</w:t>
      </w:r>
    </w:p>
    <w:p w14:paraId="6E4706B8"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35D9A94B" w14:textId="18C9CB6A" w:rsidR="00980380" w:rsidRDefault="00980380" w:rsidP="00980380">
      <w:pPr>
        <w:pStyle w:val="Tabletitle"/>
      </w:pPr>
      <w:bookmarkStart w:id="1111" w:name="_Toc23318773"/>
      <w:bookmarkStart w:id="1112" w:name="_Toc63673169"/>
      <w:r>
        <w:t xml:space="preserve">Table </w:t>
      </w:r>
      <w:r w:rsidR="00AD02F4">
        <w:t>A3.</w:t>
      </w:r>
      <w:r>
        <w:t>3: Age H</w:t>
      </w:r>
      <w:r w:rsidRPr="0022306E">
        <w:t>eaping i</w:t>
      </w:r>
      <w:r>
        <w:t>n the Household R</w:t>
      </w:r>
      <w:r w:rsidRPr="0022306E">
        <w:t>oster</w:t>
      </w:r>
      <w:bookmarkEnd w:id="1111"/>
      <w:bookmarkEnd w:id="1112"/>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980380" w:rsidRPr="00982441" w14:paraId="181B9BB3" w14:textId="77777777" w:rsidTr="00EF3B58">
        <w:tc>
          <w:tcPr>
            <w:tcW w:w="13050" w:type="dxa"/>
            <w:gridSpan w:val="13"/>
            <w:tcBorders>
              <w:top w:val="nil"/>
              <w:left w:val="nil"/>
              <w:bottom w:val="single" w:sz="4" w:space="0" w:color="auto"/>
              <w:right w:val="nil"/>
            </w:tcBorders>
            <w:vAlign w:val="bottom"/>
          </w:tcPr>
          <w:p w14:paraId="7A40842D" w14:textId="2A3084DD" w:rsidR="00980380" w:rsidRPr="00982441" w:rsidRDefault="00980380" w:rsidP="00EF3B58">
            <w:pPr>
              <w:autoSpaceDE w:val="0"/>
              <w:autoSpaceDN w:val="0"/>
              <w:adjustRightInd w:val="0"/>
              <w:spacing w:line="259" w:lineRule="auto"/>
              <w:rPr>
                <w:rFonts w:cs="ZapfHumnst BT"/>
                <w:sz w:val="20"/>
                <w:szCs w:val="20"/>
              </w:rPr>
            </w:pPr>
            <w:r w:rsidRPr="00982441">
              <w:rPr>
                <w:rFonts w:cs="ZapfHumnst BT"/>
                <w:sz w:val="20"/>
                <w:szCs w:val="20"/>
              </w:rPr>
              <w:t>Percentage of household members in 5-year age groups with ages recorded as ending in 5 or 0 by interviewer team, Feed the Future [</w:t>
            </w:r>
            <w:r w:rsidRPr="003019C5">
              <w:rPr>
                <w:rFonts w:cs="ZapfHumnst BT"/>
                <w:sz w:val="20"/>
                <w:szCs w:val="20"/>
                <w:highlight w:val="yellow"/>
              </w:rPr>
              <w:t>Country</w:t>
            </w:r>
            <w:r w:rsidRPr="0098244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982441">
              <w:rPr>
                <w:rFonts w:cs="ZapfHumnst BT"/>
                <w:sz w:val="20"/>
                <w:szCs w:val="20"/>
              </w:rPr>
              <w:t>]</w:t>
            </w:r>
          </w:p>
        </w:tc>
      </w:tr>
      <w:tr w:rsidR="00980380" w:rsidRPr="00982441" w14:paraId="64E5976A"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7630E47C"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4CBA6DA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270E267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982441" w14:paraId="1E4A1F1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56EE9998"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1A873F2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18D7F7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3C601E6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4E7BEA6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2DD459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7DC3A49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58D526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299F106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645619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EBCADD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6766442F"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9529D8F"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17352A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03703D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99A74B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657D749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18EF91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9BAA0A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47B2CFD5"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31DC070E"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1077468"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7609AF3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C92DC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92F0FA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D776023"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67B017F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69939B38"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5EB69A4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Pr>
                <w:rFonts w:cs="ZapfHumnst BT"/>
                <w:b/>
                <w:color w:val="FFFFFF" w:themeColor="background1"/>
                <w:sz w:val="20"/>
                <w:szCs w:val="20"/>
              </w:rPr>
              <w:t>household</w:t>
            </w:r>
            <w:r w:rsidRPr="00982441">
              <w:rPr>
                <w:rFonts w:cs="ZapfHumnst BT"/>
                <w:b/>
                <w:color w:val="FFFFFF" w:themeColor="background1"/>
                <w:sz w:val="20"/>
                <w:szCs w:val="20"/>
              </w:rPr>
              <w:t xml:space="preserve"> members</w:t>
            </w:r>
          </w:p>
        </w:tc>
      </w:tr>
      <w:tr w:rsidR="00980380" w:rsidRPr="00982441" w14:paraId="4064BFBB"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C987CA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20F289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37EB4A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E4EA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EF75C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B278C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4D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9AF3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88A8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ABFE8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50B2B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E44A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2FF8A2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6B4A547"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41C4B8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8AC87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398D9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FAC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BD0345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D755C5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63E8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CC506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35CEF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51DF7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F72D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A9B86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31564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51A194D"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B35521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79ADFC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886BB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B99978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5647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FFA58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07CE5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6E33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AEDEB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A27B8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6ABA1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C721DC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0EE680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83A778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5499EB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745B13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1624B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C08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021A1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3AA39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A2E59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54FD1B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2D21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87BC07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E936BA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949D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860E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2695E1DC"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607D79E"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25E7D27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982FC9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12239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8FA3B4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2C0675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491A9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8E16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0512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97C7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C3E03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7D11B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F1C95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3C833E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F067E33"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17245D1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143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6AE209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125645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87913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5DA87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B7FC86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37B3B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F74CF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50DB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F8FF1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C5E2BE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766EB96"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627D3602"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788DD1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97EAE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61A999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825C2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16A7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1937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76F4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850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71A00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A3BE8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F1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8210FC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7D36CF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2688601"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4EE983C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F71DBC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08999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AF8EFE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9283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29C7D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0E52E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2258D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7B71BB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AEA77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5BBA0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AFD708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C7A1B9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250761D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274184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7912E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7B59A4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EC181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6602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7DACC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5A0C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AF00F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5C503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1ADAA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435D8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26735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0C6A5E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380A2F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8F9431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F7CE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4B7A8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4D83B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65C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73C2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0B351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01093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0CADE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BDB06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24D6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142F53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57723F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FD7AE72" w14:textId="77777777" w:rsidR="00980380" w:rsidRPr="00982441" w:rsidRDefault="00980380" w:rsidP="00EF3B58">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604BF3F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CDA956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A19DD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3198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B24E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8C35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CF975D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2A3D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47BB38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8A3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3EC27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5B616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bl>
    <w:p w14:paraId="16ABA163" w14:textId="77777777" w:rsidR="00980380" w:rsidRPr="00982441" w:rsidRDefault="00980380" w:rsidP="00980380">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515B0098" w14:textId="77777777" w:rsidR="00980380" w:rsidRPr="00982441" w:rsidRDefault="00980380" w:rsidP="00980380">
      <w:pPr>
        <w:autoSpaceDE w:val="0"/>
        <w:autoSpaceDN w:val="0"/>
        <w:adjustRightInd w:val="0"/>
        <w:spacing w:line="259" w:lineRule="auto"/>
        <w:rPr>
          <w:rFonts w:cs="ZapfHumnst BT"/>
          <w:sz w:val="20"/>
          <w:szCs w:val="20"/>
        </w:rPr>
      </w:pPr>
    </w:p>
    <w:p w14:paraId="2B32B8D0" w14:textId="77777777" w:rsidR="00980380" w:rsidRDefault="00980380" w:rsidP="00980380">
      <w:pPr>
        <w:autoSpaceDE w:val="0"/>
        <w:autoSpaceDN w:val="0"/>
        <w:adjustRightInd w:val="0"/>
        <w:spacing w:line="240" w:lineRule="auto"/>
        <w:rPr>
          <w:rFonts w:ascii="ZapfHumnst BT" w:hAnsi="ZapfHumnst BT" w:cs="ZapfHumnst BT"/>
          <w:sz w:val="18"/>
          <w:szCs w:val="18"/>
        </w:rPr>
      </w:pPr>
    </w:p>
    <w:p w14:paraId="53E8C520" w14:textId="77777777" w:rsidR="00980380" w:rsidRDefault="00980380" w:rsidP="00980380">
      <w:pPr>
        <w:pStyle w:val="BodyText"/>
        <w:sectPr w:rsidR="00980380" w:rsidSect="00EF3B58">
          <w:footerReference w:type="default" r:id="rId101"/>
          <w:pgSz w:w="15840" w:h="12240" w:orient="landscape" w:code="1"/>
          <w:pgMar w:top="1440" w:right="1440" w:bottom="1440" w:left="1440" w:header="720" w:footer="720" w:gutter="0"/>
          <w:cols w:space="720"/>
          <w:docGrid w:linePitch="326"/>
        </w:sectPr>
      </w:pPr>
    </w:p>
    <w:p w14:paraId="23DF33FE" w14:textId="6DF80D8C" w:rsidR="00980380" w:rsidRPr="003F717D" w:rsidRDefault="00980380" w:rsidP="00980380">
      <w:pPr>
        <w:pStyle w:val="BodyText"/>
      </w:pPr>
      <w:r>
        <w:rPr>
          <w:b/>
        </w:rPr>
        <w:t xml:space="preserve">Table </w:t>
      </w:r>
      <w:r w:rsidR="001E51AF">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1E51AF">
        <w:rPr>
          <w:highlight w:val="yellow"/>
        </w:rPr>
        <w:t>A3.</w:t>
      </w:r>
      <w:r>
        <w:rPr>
          <w:highlight w:val="yellow"/>
        </w:rPr>
        <w:t>4</w:t>
      </w:r>
      <w:r w:rsidRPr="003019C5">
        <w:rPr>
          <w:highlight w:val="yellow"/>
        </w:rPr>
        <w:t>.</w:t>
      </w:r>
      <w:r>
        <w:t>]</w:t>
      </w:r>
    </w:p>
    <w:p w14:paraId="44DA692C" w14:textId="602CA54D" w:rsidR="00980380" w:rsidRDefault="00980380" w:rsidP="00980380">
      <w:pPr>
        <w:pStyle w:val="Tabletitle"/>
      </w:pPr>
      <w:bookmarkStart w:id="1113" w:name="_Toc23318774"/>
      <w:bookmarkStart w:id="1114" w:name="_Toc63673170"/>
      <w:r>
        <w:t xml:space="preserve">Table </w:t>
      </w:r>
      <w:r w:rsidR="00AD02F4">
        <w:t>A3.</w:t>
      </w:r>
      <w:r>
        <w:t>4: Eligible Women per Household</w:t>
      </w:r>
      <w:bookmarkEnd w:id="1113"/>
      <w:bookmarkEnd w:id="1114"/>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980380" w:rsidRPr="000D7AD1" w14:paraId="7754ED3B" w14:textId="77777777" w:rsidTr="00EF3B58">
        <w:tc>
          <w:tcPr>
            <w:tcW w:w="6347" w:type="dxa"/>
            <w:gridSpan w:val="4"/>
            <w:tcBorders>
              <w:top w:val="nil"/>
              <w:left w:val="nil"/>
              <w:bottom w:val="single" w:sz="4" w:space="0" w:color="auto"/>
              <w:right w:val="nil"/>
            </w:tcBorders>
            <w:vAlign w:val="bottom"/>
          </w:tcPr>
          <w:p w14:paraId="0A0184EB" w14:textId="68BFFD82"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Pr>
                <w:rFonts w:cs="ZapfHumnst BT"/>
                <w:sz w:val="20"/>
                <w:szCs w:val="20"/>
              </w:rPr>
              <w:t xml:space="preserve"> of age</w:t>
            </w:r>
            <w:r w:rsidRPr="000D7AD1">
              <w:rPr>
                <w:rFonts w:cs="ZapfHumnst BT"/>
                <w:sz w:val="20"/>
                <w:szCs w:val="20"/>
              </w:rPr>
              <w:t xml:space="preserve"> 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0D7AD1" w14:paraId="5EB9A341"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101DE3AD" w14:textId="77777777" w:rsidR="00980380" w:rsidRPr="000D7AD1" w:rsidRDefault="00980380" w:rsidP="00EF3B58">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65B4256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4B0C0483"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2715E77D"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0E5E6E5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57BBE7D4"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Pr>
                <w:rFonts w:cs="ZapfHumnst BT"/>
                <w:b/>
                <w:color w:val="FFFFFF" w:themeColor="background1"/>
                <w:sz w:val="20"/>
                <w:szCs w:val="20"/>
              </w:rPr>
              <w:t>household</w:t>
            </w:r>
          </w:p>
        </w:tc>
      </w:tr>
      <w:tr w:rsidR="00980380" w:rsidRPr="000D7AD1" w14:paraId="7DA20208"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2B8DC6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 </w:t>
            </w:r>
          </w:p>
        </w:tc>
        <w:tc>
          <w:tcPr>
            <w:tcW w:w="1350" w:type="dxa"/>
            <w:tcBorders>
              <w:top w:val="single" w:sz="4" w:space="0" w:color="auto"/>
              <w:left w:val="nil"/>
              <w:bottom w:val="single" w:sz="4" w:space="0" w:color="auto"/>
              <w:right w:val="nil"/>
            </w:tcBorders>
            <w:vAlign w:val="bottom"/>
          </w:tcPr>
          <w:p w14:paraId="58EBB1C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50F399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42229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49E93B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B34E2F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2 </w:t>
            </w:r>
          </w:p>
        </w:tc>
        <w:tc>
          <w:tcPr>
            <w:tcW w:w="1350" w:type="dxa"/>
            <w:tcBorders>
              <w:top w:val="single" w:sz="4" w:space="0" w:color="auto"/>
              <w:left w:val="nil"/>
              <w:bottom w:val="single" w:sz="4" w:space="0" w:color="auto"/>
              <w:right w:val="nil"/>
            </w:tcBorders>
            <w:vAlign w:val="bottom"/>
          </w:tcPr>
          <w:p w14:paraId="46F50E4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2328C9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84971C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0896BAF4"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296BF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3 </w:t>
            </w:r>
          </w:p>
        </w:tc>
        <w:tc>
          <w:tcPr>
            <w:tcW w:w="1350" w:type="dxa"/>
            <w:tcBorders>
              <w:top w:val="single" w:sz="4" w:space="0" w:color="auto"/>
              <w:left w:val="nil"/>
              <w:bottom w:val="single" w:sz="4" w:space="0" w:color="auto"/>
              <w:right w:val="nil"/>
            </w:tcBorders>
            <w:vAlign w:val="bottom"/>
          </w:tcPr>
          <w:p w14:paraId="1C3F9B21"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F2F143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28141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2B15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8ECFE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4 </w:t>
            </w:r>
          </w:p>
        </w:tc>
        <w:tc>
          <w:tcPr>
            <w:tcW w:w="1350" w:type="dxa"/>
            <w:tcBorders>
              <w:top w:val="single" w:sz="4" w:space="0" w:color="auto"/>
              <w:left w:val="nil"/>
              <w:bottom w:val="single" w:sz="4" w:space="0" w:color="auto"/>
              <w:right w:val="nil"/>
            </w:tcBorders>
            <w:vAlign w:val="bottom"/>
          </w:tcPr>
          <w:p w14:paraId="16CA794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709C7B8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E3AD95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7EBA8C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15656B"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5 </w:t>
            </w:r>
          </w:p>
        </w:tc>
        <w:tc>
          <w:tcPr>
            <w:tcW w:w="1350" w:type="dxa"/>
            <w:tcBorders>
              <w:top w:val="single" w:sz="4" w:space="0" w:color="auto"/>
              <w:left w:val="nil"/>
              <w:bottom w:val="single" w:sz="4" w:space="0" w:color="auto"/>
              <w:right w:val="nil"/>
            </w:tcBorders>
            <w:vAlign w:val="bottom"/>
          </w:tcPr>
          <w:p w14:paraId="64E06E3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0F23F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879137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ABE66F9"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6B67BC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6 </w:t>
            </w:r>
          </w:p>
        </w:tc>
        <w:tc>
          <w:tcPr>
            <w:tcW w:w="1350" w:type="dxa"/>
            <w:tcBorders>
              <w:top w:val="single" w:sz="4" w:space="0" w:color="auto"/>
              <w:left w:val="nil"/>
              <w:bottom w:val="single" w:sz="4" w:space="0" w:color="auto"/>
              <w:right w:val="nil"/>
            </w:tcBorders>
            <w:vAlign w:val="bottom"/>
          </w:tcPr>
          <w:p w14:paraId="61B7AF4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CC07C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453B7C8"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4395D3C5"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8126D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7 </w:t>
            </w:r>
          </w:p>
        </w:tc>
        <w:tc>
          <w:tcPr>
            <w:tcW w:w="1350" w:type="dxa"/>
            <w:tcBorders>
              <w:top w:val="single" w:sz="4" w:space="0" w:color="auto"/>
              <w:left w:val="nil"/>
              <w:bottom w:val="single" w:sz="4" w:space="0" w:color="auto"/>
              <w:right w:val="nil"/>
            </w:tcBorders>
            <w:vAlign w:val="bottom"/>
          </w:tcPr>
          <w:p w14:paraId="26BBCB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D777C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BDDB5D7"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4DAD70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E9FE2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5CC863A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A4DC8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5AE25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937592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A77839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9 </w:t>
            </w:r>
          </w:p>
        </w:tc>
        <w:tc>
          <w:tcPr>
            <w:tcW w:w="1350" w:type="dxa"/>
            <w:tcBorders>
              <w:top w:val="single" w:sz="4" w:space="0" w:color="auto"/>
              <w:left w:val="nil"/>
              <w:bottom w:val="single" w:sz="4" w:space="0" w:color="auto"/>
              <w:right w:val="nil"/>
            </w:tcBorders>
            <w:vAlign w:val="bottom"/>
          </w:tcPr>
          <w:p w14:paraId="15FF97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9607E6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5DDCE12"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7AFFF2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B6464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10 </w:t>
            </w:r>
          </w:p>
        </w:tc>
        <w:tc>
          <w:tcPr>
            <w:tcW w:w="1350" w:type="dxa"/>
            <w:tcBorders>
              <w:top w:val="single" w:sz="4" w:space="0" w:color="auto"/>
              <w:left w:val="nil"/>
              <w:bottom w:val="single" w:sz="4" w:space="0" w:color="auto"/>
              <w:right w:val="nil"/>
            </w:tcBorders>
            <w:vAlign w:val="bottom"/>
          </w:tcPr>
          <w:p w14:paraId="757C877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566668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4792C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94A87CE"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5DD8A9C"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4F1B69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998E9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A4EBA37"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2B48A9AD" w14:textId="77777777" w:rsidR="00980380" w:rsidRPr="000D7AD1" w:rsidRDefault="00980380" w:rsidP="00980380">
      <w:pPr>
        <w:autoSpaceDE w:val="0"/>
        <w:autoSpaceDN w:val="0"/>
        <w:adjustRightInd w:val="0"/>
        <w:spacing w:line="259" w:lineRule="auto"/>
        <w:jc w:val="both"/>
        <w:rPr>
          <w:rFonts w:cs="ZapfHumnst BT"/>
          <w:sz w:val="16"/>
          <w:szCs w:val="16"/>
        </w:rPr>
      </w:pPr>
      <w:r w:rsidRPr="000D7AD1">
        <w:rPr>
          <w:rFonts w:cs="ZapfHumnst BT"/>
          <w:sz w:val="16"/>
          <w:szCs w:val="16"/>
        </w:rPr>
        <w:t>Note: The target is [</w:t>
      </w:r>
      <w:r w:rsidRPr="000D7AD1">
        <w:rPr>
          <w:rFonts w:cs="ZapfHumnst BT"/>
          <w:sz w:val="16"/>
          <w:szCs w:val="16"/>
          <w:highlight w:val="yellow"/>
        </w:rPr>
        <w:t>XXX</w:t>
      </w:r>
      <w:r w:rsidRPr="000D7AD1">
        <w:rPr>
          <w:rFonts w:cs="ZapfHumnst BT"/>
          <w:sz w:val="16"/>
          <w:szCs w:val="16"/>
        </w:rPr>
        <w:t xml:space="preserve">] number of eligible women per household. </w:t>
      </w:r>
    </w:p>
    <w:p w14:paraId="1DA22266" w14:textId="0ED442FC" w:rsidR="00980380" w:rsidRPr="003F717D" w:rsidRDefault="00980380" w:rsidP="00980380">
      <w:pPr>
        <w:pStyle w:val="BodyText"/>
        <w:spacing w:before="240"/>
      </w:pPr>
      <w:r>
        <w:rPr>
          <w:b/>
        </w:rPr>
        <w:t xml:space="preserve">Table </w:t>
      </w:r>
      <w:r w:rsidR="001E51AF">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1E51AF">
        <w:rPr>
          <w:highlight w:val="yellow"/>
        </w:rPr>
        <w:t>A3.</w:t>
      </w:r>
      <w:r>
        <w:rPr>
          <w:highlight w:val="yellow"/>
        </w:rPr>
        <w:t>5</w:t>
      </w:r>
      <w:r w:rsidRPr="003019C5">
        <w:rPr>
          <w:highlight w:val="yellow"/>
        </w:rPr>
        <w:t>.</w:t>
      </w:r>
      <w:r>
        <w:t>]</w:t>
      </w:r>
    </w:p>
    <w:p w14:paraId="700E60A5" w14:textId="001A64AA" w:rsidR="00980380" w:rsidRDefault="00980380" w:rsidP="00980380">
      <w:pPr>
        <w:pStyle w:val="Tabletitle"/>
      </w:pPr>
      <w:bookmarkStart w:id="1115" w:name="_Toc23318775"/>
      <w:bookmarkStart w:id="1116" w:name="_Toc63673171"/>
      <w:r>
        <w:t xml:space="preserve">Table </w:t>
      </w:r>
      <w:r w:rsidR="00AD02F4">
        <w:t>A3.</w:t>
      </w:r>
      <w:r>
        <w:t>5: Eligible Children per Household</w:t>
      </w:r>
      <w:bookmarkEnd w:id="1115"/>
      <w:bookmarkEnd w:id="1116"/>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980380" w:rsidRPr="000D7AD1" w14:paraId="4592BCF8" w14:textId="77777777" w:rsidTr="00EF3B58">
        <w:tc>
          <w:tcPr>
            <w:tcW w:w="6390" w:type="dxa"/>
            <w:gridSpan w:val="4"/>
            <w:tcBorders>
              <w:top w:val="nil"/>
              <w:left w:val="nil"/>
              <w:bottom w:val="single" w:sz="4" w:space="0" w:color="auto"/>
              <w:right w:val="nil"/>
            </w:tcBorders>
            <w:vAlign w:val="bottom"/>
          </w:tcPr>
          <w:p w14:paraId="729E7F9E" w14:textId="211E1F30"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Pr>
                <w:rFonts w:cs="ZapfHumnst BT"/>
                <w:sz w:val="20"/>
                <w:szCs w:val="20"/>
              </w:rPr>
              <w:t xml:space="preserve">of age </w:t>
            </w:r>
            <w:r w:rsidRPr="000D7AD1">
              <w:rPr>
                <w:rFonts w:cs="ZapfHumnst BT"/>
                <w:sz w:val="20"/>
                <w:szCs w:val="20"/>
              </w:rPr>
              <w:t>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4F5878" w14:paraId="29D221B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29685794" w14:textId="77777777" w:rsidR="00980380" w:rsidRPr="004F5878" w:rsidRDefault="00980380" w:rsidP="00EF3B58">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22F4884F"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Pr>
                <w:rFonts w:cs="ZapfHumnst BT"/>
                <w:b/>
                <w:color w:val="FFFFFF" w:themeColor="background1"/>
                <w:sz w:val="20"/>
                <w:szCs w:val="20"/>
              </w:rPr>
              <w:t>household</w:t>
            </w:r>
            <w:r w:rsidRPr="004F5878">
              <w:rPr>
                <w:rFonts w:cs="ZapfHumnst BT"/>
                <w:b/>
                <w:color w:val="FFFFFF" w:themeColor="background1"/>
                <w:sz w:val="20"/>
                <w:szCs w:val="20"/>
              </w:rPr>
              <w:t xml:space="preserve"> (N)</w:t>
            </w:r>
          </w:p>
        </w:tc>
        <w:tc>
          <w:tcPr>
            <w:tcW w:w="1530" w:type="dxa"/>
            <w:tcBorders>
              <w:top w:val="single" w:sz="4" w:space="0" w:color="auto"/>
              <w:left w:val="nil"/>
              <w:bottom w:val="single" w:sz="4" w:space="0" w:color="auto"/>
              <w:right w:val="nil"/>
            </w:tcBorders>
            <w:shd w:val="clear" w:color="auto" w:fill="387990"/>
            <w:vAlign w:val="bottom"/>
          </w:tcPr>
          <w:p w14:paraId="1A1DF360"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Pr>
                <w:rFonts w:cs="ZapfHumnst BT"/>
                <w:b/>
                <w:color w:val="FFFFFF" w:themeColor="background1"/>
                <w:sz w:val="20"/>
                <w:szCs w:val="20"/>
              </w:rPr>
              <w:t>household</w:t>
            </w:r>
            <w:r w:rsidRPr="004F5878">
              <w:rPr>
                <w:rFonts w:cs="ZapfHumnst BT"/>
                <w:b/>
                <w:color w:val="FFFFFF" w:themeColor="background1"/>
                <w:sz w:val="20"/>
                <w:szCs w:val="20"/>
              </w:rPr>
              <w:t xml:space="preserve"> </w:t>
            </w:r>
          </w:p>
          <w:p w14:paraId="0A0E77F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681C897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Pr>
                <w:rFonts w:cs="ZapfHumnst BT"/>
                <w:b/>
                <w:color w:val="FFFFFF" w:themeColor="background1"/>
                <w:sz w:val="20"/>
                <w:szCs w:val="20"/>
              </w:rPr>
              <w:t>household</w:t>
            </w:r>
          </w:p>
        </w:tc>
      </w:tr>
      <w:tr w:rsidR="00980380" w:rsidRPr="000D7AD1" w14:paraId="26363B6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D649656"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16E863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C31414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8A17C9C"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E4EC22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9927468"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28868E9"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62D962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DE61209"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A396AD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7A442D"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13966A9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C84AA9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891BE2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FDDA087"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7C561B3"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2A41D9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B4037A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9A37C20"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5CDFD5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4645121"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4789430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7DCDD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F1DD0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4D5805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A7D79FB"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2ABD579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CD5372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AB1DF6F"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5EE55C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DAA3DDC"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4714054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61A4A6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19A54FAD"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E14FCF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35E44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6278E68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FEAC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04EE78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8C17FC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63937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C1F2D9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4931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2C54E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095F57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24EC92E"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0388E12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53236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26D926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2684A3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3F5FE91"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7F33C69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0562E0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5308B9A"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65F516AE" w14:textId="77777777" w:rsidR="00980380" w:rsidRPr="00D751B3" w:rsidRDefault="00980380" w:rsidP="00980380">
      <w:pPr>
        <w:autoSpaceDE w:val="0"/>
        <w:autoSpaceDN w:val="0"/>
        <w:adjustRightInd w:val="0"/>
        <w:spacing w:line="259" w:lineRule="auto"/>
        <w:jc w:val="both"/>
        <w:rPr>
          <w:rFonts w:cs="ZapfHumnst BT"/>
          <w:sz w:val="16"/>
          <w:szCs w:val="16"/>
        </w:rPr>
      </w:pPr>
      <w:r w:rsidRPr="00D751B3">
        <w:rPr>
          <w:rFonts w:cs="ZapfHumnst BT"/>
          <w:sz w:val="16"/>
          <w:szCs w:val="16"/>
        </w:rPr>
        <w:t>Note: The target is [</w:t>
      </w:r>
      <w:r w:rsidRPr="00D751B3">
        <w:rPr>
          <w:rFonts w:cs="ZapfHumnst BT"/>
          <w:sz w:val="16"/>
          <w:szCs w:val="16"/>
          <w:highlight w:val="yellow"/>
        </w:rPr>
        <w:t>XXX</w:t>
      </w:r>
      <w:r w:rsidRPr="00D751B3">
        <w:rPr>
          <w:rFonts w:cs="ZapfHumnst BT"/>
          <w:sz w:val="16"/>
          <w:szCs w:val="16"/>
        </w:rPr>
        <w:t xml:space="preserve">] number of eligible children per household. </w:t>
      </w:r>
    </w:p>
    <w:p w14:paraId="0674094A" w14:textId="77777777" w:rsidR="00980380" w:rsidRPr="000D7AD1" w:rsidRDefault="00980380" w:rsidP="00980380">
      <w:pPr>
        <w:autoSpaceDE w:val="0"/>
        <w:autoSpaceDN w:val="0"/>
        <w:adjustRightInd w:val="0"/>
        <w:spacing w:line="259" w:lineRule="auto"/>
        <w:rPr>
          <w:rFonts w:cs="ZapfHumnst BT"/>
          <w:sz w:val="20"/>
          <w:szCs w:val="20"/>
        </w:rPr>
      </w:pPr>
    </w:p>
    <w:p w14:paraId="2C94FF40" w14:textId="6D17CB02" w:rsidR="00980380" w:rsidRDefault="00980380" w:rsidP="00980380">
      <w:pPr>
        <w:pStyle w:val="BodyText"/>
        <w:keepNext/>
      </w:pPr>
      <w:r>
        <w:rPr>
          <w:b/>
        </w:rPr>
        <w:t xml:space="preserve">Table </w:t>
      </w:r>
      <w:r w:rsidR="001E51AF">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1E51AF">
        <w:rPr>
          <w:highlight w:val="yellow"/>
        </w:rPr>
        <w:t>A3.</w:t>
      </w:r>
      <w:r>
        <w:rPr>
          <w:highlight w:val="yellow"/>
        </w:rPr>
        <w:t>6</w:t>
      </w:r>
      <w:r w:rsidRPr="003019C5">
        <w:rPr>
          <w:highlight w:val="yellow"/>
        </w:rPr>
        <w:t>.</w:t>
      </w:r>
      <w:r>
        <w:t>]</w:t>
      </w:r>
    </w:p>
    <w:p w14:paraId="6B1109E5" w14:textId="44D409D5" w:rsidR="00980380" w:rsidRPr="003F717D" w:rsidRDefault="00980380" w:rsidP="00980380">
      <w:pPr>
        <w:pStyle w:val="Tabletitle"/>
      </w:pPr>
      <w:bookmarkStart w:id="1117" w:name="_Toc23318776"/>
      <w:bookmarkStart w:id="1118" w:name="_Toc63673172"/>
      <w:r>
        <w:t xml:space="preserve">Table </w:t>
      </w:r>
      <w:r w:rsidR="00AD02F4">
        <w:t>A3.</w:t>
      </w:r>
      <w:r>
        <w:t>6: Module 6 (Women) Women’s Empowerment in Agriculture Module, Eligibility and Response Rate</w:t>
      </w:r>
      <w:bookmarkEnd w:id="1117"/>
      <w:bookmarkEnd w:id="1118"/>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980380" w:rsidRPr="00044CD9" w14:paraId="5CD30CF3" w14:textId="77777777" w:rsidTr="00EF3B58">
        <w:tc>
          <w:tcPr>
            <w:tcW w:w="8270" w:type="dxa"/>
            <w:gridSpan w:val="6"/>
            <w:tcBorders>
              <w:top w:val="nil"/>
              <w:left w:val="nil"/>
              <w:bottom w:val="single" w:sz="4" w:space="0" w:color="auto"/>
              <w:right w:val="nil"/>
            </w:tcBorders>
            <w:vAlign w:val="bottom"/>
          </w:tcPr>
          <w:p w14:paraId="07B5999F" w14:textId="0E9423A2" w:rsidR="00980380" w:rsidRPr="00044CD9" w:rsidRDefault="00980380" w:rsidP="00EF3B58">
            <w:pPr>
              <w:autoSpaceDE w:val="0"/>
              <w:autoSpaceDN w:val="0"/>
              <w:adjustRightInd w:val="0"/>
              <w:spacing w:line="259" w:lineRule="auto"/>
              <w:rPr>
                <w:rFonts w:cs="ZapfHumnst BT"/>
                <w:sz w:val="20"/>
                <w:szCs w:val="20"/>
              </w:rPr>
            </w:pPr>
            <w:r w:rsidRPr="00044CD9">
              <w:rPr>
                <w:rFonts w:cs="ZapfHumnst BT"/>
                <w:sz w:val="20"/>
                <w:szCs w:val="20"/>
              </w:rPr>
              <w:t>Percent distribution of eligible women (primary adult female decisionmaker) by result of individual outcome, by interviewer team, Feed the Future [</w:t>
            </w:r>
            <w:r w:rsidRPr="003019C5">
              <w:rPr>
                <w:rFonts w:cs="ZapfHumnst BT"/>
                <w:sz w:val="20"/>
                <w:szCs w:val="20"/>
                <w:highlight w:val="yellow"/>
              </w:rPr>
              <w:t>Country</w:t>
            </w:r>
            <w:r w:rsidRPr="00044CD9">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44CD9">
              <w:rPr>
                <w:rFonts w:cs="ZapfHumnst BT"/>
                <w:sz w:val="20"/>
                <w:szCs w:val="20"/>
              </w:rPr>
              <w:t>]</w:t>
            </w:r>
          </w:p>
        </w:tc>
      </w:tr>
      <w:tr w:rsidR="00980380" w:rsidRPr="001B37D5" w14:paraId="6EFF483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7A4BC37"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75D5601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5D3876E"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7CFD5EB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52829490"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68A3A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300044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155DB3F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6CDC5A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5F235C1F"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6A91F8A9"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80380" w:rsidRPr="00044CD9" w14:paraId="3EB28EF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273480"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 </w:t>
            </w:r>
          </w:p>
        </w:tc>
        <w:tc>
          <w:tcPr>
            <w:tcW w:w="1240" w:type="dxa"/>
            <w:tcBorders>
              <w:top w:val="single" w:sz="4" w:space="0" w:color="auto"/>
              <w:left w:val="nil"/>
              <w:bottom w:val="single" w:sz="4" w:space="0" w:color="auto"/>
              <w:right w:val="nil"/>
            </w:tcBorders>
            <w:vAlign w:val="bottom"/>
          </w:tcPr>
          <w:p w14:paraId="3E15D7F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ABA7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19FD5E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DE9A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5CC6E5B"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32862B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324A2E1"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2 </w:t>
            </w:r>
          </w:p>
        </w:tc>
        <w:tc>
          <w:tcPr>
            <w:tcW w:w="1240" w:type="dxa"/>
            <w:tcBorders>
              <w:top w:val="single" w:sz="4" w:space="0" w:color="auto"/>
              <w:left w:val="nil"/>
              <w:bottom w:val="single" w:sz="4" w:space="0" w:color="auto"/>
              <w:right w:val="nil"/>
            </w:tcBorders>
            <w:vAlign w:val="bottom"/>
          </w:tcPr>
          <w:p w14:paraId="0F896E3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5579E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832C24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52EC9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E4B2071"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3A97C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F610F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3 </w:t>
            </w:r>
          </w:p>
        </w:tc>
        <w:tc>
          <w:tcPr>
            <w:tcW w:w="1240" w:type="dxa"/>
            <w:tcBorders>
              <w:top w:val="single" w:sz="4" w:space="0" w:color="auto"/>
              <w:left w:val="nil"/>
              <w:bottom w:val="single" w:sz="4" w:space="0" w:color="auto"/>
              <w:right w:val="nil"/>
            </w:tcBorders>
            <w:vAlign w:val="bottom"/>
          </w:tcPr>
          <w:p w14:paraId="498D50D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63B78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83907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3497BA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194A0C"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6E01969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DDC34C"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4 </w:t>
            </w:r>
          </w:p>
        </w:tc>
        <w:tc>
          <w:tcPr>
            <w:tcW w:w="1240" w:type="dxa"/>
            <w:tcBorders>
              <w:top w:val="single" w:sz="4" w:space="0" w:color="auto"/>
              <w:left w:val="nil"/>
              <w:bottom w:val="single" w:sz="4" w:space="0" w:color="auto"/>
              <w:right w:val="nil"/>
            </w:tcBorders>
            <w:vAlign w:val="bottom"/>
          </w:tcPr>
          <w:p w14:paraId="669A2D2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3E6C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79021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51DCC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D8EE55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189B1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DFB2A72"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5 </w:t>
            </w:r>
          </w:p>
        </w:tc>
        <w:tc>
          <w:tcPr>
            <w:tcW w:w="1240" w:type="dxa"/>
            <w:tcBorders>
              <w:top w:val="single" w:sz="4" w:space="0" w:color="auto"/>
              <w:left w:val="nil"/>
              <w:bottom w:val="single" w:sz="4" w:space="0" w:color="auto"/>
              <w:right w:val="nil"/>
            </w:tcBorders>
            <w:vAlign w:val="bottom"/>
          </w:tcPr>
          <w:p w14:paraId="3798408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0C1E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D4B979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03E33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314B0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1A6AAA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902C7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6 </w:t>
            </w:r>
          </w:p>
        </w:tc>
        <w:tc>
          <w:tcPr>
            <w:tcW w:w="1240" w:type="dxa"/>
            <w:tcBorders>
              <w:top w:val="single" w:sz="4" w:space="0" w:color="auto"/>
              <w:left w:val="nil"/>
              <w:bottom w:val="single" w:sz="4" w:space="0" w:color="auto"/>
              <w:right w:val="nil"/>
            </w:tcBorders>
            <w:vAlign w:val="bottom"/>
          </w:tcPr>
          <w:p w14:paraId="3A9D130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F0B51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5EEA6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531E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CF8177"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38E391AA"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1ED2B8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7 </w:t>
            </w:r>
          </w:p>
        </w:tc>
        <w:tc>
          <w:tcPr>
            <w:tcW w:w="1240" w:type="dxa"/>
            <w:tcBorders>
              <w:top w:val="single" w:sz="4" w:space="0" w:color="auto"/>
              <w:left w:val="nil"/>
              <w:bottom w:val="single" w:sz="4" w:space="0" w:color="auto"/>
              <w:right w:val="nil"/>
            </w:tcBorders>
            <w:vAlign w:val="bottom"/>
          </w:tcPr>
          <w:p w14:paraId="42AB744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6984492"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8B762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4052D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B7D7EE"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F910E27"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0D57F62F"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Team 8</w:t>
            </w:r>
          </w:p>
        </w:tc>
        <w:tc>
          <w:tcPr>
            <w:tcW w:w="1240" w:type="dxa"/>
            <w:tcBorders>
              <w:top w:val="single" w:sz="4" w:space="0" w:color="auto"/>
              <w:left w:val="nil"/>
              <w:bottom w:val="single" w:sz="4" w:space="0" w:color="auto"/>
              <w:right w:val="nil"/>
            </w:tcBorders>
            <w:vAlign w:val="bottom"/>
          </w:tcPr>
          <w:p w14:paraId="028C313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497B3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083A6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B5815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2F02F3"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B5AD57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AD8BAE6"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9 </w:t>
            </w:r>
          </w:p>
        </w:tc>
        <w:tc>
          <w:tcPr>
            <w:tcW w:w="1240" w:type="dxa"/>
            <w:tcBorders>
              <w:top w:val="single" w:sz="4" w:space="0" w:color="auto"/>
              <w:left w:val="nil"/>
              <w:bottom w:val="single" w:sz="4" w:space="0" w:color="auto"/>
              <w:right w:val="nil"/>
            </w:tcBorders>
            <w:vAlign w:val="bottom"/>
          </w:tcPr>
          <w:p w14:paraId="0786BD09"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0EAD9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925E0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152C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62DA3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00E3F9A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CDDE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10 </w:t>
            </w:r>
          </w:p>
        </w:tc>
        <w:tc>
          <w:tcPr>
            <w:tcW w:w="1240" w:type="dxa"/>
            <w:tcBorders>
              <w:top w:val="single" w:sz="4" w:space="0" w:color="auto"/>
              <w:left w:val="nil"/>
              <w:bottom w:val="single" w:sz="4" w:space="0" w:color="auto"/>
              <w:right w:val="nil"/>
            </w:tcBorders>
            <w:vAlign w:val="bottom"/>
          </w:tcPr>
          <w:p w14:paraId="469990F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C5AB6B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2118D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C217E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1C4DDD"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5A73DDE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4EDDB8E" w14:textId="77777777" w:rsidR="00980380" w:rsidRPr="001B37D5" w:rsidRDefault="00980380" w:rsidP="00EF3B58">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740CA68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5DB3C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C7BE2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ED7A41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BF7EE4" w14:textId="77777777" w:rsidR="00980380" w:rsidRPr="00044CD9" w:rsidRDefault="00980380" w:rsidP="00EF3B58">
            <w:pPr>
              <w:autoSpaceDE w:val="0"/>
              <w:autoSpaceDN w:val="0"/>
              <w:adjustRightInd w:val="0"/>
              <w:spacing w:line="259" w:lineRule="auto"/>
              <w:jc w:val="center"/>
              <w:rPr>
                <w:rFonts w:cs="ZapfHumnst BT"/>
                <w:sz w:val="20"/>
                <w:szCs w:val="20"/>
              </w:rPr>
            </w:pPr>
          </w:p>
        </w:tc>
      </w:tr>
    </w:tbl>
    <w:p w14:paraId="2A15928F" w14:textId="77777777" w:rsidR="00980380" w:rsidRPr="00044CD9" w:rsidRDefault="00980380" w:rsidP="00980380">
      <w:pPr>
        <w:autoSpaceDE w:val="0"/>
        <w:autoSpaceDN w:val="0"/>
        <w:adjustRightInd w:val="0"/>
        <w:spacing w:line="240" w:lineRule="auto"/>
        <w:ind w:right="1170"/>
        <w:rPr>
          <w:rFonts w:cs="ZapfHumnst BT"/>
          <w:sz w:val="16"/>
          <w:szCs w:val="16"/>
        </w:rPr>
      </w:pPr>
      <w:r>
        <w:rPr>
          <w:rFonts w:cs="ZapfHumnst BT"/>
          <w:sz w:val="16"/>
          <w:szCs w:val="16"/>
          <w:vertAlign w:val="superscript"/>
        </w:rPr>
        <w:t>a</w:t>
      </w:r>
      <w:r w:rsidRPr="00044CD9">
        <w:rPr>
          <w:rFonts w:cs="ZapfHumnst BT"/>
          <w:sz w:val="16"/>
          <w:szCs w:val="16"/>
        </w:rPr>
        <w:t xml:space="preserve"> The response rate is the percentage of household</w:t>
      </w:r>
      <w:r>
        <w:rPr>
          <w:rFonts w:cs="ZapfHumnst BT"/>
          <w:sz w:val="16"/>
          <w:szCs w:val="16"/>
        </w:rPr>
        <w:t>s</w:t>
      </w:r>
      <w:r w:rsidRPr="00044CD9">
        <w:rPr>
          <w:rFonts w:cs="ZapfHumnst BT"/>
          <w:sz w:val="16"/>
          <w:szCs w:val="16"/>
        </w:rPr>
        <w:t xml:space="preserve"> completed divided by the number with response codes 1 and 5. The target response rate is 95 percent. </w:t>
      </w:r>
    </w:p>
    <w:p w14:paraId="18A43A0A" w14:textId="77777777" w:rsidR="00980380" w:rsidRDefault="00980380" w:rsidP="00980380">
      <w:pPr>
        <w:pStyle w:val="BodyText"/>
      </w:pPr>
    </w:p>
    <w:p w14:paraId="6F534D0C" w14:textId="77777777" w:rsidR="00980380" w:rsidRDefault="00980380" w:rsidP="00980380">
      <w:pPr>
        <w:widowControl/>
        <w:spacing w:line="240" w:lineRule="auto"/>
        <w:rPr>
          <w:b/>
          <w:sz w:val="22"/>
        </w:rPr>
      </w:pPr>
      <w:r>
        <w:rPr>
          <w:b/>
        </w:rPr>
        <w:br w:type="page"/>
      </w:r>
    </w:p>
    <w:p w14:paraId="69BFC722" w14:textId="5A0E05A8" w:rsidR="00980380" w:rsidRDefault="00980380" w:rsidP="00980380">
      <w:pPr>
        <w:pStyle w:val="BodyText"/>
      </w:pPr>
      <w:r>
        <w:rPr>
          <w:b/>
        </w:rPr>
        <w:t xml:space="preserve">Table </w:t>
      </w:r>
      <w:r w:rsidR="001F326E">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1F326E">
        <w:rPr>
          <w:highlight w:val="yellow"/>
        </w:rPr>
        <w:t>A3.</w:t>
      </w:r>
      <w:r>
        <w:rPr>
          <w:highlight w:val="yellow"/>
        </w:rPr>
        <w:t>7</w:t>
      </w:r>
      <w:r w:rsidRPr="003019C5">
        <w:rPr>
          <w:highlight w:val="yellow"/>
        </w:rPr>
        <w:t>.</w:t>
      </w:r>
      <w:r>
        <w:t>]</w:t>
      </w:r>
    </w:p>
    <w:p w14:paraId="7D475444" w14:textId="66FBDD90" w:rsidR="00980380" w:rsidRPr="003F717D" w:rsidRDefault="00980380" w:rsidP="00980380">
      <w:pPr>
        <w:pStyle w:val="Tabletitle"/>
      </w:pPr>
      <w:bookmarkStart w:id="1119" w:name="_Toc23318777"/>
      <w:bookmarkStart w:id="1120" w:name="_Toc63673173"/>
      <w:r>
        <w:t xml:space="preserve">Table </w:t>
      </w:r>
      <w:r w:rsidR="00AD02F4">
        <w:t>A3.</w:t>
      </w:r>
      <w:r>
        <w:t>7: Module 6 (Men) Women’s Empowerment in Agriculture Module, Eligibility and Response Rate</w:t>
      </w:r>
      <w:bookmarkEnd w:id="1119"/>
      <w:bookmarkEnd w:id="1120"/>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980380" w:rsidRPr="001B37D5" w14:paraId="14372BD3" w14:textId="77777777" w:rsidTr="00EF3B58">
        <w:tc>
          <w:tcPr>
            <w:tcW w:w="8613" w:type="dxa"/>
            <w:gridSpan w:val="7"/>
            <w:tcBorders>
              <w:top w:val="nil"/>
              <w:left w:val="nil"/>
              <w:bottom w:val="single" w:sz="4" w:space="0" w:color="auto"/>
              <w:right w:val="nil"/>
            </w:tcBorders>
            <w:vAlign w:val="bottom"/>
          </w:tcPr>
          <w:p w14:paraId="3478AAA4" w14:textId="43A50B2B" w:rsidR="00980380" w:rsidRPr="001B37D5" w:rsidRDefault="00980380" w:rsidP="00EF3B58">
            <w:pPr>
              <w:autoSpaceDE w:val="0"/>
              <w:autoSpaceDN w:val="0"/>
              <w:adjustRightInd w:val="0"/>
              <w:spacing w:line="259" w:lineRule="auto"/>
              <w:rPr>
                <w:rFonts w:cs="ZapfHumnst BT"/>
                <w:sz w:val="20"/>
                <w:szCs w:val="20"/>
              </w:rPr>
            </w:pPr>
            <w:r w:rsidRPr="001B37D5">
              <w:rPr>
                <w:rFonts w:cs="ZapfHumnst BT"/>
                <w:sz w:val="20"/>
                <w:szCs w:val="20"/>
              </w:rPr>
              <w:t>Percent distribution of eligible men (primary adult male decisionmaker) by result of individual outcome, by interviewer team, Feed the Future [</w:t>
            </w:r>
            <w:r w:rsidRPr="003019C5">
              <w:rPr>
                <w:rFonts w:cs="ZapfHumnst BT"/>
                <w:sz w:val="20"/>
                <w:szCs w:val="20"/>
                <w:highlight w:val="yellow"/>
              </w:rPr>
              <w:t>Country</w:t>
            </w:r>
            <w:r w:rsidRPr="001B37D5">
              <w:rPr>
                <w:rFonts w:cs="ZapfHumnst BT"/>
                <w:sz w:val="20"/>
                <w:szCs w:val="20"/>
              </w:rPr>
              <w:t>] ZOI Survey [</w:t>
            </w:r>
            <w:r w:rsidR="00F66BA9">
              <w:rPr>
                <w:rFonts w:cs="ZapfHumnst BT"/>
                <w:sz w:val="20"/>
                <w:szCs w:val="20"/>
                <w:highlight w:val="yellow"/>
              </w:rPr>
              <w:t>S</w:t>
            </w:r>
            <w:r w:rsidRPr="003019C5">
              <w:rPr>
                <w:rFonts w:cs="ZapfHumnst BT"/>
                <w:sz w:val="20"/>
                <w:szCs w:val="20"/>
                <w:highlight w:val="yellow"/>
              </w:rPr>
              <w:t>urvey year(s)</w:t>
            </w:r>
            <w:r w:rsidRPr="001B37D5">
              <w:rPr>
                <w:rFonts w:cs="ZapfHumnst BT"/>
                <w:sz w:val="20"/>
                <w:szCs w:val="20"/>
              </w:rPr>
              <w:t>]</w:t>
            </w:r>
          </w:p>
        </w:tc>
      </w:tr>
      <w:tr w:rsidR="00980380" w:rsidRPr="001B37D5" w14:paraId="422DB0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2398F3C1"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3DCBEC2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532EB6F5"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0052819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6DD2E38D"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4E709248"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4FA8A9F3"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148CA84C"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732116F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577BEEA1"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487E871B"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3911F0E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80380" w:rsidRPr="001B37D5" w14:paraId="71F0466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78424AE1"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223F8F7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F24C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E3367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AC7D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86962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DFDF015"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5E8987E"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9C978B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3127FCA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13C6F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C5C6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60007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FEDA3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E06CCB8"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192423A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72EF81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4FF117F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F308D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B471D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7FD70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6877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AC66BD9"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F059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A794E09"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3AB36CDC"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64199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36EF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57EACB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B4588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CB4CC1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31B3E7C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530B8E6"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09320CA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1B0B0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82C8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C45A4B7"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CCAF7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574176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5261D2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D05B3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48529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94CC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73A1E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17043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208AD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1F528AC"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2072572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2397D1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0280DB6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6E0EE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3DAF6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7DB3F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B6EE10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7BAB30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58A2048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863D9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01F4F20B"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CF647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33C2D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C7C45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C359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A4A8A2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5D8A8D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A94A880"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1411213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0336E2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16AD9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0E03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98B07F"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9B7A8E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7915A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3D1AE6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7E1D44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D04C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B3D3A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A5C8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BB7B1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C6DB3A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C3F7C0A"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E43AB8C" w14:textId="77777777" w:rsidR="00980380" w:rsidRPr="001B37D5" w:rsidRDefault="00980380" w:rsidP="00EF3B58">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151901F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C132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26A2A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3A5CB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300E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945F7C7" w14:textId="77777777" w:rsidR="00980380" w:rsidRPr="001B37D5" w:rsidRDefault="00980380" w:rsidP="00EF3B58">
            <w:pPr>
              <w:autoSpaceDE w:val="0"/>
              <w:autoSpaceDN w:val="0"/>
              <w:adjustRightInd w:val="0"/>
              <w:spacing w:line="259" w:lineRule="auto"/>
              <w:jc w:val="center"/>
              <w:rPr>
                <w:rFonts w:cs="ZapfHumnst BT"/>
                <w:sz w:val="20"/>
                <w:szCs w:val="20"/>
              </w:rPr>
            </w:pPr>
          </w:p>
        </w:tc>
      </w:tr>
    </w:tbl>
    <w:p w14:paraId="7A865117" w14:textId="77777777" w:rsidR="00980380" w:rsidRPr="001B37D5" w:rsidRDefault="00980380" w:rsidP="00980380">
      <w:pPr>
        <w:autoSpaceDE w:val="0"/>
        <w:autoSpaceDN w:val="0"/>
        <w:adjustRightInd w:val="0"/>
        <w:spacing w:line="259" w:lineRule="auto"/>
        <w:ind w:right="720"/>
        <w:rPr>
          <w:rFonts w:cs="ZapfHumnst BT"/>
          <w:sz w:val="16"/>
          <w:szCs w:val="16"/>
        </w:rPr>
      </w:pPr>
      <w:r>
        <w:rPr>
          <w:rFonts w:cs="ZapfHumnst BT"/>
          <w:sz w:val="16"/>
          <w:szCs w:val="16"/>
          <w:vertAlign w:val="superscript"/>
        </w:rPr>
        <w:t>a</w:t>
      </w:r>
      <w:r w:rsidRPr="001B37D5">
        <w:rPr>
          <w:rFonts w:cs="ZapfHumnst BT"/>
          <w:sz w:val="16"/>
          <w:szCs w:val="16"/>
        </w:rPr>
        <w:t xml:space="preserve"> The response rate is the percentage of household</w:t>
      </w:r>
      <w:r>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72BF00B6" w14:textId="77777777" w:rsidR="00422772" w:rsidRDefault="00422772"/>
    <w:p w14:paraId="3455701A" w14:textId="77777777" w:rsidR="00DF1703" w:rsidRDefault="00DF1703" w:rsidP="00DF1703"/>
    <w:sectPr w:rsidR="00DF1703" w:rsidSect="002420C4">
      <w:pgSz w:w="12240" w:h="15840" w:code="1"/>
      <w:pgMar w:top="1440" w:right="1440" w:bottom="1440" w:left="1440" w:header="720" w:footer="576"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10-15T16:44:00Z" w:initials="USAID/BFS">
    <w:p w14:paraId="7ACFD2F4" w14:textId="77777777" w:rsidR="00AC5973" w:rsidRDefault="00AC5973" w:rsidP="00AD0004">
      <w:pPr>
        <w:pStyle w:val="CommentText"/>
        <w:rPr>
          <w:b/>
        </w:rPr>
      </w:pPr>
      <w:r>
        <w:rPr>
          <w:rStyle w:val="CommentReference"/>
        </w:rPr>
        <w:annotationRef/>
      </w:r>
    </w:p>
    <w:p w14:paraId="11DCE629" w14:textId="77777777" w:rsidR="00AC5973" w:rsidRPr="00FF5F8F" w:rsidRDefault="00AC5973" w:rsidP="00AD0004">
      <w:pPr>
        <w:pStyle w:val="CommentText"/>
        <w:rPr>
          <w:b/>
        </w:rPr>
      </w:pPr>
      <w:r w:rsidRPr="00FF5F8F">
        <w:rPr>
          <w:b/>
        </w:rPr>
        <w:t>INSTRUCTIONS:</w:t>
      </w:r>
    </w:p>
    <w:p w14:paraId="62766EC3" w14:textId="77777777" w:rsidR="00AC5973" w:rsidRDefault="00AC5973" w:rsidP="00AD0004">
      <w:pPr>
        <w:pStyle w:val="CommentText"/>
      </w:pPr>
    </w:p>
    <w:p w14:paraId="74840DB2" w14:textId="77777777" w:rsidR="00AC5973" w:rsidRPr="00FF5F8F" w:rsidRDefault="00AC5973" w:rsidP="00AD0004">
      <w:pPr>
        <w:pStyle w:val="CommentText"/>
      </w:pPr>
      <w:r w:rsidRPr="00FF5F8F">
        <w:t>Insert the following customizations to the cover of the report:</w:t>
      </w:r>
    </w:p>
    <w:p w14:paraId="090E6439" w14:textId="77777777" w:rsidR="00AC5973" w:rsidRDefault="00AC5973" w:rsidP="00AD0004">
      <w:pPr>
        <w:pStyle w:val="CommentText"/>
      </w:pPr>
    </w:p>
    <w:p w14:paraId="08278A3E" w14:textId="77777777" w:rsidR="00AC5973" w:rsidRPr="00FF5F8F" w:rsidRDefault="00AC5973" w:rsidP="00AD0004">
      <w:pPr>
        <w:pStyle w:val="CommentText"/>
      </w:pPr>
      <w:r w:rsidRPr="00FF5F8F">
        <w:t>[PHOTO] Insert high-quality country-specific photo</w:t>
      </w:r>
    </w:p>
    <w:p w14:paraId="6FEF3474" w14:textId="77777777" w:rsidR="00AC5973" w:rsidRDefault="00AC5973" w:rsidP="00AD0004">
      <w:pPr>
        <w:pStyle w:val="CommentText"/>
      </w:pPr>
    </w:p>
    <w:p w14:paraId="46BC2E5E" w14:textId="77777777" w:rsidR="00AC5973" w:rsidRPr="00FF5F8F" w:rsidRDefault="00AC5973" w:rsidP="00AD0004">
      <w:pPr>
        <w:pStyle w:val="CommentText"/>
      </w:pPr>
      <w:r w:rsidRPr="00FF5F8F">
        <w:t>[COUNTRY] Name of country in all capital letters</w:t>
      </w:r>
    </w:p>
    <w:p w14:paraId="3C4B991A" w14:textId="77777777" w:rsidR="00AC5973" w:rsidRDefault="00AC5973" w:rsidP="00AD0004">
      <w:pPr>
        <w:pStyle w:val="CommentText"/>
      </w:pPr>
    </w:p>
    <w:p w14:paraId="3B3D42D4" w14:textId="77777777" w:rsidR="00AC5973" w:rsidRDefault="00AC5973" w:rsidP="00AD0004">
      <w:pPr>
        <w:pStyle w:val="CommentText"/>
      </w:pPr>
      <w:r>
        <w:t>[Survey Year(s)] Year or years that the survey was implemented</w:t>
      </w:r>
    </w:p>
    <w:p w14:paraId="38398453" w14:textId="77777777" w:rsidR="00AC5973" w:rsidRDefault="00AC5973" w:rsidP="00AD0004">
      <w:pPr>
        <w:pStyle w:val="CommentText"/>
      </w:pPr>
    </w:p>
    <w:p w14:paraId="11963EAB" w14:textId="77777777" w:rsidR="00AC5973" w:rsidRPr="00FF5F8F" w:rsidRDefault="00AC5973" w:rsidP="00AD0004">
      <w:pPr>
        <w:pStyle w:val="CommentText"/>
      </w:pPr>
      <w:r>
        <w:t xml:space="preserve">[Month] </w:t>
      </w:r>
      <w:r w:rsidRPr="00FF5F8F">
        <w:t>Enter the month of publication of the report</w:t>
      </w:r>
    </w:p>
    <w:p w14:paraId="4BEEE9C8" w14:textId="77777777" w:rsidR="00AC5973" w:rsidRDefault="00AC5973" w:rsidP="00AD0004">
      <w:pPr>
        <w:pStyle w:val="CommentText"/>
      </w:pPr>
    </w:p>
    <w:p w14:paraId="278B7852" w14:textId="77777777" w:rsidR="00AC5973" w:rsidRDefault="00AC5973">
      <w:pPr>
        <w:pStyle w:val="CommentText"/>
      </w:pPr>
      <w:r>
        <w:t xml:space="preserve">[Year] </w:t>
      </w:r>
      <w:r w:rsidRPr="00FF5F8F">
        <w:t>Enter the year of publication of the report</w:t>
      </w:r>
    </w:p>
  </w:comment>
  <w:comment w:id="3" w:author="USAID/BFS" w:date="2019-11-01T10:46:00Z" w:initials="USAID/BFS">
    <w:p w14:paraId="7BBBCD16" w14:textId="6F56C8B3" w:rsidR="00AC5973" w:rsidRDefault="00AC5973">
      <w:pPr>
        <w:pStyle w:val="CommentText"/>
      </w:pPr>
      <w:r>
        <w:rPr>
          <w:rStyle w:val="CommentReference"/>
        </w:rPr>
        <w:annotationRef/>
      </w:r>
    </w:p>
    <w:p w14:paraId="39CC7368" w14:textId="77777777" w:rsidR="00AC5973" w:rsidRDefault="00AC5973" w:rsidP="00AD0004">
      <w:pPr>
        <w:pStyle w:val="CommentText"/>
      </w:pPr>
      <w:r w:rsidRPr="00D55F82">
        <w:rPr>
          <w:b/>
        </w:rPr>
        <w:t>INSTRUCTIONS:</w:t>
      </w:r>
      <w:r>
        <w:rPr>
          <w:b/>
        </w:rPr>
        <w:t xml:space="preserve"> </w:t>
      </w:r>
    </w:p>
    <w:p w14:paraId="73742216" w14:textId="77777777" w:rsidR="00AC5973" w:rsidRDefault="00AC5973" w:rsidP="00AD0004">
      <w:pPr>
        <w:pStyle w:val="CommentText"/>
      </w:pPr>
    </w:p>
    <w:p w14:paraId="6F5E6AF8" w14:textId="6415EFEE" w:rsidR="00AC5973" w:rsidRDefault="00AC5973" w:rsidP="00AD0004">
      <w:pPr>
        <w:pStyle w:val="CommentText"/>
      </w:pPr>
      <w:r>
        <w:t>Enter name of survey contractor and contract number, or substitute other required language based on contract or award.</w:t>
      </w:r>
    </w:p>
    <w:p w14:paraId="30F5F042" w14:textId="77777777" w:rsidR="00AC5973" w:rsidRDefault="00AC5973" w:rsidP="00AD0004">
      <w:pPr>
        <w:pStyle w:val="CommentText"/>
      </w:pPr>
    </w:p>
  </w:comment>
  <w:comment w:id="4" w:author="USAID/BFS" w:date="2019-10-15T16:44:00Z" w:initials="USAID/BFS">
    <w:p w14:paraId="17D57A9B" w14:textId="77777777" w:rsidR="00AC5973" w:rsidRDefault="00AC5973" w:rsidP="00AD0004">
      <w:pPr>
        <w:pStyle w:val="CommentText"/>
      </w:pPr>
      <w:r>
        <w:rPr>
          <w:rStyle w:val="CommentReference"/>
        </w:rPr>
        <w:annotationRef/>
      </w:r>
    </w:p>
    <w:p w14:paraId="73CD4481"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24C9EB8C" w14:textId="77777777" w:rsidR="00AC5973" w:rsidRDefault="00AC5973" w:rsidP="00AD0004">
      <w:pPr>
        <w:pStyle w:val="CommentText"/>
      </w:pPr>
    </w:p>
    <w:p w14:paraId="715E15E0" w14:textId="77777777" w:rsidR="00AC5973" w:rsidRDefault="00AC5973" w:rsidP="00AD0004">
      <w:pPr>
        <w:pStyle w:val="CommentText"/>
      </w:pPr>
      <w:r w:rsidRPr="00FF5F8F">
        <w:t>The information entered here should match the information on the report cover.</w:t>
      </w:r>
      <w:r>
        <w:t xml:space="preserve"> </w:t>
      </w:r>
    </w:p>
    <w:p w14:paraId="417A1F2C" w14:textId="77777777" w:rsidR="00AC5973" w:rsidRDefault="00AC5973" w:rsidP="00AD0004">
      <w:pPr>
        <w:pStyle w:val="CommentText"/>
      </w:pPr>
    </w:p>
    <w:p w14:paraId="050AAAF0" w14:textId="77777777" w:rsidR="00AC5973" w:rsidRDefault="00AC5973" w:rsidP="00AD0004">
      <w:pPr>
        <w:pStyle w:val="CommentText"/>
      </w:pPr>
      <w:r>
        <w:t xml:space="preserve">[Year] </w:t>
      </w:r>
      <w:r w:rsidRPr="00FF5F8F">
        <w:t>Enter the year of publication of the report</w:t>
      </w:r>
      <w:r>
        <w:t>.</w:t>
      </w:r>
    </w:p>
    <w:p w14:paraId="054C6566" w14:textId="77777777" w:rsidR="00AC5973" w:rsidRDefault="00AC5973" w:rsidP="00AD0004">
      <w:pPr>
        <w:pStyle w:val="CommentText"/>
      </w:pPr>
    </w:p>
    <w:p w14:paraId="5EDAB3F9" w14:textId="77777777" w:rsidR="00AC5973" w:rsidRPr="000850AB" w:rsidRDefault="00AC5973" w:rsidP="00AD0004">
      <w:pPr>
        <w:pStyle w:val="CommentText"/>
      </w:pPr>
      <w:r>
        <w:t xml:space="preserve">[COUNTRY] </w:t>
      </w:r>
      <w:r w:rsidRPr="00FF5F8F">
        <w:t xml:space="preserve">Enter the name of </w:t>
      </w:r>
      <w:r w:rsidRPr="000850AB">
        <w:t>country</w:t>
      </w:r>
      <w:r>
        <w:t>.</w:t>
      </w:r>
    </w:p>
    <w:p w14:paraId="073740F6" w14:textId="77777777" w:rsidR="00AC5973" w:rsidRDefault="00AC5973" w:rsidP="00AD0004">
      <w:pPr>
        <w:pStyle w:val="CommentText"/>
      </w:pPr>
    </w:p>
    <w:p w14:paraId="6DC3C740" w14:textId="77777777" w:rsidR="00AC5973" w:rsidRDefault="00AC5973" w:rsidP="00AD0004">
      <w:pPr>
        <w:pStyle w:val="CommentText"/>
      </w:pPr>
      <w:r w:rsidRPr="000850AB">
        <w:t>[Survey Year(s)]</w:t>
      </w:r>
      <w:r w:rsidRPr="00E1166B">
        <w:t xml:space="preserve"> Enter the year(s) in which ZOI survey data were collected. If the survey took place across two years, enter both years e.g. 2019-2020.</w:t>
      </w:r>
    </w:p>
    <w:p w14:paraId="75F3155F" w14:textId="0987CB5C" w:rsidR="00AC5973" w:rsidRDefault="00AC5973">
      <w:pPr>
        <w:pStyle w:val="CommentText"/>
      </w:pPr>
    </w:p>
  </w:comment>
  <w:comment w:id="15" w:author="USAID/BFS" w:date="2019-11-01T10:46:00Z" w:initials="USAID/BFS">
    <w:p w14:paraId="26F1AC6C" w14:textId="77777777" w:rsidR="00AC5973" w:rsidRDefault="00AC5973" w:rsidP="00AD0004">
      <w:pPr>
        <w:pStyle w:val="CommentText"/>
      </w:pPr>
      <w:r>
        <w:rPr>
          <w:rStyle w:val="CommentReference"/>
        </w:rPr>
        <w:annotationRef/>
      </w:r>
    </w:p>
    <w:p w14:paraId="20705FE9"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121C3BB9" w14:textId="77777777" w:rsidR="00AC5973" w:rsidRDefault="00AC5973" w:rsidP="00AD0004">
      <w:pPr>
        <w:pStyle w:val="CommentText"/>
      </w:pPr>
    </w:p>
    <w:p w14:paraId="36AF8962" w14:textId="602BE605" w:rsidR="00AC5973" w:rsidRDefault="00AC5973" w:rsidP="00AD0004">
      <w:pPr>
        <w:pStyle w:val="CommentText"/>
      </w:pPr>
      <w:r>
        <w:t>When the draft report is completed, delete these instructions.</w:t>
      </w:r>
    </w:p>
    <w:p w14:paraId="482E3D64" w14:textId="77777777" w:rsidR="00AC5973" w:rsidRDefault="00AC5973" w:rsidP="00AD0004">
      <w:pPr>
        <w:pStyle w:val="CommentText"/>
      </w:pPr>
    </w:p>
  </w:comment>
  <w:comment w:id="18" w:author="USAID/BFS" w:date="2019-10-17T10:31:00Z" w:initials="USAID/BFS">
    <w:p w14:paraId="35D98DDB" w14:textId="77777777" w:rsidR="00AC5973" w:rsidRDefault="00AC5973" w:rsidP="00AD0004">
      <w:pPr>
        <w:pStyle w:val="CommentText"/>
      </w:pPr>
      <w:r>
        <w:rPr>
          <w:rStyle w:val="CommentReference"/>
        </w:rPr>
        <w:annotationRef/>
      </w:r>
    </w:p>
    <w:p w14:paraId="7623D423"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578E2ACA" w14:textId="77777777" w:rsidR="00AC5973" w:rsidRDefault="00AC5973" w:rsidP="00AD0004">
      <w:pPr>
        <w:pStyle w:val="CommentText"/>
      </w:pPr>
    </w:p>
    <w:p w14:paraId="47269CDC" w14:textId="040C6CC4" w:rsidR="00AC5973" w:rsidRDefault="00AC5973" w:rsidP="00AD0004">
      <w:pPr>
        <w:pStyle w:val="CommentText"/>
      </w:pPr>
      <w:r>
        <w:t>When the report is completed, update the TOC, list of tables, and list of figures.</w:t>
      </w:r>
    </w:p>
    <w:p w14:paraId="5CDA7200" w14:textId="77777777" w:rsidR="00AC5973" w:rsidRDefault="00AC5973" w:rsidP="00AD0004">
      <w:pPr>
        <w:pStyle w:val="CommentText"/>
      </w:pPr>
    </w:p>
  </w:comment>
  <w:comment w:id="25" w:author="USAID/BFS" w:date="2019-10-15T16:44:00Z" w:initials="USAID/BFS">
    <w:p w14:paraId="36F17837" w14:textId="77777777" w:rsidR="00AC5973" w:rsidRDefault="00AC5973" w:rsidP="00AD0004">
      <w:pPr>
        <w:pStyle w:val="CommentText"/>
      </w:pPr>
      <w:r>
        <w:rPr>
          <w:rStyle w:val="CommentReference"/>
        </w:rPr>
        <w:annotationRef/>
      </w:r>
    </w:p>
    <w:p w14:paraId="689D9FDC"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020A9883" w14:textId="77777777" w:rsidR="00AC5973" w:rsidRDefault="00AC5973" w:rsidP="00AD0004">
      <w:pPr>
        <w:pStyle w:val="CommentText"/>
      </w:pPr>
    </w:p>
    <w:p w14:paraId="799A5B33" w14:textId="3C72A1AC" w:rsidR="00AC5973" w:rsidRDefault="00AC5973" w:rsidP="00AD0004">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1D51CF73" w14:textId="0436C78F" w:rsidR="00AC5973" w:rsidRDefault="00AC5973" w:rsidP="00AD0004">
      <w:pPr>
        <w:pStyle w:val="CommentText"/>
      </w:pPr>
    </w:p>
    <w:p w14:paraId="449276C4" w14:textId="4DDD6A8A" w:rsidR="00AC5973" w:rsidRDefault="00AC5973" w:rsidP="00AD0004">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p w14:paraId="67124835" w14:textId="77777777" w:rsidR="00AC5973" w:rsidRDefault="00AC5973" w:rsidP="00AD0004">
      <w:pPr>
        <w:pStyle w:val="CommentText"/>
      </w:pPr>
    </w:p>
  </w:comment>
  <w:comment w:id="27" w:author="USAID/BFS" w:date="2019-10-15T16:44:00Z" w:initials="USAID/BFS">
    <w:p w14:paraId="147EC574" w14:textId="77777777" w:rsidR="00AC5973" w:rsidRDefault="00AC5973" w:rsidP="00AD0004">
      <w:pPr>
        <w:pStyle w:val="CommentText"/>
        <w:rPr>
          <w:b/>
          <w:sz w:val="22"/>
          <w:szCs w:val="22"/>
        </w:rPr>
      </w:pPr>
      <w:r>
        <w:rPr>
          <w:rStyle w:val="CommentReference"/>
        </w:rPr>
        <w:annotationRef/>
      </w:r>
    </w:p>
    <w:p w14:paraId="5E69A8A3" w14:textId="77777777" w:rsidR="00AC5973" w:rsidRDefault="00AC5973" w:rsidP="00AD0004">
      <w:pPr>
        <w:pStyle w:val="CommentText"/>
        <w:rPr>
          <w:b/>
          <w:sz w:val="22"/>
          <w:szCs w:val="22"/>
        </w:rPr>
      </w:pPr>
      <w:r w:rsidRPr="00B82449">
        <w:rPr>
          <w:b/>
          <w:sz w:val="22"/>
          <w:szCs w:val="22"/>
        </w:rPr>
        <w:t>INSTRUCTIONS</w:t>
      </w:r>
      <w:r>
        <w:rPr>
          <w:b/>
          <w:sz w:val="22"/>
          <w:szCs w:val="22"/>
        </w:rPr>
        <w:t xml:space="preserve">: </w:t>
      </w:r>
    </w:p>
    <w:p w14:paraId="16776995" w14:textId="77777777" w:rsidR="00AC5973" w:rsidRDefault="00AC5973" w:rsidP="00AD0004">
      <w:pPr>
        <w:pStyle w:val="CommentText"/>
        <w:rPr>
          <w:sz w:val="22"/>
          <w:szCs w:val="22"/>
        </w:rPr>
      </w:pPr>
    </w:p>
    <w:p w14:paraId="613FD4B6" w14:textId="7E1A2FF9" w:rsidR="00AC5973" w:rsidRDefault="00AC5973" w:rsidP="00AD0004">
      <w:pPr>
        <w:pStyle w:val="CommentText"/>
        <w:rPr>
          <w:sz w:val="22"/>
          <w:szCs w:val="22"/>
        </w:rPr>
      </w:pPr>
      <w:r w:rsidRPr="00B82449">
        <w:rPr>
          <w:sz w:val="22"/>
          <w:szCs w:val="22"/>
        </w:rPr>
        <w:t>The Executive Summary should not exceed 10 pages in length.</w:t>
      </w:r>
    </w:p>
    <w:p w14:paraId="3EB5FF5C" w14:textId="77777777" w:rsidR="00AC5973" w:rsidRDefault="00AC5973" w:rsidP="00AD0004">
      <w:pPr>
        <w:pStyle w:val="CommentText"/>
      </w:pPr>
    </w:p>
  </w:comment>
  <w:comment w:id="33" w:author="USAID/BFS" w:date="2019-10-15T16:44:00Z" w:initials="USAID/BFS">
    <w:p w14:paraId="5ACAE97C" w14:textId="77777777" w:rsidR="00AC5973" w:rsidRDefault="00AC5973" w:rsidP="00AD0004">
      <w:pPr>
        <w:pStyle w:val="CommentText"/>
        <w:rPr>
          <w:b/>
          <w:sz w:val="22"/>
          <w:szCs w:val="22"/>
        </w:rPr>
      </w:pPr>
      <w:r>
        <w:rPr>
          <w:rStyle w:val="CommentReference"/>
        </w:rPr>
        <w:annotationRef/>
      </w:r>
    </w:p>
    <w:p w14:paraId="356C110A" w14:textId="77777777" w:rsidR="00AC5973" w:rsidRDefault="00AC5973" w:rsidP="00AD0004">
      <w:pPr>
        <w:pStyle w:val="CommentText"/>
        <w:rPr>
          <w:b/>
          <w:sz w:val="22"/>
          <w:szCs w:val="22"/>
        </w:rPr>
      </w:pPr>
      <w:r w:rsidRPr="0082431E">
        <w:rPr>
          <w:b/>
          <w:sz w:val="22"/>
          <w:szCs w:val="22"/>
        </w:rPr>
        <w:t xml:space="preserve">INSTRUCTIONS: </w:t>
      </w:r>
    </w:p>
    <w:p w14:paraId="0DD6820E" w14:textId="77777777" w:rsidR="00AC5973" w:rsidRDefault="00AC5973" w:rsidP="00AD0004">
      <w:pPr>
        <w:pStyle w:val="CommentText"/>
        <w:rPr>
          <w:sz w:val="22"/>
          <w:szCs w:val="22"/>
        </w:rPr>
      </w:pPr>
    </w:p>
    <w:p w14:paraId="79480942" w14:textId="7EECB7D5" w:rsidR="00AC5973" w:rsidRDefault="00AC5973" w:rsidP="00AD0004">
      <w:pPr>
        <w:pStyle w:val="CommentText"/>
        <w:rPr>
          <w:sz w:val="22"/>
          <w:szCs w:val="22"/>
        </w:rPr>
      </w:pPr>
      <w:r w:rsidRPr="0082431E">
        <w:rPr>
          <w:sz w:val="22"/>
          <w:szCs w:val="22"/>
        </w:rPr>
        <w:t xml:space="preserve">Add geographic information </w:t>
      </w:r>
      <w:r>
        <w:rPr>
          <w:sz w:val="22"/>
          <w:szCs w:val="22"/>
        </w:rPr>
        <w:t>about</w:t>
      </w:r>
      <w:r w:rsidRPr="0082431E">
        <w:rPr>
          <w:sz w:val="22"/>
          <w:szCs w:val="22"/>
        </w:rPr>
        <w:t xml:space="preserve"> the ZOI</w:t>
      </w:r>
      <w:r>
        <w:rPr>
          <w:sz w:val="22"/>
          <w:szCs w:val="22"/>
        </w:rPr>
        <w:t>. If a ‘resilience-focused’ country, also include geographic information about resilience focus areas</w:t>
      </w:r>
      <w:r w:rsidRPr="0082431E">
        <w:rPr>
          <w:sz w:val="22"/>
          <w:szCs w:val="22"/>
        </w:rPr>
        <w:t>.</w:t>
      </w:r>
    </w:p>
    <w:p w14:paraId="5B980F54" w14:textId="77777777" w:rsidR="00AC5973" w:rsidRPr="0082431E" w:rsidRDefault="00AC5973" w:rsidP="00AD0004">
      <w:pPr>
        <w:pStyle w:val="CommentText"/>
        <w:rPr>
          <w:sz w:val="22"/>
          <w:szCs w:val="22"/>
        </w:rPr>
      </w:pPr>
      <w:r w:rsidRPr="0082431E">
        <w:rPr>
          <w:sz w:val="22"/>
          <w:szCs w:val="22"/>
        </w:rPr>
        <w:t xml:space="preserve"> </w:t>
      </w:r>
    </w:p>
    <w:p w14:paraId="0D6C4891" w14:textId="69F96E0A" w:rsidR="00AC5973" w:rsidRDefault="00AC5973" w:rsidP="00AD0004">
      <w:pPr>
        <w:pStyle w:val="CommentText"/>
        <w:rPr>
          <w:sz w:val="22"/>
          <w:szCs w:val="22"/>
        </w:rPr>
      </w:pPr>
      <w:r w:rsidRPr="0082431E">
        <w:rPr>
          <w:sz w:val="22"/>
          <w:szCs w:val="22"/>
        </w:rPr>
        <w:t>Specify, and discuss as necessary, if ZOI is both rural and urban or rural only. If th</w:t>
      </w:r>
      <w:r>
        <w:rPr>
          <w:sz w:val="22"/>
          <w:szCs w:val="22"/>
        </w:rPr>
        <w:t>e survey study protocol</w:t>
      </w:r>
      <w:r w:rsidRPr="0082431E">
        <w:rPr>
          <w:sz w:val="22"/>
          <w:szCs w:val="22"/>
        </w:rPr>
        <w:t xml:space="preserve"> do</w:t>
      </w:r>
      <w:r>
        <w:rPr>
          <w:sz w:val="22"/>
          <w:szCs w:val="22"/>
        </w:rPr>
        <w:t>es</w:t>
      </w:r>
      <w:r w:rsidRPr="0082431E">
        <w:rPr>
          <w:sz w:val="22"/>
          <w:szCs w:val="22"/>
        </w:rPr>
        <w:t xml:space="preserve"> not have information </w:t>
      </w:r>
      <w:r>
        <w:rPr>
          <w:sz w:val="22"/>
          <w:szCs w:val="22"/>
        </w:rPr>
        <w:t>on</w:t>
      </w:r>
      <w:r w:rsidRPr="0082431E">
        <w:rPr>
          <w:sz w:val="22"/>
          <w:szCs w:val="22"/>
        </w:rPr>
        <w:t xml:space="preserve"> sampl</w:t>
      </w:r>
      <w:r>
        <w:rPr>
          <w:sz w:val="22"/>
          <w:szCs w:val="22"/>
        </w:rPr>
        <w:t>ing</w:t>
      </w:r>
      <w:r w:rsidRPr="0082431E">
        <w:rPr>
          <w:sz w:val="22"/>
          <w:szCs w:val="22"/>
        </w:rPr>
        <w:t xml:space="preserve"> </w:t>
      </w:r>
      <w:r>
        <w:rPr>
          <w:sz w:val="22"/>
          <w:szCs w:val="22"/>
        </w:rPr>
        <w:t>frame, consult the survey’s sampling statistician</w:t>
      </w:r>
      <w:r w:rsidRPr="0082431E">
        <w:rPr>
          <w:sz w:val="22"/>
          <w:szCs w:val="22"/>
        </w:rPr>
        <w:t>.</w:t>
      </w:r>
    </w:p>
    <w:p w14:paraId="436906A6" w14:textId="77777777" w:rsidR="00AC5973" w:rsidRDefault="00AC5973" w:rsidP="00AD0004">
      <w:pPr>
        <w:pStyle w:val="CommentText"/>
      </w:pPr>
    </w:p>
  </w:comment>
  <w:comment w:id="37" w:author="USAID/BFS" w:date="2019-10-15T16:44:00Z" w:initials="USAID/BFS">
    <w:p w14:paraId="0CD599EE" w14:textId="77777777" w:rsidR="00AC5973" w:rsidRDefault="00AC5973" w:rsidP="00AD0004">
      <w:pPr>
        <w:pStyle w:val="CommentText"/>
        <w:rPr>
          <w:b/>
        </w:rPr>
      </w:pPr>
      <w:r>
        <w:rPr>
          <w:rStyle w:val="CommentReference"/>
        </w:rPr>
        <w:annotationRef/>
      </w:r>
    </w:p>
    <w:p w14:paraId="797EE6B8" w14:textId="77777777" w:rsidR="00AC5973" w:rsidRPr="00BB1728" w:rsidRDefault="00AC5973" w:rsidP="00AD0004">
      <w:pPr>
        <w:pStyle w:val="CommentText"/>
        <w:rPr>
          <w:b/>
        </w:rPr>
      </w:pPr>
      <w:r w:rsidRPr="007F5FA9">
        <w:rPr>
          <w:b/>
        </w:rPr>
        <w:t>INSTRUCTIONS:</w:t>
      </w:r>
    </w:p>
    <w:p w14:paraId="146627F1" w14:textId="77777777" w:rsidR="00AC5973" w:rsidRDefault="00AC5973" w:rsidP="00AD0004">
      <w:pPr>
        <w:pStyle w:val="CommentText"/>
        <w:rPr>
          <w:bCs/>
        </w:rPr>
      </w:pPr>
    </w:p>
    <w:p w14:paraId="459F9EE9" w14:textId="2E170F36" w:rsidR="00AC5973" w:rsidRDefault="00AC5973" w:rsidP="00AD0004">
      <w:pPr>
        <w:pStyle w:val="CommentText"/>
        <w:rPr>
          <w:bCs/>
        </w:rPr>
      </w:pPr>
      <w:r w:rsidRPr="00CC2A46">
        <w:rPr>
          <w:bCs/>
        </w:rPr>
        <w:t xml:space="preserve">If </w:t>
      </w:r>
      <w:r>
        <w:rPr>
          <w:bCs/>
        </w:rPr>
        <w:t>any FTF indicators are not being reported, delete the indicator(s) and renumber accordingly.</w:t>
      </w:r>
    </w:p>
    <w:p w14:paraId="2F30EFA3" w14:textId="77777777" w:rsidR="00AC5973" w:rsidRDefault="00AC5973" w:rsidP="00AD0004">
      <w:pPr>
        <w:pStyle w:val="CommentText"/>
      </w:pPr>
    </w:p>
  </w:comment>
  <w:comment w:id="44" w:author="USAID/BFS" w:date="2019-10-15T16:44:00Z" w:initials="USAID/BFS">
    <w:p w14:paraId="67B1044C" w14:textId="77777777" w:rsidR="00AC5973" w:rsidRDefault="00AC5973" w:rsidP="00183DDD">
      <w:pPr>
        <w:pStyle w:val="CommentText"/>
        <w:rPr>
          <w:b/>
        </w:rPr>
      </w:pPr>
      <w:r>
        <w:rPr>
          <w:rStyle w:val="CommentReference"/>
        </w:rPr>
        <w:annotationRef/>
      </w:r>
    </w:p>
    <w:p w14:paraId="0CFECCE0" w14:textId="04BABB43" w:rsidR="00AC5973" w:rsidRPr="007120D6" w:rsidRDefault="00AC5973" w:rsidP="00183DDD">
      <w:pPr>
        <w:pStyle w:val="CommentText"/>
        <w:rPr>
          <w:b/>
        </w:rPr>
      </w:pPr>
      <w:r w:rsidRPr="007120D6">
        <w:rPr>
          <w:b/>
        </w:rPr>
        <w:t>INSTRUCTIONS</w:t>
      </w:r>
      <w:r>
        <w:rPr>
          <w:b/>
        </w:rPr>
        <w:t>:</w:t>
      </w:r>
    </w:p>
    <w:p w14:paraId="26066B1E" w14:textId="77777777" w:rsidR="00AC5973" w:rsidRDefault="00AC5973" w:rsidP="00183DDD">
      <w:pPr>
        <w:pStyle w:val="CommentText"/>
      </w:pPr>
    </w:p>
    <w:p w14:paraId="27F52522" w14:textId="7680BC0A" w:rsidR="00AC5973" w:rsidRDefault="00AC5973" w:rsidP="00183DDD">
      <w:pPr>
        <w:pStyle w:val="CommentText"/>
      </w:pPr>
      <w:r>
        <w:t>For ‘resilience-focused’ countries or for countries with additional country-specific modules included in the ZOI Survey, insert information about any additional indicators being reported.</w:t>
      </w:r>
    </w:p>
    <w:p w14:paraId="0366182F" w14:textId="77777777" w:rsidR="00AC5973" w:rsidRDefault="00AC5973" w:rsidP="00183DDD">
      <w:pPr>
        <w:pStyle w:val="CommentText"/>
      </w:pPr>
    </w:p>
  </w:comment>
  <w:comment w:id="46" w:author="USAID/BFS" w:date="2019-11-01T10:48:00Z" w:initials="USAID/BFS">
    <w:p w14:paraId="6795D65F" w14:textId="77777777" w:rsidR="00AC5973" w:rsidRDefault="00AC5973" w:rsidP="00752B66">
      <w:pPr>
        <w:pStyle w:val="CommentText"/>
        <w:rPr>
          <w:b/>
        </w:rPr>
      </w:pPr>
      <w:r>
        <w:rPr>
          <w:rStyle w:val="CommentReference"/>
        </w:rPr>
        <w:annotationRef/>
      </w:r>
    </w:p>
    <w:p w14:paraId="7A4DE009" w14:textId="77777777" w:rsidR="00AC5973" w:rsidRPr="007120D6" w:rsidRDefault="00AC5973" w:rsidP="00752B66">
      <w:pPr>
        <w:pStyle w:val="CommentText"/>
        <w:rPr>
          <w:b/>
        </w:rPr>
      </w:pPr>
      <w:r w:rsidRPr="007120D6">
        <w:rPr>
          <w:b/>
        </w:rPr>
        <w:t>INSTRUCTIONS</w:t>
      </w:r>
      <w:r>
        <w:rPr>
          <w:b/>
        </w:rPr>
        <w:t>:</w:t>
      </w:r>
    </w:p>
    <w:p w14:paraId="1898BE32" w14:textId="77777777" w:rsidR="00AC5973" w:rsidRDefault="00AC5973" w:rsidP="00752B66">
      <w:pPr>
        <w:pStyle w:val="CommentText"/>
      </w:pPr>
    </w:p>
    <w:p w14:paraId="660EE007" w14:textId="109C31ED" w:rsidR="002C08F4" w:rsidRDefault="00AC5973" w:rsidP="002C08F4">
      <w:pPr>
        <w:pStyle w:val="CommentText"/>
      </w:pPr>
      <w:r>
        <w:t>Replace illustrative VCCs with the VCCs included in the ZOI Survey, and adjust the number of VCC entries to capture all VCCs included in the ZOI Survey.</w:t>
      </w:r>
    </w:p>
  </w:comment>
  <w:comment w:id="47" w:author="USAID/BFS" w:date="2019-11-01T10:48:00Z" w:initials="USAID/BFS">
    <w:p w14:paraId="6D02DA91" w14:textId="77777777" w:rsidR="002C08F4" w:rsidRDefault="002C08F4" w:rsidP="002C08F4">
      <w:pPr>
        <w:pStyle w:val="CommentText"/>
        <w:rPr>
          <w:b/>
        </w:rPr>
      </w:pPr>
      <w:r>
        <w:rPr>
          <w:rStyle w:val="CommentReference"/>
        </w:rPr>
        <w:annotationRef/>
      </w:r>
    </w:p>
    <w:p w14:paraId="1D328D66" w14:textId="77777777" w:rsidR="002C08F4" w:rsidRPr="00437AFB" w:rsidRDefault="002C08F4" w:rsidP="002C08F4">
      <w:pPr>
        <w:pStyle w:val="CommentText"/>
        <w:rPr>
          <w:b/>
        </w:rPr>
      </w:pPr>
      <w:r w:rsidRPr="00437AFB">
        <w:rPr>
          <w:b/>
        </w:rPr>
        <w:t>INSTRUCTIONS:</w:t>
      </w:r>
    </w:p>
    <w:p w14:paraId="376734C8" w14:textId="77777777" w:rsidR="002C08F4" w:rsidRDefault="002C08F4" w:rsidP="002C08F4">
      <w:pPr>
        <w:pStyle w:val="CommentText"/>
      </w:pPr>
    </w:p>
    <w:p w14:paraId="0D60B560" w14:textId="77777777" w:rsidR="002C08F4" w:rsidRDefault="002C08F4" w:rsidP="002C08F4">
      <w:pPr>
        <w:pStyle w:val="CommentText"/>
        <w:numPr>
          <w:ilvl w:val="0"/>
          <w:numId w:val="53"/>
        </w:numPr>
      </w:pPr>
      <w:r>
        <w:t>Replace "Maize" with the (first) crop VCC included in the ZOI Survey if not maize.</w:t>
      </w:r>
    </w:p>
    <w:p w14:paraId="521AD9BF" w14:textId="77777777" w:rsidR="002C08F4" w:rsidRDefault="002C08F4" w:rsidP="002C08F4">
      <w:pPr>
        <w:pStyle w:val="CommentText"/>
      </w:pPr>
    </w:p>
    <w:p w14:paraId="6B20653A" w14:textId="77777777" w:rsidR="002C08F4" w:rsidRDefault="002C08F4" w:rsidP="002C08F4">
      <w:pPr>
        <w:pStyle w:val="CommentText"/>
        <w:numPr>
          <w:ilvl w:val="0"/>
          <w:numId w:val="53"/>
        </w:numPr>
      </w:pPr>
      <w:r>
        <w:t>Replace units (mt/ha) if units other than metric tons per hectare are presented for crop VCCs. Replace [yield units] with the units being presented for non-crop VCCs included in the table..</w:t>
      </w:r>
    </w:p>
    <w:p w14:paraId="54D8510A" w14:textId="77777777" w:rsidR="002C08F4" w:rsidRDefault="002C08F4" w:rsidP="002C08F4">
      <w:pPr>
        <w:pStyle w:val="CommentText"/>
      </w:pPr>
    </w:p>
    <w:p w14:paraId="09A9C6ED" w14:textId="77777777" w:rsidR="002C08F4" w:rsidRDefault="002C08F4" w:rsidP="002C08F4">
      <w:pPr>
        <w:pStyle w:val="CommentText"/>
        <w:numPr>
          <w:ilvl w:val="0"/>
          <w:numId w:val="53"/>
        </w:numPr>
      </w:pPr>
      <w:r>
        <w:t>Repeat maize rows for each additional crop VCC included in the ZOI Survey.</w:t>
      </w:r>
    </w:p>
    <w:p w14:paraId="514120DA" w14:textId="77777777" w:rsidR="002C08F4" w:rsidRDefault="002C08F4" w:rsidP="002C08F4">
      <w:pPr>
        <w:pStyle w:val="ListParagraph"/>
      </w:pPr>
    </w:p>
    <w:p w14:paraId="4A963239" w14:textId="77777777" w:rsidR="002C08F4" w:rsidRDefault="002C08F4" w:rsidP="002C08F4">
      <w:pPr>
        <w:pStyle w:val="CommentText"/>
        <w:numPr>
          <w:ilvl w:val="0"/>
          <w:numId w:val="53"/>
        </w:numPr>
      </w:pPr>
      <w:r>
        <w:t>Remove rows for fishponds were not a VCC included in the ZOI Survey.</w:t>
      </w:r>
    </w:p>
    <w:p w14:paraId="7F11852D" w14:textId="77777777" w:rsidR="002C08F4" w:rsidRDefault="002C08F4" w:rsidP="002C08F4">
      <w:pPr>
        <w:pStyle w:val="ListParagraph"/>
      </w:pPr>
    </w:p>
    <w:p w14:paraId="0D6B9794" w14:textId="77777777" w:rsidR="00C5034E" w:rsidRDefault="002C08F4" w:rsidP="00C5034E">
      <w:pPr>
        <w:pStyle w:val="CommentText"/>
        <w:numPr>
          <w:ilvl w:val="0"/>
          <w:numId w:val="53"/>
        </w:numPr>
      </w:pPr>
      <w:r>
        <w:t>Replace "Dairy cows" with the (first) livestock VCC included in the ZOI Survey if not dairy cows.</w:t>
      </w:r>
    </w:p>
    <w:p w14:paraId="73A2CFF2" w14:textId="77777777" w:rsidR="00C5034E" w:rsidRDefault="00C5034E" w:rsidP="00C5034E">
      <w:pPr>
        <w:pStyle w:val="ListParagraph"/>
      </w:pPr>
    </w:p>
    <w:p w14:paraId="7A061ADB" w14:textId="0DA4FC31" w:rsidR="002C08F4" w:rsidRDefault="002C08F4" w:rsidP="00C5034E">
      <w:pPr>
        <w:pStyle w:val="CommentText"/>
        <w:numPr>
          <w:ilvl w:val="0"/>
          <w:numId w:val="53"/>
        </w:numPr>
      </w:pPr>
      <w:r>
        <w:t>Repeat dairy cow rows for each additional livestock VCC included in the ZOI Survey.</w:t>
      </w:r>
    </w:p>
  </w:comment>
  <w:comment w:id="48" w:author="USAID/BFS" w:date="2019-11-01T10:48:00Z" w:initials="USAID/BFS">
    <w:p w14:paraId="1F93A59C" w14:textId="6EC0F970" w:rsidR="00AC5973" w:rsidRDefault="00AC5973">
      <w:pPr>
        <w:pStyle w:val="CommentText"/>
      </w:pPr>
      <w:r>
        <w:rPr>
          <w:rStyle w:val="CommentReference"/>
        </w:rPr>
        <w:annotationRef/>
      </w:r>
    </w:p>
    <w:p w14:paraId="7C2E1DE4" w14:textId="63020848" w:rsidR="00AC5973" w:rsidRDefault="00AC5973">
      <w:pPr>
        <w:pStyle w:val="CommentText"/>
        <w:rPr>
          <w:b/>
        </w:rPr>
      </w:pPr>
      <w:r>
        <w:rPr>
          <w:b/>
        </w:rPr>
        <w:t>INSTRUCTIONS:</w:t>
      </w:r>
    </w:p>
    <w:p w14:paraId="6004A638" w14:textId="5436F1AC" w:rsidR="00AC5973" w:rsidRDefault="00AC5973">
      <w:pPr>
        <w:pStyle w:val="CommentText"/>
      </w:pPr>
    </w:p>
    <w:p w14:paraId="5AE24440" w14:textId="406E0C63" w:rsidR="00AC5973" w:rsidRDefault="00AC5973">
      <w:pPr>
        <w:pStyle w:val="CommentText"/>
      </w:pPr>
      <w:r>
        <w:t>Remove this footnote if not applicable.</w:t>
      </w:r>
    </w:p>
    <w:p w14:paraId="63B55464" w14:textId="77777777" w:rsidR="00AC5973" w:rsidRPr="00964BCD" w:rsidRDefault="00AC5973">
      <w:pPr>
        <w:pStyle w:val="CommentText"/>
      </w:pPr>
    </w:p>
  </w:comment>
  <w:comment w:id="54" w:author="USAID/BFS" w:date="2019-11-01T10:48:00Z" w:initials="USAID/BFS">
    <w:p w14:paraId="5B639459" w14:textId="77777777" w:rsidR="00AC5973" w:rsidRDefault="00AC5973" w:rsidP="0032496D">
      <w:pPr>
        <w:pStyle w:val="CommentText"/>
        <w:rPr>
          <w:b/>
        </w:rPr>
      </w:pPr>
      <w:r>
        <w:rPr>
          <w:rStyle w:val="CommentReference"/>
        </w:rPr>
        <w:annotationRef/>
      </w:r>
    </w:p>
    <w:p w14:paraId="163F10DF" w14:textId="77777777" w:rsidR="00AC5973" w:rsidRPr="00DA59A9" w:rsidRDefault="00AC5973" w:rsidP="0032496D">
      <w:pPr>
        <w:pStyle w:val="CommentText"/>
        <w:rPr>
          <w:b/>
        </w:rPr>
      </w:pPr>
      <w:r w:rsidRPr="00E36CBF">
        <w:rPr>
          <w:b/>
        </w:rPr>
        <w:t>INSTRUCTIONS</w:t>
      </w:r>
      <w:r>
        <w:rPr>
          <w:b/>
        </w:rPr>
        <w:t>:</w:t>
      </w:r>
      <w:r w:rsidRPr="00001D80">
        <w:rPr>
          <w:b/>
          <w:strike/>
        </w:rPr>
        <w:t xml:space="preserve"> </w:t>
      </w:r>
    </w:p>
    <w:p w14:paraId="0C76FC21" w14:textId="77777777" w:rsidR="00AC5973" w:rsidRDefault="00AC5973" w:rsidP="0032496D">
      <w:pPr>
        <w:pStyle w:val="CommentText"/>
      </w:pPr>
    </w:p>
    <w:p w14:paraId="0F2A4B46" w14:textId="4BB32B8B" w:rsidR="00AC5973" w:rsidRDefault="00AC5973" w:rsidP="0032496D">
      <w:pPr>
        <w:pStyle w:val="CommentText"/>
      </w:pPr>
      <w:r>
        <w:t xml:space="preserve">Summarize </w:t>
      </w:r>
      <w:r w:rsidRPr="00DA59A9">
        <w:t>the key findings from the report</w:t>
      </w:r>
      <w:r>
        <w:t xml:space="preserve"> for each set of indicators, as appropriate</w:t>
      </w:r>
      <w:r w:rsidRPr="00DA59A9">
        <w:t>, following the chapter and table/figure ordering.</w:t>
      </w:r>
    </w:p>
    <w:p w14:paraId="3E737717" w14:textId="77777777" w:rsidR="00AC5973" w:rsidRDefault="00AC5973" w:rsidP="0032496D">
      <w:pPr>
        <w:pStyle w:val="CommentText"/>
      </w:pPr>
    </w:p>
  </w:comment>
  <w:comment w:id="62" w:author="USAID/BFS" w:date="2019-10-15T16:44:00Z" w:initials="USAID/BFS">
    <w:p w14:paraId="524F5418" w14:textId="77777777" w:rsidR="00AC5973" w:rsidRDefault="00AC5973" w:rsidP="0032496D">
      <w:pPr>
        <w:pStyle w:val="CommentText"/>
        <w:rPr>
          <w:b/>
        </w:rPr>
      </w:pPr>
      <w:r>
        <w:rPr>
          <w:rStyle w:val="CommentReference"/>
        </w:rPr>
        <w:annotationRef/>
      </w:r>
    </w:p>
    <w:p w14:paraId="4859F330" w14:textId="77777777" w:rsidR="00AC5973" w:rsidRPr="00FF5F8F" w:rsidRDefault="00AC5973" w:rsidP="0032496D">
      <w:pPr>
        <w:pStyle w:val="CommentText"/>
        <w:rPr>
          <w:b/>
        </w:rPr>
      </w:pPr>
      <w:r w:rsidRPr="00FF5F8F">
        <w:rPr>
          <w:b/>
        </w:rPr>
        <w:t>INSTRUCTIONS</w:t>
      </w:r>
      <w:r>
        <w:rPr>
          <w:b/>
        </w:rPr>
        <w:t>:</w:t>
      </w:r>
    </w:p>
    <w:p w14:paraId="3DD34371" w14:textId="77777777" w:rsidR="00AC5973" w:rsidRDefault="00AC5973" w:rsidP="0032496D">
      <w:pPr>
        <w:pStyle w:val="CommentText"/>
      </w:pPr>
    </w:p>
    <w:p w14:paraId="6CCF1912" w14:textId="77777777" w:rsidR="00AC5973" w:rsidRDefault="00AC5973" w:rsidP="0032496D">
      <w:pPr>
        <w:pStyle w:val="CommentText"/>
      </w:pPr>
      <w:r w:rsidRPr="00FF5F8F">
        <w:t>The information entered here should match the information on the report cover.</w:t>
      </w:r>
    </w:p>
    <w:p w14:paraId="76A64E12" w14:textId="650DEDC4" w:rsidR="00AC5973" w:rsidRDefault="00AC5973">
      <w:pPr>
        <w:pStyle w:val="CommentText"/>
      </w:pPr>
    </w:p>
  </w:comment>
  <w:comment w:id="63" w:author="USAID/BFS" w:date="2019-10-15T16:44:00Z" w:initials="USAID/BFS">
    <w:p w14:paraId="7D06EC81" w14:textId="77777777" w:rsidR="00AC5973" w:rsidRDefault="00AC5973" w:rsidP="0032496D">
      <w:pPr>
        <w:pStyle w:val="CommentText"/>
        <w:rPr>
          <w:b/>
        </w:rPr>
      </w:pPr>
      <w:r>
        <w:rPr>
          <w:rStyle w:val="CommentReference"/>
        </w:rPr>
        <w:annotationRef/>
      </w:r>
    </w:p>
    <w:p w14:paraId="0DAC13C4" w14:textId="77777777" w:rsidR="00AC5973" w:rsidRPr="009E0854" w:rsidRDefault="00AC5973" w:rsidP="0032496D">
      <w:pPr>
        <w:pStyle w:val="CommentText"/>
        <w:rPr>
          <w:b/>
        </w:rPr>
      </w:pPr>
      <w:r w:rsidRPr="009E0854">
        <w:rPr>
          <w:b/>
        </w:rPr>
        <w:t>INSTRUCTIONS:</w:t>
      </w:r>
    </w:p>
    <w:p w14:paraId="1D7F0645" w14:textId="77777777" w:rsidR="00AC5973" w:rsidRDefault="00AC5973" w:rsidP="0032496D">
      <w:pPr>
        <w:pStyle w:val="CommentText"/>
      </w:pPr>
    </w:p>
    <w:p w14:paraId="2D204428" w14:textId="77777777" w:rsidR="00AC5973" w:rsidRDefault="00AC5973" w:rsidP="0032496D">
      <w:pPr>
        <w:pStyle w:val="CommentText"/>
      </w:pPr>
      <w:r>
        <w:t>Add contractors/sub-contractors name(s). Include activity name if conducted under an M&amp;E contract.</w:t>
      </w:r>
    </w:p>
    <w:p w14:paraId="687FB605" w14:textId="0676C54C" w:rsidR="00AC5973" w:rsidRDefault="00AC5973">
      <w:pPr>
        <w:pStyle w:val="CommentText"/>
      </w:pPr>
    </w:p>
  </w:comment>
  <w:comment w:id="71" w:author="USAID/BFS" w:date="2019-10-15T16:44:00Z" w:initials="USAID/BFS">
    <w:p w14:paraId="3DD9C9E1" w14:textId="77777777" w:rsidR="00AC5973" w:rsidRDefault="00AC5973" w:rsidP="00E538AE">
      <w:pPr>
        <w:pStyle w:val="CommentText"/>
        <w:rPr>
          <w:b/>
        </w:rPr>
      </w:pPr>
      <w:r>
        <w:rPr>
          <w:rStyle w:val="CommentReference"/>
        </w:rPr>
        <w:annotationRef/>
      </w:r>
    </w:p>
    <w:p w14:paraId="275F31B0" w14:textId="2F6B2E3E" w:rsidR="00AC5973" w:rsidRDefault="00AC5973" w:rsidP="00E538AE">
      <w:pPr>
        <w:pStyle w:val="CommentText"/>
      </w:pPr>
      <w:r w:rsidRPr="00E36CBF">
        <w:rPr>
          <w:b/>
        </w:rPr>
        <w:t>INSTRUCTIONS</w:t>
      </w:r>
      <w:r w:rsidRPr="0011465A">
        <w:rPr>
          <w:b/>
        </w:rPr>
        <w:t>:</w:t>
      </w:r>
    </w:p>
    <w:p w14:paraId="0A0206EE" w14:textId="77777777" w:rsidR="00AC5973" w:rsidRDefault="00AC5973" w:rsidP="00E538AE">
      <w:pPr>
        <w:pStyle w:val="CommentText"/>
      </w:pPr>
    </w:p>
    <w:p w14:paraId="07F61D09" w14:textId="50E3C845" w:rsidR="00AC5973" w:rsidRDefault="00AC5973">
      <w:pPr>
        <w:pStyle w:val="CommentText"/>
      </w:pPr>
      <w:r w:rsidRPr="00CF12C5">
        <w:t xml:space="preserve">Describe the Feed the Future objectives, strategies, and intervention areas in </w:t>
      </w:r>
      <w:r>
        <w:t>the current ZOI Survey country</w:t>
      </w:r>
      <w:r w:rsidRPr="00CF12C5">
        <w:t>.</w:t>
      </w:r>
      <w:r>
        <w:t xml:space="preserve"> All target countries developed Country Plans under Feed the Future Phase two that could provide the basis for the Feed the Future overview. </w:t>
      </w:r>
    </w:p>
    <w:p w14:paraId="32AB1FD3" w14:textId="77777777" w:rsidR="00AC5973" w:rsidRDefault="00AC5973">
      <w:pPr>
        <w:pStyle w:val="CommentText"/>
      </w:pPr>
    </w:p>
  </w:comment>
  <w:comment w:id="75" w:author="USAID/BFS" w:date="2019-10-15T16:44:00Z" w:initials="USAID/BFS">
    <w:p w14:paraId="02871CF4" w14:textId="77777777" w:rsidR="00AC5973" w:rsidRDefault="00AC5973" w:rsidP="00E538AE">
      <w:pPr>
        <w:pStyle w:val="CommentText"/>
        <w:rPr>
          <w:b/>
        </w:rPr>
      </w:pPr>
      <w:r>
        <w:rPr>
          <w:rStyle w:val="CommentReference"/>
        </w:rPr>
        <w:annotationRef/>
      </w:r>
    </w:p>
    <w:p w14:paraId="146E731E" w14:textId="77777777" w:rsidR="00AC5973" w:rsidRDefault="00AC5973" w:rsidP="00E538AE">
      <w:pPr>
        <w:pStyle w:val="CommentText"/>
        <w:rPr>
          <w:b/>
        </w:rPr>
      </w:pPr>
      <w:r>
        <w:rPr>
          <w:rStyle w:val="CommentReference"/>
        </w:rPr>
        <w:annotationRef/>
      </w:r>
      <w:r>
        <w:rPr>
          <w:b/>
        </w:rPr>
        <w:t xml:space="preserve">INSTRUCTIONS: </w:t>
      </w:r>
    </w:p>
    <w:p w14:paraId="6C42FB66" w14:textId="77777777" w:rsidR="00AC5973" w:rsidRDefault="00AC5973" w:rsidP="00E538AE">
      <w:pPr>
        <w:pStyle w:val="CommentText"/>
      </w:pPr>
    </w:p>
    <w:p w14:paraId="60B35D0E" w14:textId="77777777" w:rsidR="00AC5973" w:rsidRDefault="00AC5973" w:rsidP="00E538AE">
      <w:pPr>
        <w:pStyle w:val="CommentText"/>
      </w:pPr>
      <w:r w:rsidRPr="00850210">
        <w:t>This section focuses on the characteristics of the</w:t>
      </w:r>
      <w:r>
        <w:t xml:space="preserve"> </w:t>
      </w:r>
      <w:r w:rsidRPr="00850210">
        <w:t xml:space="preserve">ZOI. </w:t>
      </w:r>
    </w:p>
    <w:p w14:paraId="5C05DC98" w14:textId="77777777" w:rsidR="00AC5973" w:rsidRDefault="00AC5973" w:rsidP="00E538AE">
      <w:pPr>
        <w:pStyle w:val="CommentText"/>
      </w:pPr>
    </w:p>
    <w:p w14:paraId="67EC8C62" w14:textId="77777777" w:rsidR="00AC5973" w:rsidRDefault="00AC5973" w:rsidP="00E538AE">
      <w:pPr>
        <w:pStyle w:val="CommentText"/>
      </w:pPr>
      <w:r w:rsidRPr="00B3646F">
        <w:t>Provide a description of the geographic areas comprising the ZO</w:t>
      </w:r>
      <w:r>
        <w:t>I</w:t>
      </w:r>
      <w:r w:rsidRPr="00B3646F">
        <w:t xml:space="preserve"> as well as a map of the ZOI. </w:t>
      </w:r>
    </w:p>
    <w:p w14:paraId="78D26B48" w14:textId="77777777" w:rsidR="00AC5973" w:rsidRDefault="00AC5973" w:rsidP="00E538AE">
      <w:pPr>
        <w:pStyle w:val="CommentText"/>
      </w:pPr>
    </w:p>
    <w:p w14:paraId="3B6AA7A3" w14:textId="77777777" w:rsidR="00AC5973" w:rsidRDefault="00AC5973" w:rsidP="00E538AE">
      <w:pPr>
        <w:pStyle w:val="CommentText"/>
      </w:pPr>
      <w:r>
        <w:t xml:space="preserve">Discuss </w:t>
      </w:r>
      <w:r w:rsidRPr="00B3646F">
        <w:t>whether both urban and rural areas are included in the ZOI, and therefore in the sampl</w:t>
      </w:r>
      <w:r>
        <w:t>ing</w:t>
      </w:r>
      <w:r w:rsidRPr="00B3646F">
        <w:t xml:space="preserve"> frame. </w:t>
      </w:r>
    </w:p>
    <w:p w14:paraId="05ADE312" w14:textId="77777777" w:rsidR="00AC5973" w:rsidRDefault="00AC5973" w:rsidP="00E538AE">
      <w:pPr>
        <w:pStyle w:val="CommentText"/>
      </w:pPr>
    </w:p>
    <w:p w14:paraId="2A71A1AD" w14:textId="7AECEE9F" w:rsidR="00AC5973" w:rsidRDefault="00AC5973" w:rsidP="00E538AE">
      <w:pPr>
        <w:pStyle w:val="CommentText"/>
      </w:pPr>
      <w:r>
        <w:t xml:space="preserve">[Note: </w:t>
      </w:r>
      <w:r w:rsidRPr="00B3646F">
        <w:t>Include or add urban/rural disaggregate to tables throughout the report as relevant]</w:t>
      </w:r>
      <w:r>
        <w:t>.</w:t>
      </w:r>
    </w:p>
    <w:p w14:paraId="69F0B62B" w14:textId="77777777" w:rsidR="00AC5973" w:rsidRDefault="00AC5973" w:rsidP="00E538AE">
      <w:pPr>
        <w:pStyle w:val="CommentText"/>
      </w:pPr>
    </w:p>
  </w:comment>
  <w:comment w:id="84" w:author="USAID/BFS" w:date="2019-10-15T16:44:00Z" w:initials="USAID/BFS">
    <w:p w14:paraId="41B640B2" w14:textId="77777777" w:rsidR="00AC5973" w:rsidRDefault="00AC5973" w:rsidP="00E538AE">
      <w:pPr>
        <w:pStyle w:val="CommentText"/>
        <w:rPr>
          <w:b/>
        </w:rPr>
      </w:pPr>
      <w:r>
        <w:rPr>
          <w:rStyle w:val="CommentReference"/>
        </w:rPr>
        <w:annotationRef/>
      </w:r>
    </w:p>
    <w:p w14:paraId="07DCCE4D" w14:textId="77777777" w:rsidR="00AC5973" w:rsidRDefault="00AC5973" w:rsidP="00E538AE">
      <w:pPr>
        <w:pStyle w:val="CommentText"/>
      </w:pPr>
      <w:r w:rsidRPr="00973FE1">
        <w:rPr>
          <w:b/>
        </w:rPr>
        <w:t>INSTRUCTIONS:</w:t>
      </w:r>
      <w:r>
        <w:t xml:space="preserve"> </w:t>
      </w:r>
    </w:p>
    <w:p w14:paraId="3CE30716" w14:textId="77777777" w:rsidR="00AC5973" w:rsidRDefault="00AC5973" w:rsidP="00E538AE">
      <w:pPr>
        <w:pStyle w:val="CommentText"/>
      </w:pPr>
    </w:p>
    <w:p w14:paraId="0857A9C7" w14:textId="2CE64AA3" w:rsidR="00AC5973" w:rsidRDefault="00AC5973" w:rsidP="00E538AE">
      <w:pPr>
        <w:pStyle w:val="CommentText"/>
      </w:pPr>
      <w:r>
        <w:t>Insert</w:t>
      </w:r>
      <w:r w:rsidRPr="00741D38">
        <w:t xml:space="preserve"> a current map of the ZOI.</w:t>
      </w:r>
    </w:p>
    <w:p w14:paraId="52898BA0" w14:textId="77777777" w:rsidR="00AC5973" w:rsidRDefault="00AC5973" w:rsidP="00E538AE">
      <w:pPr>
        <w:pStyle w:val="CommentText"/>
      </w:pPr>
    </w:p>
  </w:comment>
  <w:comment w:id="88" w:author="USAID/BFS" w:date="2019-10-15T16:44:00Z" w:initials="USAID/BFS">
    <w:p w14:paraId="05E50806" w14:textId="77777777" w:rsidR="00AC5973" w:rsidRDefault="00AC5973" w:rsidP="00E538AE">
      <w:pPr>
        <w:pStyle w:val="CommentText"/>
        <w:rPr>
          <w:b/>
        </w:rPr>
      </w:pPr>
    </w:p>
    <w:p w14:paraId="21AA7EA5" w14:textId="5CAA21F1" w:rsidR="00AC5973" w:rsidRDefault="00AC5973" w:rsidP="00E538AE">
      <w:pPr>
        <w:pStyle w:val="CommentText"/>
      </w:pPr>
      <w:r>
        <w:rPr>
          <w:rStyle w:val="CommentReference"/>
        </w:rPr>
        <w:annotationRef/>
      </w:r>
      <w:r>
        <w:rPr>
          <w:b/>
        </w:rPr>
        <w:t>INSTRUCTIONS</w:t>
      </w:r>
      <w:r>
        <w:t>:</w:t>
      </w:r>
    </w:p>
    <w:p w14:paraId="24C94926" w14:textId="77777777" w:rsidR="00AC5973" w:rsidRDefault="00AC5973" w:rsidP="00E538AE">
      <w:pPr>
        <w:pStyle w:val="CommentText"/>
      </w:pPr>
    </w:p>
    <w:p w14:paraId="2E434DE0" w14:textId="5907FC0A" w:rsidR="00AC5973" w:rsidRDefault="00AC5973" w:rsidP="00E538AE">
      <w:pPr>
        <w:pStyle w:val="CommentText"/>
      </w:pPr>
      <w:r>
        <w:t>Refer to the Feed the Future phase two Country Plan for information on the rationale behind the selection of the ZOI.</w:t>
      </w:r>
    </w:p>
    <w:p w14:paraId="0F0737A9" w14:textId="77777777" w:rsidR="00AC5973" w:rsidRDefault="00AC5973" w:rsidP="00E538AE">
      <w:pPr>
        <w:pStyle w:val="CommentText"/>
      </w:pPr>
    </w:p>
  </w:comment>
  <w:comment w:id="92" w:author="USAID/BFS" w:date="2019-10-15T16:44:00Z" w:initials="USAID/BFS">
    <w:p w14:paraId="79759E38" w14:textId="77777777" w:rsidR="00AC5973" w:rsidRDefault="00AC5973" w:rsidP="00E538AE">
      <w:pPr>
        <w:pStyle w:val="CommentText"/>
        <w:rPr>
          <w:b/>
        </w:rPr>
      </w:pPr>
      <w:r>
        <w:rPr>
          <w:rStyle w:val="CommentReference"/>
        </w:rPr>
        <w:annotationRef/>
      </w:r>
    </w:p>
    <w:p w14:paraId="3043BC9C" w14:textId="77777777" w:rsidR="00AC5973" w:rsidRDefault="00AC5973" w:rsidP="00E538AE">
      <w:pPr>
        <w:pStyle w:val="CommentText"/>
      </w:pPr>
      <w:r w:rsidRPr="00F1465E">
        <w:rPr>
          <w:b/>
        </w:rPr>
        <w:t>INSTRUCTION</w:t>
      </w:r>
      <w:r>
        <w:rPr>
          <w:b/>
        </w:rPr>
        <w:t>S</w:t>
      </w:r>
      <w:r>
        <w:t>:</w:t>
      </w:r>
    </w:p>
    <w:p w14:paraId="31A786A9" w14:textId="77777777" w:rsidR="00AC5973" w:rsidRDefault="00AC5973" w:rsidP="00E538AE">
      <w:pPr>
        <w:pStyle w:val="L1-FlLSp12"/>
      </w:pPr>
    </w:p>
    <w:p w14:paraId="02E5E102" w14:textId="77777777" w:rsidR="00AC5973" w:rsidRDefault="00AC5973" w:rsidP="00E538AE">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47F5B483" w14:textId="77777777" w:rsidR="00AC5973" w:rsidRDefault="00AC5973" w:rsidP="00E538AE">
      <w:pPr>
        <w:pStyle w:val="L1-FlLSp12"/>
      </w:pPr>
    </w:p>
    <w:p w14:paraId="381AD491" w14:textId="77777777" w:rsidR="00AC5973" w:rsidRDefault="00AC5973" w:rsidP="00E538AE">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78599A63" w14:textId="77777777" w:rsidR="00AC5973" w:rsidRDefault="00AC5973" w:rsidP="00E538AE">
      <w:pPr>
        <w:pStyle w:val="L1-FlLSp12"/>
      </w:pPr>
    </w:p>
    <w:p w14:paraId="7513C294" w14:textId="2084AE65" w:rsidR="00AC5973" w:rsidRDefault="00AC5973" w:rsidP="00E538AE">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p w14:paraId="22EEFAD4" w14:textId="77777777" w:rsidR="00AC5973" w:rsidRDefault="00AC5973" w:rsidP="00E538AE">
      <w:pPr>
        <w:pStyle w:val="CommentText"/>
      </w:pPr>
    </w:p>
  </w:comment>
  <w:comment w:id="98" w:author="USAID/BFS" w:date="2019-10-15T16:44:00Z" w:initials="USAID/BFS">
    <w:p w14:paraId="50F828D9" w14:textId="77777777" w:rsidR="00AC5973" w:rsidRDefault="00AC5973" w:rsidP="00E538AE">
      <w:pPr>
        <w:pStyle w:val="CommentText"/>
        <w:rPr>
          <w:b/>
        </w:rPr>
      </w:pPr>
    </w:p>
    <w:p w14:paraId="0F757925" w14:textId="160ECDC1" w:rsidR="00AC5973" w:rsidRPr="00E538AE" w:rsidRDefault="00AC5973" w:rsidP="00E538AE">
      <w:pPr>
        <w:pStyle w:val="CommentText"/>
        <w:rPr>
          <w:b/>
        </w:rPr>
      </w:pPr>
      <w:r>
        <w:rPr>
          <w:rStyle w:val="CommentReference"/>
        </w:rPr>
        <w:annotationRef/>
      </w:r>
      <w:r w:rsidRPr="00E538AE">
        <w:rPr>
          <w:b/>
        </w:rPr>
        <w:t>INSTRUCTIONS:</w:t>
      </w:r>
    </w:p>
    <w:p w14:paraId="28B53D36" w14:textId="77777777" w:rsidR="00AC5973" w:rsidRDefault="00AC5973" w:rsidP="00E538AE">
      <w:pPr>
        <w:pStyle w:val="CommentText"/>
      </w:pPr>
    </w:p>
    <w:p w14:paraId="660A3FA0" w14:textId="4BFA0002" w:rsidR="00AC5973" w:rsidRDefault="00AC5973" w:rsidP="00E538AE">
      <w:pPr>
        <w:pStyle w:val="CommentText"/>
      </w:pPr>
      <w:r>
        <w:t>Replace illustrative VCCs with the VCCs included in the ZOI Survey, and adjust the number of rows to capture all VCCs included in the ZOI Survey.</w:t>
      </w:r>
    </w:p>
    <w:p w14:paraId="451965D7" w14:textId="77777777" w:rsidR="00AC5973" w:rsidRDefault="00AC5973" w:rsidP="00E538AE">
      <w:pPr>
        <w:pStyle w:val="CommentText"/>
      </w:pPr>
    </w:p>
  </w:comment>
  <w:comment w:id="99" w:author="USAID/BFS" w:date="2019-10-15T16:44:00Z" w:initials="USAID/BFS">
    <w:p w14:paraId="353EF0D9" w14:textId="6CD71D3D" w:rsidR="00AC5973" w:rsidRDefault="00AC5973">
      <w:pPr>
        <w:pStyle w:val="CommentText"/>
      </w:pPr>
      <w:r>
        <w:rPr>
          <w:rStyle w:val="CommentReference"/>
        </w:rPr>
        <w:annotationRef/>
      </w:r>
    </w:p>
    <w:p w14:paraId="13899085" w14:textId="2721B9D2" w:rsidR="00AC5973" w:rsidRDefault="00AC5973">
      <w:pPr>
        <w:pStyle w:val="CommentText"/>
        <w:rPr>
          <w:b/>
        </w:rPr>
      </w:pPr>
      <w:r>
        <w:rPr>
          <w:b/>
        </w:rPr>
        <w:t>INSTRUCTIONS:</w:t>
      </w:r>
    </w:p>
    <w:p w14:paraId="53E279F1" w14:textId="29E80DF4" w:rsidR="00AC5973" w:rsidRDefault="00AC5973">
      <w:pPr>
        <w:pStyle w:val="CommentText"/>
        <w:rPr>
          <w:b/>
        </w:rPr>
      </w:pPr>
    </w:p>
    <w:p w14:paraId="466C006A" w14:textId="700A0425" w:rsidR="00AC5973" w:rsidRDefault="00AC5973">
      <w:pPr>
        <w:pStyle w:val="CommentText"/>
      </w:pPr>
      <w:r>
        <w:t>Update to reflect the administrative unit that makes sense for the ZOI Survey (e.g., region, district, zone), and then adjust the text and number of rows to capture all administrative units in the ZOI.</w:t>
      </w:r>
    </w:p>
    <w:p w14:paraId="7A64C63D" w14:textId="77777777" w:rsidR="00AC5973" w:rsidRPr="008A6624" w:rsidRDefault="00AC5973">
      <w:pPr>
        <w:pStyle w:val="CommentText"/>
      </w:pPr>
    </w:p>
  </w:comment>
  <w:comment w:id="101" w:author="USAID/BFS" w:date="2019-10-15T16:44:00Z" w:initials="USAID/BFS">
    <w:p w14:paraId="07F41434" w14:textId="77777777" w:rsidR="00AC5973" w:rsidRDefault="00AC5973" w:rsidP="00E538AE">
      <w:pPr>
        <w:pStyle w:val="CommentText"/>
        <w:rPr>
          <w:b/>
        </w:rPr>
      </w:pPr>
      <w:r>
        <w:rPr>
          <w:rStyle w:val="CommentReference"/>
        </w:rPr>
        <w:annotationRef/>
      </w:r>
    </w:p>
    <w:p w14:paraId="6AEDDE98" w14:textId="04CEADF4" w:rsidR="00AC5973" w:rsidRDefault="00AC5973" w:rsidP="00E538AE">
      <w:pPr>
        <w:pStyle w:val="CommentText"/>
        <w:rPr>
          <w:b/>
        </w:rPr>
      </w:pPr>
      <w:r w:rsidRPr="00D65EC2">
        <w:rPr>
          <w:b/>
        </w:rPr>
        <w:t>INSTRUCTIONS:</w:t>
      </w:r>
    </w:p>
    <w:p w14:paraId="42814B1B" w14:textId="77777777" w:rsidR="00AC5973" w:rsidRPr="00D65EC2" w:rsidRDefault="00AC5973" w:rsidP="00E538AE">
      <w:pPr>
        <w:pStyle w:val="CommentText"/>
      </w:pPr>
    </w:p>
    <w:p w14:paraId="752B1536" w14:textId="77777777" w:rsidR="00AC5973" w:rsidRPr="00D65EC2" w:rsidRDefault="00AC5973" w:rsidP="00E538AE">
      <w:pPr>
        <w:pStyle w:val="CommentText"/>
      </w:pPr>
      <w:r w:rsidRPr="00D65EC2">
        <w:t>Provide a detailed footnote in this table that specifically describes the source of these data for each country.</w:t>
      </w:r>
    </w:p>
    <w:p w14:paraId="10D9A09F" w14:textId="77777777" w:rsidR="00AC5973" w:rsidRDefault="00AC5973" w:rsidP="00E538AE">
      <w:pPr>
        <w:pStyle w:val="CommentText"/>
      </w:pPr>
    </w:p>
    <w:p w14:paraId="59C8FF3E" w14:textId="07F3ABBD" w:rsidR="00AC5973" w:rsidRDefault="00AC5973" w:rsidP="00E538A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071609E6" w14:textId="77777777" w:rsidR="00AC5973" w:rsidRDefault="00AC5973" w:rsidP="00E538AE">
      <w:pPr>
        <w:pStyle w:val="CommentText"/>
      </w:pPr>
    </w:p>
  </w:comment>
  <w:comment w:id="103" w:author="USAID/BFS" w:date="2019-10-15T16:44:00Z" w:initials="USAID/BFS">
    <w:p w14:paraId="5C400B90" w14:textId="77777777" w:rsidR="00AC5973" w:rsidRDefault="00AC5973" w:rsidP="001C6644">
      <w:pPr>
        <w:pStyle w:val="CommentText"/>
        <w:rPr>
          <w:b/>
        </w:rPr>
      </w:pPr>
      <w:r>
        <w:rPr>
          <w:rStyle w:val="CommentReference"/>
        </w:rPr>
        <w:annotationRef/>
      </w:r>
    </w:p>
    <w:p w14:paraId="2008753F" w14:textId="77777777" w:rsidR="00AC5973" w:rsidRDefault="00AC5973" w:rsidP="001C6644">
      <w:pPr>
        <w:pStyle w:val="CommentText"/>
        <w:rPr>
          <w:b/>
        </w:rPr>
      </w:pPr>
      <w:r w:rsidRPr="00D65EC2">
        <w:rPr>
          <w:b/>
        </w:rPr>
        <w:t>INSTRUCTIONS:</w:t>
      </w:r>
    </w:p>
    <w:p w14:paraId="7F86B4DE" w14:textId="77777777" w:rsidR="00AC5973" w:rsidRPr="00D65EC2" w:rsidRDefault="00AC5973" w:rsidP="001C6644">
      <w:pPr>
        <w:pStyle w:val="CommentText"/>
      </w:pPr>
    </w:p>
    <w:p w14:paraId="6DD5B7AF" w14:textId="77777777" w:rsidR="00AC5973" w:rsidRPr="00D65EC2" w:rsidRDefault="00AC5973" w:rsidP="001C6644">
      <w:pPr>
        <w:pStyle w:val="CommentText"/>
      </w:pPr>
      <w:r w:rsidRPr="00D65EC2">
        <w:t>Provide a detailed footnote in this table that specifically describes the source of these data for each country.</w:t>
      </w:r>
    </w:p>
    <w:p w14:paraId="3AF4AB56" w14:textId="77777777" w:rsidR="00AC5973" w:rsidRDefault="00AC5973" w:rsidP="001C6644">
      <w:pPr>
        <w:pStyle w:val="CommentText"/>
      </w:pPr>
    </w:p>
    <w:p w14:paraId="575DD855" w14:textId="41EBD881" w:rsidR="00AC5973" w:rsidRDefault="00AC5973" w:rsidP="001C6644">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ZOI S</w:t>
      </w:r>
      <w:r w:rsidRPr="00D65EC2">
        <w:t>urvey data and imputed to population data.</w:t>
      </w:r>
    </w:p>
    <w:p w14:paraId="73867A11" w14:textId="77777777" w:rsidR="00AC5973" w:rsidRDefault="00AC5973" w:rsidP="001C6644">
      <w:pPr>
        <w:pStyle w:val="CommentText"/>
      </w:pPr>
    </w:p>
  </w:comment>
  <w:comment w:id="109" w:author="USAID/BFS" w:date="2019-10-15T16:44:00Z" w:initials="USAID/BFS">
    <w:p w14:paraId="207F8787" w14:textId="77777777" w:rsidR="00AC5973" w:rsidRDefault="00AC5973" w:rsidP="008A6624">
      <w:pPr>
        <w:pStyle w:val="CommentText"/>
      </w:pPr>
      <w:r>
        <w:rPr>
          <w:rStyle w:val="CommentReference"/>
        </w:rPr>
        <w:annotationRef/>
      </w:r>
    </w:p>
    <w:p w14:paraId="577F1444" w14:textId="77777777" w:rsidR="00AC5973" w:rsidRDefault="00AC5973" w:rsidP="008A6624">
      <w:pPr>
        <w:pStyle w:val="CommentText"/>
        <w:rPr>
          <w:b/>
        </w:rPr>
      </w:pPr>
      <w:r>
        <w:rPr>
          <w:b/>
        </w:rPr>
        <w:t>INSTRUCTIONS:</w:t>
      </w:r>
    </w:p>
    <w:p w14:paraId="413966D2" w14:textId="77777777" w:rsidR="00AC5973" w:rsidRDefault="00AC5973" w:rsidP="008A6624">
      <w:pPr>
        <w:pStyle w:val="CommentText"/>
        <w:rPr>
          <w:b/>
        </w:rPr>
      </w:pPr>
    </w:p>
    <w:p w14:paraId="6A7169AC" w14:textId="522A5244" w:rsidR="00AC5973" w:rsidRDefault="00AC5973" w:rsidP="008A6624">
      <w:pPr>
        <w:pStyle w:val="CommentText"/>
      </w:pPr>
      <w:r>
        <w:t>Update to reflect the administrative unit that makes sense for the ZOI Survey (e.g., region, district, zone), and then adjust the text and number of rows to capture all administrative units in the ZOI.</w:t>
      </w:r>
    </w:p>
    <w:p w14:paraId="0FDDA6EE" w14:textId="77777777" w:rsidR="00AC5973" w:rsidRDefault="00AC5973" w:rsidP="008A6624">
      <w:pPr>
        <w:pStyle w:val="CommentText"/>
      </w:pPr>
    </w:p>
  </w:comment>
  <w:comment w:id="110" w:author="USAID/BFS" w:date="2019-10-15T16:44:00Z" w:initials="USAID/BFS">
    <w:p w14:paraId="419E3A40" w14:textId="77777777" w:rsidR="00AC5973" w:rsidRDefault="00AC5973" w:rsidP="00FD5F88">
      <w:pPr>
        <w:pStyle w:val="CommentText"/>
        <w:rPr>
          <w:b/>
        </w:rPr>
      </w:pPr>
      <w:r>
        <w:rPr>
          <w:rStyle w:val="CommentReference"/>
        </w:rPr>
        <w:annotationRef/>
      </w:r>
    </w:p>
    <w:p w14:paraId="6E2D7932" w14:textId="77777777" w:rsidR="00AC5973" w:rsidRPr="00D65EC2" w:rsidRDefault="00AC5973" w:rsidP="00FD5F88">
      <w:pPr>
        <w:pStyle w:val="CommentText"/>
      </w:pPr>
      <w:r w:rsidRPr="00D65EC2">
        <w:rPr>
          <w:b/>
        </w:rPr>
        <w:t>INSTRUCTIONS:</w:t>
      </w:r>
    </w:p>
    <w:p w14:paraId="618F6C19" w14:textId="77777777" w:rsidR="00AC5973" w:rsidRDefault="00AC5973" w:rsidP="00FD5F88">
      <w:pPr>
        <w:pStyle w:val="CommentText"/>
      </w:pPr>
    </w:p>
    <w:p w14:paraId="5632DB84" w14:textId="77777777" w:rsidR="00AC5973" w:rsidRPr="00D65EC2" w:rsidRDefault="00AC5973" w:rsidP="00FD5F88">
      <w:pPr>
        <w:pStyle w:val="CommentText"/>
      </w:pPr>
      <w:r w:rsidRPr="00D65EC2">
        <w:t>Provide a detailed footnote in this table that specifically describes the source of these data for each country.</w:t>
      </w:r>
    </w:p>
    <w:p w14:paraId="781C2806" w14:textId="77777777" w:rsidR="00AC5973" w:rsidRDefault="00AC5973" w:rsidP="00FD5F88">
      <w:pPr>
        <w:pStyle w:val="CommentText"/>
      </w:pPr>
    </w:p>
    <w:p w14:paraId="562C5CEE" w14:textId="6B385C8C" w:rsidR="00AC5973" w:rsidRDefault="00AC5973" w:rsidP="00FD5F88">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4559B8AD" w14:textId="77777777" w:rsidR="00AC5973" w:rsidRDefault="00AC5973" w:rsidP="00FD5F88">
      <w:pPr>
        <w:pStyle w:val="CommentText"/>
      </w:pPr>
    </w:p>
  </w:comment>
  <w:comment w:id="114" w:author="USAID/BFS" w:date="2019-10-15T16:44:00Z" w:initials="USAID/BFS">
    <w:p w14:paraId="165DE76B" w14:textId="77777777" w:rsidR="00AC5973" w:rsidRDefault="00AC5973">
      <w:pPr>
        <w:pStyle w:val="CommentText"/>
      </w:pPr>
      <w:r>
        <w:rPr>
          <w:rStyle w:val="CommentReference"/>
        </w:rPr>
        <w:annotationRef/>
      </w:r>
    </w:p>
    <w:p w14:paraId="372BE1AD" w14:textId="108EA229" w:rsidR="00AC5973" w:rsidRDefault="00AC5973">
      <w:pPr>
        <w:pStyle w:val="CommentText"/>
        <w:rPr>
          <w:b/>
        </w:rPr>
      </w:pPr>
      <w:r>
        <w:rPr>
          <w:b/>
        </w:rPr>
        <w:t>INSTRUCTIONS:</w:t>
      </w:r>
    </w:p>
    <w:p w14:paraId="4AEFAC60" w14:textId="77777777" w:rsidR="00AC5973" w:rsidRPr="00945A2C" w:rsidRDefault="00AC5973">
      <w:pPr>
        <w:pStyle w:val="CommentText"/>
        <w:rPr>
          <w:b/>
        </w:rPr>
      </w:pPr>
    </w:p>
    <w:p w14:paraId="702F07AC" w14:textId="0F0E6B02" w:rsidR="00AC5973" w:rsidRDefault="00AC5973">
      <w:pPr>
        <w:pStyle w:val="CommentText"/>
      </w:pPr>
      <w:r w:rsidRPr="00945A2C">
        <w:t>Update "Maize" to be the first crop VCC included in the current ZOI Survey if not maize. Add a row for each additional crop VCC included in the current ZOI Survey.</w:t>
      </w:r>
    </w:p>
    <w:p w14:paraId="1E0E91E0" w14:textId="77777777" w:rsidR="00AC5973" w:rsidRDefault="00AC5973">
      <w:pPr>
        <w:pStyle w:val="CommentText"/>
      </w:pPr>
    </w:p>
  </w:comment>
  <w:comment w:id="115" w:author="USAID/BFS" w:date="2019-10-15T16:44:00Z" w:initials="USAID/BFS">
    <w:p w14:paraId="5FF19478" w14:textId="6FA9DAE1" w:rsidR="00AC5973" w:rsidRDefault="00AC5973">
      <w:pPr>
        <w:pStyle w:val="CommentText"/>
      </w:pPr>
      <w:r>
        <w:rPr>
          <w:rStyle w:val="CommentReference"/>
        </w:rPr>
        <w:annotationRef/>
      </w:r>
    </w:p>
    <w:p w14:paraId="623EDBC8" w14:textId="134B4A76" w:rsidR="00AC5973" w:rsidRDefault="00AC5973">
      <w:pPr>
        <w:pStyle w:val="CommentText"/>
        <w:rPr>
          <w:b/>
        </w:rPr>
      </w:pPr>
      <w:r>
        <w:rPr>
          <w:b/>
        </w:rPr>
        <w:t>INSTRUCTIONS:</w:t>
      </w:r>
    </w:p>
    <w:p w14:paraId="4A744B3C" w14:textId="18BCE848" w:rsidR="00AC5973" w:rsidRDefault="00AC5973">
      <w:pPr>
        <w:pStyle w:val="CommentText"/>
        <w:rPr>
          <w:b/>
        </w:rPr>
      </w:pPr>
    </w:p>
    <w:p w14:paraId="2227D4B2" w14:textId="6BC5D578" w:rsidR="00AC5973" w:rsidRDefault="00AC5973">
      <w:pPr>
        <w:pStyle w:val="CommentText"/>
      </w:pPr>
      <w:r>
        <w:t xml:space="preserve">Customize the livestock categories to align with those included in Module 2, </w:t>
      </w:r>
      <w:r>
        <w:rPr>
          <w:i/>
        </w:rPr>
        <w:t>Dwelling characteristics</w:t>
      </w:r>
      <w:r>
        <w:t xml:space="preserve">, of the current ZOI Survey questionnaire. </w:t>
      </w:r>
    </w:p>
    <w:p w14:paraId="67011920" w14:textId="77777777" w:rsidR="00AC5973" w:rsidRPr="00183DDD" w:rsidRDefault="00AC5973">
      <w:pPr>
        <w:pStyle w:val="CommentText"/>
      </w:pPr>
    </w:p>
  </w:comment>
  <w:comment w:id="116" w:author="USAID/BFS" w:date="2019-10-15T16:44:00Z" w:initials="USAID/BFS">
    <w:p w14:paraId="5DFCAA69" w14:textId="77777777" w:rsidR="00AC5973" w:rsidRDefault="00AC5973" w:rsidP="002709B1">
      <w:pPr>
        <w:pStyle w:val="CommentText"/>
        <w:rPr>
          <w:b/>
        </w:rPr>
      </w:pPr>
      <w:r>
        <w:rPr>
          <w:rStyle w:val="CommentReference"/>
        </w:rPr>
        <w:annotationRef/>
      </w:r>
    </w:p>
    <w:p w14:paraId="41226FA9" w14:textId="77777777" w:rsidR="00AC5973" w:rsidRPr="00D65EC2" w:rsidRDefault="00AC5973" w:rsidP="002709B1">
      <w:pPr>
        <w:pStyle w:val="CommentText"/>
      </w:pPr>
      <w:r w:rsidRPr="00D65EC2">
        <w:rPr>
          <w:b/>
        </w:rPr>
        <w:t>INSTRUCTIONS:</w:t>
      </w:r>
    </w:p>
    <w:p w14:paraId="6122875A" w14:textId="77777777" w:rsidR="00AC5973" w:rsidRDefault="00AC5973" w:rsidP="002709B1">
      <w:pPr>
        <w:pStyle w:val="CommentText"/>
      </w:pPr>
    </w:p>
    <w:p w14:paraId="04AF6330" w14:textId="77777777" w:rsidR="00AC5973" w:rsidRPr="00D65EC2" w:rsidRDefault="00AC5973" w:rsidP="002709B1">
      <w:pPr>
        <w:pStyle w:val="CommentText"/>
      </w:pPr>
      <w:r w:rsidRPr="00D65EC2">
        <w:t>Provide a detailed footnote in this table that specifically describes the source of these data for each country.</w:t>
      </w:r>
    </w:p>
    <w:p w14:paraId="577CD398" w14:textId="77777777" w:rsidR="00AC5973" w:rsidRDefault="00AC5973" w:rsidP="002709B1">
      <w:pPr>
        <w:pStyle w:val="CommentText"/>
      </w:pPr>
    </w:p>
    <w:p w14:paraId="6ACE6008" w14:textId="77777777" w:rsidR="00AC5973" w:rsidRDefault="00AC5973" w:rsidP="002709B1">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302DC987" w14:textId="77777777" w:rsidR="00AC5973" w:rsidRDefault="00AC5973" w:rsidP="002709B1">
      <w:pPr>
        <w:pStyle w:val="CommentText"/>
      </w:pPr>
    </w:p>
  </w:comment>
  <w:comment w:id="118" w:author="USAID/BFS" w:date="2019-11-01T10:49:00Z" w:initials="USAID/BFS">
    <w:p w14:paraId="4AA4B912" w14:textId="2382E8F9" w:rsidR="00AC5973" w:rsidRDefault="00AC5973">
      <w:pPr>
        <w:pStyle w:val="CommentText"/>
      </w:pPr>
      <w:r>
        <w:rPr>
          <w:rStyle w:val="CommentReference"/>
        </w:rPr>
        <w:annotationRef/>
      </w:r>
    </w:p>
    <w:p w14:paraId="70306F99" w14:textId="0635A5F5" w:rsidR="00AC5973" w:rsidRDefault="00AC5973">
      <w:pPr>
        <w:pStyle w:val="CommentText"/>
        <w:rPr>
          <w:b/>
        </w:rPr>
      </w:pPr>
      <w:r>
        <w:rPr>
          <w:b/>
        </w:rPr>
        <w:t>INSTRUCTIONS:</w:t>
      </w:r>
    </w:p>
    <w:p w14:paraId="532C5CFA" w14:textId="5D87AD53" w:rsidR="00AC5973" w:rsidRDefault="00AC5973">
      <w:pPr>
        <w:pStyle w:val="CommentText"/>
        <w:rPr>
          <w:b/>
        </w:rPr>
      </w:pPr>
    </w:p>
    <w:p w14:paraId="39113892" w14:textId="530D5807" w:rsidR="00AC5973" w:rsidRDefault="00AC5973">
      <w:pPr>
        <w:pStyle w:val="CommentText"/>
      </w:pPr>
      <w:r>
        <w:t>Add a description of the climate and agriculture in the ZOI. Information should include, for example, the relationship between the climate and agriculture, the importance of agriculture to the region/country’s economy, common crops cultivated and livestock raised and their economic importance, the amount and quality of the land available for agriculture, the scale of farming (e.g. smallholder vs. large commercial operations), common issues encountered by farmers (e.g. land quality, natural disasters, too much/too little/irregular rains, lack of inputs), comparison of men and women working in agriculture.</w:t>
      </w:r>
    </w:p>
    <w:p w14:paraId="6EAC835F" w14:textId="77777777" w:rsidR="00AC5973" w:rsidRPr="00D15693" w:rsidRDefault="00AC5973">
      <w:pPr>
        <w:pStyle w:val="CommentText"/>
      </w:pPr>
    </w:p>
  </w:comment>
  <w:comment w:id="126" w:author="USAID/BFS" w:date="2019-10-15T16:44:00Z" w:initials="USAID/BFS">
    <w:p w14:paraId="6EE8CD12" w14:textId="77777777" w:rsidR="00AC5973" w:rsidRDefault="00AC5973" w:rsidP="00FD5F88">
      <w:pPr>
        <w:pStyle w:val="CommentText"/>
        <w:rPr>
          <w:b/>
        </w:rPr>
      </w:pPr>
      <w:r>
        <w:rPr>
          <w:rStyle w:val="CommentReference"/>
        </w:rPr>
        <w:annotationRef/>
      </w:r>
    </w:p>
    <w:p w14:paraId="74101B1B" w14:textId="77777777" w:rsidR="00AC5973" w:rsidRDefault="00AC5973" w:rsidP="00FD5F88">
      <w:pPr>
        <w:pStyle w:val="CommentText"/>
      </w:pPr>
      <w:r w:rsidRPr="00953F92">
        <w:rPr>
          <w:b/>
        </w:rPr>
        <w:t>INSTRUCTION</w:t>
      </w:r>
      <w:r>
        <w:rPr>
          <w:b/>
        </w:rPr>
        <w:t>S</w:t>
      </w:r>
      <w:r>
        <w:t>:</w:t>
      </w:r>
    </w:p>
    <w:p w14:paraId="28ECC67B" w14:textId="77777777" w:rsidR="00AC5973" w:rsidRDefault="00AC5973" w:rsidP="00FD5F88">
      <w:pPr>
        <w:pStyle w:val="CommentText"/>
      </w:pPr>
    </w:p>
    <w:p w14:paraId="3A0F8594" w14:textId="1E873746" w:rsidR="00AC5973" w:rsidRDefault="00AC5973" w:rsidP="00FD5F88">
      <w:pPr>
        <w:pStyle w:val="CommentText"/>
      </w:pPr>
      <w:r>
        <w:t>This section i</w:t>
      </w:r>
      <w:r w:rsidRPr="00953F92">
        <w:t>nclude</w:t>
      </w:r>
      <w:r>
        <w:t>s</w:t>
      </w:r>
      <w:r w:rsidRPr="00953F92">
        <w:t xml:space="preserve"> the most important information about the sample size estimates and sample weighting. More detailed description is presented in Appendix 2.1.</w:t>
      </w:r>
    </w:p>
    <w:p w14:paraId="3594B450" w14:textId="77777777" w:rsidR="00AC5973" w:rsidRDefault="00AC5973" w:rsidP="00FD5F88">
      <w:pPr>
        <w:pStyle w:val="CommentText"/>
      </w:pPr>
    </w:p>
  </w:comment>
  <w:comment w:id="127" w:author="USAID/BFS" w:date="2019-10-15T16:44:00Z" w:initials="USAID/BFS">
    <w:p w14:paraId="1BF04AF5" w14:textId="77777777" w:rsidR="00AC5973" w:rsidRDefault="00AC5973" w:rsidP="00FD5F88">
      <w:pPr>
        <w:pStyle w:val="CommentText"/>
      </w:pPr>
      <w:r>
        <w:rPr>
          <w:rStyle w:val="CommentReference"/>
        </w:rPr>
        <w:annotationRef/>
      </w:r>
    </w:p>
    <w:p w14:paraId="6C784D14" w14:textId="77777777" w:rsidR="00AC5973" w:rsidRPr="00D5799E" w:rsidRDefault="00AC5973" w:rsidP="00FD5F88">
      <w:pPr>
        <w:pStyle w:val="CommentText"/>
        <w:rPr>
          <w:b/>
        </w:rPr>
      </w:pPr>
      <w:r w:rsidRPr="00D5799E">
        <w:rPr>
          <w:b/>
        </w:rPr>
        <w:t>INSTRUCTIONS:</w:t>
      </w:r>
    </w:p>
    <w:p w14:paraId="5E31DB52" w14:textId="77777777" w:rsidR="00AC5973" w:rsidRDefault="00AC5973" w:rsidP="00FD5F88">
      <w:pPr>
        <w:pStyle w:val="CommentText"/>
      </w:pPr>
    </w:p>
    <w:p w14:paraId="6F18388F" w14:textId="39B7B7B9" w:rsidR="00AC5973" w:rsidRDefault="00AC5973" w:rsidP="00FD5F88">
      <w:pPr>
        <w:pStyle w:val="CommentText"/>
      </w:pPr>
      <w:r>
        <w:t>Allocation could be proportional, equal, or power. Confirm with the sampling statistician which approach to sampling allocation was used.</w:t>
      </w:r>
    </w:p>
    <w:p w14:paraId="24D6227A" w14:textId="77777777" w:rsidR="00AC5973" w:rsidRDefault="00AC5973" w:rsidP="00FD5F88">
      <w:pPr>
        <w:pStyle w:val="CommentText"/>
      </w:pPr>
    </w:p>
  </w:comment>
  <w:comment w:id="129" w:author="USAID/BFS" w:date="2019-10-15T16:44:00Z" w:initials="USAID/BFS">
    <w:p w14:paraId="55D6C8D7" w14:textId="77777777" w:rsidR="00AC5973" w:rsidRDefault="00AC5973" w:rsidP="00FD5F88">
      <w:pPr>
        <w:pStyle w:val="CommentText"/>
      </w:pPr>
      <w:r>
        <w:rPr>
          <w:rStyle w:val="CommentReference"/>
        </w:rPr>
        <w:annotationRef/>
      </w:r>
    </w:p>
    <w:p w14:paraId="2BE3BCA5" w14:textId="77777777" w:rsidR="00AC5973" w:rsidRDefault="00AC5973" w:rsidP="00FD5F88">
      <w:pPr>
        <w:pStyle w:val="CommentText"/>
        <w:rPr>
          <w:b/>
        </w:rPr>
      </w:pPr>
      <w:r w:rsidRPr="00374286">
        <w:rPr>
          <w:b/>
        </w:rPr>
        <w:t>I</w:t>
      </w:r>
      <w:r>
        <w:rPr>
          <w:b/>
        </w:rPr>
        <w:t>NSTRUCTIONS</w:t>
      </w:r>
      <w:r w:rsidRPr="00374286">
        <w:rPr>
          <w:b/>
        </w:rPr>
        <w:t>:</w:t>
      </w:r>
    </w:p>
    <w:p w14:paraId="5AC8C5EE" w14:textId="77777777" w:rsidR="00AC5973" w:rsidRPr="00374286" w:rsidRDefault="00AC5973" w:rsidP="00FD5F88">
      <w:pPr>
        <w:pStyle w:val="CommentText"/>
        <w:rPr>
          <w:b/>
        </w:rPr>
      </w:pPr>
    </w:p>
    <w:p w14:paraId="588CC95C" w14:textId="73337EE3" w:rsidR="00AC5973" w:rsidRDefault="00AC5973" w:rsidP="00FD5F88">
      <w:pPr>
        <w:pStyle w:val="CommentText"/>
      </w:pPr>
      <w:r w:rsidRPr="00374286">
        <w:t xml:space="preserve">Insert </w:t>
      </w:r>
      <w:r>
        <w:t xml:space="preserve">a </w:t>
      </w:r>
      <w:r w:rsidRPr="00374286">
        <w:t>description</w:t>
      </w:r>
      <w:r>
        <w:t xml:space="preserve"> of the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etc.</w:t>
      </w:r>
    </w:p>
    <w:p w14:paraId="45F56BC0" w14:textId="77777777" w:rsidR="00AC5973" w:rsidRDefault="00AC5973" w:rsidP="00FD5F88">
      <w:pPr>
        <w:pStyle w:val="CommentText"/>
      </w:pPr>
    </w:p>
  </w:comment>
  <w:comment w:id="131" w:author="USAID/BFS" w:date="2019-11-01T10:50:00Z" w:initials="USAID/BFS">
    <w:p w14:paraId="3B2D2C43" w14:textId="77777777" w:rsidR="00AC5973" w:rsidRDefault="00AC5973" w:rsidP="00FD5F88">
      <w:pPr>
        <w:pStyle w:val="CommentText"/>
        <w:rPr>
          <w:b/>
        </w:rPr>
      </w:pPr>
      <w:r>
        <w:rPr>
          <w:rStyle w:val="CommentReference"/>
        </w:rPr>
        <w:annotationRef/>
      </w:r>
    </w:p>
    <w:p w14:paraId="4F07E460" w14:textId="77777777" w:rsidR="00AC5973" w:rsidRPr="004001E9" w:rsidRDefault="00AC5973" w:rsidP="00FD5F88">
      <w:pPr>
        <w:pStyle w:val="CommentText"/>
        <w:rPr>
          <w:b/>
        </w:rPr>
      </w:pPr>
      <w:r w:rsidRPr="004001E9">
        <w:rPr>
          <w:b/>
        </w:rPr>
        <w:t>INSTRUCTIONS:</w:t>
      </w:r>
    </w:p>
    <w:p w14:paraId="7CD10F23" w14:textId="77777777" w:rsidR="00AC5973" w:rsidRDefault="00AC5973" w:rsidP="00FD5F88">
      <w:pPr>
        <w:pStyle w:val="CommentText"/>
      </w:pPr>
    </w:p>
    <w:p w14:paraId="6B38C16E" w14:textId="7B6184C8" w:rsidR="00AC5973" w:rsidRDefault="00AC5973" w:rsidP="00FD5F88">
      <w:pPr>
        <w:pStyle w:val="CommentText"/>
      </w:pPr>
      <w:r>
        <w:t>A</w:t>
      </w:r>
      <w:r w:rsidRPr="004001E9">
        <w:t>dd a discussion of seasonality of fieldwork relative to rainy season</w:t>
      </w:r>
      <w:r>
        <w:t>, post-harvest, lean season, pre- and post-Ramadan or other holidays where relevant, etc.</w:t>
      </w:r>
    </w:p>
  </w:comment>
  <w:comment w:id="133" w:author="USAID/BFS" w:date="2019-10-15T16:44:00Z" w:initials="USAID/BFS">
    <w:p w14:paraId="1ED8EC1E" w14:textId="77777777" w:rsidR="00AC5973" w:rsidRDefault="00AC5973" w:rsidP="00FD5F88">
      <w:pPr>
        <w:pStyle w:val="CommentText"/>
        <w:rPr>
          <w:b/>
        </w:rPr>
      </w:pPr>
      <w:r>
        <w:rPr>
          <w:rStyle w:val="CommentReference"/>
        </w:rPr>
        <w:annotationRef/>
      </w:r>
    </w:p>
    <w:p w14:paraId="02E70D06" w14:textId="77777777" w:rsidR="00AC5973" w:rsidRDefault="00AC5973" w:rsidP="00FD5F88">
      <w:pPr>
        <w:pStyle w:val="CommentText"/>
        <w:rPr>
          <w:b/>
        </w:rPr>
      </w:pPr>
      <w:r>
        <w:rPr>
          <w:b/>
        </w:rPr>
        <w:t xml:space="preserve">INSTRUCTIONS: </w:t>
      </w:r>
    </w:p>
    <w:p w14:paraId="74EB55A6" w14:textId="77777777" w:rsidR="00AC5973" w:rsidRDefault="00AC5973" w:rsidP="00FD5F88">
      <w:pPr>
        <w:pStyle w:val="CommentText"/>
        <w:rPr>
          <w:b/>
        </w:rPr>
      </w:pPr>
    </w:p>
    <w:p w14:paraId="6C7B13FE" w14:textId="012F6096" w:rsidR="00AC5973" w:rsidRDefault="00AC5973" w:rsidP="00FD5F88">
      <w:pPr>
        <w:pStyle w:val="CommentText"/>
      </w:pPr>
      <w:r>
        <w:t>Add a description of the household listing procedures, i.e., locating clusters, preparing location and sketch maps, and listing structures in each cluster. Indicate if shape files or satellite imagery were used to number the structures in the cluster. Include description of segmentation procedures used for large clusters, if required.</w:t>
      </w:r>
    </w:p>
  </w:comment>
  <w:comment w:id="135" w:author="USAID/BFS" w:date="2019-10-15T16:44:00Z" w:initials="USAID/BFS">
    <w:p w14:paraId="4936A012" w14:textId="5516F46E" w:rsidR="00AC5973" w:rsidRDefault="00AC5973">
      <w:pPr>
        <w:pStyle w:val="CommentText"/>
      </w:pPr>
      <w:r>
        <w:rPr>
          <w:rStyle w:val="CommentReference"/>
        </w:rPr>
        <w:annotationRef/>
      </w:r>
    </w:p>
    <w:p w14:paraId="775206F4" w14:textId="4940300C" w:rsidR="00AC5973" w:rsidRDefault="00AC5973" w:rsidP="00FD5F88">
      <w:pPr>
        <w:pStyle w:val="CommentText"/>
        <w:rPr>
          <w:b/>
          <w:bCs/>
        </w:rPr>
      </w:pPr>
      <w:r w:rsidRPr="000F69B2">
        <w:rPr>
          <w:b/>
          <w:bCs/>
        </w:rPr>
        <w:t>INSTRUCTIONS:</w:t>
      </w:r>
    </w:p>
    <w:p w14:paraId="3E801D51" w14:textId="77777777" w:rsidR="00AC5973" w:rsidRPr="000F69B2" w:rsidRDefault="00AC5973" w:rsidP="00FD5F88">
      <w:pPr>
        <w:pStyle w:val="CommentText"/>
        <w:rPr>
          <w:b/>
          <w:bCs/>
        </w:rPr>
      </w:pPr>
    </w:p>
    <w:p w14:paraId="477B159C" w14:textId="57F8DC7C" w:rsidR="00AC5973" w:rsidRDefault="00AC5973" w:rsidP="00FD5F88">
      <w:pPr>
        <w:pStyle w:val="CommentText"/>
      </w:pPr>
      <w:r>
        <w:t>Modify the field team composition if an agricultural interviewer was not part of the team.</w:t>
      </w:r>
    </w:p>
  </w:comment>
  <w:comment w:id="137" w:author="USAID/BFS" w:date="2019-10-15T16:44:00Z" w:initials="USAID/BFS">
    <w:p w14:paraId="7E89D6C9" w14:textId="77777777" w:rsidR="00AC5973" w:rsidRDefault="00AC5973" w:rsidP="00FD5F88">
      <w:pPr>
        <w:pStyle w:val="CommentText"/>
      </w:pPr>
      <w:r>
        <w:rPr>
          <w:rStyle w:val="CommentReference"/>
        </w:rPr>
        <w:annotationRef/>
      </w:r>
    </w:p>
    <w:p w14:paraId="0901E29F" w14:textId="77777777" w:rsidR="00AC5973" w:rsidRPr="00506E4D" w:rsidRDefault="00AC5973" w:rsidP="00FD5F88">
      <w:pPr>
        <w:pStyle w:val="CommentText"/>
        <w:rPr>
          <w:b/>
        </w:rPr>
      </w:pPr>
      <w:r w:rsidRPr="00506E4D">
        <w:rPr>
          <w:b/>
        </w:rPr>
        <w:t>INSTRUCTIONS:</w:t>
      </w:r>
    </w:p>
    <w:p w14:paraId="285F9C25" w14:textId="77777777" w:rsidR="00AC5973" w:rsidRDefault="00AC5973" w:rsidP="00FD5F88">
      <w:pPr>
        <w:pStyle w:val="CommentText"/>
      </w:pPr>
    </w:p>
    <w:p w14:paraId="5204B355" w14:textId="0DB239FB" w:rsidR="00AC5973" w:rsidRDefault="00AC5973" w:rsidP="00FD5F88">
      <w:pPr>
        <w:pStyle w:val="CommentText"/>
      </w:pPr>
      <w:r w:rsidRPr="009334A7">
        <w:t>Insert relevant description of how the fieldwork was implemented (e.g., number of teams</w:t>
      </w:r>
      <w:r>
        <w:t>, day/month/year of</w:t>
      </w:r>
      <w:r w:rsidRPr="009334A7">
        <w:t xml:space="preserve"> start</w:t>
      </w:r>
      <w:r>
        <w:t xml:space="preserve"> &amp; end</w:t>
      </w:r>
      <w:r w:rsidRPr="009334A7">
        <w:t xml:space="preserve"> of </w:t>
      </w:r>
      <w:r>
        <w:t xml:space="preserve">main </w:t>
      </w:r>
      <w:r w:rsidRPr="009334A7">
        <w:t xml:space="preserve">fieldwork, </w:t>
      </w:r>
      <w:r>
        <w:t>supervision approach, quality assurance and quality control steps taken during fieldwork and</w:t>
      </w:r>
      <w:r w:rsidRPr="009334A7">
        <w:t xml:space="preserve"> </w:t>
      </w:r>
      <w:r>
        <w:t xml:space="preserve">towards the </w:t>
      </w:r>
      <w:r w:rsidRPr="009334A7">
        <w:t>end of fieldwork, and anything else deemed relevant for interpretation of the data such as inaccessible and replacement clusters</w:t>
      </w:r>
      <w:r w:rsidRPr="009334A7">
        <w:rPr>
          <w:rStyle w:val="CommentReference"/>
        </w:rPr>
        <w:annotationRef/>
      </w:r>
      <w:r w:rsidRPr="009334A7">
        <w:t>)</w:t>
      </w:r>
      <w:r>
        <w:t>.</w:t>
      </w:r>
    </w:p>
  </w:comment>
  <w:comment w:id="139" w:author="USAID/BFS" w:date="2019-10-15T16:44:00Z" w:initials="USAID/BFS">
    <w:p w14:paraId="3832D82F" w14:textId="77777777" w:rsidR="00AC5973" w:rsidRDefault="00AC5973" w:rsidP="00FD5F88">
      <w:pPr>
        <w:pStyle w:val="CommentText"/>
        <w:rPr>
          <w:b/>
        </w:rPr>
      </w:pPr>
      <w:r>
        <w:rPr>
          <w:rStyle w:val="CommentReference"/>
        </w:rPr>
        <w:annotationRef/>
      </w:r>
    </w:p>
    <w:p w14:paraId="119C4D1B" w14:textId="77777777" w:rsidR="00AC5973" w:rsidRDefault="00AC5973" w:rsidP="00FD5F88">
      <w:pPr>
        <w:pStyle w:val="CommentText"/>
        <w:rPr>
          <w:b/>
        </w:rPr>
      </w:pPr>
      <w:r>
        <w:rPr>
          <w:b/>
        </w:rPr>
        <w:t>INSTRUCTIONS:</w:t>
      </w:r>
    </w:p>
    <w:p w14:paraId="3446C9F8" w14:textId="77777777" w:rsidR="00AC5973" w:rsidRDefault="00AC5973" w:rsidP="00FD5F88">
      <w:pPr>
        <w:pStyle w:val="CommentText"/>
        <w:rPr>
          <w:b/>
        </w:rPr>
      </w:pPr>
    </w:p>
    <w:p w14:paraId="59401D6B" w14:textId="629E62A1" w:rsidR="00AC5973" w:rsidRDefault="00AC5973" w:rsidP="00FD5F88">
      <w:pPr>
        <w:pStyle w:val="CommentText"/>
      </w:pPr>
      <w:r>
        <w:t>Add a description of steps taken to finalize the data, including data processing and editing, calculation of sample weights, adding Z-scores, and removing PII, and exporting data for analysis. Include a brief description of analytical procedures and software/version used for data analysis.</w:t>
      </w:r>
    </w:p>
  </w:comment>
  <w:comment w:id="141" w:author="USAID/BFS" w:date="2019-10-15T16:44:00Z" w:initials="USAID/BFS">
    <w:p w14:paraId="24CF1FB3" w14:textId="77777777" w:rsidR="00AC5973" w:rsidRDefault="00AC5973" w:rsidP="00FD5F88">
      <w:pPr>
        <w:pStyle w:val="CommentText"/>
        <w:rPr>
          <w:b/>
        </w:rPr>
      </w:pPr>
      <w:r>
        <w:rPr>
          <w:rStyle w:val="CommentReference"/>
        </w:rPr>
        <w:annotationRef/>
      </w:r>
    </w:p>
    <w:p w14:paraId="38FFEBBF" w14:textId="77777777" w:rsidR="00AC5973" w:rsidRPr="004001E9" w:rsidRDefault="00AC5973" w:rsidP="00FD5F88">
      <w:pPr>
        <w:pStyle w:val="CommentText"/>
        <w:rPr>
          <w:b/>
        </w:rPr>
      </w:pPr>
      <w:r w:rsidRPr="004001E9">
        <w:rPr>
          <w:b/>
        </w:rPr>
        <w:t>INSTRUCTIONS:</w:t>
      </w:r>
    </w:p>
    <w:p w14:paraId="4D03D06F" w14:textId="77777777" w:rsidR="00AC5973" w:rsidRDefault="00AC5973" w:rsidP="00FD5F88">
      <w:pPr>
        <w:pStyle w:val="CommentText"/>
      </w:pPr>
    </w:p>
    <w:p w14:paraId="68FBBEE1" w14:textId="26600832" w:rsidR="00AC5973" w:rsidRDefault="00AC5973" w:rsidP="00FD5F88">
      <w:pPr>
        <w:pStyle w:val="CommentText"/>
      </w:pPr>
      <w:r>
        <w:t>Describe any</w:t>
      </w:r>
      <w:r w:rsidRPr="004001E9">
        <w:t xml:space="preserve"> relevant limita</w:t>
      </w:r>
      <w:r>
        <w:t>tions that should be taken into account when considering the report findings or the analyzability of the data</w:t>
      </w:r>
      <w:r w:rsidRPr="004001E9">
        <w:t>.</w:t>
      </w:r>
    </w:p>
  </w:comment>
  <w:comment w:id="143" w:author="USAID/BFS" w:date="2019-10-15T16:44:00Z" w:initials="USAID/BFS">
    <w:p w14:paraId="3EE97562" w14:textId="6C8692FB" w:rsidR="00AC5973" w:rsidRDefault="00AC5973">
      <w:pPr>
        <w:pStyle w:val="CommentText"/>
      </w:pPr>
      <w:r>
        <w:rPr>
          <w:rStyle w:val="CommentReference"/>
        </w:rPr>
        <w:annotationRef/>
      </w:r>
    </w:p>
    <w:p w14:paraId="476300DE" w14:textId="77777777" w:rsidR="00AC5973" w:rsidRPr="004E52F1" w:rsidRDefault="00AC5973" w:rsidP="003B1521">
      <w:pPr>
        <w:pStyle w:val="CommentText"/>
        <w:rPr>
          <w:b/>
        </w:rPr>
      </w:pPr>
      <w:r w:rsidRPr="004001E9">
        <w:rPr>
          <w:b/>
        </w:rPr>
        <w:t>INSTRUCTIONS:</w:t>
      </w:r>
      <w:r w:rsidRPr="000C11C9">
        <w:rPr>
          <w:b/>
        </w:rPr>
        <w:t xml:space="preserve"> </w:t>
      </w:r>
    </w:p>
    <w:p w14:paraId="3C25181E" w14:textId="77777777" w:rsidR="00AC5973" w:rsidRDefault="00AC5973" w:rsidP="003B1521">
      <w:pPr>
        <w:pStyle w:val="CommentText"/>
      </w:pPr>
    </w:p>
    <w:p w14:paraId="761B1E12" w14:textId="77777777" w:rsidR="00AC5973" w:rsidRDefault="00AC5973" w:rsidP="003B1521">
      <w:pPr>
        <w:pStyle w:val="CommentText"/>
      </w:pPr>
      <w:r>
        <w:t>If it is not relevant to present urban/rural disaggregates for the ZOI in [Country]:</w:t>
      </w:r>
    </w:p>
    <w:p w14:paraId="095D9D51" w14:textId="77777777" w:rsidR="00AC5973" w:rsidRDefault="00AC5973" w:rsidP="003B1521">
      <w:pPr>
        <w:pStyle w:val="CommentText"/>
        <w:numPr>
          <w:ilvl w:val="0"/>
          <w:numId w:val="4"/>
        </w:numPr>
      </w:pPr>
      <w:r>
        <w:t xml:space="preserve"> Delete this sentence.</w:t>
      </w:r>
    </w:p>
    <w:p w14:paraId="01C19C27" w14:textId="3796A973" w:rsidR="00AC5973" w:rsidRDefault="00AC5973" w:rsidP="003B1521">
      <w:pPr>
        <w:pStyle w:val="CommentText"/>
        <w:numPr>
          <w:ilvl w:val="0"/>
          <w:numId w:val="4"/>
        </w:numPr>
      </w:pPr>
      <w:r>
        <w:t xml:space="preserve"> Delete the “residence” columns in Table 2.1.</w:t>
      </w:r>
    </w:p>
  </w:comment>
  <w:comment w:id="149" w:author="USAID/BFS" w:date="2019-10-15T16:44:00Z" w:initials="USAID/BFS">
    <w:p w14:paraId="64AC25D4" w14:textId="77777777" w:rsidR="00AC5973" w:rsidRDefault="00AC5973" w:rsidP="003B1521">
      <w:pPr>
        <w:pStyle w:val="CommentText"/>
        <w:rPr>
          <w:b/>
        </w:rPr>
      </w:pPr>
    </w:p>
    <w:p w14:paraId="71E72865" w14:textId="0217C34E" w:rsidR="00AC5973" w:rsidRPr="003B1521" w:rsidRDefault="00AC5973" w:rsidP="003B1521">
      <w:pPr>
        <w:pStyle w:val="CommentText"/>
        <w:rPr>
          <w:b/>
        </w:rPr>
      </w:pPr>
      <w:r>
        <w:rPr>
          <w:rStyle w:val="CommentReference"/>
        </w:rPr>
        <w:annotationRef/>
      </w:r>
      <w:r w:rsidRPr="003B1521">
        <w:rPr>
          <w:b/>
        </w:rPr>
        <w:t>INSTRUCTIONS:</w:t>
      </w:r>
    </w:p>
    <w:p w14:paraId="4C059637" w14:textId="77777777" w:rsidR="00AC5973" w:rsidRDefault="00AC5973" w:rsidP="003B1521">
      <w:pPr>
        <w:pStyle w:val="CommentText"/>
      </w:pPr>
    </w:p>
    <w:p w14:paraId="27341795" w14:textId="0D6088A3" w:rsidR="00AC5973" w:rsidRDefault="00AC5973" w:rsidP="003B1521">
      <w:pPr>
        <w:pStyle w:val="CommentText"/>
      </w:pPr>
      <w:r>
        <w:t>Replace illustrative VCCs with the VCCs included in the ZOI Survey, and adjust the number of VCC entries to capture all VCCs included in the ZOI Survey.</w:t>
      </w:r>
    </w:p>
    <w:p w14:paraId="5AC43BAC" w14:textId="77777777" w:rsidR="00AC5973" w:rsidRDefault="00AC5973" w:rsidP="003B1521">
      <w:pPr>
        <w:pStyle w:val="CommentText"/>
      </w:pPr>
    </w:p>
  </w:comment>
  <w:comment w:id="152" w:author="USAID/BFS" w:date="2019-10-15T16:44:00Z" w:initials="USAID/BFS">
    <w:p w14:paraId="1ECE6DD8" w14:textId="542F09A6" w:rsidR="00AC5973" w:rsidRDefault="00AC5973">
      <w:pPr>
        <w:pStyle w:val="CommentText"/>
      </w:pPr>
      <w:r>
        <w:rPr>
          <w:rStyle w:val="CommentReference"/>
        </w:rPr>
        <w:annotationRef/>
      </w:r>
    </w:p>
    <w:p w14:paraId="43F480A1" w14:textId="77777777" w:rsidR="00AC5973" w:rsidRPr="003B1521" w:rsidRDefault="00AC5973" w:rsidP="003B1521">
      <w:pPr>
        <w:pStyle w:val="CommentText"/>
        <w:rPr>
          <w:b/>
        </w:rPr>
      </w:pPr>
      <w:r w:rsidRPr="003B1521">
        <w:rPr>
          <w:b/>
        </w:rPr>
        <w:t>INSTRUCTIONS:</w:t>
      </w:r>
    </w:p>
    <w:p w14:paraId="15F78A71" w14:textId="77777777" w:rsidR="00AC5973" w:rsidRDefault="00AC5973" w:rsidP="003B1521">
      <w:pPr>
        <w:pStyle w:val="CommentText"/>
      </w:pPr>
    </w:p>
    <w:p w14:paraId="2B9211F4" w14:textId="5486BE62" w:rsidR="00AC5973" w:rsidRDefault="00AC5973" w:rsidP="003B1521">
      <w:pPr>
        <w:pStyle w:val="CommentText"/>
      </w:pPr>
      <w:r>
        <w:t>Replace illustrative VCCs with the VCCs included in the ZOI Survey.</w:t>
      </w:r>
    </w:p>
    <w:p w14:paraId="3FACBFD1" w14:textId="77777777" w:rsidR="00AC5973" w:rsidRDefault="00AC5973" w:rsidP="003B1521">
      <w:pPr>
        <w:pStyle w:val="CommentText"/>
      </w:pPr>
    </w:p>
  </w:comment>
  <w:comment w:id="158" w:author="USAID/BFS" w:date="2019-10-15T16:44:00Z" w:initials="USAID/BFS">
    <w:p w14:paraId="0F397376" w14:textId="77777777" w:rsidR="00AC5973" w:rsidRDefault="00AC5973" w:rsidP="003B1521">
      <w:pPr>
        <w:pStyle w:val="CommentText"/>
        <w:rPr>
          <w:b/>
        </w:rPr>
      </w:pPr>
      <w:r>
        <w:rPr>
          <w:rStyle w:val="CommentReference"/>
        </w:rPr>
        <w:annotationRef/>
      </w:r>
    </w:p>
    <w:p w14:paraId="2A0F229A" w14:textId="77777777" w:rsidR="00AC5973" w:rsidRPr="00445339" w:rsidRDefault="00AC5973" w:rsidP="003B1521">
      <w:pPr>
        <w:pStyle w:val="CommentText"/>
        <w:rPr>
          <w:b/>
        </w:rPr>
      </w:pPr>
      <w:r>
        <w:rPr>
          <w:rStyle w:val="CommentReference"/>
        </w:rPr>
        <w:annotationRef/>
      </w:r>
      <w:r w:rsidRPr="00B61F3E">
        <w:rPr>
          <w:b/>
        </w:rPr>
        <w:t>INSTRUCTIONS:</w:t>
      </w:r>
      <w:r>
        <w:rPr>
          <w:b/>
        </w:rPr>
        <w:t xml:space="preserve"> </w:t>
      </w:r>
    </w:p>
    <w:p w14:paraId="21AF3248" w14:textId="77777777" w:rsidR="00AC5973" w:rsidRDefault="00AC5973" w:rsidP="003B1521">
      <w:pPr>
        <w:pStyle w:val="CommentText"/>
      </w:pPr>
    </w:p>
    <w:p w14:paraId="08D00BFC" w14:textId="202B7828" w:rsidR="00AC5973" w:rsidRDefault="00AC5973" w:rsidP="003B1521">
      <w:pPr>
        <w:pStyle w:val="CommentText"/>
      </w:pPr>
      <w:r>
        <w:t>Customize the standard indicator disaggregates defined in this section so they align with the country’s ZOI Survey.</w:t>
      </w:r>
    </w:p>
    <w:p w14:paraId="614784A6" w14:textId="77777777" w:rsidR="00AC5973" w:rsidRDefault="00AC5973" w:rsidP="003B1521">
      <w:pPr>
        <w:pStyle w:val="CommentText"/>
      </w:pPr>
    </w:p>
  </w:comment>
  <w:comment w:id="159" w:author="USAID/BFS" w:date="2019-10-15T16:44:00Z" w:initials="USAID/BFS">
    <w:p w14:paraId="132D612D" w14:textId="77777777" w:rsidR="00AC5973" w:rsidRDefault="00AC5973" w:rsidP="002406A9">
      <w:pPr>
        <w:pStyle w:val="CommentText"/>
      </w:pPr>
      <w:r>
        <w:rPr>
          <w:rStyle w:val="CommentReference"/>
        </w:rPr>
        <w:annotationRef/>
      </w:r>
    </w:p>
    <w:p w14:paraId="4EF5B2B8" w14:textId="77777777" w:rsidR="00AC5973" w:rsidRDefault="00AC5973" w:rsidP="002406A9">
      <w:pPr>
        <w:pStyle w:val="CommentText"/>
        <w:rPr>
          <w:b/>
        </w:rPr>
      </w:pPr>
      <w:r>
        <w:rPr>
          <w:b/>
        </w:rPr>
        <w:t>INSTRUCTIONS:</w:t>
      </w:r>
    </w:p>
    <w:p w14:paraId="42D61F99" w14:textId="77777777" w:rsidR="00AC5973" w:rsidRDefault="00AC5973" w:rsidP="002406A9">
      <w:pPr>
        <w:pStyle w:val="CommentText"/>
        <w:rPr>
          <w:b/>
        </w:rPr>
      </w:pPr>
    </w:p>
    <w:p w14:paraId="3AB48BE5" w14:textId="2B8719DC" w:rsidR="00AC5973" w:rsidRDefault="00AC5973" w:rsidP="002406A9">
      <w:pPr>
        <w:pStyle w:val="CommentText"/>
      </w:pPr>
      <w:r>
        <w:t>Delete this sentence if not relevant, or adapt to include applicable disaggregate example(s) if the livelihood production system is not relevant to the country analysis.</w:t>
      </w:r>
    </w:p>
    <w:p w14:paraId="0FB8B856" w14:textId="77777777" w:rsidR="00AC5973" w:rsidRDefault="00AC5973" w:rsidP="002406A9">
      <w:pPr>
        <w:pStyle w:val="CommentText"/>
      </w:pPr>
    </w:p>
  </w:comment>
  <w:comment w:id="160" w:author="USAID/BFS" w:date="2019-10-15T16:44:00Z" w:initials="USAID/BFS">
    <w:p w14:paraId="7495AF04" w14:textId="77777777" w:rsidR="00AC5973" w:rsidRDefault="00AC5973" w:rsidP="002406A9">
      <w:pPr>
        <w:pStyle w:val="CommentText"/>
      </w:pPr>
      <w:r>
        <w:rPr>
          <w:rStyle w:val="CommentReference"/>
        </w:rPr>
        <w:annotationRef/>
      </w:r>
    </w:p>
    <w:p w14:paraId="2D682816" w14:textId="4C35FB1A" w:rsidR="00AC5973" w:rsidRDefault="00AC5973" w:rsidP="002406A9">
      <w:pPr>
        <w:pStyle w:val="CommentText"/>
        <w:rPr>
          <w:b/>
        </w:rPr>
      </w:pPr>
      <w:r>
        <w:rPr>
          <w:b/>
        </w:rPr>
        <w:t>INSTRUCTIONS:</w:t>
      </w:r>
    </w:p>
    <w:p w14:paraId="0FD6A2BF" w14:textId="77777777" w:rsidR="00AC5973" w:rsidRDefault="00AC5973" w:rsidP="002406A9">
      <w:pPr>
        <w:pStyle w:val="CommentText"/>
        <w:rPr>
          <w:b/>
        </w:rPr>
      </w:pPr>
    </w:p>
    <w:p w14:paraId="3C019F72" w14:textId="382E2931" w:rsidR="00AC5973" w:rsidRDefault="00AC5973" w:rsidP="002406A9">
      <w:pPr>
        <w:pStyle w:val="CommentText"/>
      </w:pPr>
      <w:r>
        <w:t>Adjust categories as needed based on country-specific data.</w:t>
      </w:r>
    </w:p>
    <w:p w14:paraId="08101E48" w14:textId="77777777" w:rsidR="00AC5973" w:rsidRDefault="00AC5973" w:rsidP="002406A9">
      <w:pPr>
        <w:pStyle w:val="CommentText"/>
      </w:pPr>
    </w:p>
  </w:comment>
  <w:comment w:id="161" w:author="USAID/BFS" w:date="2019-10-15T16:44:00Z" w:initials="USAID/BFS">
    <w:p w14:paraId="0B802DFF" w14:textId="77777777" w:rsidR="00AC5973" w:rsidRDefault="00AC5973" w:rsidP="002406A9">
      <w:pPr>
        <w:pStyle w:val="CommentText"/>
      </w:pPr>
      <w:r>
        <w:rPr>
          <w:rStyle w:val="CommentReference"/>
        </w:rPr>
        <w:annotationRef/>
      </w:r>
    </w:p>
    <w:p w14:paraId="4F714B6E" w14:textId="75B0C694" w:rsidR="00AC5973" w:rsidRDefault="00AC5973" w:rsidP="002406A9">
      <w:pPr>
        <w:pStyle w:val="CommentText"/>
        <w:rPr>
          <w:b/>
        </w:rPr>
      </w:pPr>
      <w:r>
        <w:rPr>
          <w:b/>
        </w:rPr>
        <w:t>INSTRUCTIONS:</w:t>
      </w:r>
    </w:p>
    <w:p w14:paraId="48679E5A" w14:textId="77777777" w:rsidR="00AC5973" w:rsidRDefault="00AC5973" w:rsidP="002406A9">
      <w:pPr>
        <w:pStyle w:val="CommentText"/>
        <w:rPr>
          <w:b/>
        </w:rPr>
      </w:pPr>
    </w:p>
    <w:p w14:paraId="3471AC82" w14:textId="4A32CDB1" w:rsidR="00AC5973" w:rsidRDefault="00AC5973" w:rsidP="002406A9">
      <w:pPr>
        <w:pStyle w:val="CommentText"/>
      </w:pPr>
      <w:r>
        <w:t>Adjust categories as needed based on country-specific data.</w:t>
      </w:r>
    </w:p>
    <w:p w14:paraId="6108BC3E" w14:textId="77777777" w:rsidR="00AC5973" w:rsidRDefault="00AC5973" w:rsidP="002406A9">
      <w:pPr>
        <w:pStyle w:val="CommentText"/>
      </w:pPr>
    </w:p>
  </w:comment>
  <w:comment w:id="162" w:author="USAID/BFS" w:date="2019-10-15T16:44:00Z" w:initials="USAID/BFS">
    <w:p w14:paraId="3F0077BF" w14:textId="06A45E55" w:rsidR="00AC5973" w:rsidRDefault="00AC5973">
      <w:pPr>
        <w:pStyle w:val="CommentText"/>
      </w:pPr>
      <w:r>
        <w:rPr>
          <w:rStyle w:val="CommentReference"/>
        </w:rPr>
        <w:annotationRef/>
      </w:r>
    </w:p>
    <w:p w14:paraId="6AC38891" w14:textId="20A3AFF8" w:rsidR="00AC5973" w:rsidRDefault="00AC5973">
      <w:pPr>
        <w:pStyle w:val="CommentText"/>
        <w:rPr>
          <w:b/>
        </w:rPr>
      </w:pPr>
      <w:r>
        <w:rPr>
          <w:b/>
        </w:rPr>
        <w:t>INSTRUCTIONS:</w:t>
      </w:r>
    </w:p>
    <w:p w14:paraId="1F685E14" w14:textId="67C359E1" w:rsidR="00AC5973" w:rsidRDefault="00AC5973">
      <w:pPr>
        <w:pStyle w:val="CommentText"/>
        <w:rPr>
          <w:b/>
        </w:rPr>
      </w:pPr>
    </w:p>
    <w:p w14:paraId="4C5C09A5" w14:textId="1A4FA3E8" w:rsidR="00AC5973" w:rsidRDefault="00AC5973">
      <w:pPr>
        <w:pStyle w:val="CommentText"/>
      </w:pPr>
      <w:r>
        <w:t>Replace A-F with the minimum and maximum SEI values for each disaggregate category.</w:t>
      </w:r>
    </w:p>
    <w:p w14:paraId="57EE4DCD" w14:textId="77777777" w:rsidR="00AC5973" w:rsidRPr="003609FF" w:rsidRDefault="00AC5973">
      <w:pPr>
        <w:pStyle w:val="CommentText"/>
      </w:pPr>
    </w:p>
  </w:comment>
  <w:comment w:id="174" w:author="USAID/BFS" w:date="2020-01-15T16:42:00Z" w:initials="USAID/BFS">
    <w:p w14:paraId="7C72F631" w14:textId="5DFDBA5B" w:rsidR="00AC5973" w:rsidRDefault="00AC5973">
      <w:pPr>
        <w:pStyle w:val="CommentText"/>
      </w:pPr>
      <w:r>
        <w:rPr>
          <w:rStyle w:val="CommentReference"/>
        </w:rPr>
        <w:annotationRef/>
      </w:r>
    </w:p>
    <w:p w14:paraId="1FC54780" w14:textId="77777777" w:rsidR="00AC5973" w:rsidRDefault="00AC5973">
      <w:pPr>
        <w:pStyle w:val="CommentText"/>
        <w:rPr>
          <w:b/>
        </w:rPr>
      </w:pPr>
    </w:p>
    <w:p w14:paraId="69E327C6" w14:textId="0782886C" w:rsidR="00AC5973" w:rsidRDefault="00AC5973">
      <w:pPr>
        <w:pStyle w:val="CommentText"/>
        <w:rPr>
          <w:b/>
        </w:rPr>
      </w:pPr>
      <w:r>
        <w:rPr>
          <w:b/>
        </w:rPr>
        <w:t>INSTRUCTIONS:</w:t>
      </w:r>
    </w:p>
    <w:p w14:paraId="35B85DF8" w14:textId="0F9AA609" w:rsidR="00AC5973" w:rsidRDefault="00AC5973">
      <w:pPr>
        <w:pStyle w:val="CommentText"/>
        <w:rPr>
          <w:b/>
        </w:rPr>
      </w:pPr>
    </w:p>
    <w:p w14:paraId="3AE065E9" w14:textId="7D49A0A4" w:rsidR="00AC5973" w:rsidRDefault="00AC5973">
      <w:pPr>
        <w:pStyle w:val="CommentText"/>
      </w:pPr>
      <w:r>
        <w:t>Adjust this sentence to reflect the software used for data analysis.</w:t>
      </w:r>
    </w:p>
    <w:p w14:paraId="0629CF7E" w14:textId="77777777" w:rsidR="00AC5973" w:rsidRPr="00FF3923" w:rsidRDefault="00AC5973">
      <w:pPr>
        <w:pStyle w:val="CommentText"/>
      </w:pPr>
    </w:p>
  </w:comment>
  <w:comment w:id="176" w:author="USAID/BFS" w:date="2020-07-24T13:03:00Z" w:initials="ICF">
    <w:p w14:paraId="5C0294CB" w14:textId="77777777" w:rsidR="0064322D" w:rsidRDefault="0064322D">
      <w:pPr>
        <w:pStyle w:val="CommentText"/>
      </w:pPr>
      <w:r>
        <w:rPr>
          <w:rStyle w:val="CommentReference"/>
        </w:rPr>
        <w:annotationRef/>
      </w:r>
    </w:p>
    <w:p w14:paraId="6D03FD62" w14:textId="77777777" w:rsidR="0064322D" w:rsidRDefault="0064322D">
      <w:pPr>
        <w:pStyle w:val="CommentText"/>
        <w:rPr>
          <w:b/>
          <w:bCs/>
        </w:rPr>
      </w:pPr>
      <w:r>
        <w:rPr>
          <w:b/>
          <w:bCs/>
        </w:rPr>
        <w:t>INSTRUCTIONS:</w:t>
      </w:r>
    </w:p>
    <w:p w14:paraId="5B1C5FA8" w14:textId="77777777" w:rsidR="0064322D" w:rsidRDefault="0064322D">
      <w:pPr>
        <w:pStyle w:val="CommentText"/>
        <w:rPr>
          <w:b/>
          <w:bCs/>
        </w:rPr>
      </w:pPr>
    </w:p>
    <w:p w14:paraId="36DB755D" w14:textId="3ACA35E9" w:rsidR="0064322D" w:rsidRPr="0064322D" w:rsidRDefault="0064322D">
      <w:pPr>
        <w:pStyle w:val="CommentText"/>
      </w:pPr>
      <w:r>
        <w:t>Adjust this section so that it is applicable t</w:t>
      </w:r>
      <w:r w:rsidR="00BB1A94">
        <w:t xml:space="preserve">o the current report. If any of the examples </w:t>
      </w:r>
      <w:r w:rsidR="004F65B0">
        <w:t xml:space="preserve">in this section </w:t>
      </w:r>
      <w:r w:rsidR="00BB1A94">
        <w:t xml:space="preserve">includes a table layout that is not applicable, </w:t>
      </w:r>
      <w:r w:rsidR="004F65B0">
        <w:t>it can be removed. If any of the table layouts in the current report are not captured by the examples, it should be added and explained in a similar manner.</w:t>
      </w:r>
    </w:p>
  </w:comment>
  <w:comment w:id="177" w:author="USAID/BFS" w:date="2020-07-24T12:54:00Z" w:initials="ICF">
    <w:p w14:paraId="28788F9E" w14:textId="77777777" w:rsidR="00463116" w:rsidRDefault="00463116">
      <w:pPr>
        <w:pStyle w:val="CommentText"/>
      </w:pPr>
      <w:r>
        <w:rPr>
          <w:rStyle w:val="CommentReference"/>
        </w:rPr>
        <w:annotationRef/>
      </w:r>
    </w:p>
    <w:p w14:paraId="129BD0E7" w14:textId="77777777" w:rsidR="00463116" w:rsidRDefault="00463116">
      <w:pPr>
        <w:pStyle w:val="CommentText"/>
        <w:rPr>
          <w:b/>
          <w:bCs/>
        </w:rPr>
      </w:pPr>
      <w:r>
        <w:rPr>
          <w:b/>
          <w:bCs/>
        </w:rPr>
        <w:t>INSTRUCTIONS:</w:t>
      </w:r>
    </w:p>
    <w:p w14:paraId="55BD16EC" w14:textId="77777777" w:rsidR="00463116" w:rsidRDefault="00463116">
      <w:pPr>
        <w:pStyle w:val="CommentText"/>
        <w:rPr>
          <w:b/>
          <w:bCs/>
        </w:rPr>
      </w:pPr>
    </w:p>
    <w:p w14:paraId="182E4351" w14:textId="0B463CBD" w:rsidR="007D3C3F" w:rsidRDefault="001F79E1">
      <w:pPr>
        <w:pStyle w:val="CommentText"/>
      </w:pPr>
      <w:r>
        <w:t xml:space="preserve">This example is from the Mali Sikasso ZOI Survey 2019. </w:t>
      </w:r>
      <w:r w:rsidR="00463116">
        <w:t xml:space="preserve">Replace this table with the same </w:t>
      </w:r>
      <w:r w:rsidR="00061003">
        <w:t xml:space="preserve">table </w:t>
      </w:r>
      <w:r w:rsidR="00463116">
        <w:t>or a similar table from the current report</w:t>
      </w:r>
      <w:r w:rsidR="008E4288">
        <w:t xml:space="preserve"> and update the Example 1 narrative to reflect the </w:t>
      </w:r>
      <w:r>
        <w:t xml:space="preserve">results presented in the </w:t>
      </w:r>
      <w:r w:rsidR="008E4288">
        <w:t xml:space="preserve">table </w:t>
      </w:r>
      <w:r w:rsidR="00061003">
        <w:t xml:space="preserve">from </w:t>
      </w:r>
      <w:r w:rsidR="008E4288">
        <w:t>the current report.</w:t>
      </w:r>
      <w:r w:rsidR="0059031C">
        <w:t xml:space="preserve"> </w:t>
      </w:r>
    </w:p>
    <w:p w14:paraId="470A22D4" w14:textId="77777777" w:rsidR="007D3C3F" w:rsidRDefault="007D3C3F">
      <w:pPr>
        <w:pStyle w:val="CommentText"/>
      </w:pPr>
    </w:p>
    <w:p w14:paraId="667A7A2E" w14:textId="3FC87824" w:rsidR="00463116" w:rsidRPr="00463116" w:rsidRDefault="0059031C">
      <w:pPr>
        <w:pStyle w:val="CommentText"/>
      </w:pPr>
      <w:r>
        <w:t xml:space="preserve">Different estimates and </w:t>
      </w:r>
      <w:r w:rsidR="005E2F81">
        <w:t xml:space="preserve">disaggregates can be </w:t>
      </w:r>
      <w:r w:rsidR="003F6FAA">
        <w:t xml:space="preserve">highlighted </w:t>
      </w:r>
      <w:r w:rsidR="005E2F81">
        <w:t>in the narrative, as makes sense for readers to understand the content</w:t>
      </w:r>
      <w:r w:rsidR="007D3C3F">
        <w:t xml:space="preserve"> of tables that present one binary outcome with disaggregates in rows</w:t>
      </w:r>
      <w:r w:rsidR="005E2F81">
        <w:t>.</w:t>
      </w:r>
    </w:p>
  </w:comment>
  <w:comment w:id="179" w:author="USAID/BFS" w:date="2020-07-24T12:59:00Z" w:initials="ICF">
    <w:p w14:paraId="6102AB68" w14:textId="77777777" w:rsidR="005E2F81" w:rsidRDefault="005E2F81" w:rsidP="005E2F81">
      <w:pPr>
        <w:pStyle w:val="CommentText"/>
        <w:rPr>
          <w:b/>
          <w:bCs/>
        </w:rPr>
      </w:pPr>
      <w:r>
        <w:rPr>
          <w:rStyle w:val="CommentReference"/>
        </w:rPr>
        <w:annotationRef/>
      </w:r>
    </w:p>
    <w:p w14:paraId="076A1235" w14:textId="561AE652" w:rsidR="005E2F81" w:rsidRDefault="005E2F81" w:rsidP="005E2F81">
      <w:pPr>
        <w:pStyle w:val="CommentText"/>
        <w:rPr>
          <w:b/>
          <w:bCs/>
        </w:rPr>
      </w:pPr>
      <w:r>
        <w:rPr>
          <w:b/>
          <w:bCs/>
        </w:rPr>
        <w:t>INSTRUCTIONS:</w:t>
      </w:r>
    </w:p>
    <w:p w14:paraId="0B492824" w14:textId="77777777" w:rsidR="005E2F81" w:rsidRDefault="005E2F81" w:rsidP="005E2F81">
      <w:pPr>
        <w:pStyle w:val="CommentText"/>
        <w:rPr>
          <w:b/>
          <w:bCs/>
        </w:rPr>
      </w:pPr>
    </w:p>
    <w:p w14:paraId="1790B614" w14:textId="2B8497B3" w:rsidR="007D3C3F" w:rsidRDefault="007D3C3F" w:rsidP="007D3C3F">
      <w:pPr>
        <w:pStyle w:val="CommentText"/>
      </w:pPr>
      <w:r>
        <w:t xml:space="preserve">This example is from the Mali Sikasso ZOI Survey 2019. Replace this table with the same table or a similar table from the current report and update the Example 2 narrative to reflect the results presented in the table from the current report. </w:t>
      </w:r>
    </w:p>
    <w:p w14:paraId="25A5EB7E" w14:textId="77777777" w:rsidR="007D3C3F" w:rsidRDefault="007D3C3F" w:rsidP="007D3C3F">
      <w:pPr>
        <w:pStyle w:val="CommentText"/>
      </w:pPr>
    </w:p>
    <w:p w14:paraId="4E645FB9" w14:textId="3055677F" w:rsidR="005E2F81" w:rsidRDefault="007D3C3F" w:rsidP="007D3C3F">
      <w:pPr>
        <w:pStyle w:val="CommentText"/>
      </w:pPr>
      <w:r>
        <w:t xml:space="preserve">Different estimates and disaggregates can be </w:t>
      </w:r>
      <w:r w:rsidR="003F6FAA">
        <w:t xml:space="preserve">highlighted </w:t>
      </w:r>
      <w:r>
        <w:t>in the narrative, as makes sense for readers to understand the content of tables that present binary</w:t>
      </w:r>
      <w:r w:rsidR="003F6FAA">
        <w:t>, categorical, and continuous</w:t>
      </w:r>
      <w:r>
        <w:t xml:space="preserve"> outcome</w:t>
      </w:r>
      <w:r w:rsidR="003F6FAA">
        <w:t>s</w:t>
      </w:r>
      <w:r>
        <w:t xml:space="preserve"> </w:t>
      </w:r>
      <w:r w:rsidR="003F6FAA">
        <w:t xml:space="preserve">in the same table </w:t>
      </w:r>
      <w:r>
        <w:t xml:space="preserve">with disaggregates in </w:t>
      </w:r>
      <w:r w:rsidR="003F6FAA">
        <w:t>columns</w:t>
      </w:r>
      <w:r>
        <w:t>.</w:t>
      </w:r>
    </w:p>
  </w:comment>
  <w:comment w:id="185" w:author="USAID/BFS" w:date="2020-07-24T13:02:00Z" w:initials="ICF">
    <w:p w14:paraId="4A1D7FA8" w14:textId="77777777" w:rsidR="00341D14" w:rsidRDefault="00341D14">
      <w:pPr>
        <w:pStyle w:val="CommentText"/>
      </w:pPr>
      <w:r>
        <w:rPr>
          <w:rStyle w:val="CommentReference"/>
        </w:rPr>
        <w:annotationRef/>
      </w:r>
    </w:p>
    <w:p w14:paraId="312F02D2" w14:textId="77777777" w:rsidR="00341D14" w:rsidRDefault="00341D14" w:rsidP="00341D14">
      <w:pPr>
        <w:pStyle w:val="CommentText"/>
        <w:rPr>
          <w:b/>
          <w:bCs/>
        </w:rPr>
      </w:pPr>
      <w:r>
        <w:rPr>
          <w:b/>
          <w:bCs/>
        </w:rPr>
        <w:t>INSTRUCTIONS:</w:t>
      </w:r>
    </w:p>
    <w:p w14:paraId="738C10C5" w14:textId="77777777" w:rsidR="00341D14" w:rsidRDefault="00341D14" w:rsidP="00341D14">
      <w:pPr>
        <w:pStyle w:val="CommentText"/>
        <w:rPr>
          <w:b/>
          <w:bCs/>
        </w:rPr>
      </w:pPr>
    </w:p>
    <w:p w14:paraId="5F6C57A4" w14:textId="571D9FC1" w:rsidR="00341D14" w:rsidRDefault="00341D14" w:rsidP="00341D14">
      <w:pPr>
        <w:pStyle w:val="CommentText"/>
      </w:pPr>
      <w:r>
        <w:t xml:space="preserve">This example is from the Mali Sikasso ZOI Survey 2019. Replace this table with the same table or a similar table from the current report and update the Example 3 narrative to reflect the results presented in the table from the current report. </w:t>
      </w:r>
    </w:p>
    <w:p w14:paraId="5A6B1501" w14:textId="77777777" w:rsidR="00341D14" w:rsidRDefault="00341D14" w:rsidP="00341D14">
      <w:pPr>
        <w:pStyle w:val="CommentText"/>
      </w:pPr>
    </w:p>
    <w:p w14:paraId="3973379C" w14:textId="737428F7" w:rsidR="00341D14" w:rsidRDefault="00341D14" w:rsidP="00341D14">
      <w:pPr>
        <w:pStyle w:val="CommentText"/>
      </w:pPr>
      <w:r>
        <w:t>Different estimates and disaggregates can be highlighted in the narrative, as makes sense for readers to understand the content of tables that present binary outcomes generated from multi-response questions or multiple yes/no questions within a category and disaggregates in columns.</w:t>
      </w:r>
    </w:p>
  </w:comment>
  <w:comment w:id="197" w:author="USAID/BFS" w:date="2019-10-15T16:44:00Z" w:initials="USAID/BFS">
    <w:p w14:paraId="32BB4071" w14:textId="77777777" w:rsidR="00AC5973" w:rsidRDefault="00AC5973" w:rsidP="0007689E">
      <w:pPr>
        <w:pStyle w:val="CommentText"/>
      </w:pPr>
      <w:r>
        <w:rPr>
          <w:rStyle w:val="CommentReference"/>
        </w:rPr>
        <w:annotationRef/>
      </w:r>
    </w:p>
    <w:p w14:paraId="54A40FA2" w14:textId="77777777" w:rsidR="00AC5973" w:rsidRDefault="00AC5973" w:rsidP="0007689E">
      <w:pPr>
        <w:pStyle w:val="CommentText"/>
        <w:rPr>
          <w:b/>
        </w:rPr>
      </w:pPr>
      <w:r>
        <w:rPr>
          <w:b/>
        </w:rPr>
        <w:t>INSTRUCTIONS:</w:t>
      </w:r>
    </w:p>
    <w:p w14:paraId="34F898DD" w14:textId="77777777" w:rsidR="00AC5973" w:rsidRDefault="00AC5973" w:rsidP="0007689E">
      <w:pPr>
        <w:pStyle w:val="CommentText"/>
      </w:pPr>
    </w:p>
    <w:p w14:paraId="400D160D" w14:textId="77777777" w:rsidR="00AC5973" w:rsidRDefault="00AC5973" w:rsidP="0007689E">
      <w:pPr>
        <w:pStyle w:val="CommentText"/>
      </w:pPr>
      <w:r>
        <w:t>Remove this footnote if not applicable.</w:t>
      </w:r>
    </w:p>
    <w:p w14:paraId="724DCBEB" w14:textId="77777777" w:rsidR="00AC5973" w:rsidRPr="00964BCD" w:rsidRDefault="00AC5973" w:rsidP="0007689E">
      <w:pPr>
        <w:pStyle w:val="CommentText"/>
      </w:pPr>
    </w:p>
  </w:comment>
  <w:comment w:id="203" w:author="USAID/BFS" w:date="2019-10-15T16:44:00Z" w:initials="USAID/BFS">
    <w:p w14:paraId="79202E6B" w14:textId="77777777" w:rsidR="00AC5973" w:rsidRDefault="00AC5973" w:rsidP="0007689E">
      <w:pPr>
        <w:pStyle w:val="CommentText"/>
      </w:pPr>
      <w:r>
        <w:rPr>
          <w:rStyle w:val="CommentReference"/>
        </w:rPr>
        <w:annotationRef/>
      </w:r>
    </w:p>
    <w:p w14:paraId="62A1BE9F" w14:textId="77777777" w:rsidR="00AC5973" w:rsidRDefault="00AC5973" w:rsidP="0007689E">
      <w:pPr>
        <w:pStyle w:val="CommentText"/>
        <w:rPr>
          <w:b/>
        </w:rPr>
      </w:pPr>
      <w:r>
        <w:rPr>
          <w:b/>
        </w:rPr>
        <w:t>INSTRUCTIONS:</w:t>
      </w:r>
    </w:p>
    <w:p w14:paraId="721ACE6C" w14:textId="77777777" w:rsidR="00AC5973" w:rsidRDefault="00AC5973" w:rsidP="0007689E">
      <w:pPr>
        <w:pStyle w:val="CommentText"/>
      </w:pPr>
    </w:p>
    <w:p w14:paraId="096DFE52" w14:textId="77777777" w:rsidR="00AC5973" w:rsidRDefault="00AC5973" w:rsidP="0007689E">
      <w:pPr>
        <w:pStyle w:val="CommentText"/>
      </w:pPr>
      <w:r>
        <w:t>Remove this footnote if not applicable.</w:t>
      </w:r>
    </w:p>
    <w:p w14:paraId="48BE67B9" w14:textId="77777777" w:rsidR="00AC5973" w:rsidRPr="00964BCD" w:rsidRDefault="00AC5973" w:rsidP="0007689E">
      <w:pPr>
        <w:pStyle w:val="CommentText"/>
      </w:pPr>
    </w:p>
  </w:comment>
  <w:comment w:id="205" w:author="USAID/BFS" w:date="2019-10-15T16:44:00Z" w:initials="USAID/BFS">
    <w:p w14:paraId="5E23BBB7" w14:textId="77777777" w:rsidR="00AC5973" w:rsidRDefault="00AC5973" w:rsidP="00D15693">
      <w:pPr>
        <w:pStyle w:val="CommentText"/>
        <w:rPr>
          <w:b/>
        </w:rPr>
      </w:pPr>
      <w:r>
        <w:rPr>
          <w:rStyle w:val="CommentReference"/>
        </w:rPr>
        <w:annotationRef/>
      </w:r>
    </w:p>
    <w:p w14:paraId="1BE53266" w14:textId="77777777" w:rsidR="00AC5973" w:rsidRPr="007C6372" w:rsidRDefault="00AC5973" w:rsidP="00D15693">
      <w:pPr>
        <w:pStyle w:val="CommentText"/>
        <w:rPr>
          <w:b/>
        </w:rPr>
      </w:pPr>
      <w:r>
        <w:rPr>
          <w:rStyle w:val="CommentReference"/>
        </w:rPr>
        <w:annotationRef/>
      </w:r>
      <w:r w:rsidRPr="00A05B4C">
        <w:rPr>
          <w:b/>
        </w:rPr>
        <w:t>INSTRUCTIONS:</w:t>
      </w:r>
    </w:p>
    <w:p w14:paraId="42CB4181" w14:textId="77777777" w:rsidR="00AC5973" w:rsidRDefault="00AC5973" w:rsidP="00D15693">
      <w:pPr>
        <w:pStyle w:val="CommentText"/>
      </w:pPr>
    </w:p>
    <w:p w14:paraId="0A9CD286" w14:textId="77777777" w:rsidR="00AC5973" w:rsidRDefault="00AC5973" w:rsidP="00D15693">
      <w:pPr>
        <w:pStyle w:val="CommentText"/>
      </w:pPr>
      <w:r>
        <w:t>Include information regarding the school year (which months is school in session relative to the survey fieldwork).</w:t>
      </w:r>
    </w:p>
    <w:p w14:paraId="3D451E4B" w14:textId="77777777" w:rsidR="00AC5973" w:rsidRDefault="00AC5973" w:rsidP="00D15693">
      <w:pPr>
        <w:pStyle w:val="CommentText"/>
      </w:pPr>
    </w:p>
  </w:comment>
  <w:comment w:id="211" w:author="USAID/BFS" w:date="2019-10-15T16:44:00Z" w:initials="USAID/BFS">
    <w:p w14:paraId="1FA80541" w14:textId="77777777" w:rsidR="00AC5973" w:rsidRDefault="00AC5973" w:rsidP="00D15693">
      <w:pPr>
        <w:pStyle w:val="CommentText"/>
      </w:pPr>
      <w:r>
        <w:rPr>
          <w:rStyle w:val="CommentReference"/>
        </w:rPr>
        <w:annotationRef/>
      </w:r>
    </w:p>
    <w:p w14:paraId="0BDE5892" w14:textId="77777777" w:rsidR="00AC5973" w:rsidRDefault="00AC5973" w:rsidP="00D15693">
      <w:pPr>
        <w:pStyle w:val="CommentText"/>
        <w:rPr>
          <w:b/>
        </w:rPr>
      </w:pPr>
      <w:r>
        <w:rPr>
          <w:b/>
        </w:rPr>
        <w:t>INSTRUCTIONS:</w:t>
      </w:r>
    </w:p>
    <w:p w14:paraId="6BF8973A" w14:textId="77777777" w:rsidR="00AC5973" w:rsidRDefault="00AC5973" w:rsidP="00D15693">
      <w:pPr>
        <w:pStyle w:val="CommentText"/>
      </w:pPr>
    </w:p>
    <w:p w14:paraId="3ACE8322" w14:textId="77777777" w:rsidR="00AC5973" w:rsidRDefault="00AC5973" w:rsidP="00D15693">
      <w:pPr>
        <w:pStyle w:val="CommentText"/>
      </w:pPr>
      <w:r>
        <w:t>Remove this footnote if not applicable.</w:t>
      </w:r>
    </w:p>
    <w:p w14:paraId="1F897AF5" w14:textId="77777777" w:rsidR="00AC5973" w:rsidRPr="00964BCD" w:rsidRDefault="00AC5973" w:rsidP="00D15693">
      <w:pPr>
        <w:pStyle w:val="CommentText"/>
      </w:pPr>
    </w:p>
  </w:comment>
  <w:comment w:id="213" w:author="USAID/BFS" w:date="2019-10-15T16:44:00Z" w:initials="USAID/BFS">
    <w:p w14:paraId="56F58EDF" w14:textId="77777777" w:rsidR="00AC5973" w:rsidRDefault="00AC5973" w:rsidP="00D15693">
      <w:pPr>
        <w:pStyle w:val="CommentText"/>
      </w:pPr>
      <w:r>
        <w:rPr>
          <w:rStyle w:val="CommentReference"/>
        </w:rPr>
        <w:annotationRef/>
      </w:r>
    </w:p>
    <w:p w14:paraId="2576E857" w14:textId="77777777" w:rsidR="00AC5973" w:rsidRDefault="00AC5973" w:rsidP="00D15693">
      <w:pPr>
        <w:pStyle w:val="CommentText"/>
        <w:rPr>
          <w:b/>
        </w:rPr>
      </w:pPr>
      <w:r>
        <w:rPr>
          <w:b/>
        </w:rPr>
        <w:t>INSTRUCTIONS:</w:t>
      </w:r>
    </w:p>
    <w:p w14:paraId="5DBC1796" w14:textId="77777777" w:rsidR="00AC5973" w:rsidRDefault="00AC5973" w:rsidP="00D15693">
      <w:pPr>
        <w:pStyle w:val="CommentText"/>
      </w:pPr>
    </w:p>
    <w:p w14:paraId="13E1C85C" w14:textId="77777777" w:rsidR="00AC5973" w:rsidRDefault="00AC5973" w:rsidP="00D15693">
      <w:pPr>
        <w:pStyle w:val="CommentText"/>
      </w:pPr>
      <w:r>
        <w:t>Remove this footnote if not applicable.</w:t>
      </w:r>
    </w:p>
    <w:p w14:paraId="57D0365B" w14:textId="77777777" w:rsidR="00AC5973" w:rsidRPr="00964BCD" w:rsidRDefault="00AC5973" w:rsidP="00D15693">
      <w:pPr>
        <w:pStyle w:val="CommentText"/>
      </w:pPr>
    </w:p>
  </w:comment>
  <w:comment w:id="219" w:author="USAID/BFS" w:date="2019-10-15T16:44:00Z" w:initials="USAID/BFS">
    <w:p w14:paraId="76796416" w14:textId="77777777" w:rsidR="00AC5973" w:rsidRDefault="00AC5973" w:rsidP="0007689E">
      <w:pPr>
        <w:pStyle w:val="CommentText"/>
      </w:pPr>
      <w:r>
        <w:rPr>
          <w:rStyle w:val="CommentReference"/>
        </w:rPr>
        <w:annotationRef/>
      </w:r>
    </w:p>
    <w:p w14:paraId="2A018705" w14:textId="77777777" w:rsidR="00AC5973" w:rsidRDefault="00AC5973" w:rsidP="0007689E">
      <w:pPr>
        <w:pStyle w:val="CommentText"/>
        <w:rPr>
          <w:b/>
        </w:rPr>
      </w:pPr>
      <w:r>
        <w:rPr>
          <w:b/>
        </w:rPr>
        <w:t>INSTRUCTIONS:</w:t>
      </w:r>
    </w:p>
    <w:p w14:paraId="17A59B5E" w14:textId="77777777" w:rsidR="00AC5973" w:rsidRDefault="00AC5973" w:rsidP="0007689E">
      <w:pPr>
        <w:pStyle w:val="CommentText"/>
      </w:pPr>
    </w:p>
    <w:p w14:paraId="474622BD" w14:textId="77777777" w:rsidR="00AC5973" w:rsidRDefault="00AC5973" w:rsidP="0007689E">
      <w:pPr>
        <w:pStyle w:val="CommentText"/>
      </w:pPr>
      <w:r>
        <w:t>Remove this footnote if not applicable.</w:t>
      </w:r>
    </w:p>
    <w:p w14:paraId="6542A4F0" w14:textId="77777777" w:rsidR="00AC5973" w:rsidRPr="00964BCD" w:rsidRDefault="00AC5973" w:rsidP="0007689E">
      <w:pPr>
        <w:pStyle w:val="CommentText"/>
      </w:pPr>
    </w:p>
  </w:comment>
  <w:comment w:id="220" w:author="USAID/BFS" w:date="2019-11-01T10:53:00Z" w:initials="USAID/BFS">
    <w:p w14:paraId="67BBEE73" w14:textId="77777777" w:rsidR="00AC5973" w:rsidRDefault="00AC5973" w:rsidP="00752B66">
      <w:pPr>
        <w:pStyle w:val="CommentText"/>
      </w:pPr>
      <w:r>
        <w:rPr>
          <w:rStyle w:val="CommentReference"/>
        </w:rPr>
        <w:annotationRef/>
      </w:r>
    </w:p>
    <w:p w14:paraId="2FB7A026" w14:textId="77777777" w:rsidR="00AC5973" w:rsidRPr="001D7C89" w:rsidRDefault="00AC5973" w:rsidP="00752B66">
      <w:pPr>
        <w:pStyle w:val="CommentText"/>
        <w:rPr>
          <w:b/>
        </w:rPr>
      </w:pPr>
      <w:r w:rsidRPr="001D7C89">
        <w:rPr>
          <w:b/>
        </w:rPr>
        <w:t>INSTRUCTIONS:</w:t>
      </w:r>
    </w:p>
    <w:p w14:paraId="32879AA3" w14:textId="77777777" w:rsidR="00AC5973" w:rsidRDefault="00AC5973" w:rsidP="00752B66">
      <w:pPr>
        <w:pStyle w:val="CommentText"/>
      </w:pPr>
    </w:p>
    <w:p w14:paraId="57774D47" w14:textId="174427F9" w:rsidR="00AC5973" w:rsidRDefault="00AC5973" w:rsidP="00752B66">
      <w:pPr>
        <w:pStyle w:val="CommentText"/>
      </w:pPr>
      <w:r>
        <w:t>Revise to reflect the materials categories included in the country-specific version of the questionnaire.</w:t>
      </w:r>
    </w:p>
    <w:p w14:paraId="66FBF24A" w14:textId="77777777" w:rsidR="00AC5973" w:rsidRDefault="00AC5973" w:rsidP="00752B66">
      <w:pPr>
        <w:pStyle w:val="CommentText"/>
      </w:pPr>
    </w:p>
  </w:comment>
  <w:comment w:id="266" w:author="USAID/BFS" w:date="2019-10-15T16:44:00Z" w:initials="USAID/BFS">
    <w:p w14:paraId="039E8B46" w14:textId="77777777" w:rsidR="00AC5973" w:rsidRDefault="00AC5973" w:rsidP="008170B4">
      <w:pPr>
        <w:pStyle w:val="CommentText"/>
      </w:pPr>
      <w:r>
        <w:rPr>
          <w:rStyle w:val="CommentReference"/>
        </w:rPr>
        <w:annotationRef/>
      </w:r>
    </w:p>
    <w:p w14:paraId="7451A377" w14:textId="77777777" w:rsidR="00AC5973" w:rsidRDefault="00AC5973" w:rsidP="008170B4">
      <w:pPr>
        <w:pStyle w:val="CommentText"/>
        <w:rPr>
          <w:b/>
        </w:rPr>
      </w:pPr>
      <w:r>
        <w:rPr>
          <w:b/>
        </w:rPr>
        <w:t>INSTRUCTIONS:</w:t>
      </w:r>
    </w:p>
    <w:p w14:paraId="7AF8FE6B" w14:textId="77777777" w:rsidR="00AC5973" w:rsidRDefault="00AC5973" w:rsidP="008170B4">
      <w:pPr>
        <w:pStyle w:val="CommentText"/>
      </w:pPr>
    </w:p>
    <w:p w14:paraId="3D45482E" w14:textId="77777777" w:rsidR="00AC5973" w:rsidRDefault="00AC5973" w:rsidP="008170B4">
      <w:pPr>
        <w:pStyle w:val="CommentText"/>
      </w:pPr>
      <w:r>
        <w:t>Remove this footnote if not applicable.</w:t>
      </w:r>
    </w:p>
    <w:p w14:paraId="1C5C1B41" w14:textId="77777777" w:rsidR="00AC5973" w:rsidRPr="00964BCD" w:rsidRDefault="00AC5973" w:rsidP="008170B4">
      <w:pPr>
        <w:pStyle w:val="CommentText"/>
      </w:pPr>
    </w:p>
  </w:comment>
  <w:comment w:id="289" w:author="USAID/BFS" w:date="2019-10-15T16:44:00Z" w:initials="USAID/BFS">
    <w:p w14:paraId="78646671" w14:textId="77777777" w:rsidR="00AC5973" w:rsidRDefault="00AC5973" w:rsidP="009D7F82">
      <w:pPr>
        <w:pStyle w:val="CommentText"/>
        <w:rPr>
          <w:b/>
        </w:rPr>
      </w:pPr>
      <w:r>
        <w:rPr>
          <w:rStyle w:val="CommentReference"/>
        </w:rPr>
        <w:annotationRef/>
      </w:r>
    </w:p>
    <w:p w14:paraId="3EBB02B9" w14:textId="77777777" w:rsidR="00AC5973" w:rsidRPr="00A05B4C" w:rsidRDefault="00AC5973" w:rsidP="009D7F82">
      <w:pPr>
        <w:pStyle w:val="CommentText"/>
        <w:rPr>
          <w:b/>
        </w:rPr>
      </w:pPr>
      <w:r w:rsidRPr="00A05B4C">
        <w:rPr>
          <w:b/>
        </w:rPr>
        <w:t xml:space="preserve">INSTRUCTIONS: </w:t>
      </w:r>
    </w:p>
    <w:p w14:paraId="27644ED9" w14:textId="77777777" w:rsidR="00AC5973" w:rsidRDefault="00AC5973" w:rsidP="009D7F82">
      <w:pPr>
        <w:pStyle w:val="CommentText"/>
      </w:pPr>
    </w:p>
    <w:p w14:paraId="4E3193ED" w14:textId="77777777" w:rsidR="00AC5973" w:rsidRPr="00A05B4C" w:rsidRDefault="00AC5973" w:rsidP="009D7F82">
      <w:pPr>
        <w:pStyle w:val="CommentText"/>
      </w:pPr>
      <w:r w:rsidRPr="00A05B4C">
        <w:t xml:space="preserve">Because the data sources for the poverty and daily per capita expenditures indicators vary across countries, this introduction should be tailored to the particular methodology of the survey used. </w:t>
      </w:r>
    </w:p>
    <w:p w14:paraId="5F04D4AC" w14:textId="77777777" w:rsidR="00AC5973" w:rsidRDefault="00AC5973" w:rsidP="009D7F82">
      <w:pPr>
        <w:pStyle w:val="CommentText"/>
      </w:pPr>
    </w:p>
    <w:p w14:paraId="575FA1B3" w14:textId="77777777" w:rsidR="00AC5973" w:rsidRPr="00A05B4C" w:rsidRDefault="00AC5973" w:rsidP="009D7F82">
      <w:pPr>
        <w:pStyle w:val="CommentText"/>
      </w:pPr>
      <w:r w:rsidRPr="00A05B4C">
        <w:t>The description within the chapter should be general and understandable to the layperson. Appendix 2.1 will present more specific information related to the data source.</w:t>
      </w:r>
    </w:p>
    <w:p w14:paraId="0ACB3A5B" w14:textId="77777777" w:rsidR="00AC5973" w:rsidRDefault="00AC5973" w:rsidP="009D7F82">
      <w:pPr>
        <w:pStyle w:val="CommentText"/>
      </w:pPr>
    </w:p>
    <w:p w14:paraId="37CA3E39" w14:textId="318A5EDF" w:rsidR="00AC5973" w:rsidRDefault="00AC5973" w:rsidP="009D7F82">
      <w:pPr>
        <w:pStyle w:val="CommentText"/>
      </w:pPr>
      <w:r>
        <w:t>This section should include a</w:t>
      </w:r>
      <w:r w:rsidRPr="00A05B4C">
        <w:t xml:space="preserve"> brief contextual discussion of poverty, including </w:t>
      </w:r>
      <w:r>
        <w:t>review</w:t>
      </w:r>
      <w:r w:rsidRPr="00A05B4C">
        <w:t xml:space="preserve"> of documented trends in poverty or major economic shocks.</w:t>
      </w:r>
    </w:p>
    <w:p w14:paraId="148E5047" w14:textId="77777777" w:rsidR="00AC5973" w:rsidRDefault="00AC5973" w:rsidP="009D7F82">
      <w:pPr>
        <w:pStyle w:val="CommentText"/>
      </w:pPr>
    </w:p>
  </w:comment>
  <w:comment w:id="294" w:author="USAID/BFS" w:date="2019-10-15T16:44:00Z" w:initials="USAID/BFS">
    <w:p w14:paraId="3D0C778D" w14:textId="77777777" w:rsidR="00AC5973" w:rsidRDefault="00AC5973" w:rsidP="009D7F82">
      <w:pPr>
        <w:pStyle w:val="CommentText"/>
        <w:rPr>
          <w:b/>
        </w:rPr>
      </w:pPr>
      <w:r>
        <w:rPr>
          <w:rStyle w:val="CommentReference"/>
        </w:rPr>
        <w:annotationRef/>
      </w:r>
    </w:p>
    <w:p w14:paraId="22532C40" w14:textId="77777777" w:rsidR="00AC5973" w:rsidRPr="00281A43" w:rsidRDefault="00AC5973" w:rsidP="009D7F82">
      <w:pPr>
        <w:pStyle w:val="CommentText"/>
        <w:rPr>
          <w:b/>
        </w:rPr>
      </w:pPr>
      <w:r>
        <w:rPr>
          <w:b/>
        </w:rPr>
        <w:t>INSTRUCTIONS</w:t>
      </w:r>
      <w:r w:rsidRPr="00CB6BE5">
        <w:rPr>
          <w:b/>
        </w:rPr>
        <w:t>:</w:t>
      </w:r>
      <w:r w:rsidRPr="00E80D1E">
        <w:rPr>
          <w:b/>
        </w:rPr>
        <w:t xml:space="preserve"> </w:t>
      </w:r>
    </w:p>
    <w:p w14:paraId="6BD5466C" w14:textId="77777777" w:rsidR="00AC5973" w:rsidRDefault="00AC5973" w:rsidP="009D7F82">
      <w:pPr>
        <w:pStyle w:val="CommentText"/>
      </w:pPr>
    </w:p>
    <w:p w14:paraId="6FFB9FC2" w14:textId="77777777" w:rsidR="00AC5973" w:rsidRDefault="00AC5973" w:rsidP="009D7F82">
      <w:pPr>
        <w:pStyle w:val="CommentText"/>
      </w:pPr>
      <w:r w:rsidRPr="00006A73">
        <w:t>The following text provide</w:t>
      </w:r>
      <w:r>
        <w:t>s</w:t>
      </w:r>
      <w:r w:rsidRPr="00006A73">
        <w:t xml:space="preserve"> examples of appropriate interpretations of the poverty prevalence, the depth of poverty (poverty gap), and the average consumption shortfall of the poor. </w:t>
      </w:r>
    </w:p>
    <w:p w14:paraId="232CBF81" w14:textId="77777777" w:rsidR="00AC5973" w:rsidRDefault="00AC5973" w:rsidP="009D7F82">
      <w:pPr>
        <w:pStyle w:val="CommentText"/>
      </w:pPr>
    </w:p>
    <w:p w14:paraId="06BB6C3E" w14:textId="77777777" w:rsidR="00AC5973" w:rsidRDefault="00AC5973" w:rsidP="009D7F82">
      <w:pPr>
        <w:pStyle w:val="CommentText"/>
      </w:pPr>
      <w:r w:rsidRPr="00006A73">
        <w:t>These examples use a poverty prevalence of 0.33, a depth of poverty/poverty gap of 0.1, an average consumption shortfall of the poor of 0.3, and a poverty threshold of $1.</w:t>
      </w:r>
      <w:r>
        <w:t>90 (2011</w:t>
      </w:r>
      <w:r w:rsidRPr="00006A73">
        <w:t xml:space="preserve"> PPP</w:t>
      </w:r>
      <w:r>
        <w:t>)</w:t>
      </w:r>
      <w:r w:rsidRPr="00006A73">
        <w:t xml:space="preserve">. </w:t>
      </w:r>
    </w:p>
    <w:p w14:paraId="5F3438B9" w14:textId="77777777" w:rsidR="00AC5973" w:rsidRDefault="00AC5973" w:rsidP="009D7F82">
      <w:pPr>
        <w:pStyle w:val="CommentText"/>
      </w:pPr>
    </w:p>
    <w:p w14:paraId="717105DE" w14:textId="77777777" w:rsidR="00AC5973" w:rsidRDefault="00AC5973" w:rsidP="009D7F82">
      <w:pPr>
        <w:pStyle w:val="CommentText"/>
      </w:pPr>
      <w:r>
        <w:t>All hypothetical values and corresponding text should be replaced with actual observations from [Country]’s current ZOI Survey.</w:t>
      </w:r>
    </w:p>
    <w:p w14:paraId="17FB0EBC" w14:textId="77777777" w:rsidR="00AC5973" w:rsidRDefault="00AC5973" w:rsidP="009D7F82">
      <w:pPr>
        <w:pStyle w:val="CommentText"/>
      </w:pPr>
    </w:p>
    <w:p w14:paraId="15710A28" w14:textId="77777777" w:rsidR="00AC5973" w:rsidRDefault="00AC5973" w:rsidP="009D7F82">
      <w:pPr>
        <w:pStyle w:val="CommentText"/>
      </w:pPr>
      <w:r>
        <w:t>Add any interesting findings related to the disaggregates presented in the table.</w:t>
      </w:r>
    </w:p>
    <w:p w14:paraId="2FADDE51" w14:textId="3C3688D1" w:rsidR="00AC5973" w:rsidRDefault="00AC5973">
      <w:pPr>
        <w:pStyle w:val="CommentText"/>
      </w:pPr>
    </w:p>
  </w:comment>
  <w:comment w:id="296" w:author="USAID/BFS" w:date="2019-10-15T16:44:00Z" w:initials="USAID/BFS">
    <w:p w14:paraId="19FA7A6B" w14:textId="77777777" w:rsidR="00AC5973" w:rsidRDefault="00AC5973" w:rsidP="008170B4">
      <w:pPr>
        <w:pStyle w:val="CommentText"/>
      </w:pPr>
      <w:r>
        <w:rPr>
          <w:rStyle w:val="CommentReference"/>
        </w:rPr>
        <w:annotationRef/>
      </w:r>
    </w:p>
    <w:p w14:paraId="39372AAC" w14:textId="77777777" w:rsidR="00AC5973" w:rsidRDefault="00AC5973" w:rsidP="008170B4">
      <w:pPr>
        <w:pStyle w:val="CommentText"/>
        <w:rPr>
          <w:b/>
        </w:rPr>
      </w:pPr>
      <w:r>
        <w:rPr>
          <w:b/>
        </w:rPr>
        <w:t>INSTRUCTIONS:</w:t>
      </w:r>
    </w:p>
    <w:p w14:paraId="146CCD1F" w14:textId="77777777" w:rsidR="00AC5973" w:rsidRDefault="00AC5973" w:rsidP="008170B4">
      <w:pPr>
        <w:pStyle w:val="CommentText"/>
      </w:pPr>
    </w:p>
    <w:p w14:paraId="2D05E06D" w14:textId="77777777" w:rsidR="00AC5973" w:rsidRDefault="00AC5973" w:rsidP="008170B4">
      <w:pPr>
        <w:pStyle w:val="CommentText"/>
      </w:pPr>
      <w:r>
        <w:t>Remove this footnote if not applicable.</w:t>
      </w:r>
    </w:p>
    <w:p w14:paraId="10880C2E" w14:textId="77777777" w:rsidR="00AC5973" w:rsidRPr="00964BCD" w:rsidRDefault="00AC5973" w:rsidP="008170B4">
      <w:pPr>
        <w:pStyle w:val="CommentText"/>
      </w:pPr>
    </w:p>
  </w:comment>
  <w:comment w:id="308" w:author="USAID/BFS" w:date="2019-10-15T16:44:00Z" w:initials="USAID/BFS">
    <w:p w14:paraId="230ABD70" w14:textId="77777777" w:rsidR="00AC5973" w:rsidRDefault="00AC5973" w:rsidP="008170B4">
      <w:pPr>
        <w:pStyle w:val="CommentText"/>
      </w:pPr>
      <w:r>
        <w:rPr>
          <w:rStyle w:val="CommentReference"/>
        </w:rPr>
        <w:annotationRef/>
      </w:r>
    </w:p>
    <w:p w14:paraId="6E124814" w14:textId="77777777" w:rsidR="00AC5973" w:rsidRDefault="00AC5973" w:rsidP="008170B4">
      <w:pPr>
        <w:pStyle w:val="CommentText"/>
        <w:rPr>
          <w:b/>
        </w:rPr>
      </w:pPr>
      <w:r>
        <w:rPr>
          <w:b/>
        </w:rPr>
        <w:t>INSTRUCTIONS:</w:t>
      </w:r>
    </w:p>
    <w:p w14:paraId="4E6411AA" w14:textId="77777777" w:rsidR="00AC5973" w:rsidRDefault="00AC5973" w:rsidP="008170B4">
      <w:pPr>
        <w:pStyle w:val="CommentText"/>
      </w:pPr>
    </w:p>
    <w:p w14:paraId="70067DE6" w14:textId="77777777" w:rsidR="00AC5973" w:rsidRDefault="00AC5973" w:rsidP="008170B4">
      <w:pPr>
        <w:pStyle w:val="CommentText"/>
      </w:pPr>
      <w:r>
        <w:t>Remove this footnote if not applicable.</w:t>
      </w:r>
    </w:p>
    <w:p w14:paraId="4E47EA38" w14:textId="77777777" w:rsidR="00AC5973" w:rsidRPr="00964BCD" w:rsidRDefault="00AC5973" w:rsidP="008170B4">
      <w:pPr>
        <w:pStyle w:val="CommentText"/>
      </w:pPr>
    </w:p>
  </w:comment>
  <w:comment w:id="309" w:author="USAID/BFS" w:date="2019-10-15T16:44:00Z" w:initials="USAID/BFS">
    <w:p w14:paraId="2BE8C988" w14:textId="77777777" w:rsidR="00AC5973" w:rsidRDefault="00AC5973" w:rsidP="00BD47D3">
      <w:pPr>
        <w:pStyle w:val="CommentText"/>
        <w:rPr>
          <w:b/>
          <w:color w:val="000000" w:themeColor="text1"/>
        </w:rPr>
      </w:pPr>
    </w:p>
    <w:p w14:paraId="27952975" w14:textId="04076CE2" w:rsidR="00AC5973" w:rsidRPr="00281A43" w:rsidRDefault="00AC5973" w:rsidP="00BD47D3">
      <w:pPr>
        <w:pStyle w:val="CommentText"/>
        <w:rPr>
          <w:b/>
        </w:rPr>
      </w:pPr>
      <w:r>
        <w:rPr>
          <w:rStyle w:val="CommentReference"/>
        </w:rPr>
        <w:annotationRef/>
      </w:r>
      <w:r>
        <w:rPr>
          <w:b/>
          <w:color w:val="000000" w:themeColor="text1"/>
        </w:rPr>
        <w:t>INSTRUCTIONS:</w:t>
      </w:r>
    </w:p>
    <w:p w14:paraId="38CB82E3" w14:textId="77777777" w:rsidR="00AC5973" w:rsidRDefault="00AC5973" w:rsidP="00BD47D3">
      <w:pPr>
        <w:pStyle w:val="CommentText"/>
      </w:pPr>
    </w:p>
    <w:p w14:paraId="22092E9A" w14:textId="77777777" w:rsidR="00AC5973" w:rsidRDefault="00AC5973" w:rsidP="00BD47D3">
      <w:pPr>
        <w:pStyle w:val="CommentText"/>
      </w:pPr>
      <w:r w:rsidRPr="00C06007">
        <w:t>Insert a citation and 1-2 sentence description of the pover</w:t>
      </w:r>
      <w:r>
        <w:t xml:space="preserve">ty threshold used in the table. </w:t>
      </w:r>
    </w:p>
    <w:p w14:paraId="191946AD" w14:textId="77777777" w:rsidR="00AC5973" w:rsidRDefault="00AC5973" w:rsidP="00BD47D3">
      <w:pPr>
        <w:pStyle w:val="CommentText"/>
      </w:pPr>
    </w:p>
    <w:p w14:paraId="206428C6" w14:textId="554D7F4B" w:rsidR="00AC5973" w:rsidRDefault="00AC5973" w:rsidP="00BD47D3">
      <w:pPr>
        <w:pStyle w:val="CommentText"/>
      </w:pPr>
      <w:r w:rsidRPr="00C06007">
        <w:t>This should reference the time period when the poverty threshold was calculated or adopted.</w:t>
      </w:r>
      <w:r w:rsidRPr="006E7CC9">
        <w:t xml:space="preserve"> </w:t>
      </w:r>
    </w:p>
    <w:p w14:paraId="40D5B31A" w14:textId="77777777" w:rsidR="00AC5973" w:rsidRDefault="00AC5973">
      <w:pPr>
        <w:pStyle w:val="CommentText"/>
      </w:pPr>
    </w:p>
    <w:p w14:paraId="20B6B5AD" w14:textId="2C2CE829" w:rsidR="00AC5973" w:rsidRDefault="00AC597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37F1584F" w14:textId="77777777" w:rsidR="00AC5973" w:rsidRDefault="00AC5973">
      <w:pPr>
        <w:pStyle w:val="CommentText"/>
      </w:pPr>
    </w:p>
  </w:comment>
  <w:comment w:id="319" w:author="USAID/BFS" w:date="2019-10-15T16:44:00Z" w:initials="USAID/BFS">
    <w:p w14:paraId="2179BC77" w14:textId="77777777" w:rsidR="00AC5973" w:rsidRDefault="00AC5973" w:rsidP="008170B4">
      <w:pPr>
        <w:pStyle w:val="CommentText"/>
      </w:pPr>
      <w:r>
        <w:rPr>
          <w:rStyle w:val="CommentReference"/>
        </w:rPr>
        <w:annotationRef/>
      </w:r>
    </w:p>
    <w:p w14:paraId="563FF513" w14:textId="77777777" w:rsidR="00AC5973" w:rsidRDefault="00AC5973" w:rsidP="008170B4">
      <w:pPr>
        <w:pStyle w:val="CommentText"/>
        <w:rPr>
          <w:b/>
        </w:rPr>
      </w:pPr>
      <w:r>
        <w:rPr>
          <w:b/>
        </w:rPr>
        <w:t>INSTRUCTIONS:</w:t>
      </w:r>
    </w:p>
    <w:p w14:paraId="6EA9BD8E" w14:textId="77777777" w:rsidR="00AC5973" w:rsidRDefault="00AC5973" w:rsidP="008170B4">
      <w:pPr>
        <w:pStyle w:val="CommentText"/>
      </w:pPr>
    </w:p>
    <w:p w14:paraId="00D9E0C2" w14:textId="77777777" w:rsidR="00AC5973" w:rsidRDefault="00AC5973" w:rsidP="008170B4">
      <w:pPr>
        <w:pStyle w:val="CommentText"/>
      </w:pPr>
      <w:r>
        <w:t>Remove this footnote if not applicable.</w:t>
      </w:r>
    </w:p>
    <w:p w14:paraId="24E95220" w14:textId="77777777" w:rsidR="00AC5973" w:rsidRPr="00964BCD" w:rsidRDefault="00AC5973" w:rsidP="008170B4">
      <w:pPr>
        <w:pStyle w:val="CommentText"/>
      </w:pPr>
    </w:p>
  </w:comment>
  <w:comment w:id="320" w:author="USAID/BFS" w:date="2019-10-15T16:44:00Z" w:initials="USAID/BFS">
    <w:p w14:paraId="550AC0B3" w14:textId="77777777" w:rsidR="00AC5973" w:rsidRDefault="00AC5973" w:rsidP="00BD47D3">
      <w:pPr>
        <w:pStyle w:val="CommentText"/>
        <w:rPr>
          <w:b/>
          <w:color w:val="000000" w:themeColor="text1"/>
        </w:rPr>
      </w:pPr>
    </w:p>
    <w:p w14:paraId="188F7E41" w14:textId="77777777" w:rsidR="00AC5973" w:rsidRPr="00281A43" w:rsidRDefault="00AC5973" w:rsidP="00BD47D3">
      <w:pPr>
        <w:pStyle w:val="CommentText"/>
        <w:rPr>
          <w:b/>
        </w:rPr>
      </w:pPr>
      <w:r>
        <w:rPr>
          <w:rStyle w:val="CommentReference"/>
        </w:rPr>
        <w:annotationRef/>
      </w:r>
      <w:r>
        <w:rPr>
          <w:b/>
          <w:color w:val="000000" w:themeColor="text1"/>
        </w:rPr>
        <w:t>INSTRUCTIONS:</w:t>
      </w:r>
    </w:p>
    <w:p w14:paraId="79974274" w14:textId="77777777" w:rsidR="00AC5973" w:rsidRDefault="00AC5973" w:rsidP="00BD47D3">
      <w:pPr>
        <w:pStyle w:val="CommentText"/>
      </w:pPr>
      <w:r w:rsidRPr="00C06007">
        <w:t xml:space="preserve">Insert a citation and 1-2 sentence description of the poverty threshold used in the table. </w:t>
      </w:r>
    </w:p>
    <w:p w14:paraId="599F688B" w14:textId="77777777" w:rsidR="00AC5973" w:rsidRDefault="00AC5973" w:rsidP="00BD47D3">
      <w:pPr>
        <w:pStyle w:val="CommentText"/>
      </w:pPr>
    </w:p>
    <w:p w14:paraId="53EB3451" w14:textId="3ADD5F57" w:rsidR="00AC5973" w:rsidRDefault="00AC5973" w:rsidP="00BD47D3">
      <w:pPr>
        <w:pStyle w:val="CommentText"/>
      </w:pPr>
      <w:r w:rsidRPr="00C06007">
        <w:t>This should reference the time period when the poverty threshold was calculated or adopted.</w:t>
      </w:r>
      <w:r w:rsidRPr="006E7CC9">
        <w:t xml:space="preserve"> </w:t>
      </w:r>
    </w:p>
    <w:p w14:paraId="77E3CF5E" w14:textId="77777777" w:rsidR="00AC5973" w:rsidRDefault="00AC5973" w:rsidP="00BD47D3">
      <w:pPr>
        <w:pStyle w:val="CommentText"/>
      </w:pPr>
    </w:p>
    <w:p w14:paraId="0142E3D1" w14:textId="77777777" w:rsidR="00AC5973" w:rsidRDefault="00AC5973" w:rsidP="00BD47D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26006307" w14:textId="77777777" w:rsidR="00AC5973" w:rsidRDefault="00AC5973" w:rsidP="00BD47D3">
      <w:pPr>
        <w:pStyle w:val="CommentText"/>
      </w:pPr>
    </w:p>
  </w:comment>
  <w:comment w:id="325" w:author="USAID/BFS" w:date="2019-10-15T16:44:00Z" w:initials="USAID/BFS">
    <w:p w14:paraId="60641DF3" w14:textId="77777777" w:rsidR="00AC5973" w:rsidRDefault="00AC5973" w:rsidP="008170B4">
      <w:pPr>
        <w:pStyle w:val="CommentText"/>
      </w:pPr>
      <w:r>
        <w:rPr>
          <w:rStyle w:val="CommentReference"/>
        </w:rPr>
        <w:annotationRef/>
      </w:r>
    </w:p>
    <w:p w14:paraId="7BDDDDD2" w14:textId="77777777" w:rsidR="00AC5973" w:rsidRDefault="00AC5973" w:rsidP="008170B4">
      <w:pPr>
        <w:pStyle w:val="CommentText"/>
        <w:rPr>
          <w:b/>
        </w:rPr>
      </w:pPr>
      <w:r>
        <w:rPr>
          <w:b/>
        </w:rPr>
        <w:t>INSTRUCTIONS:</w:t>
      </w:r>
    </w:p>
    <w:p w14:paraId="0993CCBC" w14:textId="77777777" w:rsidR="00AC5973" w:rsidRDefault="00AC5973" w:rsidP="008170B4">
      <w:pPr>
        <w:pStyle w:val="CommentText"/>
      </w:pPr>
    </w:p>
    <w:p w14:paraId="0621FD20" w14:textId="77777777" w:rsidR="00AC5973" w:rsidRPr="00964BCD" w:rsidRDefault="00AC5973" w:rsidP="008170B4">
      <w:pPr>
        <w:pStyle w:val="CommentText"/>
      </w:pPr>
      <w:r>
        <w:t>Remove this footnote if not applicable.</w:t>
      </w:r>
    </w:p>
  </w:comment>
  <w:comment w:id="326" w:author="USAID/BFS" w:date="2019-10-15T16:44:00Z" w:initials="USAID/BFS">
    <w:p w14:paraId="66C7D052" w14:textId="77777777" w:rsidR="00AC5973" w:rsidRDefault="00AC5973" w:rsidP="00BD47D3">
      <w:pPr>
        <w:pStyle w:val="CommentText"/>
      </w:pPr>
      <w:r>
        <w:rPr>
          <w:rStyle w:val="CommentReference"/>
        </w:rPr>
        <w:annotationRef/>
      </w:r>
    </w:p>
    <w:p w14:paraId="1A8FBA69" w14:textId="77777777" w:rsidR="00AC5973" w:rsidRDefault="00AC5973" w:rsidP="00BD47D3">
      <w:pPr>
        <w:pStyle w:val="CommentText"/>
        <w:rPr>
          <w:b/>
        </w:rPr>
      </w:pPr>
      <w:r>
        <w:rPr>
          <w:b/>
        </w:rPr>
        <w:t>INSTRUCTIONS</w:t>
      </w:r>
    </w:p>
    <w:p w14:paraId="16EF1D6C" w14:textId="77777777" w:rsidR="00AC5973" w:rsidRDefault="00AC5973" w:rsidP="00BD47D3">
      <w:pPr>
        <w:pStyle w:val="CommentText"/>
        <w:rPr>
          <w:b/>
        </w:rPr>
      </w:pPr>
    </w:p>
    <w:p w14:paraId="29EE3289" w14:textId="6E487273" w:rsidR="00AC5973" w:rsidRDefault="00AC5973" w:rsidP="00BD47D3">
      <w:pPr>
        <w:pStyle w:val="CommentText"/>
      </w:pPr>
      <w:r>
        <w:t>Insert the % of households that are in the lowest quintile based on the CWI.</w:t>
      </w:r>
    </w:p>
    <w:p w14:paraId="27D181D6" w14:textId="77777777" w:rsidR="00AC5973" w:rsidRDefault="00AC5973" w:rsidP="00BD47D3">
      <w:pPr>
        <w:pStyle w:val="CommentText"/>
      </w:pPr>
    </w:p>
  </w:comment>
  <w:comment w:id="328" w:author="USAID/BFS" w:date="2019-10-15T16:44:00Z" w:initials="USAID/BFS">
    <w:p w14:paraId="261C99D6" w14:textId="77777777" w:rsidR="00AC5973" w:rsidRDefault="00AC5973" w:rsidP="008170B4">
      <w:pPr>
        <w:pStyle w:val="CommentText"/>
      </w:pPr>
      <w:r>
        <w:rPr>
          <w:rStyle w:val="CommentReference"/>
        </w:rPr>
        <w:annotationRef/>
      </w:r>
    </w:p>
    <w:p w14:paraId="32466CBA" w14:textId="77777777" w:rsidR="00AC5973" w:rsidRDefault="00AC5973" w:rsidP="008170B4">
      <w:pPr>
        <w:pStyle w:val="CommentText"/>
        <w:rPr>
          <w:b/>
        </w:rPr>
      </w:pPr>
      <w:r>
        <w:rPr>
          <w:b/>
        </w:rPr>
        <w:t>INSTRUCTIONS:</w:t>
      </w:r>
    </w:p>
    <w:p w14:paraId="52C5E812" w14:textId="77777777" w:rsidR="00AC5973" w:rsidRDefault="00AC5973" w:rsidP="008170B4">
      <w:pPr>
        <w:pStyle w:val="CommentText"/>
      </w:pPr>
    </w:p>
    <w:p w14:paraId="0D64E5D7" w14:textId="77777777" w:rsidR="00AC5973" w:rsidRDefault="00AC5973" w:rsidP="008170B4">
      <w:pPr>
        <w:pStyle w:val="CommentText"/>
      </w:pPr>
      <w:r>
        <w:t>Remove this footnote if not applicable.</w:t>
      </w:r>
    </w:p>
    <w:p w14:paraId="2B6EA3DE" w14:textId="77777777" w:rsidR="00AC5973" w:rsidRPr="00964BCD" w:rsidRDefault="00AC5973" w:rsidP="008170B4">
      <w:pPr>
        <w:pStyle w:val="CommentText"/>
      </w:pPr>
    </w:p>
  </w:comment>
  <w:comment w:id="331" w:author="USAID/BFS" w:date="2019-10-15T16:44:00Z" w:initials="USAID/BFS">
    <w:p w14:paraId="587F6CFC" w14:textId="77777777" w:rsidR="00AC5973" w:rsidRDefault="00AC5973" w:rsidP="00605B90">
      <w:pPr>
        <w:pStyle w:val="CommentText"/>
      </w:pPr>
      <w:r>
        <w:rPr>
          <w:rStyle w:val="CommentReference"/>
        </w:rPr>
        <w:annotationRef/>
      </w:r>
    </w:p>
    <w:p w14:paraId="2B84DD22" w14:textId="77777777" w:rsidR="00AC5973" w:rsidRPr="00F30EF2" w:rsidRDefault="00AC5973" w:rsidP="00605B90">
      <w:pPr>
        <w:pStyle w:val="CommentText"/>
        <w:rPr>
          <w:b/>
        </w:rPr>
      </w:pPr>
      <w:r>
        <w:rPr>
          <w:b/>
        </w:rPr>
        <w:t>INSTRUCTIONS:</w:t>
      </w:r>
    </w:p>
    <w:p w14:paraId="2324362C" w14:textId="77777777" w:rsidR="00AC5973" w:rsidRDefault="00AC5973" w:rsidP="00605B90">
      <w:pPr>
        <w:pStyle w:val="CommentText"/>
      </w:pPr>
    </w:p>
    <w:p w14:paraId="0C617A9E" w14:textId="3F3F0123" w:rsidR="00AC5973" w:rsidRDefault="00AC5973" w:rsidP="00605B90">
      <w:pPr>
        <w:pStyle w:val="CommentText"/>
      </w:pPr>
      <w:r>
        <w:rPr>
          <w:rStyle w:val="CommentReference"/>
        </w:rPr>
        <w:annotationRef/>
      </w:r>
      <w:r>
        <w:t>Adjust the number of shocks/stressors throughout section if not 16.</w:t>
      </w:r>
    </w:p>
    <w:p w14:paraId="4F470F50" w14:textId="77777777" w:rsidR="00AC5973" w:rsidRDefault="00AC5973" w:rsidP="00605B90">
      <w:pPr>
        <w:pStyle w:val="CommentText"/>
      </w:pPr>
    </w:p>
  </w:comment>
  <w:comment w:id="334" w:author="USAID/BFS" w:date="2019-10-15T16:44:00Z" w:initials="USAID/BFS">
    <w:p w14:paraId="377857E9" w14:textId="77777777" w:rsidR="00AC5973" w:rsidRDefault="00AC5973" w:rsidP="00605B90">
      <w:pPr>
        <w:pStyle w:val="CommentText"/>
        <w:rPr>
          <w:b/>
        </w:rPr>
      </w:pPr>
      <w:r>
        <w:rPr>
          <w:rStyle w:val="CommentReference"/>
        </w:rPr>
        <w:annotationRef/>
      </w:r>
    </w:p>
    <w:p w14:paraId="2F54C2E2" w14:textId="349AF366" w:rsidR="00AC5973" w:rsidRDefault="00AC5973" w:rsidP="00605B90">
      <w:pPr>
        <w:pStyle w:val="CommentText"/>
      </w:pPr>
      <w:r>
        <w:rPr>
          <w:b/>
        </w:rPr>
        <w:t>INSTRUCTIONS</w:t>
      </w:r>
    </w:p>
    <w:p w14:paraId="61C52B92" w14:textId="77777777" w:rsidR="00AC5973" w:rsidRDefault="00AC5973" w:rsidP="00605B90">
      <w:pPr>
        <w:pStyle w:val="CommentText"/>
      </w:pPr>
    </w:p>
    <w:p w14:paraId="64256737" w14:textId="77777777" w:rsidR="00AC5973" w:rsidRPr="00305711" w:rsidRDefault="00AC5973" w:rsidP="00605B90">
      <w:pPr>
        <w:pStyle w:val="CommentText"/>
      </w:pPr>
      <w:r>
        <w:t>Insert the SEI score range for each category (low, moderate, and high) such that each of the three categories has roughly the same number of households in it.</w:t>
      </w:r>
    </w:p>
    <w:p w14:paraId="3A53F345" w14:textId="41A86F24" w:rsidR="00AC5973" w:rsidRDefault="00AC5973">
      <w:pPr>
        <w:pStyle w:val="CommentText"/>
      </w:pPr>
    </w:p>
  </w:comment>
  <w:comment w:id="335" w:author="USAID/BFS" w:date="2019-10-15T16:44:00Z" w:initials="USAID/BFS">
    <w:p w14:paraId="6C5DE1AB" w14:textId="77777777" w:rsidR="00AC5973" w:rsidRDefault="00AC5973" w:rsidP="008170B4">
      <w:pPr>
        <w:pStyle w:val="CommentText"/>
      </w:pPr>
      <w:r>
        <w:rPr>
          <w:rStyle w:val="CommentReference"/>
        </w:rPr>
        <w:annotationRef/>
      </w:r>
    </w:p>
    <w:p w14:paraId="68A745CB" w14:textId="77777777" w:rsidR="00AC5973" w:rsidRDefault="00AC5973" w:rsidP="008170B4">
      <w:pPr>
        <w:pStyle w:val="CommentText"/>
        <w:rPr>
          <w:b/>
        </w:rPr>
      </w:pPr>
      <w:r>
        <w:rPr>
          <w:b/>
        </w:rPr>
        <w:t>INSTRUCTIONS:</w:t>
      </w:r>
    </w:p>
    <w:p w14:paraId="742D7381" w14:textId="77777777" w:rsidR="00AC5973" w:rsidRDefault="00AC5973" w:rsidP="008170B4">
      <w:pPr>
        <w:pStyle w:val="CommentText"/>
      </w:pPr>
    </w:p>
    <w:p w14:paraId="0EB5183F" w14:textId="77777777" w:rsidR="00AC5973" w:rsidRDefault="00AC5973" w:rsidP="008170B4">
      <w:pPr>
        <w:pStyle w:val="CommentText"/>
      </w:pPr>
      <w:r>
        <w:t>Remove this footnote if not applicable.</w:t>
      </w:r>
    </w:p>
    <w:p w14:paraId="0C0A9702" w14:textId="77777777" w:rsidR="00AC5973" w:rsidRPr="00964BCD" w:rsidRDefault="00AC5973" w:rsidP="008170B4">
      <w:pPr>
        <w:pStyle w:val="CommentText"/>
      </w:pPr>
    </w:p>
  </w:comment>
  <w:comment w:id="338" w:author="USAID/BFS" w:date="2019-10-15T16:44:00Z" w:initials="USAID/BFS">
    <w:p w14:paraId="4E75F3DB" w14:textId="77777777" w:rsidR="00AC5973" w:rsidRDefault="00AC5973" w:rsidP="008170B4">
      <w:pPr>
        <w:pStyle w:val="CommentText"/>
      </w:pPr>
      <w:r>
        <w:rPr>
          <w:rStyle w:val="CommentReference"/>
        </w:rPr>
        <w:annotationRef/>
      </w:r>
    </w:p>
    <w:p w14:paraId="1E18E823" w14:textId="77777777" w:rsidR="00AC5973" w:rsidRDefault="00AC5973" w:rsidP="008170B4">
      <w:pPr>
        <w:pStyle w:val="CommentText"/>
        <w:rPr>
          <w:b/>
        </w:rPr>
      </w:pPr>
      <w:r>
        <w:rPr>
          <w:b/>
        </w:rPr>
        <w:t>INSTRUCTIONS:</w:t>
      </w:r>
    </w:p>
    <w:p w14:paraId="3C8E3672" w14:textId="77777777" w:rsidR="00AC5973" w:rsidRDefault="00AC5973" w:rsidP="008170B4">
      <w:pPr>
        <w:pStyle w:val="CommentText"/>
      </w:pPr>
    </w:p>
    <w:p w14:paraId="36CB81F1" w14:textId="77777777" w:rsidR="00AC5973" w:rsidRDefault="00AC5973" w:rsidP="008170B4">
      <w:pPr>
        <w:pStyle w:val="CommentText"/>
      </w:pPr>
      <w:r>
        <w:t>Remove this footnote if not applicable.</w:t>
      </w:r>
    </w:p>
    <w:p w14:paraId="3EAF3843" w14:textId="77777777" w:rsidR="00AC5973" w:rsidRPr="00964BCD" w:rsidRDefault="00AC5973" w:rsidP="008170B4">
      <w:pPr>
        <w:pStyle w:val="CommentText"/>
      </w:pPr>
    </w:p>
  </w:comment>
  <w:comment w:id="342" w:author="USAID/BFS" w:date="2019-10-15T16:44:00Z" w:initials="USAID/BFS">
    <w:p w14:paraId="0405379F" w14:textId="77777777" w:rsidR="00AC5973" w:rsidRDefault="00AC5973" w:rsidP="008170B4">
      <w:pPr>
        <w:pStyle w:val="CommentText"/>
      </w:pPr>
      <w:r>
        <w:rPr>
          <w:rStyle w:val="CommentReference"/>
        </w:rPr>
        <w:annotationRef/>
      </w:r>
    </w:p>
    <w:p w14:paraId="5733865C" w14:textId="77777777" w:rsidR="00AC5973" w:rsidRDefault="00AC5973" w:rsidP="008170B4">
      <w:pPr>
        <w:pStyle w:val="CommentText"/>
        <w:rPr>
          <w:b/>
        </w:rPr>
      </w:pPr>
      <w:r>
        <w:rPr>
          <w:b/>
        </w:rPr>
        <w:t>INSTRUCTIONS:</w:t>
      </w:r>
    </w:p>
    <w:p w14:paraId="6EB648B7" w14:textId="77777777" w:rsidR="00AC5973" w:rsidRDefault="00AC5973" w:rsidP="008170B4">
      <w:pPr>
        <w:pStyle w:val="CommentText"/>
      </w:pPr>
    </w:p>
    <w:p w14:paraId="621097C1" w14:textId="77777777" w:rsidR="00AC5973" w:rsidRDefault="00AC5973" w:rsidP="008170B4">
      <w:pPr>
        <w:pStyle w:val="CommentText"/>
      </w:pPr>
      <w:r>
        <w:t>Remove this footnote if not applicable.</w:t>
      </w:r>
    </w:p>
    <w:p w14:paraId="630E452B" w14:textId="77777777" w:rsidR="00AC5973" w:rsidRPr="00964BCD" w:rsidRDefault="00AC5973" w:rsidP="008170B4">
      <w:pPr>
        <w:pStyle w:val="CommentText"/>
      </w:pPr>
    </w:p>
  </w:comment>
  <w:comment w:id="345" w:author="USAID/BFS" w:date="2019-10-15T16:44:00Z" w:initials="USAID/BFS">
    <w:p w14:paraId="53697D8D" w14:textId="77777777" w:rsidR="00AC5973" w:rsidRDefault="00AC5973" w:rsidP="008170B4">
      <w:pPr>
        <w:pStyle w:val="CommentText"/>
      </w:pPr>
      <w:r>
        <w:rPr>
          <w:rStyle w:val="CommentReference"/>
        </w:rPr>
        <w:annotationRef/>
      </w:r>
    </w:p>
    <w:p w14:paraId="110263B1" w14:textId="77777777" w:rsidR="00AC5973" w:rsidRDefault="00AC5973" w:rsidP="008170B4">
      <w:pPr>
        <w:pStyle w:val="CommentText"/>
        <w:rPr>
          <w:b/>
        </w:rPr>
      </w:pPr>
      <w:r>
        <w:rPr>
          <w:b/>
        </w:rPr>
        <w:t>INSTRUCTIONS:</w:t>
      </w:r>
    </w:p>
    <w:p w14:paraId="23B72C22" w14:textId="77777777" w:rsidR="00AC5973" w:rsidRDefault="00AC5973" w:rsidP="008170B4">
      <w:pPr>
        <w:pStyle w:val="CommentText"/>
      </w:pPr>
    </w:p>
    <w:p w14:paraId="4524DBFC" w14:textId="77777777" w:rsidR="00AC5973" w:rsidRDefault="00AC5973" w:rsidP="008170B4">
      <w:pPr>
        <w:pStyle w:val="CommentText"/>
      </w:pPr>
      <w:r>
        <w:t>Remove this footnote if not applicable.</w:t>
      </w:r>
    </w:p>
    <w:p w14:paraId="3288A65F" w14:textId="77777777" w:rsidR="00AC5973" w:rsidRPr="00964BCD" w:rsidRDefault="00AC5973" w:rsidP="008170B4">
      <w:pPr>
        <w:pStyle w:val="CommentText"/>
      </w:pPr>
    </w:p>
  </w:comment>
  <w:comment w:id="348" w:author="USAID/BFS" w:date="2019-10-15T16:44:00Z" w:initials="USAID/BFS">
    <w:p w14:paraId="5E0CB29A" w14:textId="77777777" w:rsidR="00AC5973" w:rsidRDefault="00AC5973" w:rsidP="008170B4">
      <w:pPr>
        <w:pStyle w:val="CommentText"/>
      </w:pPr>
      <w:r>
        <w:rPr>
          <w:rStyle w:val="CommentReference"/>
        </w:rPr>
        <w:annotationRef/>
      </w:r>
    </w:p>
    <w:p w14:paraId="282CA114" w14:textId="77777777" w:rsidR="00AC5973" w:rsidRDefault="00AC5973" w:rsidP="008170B4">
      <w:pPr>
        <w:pStyle w:val="CommentText"/>
        <w:rPr>
          <w:b/>
        </w:rPr>
      </w:pPr>
      <w:r>
        <w:rPr>
          <w:b/>
        </w:rPr>
        <w:t>INSTRUCTIONS:</w:t>
      </w:r>
    </w:p>
    <w:p w14:paraId="532C3BA7" w14:textId="77777777" w:rsidR="00AC5973" w:rsidRDefault="00AC5973" w:rsidP="008170B4">
      <w:pPr>
        <w:pStyle w:val="CommentText"/>
      </w:pPr>
    </w:p>
    <w:p w14:paraId="62F96921" w14:textId="77777777" w:rsidR="00AC5973" w:rsidRDefault="00AC5973" w:rsidP="008170B4">
      <w:pPr>
        <w:pStyle w:val="CommentText"/>
      </w:pPr>
      <w:r>
        <w:t>Remove this footnote if not applicable.</w:t>
      </w:r>
    </w:p>
    <w:p w14:paraId="43B1336F" w14:textId="77777777" w:rsidR="00AC5973" w:rsidRPr="00964BCD" w:rsidRDefault="00AC5973" w:rsidP="008170B4">
      <w:pPr>
        <w:pStyle w:val="CommentText"/>
      </w:pPr>
    </w:p>
  </w:comment>
  <w:comment w:id="358" w:author="USAID/BFS" w:date="2019-11-01T11:08:00Z" w:initials="USAID/BFS">
    <w:p w14:paraId="4EB6A183" w14:textId="77777777" w:rsidR="00AC5973" w:rsidRDefault="00AC5973" w:rsidP="00BE6201">
      <w:pPr>
        <w:pStyle w:val="CommentText"/>
        <w:rPr>
          <w:b/>
        </w:rPr>
      </w:pPr>
      <w:r>
        <w:rPr>
          <w:rStyle w:val="CommentReference"/>
        </w:rPr>
        <w:annotationRef/>
      </w:r>
    </w:p>
    <w:p w14:paraId="4F5F0E88" w14:textId="2FBCBBEF" w:rsidR="00AC5973" w:rsidRDefault="00AC5973" w:rsidP="00BE6201">
      <w:pPr>
        <w:pStyle w:val="CommentText"/>
        <w:rPr>
          <w:b/>
        </w:rPr>
      </w:pPr>
      <w:r>
        <w:rPr>
          <w:b/>
        </w:rPr>
        <w:t>INSTRUCTIONS:</w:t>
      </w:r>
    </w:p>
    <w:p w14:paraId="0CBD5F7C" w14:textId="77777777" w:rsidR="00AC5973" w:rsidRDefault="00AC5973" w:rsidP="00BE6201">
      <w:pPr>
        <w:pStyle w:val="CommentText"/>
        <w:rPr>
          <w:b/>
        </w:rPr>
      </w:pPr>
    </w:p>
    <w:p w14:paraId="7438A24A" w14:textId="301EAB9C" w:rsidR="00AC5973" w:rsidRDefault="00AC5973" w:rsidP="00BE6201">
      <w:pPr>
        <w:pStyle w:val="CommentText"/>
      </w:pPr>
      <w:r>
        <w:t>Adjust the geographic area disaggregate to be appropriate for the ZOI Survey, if needed (for example, zone, subzone, district).  Also, adjust the number of rows to be appropriate for the ZOI survey.</w:t>
      </w:r>
    </w:p>
    <w:p w14:paraId="1BC5D657" w14:textId="77777777" w:rsidR="00AC5973" w:rsidRDefault="00AC5973" w:rsidP="00BE6201">
      <w:pPr>
        <w:pStyle w:val="CommentText"/>
      </w:pPr>
    </w:p>
  </w:comment>
  <w:comment w:id="359" w:author="USAID/BFS" w:date="2019-10-16T15:32:00Z" w:initials="USAID/BFS">
    <w:p w14:paraId="4E14E1A8" w14:textId="77777777" w:rsidR="00AC5973" w:rsidRDefault="00AC5973" w:rsidP="008170B4">
      <w:pPr>
        <w:pStyle w:val="CommentText"/>
      </w:pPr>
      <w:r>
        <w:rPr>
          <w:rStyle w:val="CommentReference"/>
        </w:rPr>
        <w:annotationRef/>
      </w:r>
    </w:p>
    <w:p w14:paraId="1221D9AD" w14:textId="77777777" w:rsidR="00AC5973" w:rsidRDefault="00AC5973" w:rsidP="008170B4">
      <w:pPr>
        <w:pStyle w:val="CommentText"/>
        <w:rPr>
          <w:b/>
        </w:rPr>
      </w:pPr>
      <w:r>
        <w:rPr>
          <w:b/>
        </w:rPr>
        <w:t>INSTRUCTIONS:</w:t>
      </w:r>
    </w:p>
    <w:p w14:paraId="37A88E0D" w14:textId="77777777" w:rsidR="00AC5973" w:rsidRDefault="00AC5973" w:rsidP="008170B4">
      <w:pPr>
        <w:pStyle w:val="CommentText"/>
      </w:pPr>
    </w:p>
    <w:p w14:paraId="585E5825" w14:textId="77777777" w:rsidR="00AC5973" w:rsidRDefault="00AC5973" w:rsidP="008170B4">
      <w:pPr>
        <w:pStyle w:val="CommentText"/>
      </w:pPr>
      <w:r>
        <w:t>Remove this footnote if not applicable.</w:t>
      </w:r>
    </w:p>
    <w:p w14:paraId="5EA84B6D" w14:textId="77777777" w:rsidR="00AC5973" w:rsidRPr="00964BCD" w:rsidRDefault="00AC5973" w:rsidP="008170B4">
      <w:pPr>
        <w:pStyle w:val="CommentText"/>
      </w:pPr>
    </w:p>
  </w:comment>
  <w:comment w:id="361" w:author="USAID/BFS" w:date="2019-10-17T10:34:00Z" w:initials="USAID/BFS">
    <w:p w14:paraId="27E88455" w14:textId="77777777" w:rsidR="00AC5973" w:rsidRDefault="00AC5973" w:rsidP="00866647">
      <w:pPr>
        <w:pStyle w:val="CommentText"/>
        <w:rPr>
          <w:b/>
        </w:rPr>
      </w:pPr>
      <w:r>
        <w:rPr>
          <w:rStyle w:val="CommentReference"/>
        </w:rPr>
        <w:annotationRef/>
      </w:r>
    </w:p>
    <w:p w14:paraId="1E2974C4" w14:textId="38502635" w:rsidR="00AC5973" w:rsidRDefault="00AC5973" w:rsidP="00866647">
      <w:pPr>
        <w:pStyle w:val="CommentText"/>
        <w:rPr>
          <w:b/>
        </w:rPr>
      </w:pPr>
      <w:r>
        <w:rPr>
          <w:b/>
        </w:rPr>
        <w:t>INSTRUCTIONS:</w:t>
      </w:r>
    </w:p>
    <w:p w14:paraId="37714C69" w14:textId="77777777" w:rsidR="00AC5973" w:rsidRDefault="00AC5973" w:rsidP="00866647">
      <w:pPr>
        <w:pStyle w:val="CommentText"/>
        <w:rPr>
          <w:b/>
        </w:rPr>
      </w:pPr>
    </w:p>
    <w:p w14:paraId="108D1D62" w14:textId="3A91DD39" w:rsidR="00AC5973" w:rsidRDefault="00AC5973" w:rsidP="00866647">
      <w:pPr>
        <w:pStyle w:val="CommentText"/>
      </w:pPr>
      <w:r>
        <w:t>Adjust the geographic area disaggregate to be appropriate for the ZOI Survey, if needed (for example, zone, subzone, district).  Also, adjust the number of rows to be appropriate for the ZOI survey.</w:t>
      </w:r>
    </w:p>
    <w:p w14:paraId="79626AE9" w14:textId="77777777" w:rsidR="00AC5973" w:rsidRDefault="00AC5973" w:rsidP="00866647">
      <w:pPr>
        <w:pStyle w:val="CommentText"/>
      </w:pPr>
    </w:p>
  </w:comment>
  <w:comment w:id="362" w:author="USAID/BFS" w:date="2019-10-16T15:33:00Z" w:initials="USAID/BFS">
    <w:p w14:paraId="43466074" w14:textId="77777777" w:rsidR="00AC5973" w:rsidRDefault="00AC5973" w:rsidP="008170B4">
      <w:pPr>
        <w:pStyle w:val="CommentText"/>
      </w:pPr>
      <w:r>
        <w:rPr>
          <w:rStyle w:val="CommentReference"/>
        </w:rPr>
        <w:annotationRef/>
      </w:r>
    </w:p>
    <w:p w14:paraId="7DEF2BC9" w14:textId="77777777" w:rsidR="00AC5973" w:rsidRDefault="00AC5973" w:rsidP="008170B4">
      <w:pPr>
        <w:pStyle w:val="CommentText"/>
        <w:rPr>
          <w:b/>
        </w:rPr>
      </w:pPr>
      <w:r>
        <w:rPr>
          <w:b/>
        </w:rPr>
        <w:t>INSTRUCTIONS:</w:t>
      </w:r>
    </w:p>
    <w:p w14:paraId="5B6FC291" w14:textId="77777777" w:rsidR="00AC5973" w:rsidRDefault="00AC5973" w:rsidP="008170B4">
      <w:pPr>
        <w:pStyle w:val="CommentText"/>
      </w:pPr>
    </w:p>
    <w:p w14:paraId="69881AF3" w14:textId="77777777" w:rsidR="00AC5973" w:rsidRDefault="00AC5973" w:rsidP="008170B4">
      <w:pPr>
        <w:pStyle w:val="CommentText"/>
      </w:pPr>
      <w:r>
        <w:t>Remove this footnote if not applicable.</w:t>
      </w:r>
    </w:p>
    <w:p w14:paraId="4FAC7670" w14:textId="77777777" w:rsidR="00AC5973" w:rsidRPr="00964BCD" w:rsidRDefault="00AC5973" w:rsidP="008170B4">
      <w:pPr>
        <w:pStyle w:val="CommentText"/>
      </w:pPr>
    </w:p>
  </w:comment>
  <w:comment w:id="365" w:author="USAID/BFS" w:date="2019-10-16T16:20:00Z" w:initials="USAID/BFS">
    <w:p w14:paraId="19590595" w14:textId="77777777" w:rsidR="00AC5973" w:rsidRDefault="00AC5973" w:rsidP="008170B4">
      <w:pPr>
        <w:pStyle w:val="CommentText"/>
      </w:pPr>
      <w:r>
        <w:rPr>
          <w:rStyle w:val="CommentReference"/>
        </w:rPr>
        <w:annotationRef/>
      </w:r>
    </w:p>
    <w:p w14:paraId="0737F588" w14:textId="77777777" w:rsidR="00AC5973" w:rsidRDefault="00AC5973" w:rsidP="008170B4">
      <w:pPr>
        <w:pStyle w:val="CommentText"/>
        <w:rPr>
          <w:b/>
        </w:rPr>
      </w:pPr>
      <w:r>
        <w:rPr>
          <w:b/>
        </w:rPr>
        <w:t>INSTRUCTIONS:</w:t>
      </w:r>
    </w:p>
    <w:p w14:paraId="08D31210" w14:textId="77777777" w:rsidR="00AC5973" w:rsidRDefault="00AC5973" w:rsidP="008170B4">
      <w:pPr>
        <w:pStyle w:val="CommentText"/>
      </w:pPr>
    </w:p>
    <w:p w14:paraId="2468B75F" w14:textId="77777777" w:rsidR="00AC5973" w:rsidRDefault="00AC5973" w:rsidP="008170B4">
      <w:pPr>
        <w:pStyle w:val="CommentText"/>
      </w:pPr>
      <w:r>
        <w:t>Remove this footnote if not applicable.</w:t>
      </w:r>
    </w:p>
    <w:p w14:paraId="750276A5" w14:textId="77777777" w:rsidR="00AC5973" w:rsidRPr="00964BCD" w:rsidRDefault="00AC5973" w:rsidP="008170B4">
      <w:pPr>
        <w:pStyle w:val="CommentText"/>
      </w:pPr>
    </w:p>
  </w:comment>
  <w:comment w:id="366" w:author="USAID/BFS" w:date="2019-10-16T16:21:00Z" w:initials="USAID/BFS">
    <w:p w14:paraId="28076E17" w14:textId="77777777" w:rsidR="00AC5973" w:rsidRDefault="00AC5973" w:rsidP="00520902">
      <w:pPr>
        <w:pStyle w:val="CommentText"/>
        <w:rPr>
          <w:b/>
          <w:bCs/>
        </w:rPr>
      </w:pPr>
    </w:p>
    <w:p w14:paraId="1F55411E" w14:textId="662802FC" w:rsidR="00AC5973" w:rsidRDefault="00AC5973" w:rsidP="00520902">
      <w:pPr>
        <w:pStyle w:val="CommentText"/>
      </w:pPr>
      <w:r>
        <w:rPr>
          <w:rStyle w:val="CommentReference"/>
        </w:rPr>
        <w:annotationRef/>
      </w:r>
      <w:r w:rsidRPr="008D13DE">
        <w:rPr>
          <w:b/>
          <w:bCs/>
        </w:rPr>
        <w:t>INSTRUCTIONS</w:t>
      </w:r>
      <w:r>
        <w:t>:</w:t>
      </w:r>
    </w:p>
    <w:p w14:paraId="4BA9129A" w14:textId="77777777" w:rsidR="00AC5973" w:rsidRDefault="00AC5973" w:rsidP="00520902">
      <w:pPr>
        <w:pStyle w:val="CommentText"/>
      </w:pPr>
    </w:p>
    <w:p w14:paraId="401C012B" w14:textId="309491ED" w:rsidR="00AC5973" w:rsidRDefault="00AC5973" w:rsidP="00520902">
      <w:pPr>
        <w:pStyle w:val="CommentText"/>
      </w:pPr>
      <w:r>
        <w:t>The data in this table are illustrative. Please update the chart with country-specific results. An Excel file (</w:t>
      </w:r>
      <w:r w:rsidRPr="00520902">
        <w:t>A-WEAI BL Figure 6.1 template</w:t>
      </w:r>
      <w:r w:rsidR="00E53C97">
        <w:t xml:space="preserve"> 05</w:t>
      </w:r>
      <w:r w:rsidR="005552F9">
        <w:t>.21.2020</w:t>
      </w:r>
      <w:r w:rsidRPr="00520902">
        <w:t>.xlsx</w:t>
      </w:r>
      <w:r>
        <w:t>) with illustrative data is available on Agrilinks to assist with creating a country-specific chart.</w:t>
      </w:r>
    </w:p>
    <w:p w14:paraId="7A8E99A4" w14:textId="77777777" w:rsidR="00AC5973" w:rsidRDefault="00AC5973" w:rsidP="00520902">
      <w:pPr>
        <w:pStyle w:val="CommentText"/>
      </w:pPr>
    </w:p>
  </w:comment>
  <w:comment w:id="367" w:author="USAID/BFS" w:date="2019-10-16T16:21:00Z" w:initials="USAID/BFS">
    <w:p w14:paraId="229F721D" w14:textId="6682ADF4" w:rsidR="00AC5973" w:rsidRDefault="00AC5973">
      <w:pPr>
        <w:pStyle w:val="CommentText"/>
      </w:pPr>
      <w:r>
        <w:rPr>
          <w:rStyle w:val="CommentReference"/>
        </w:rPr>
        <w:annotationRef/>
      </w:r>
    </w:p>
    <w:p w14:paraId="241B5E9C" w14:textId="49E02176" w:rsidR="00AC5973" w:rsidRDefault="00AC5973" w:rsidP="00520902">
      <w:pPr>
        <w:pStyle w:val="L1-FlLSp12"/>
      </w:pPr>
      <w:r w:rsidRPr="008D13DE">
        <w:rPr>
          <w:b/>
          <w:bCs/>
        </w:rPr>
        <w:t>INSTRUCTIONS</w:t>
      </w:r>
      <w:r>
        <w:t xml:space="preserve">: </w:t>
      </w:r>
    </w:p>
    <w:p w14:paraId="36708D5A" w14:textId="77777777" w:rsidR="00AC5973" w:rsidRDefault="00AC5973" w:rsidP="00520902">
      <w:pPr>
        <w:pStyle w:val="L1-FlLSp12"/>
      </w:pPr>
    </w:p>
    <w:p w14:paraId="3E585BAF" w14:textId="49093C78" w:rsidR="00AC5973" w:rsidRDefault="00AC5973" w:rsidP="00520902">
      <w:pPr>
        <w:pStyle w:val="CommentText"/>
      </w:pPr>
      <w:r w:rsidRPr="00C538F6">
        <w:t>Describe the analytically interesting f</w:t>
      </w:r>
      <w:r>
        <w:t>indings in the table and figure</w:t>
      </w:r>
      <w:r w:rsidRPr="00C538F6">
        <w:t>. On average, are</w:t>
      </w:r>
      <w:r>
        <w:t xml:space="preserve"> a greater percentage of </w:t>
      </w:r>
      <w:r w:rsidRPr="00C538F6">
        <w:t>women or men achieving adequacy in the A-WEAI indicators? How significant is this gap? Which indicators are the largest contributors to women’s and men’s empowerment? What are the top three constraints by indicator to empowerment for women and men? Other similarities or differences for women and men to highlight?</w:t>
      </w:r>
    </w:p>
    <w:p w14:paraId="303B78AF" w14:textId="77777777" w:rsidR="00AC5973" w:rsidRDefault="00AC5973" w:rsidP="00520902">
      <w:pPr>
        <w:pStyle w:val="CommentText"/>
      </w:pPr>
    </w:p>
  </w:comment>
  <w:comment w:id="373" w:author="USAID/BFS" w:date="2019-10-16T16:21:00Z" w:initials="USAID/BFS">
    <w:p w14:paraId="371BBDB7" w14:textId="77777777" w:rsidR="00AC5973" w:rsidRDefault="00AC5973" w:rsidP="00BE6201">
      <w:pPr>
        <w:pStyle w:val="CommentText"/>
      </w:pPr>
      <w:r>
        <w:rPr>
          <w:rStyle w:val="CommentReference"/>
        </w:rPr>
        <w:annotationRef/>
      </w:r>
    </w:p>
    <w:p w14:paraId="3E49E91A" w14:textId="0114354B" w:rsidR="00AC5973" w:rsidRPr="00D7289F" w:rsidRDefault="00AC5973" w:rsidP="00BE6201">
      <w:pPr>
        <w:pStyle w:val="CommentText"/>
        <w:rPr>
          <w:b/>
        </w:rPr>
      </w:pPr>
      <w:r w:rsidRPr="00D7289F">
        <w:rPr>
          <w:b/>
        </w:rPr>
        <w:t>INSTRUCTION</w:t>
      </w:r>
      <w:r>
        <w:rPr>
          <w:b/>
        </w:rPr>
        <w:t>S:</w:t>
      </w:r>
    </w:p>
    <w:p w14:paraId="34805932" w14:textId="77777777" w:rsidR="00AC5973" w:rsidRDefault="00AC5973" w:rsidP="00BE6201">
      <w:pPr>
        <w:pStyle w:val="CommentText"/>
      </w:pPr>
    </w:p>
    <w:p w14:paraId="4EBC2562" w14:textId="58B97111" w:rsidR="00AC5973" w:rsidRDefault="00AC5973" w:rsidP="00BE6201">
      <w:pPr>
        <w:pStyle w:val="CommentText"/>
      </w:pPr>
      <w:r>
        <w:t xml:space="preserve">In Appendix A1.2, please report indicator results, disaggregated by age, using </w:t>
      </w:r>
      <w:r w:rsidRPr="00CD2829">
        <w:rPr>
          <w:b/>
        </w:rPr>
        <w:t xml:space="preserve">uncensored </w:t>
      </w:r>
      <w:r>
        <w:t>headcount ratios.</w:t>
      </w:r>
    </w:p>
    <w:p w14:paraId="7491AA23" w14:textId="77777777" w:rsidR="00AC5973" w:rsidRDefault="00AC5973" w:rsidP="00BE6201">
      <w:pPr>
        <w:pStyle w:val="CommentText"/>
      </w:pPr>
    </w:p>
  </w:comment>
  <w:comment w:id="374" w:author="USAID/BFS" w:date="2019-11-01T11:25:00Z" w:initials="USAID/BFS">
    <w:p w14:paraId="3D335A88" w14:textId="77777777" w:rsidR="00AC5973" w:rsidRDefault="00AC5973" w:rsidP="008170B4">
      <w:pPr>
        <w:pStyle w:val="CommentText"/>
      </w:pPr>
      <w:r>
        <w:rPr>
          <w:rStyle w:val="CommentReference"/>
        </w:rPr>
        <w:annotationRef/>
      </w:r>
    </w:p>
    <w:p w14:paraId="7624DDA8" w14:textId="77777777" w:rsidR="00AC5973" w:rsidRDefault="00AC5973" w:rsidP="008170B4">
      <w:pPr>
        <w:pStyle w:val="CommentText"/>
        <w:rPr>
          <w:b/>
        </w:rPr>
      </w:pPr>
      <w:r>
        <w:rPr>
          <w:b/>
        </w:rPr>
        <w:t>INSTRUCTIONS:</w:t>
      </w:r>
    </w:p>
    <w:p w14:paraId="7F587674" w14:textId="77777777" w:rsidR="00AC5973" w:rsidRDefault="00AC5973" w:rsidP="008170B4">
      <w:pPr>
        <w:pStyle w:val="CommentText"/>
      </w:pPr>
    </w:p>
    <w:p w14:paraId="7FC54D3A" w14:textId="77777777" w:rsidR="00AC5973" w:rsidRDefault="00AC5973" w:rsidP="008170B4">
      <w:pPr>
        <w:pStyle w:val="CommentText"/>
      </w:pPr>
      <w:r>
        <w:t>Remove this footnote if not applicable.</w:t>
      </w:r>
    </w:p>
    <w:p w14:paraId="2E90E43B" w14:textId="77777777" w:rsidR="00AC5973" w:rsidRPr="00964BCD" w:rsidRDefault="00AC5973" w:rsidP="008170B4">
      <w:pPr>
        <w:pStyle w:val="CommentText"/>
      </w:pPr>
    </w:p>
  </w:comment>
  <w:comment w:id="378" w:author="USAID/BFS" w:date="2019-10-17T10:44:00Z" w:initials="USAID/BFS">
    <w:p w14:paraId="5724C4A3" w14:textId="77777777" w:rsidR="00AC5973" w:rsidRDefault="00AC5973" w:rsidP="00BE6201">
      <w:pPr>
        <w:pStyle w:val="CommentText"/>
        <w:rPr>
          <w:b/>
          <w:bCs/>
        </w:rPr>
      </w:pPr>
    </w:p>
    <w:p w14:paraId="495F0A35" w14:textId="096752F8" w:rsidR="00AC5973" w:rsidRDefault="00AC5973" w:rsidP="00BE6201">
      <w:pPr>
        <w:pStyle w:val="CommentText"/>
      </w:pPr>
      <w:r>
        <w:rPr>
          <w:rStyle w:val="CommentReference"/>
        </w:rPr>
        <w:annotationRef/>
      </w:r>
      <w:r w:rsidRPr="008D13DE">
        <w:rPr>
          <w:b/>
          <w:bCs/>
        </w:rPr>
        <w:t>INSTRUCTIONS</w:t>
      </w:r>
      <w:r>
        <w:t>:</w:t>
      </w:r>
    </w:p>
    <w:p w14:paraId="5BE69EE0" w14:textId="77777777" w:rsidR="00AC5973" w:rsidRDefault="00AC5973" w:rsidP="00BE6201">
      <w:pPr>
        <w:pStyle w:val="CommentText"/>
      </w:pPr>
    </w:p>
    <w:p w14:paraId="70DADC08" w14:textId="5E175D82" w:rsidR="00AC5973" w:rsidRDefault="00AC5973" w:rsidP="00BE6201">
      <w:pPr>
        <w:pStyle w:val="CommentText"/>
      </w:pPr>
      <w:r w:rsidRPr="00823295">
        <w:t>Insert description of the values presented in the table. Describe the prevalence of the different activities. Are certain activities extremely common/rare? Next, describe overall patterns in decision</w:t>
      </w:r>
      <w:r>
        <w:t>-</w:t>
      </w:r>
      <w:r w:rsidRPr="00823295">
        <w:t xml:space="preserve">making. Are there differences </w:t>
      </w:r>
      <w:r>
        <w:t xml:space="preserve">among </w:t>
      </w:r>
      <w:r w:rsidRPr="00823295">
        <w:t>activities? Are the differences between the types of decisions within the same activity? Compare women and men’s participation in economic activities and input into decision making. What types of activities and decision making are more common among women? What type of activities and decision making are more common</w:t>
      </w:r>
      <w:r>
        <w:t xml:space="preserve"> among </w:t>
      </w:r>
      <w:r w:rsidRPr="00823295">
        <w:t>men?</w:t>
      </w:r>
    </w:p>
    <w:p w14:paraId="2BAE6538" w14:textId="77777777" w:rsidR="00AC5973" w:rsidRDefault="00AC5973" w:rsidP="00BE6201">
      <w:pPr>
        <w:pStyle w:val="CommentText"/>
      </w:pPr>
    </w:p>
  </w:comment>
  <w:comment w:id="381" w:author="USAID/BFS" w:date="2019-10-17T10:45:00Z" w:initials="USAID/BFS">
    <w:p w14:paraId="3F2BC4DD" w14:textId="77777777" w:rsidR="00AC5973" w:rsidRDefault="00AC5973" w:rsidP="008170B4">
      <w:pPr>
        <w:pStyle w:val="CommentText"/>
      </w:pPr>
      <w:r>
        <w:rPr>
          <w:rStyle w:val="CommentReference"/>
        </w:rPr>
        <w:annotationRef/>
      </w:r>
    </w:p>
    <w:p w14:paraId="0D2C16D9" w14:textId="77777777" w:rsidR="00AC5973" w:rsidRDefault="00AC5973" w:rsidP="008170B4">
      <w:pPr>
        <w:pStyle w:val="CommentText"/>
        <w:rPr>
          <w:b/>
        </w:rPr>
      </w:pPr>
      <w:r>
        <w:rPr>
          <w:b/>
        </w:rPr>
        <w:t>INSTRUCTIONS:</w:t>
      </w:r>
    </w:p>
    <w:p w14:paraId="6F753E06" w14:textId="77777777" w:rsidR="00AC5973" w:rsidRDefault="00AC5973" w:rsidP="008170B4">
      <w:pPr>
        <w:pStyle w:val="CommentText"/>
      </w:pPr>
    </w:p>
    <w:p w14:paraId="7FD9590C" w14:textId="77777777" w:rsidR="00AC5973" w:rsidRDefault="00AC5973" w:rsidP="008170B4">
      <w:pPr>
        <w:pStyle w:val="CommentText"/>
      </w:pPr>
      <w:r>
        <w:t>Remove this footnote if not applicable.</w:t>
      </w:r>
    </w:p>
    <w:p w14:paraId="5C6DD495" w14:textId="77777777" w:rsidR="00AC5973" w:rsidRPr="00964BCD" w:rsidRDefault="00AC5973" w:rsidP="008170B4">
      <w:pPr>
        <w:pStyle w:val="CommentText"/>
      </w:pPr>
    </w:p>
  </w:comment>
  <w:comment w:id="384" w:author="USAID/BFS" w:date="2019-11-01T11:26:00Z" w:initials="USAID/BFS">
    <w:p w14:paraId="4A508467" w14:textId="77777777" w:rsidR="00AC5973" w:rsidRDefault="00AC5973" w:rsidP="00604DD9">
      <w:pPr>
        <w:pStyle w:val="CommentText"/>
        <w:rPr>
          <w:b/>
          <w:bCs/>
        </w:rPr>
      </w:pPr>
      <w:r>
        <w:rPr>
          <w:rStyle w:val="CommentReference"/>
        </w:rPr>
        <w:annotationRef/>
      </w:r>
    </w:p>
    <w:p w14:paraId="5F100F87" w14:textId="0F076AB8" w:rsidR="00AC5973" w:rsidRDefault="00AC5973" w:rsidP="00604DD9">
      <w:pPr>
        <w:pStyle w:val="CommentText"/>
      </w:pPr>
      <w:r w:rsidRPr="008D13DE">
        <w:rPr>
          <w:b/>
          <w:bCs/>
        </w:rPr>
        <w:t>INSTRUCTIONS</w:t>
      </w:r>
      <w:r>
        <w:t>:</w:t>
      </w:r>
    </w:p>
    <w:p w14:paraId="2A95C613" w14:textId="77777777" w:rsidR="00AC5973" w:rsidRDefault="00AC5973" w:rsidP="00604DD9">
      <w:pPr>
        <w:pStyle w:val="CommentText"/>
      </w:pPr>
    </w:p>
    <w:p w14:paraId="744119A1" w14:textId="0630A389" w:rsidR="00AC5973" w:rsidRDefault="00AC5973" w:rsidP="00604DD9">
      <w:pPr>
        <w:pStyle w:val="CommentText"/>
      </w:pPr>
      <w:r w:rsidRPr="00B76F18">
        <w:t>Insert description of the values presented in the table. Note which items are commonly owned and which are not. Report on the type of items that women commonly report owning and the types of items that fewer women report owning compared to men.</w:t>
      </w:r>
    </w:p>
    <w:p w14:paraId="079083C7" w14:textId="77777777" w:rsidR="00AC5973" w:rsidRDefault="00AC5973" w:rsidP="00604DD9">
      <w:pPr>
        <w:pStyle w:val="CommentText"/>
      </w:pPr>
    </w:p>
  </w:comment>
  <w:comment w:id="387" w:author="USAID/BFS" w:date="2019-10-17T10:46:00Z" w:initials="USAID/BFS">
    <w:p w14:paraId="192E69A6" w14:textId="77777777" w:rsidR="00AC5973" w:rsidRDefault="00AC5973" w:rsidP="008170B4">
      <w:pPr>
        <w:pStyle w:val="CommentText"/>
      </w:pPr>
      <w:r>
        <w:rPr>
          <w:rStyle w:val="CommentReference"/>
        </w:rPr>
        <w:annotationRef/>
      </w:r>
    </w:p>
    <w:p w14:paraId="2497BF27" w14:textId="77777777" w:rsidR="00AC5973" w:rsidRDefault="00AC5973" w:rsidP="008170B4">
      <w:pPr>
        <w:pStyle w:val="CommentText"/>
        <w:rPr>
          <w:b/>
        </w:rPr>
      </w:pPr>
      <w:r>
        <w:rPr>
          <w:b/>
        </w:rPr>
        <w:t>INSTRUCTIONS:</w:t>
      </w:r>
    </w:p>
    <w:p w14:paraId="6C8D0E56" w14:textId="77777777" w:rsidR="00AC5973" w:rsidRDefault="00AC5973" w:rsidP="008170B4">
      <w:pPr>
        <w:pStyle w:val="CommentText"/>
      </w:pPr>
    </w:p>
    <w:p w14:paraId="7A6BEAE8" w14:textId="77777777" w:rsidR="00AC5973" w:rsidRDefault="00AC5973" w:rsidP="008170B4">
      <w:pPr>
        <w:pStyle w:val="CommentText"/>
      </w:pPr>
      <w:r>
        <w:t>Remove this footnote if not applicable.</w:t>
      </w:r>
    </w:p>
    <w:p w14:paraId="60822EC1" w14:textId="77777777" w:rsidR="00AC5973" w:rsidRPr="00964BCD" w:rsidRDefault="00AC5973" w:rsidP="008170B4">
      <w:pPr>
        <w:pStyle w:val="CommentText"/>
      </w:pPr>
    </w:p>
  </w:comment>
  <w:comment w:id="388" w:author="USAID/BFS" w:date="2019-10-17T10:46:00Z" w:initials="USAID/BFS">
    <w:p w14:paraId="020B8DD2" w14:textId="77777777" w:rsidR="00AC5973" w:rsidRDefault="00AC5973" w:rsidP="00D06829">
      <w:pPr>
        <w:pStyle w:val="CommentText"/>
        <w:rPr>
          <w:b/>
        </w:rPr>
      </w:pPr>
      <w:r>
        <w:rPr>
          <w:rStyle w:val="CommentReference"/>
        </w:rPr>
        <w:annotationRef/>
      </w:r>
    </w:p>
    <w:p w14:paraId="62F92AFE" w14:textId="6EF32CD3" w:rsidR="00AC5973" w:rsidRDefault="00AC5973" w:rsidP="00D06829">
      <w:pPr>
        <w:pStyle w:val="CommentText"/>
      </w:pPr>
      <w:r w:rsidRPr="00A936DA">
        <w:rPr>
          <w:b/>
        </w:rPr>
        <w:t>INSTRUCTIONS:</w:t>
      </w:r>
      <w:r>
        <w:t xml:space="preserve"> </w:t>
      </w:r>
    </w:p>
    <w:p w14:paraId="0BF33E2C" w14:textId="77777777" w:rsidR="00AC5973" w:rsidRDefault="00AC5973" w:rsidP="00D06829">
      <w:pPr>
        <w:pStyle w:val="CommentText"/>
      </w:pPr>
    </w:p>
    <w:p w14:paraId="5BE968D9" w14:textId="0DA4E70B" w:rsidR="00AC5973" w:rsidRDefault="00AC5973" w:rsidP="00D06829">
      <w:pPr>
        <w:pStyle w:val="CommentText"/>
      </w:pPr>
      <w:r w:rsidRPr="00B76F18">
        <w:t xml:space="preserve">Insert description of the values presented in the table. Note </w:t>
      </w:r>
      <w:r>
        <w:t>sources of credit accessed by primary female and male decision-makers, and</w:t>
      </w:r>
      <w:r w:rsidRPr="00B76F18">
        <w:t xml:space="preserve"> which </w:t>
      </w:r>
      <w:r>
        <w:t xml:space="preserve">ones </w:t>
      </w:r>
      <w:r w:rsidRPr="00B76F18">
        <w:t xml:space="preserve">are not. Report on </w:t>
      </w:r>
      <w:r>
        <w:t>whether the ability of primary female adult decision-makers varies based on source</w:t>
      </w:r>
      <w:r w:rsidRPr="00B76F18">
        <w:t>.</w:t>
      </w:r>
      <w:r>
        <w:t xml:space="preserve"> Be wary of sample sizes for decision-making, as these may be quite low due to lack of access to credit or need for credit and loans.</w:t>
      </w:r>
    </w:p>
    <w:p w14:paraId="7D4879DA" w14:textId="77777777" w:rsidR="00AC5973" w:rsidRDefault="00AC5973" w:rsidP="00D06829">
      <w:pPr>
        <w:pStyle w:val="CommentText"/>
      </w:pPr>
    </w:p>
  </w:comment>
  <w:comment w:id="390" w:author="USAID/BFS" w:date="2019-10-17T10:47:00Z" w:initials="USAID/BFS">
    <w:p w14:paraId="60C36ED4" w14:textId="77777777" w:rsidR="00AC5973" w:rsidRDefault="00AC5973" w:rsidP="008170B4">
      <w:pPr>
        <w:pStyle w:val="CommentText"/>
      </w:pPr>
      <w:r>
        <w:rPr>
          <w:rStyle w:val="CommentReference"/>
        </w:rPr>
        <w:annotationRef/>
      </w:r>
    </w:p>
    <w:p w14:paraId="447F972D" w14:textId="77777777" w:rsidR="00AC5973" w:rsidRDefault="00AC5973" w:rsidP="008170B4">
      <w:pPr>
        <w:pStyle w:val="CommentText"/>
        <w:rPr>
          <w:b/>
        </w:rPr>
      </w:pPr>
      <w:r>
        <w:rPr>
          <w:b/>
        </w:rPr>
        <w:t>INSTRUCTIONS:</w:t>
      </w:r>
    </w:p>
    <w:p w14:paraId="6DD78338" w14:textId="77777777" w:rsidR="00AC5973" w:rsidRDefault="00AC5973" w:rsidP="008170B4">
      <w:pPr>
        <w:pStyle w:val="CommentText"/>
      </w:pPr>
    </w:p>
    <w:p w14:paraId="7FD1EE6E" w14:textId="77777777" w:rsidR="00AC5973" w:rsidRDefault="00AC5973" w:rsidP="008170B4">
      <w:pPr>
        <w:pStyle w:val="CommentText"/>
      </w:pPr>
      <w:r>
        <w:t>Remove this footnote if not applicable.</w:t>
      </w:r>
    </w:p>
    <w:p w14:paraId="607794EF" w14:textId="77777777" w:rsidR="00AC5973" w:rsidRPr="00964BCD" w:rsidRDefault="00AC5973" w:rsidP="008170B4">
      <w:pPr>
        <w:pStyle w:val="CommentText"/>
      </w:pPr>
    </w:p>
  </w:comment>
  <w:comment w:id="392" w:author="USAID/BFS" w:date="2019-10-17T10:47:00Z" w:initials="USAID/BFS">
    <w:p w14:paraId="13E281C9" w14:textId="77777777" w:rsidR="00AC5973" w:rsidRDefault="00AC5973" w:rsidP="008170B4">
      <w:pPr>
        <w:pStyle w:val="CommentText"/>
      </w:pPr>
      <w:r>
        <w:rPr>
          <w:rStyle w:val="CommentReference"/>
        </w:rPr>
        <w:annotationRef/>
      </w:r>
    </w:p>
    <w:p w14:paraId="7399B93C" w14:textId="77777777" w:rsidR="00AC5973" w:rsidRDefault="00AC5973" w:rsidP="008170B4">
      <w:pPr>
        <w:pStyle w:val="CommentText"/>
        <w:rPr>
          <w:b/>
        </w:rPr>
      </w:pPr>
      <w:r>
        <w:rPr>
          <w:b/>
        </w:rPr>
        <w:t>INSTRUCTIONS:</w:t>
      </w:r>
    </w:p>
    <w:p w14:paraId="6B641BFE" w14:textId="77777777" w:rsidR="00AC5973" w:rsidRDefault="00AC5973" w:rsidP="008170B4">
      <w:pPr>
        <w:pStyle w:val="CommentText"/>
      </w:pPr>
    </w:p>
    <w:p w14:paraId="7A92E05F" w14:textId="77777777" w:rsidR="00AC5973" w:rsidRDefault="00AC5973" w:rsidP="008170B4">
      <w:pPr>
        <w:pStyle w:val="CommentText"/>
      </w:pPr>
      <w:r>
        <w:t>Remove this footnote if not applicable.</w:t>
      </w:r>
    </w:p>
    <w:p w14:paraId="66996E83" w14:textId="77777777" w:rsidR="00AC5973" w:rsidRPr="00964BCD" w:rsidRDefault="00AC5973" w:rsidP="008170B4">
      <w:pPr>
        <w:pStyle w:val="CommentText"/>
      </w:pPr>
    </w:p>
  </w:comment>
  <w:comment w:id="395" w:author="USAID/BFS" w:date="2019-10-17T10:47:00Z" w:initials="USAID/BFS">
    <w:p w14:paraId="473B55AC" w14:textId="77777777" w:rsidR="00AC5973" w:rsidRDefault="00AC5973" w:rsidP="00D06829">
      <w:pPr>
        <w:pStyle w:val="CommentText"/>
        <w:rPr>
          <w:b/>
        </w:rPr>
      </w:pPr>
      <w:r>
        <w:rPr>
          <w:rStyle w:val="CommentReference"/>
        </w:rPr>
        <w:annotationRef/>
      </w:r>
    </w:p>
    <w:p w14:paraId="4A5294A8" w14:textId="77777777" w:rsidR="00AC5973" w:rsidRDefault="00AC5973" w:rsidP="00D06829">
      <w:pPr>
        <w:pStyle w:val="CommentText"/>
      </w:pPr>
      <w:r w:rsidRPr="00A936DA">
        <w:rPr>
          <w:b/>
        </w:rPr>
        <w:t>INSTRUCTIONS:</w:t>
      </w:r>
      <w:r>
        <w:t xml:space="preserve"> </w:t>
      </w:r>
    </w:p>
    <w:p w14:paraId="5D1DBD75" w14:textId="77777777" w:rsidR="00AC5973" w:rsidRDefault="00AC5973" w:rsidP="00D06829">
      <w:pPr>
        <w:pStyle w:val="CommentText"/>
      </w:pPr>
    </w:p>
    <w:p w14:paraId="0173A6CE" w14:textId="58FA15D5" w:rsidR="00AC5973" w:rsidRDefault="00AC5973" w:rsidP="00D06829">
      <w:pPr>
        <w:pStyle w:val="CommentText"/>
      </w:pPr>
      <w:r w:rsidRPr="00B76F18">
        <w:t xml:space="preserve">Insert description of the values presented in the table. </w:t>
      </w:r>
      <w:r>
        <w:t>Describe overall patterns in decision-making.  Compare input in decision-making for primary female and male decision-makers. Note whether primary female decision-makers have more or less input into expenditures compared to income.</w:t>
      </w:r>
    </w:p>
    <w:p w14:paraId="273181B1" w14:textId="77777777" w:rsidR="00AC5973" w:rsidRDefault="00AC5973" w:rsidP="00D06829">
      <w:pPr>
        <w:pStyle w:val="CommentText"/>
      </w:pPr>
    </w:p>
  </w:comment>
  <w:comment w:id="398" w:author="USAID/BFS" w:date="2019-10-17T10:47:00Z" w:initials="USAID/BFS">
    <w:p w14:paraId="439C0103" w14:textId="77777777" w:rsidR="00AC5973" w:rsidRDefault="00AC5973" w:rsidP="008170B4">
      <w:pPr>
        <w:pStyle w:val="CommentText"/>
      </w:pPr>
      <w:r>
        <w:rPr>
          <w:rStyle w:val="CommentReference"/>
        </w:rPr>
        <w:annotationRef/>
      </w:r>
    </w:p>
    <w:p w14:paraId="52DFB70A" w14:textId="77777777" w:rsidR="00AC5973" w:rsidRDefault="00AC5973" w:rsidP="008170B4">
      <w:pPr>
        <w:pStyle w:val="CommentText"/>
        <w:rPr>
          <w:b/>
        </w:rPr>
      </w:pPr>
      <w:r>
        <w:rPr>
          <w:b/>
        </w:rPr>
        <w:t>INSTRUCTIONS:</w:t>
      </w:r>
    </w:p>
    <w:p w14:paraId="6B7DEA80" w14:textId="77777777" w:rsidR="00AC5973" w:rsidRDefault="00AC5973" w:rsidP="008170B4">
      <w:pPr>
        <w:pStyle w:val="CommentText"/>
      </w:pPr>
    </w:p>
    <w:p w14:paraId="589A119B" w14:textId="77777777" w:rsidR="00AC5973" w:rsidRDefault="00AC5973" w:rsidP="008170B4">
      <w:pPr>
        <w:pStyle w:val="CommentText"/>
      </w:pPr>
      <w:r>
        <w:t>Remove this footnote if not applicable.</w:t>
      </w:r>
    </w:p>
    <w:p w14:paraId="31491E92" w14:textId="77777777" w:rsidR="00AC5973" w:rsidRPr="00964BCD" w:rsidRDefault="00AC5973" w:rsidP="008170B4">
      <w:pPr>
        <w:pStyle w:val="CommentText"/>
      </w:pPr>
    </w:p>
  </w:comment>
  <w:comment w:id="401" w:author="USAID/BFS" w:date="2019-11-01T11:26:00Z" w:initials="USAID/BFS">
    <w:p w14:paraId="754D8977" w14:textId="77777777" w:rsidR="00AC5973" w:rsidRDefault="00AC5973" w:rsidP="00D06829">
      <w:pPr>
        <w:pStyle w:val="CommentText"/>
        <w:rPr>
          <w:b/>
        </w:rPr>
      </w:pPr>
      <w:r>
        <w:rPr>
          <w:rStyle w:val="CommentReference"/>
        </w:rPr>
        <w:annotationRef/>
      </w:r>
    </w:p>
    <w:p w14:paraId="3A9F8CF2" w14:textId="77777777" w:rsidR="00AC5973" w:rsidRDefault="00AC5973" w:rsidP="00D06829">
      <w:pPr>
        <w:pStyle w:val="CommentText"/>
      </w:pPr>
      <w:r w:rsidRPr="00A936DA">
        <w:rPr>
          <w:b/>
        </w:rPr>
        <w:t>INSTRUCTIONS:</w:t>
      </w:r>
      <w:r>
        <w:t xml:space="preserve"> </w:t>
      </w:r>
    </w:p>
    <w:p w14:paraId="15EEFD5A" w14:textId="77777777" w:rsidR="00AC5973" w:rsidRDefault="00AC5973" w:rsidP="00D06829">
      <w:pPr>
        <w:pStyle w:val="CommentText"/>
      </w:pPr>
    </w:p>
    <w:p w14:paraId="0084E995" w14:textId="0C7A2C95" w:rsidR="00AC5973" w:rsidRDefault="00AC5973" w:rsidP="00D06829">
      <w:pPr>
        <w:pStyle w:val="CommentText"/>
      </w:pPr>
      <w:r w:rsidRPr="00B76F18">
        <w:t xml:space="preserve">Insert description of the values presented in the table. </w:t>
      </w:r>
      <w:r>
        <w:t>Report on the percentage of primary female and male decision-makers involved in any community group.  Note differences in the types of organizations that primary female decision-makers are most likely to be involved in compared to primary male decision-makers.</w:t>
      </w:r>
    </w:p>
    <w:p w14:paraId="4E1C22B0" w14:textId="77777777" w:rsidR="00AC5973" w:rsidRDefault="00AC5973" w:rsidP="00D06829">
      <w:pPr>
        <w:pStyle w:val="CommentText"/>
      </w:pPr>
    </w:p>
  </w:comment>
  <w:comment w:id="403" w:author="USAID/BFS" w:date="2019-10-17T10:48:00Z" w:initials="USAID/BFS">
    <w:p w14:paraId="0C7E1C8D" w14:textId="77777777" w:rsidR="00AC5973" w:rsidRDefault="00AC5973" w:rsidP="008170B4">
      <w:pPr>
        <w:pStyle w:val="CommentText"/>
      </w:pPr>
      <w:r>
        <w:rPr>
          <w:rStyle w:val="CommentReference"/>
        </w:rPr>
        <w:annotationRef/>
      </w:r>
    </w:p>
    <w:p w14:paraId="5D19FF20" w14:textId="77777777" w:rsidR="00AC5973" w:rsidRDefault="00AC5973" w:rsidP="008170B4">
      <w:pPr>
        <w:pStyle w:val="CommentText"/>
        <w:rPr>
          <w:b/>
        </w:rPr>
      </w:pPr>
      <w:r>
        <w:rPr>
          <w:b/>
        </w:rPr>
        <w:t>INSTRUCTIONS:</w:t>
      </w:r>
    </w:p>
    <w:p w14:paraId="495D476A" w14:textId="77777777" w:rsidR="00AC5973" w:rsidRDefault="00AC5973" w:rsidP="008170B4">
      <w:pPr>
        <w:pStyle w:val="CommentText"/>
      </w:pPr>
    </w:p>
    <w:p w14:paraId="1A8990B7" w14:textId="77777777" w:rsidR="00AC5973" w:rsidRDefault="00AC5973" w:rsidP="008170B4">
      <w:pPr>
        <w:pStyle w:val="CommentText"/>
      </w:pPr>
      <w:r>
        <w:t>Remove this footnote if not applicable.</w:t>
      </w:r>
    </w:p>
    <w:p w14:paraId="5D269483" w14:textId="77777777" w:rsidR="00AC5973" w:rsidRPr="00964BCD" w:rsidRDefault="00AC5973" w:rsidP="008170B4">
      <w:pPr>
        <w:pStyle w:val="CommentText"/>
      </w:pPr>
    </w:p>
  </w:comment>
  <w:comment w:id="406" w:author="USAID/BFS" w:date="2019-10-17T10:48:00Z" w:initials="USAID/BFS">
    <w:p w14:paraId="13F0CD12" w14:textId="77777777" w:rsidR="00AC5973" w:rsidRDefault="00AC5973" w:rsidP="00550C71">
      <w:pPr>
        <w:pStyle w:val="CommentText"/>
        <w:rPr>
          <w:b/>
        </w:rPr>
      </w:pPr>
      <w:r>
        <w:rPr>
          <w:rStyle w:val="CommentReference"/>
        </w:rPr>
        <w:annotationRef/>
      </w:r>
    </w:p>
    <w:p w14:paraId="17F7E96F" w14:textId="77777777" w:rsidR="00AC5973" w:rsidRDefault="00AC5973" w:rsidP="00550C71">
      <w:pPr>
        <w:pStyle w:val="CommentText"/>
      </w:pPr>
      <w:r>
        <w:rPr>
          <w:rStyle w:val="CommentReference"/>
        </w:rPr>
        <w:annotationRef/>
      </w:r>
      <w:r w:rsidRPr="00A936DA">
        <w:rPr>
          <w:b/>
        </w:rPr>
        <w:t>INSTRUCTIONS:</w:t>
      </w:r>
      <w:r>
        <w:t xml:space="preserve"> </w:t>
      </w:r>
    </w:p>
    <w:p w14:paraId="1CC2FC27" w14:textId="77777777" w:rsidR="00AC5973" w:rsidRDefault="00AC5973" w:rsidP="00550C71">
      <w:pPr>
        <w:pStyle w:val="CommentText"/>
      </w:pPr>
    </w:p>
    <w:p w14:paraId="687CAB10" w14:textId="7F5019D0" w:rsidR="00AC5973" w:rsidRDefault="00AC5973" w:rsidP="00550C71">
      <w:pPr>
        <w:pStyle w:val="CommentText"/>
      </w:pPr>
      <w:r w:rsidRPr="00B76F18">
        <w:t xml:space="preserve">Insert description of the values presented in the table. </w:t>
      </w:r>
      <w:r>
        <w:t>Report on the percentage of primary female and male decision-makers performing work-related tasks, noting any significant similarities or differences in time allocation and constraints.</w:t>
      </w:r>
    </w:p>
    <w:p w14:paraId="2C1C5EC0" w14:textId="77777777" w:rsidR="00AC5973" w:rsidRDefault="00AC5973" w:rsidP="00550C71">
      <w:pPr>
        <w:pStyle w:val="CommentText"/>
      </w:pPr>
    </w:p>
  </w:comment>
  <w:comment w:id="409" w:author="USAID/BFS" w:date="2019-10-17T10:48:00Z" w:initials="USAID/BFS">
    <w:p w14:paraId="431E2F3B" w14:textId="77777777" w:rsidR="00AC5973" w:rsidRDefault="00AC5973" w:rsidP="008170B4">
      <w:pPr>
        <w:pStyle w:val="CommentText"/>
      </w:pPr>
      <w:r>
        <w:rPr>
          <w:rStyle w:val="CommentReference"/>
        </w:rPr>
        <w:annotationRef/>
      </w:r>
    </w:p>
    <w:p w14:paraId="7806C65E" w14:textId="77777777" w:rsidR="00AC5973" w:rsidRDefault="00AC5973" w:rsidP="008170B4">
      <w:pPr>
        <w:pStyle w:val="CommentText"/>
        <w:rPr>
          <w:b/>
        </w:rPr>
      </w:pPr>
      <w:r>
        <w:rPr>
          <w:b/>
        </w:rPr>
        <w:t>INSTRUCTIONS:</w:t>
      </w:r>
    </w:p>
    <w:p w14:paraId="36F4FF7B" w14:textId="77777777" w:rsidR="00AC5973" w:rsidRDefault="00AC5973" w:rsidP="008170B4">
      <w:pPr>
        <w:pStyle w:val="CommentText"/>
      </w:pPr>
    </w:p>
    <w:p w14:paraId="6FF9EAEC" w14:textId="77777777" w:rsidR="00AC5973" w:rsidRDefault="00AC5973" w:rsidP="008170B4">
      <w:pPr>
        <w:pStyle w:val="CommentText"/>
      </w:pPr>
      <w:r>
        <w:t>Remove this footnote if not applicable.</w:t>
      </w:r>
    </w:p>
    <w:p w14:paraId="576BBA93" w14:textId="77777777" w:rsidR="00AC5973" w:rsidRPr="00964BCD" w:rsidRDefault="00AC5973" w:rsidP="008170B4">
      <w:pPr>
        <w:pStyle w:val="CommentText"/>
      </w:pPr>
    </w:p>
  </w:comment>
  <w:comment w:id="703" w:author="USAID/BFS" w:date="2019-11-01T11:26:00Z" w:initials="USAID/BFS">
    <w:p w14:paraId="6B4F0012" w14:textId="60E7F579" w:rsidR="00AC5973" w:rsidRDefault="00AC5973">
      <w:pPr>
        <w:pStyle w:val="CommentText"/>
      </w:pPr>
      <w:r>
        <w:rPr>
          <w:rStyle w:val="CommentReference"/>
        </w:rPr>
        <w:annotationRef/>
      </w:r>
    </w:p>
    <w:p w14:paraId="538CBCBE" w14:textId="77777777" w:rsidR="00AC5973" w:rsidRDefault="00AC5973" w:rsidP="00C64EF1">
      <w:pPr>
        <w:pStyle w:val="CommentText"/>
        <w:rPr>
          <w:b/>
        </w:rPr>
      </w:pPr>
      <w:r>
        <w:rPr>
          <w:b/>
        </w:rPr>
        <w:t xml:space="preserve">INSTRUCTIONS: </w:t>
      </w:r>
    </w:p>
    <w:p w14:paraId="5931A95A" w14:textId="77777777" w:rsidR="00AC5973" w:rsidRDefault="00AC5973" w:rsidP="00C64EF1">
      <w:pPr>
        <w:pStyle w:val="CommentText"/>
      </w:pPr>
    </w:p>
    <w:p w14:paraId="350DDDB1" w14:textId="38FC80C6" w:rsidR="00AC5973" w:rsidRDefault="00AC5973" w:rsidP="00C64EF1">
      <w:pPr>
        <w:pStyle w:val="CommentText"/>
      </w:pPr>
      <w:r>
        <w:t>Tables and text in this chapter are provided for three illustrative value chain commodities: maize, fishpond aquaculture, and dairy cows. Please customize the entire chapter to the reflect the VCCs included in the current ZOI Survey.</w:t>
      </w:r>
    </w:p>
    <w:p w14:paraId="08FB2563" w14:textId="15F25E83" w:rsidR="00AC5973" w:rsidRDefault="00AC5973" w:rsidP="00C64EF1">
      <w:pPr>
        <w:pStyle w:val="CommentText"/>
      </w:pPr>
    </w:p>
    <w:p w14:paraId="0E209777" w14:textId="339BEC90" w:rsidR="00AC5973" w:rsidRDefault="00AC5973" w:rsidP="00C64EF1">
      <w:pPr>
        <w:pStyle w:val="CommentText"/>
      </w:pPr>
      <w:r>
        <w:t>Also note that if there are promoted improved management practices or technologies for specific targeted VCCs or across targeted VCCs, be sure to indicate according to instructions and note in applicable practices and technologies tables.</w:t>
      </w:r>
    </w:p>
    <w:p w14:paraId="3DC107F6" w14:textId="77777777" w:rsidR="00AC5973" w:rsidRDefault="00AC5973">
      <w:pPr>
        <w:pStyle w:val="CommentText"/>
      </w:pPr>
    </w:p>
  </w:comment>
  <w:comment w:id="704" w:author="USAID/BFS" w:date="2019-10-17T10:53:00Z" w:initials="USAID/BFS">
    <w:p w14:paraId="564D8E24" w14:textId="77777777" w:rsidR="00AC5973" w:rsidRDefault="00AC5973" w:rsidP="00422772">
      <w:pPr>
        <w:pStyle w:val="CommentText"/>
        <w:rPr>
          <w:b/>
        </w:rPr>
      </w:pPr>
      <w:r>
        <w:rPr>
          <w:rStyle w:val="CommentReference"/>
        </w:rPr>
        <w:annotationRef/>
      </w:r>
    </w:p>
    <w:p w14:paraId="7852ECF7" w14:textId="77777777" w:rsidR="00AC5973" w:rsidRPr="003D7C2C" w:rsidRDefault="00AC5973" w:rsidP="00422772">
      <w:pPr>
        <w:pStyle w:val="CommentText"/>
        <w:rPr>
          <w:b/>
        </w:rPr>
      </w:pPr>
      <w:r w:rsidRPr="003D7C2C">
        <w:rPr>
          <w:b/>
        </w:rPr>
        <w:t>INSTRUCTIONS</w:t>
      </w:r>
    </w:p>
    <w:p w14:paraId="2059C388" w14:textId="77777777" w:rsidR="00AC5973" w:rsidRDefault="00AC5973" w:rsidP="00422772">
      <w:pPr>
        <w:pStyle w:val="CommentText"/>
      </w:pPr>
    </w:p>
    <w:p w14:paraId="2EAEFF5D" w14:textId="77777777" w:rsidR="00AC5973" w:rsidRDefault="00AC5973">
      <w:pPr>
        <w:pStyle w:val="CommentText"/>
      </w:pPr>
      <w:r>
        <w:t>Include sentence only if there were no FTF-promoted practices/technologies in the ZOI at the time of the ZOI Survey.</w:t>
      </w:r>
    </w:p>
    <w:p w14:paraId="2A113899" w14:textId="77777777" w:rsidR="00AC5973" w:rsidRDefault="00AC5973">
      <w:pPr>
        <w:pStyle w:val="CommentText"/>
      </w:pPr>
    </w:p>
  </w:comment>
  <w:comment w:id="707" w:author="USAID/BFS" w:date="2019-10-17T11:38:00Z" w:initials="USAID/BFS">
    <w:p w14:paraId="5B8C04C6" w14:textId="77777777" w:rsidR="00AC5973" w:rsidRDefault="00AC5973" w:rsidP="00422772">
      <w:pPr>
        <w:pStyle w:val="CommentText"/>
        <w:rPr>
          <w:b/>
        </w:rPr>
      </w:pPr>
      <w:r>
        <w:rPr>
          <w:rStyle w:val="CommentReference"/>
        </w:rPr>
        <w:annotationRef/>
      </w:r>
    </w:p>
    <w:p w14:paraId="25A00BB2" w14:textId="77777777" w:rsidR="00AC5973" w:rsidRPr="00346A43" w:rsidRDefault="00AC5973" w:rsidP="00422772">
      <w:pPr>
        <w:pStyle w:val="CommentText"/>
        <w:rPr>
          <w:b/>
        </w:rPr>
      </w:pPr>
      <w:r w:rsidRPr="00346A43">
        <w:rPr>
          <w:b/>
        </w:rPr>
        <w:t xml:space="preserve">INSTRUCTIONS: </w:t>
      </w:r>
    </w:p>
    <w:p w14:paraId="07ED8548" w14:textId="77777777" w:rsidR="00AC5973" w:rsidRDefault="00AC5973" w:rsidP="00422772">
      <w:pPr>
        <w:pStyle w:val="CommentText"/>
      </w:pPr>
    </w:p>
    <w:p w14:paraId="3E1ED7EC" w14:textId="681C39FD" w:rsidR="00AC5973" w:rsidRDefault="00AC5973" w:rsidP="00422772">
      <w:pPr>
        <w:pStyle w:val="CommentText"/>
      </w:pPr>
      <w:r>
        <w:t>Tables and text are provided for maize. Please customize to the reflect the VCC selected for the current ZOI Survey country.</w:t>
      </w:r>
    </w:p>
    <w:p w14:paraId="36F92974" w14:textId="77777777" w:rsidR="00AC5973" w:rsidRDefault="00AC5973" w:rsidP="00422772">
      <w:pPr>
        <w:pStyle w:val="CommentText"/>
      </w:pPr>
    </w:p>
  </w:comment>
  <w:comment w:id="708" w:author="USAID/BFS" w:date="2019-10-17T11:39:00Z" w:initials="USAID/BFS">
    <w:p w14:paraId="73E075B4" w14:textId="77777777" w:rsidR="00AC5973" w:rsidRDefault="00AC5973" w:rsidP="00422772">
      <w:pPr>
        <w:pStyle w:val="CommentText"/>
        <w:rPr>
          <w:b/>
        </w:rPr>
      </w:pPr>
      <w:r>
        <w:rPr>
          <w:rStyle w:val="CommentReference"/>
        </w:rPr>
        <w:annotationRef/>
      </w:r>
    </w:p>
    <w:p w14:paraId="404E5E7D" w14:textId="28482C83" w:rsidR="00AC5973" w:rsidRDefault="00AC5973" w:rsidP="00422772">
      <w:pPr>
        <w:pStyle w:val="CommentText"/>
        <w:rPr>
          <w:b/>
        </w:rPr>
      </w:pPr>
      <w:r>
        <w:rPr>
          <w:b/>
        </w:rPr>
        <w:t>INSTRUCTIONS:</w:t>
      </w:r>
    </w:p>
    <w:p w14:paraId="198BAE84" w14:textId="77777777" w:rsidR="00AC5973" w:rsidRDefault="00AC5973" w:rsidP="00422772">
      <w:pPr>
        <w:pStyle w:val="CommentText"/>
        <w:rPr>
          <w:b/>
        </w:rPr>
      </w:pPr>
    </w:p>
    <w:p w14:paraId="1EB2ADE9" w14:textId="77777777" w:rsidR="00AC5973" w:rsidRDefault="00AC5973" w:rsidP="00422772">
      <w:pPr>
        <w:pStyle w:val="CommentText"/>
      </w:pPr>
      <w:r>
        <w:t>Discuss why maize is a targeted value chain and how Feed the Future is supporting the value chain in the country.</w:t>
      </w:r>
    </w:p>
    <w:p w14:paraId="0FB807F5" w14:textId="77777777" w:rsidR="00AC5973" w:rsidRDefault="00AC5973" w:rsidP="00422772">
      <w:pPr>
        <w:pStyle w:val="CommentText"/>
      </w:pPr>
    </w:p>
  </w:comment>
  <w:comment w:id="712" w:author="USAID/BFS" w:date="2019-10-17T11:53:00Z" w:initials="USAID/BFS">
    <w:p w14:paraId="47C680B6" w14:textId="77777777" w:rsidR="00AC5973" w:rsidRDefault="00AC5973">
      <w:pPr>
        <w:pStyle w:val="CommentText"/>
      </w:pPr>
      <w:r>
        <w:rPr>
          <w:rStyle w:val="CommentReference"/>
        </w:rPr>
        <w:annotationRef/>
      </w:r>
    </w:p>
    <w:p w14:paraId="2544A162" w14:textId="77777777" w:rsidR="00AC5973" w:rsidRDefault="00AC5973">
      <w:pPr>
        <w:pStyle w:val="CommentText"/>
        <w:rPr>
          <w:b/>
        </w:rPr>
      </w:pPr>
      <w:r>
        <w:rPr>
          <w:b/>
        </w:rPr>
        <w:t>INSTRUCTIONS:</w:t>
      </w:r>
    </w:p>
    <w:p w14:paraId="54EFE938" w14:textId="77777777" w:rsidR="00AC5973" w:rsidRDefault="00AC5973">
      <w:pPr>
        <w:pStyle w:val="CommentText"/>
        <w:rPr>
          <w:b/>
        </w:rPr>
      </w:pPr>
    </w:p>
    <w:p w14:paraId="12D2E12A" w14:textId="77777777" w:rsidR="00AC5973" w:rsidRDefault="00AC5973">
      <w:pPr>
        <w:pStyle w:val="CommentText"/>
      </w:pPr>
      <w:r>
        <w:t>Remove footnote if not applicable.</w:t>
      </w:r>
    </w:p>
    <w:p w14:paraId="5A29339F" w14:textId="77777777" w:rsidR="00AC5973" w:rsidRPr="00280CA2" w:rsidRDefault="00AC5973">
      <w:pPr>
        <w:pStyle w:val="CommentText"/>
      </w:pPr>
    </w:p>
  </w:comment>
  <w:comment w:id="716" w:author="USAID/BFS" w:date="2019-10-17T11:54:00Z" w:initials="USAID/BFS">
    <w:p w14:paraId="3F14B73D" w14:textId="77777777" w:rsidR="00AC5973" w:rsidRDefault="00AC5973" w:rsidP="00422772">
      <w:pPr>
        <w:pStyle w:val="CommentText"/>
      </w:pPr>
      <w:r>
        <w:rPr>
          <w:rStyle w:val="CommentReference"/>
        </w:rPr>
        <w:annotationRef/>
      </w:r>
    </w:p>
    <w:p w14:paraId="18C674BB" w14:textId="77777777" w:rsidR="00AC5973" w:rsidRDefault="00AC5973" w:rsidP="00422772">
      <w:pPr>
        <w:pStyle w:val="CommentText"/>
        <w:rPr>
          <w:b/>
        </w:rPr>
      </w:pPr>
      <w:r>
        <w:rPr>
          <w:b/>
        </w:rPr>
        <w:t>INSTRUCTIONS:</w:t>
      </w:r>
    </w:p>
    <w:p w14:paraId="1078EE0C" w14:textId="77777777" w:rsidR="00AC5973" w:rsidRDefault="00AC5973" w:rsidP="00422772">
      <w:pPr>
        <w:pStyle w:val="CommentText"/>
        <w:rPr>
          <w:b/>
        </w:rPr>
      </w:pPr>
    </w:p>
    <w:p w14:paraId="0A50FA1C" w14:textId="77777777" w:rsidR="00AC5973" w:rsidRDefault="00AC5973" w:rsidP="00422772">
      <w:pPr>
        <w:pStyle w:val="CommentText"/>
      </w:pPr>
      <w:r>
        <w:t>Remove footnote if not applicable.</w:t>
      </w:r>
    </w:p>
    <w:p w14:paraId="79AE3A98" w14:textId="77777777" w:rsidR="00AC5973" w:rsidRPr="00280CA2" w:rsidRDefault="00AC5973" w:rsidP="00422772">
      <w:pPr>
        <w:pStyle w:val="CommentText"/>
      </w:pPr>
    </w:p>
  </w:comment>
  <w:comment w:id="718" w:author="USAID/BFS" w:date="2019-10-17T11:54:00Z" w:initials="USAID/BFS">
    <w:p w14:paraId="0BBF24B7" w14:textId="77777777" w:rsidR="00B00425" w:rsidRDefault="00B00425" w:rsidP="00B00425">
      <w:pPr>
        <w:pStyle w:val="CommentText"/>
      </w:pPr>
      <w:r>
        <w:rPr>
          <w:rStyle w:val="CommentReference"/>
        </w:rPr>
        <w:annotationRef/>
      </w:r>
    </w:p>
    <w:p w14:paraId="3EF02798" w14:textId="77777777" w:rsidR="00B00425" w:rsidRDefault="00B00425" w:rsidP="00B00425">
      <w:pPr>
        <w:pStyle w:val="CommentText"/>
        <w:rPr>
          <w:b/>
        </w:rPr>
      </w:pPr>
      <w:r>
        <w:rPr>
          <w:b/>
        </w:rPr>
        <w:t>INSTRUCTIONS:</w:t>
      </w:r>
    </w:p>
    <w:p w14:paraId="1E2BC504" w14:textId="77777777" w:rsidR="00B00425" w:rsidRDefault="00B00425" w:rsidP="00B00425">
      <w:pPr>
        <w:pStyle w:val="CommentText"/>
        <w:rPr>
          <w:b/>
        </w:rPr>
      </w:pPr>
    </w:p>
    <w:p w14:paraId="1031F948" w14:textId="77777777" w:rsidR="00B00425" w:rsidRDefault="00B00425" w:rsidP="00B00425">
      <w:pPr>
        <w:pStyle w:val="CommentText"/>
      </w:pPr>
      <w:r>
        <w:t>Remove footnote if not applicable.</w:t>
      </w:r>
    </w:p>
    <w:p w14:paraId="6834F5ED" w14:textId="77777777" w:rsidR="00B00425" w:rsidRPr="00280CA2" w:rsidRDefault="00B00425" w:rsidP="00B00425">
      <w:pPr>
        <w:pStyle w:val="CommentText"/>
      </w:pPr>
    </w:p>
  </w:comment>
  <w:comment w:id="721" w:author="USAID/BFS" w:date="2019-10-17T13:13:00Z" w:initials="USAID/BFS">
    <w:p w14:paraId="2D311457" w14:textId="77777777" w:rsidR="00AC5973" w:rsidRDefault="00AC5973" w:rsidP="00422772">
      <w:pPr>
        <w:pStyle w:val="CommentText"/>
        <w:rPr>
          <w:b/>
        </w:rPr>
      </w:pPr>
      <w:r>
        <w:rPr>
          <w:rStyle w:val="CommentReference"/>
        </w:rPr>
        <w:annotationRef/>
      </w:r>
    </w:p>
    <w:p w14:paraId="4EE61071" w14:textId="77777777" w:rsidR="00AC5973" w:rsidRDefault="00AC5973" w:rsidP="00422772">
      <w:pPr>
        <w:pStyle w:val="CommentText"/>
        <w:rPr>
          <w:b/>
        </w:rPr>
      </w:pPr>
      <w:r>
        <w:rPr>
          <w:b/>
        </w:rPr>
        <w:t>INSTRUCTIONS:</w:t>
      </w:r>
    </w:p>
    <w:p w14:paraId="6B1199C9" w14:textId="77777777" w:rsidR="00AC5973" w:rsidRDefault="00AC5973" w:rsidP="00422772">
      <w:pPr>
        <w:pStyle w:val="CommentText"/>
        <w:rPr>
          <w:b/>
        </w:rPr>
      </w:pPr>
    </w:p>
    <w:p w14:paraId="1D45B2F3" w14:textId="77777777" w:rsidR="00AC5973" w:rsidRDefault="00AC5973" w:rsidP="00422772">
      <w:pPr>
        <w:pStyle w:val="CommentText"/>
      </w:pPr>
      <w:r>
        <w:t>Remove this sentence if there were no Feed the Future-promoted improved management practices or technologies in the ZOI at the time of the survey.</w:t>
      </w:r>
    </w:p>
    <w:p w14:paraId="09E1BFDC" w14:textId="77777777" w:rsidR="00AC5973" w:rsidRDefault="00AC5973" w:rsidP="00422772">
      <w:pPr>
        <w:pStyle w:val="CommentText"/>
      </w:pPr>
    </w:p>
  </w:comment>
  <w:comment w:id="725" w:author="USAID/BFS" w:date="2019-10-17T13:25:00Z" w:initials="USAID/BFS">
    <w:p w14:paraId="15EEE2BB" w14:textId="77777777" w:rsidR="00AC5973" w:rsidRDefault="00AC5973" w:rsidP="00422772">
      <w:pPr>
        <w:pStyle w:val="CommentText"/>
      </w:pPr>
      <w:r>
        <w:rPr>
          <w:rStyle w:val="CommentReference"/>
        </w:rPr>
        <w:annotationRef/>
      </w:r>
    </w:p>
    <w:p w14:paraId="087CDA3B" w14:textId="77777777" w:rsidR="00AC5973" w:rsidRDefault="00AC5973" w:rsidP="00422772">
      <w:pPr>
        <w:pStyle w:val="CommentText"/>
        <w:rPr>
          <w:b/>
        </w:rPr>
      </w:pPr>
      <w:r>
        <w:rPr>
          <w:b/>
        </w:rPr>
        <w:t>INSTRUCTIONS:</w:t>
      </w:r>
    </w:p>
    <w:p w14:paraId="38CCC90C" w14:textId="77777777" w:rsidR="00AC5973" w:rsidRDefault="00AC5973" w:rsidP="00422772">
      <w:pPr>
        <w:pStyle w:val="CommentText"/>
        <w:rPr>
          <w:b/>
        </w:rPr>
      </w:pPr>
    </w:p>
    <w:p w14:paraId="2349B35E" w14:textId="77777777" w:rsidR="00AC5973" w:rsidRDefault="00AC5973" w:rsidP="00422772">
      <w:pPr>
        <w:pStyle w:val="CommentText"/>
      </w:pPr>
      <w:r>
        <w:t>Remove footnotes if not applicable.</w:t>
      </w:r>
    </w:p>
    <w:p w14:paraId="02C58294" w14:textId="77777777" w:rsidR="00AC5973" w:rsidRPr="00280CA2" w:rsidRDefault="00AC5973" w:rsidP="00422772">
      <w:pPr>
        <w:pStyle w:val="CommentText"/>
      </w:pPr>
    </w:p>
  </w:comment>
  <w:comment w:id="726" w:author="USAID/BFS" w:date="2019-10-17T13:25:00Z" w:initials="USAID/BFS">
    <w:p w14:paraId="5D72E71A" w14:textId="77777777" w:rsidR="00AC5973" w:rsidRDefault="00AC5973" w:rsidP="00422772">
      <w:pPr>
        <w:pStyle w:val="CommentText"/>
      </w:pPr>
      <w:r>
        <w:rPr>
          <w:rStyle w:val="CommentReference"/>
        </w:rPr>
        <w:annotationRef/>
      </w:r>
    </w:p>
    <w:p w14:paraId="1C18B500" w14:textId="77777777" w:rsidR="00AC5973" w:rsidRDefault="00AC5973" w:rsidP="00422772">
      <w:pPr>
        <w:pStyle w:val="CommentText"/>
        <w:rPr>
          <w:b/>
        </w:rPr>
      </w:pPr>
      <w:r>
        <w:rPr>
          <w:b/>
        </w:rPr>
        <w:t>INSTRUCTIONS:</w:t>
      </w:r>
    </w:p>
    <w:p w14:paraId="7AE491B2" w14:textId="77777777" w:rsidR="00AC5973" w:rsidRDefault="00AC5973" w:rsidP="00422772">
      <w:pPr>
        <w:pStyle w:val="CommentText"/>
        <w:rPr>
          <w:b/>
        </w:rPr>
      </w:pPr>
    </w:p>
    <w:p w14:paraId="2DB64B8E" w14:textId="77777777" w:rsidR="00AC5973" w:rsidRDefault="00AC5973" w:rsidP="00422772">
      <w:pPr>
        <w:pStyle w:val="CommentText"/>
      </w:pPr>
      <w:r>
        <w:t>Remove footnote if not applicable.</w:t>
      </w:r>
    </w:p>
    <w:p w14:paraId="6E2F09C8" w14:textId="77777777" w:rsidR="00AC5973" w:rsidRDefault="00AC5973" w:rsidP="00422772">
      <w:pPr>
        <w:pStyle w:val="CommentText"/>
      </w:pPr>
    </w:p>
  </w:comment>
  <w:comment w:id="729" w:author="USAID/BFS" w:date="2019-10-18T16:06:00Z" w:initials="USAID/BFS">
    <w:p w14:paraId="457D6406" w14:textId="77777777" w:rsidR="00AC5973" w:rsidRDefault="00AC5973" w:rsidP="00422772">
      <w:pPr>
        <w:pStyle w:val="CommentText"/>
      </w:pPr>
      <w:r>
        <w:rPr>
          <w:rStyle w:val="CommentReference"/>
        </w:rPr>
        <w:annotationRef/>
      </w:r>
    </w:p>
    <w:p w14:paraId="7673010F" w14:textId="77777777" w:rsidR="00AC5973" w:rsidRDefault="00AC5973" w:rsidP="00422772">
      <w:pPr>
        <w:pStyle w:val="CommentText"/>
        <w:rPr>
          <w:b/>
        </w:rPr>
      </w:pPr>
      <w:r>
        <w:rPr>
          <w:b/>
        </w:rPr>
        <w:t>INSTRUCTIONS:</w:t>
      </w:r>
    </w:p>
    <w:p w14:paraId="34FC9635" w14:textId="77777777" w:rsidR="00AC5973" w:rsidRDefault="00AC5973" w:rsidP="00422772">
      <w:pPr>
        <w:pStyle w:val="CommentText"/>
        <w:rPr>
          <w:b/>
        </w:rPr>
      </w:pPr>
    </w:p>
    <w:p w14:paraId="591B4F89" w14:textId="77777777" w:rsidR="00AC5973" w:rsidRDefault="00AC5973" w:rsidP="00422772">
      <w:pPr>
        <w:pStyle w:val="CommentText"/>
      </w:pPr>
      <w:r>
        <w:t>Remove footnote if not applicable.</w:t>
      </w:r>
    </w:p>
    <w:p w14:paraId="329A865C" w14:textId="77777777" w:rsidR="00AC5973" w:rsidRPr="00280CA2" w:rsidRDefault="00AC5973" w:rsidP="00422772">
      <w:pPr>
        <w:pStyle w:val="CommentText"/>
      </w:pPr>
    </w:p>
  </w:comment>
  <w:comment w:id="730" w:author="USAID/BFS" w:date="2019-10-18T16:06:00Z" w:initials="USAID/BFS">
    <w:p w14:paraId="07C72446" w14:textId="77777777" w:rsidR="00AC5973" w:rsidRDefault="00AC5973" w:rsidP="00422772">
      <w:pPr>
        <w:pStyle w:val="CommentText"/>
      </w:pPr>
      <w:r>
        <w:rPr>
          <w:rStyle w:val="CommentReference"/>
        </w:rPr>
        <w:annotationRef/>
      </w:r>
    </w:p>
    <w:p w14:paraId="7DC73B50" w14:textId="77777777" w:rsidR="00AC5973" w:rsidRDefault="00AC5973" w:rsidP="00422772">
      <w:pPr>
        <w:pStyle w:val="CommentText"/>
        <w:rPr>
          <w:b/>
        </w:rPr>
      </w:pPr>
      <w:r>
        <w:rPr>
          <w:b/>
        </w:rPr>
        <w:t>INSTRUCTIONS:</w:t>
      </w:r>
    </w:p>
    <w:p w14:paraId="5F3B5A81" w14:textId="77777777" w:rsidR="00AC5973" w:rsidRDefault="00AC5973" w:rsidP="00422772">
      <w:pPr>
        <w:pStyle w:val="CommentText"/>
        <w:rPr>
          <w:b/>
        </w:rPr>
      </w:pPr>
    </w:p>
    <w:p w14:paraId="030BFD2E" w14:textId="77777777" w:rsidR="00AC5973" w:rsidRDefault="00AC5973" w:rsidP="00422772">
      <w:pPr>
        <w:pStyle w:val="CommentText"/>
      </w:pPr>
      <w:r>
        <w:t>Remove footnote if not applicable.</w:t>
      </w:r>
    </w:p>
    <w:p w14:paraId="6D2140A0" w14:textId="77777777" w:rsidR="00AC5973" w:rsidRDefault="00AC5973" w:rsidP="00422772">
      <w:pPr>
        <w:pStyle w:val="CommentText"/>
      </w:pPr>
    </w:p>
  </w:comment>
  <w:comment w:id="732" w:author="USAID/BFS" w:date="2019-10-17T13:34:00Z" w:initials="USAID/BFS">
    <w:p w14:paraId="7DFC79EA" w14:textId="77777777" w:rsidR="00AC5973" w:rsidRDefault="00AC5973" w:rsidP="00422772">
      <w:pPr>
        <w:pStyle w:val="CommentText"/>
      </w:pPr>
      <w:r>
        <w:rPr>
          <w:rStyle w:val="CommentReference"/>
        </w:rPr>
        <w:annotationRef/>
      </w:r>
    </w:p>
    <w:p w14:paraId="59DE0CA8" w14:textId="77777777" w:rsidR="00AC5973" w:rsidRDefault="00AC5973" w:rsidP="00422772">
      <w:pPr>
        <w:pStyle w:val="CommentText"/>
        <w:rPr>
          <w:b/>
        </w:rPr>
      </w:pPr>
      <w:r>
        <w:rPr>
          <w:b/>
        </w:rPr>
        <w:t>INSTRUCTIONS:</w:t>
      </w:r>
    </w:p>
    <w:p w14:paraId="3698632C" w14:textId="77777777" w:rsidR="00AC5973" w:rsidRDefault="00AC5973" w:rsidP="00422772">
      <w:pPr>
        <w:pStyle w:val="CommentText"/>
        <w:rPr>
          <w:b/>
        </w:rPr>
      </w:pPr>
    </w:p>
    <w:p w14:paraId="0F21562B" w14:textId="77777777" w:rsidR="00AC5973" w:rsidRDefault="00AC5973" w:rsidP="00422772">
      <w:pPr>
        <w:pStyle w:val="CommentText"/>
      </w:pPr>
      <w:r>
        <w:t>Remove footnote if not applicable.</w:t>
      </w:r>
    </w:p>
    <w:p w14:paraId="26D9C58D" w14:textId="77777777" w:rsidR="00AC5973" w:rsidRPr="00280CA2" w:rsidRDefault="00AC5973" w:rsidP="00422772">
      <w:pPr>
        <w:pStyle w:val="CommentText"/>
      </w:pPr>
    </w:p>
  </w:comment>
  <w:comment w:id="733" w:author="USAID/BFS" w:date="2019-10-17T13:35:00Z" w:initials="USAID/BFS">
    <w:p w14:paraId="0CF37888" w14:textId="77777777" w:rsidR="00AC5973" w:rsidRDefault="00AC5973" w:rsidP="00422772">
      <w:pPr>
        <w:pStyle w:val="CommentText"/>
      </w:pPr>
      <w:r>
        <w:rPr>
          <w:rStyle w:val="CommentReference"/>
        </w:rPr>
        <w:annotationRef/>
      </w:r>
    </w:p>
    <w:p w14:paraId="7363A2C4" w14:textId="77777777" w:rsidR="00AC5973" w:rsidRDefault="00AC5973" w:rsidP="00422772">
      <w:pPr>
        <w:pStyle w:val="CommentText"/>
        <w:rPr>
          <w:b/>
        </w:rPr>
      </w:pPr>
      <w:r>
        <w:rPr>
          <w:b/>
        </w:rPr>
        <w:t>INSTRUCTIONS:</w:t>
      </w:r>
    </w:p>
    <w:p w14:paraId="50681D3B" w14:textId="77777777" w:rsidR="00AC5973" w:rsidRDefault="00AC5973" w:rsidP="00422772">
      <w:pPr>
        <w:pStyle w:val="CommentText"/>
        <w:rPr>
          <w:b/>
        </w:rPr>
      </w:pPr>
    </w:p>
    <w:p w14:paraId="45364D28" w14:textId="77777777" w:rsidR="00AC5973" w:rsidRDefault="00AC5973" w:rsidP="00422772">
      <w:pPr>
        <w:pStyle w:val="CommentText"/>
      </w:pPr>
      <w:r>
        <w:t>Remove footnote if not applicable.</w:t>
      </w:r>
    </w:p>
    <w:p w14:paraId="0B7C7044" w14:textId="77777777" w:rsidR="00AC5973" w:rsidRDefault="00AC5973" w:rsidP="00422772">
      <w:pPr>
        <w:pStyle w:val="CommentText"/>
      </w:pPr>
    </w:p>
  </w:comment>
  <w:comment w:id="735" w:author="USAID/BFS" w:date="2019-10-18T16:07:00Z" w:initials="USAID/BFS">
    <w:p w14:paraId="4F3AC083" w14:textId="77777777" w:rsidR="00AC5973" w:rsidRDefault="00AC5973" w:rsidP="00422772">
      <w:pPr>
        <w:pStyle w:val="CommentText"/>
      </w:pPr>
      <w:r>
        <w:rPr>
          <w:rStyle w:val="CommentReference"/>
        </w:rPr>
        <w:annotationRef/>
      </w:r>
    </w:p>
    <w:p w14:paraId="1BF83849" w14:textId="77777777" w:rsidR="00AC5973" w:rsidRDefault="00AC5973" w:rsidP="00422772">
      <w:pPr>
        <w:pStyle w:val="CommentText"/>
        <w:rPr>
          <w:b/>
        </w:rPr>
      </w:pPr>
      <w:r>
        <w:rPr>
          <w:b/>
        </w:rPr>
        <w:t>INSTRUCTIONS:</w:t>
      </w:r>
    </w:p>
    <w:p w14:paraId="1C940211" w14:textId="77777777" w:rsidR="00AC5973" w:rsidRDefault="00AC5973" w:rsidP="00422772">
      <w:pPr>
        <w:pStyle w:val="CommentText"/>
        <w:rPr>
          <w:b/>
        </w:rPr>
      </w:pPr>
    </w:p>
    <w:p w14:paraId="75200CD5" w14:textId="77777777" w:rsidR="00AC5973" w:rsidRDefault="00AC5973" w:rsidP="00422772">
      <w:pPr>
        <w:pStyle w:val="CommentText"/>
      </w:pPr>
      <w:r>
        <w:t>Remove footnote if not applicable.</w:t>
      </w:r>
    </w:p>
    <w:p w14:paraId="2FB925B9" w14:textId="77777777" w:rsidR="00AC5973" w:rsidRPr="00280CA2" w:rsidRDefault="00AC5973" w:rsidP="00422772">
      <w:pPr>
        <w:pStyle w:val="CommentText"/>
      </w:pPr>
    </w:p>
  </w:comment>
  <w:comment w:id="736" w:author="USAID/BFS" w:date="2019-10-18T16:07:00Z" w:initials="USAID/BFS">
    <w:p w14:paraId="69992C3B" w14:textId="77777777" w:rsidR="00AC5973" w:rsidRDefault="00AC5973" w:rsidP="00422772">
      <w:pPr>
        <w:pStyle w:val="CommentText"/>
      </w:pPr>
      <w:r>
        <w:rPr>
          <w:rStyle w:val="CommentReference"/>
        </w:rPr>
        <w:annotationRef/>
      </w:r>
    </w:p>
    <w:p w14:paraId="3442C028" w14:textId="77777777" w:rsidR="00AC5973" w:rsidRDefault="00AC5973" w:rsidP="00422772">
      <w:pPr>
        <w:pStyle w:val="CommentText"/>
        <w:rPr>
          <w:b/>
        </w:rPr>
      </w:pPr>
      <w:r>
        <w:rPr>
          <w:b/>
        </w:rPr>
        <w:t>INSTRUCTIONS:</w:t>
      </w:r>
    </w:p>
    <w:p w14:paraId="7FD28782" w14:textId="77777777" w:rsidR="00AC5973" w:rsidRDefault="00AC5973" w:rsidP="00422772">
      <w:pPr>
        <w:pStyle w:val="CommentText"/>
        <w:rPr>
          <w:b/>
        </w:rPr>
      </w:pPr>
    </w:p>
    <w:p w14:paraId="4AA58348" w14:textId="77777777" w:rsidR="00AC5973" w:rsidRDefault="00AC5973" w:rsidP="00422772">
      <w:pPr>
        <w:pStyle w:val="CommentText"/>
      </w:pPr>
      <w:r>
        <w:t>Remove footnote if not applicable.</w:t>
      </w:r>
    </w:p>
    <w:p w14:paraId="6CE8FDC0" w14:textId="77777777" w:rsidR="00AC5973" w:rsidRDefault="00AC5973" w:rsidP="00422772">
      <w:pPr>
        <w:pStyle w:val="CommentText"/>
      </w:pPr>
    </w:p>
  </w:comment>
  <w:comment w:id="738" w:author="USAID/BFS" w:date="2019-10-17T13:36:00Z" w:initials="USAID/BFS">
    <w:p w14:paraId="4AAA4124" w14:textId="77777777" w:rsidR="00AC5973" w:rsidRDefault="00AC5973" w:rsidP="00422772">
      <w:pPr>
        <w:pStyle w:val="CommentText"/>
      </w:pPr>
      <w:r>
        <w:rPr>
          <w:rStyle w:val="CommentReference"/>
        </w:rPr>
        <w:annotationRef/>
      </w:r>
    </w:p>
    <w:p w14:paraId="0091CFB5" w14:textId="77777777" w:rsidR="00AC5973" w:rsidRDefault="00AC5973" w:rsidP="00422772">
      <w:pPr>
        <w:pStyle w:val="CommentText"/>
        <w:rPr>
          <w:b/>
        </w:rPr>
      </w:pPr>
      <w:r>
        <w:rPr>
          <w:b/>
        </w:rPr>
        <w:t>INSTRUCTIONS:</w:t>
      </w:r>
    </w:p>
    <w:p w14:paraId="74DA0D1F" w14:textId="77777777" w:rsidR="00AC5973" w:rsidRDefault="00AC5973" w:rsidP="00422772">
      <w:pPr>
        <w:pStyle w:val="CommentText"/>
        <w:rPr>
          <w:b/>
        </w:rPr>
      </w:pPr>
    </w:p>
    <w:p w14:paraId="6C364B35" w14:textId="77777777" w:rsidR="00AC5973" w:rsidRDefault="00AC5973" w:rsidP="00422772">
      <w:pPr>
        <w:pStyle w:val="CommentText"/>
      </w:pPr>
      <w:r>
        <w:t>Remove footnote if not applicable.</w:t>
      </w:r>
    </w:p>
    <w:p w14:paraId="3FEBA377" w14:textId="77777777" w:rsidR="00AC5973" w:rsidRPr="00280CA2" w:rsidRDefault="00AC5973" w:rsidP="00422772">
      <w:pPr>
        <w:pStyle w:val="CommentText"/>
      </w:pPr>
    </w:p>
  </w:comment>
  <w:comment w:id="739" w:author="USAID/BFS" w:date="2019-10-17T13:36:00Z" w:initials="USAID/BFS">
    <w:p w14:paraId="79F019AD" w14:textId="77777777" w:rsidR="00AC5973" w:rsidRDefault="00AC5973" w:rsidP="00422772">
      <w:pPr>
        <w:pStyle w:val="CommentText"/>
      </w:pPr>
      <w:r>
        <w:rPr>
          <w:rStyle w:val="CommentReference"/>
        </w:rPr>
        <w:annotationRef/>
      </w:r>
    </w:p>
    <w:p w14:paraId="0B15F192" w14:textId="77777777" w:rsidR="00AC5973" w:rsidRDefault="00AC5973" w:rsidP="00422772">
      <w:pPr>
        <w:pStyle w:val="CommentText"/>
        <w:rPr>
          <w:b/>
        </w:rPr>
      </w:pPr>
      <w:r>
        <w:rPr>
          <w:b/>
        </w:rPr>
        <w:t>INSTRUCTIONS:</w:t>
      </w:r>
    </w:p>
    <w:p w14:paraId="63E11AEB" w14:textId="77777777" w:rsidR="00AC5973" w:rsidRDefault="00AC5973" w:rsidP="00422772">
      <w:pPr>
        <w:pStyle w:val="CommentText"/>
        <w:rPr>
          <w:b/>
        </w:rPr>
      </w:pPr>
    </w:p>
    <w:p w14:paraId="4DD2A201" w14:textId="77777777" w:rsidR="00AC5973" w:rsidRDefault="00AC5973" w:rsidP="00422772">
      <w:pPr>
        <w:pStyle w:val="CommentText"/>
      </w:pPr>
      <w:r>
        <w:t>Remove footnote if not applicable.</w:t>
      </w:r>
    </w:p>
    <w:p w14:paraId="4DEAE000" w14:textId="77777777" w:rsidR="00AC5973" w:rsidRDefault="00AC5973" w:rsidP="00422772">
      <w:pPr>
        <w:pStyle w:val="CommentText"/>
      </w:pPr>
    </w:p>
  </w:comment>
  <w:comment w:id="743" w:author="USAID/BFS" w:date="2019-10-18T16:09:00Z" w:initials="USAID/BFS">
    <w:p w14:paraId="3B7D21C0" w14:textId="77777777" w:rsidR="00AC5973" w:rsidRDefault="00AC5973" w:rsidP="00422772">
      <w:pPr>
        <w:pStyle w:val="CommentText"/>
      </w:pPr>
      <w:r>
        <w:rPr>
          <w:rStyle w:val="CommentReference"/>
        </w:rPr>
        <w:annotationRef/>
      </w:r>
    </w:p>
    <w:p w14:paraId="4A848D4E" w14:textId="77777777" w:rsidR="00AC5973" w:rsidRDefault="00AC5973" w:rsidP="00422772">
      <w:pPr>
        <w:pStyle w:val="CommentText"/>
        <w:rPr>
          <w:b/>
        </w:rPr>
      </w:pPr>
      <w:r>
        <w:rPr>
          <w:b/>
        </w:rPr>
        <w:t>INSTRUCTIONS:</w:t>
      </w:r>
    </w:p>
    <w:p w14:paraId="5A2DB8E9" w14:textId="77777777" w:rsidR="00AC5973" w:rsidRDefault="00AC5973" w:rsidP="00422772">
      <w:pPr>
        <w:pStyle w:val="CommentText"/>
        <w:rPr>
          <w:b/>
        </w:rPr>
      </w:pPr>
    </w:p>
    <w:p w14:paraId="271B98BD" w14:textId="77777777" w:rsidR="00AC5973" w:rsidRDefault="00AC5973" w:rsidP="00422772">
      <w:pPr>
        <w:pStyle w:val="CommentText"/>
      </w:pPr>
      <w:r>
        <w:t>Remove footnote if not applicable.</w:t>
      </w:r>
    </w:p>
    <w:p w14:paraId="5BF510A2" w14:textId="77777777" w:rsidR="00AC5973" w:rsidRPr="00280CA2" w:rsidRDefault="00AC5973" w:rsidP="00422772">
      <w:pPr>
        <w:pStyle w:val="CommentText"/>
      </w:pPr>
    </w:p>
  </w:comment>
  <w:comment w:id="744" w:author="USAID/BFS" w:date="2019-10-18T16:09:00Z" w:initials="USAID/BFS">
    <w:p w14:paraId="68BF592F" w14:textId="77777777" w:rsidR="00AC5973" w:rsidRDefault="00AC5973" w:rsidP="00422772">
      <w:pPr>
        <w:pStyle w:val="CommentText"/>
      </w:pPr>
      <w:r>
        <w:rPr>
          <w:rStyle w:val="CommentReference"/>
        </w:rPr>
        <w:annotationRef/>
      </w:r>
    </w:p>
    <w:p w14:paraId="0FCD47B4" w14:textId="77777777" w:rsidR="00AC5973" w:rsidRDefault="00AC5973" w:rsidP="00422772">
      <w:pPr>
        <w:pStyle w:val="CommentText"/>
        <w:rPr>
          <w:b/>
        </w:rPr>
      </w:pPr>
      <w:r>
        <w:rPr>
          <w:b/>
        </w:rPr>
        <w:t>INSTRUCTIONS:</w:t>
      </w:r>
    </w:p>
    <w:p w14:paraId="51447FE2" w14:textId="77777777" w:rsidR="00AC5973" w:rsidRDefault="00AC5973" w:rsidP="00422772">
      <w:pPr>
        <w:pStyle w:val="CommentText"/>
        <w:rPr>
          <w:b/>
        </w:rPr>
      </w:pPr>
    </w:p>
    <w:p w14:paraId="4BEAE37B" w14:textId="77777777" w:rsidR="00AC5973" w:rsidRDefault="00AC5973" w:rsidP="00422772">
      <w:pPr>
        <w:pStyle w:val="CommentText"/>
      </w:pPr>
      <w:r>
        <w:t>Remove footnote if not applicable.</w:t>
      </w:r>
    </w:p>
    <w:p w14:paraId="7DC72576" w14:textId="77777777" w:rsidR="00AC5973" w:rsidRDefault="00AC5973" w:rsidP="00422772">
      <w:pPr>
        <w:pStyle w:val="CommentText"/>
      </w:pPr>
    </w:p>
  </w:comment>
  <w:comment w:id="747" w:author="USAID/BFS" w:date="2019-10-17T13:57:00Z" w:initials="USAID/BFS">
    <w:p w14:paraId="0D25D27C" w14:textId="77777777" w:rsidR="00AC5973" w:rsidRDefault="00AC5973" w:rsidP="00422772">
      <w:pPr>
        <w:pStyle w:val="CommentText"/>
      </w:pPr>
      <w:r>
        <w:rPr>
          <w:rStyle w:val="CommentReference"/>
        </w:rPr>
        <w:annotationRef/>
      </w:r>
    </w:p>
    <w:p w14:paraId="7F0888A1" w14:textId="77777777" w:rsidR="00AC5973" w:rsidRDefault="00AC5973" w:rsidP="00422772">
      <w:pPr>
        <w:pStyle w:val="CommentText"/>
        <w:rPr>
          <w:b/>
        </w:rPr>
      </w:pPr>
      <w:r>
        <w:rPr>
          <w:b/>
        </w:rPr>
        <w:t>INSTRUCTIONS:</w:t>
      </w:r>
    </w:p>
    <w:p w14:paraId="056E816D" w14:textId="77777777" w:rsidR="00AC5973" w:rsidRDefault="00AC5973" w:rsidP="00422772">
      <w:pPr>
        <w:pStyle w:val="CommentText"/>
        <w:rPr>
          <w:b/>
        </w:rPr>
      </w:pPr>
    </w:p>
    <w:p w14:paraId="7B67ECAA" w14:textId="77777777" w:rsidR="00AC5973" w:rsidRDefault="00AC5973" w:rsidP="00422772">
      <w:pPr>
        <w:pStyle w:val="CommentText"/>
      </w:pPr>
      <w:r>
        <w:t>Remove footnote if not applicable.</w:t>
      </w:r>
    </w:p>
    <w:p w14:paraId="65577D05" w14:textId="77777777" w:rsidR="00AC5973" w:rsidRPr="00280CA2" w:rsidRDefault="00AC5973" w:rsidP="00422772">
      <w:pPr>
        <w:pStyle w:val="CommentText"/>
      </w:pPr>
    </w:p>
  </w:comment>
  <w:comment w:id="748" w:author="USAID/BFS" w:date="2019-10-17T13:57:00Z" w:initials="USAID/BFS">
    <w:p w14:paraId="5CEF2D31" w14:textId="77777777" w:rsidR="00AC5973" w:rsidRDefault="00AC5973" w:rsidP="00422772">
      <w:pPr>
        <w:pStyle w:val="CommentText"/>
      </w:pPr>
      <w:r>
        <w:rPr>
          <w:rStyle w:val="CommentReference"/>
        </w:rPr>
        <w:annotationRef/>
      </w:r>
    </w:p>
    <w:p w14:paraId="5EA59F52" w14:textId="77777777" w:rsidR="00AC5973" w:rsidRDefault="00AC5973" w:rsidP="00422772">
      <w:pPr>
        <w:pStyle w:val="CommentText"/>
        <w:rPr>
          <w:b/>
        </w:rPr>
      </w:pPr>
      <w:r>
        <w:rPr>
          <w:b/>
        </w:rPr>
        <w:t>INSTRUCTIONS:</w:t>
      </w:r>
    </w:p>
    <w:p w14:paraId="12DDE38F" w14:textId="77777777" w:rsidR="00AC5973" w:rsidRDefault="00AC5973" w:rsidP="00422772">
      <w:pPr>
        <w:pStyle w:val="CommentText"/>
        <w:rPr>
          <w:b/>
        </w:rPr>
      </w:pPr>
    </w:p>
    <w:p w14:paraId="656FA576" w14:textId="77777777" w:rsidR="00AC5973" w:rsidRDefault="00AC5973" w:rsidP="00422772">
      <w:pPr>
        <w:pStyle w:val="CommentText"/>
      </w:pPr>
      <w:r>
        <w:t>Remove footnote if not applicable.</w:t>
      </w:r>
    </w:p>
    <w:p w14:paraId="68641C6E" w14:textId="77777777" w:rsidR="00AC5973" w:rsidRDefault="00AC5973" w:rsidP="00422772">
      <w:pPr>
        <w:pStyle w:val="CommentText"/>
      </w:pPr>
    </w:p>
  </w:comment>
  <w:comment w:id="752" w:author="USAID/BFS" w:date="2019-10-17T13:52:00Z" w:initials="USAID/BFS">
    <w:p w14:paraId="072B88C5" w14:textId="77777777" w:rsidR="00AC5973" w:rsidRDefault="00AC5973" w:rsidP="00422772">
      <w:pPr>
        <w:pStyle w:val="CommentText"/>
      </w:pPr>
      <w:r>
        <w:rPr>
          <w:rStyle w:val="CommentReference"/>
        </w:rPr>
        <w:annotationRef/>
      </w:r>
    </w:p>
    <w:p w14:paraId="2C2AAC6F" w14:textId="77777777" w:rsidR="00AC5973" w:rsidRDefault="00AC5973" w:rsidP="00422772">
      <w:pPr>
        <w:pStyle w:val="CommentText"/>
        <w:rPr>
          <w:b/>
        </w:rPr>
      </w:pPr>
      <w:r>
        <w:rPr>
          <w:b/>
        </w:rPr>
        <w:t>INSTRUCTIONS:</w:t>
      </w:r>
    </w:p>
    <w:p w14:paraId="7C25E102" w14:textId="77777777" w:rsidR="00AC5973" w:rsidRDefault="00AC5973" w:rsidP="00422772">
      <w:pPr>
        <w:pStyle w:val="CommentText"/>
        <w:rPr>
          <w:b/>
        </w:rPr>
      </w:pPr>
    </w:p>
    <w:p w14:paraId="5435FCE4" w14:textId="77777777" w:rsidR="00AC5973" w:rsidRDefault="00AC5973" w:rsidP="00422772">
      <w:pPr>
        <w:pStyle w:val="CommentText"/>
      </w:pPr>
      <w:r>
        <w:t>Remove footnote if not applicable.</w:t>
      </w:r>
    </w:p>
    <w:p w14:paraId="50A3A0D1" w14:textId="77777777" w:rsidR="00AC5973" w:rsidRPr="00280CA2" w:rsidRDefault="00AC5973" w:rsidP="00422772">
      <w:pPr>
        <w:pStyle w:val="CommentText"/>
      </w:pPr>
    </w:p>
  </w:comment>
  <w:comment w:id="753" w:author="USAID/BFS" w:date="2019-10-17T13:52:00Z" w:initials="USAID/BFS">
    <w:p w14:paraId="363397B6" w14:textId="77777777" w:rsidR="00AC5973" w:rsidRDefault="00AC5973" w:rsidP="00422772">
      <w:pPr>
        <w:pStyle w:val="CommentText"/>
      </w:pPr>
      <w:r>
        <w:rPr>
          <w:rStyle w:val="CommentReference"/>
        </w:rPr>
        <w:annotationRef/>
      </w:r>
    </w:p>
    <w:p w14:paraId="744FF5A2" w14:textId="77777777" w:rsidR="00AC5973" w:rsidRDefault="00AC5973" w:rsidP="00422772">
      <w:pPr>
        <w:pStyle w:val="CommentText"/>
        <w:rPr>
          <w:b/>
        </w:rPr>
      </w:pPr>
      <w:r>
        <w:rPr>
          <w:b/>
        </w:rPr>
        <w:t>INSTRUCTIONS:</w:t>
      </w:r>
    </w:p>
    <w:p w14:paraId="3A8F43DC" w14:textId="77777777" w:rsidR="00AC5973" w:rsidRDefault="00AC5973" w:rsidP="00422772">
      <w:pPr>
        <w:pStyle w:val="CommentText"/>
        <w:rPr>
          <w:b/>
        </w:rPr>
      </w:pPr>
    </w:p>
    <w:p w14:paraId="252B1A14" w14:textId="77777777" w:rsidR="00AC5973" w:rsidRDefault="00AC5973" w:rsidP="00422772">
      <w:pPr>
        <w:pStyle w:val="CommentText"/>
      </w:pPr>
      <w:r>
        <w:t>Remove footnote if not applicable.</w:t>
      </w:r>
    </w:p>
    <w:p w14:paraId="305D4F23" w14:textId="77777777" w:rsidR="00AC5973" w:rsidRDefault="00AC5973" w:rsidP="00422772">
      <w:pPr>
        <w:pStyle w:val="CommentText"/>
      </w:pPr>
    </w:p>
  </w:comment>
  <w:comment w:id="755" w:author="USAID/BFS" w:date="2019-10-17T13:39:00Z" w:initials="USAID/BFS">
    <w:p w14:paraId="0B3A6F0A" w14:textId="77777777" w:rsidR="00AC5973" w:rsidRDefault="00AC5973" w:rsidP="00752B66">
      <w:pPr>
        <w:pStyle w:val="CommentText"/>
      </w:pPr>
      <w:r>
        <w:rPr>
          <w:rStyle w:val="CommentReference"/>
        </w:rPr>
        <w:annotationRef/>
      </w:r>
    </w:p>
    <w:p w14:paraId="5BC285BC" w14:textId="77777777" w:rsidR="00AC5973" w:rsidRDefault="00AC5973" w:rsidP="00752B66">
      <w:pPr>
        <w:pStyle w:val="CommentText"/>
        <w:rPr>
          <w:b/>
        </w:rPr>
      </w:pPr>
      <w:r>
        <w:rPr>
          <w:b/>
        </w:rPr>
        <w:t>INSTRUCTIONS:</w:t>
      </w:r>
    </w:p>
    <w:p w14:paraId="5091527D" w14:textId="77777777" w:rsidR="00AC5973" w:rsidRDefault="00AC5973" w:rsidP="00752B66">
      <w:pPr>
        <w:pStyle w:val="CommentText"/>
        <w:rPr>
          <w:b/>
        </w:rPr>
      </w:pPr>
    </w:p>
    <w:p w14:paraId="72167367" w14:textId="77777777" w:rsidR="00AC5973" w:rsidRDefault="00AC5973" w:rsidP="00752B66">
      <w:pPr>
        <w:pStyle w:val="CommentText"/>
      </w:pPr>
      <w:r>
        <w:t>Remove footnote if not applicable.</w:t>
      </w:r>
    </w:p>
    <w:p w14:paraId="62562922" w14:textId="77777777" w:rsidR="00AC5973" w:rsidRPr="00280CA2" w:rsidRDefault="00AC5973" w:rsidP="00752B66">
      <w:pPr>
        <w:pStyle w:val="CommentText"/>
      </w:pPr>
    </w:p>
  </w:comment>
  <w:comment w:id="756" w:author="USAID/BFS" w:date="2019-10-17T13:39:00Z" w:initials="USAID/BFS">
    <w:p w14:paraId="1E74DACA" w14:textId="77777777" w:rsidR="00AC5973" w:rsidRDefault="00AC5973" w:rsidP="00752B66">
      <w:pPr>
        <w:pStyle w:val="CommentText"/>
      </w:pPr>
      <w:r>
        <w:rPr>
          <w:rStyle w:val="CommentReference"/>
        </w:rPr>
        <w:annotationRef/>
      </w:r>
    </w:p>
    <w:p w14:paraId="03FA3E45" w14:textId="77777777" w:rsidR="00AC5973" w:rsidRDefault="00AC5973" w:rsidP="00752B66">
      <w:pPr>
        <w:pStyle w:val="CommentText"/>
        <w:rPr>
          <w:b/>
        </w:rPr>
      </w:pPr>
      <w:r>
        <w:rPr>
          <w:b/>
        </w:rPr>
        <w:t>INSTRUCTIONS:</w:t>
      </w:r>
    </w:p>
    <w:p w14:paraId="32338A19" w14:textId="77777777" w:rsidR="00AC5973" w:rsidRDefault="00AC5973" w:rsidP="00752B66">
      <w:pPr>
        <w:pStyle w:val="CommentText"/>
        <w:rPr>
          <w:b/>
        </w:rPr>
      </w:pPr>
    </w:p>
    <w:p w14:paraId="7E45C149" w14:textId="77777777" w:rsidR="00AC5973" w:rsidRDefault="00AC5973" w:rsidP="00752B66">
      <w:pPr>
        <w:pStyle w:val="CommentText"/>
      </w:pPr>
      <w:r>
        <w:t>Remove footnote if not applicable.</w:t>
      </w:r>
    </w:p>
    <w:p w14:paraId="5515166A" w14:textId="77777777" w:rsidR="00AC5973" w:rsidRDefault="00AC5973" w:rsidP="00752B66">
      <w:pPr>
        <w:pStyle w:val="CommentText"/>
      </w:pPr>
    </w:p>
  </w:comment>
  <w:comment w:id="758" w:author="USAID/BFS" w:date="2019-10-18T16:09:00Z" w:initials="USAID/BFS">
    <w:p w14:paraId="2509B4F4" w14:textId="77777777" w:rsidR="00AC5973" w:rsidRDefault="00AC5973" w:rsidP="00752B66">
      <w:pPr>
        <w:pStyle w:val="CommentText"/>
      </w:pPr>
      <w:r>
        <w:rPr>
          <w:rStyle w:val="CommentReference"/>
        </w:rPr>
        <w:annotationRef/>
      </w:r>
    </w:p>
    <w:p w14:paraId="006FC352" w14:textId="77777777" w:rsidR="00AC5973" w:rsidRDefault="00AC5973" w:rsidP="00752B66">
      <w:pPr>
        <w:pStyle w:val="CommentText"/>
        <w:rPr>
          <w:b/>
        </w:rPr>
      </w:pPr>
      <w:r>
        <w:rPr>
          <w:b/>
        </w:rPr>
        <w:t>INSTRUCTIONS:</w:t>
      </w:r>
    </w:p>
    <w:p w14:paraId="5AA4C9A0" w14:textId="77777777" w:rsidR="00AC5973" w:rsidRDefault="00AC5973" w:rsidP="00752B66">
      <w:pPr>
        <w:pStyle w:val="CommentText"/>
        <w:rPr>
          <w:b/>
        </w:rPr>
      </w:pPr>
    </w:p>
    <w:p w14:paraId="7ED7D8BD" w14:textId="77777777" w:rsidR="00AC5973" w:rsidRDefault="00AC5973" w:rsidP="00752B66">
      <w:pPr>
        <w:pStyle w:val="CommentText"/>
      </w:pPr>
      <w:r>
        <w:t>Remove footnote if not applicable.</w:t>
      </w:r>
    </w:p>
    <w:p w14:paraId="39A2B941" w14:textId="77777777" w:rsidR="00AC5973" w:rsidRPr="00280CA2" w:rsidRDefault="00AC5973" w:rsidP="00752B66">
      <w:pPr>
        <w:pStyle w:val="CommentText"/>
      </w:pPr>
    </w:p>
  </w:comment>
  <w:comment w:id="760" w:author="USAID/BFS" w:date="2019-10-17T13:52:00Z" w:initials="USAID/BFS">
    <w:p w14:paraId="01942BDD" w14:textId="77777777" w:rsidR="00AC5973" w:rsidRDefault="00AC5973" w:rsidP="00422772">
      <w:pPr>
        <w:pStyle w:val="CommentText"/>
        <w:rPr>
          <w:b/>
        </w:rPr>
      </w:pPr>
      <w:r>
        <w:rPr>
          <w:rStyle w:val="CommentReference"/>
        </w:rPr>
        <w:annotationRef/>
      </w:r>
    </w:p>
    <w:p w14:paraId="2C637269" w14:textId="77777777" w:rsidR="00AC5973" w:rsidRDefault="00AC5973" w:rsidP="00422772">
      <w:pPr>
        <w:pStyle w:val="CommentText"/>
        <w:rPr>
          <w:b/>
        </w:rPr>
      </w:pPr>
      <w:r>
        <w:rPr>
          <w:b/>
        </w:rPr>
        <w:t>INSTRUCTIONS:</w:t>
      </w:r>
    </w:p>
    <w:p w14:paraId="7E28F7AA" w14:textId="77777777" w:rsidR="00AC5973" w:rsidRDefault="00AC5973" w:rsidP="00422772">
      <w:pPr>
        <w:pStyle w:val="CommentText"/>
        <w:rPr>
          <w:b/>
        </w:rPr>
      </w:pPr>
    </w:p>
    <w:p w14:paraId="04B23214" w14:textId="77777777" w:rsidR="00AC5973" w:rsidRDefault="00AC5973" w:rsidP="00422772">
      <w:pPr>
        <w:pStyle w:val="CommentText"/>
      </w:pPr>
      <w:r>
        <w:t>Remove this section if there are no promoted technologies or practices.</w:t>
      </w:r>
    </w:p>
    <w:p w14:paraId="06B1CA0F" w14:textId="77777777" w:rsidR="00AC5973" w:rsidRDefault="00AC5973" w:rsidP="00422772">
      <w:pPr>
        <w:pStyle w:val="CommentText"/>
      </w:pPr>
    </w:p>
  </w:comment>
  <w:comment w:id="761" w:author="USAID/BFS" w:date="2019-10-17T13:52:00Z" w:initials="USAID/BFS">
    <w:p w14:paraId="4337E821" w14:textId="77777777" w:rsidR="00AC5973" w:rsidRDefault="00AC5973" w:rsidP="00422772">
      <w:pPr>
        <w:pStyle w:val="CommentText"/>
        <w:rPr>
          <w:b/>
        </w:rPr>
      </w:pPr>
      <w:r>
        <w:rPr>
          <w:rStyle w:val="CommentReference"/>
        </w:rPr>
        <w:annotationRef/>
      </w:r>
    </w:p>
    <w:p w14:paraId="52D12309" w14:textId="77777777" w:rsidR="00AC5973" w:rsidRDefault="00AC5973" w:rsidP="00422772">
      <w:pPr>
        <w:pStyle w:val="CommentText"/>
        <w:rPr>
          <w:b/>
        </w:rPr>
      </w:pPr>
      <w:r>
        <w:rPr>
          <w:b/>
        </w:rPr>
        <w:t>INSTRUCTIONS:</w:t>
      </w:r>
    </w:p>
    <w:p w14:paraId="3C3A036F" w14:textId="77777777" w:rsidR="00AC5973" w:rsidRDefault="00AC5973" w:rsidP="00422772">
      <w:pPr>
        <w:pStyle w:val="CommentText"/>
      </w:pPr>
    </w:p>
    <w:p w14:paraId="18A29A22" w14:textId="77777777" w:rsidR="00AC5973" w:rsidRDefault="00AC5973" w:rsidP="00422772">
      <w:pPr>
        <w:pStyle w:val="CommentText"/>
      </w:pPr>
      <w:r>
        <w:t>Add discussion about the improved practices promoted by the mission specific to maize.</w:t>
      </w:r>
    </w:p>
    <w:p w14:paraId="6DA15AD8" w14:textId="77777777" w:rsidR="00AC5973" w:rsidRDefault="00AC5973" w:rsidP="00422772">
      <w:pPr>
        <w:pStyle w:val="CommentText"/>
      </w:pPr>
    </w:p>
  </w:comment>
  <w:comment w:id="764" w:author="USAID/BFS" w:date="2019-10-17T13:57:00Z" w:initials="USAID/BFS">
    <w:p w14:paraId="30FFD7E7" w14:textId="77777777" w:rsidR="00AC5973" w:rsidRDefault="00AC5973" w:rsidP="00422772">
      <w:pPr>
        <w:pStyle w:val="CommentText"/>
      </w:pPr>
      <w:r>
        <w:rPr>
          <w:rStyle w:val="CommentReference"/>
        </w:rPr>
        <w:annotationRef/>
      </w:r>
    </w:p>
    <w:p w14:paraId="620A92AE" w14:textId="77777777" w:rsidR="00AC5973" w:rsidRDefault="00AC5973" w:rsidP="00422772">
      <w:pPr>
        <w:pStyle w:val="CommentText"/>
        <w:rPr>
          <w:b/>
        </w:rPr>
      </w:pPr>
      <w:r>
        <w:rPr>
          <w:b/>
        </w:rPr>
        <w:t>INSTRUCTIONS:</w:t>
      </w:r>
    </w:p>
    <w:p w14:paraId="4AAA0E47" w14:textId="77777777" w:rsidR="00AC5973" w:rsidRDefault="00AC5973" w:rsidP="00422772">
      <w:pPr>
        <w:pStyle w:val="CommentText"/>
        <w:rPr>
          <w:b/>
        </w:rPr>
      </w:pPr>
    </w:p>
    <w:p w14:paraId="78F2974D" w14:textId="77777777" w:rsidR="00AC5973" w:rsidRDefault="00AC5973" w:rsidP="00422772">
      <w:pPr>
        <w:pStyle w:val="CommentText"/>
      </w:pPr>
      <w:r>
        <w:t>Remove footnote if not applicable.</w:t>
      </w:r>
    </w:p>
    <w:p w14:paraId="16F237E8" w14:textId="77777777" w:rsidR="00AC5973" w:rsidRPr="00280CA2" w:rsidRDefault="00AC5973" w:rsidP="00422772">
      <w:pPr>
        <w:pStyle w:val="CommentText"/>
      </w:pPr>
    </w:p>
  </w:comment>
  <w:comment w:id="767" w:author="USAID/BFS" w:date="2019-10-17T13:58:00Z" w:initials="USAID/BFS">
    <w:p w14:paraId="0DA35931" w14:textId="77777777" w:rsidR="00AC5973" w:rsidRDefault="00AC5973" w:rsidP="00422772">
      <w:pPr>
        <w:pStyle w:val="CommentText"/>
      </w:pPr>
      <w:r>
        <w:rPr>
          <w:rStyle w:val="CommentReference"/>
        </w:rPr>
        <w:annotationRef/>
      </w:r>
    </w:p>
    <w:p w14:paraId="4EA155C9" w14:textId="77777777" w:rsidR="00AC5973" w:rsidRDefault="00AC5973" w:rsidP="00422772">
      <w:pPr>
        <w:pStyle w:val="CommentText"/>
        <w:rPr>
          <w:b/>
        </w:rPr>
      </w:pPr>
      <w:r>
        <w:rPr>
          <w:b/>
        </w:rPr>
        <w:t>INSTRUCTIONS:</w:t>
      </w:r>
    </w:p>
    <w:p w14:paraId="1E64E793" w14:textId="77777777" w:rsidR="00AC5973" w:rsidRDefault="00AC5973" w:rsidP="00422772">
      <w:pPr>
        <w:pStyle w:val="CommentText"/>
        <w:rPr>
          <w:b/>
        </w:rPr>
      </w:pPr>
    </w:p>
    <w:p w14:paraId="2014A6EE" w14:textId="77777777" w:rsidR="00AC5973" w:rsidRDefault="00AC5973" w:rsidP="00422772">
      <w:pPr>
        <w:pStyle w:val="CommentText"/>
      </w:pPr>
      <w:r>
        <w:t>Remove footnote if not applicable.</w:t>
      </w:r>
    </w:p>
    <w:p w14:paraId="63A38C37" w14:textId="77777777" w:rsidR="00AC5973" w:rsidRPr="00280CA2" w:rsidRDefault="00AC5973" w:rsidP="00422772">
      <w:pPr>
        <w:pStyle w:val="CommentText"/>
      </w:pPr>
    </w:p>
  </w:comment>
  <w:comment w:id="771" w:author="USAID/BFS" w:date="2020-07-24T12:47:00Z" w:initials="ICF">
    <w:p w14:paraId="404BB5A3" w14:textId="77777777" w:rsidR="00827998" w:rsidRDefault="00827998" w:rsidP="00827998">
      <w:pPr>
        <w:pStyle w:val="gmail-msocommenttext"/>
        <w:spacing w:before="0" w:beforeAutospacing="0" w:after="0" w:afterAutospacing="0"/>
        <w:rPr>
          <w:rFonts w:ascii="Gill Sans MT" w:hAnsi="Gill Sans MT"/>
          <w:color w:val="000000"/>
          <w:sz w:val="20"/>
          <w:szCs w:val="20"/>
        </w:rPr>
      </w:pPr>
      <w:r>
        <w:rPr>
          <w:rStyle w:val="CommentReference"/>
        </w:rPr>
        <w:annotationRef/>
      </w:r>
      <w:r>
        <w:rPr>
          <w:rFonts w:ascii="Gill Sans MT" w:hAnsi="Gill Sans MT"/>
          <w:b/>
          <w:bCs/>
          <w:color w:val="000000"/>
          <w:sz w:val="20"/>
          <w:szCs w:val="20"/>
        </w:rPr>
        <w:t>INSTRUCTIONS:</w:t>
      </w:r>
    </w:p>
    <w:p w14:paraId="338407C1" w14:textId="77777777" w:rsidR="00827998" w:rsidRDefault="00827998" w:rsidP="00827998">
      <w:pPr>
        <w:pStyle w:val="gmail-msocommenttext"/>
        <w:spacing w:before="0" w:beforeAutospacing="0" w:after="0" w:afterAutospacing="0"/>
        <w:rPr>
          <w:rFonts w:ascii="Gill Sans MT" w:hAnsi="Gill Sans MT"/>
          <w:color w:val="000000"/>
          <w:sz w:val="20"/>
          <w:szCs w:val="20"/>
        </w:rPr>
      </w:pPr>
      <w:r>
        <w:rPr>
          <w:rFonts w:ascii="Gill Sans MT" w:hAnsi="Gill Sans MT"/>
          <w:color w:val="000000"/>
          <w:sz w:val="20"/>
          <w:szCs w:val="20"/>
        </w:rPr>
        <w:t> </w:t>
      </w:r>
    </w:p>
    <w:p w14:paraId="4B7E2DF2" w14:textId="0EC1AE4E" w:rsidR="00827998" w:rsidRPr="005919CA" w:rsidRDefault="00827998" w:rsidP="005919CA">
      <w:pPr>
        <w:rPr>
          <w:rFonts w:ascii="Trebuchet MS" w:hAnsi="Trebuchet MS"/>
          <w:color w:val="073763"/>
        </w:rPr>
      </w:pPr>
      <w:r>
        <w:t xml:space="preserve">Production and Units of production values reported in the “Area-weighted “ columns are the sample-weighted </w:t>
      </w:r>
      <w:r>
        <w:rPr>
          <w:b/>
          <w:bCs/>
          <w:u w:val="single"/>
        </w:rPr>
        <w:t>sum</w:t>
      </w:r>
      <w:r>
        <w:t xml:space="preserve"> of these variables across all producers in the sample, and yield is the sum of Production divided by the sum of Units of production, sample-weighted.  Production and Units of production values reported in the “Average per farmer “ columns are the sample-weighted </w:t>
      </w:r>
      <w:r>
        <w:rPr>
          <w:b/>
          <w:bCs/>
          <w:u w:val="single"/>
        </w:rPr>
        <w:t>average</w:t>
      </w:r>
      <w:r>
        <w:t xml:space="preserve"> of these variables across all producers in the sample, and yield is the sum of producer-level yields divided by the number of producers, sample weighted. </w:t>
      </w:r>
    </w:p>
  </w:comment>
  <w:comment w:id="773" w:author="USAID/BFS" w:date="2019-10-17T14:01:00Z" w:initials="USAID/BFS">
    <w:p w14:paraId="75C64D30" w14:textId="77777777" w:rsidR="00AC5973" w:rsidRDefault="00AC5973" w:rsidP="00422772">
      <w:pPr>
        <w:pStyle w:val="CommentText"/>
      </w:pPr>
      <w:r>
        <w:rPr>
          <w:rStyle w:val="CommentReference"/>
        </w:rPr>
        <w:annotationRef/>
      </w:r>
    </w:p>
    <w:p w14:paraId="538C2ED6" w14:textId="77777777" w:rsidR="00AC5973" w:rsidRDefault="00AC5973" w:rsidP="00422772">
      <w:pPr>
        <w:pStyle w:val="CommentText"/>
        <w:rPr>
          <w:b/>
        </w:rPr>
      </w:pPr>
      <w:r>
        <w:rPr>
          <w:b/>
        </w:rPr>
        <w:t>INSTRUCTIONS:</w:t>
      </w:r>
    </w:p>
    <w:p w14:paraId="43EDA015" w14:textId="77777777" w:rsidR="00AC5973" w:rsidRDefault="00AC5973" w:rsidP="00422772">
      <w:pPr>
        <w:pStyle w:val="CommentText"/>
        <w:rPr>
          <w:b/>
        </w:rPr>
      </w:pPr>
    </w:p>
    <w:p w14:paraId="0E232564" w14:textId="77777777" w:rsidR="00AC5973" w:rsidRDefault="00AC5973" w:rsidP="00422772">
      <w:pPr>
        <w:pStyle w:val="CommentText"/>
      </w:pPr>
      <w:r>
        <w:t>Remove footnote if not applicable.</w:t>
      </w:r>
    </w:p>
    <w:p w14:paraId="6BC71D46" w14:textId="77777777" w:rsidR="00AC5973" w:rsidRPr="00280CA2" w:rsidRDefault="00AC5973" w:rsidP="00422772">
      <w:pPr>
        <w:pStyle w:val="CommentText"/>
      </w:pPr>
    </w:p>
  </w:comment>
  <w:comment w:id="777" w:author="USAID/BFS" w:date="2019-10-17T14:03:00Z" w:initials="USAID/BFS">
    <w:p w14:paraId="775E272C" w14:textId="77777777" w:rsidR="00AC5973" w:rsidRDefault="00AC5973" w:rsidP="00422772">
      <w:pPr>
        <w:pStyle w:val="CommentText"/>
      </w:pPr>
      <w:r>
        <w:rPr>
          <w:rStyle w:val="CommentReference"/>
        </w:rPr>
        <w:annotationRef/>
      </w:r>
    </w:p>
    <w:p w14:paraId="7211B8EB" w14:textId="77777777" w:rsidR="00AC5973" w:rsidRDefault="00AC5973" w:rsidP="00422772">
      <w:pPr>
        <w:pStyle w:val="CommentText"/>
        <w:rPr>
          <w:b/>
        </w:rPr>
      </w:pPr>
      <w:r>
        <w:rPr>
          <w:b/>
        </w:rPr>
        <w:t>INSTRUCTIONS:</w:t>
      </w:r>
    </w:p>
    <w:p w14:paraId="2CF00BFA" w14:textId="77777777" w:rsidR="00AC5973" w:rsidRDefault="00AC5973" w:rsidP="00422772">
      <w:pPr>
        <w:pStyle w:val="CommentText"/>
        <w:rPr>
          <w:b/>
        </w:rPr>
      </w:pPr>
    </w:p>
    <w:p w14:paraId="1008525C" w14:textId="77777777" w:rsidR="00AC5973" w:rsidRDefault="00AC5973" w:rsidP="00422772">
      <w:pPr>
        <w:pStyle w:val="CommentText"/>
      </w:pPr>
      <w:r>
        <w:t>Remove footnote if not applicable.</w:t>
      </w:r>
    </w:p>
    <w:p w14:paraId="5E00B770" w14:textId="77777777" w:rsidR="00AC5973" w:rsidRPr="00280CA2" w:rsidRDefault="00AC5973" w:rsidP="00422772">
      <w:pPr>
        <w:pStyle w:val="CommentText"/>
      </w:pPr>
    </w:p>
  </w:comment>
  <w:comment w:id="781" w:author="USAID/BFS" w:date="2019-10-17T14:03:00Z" w:initials="USAID/BFS">
    <w:p w14:paraId="2A4C536A" w14:textId="77777777" w:rsidR="00AC5973" w:rsidRDefault="00AC5973" w:rsidP="00422772">
      <w:pPr>
        <w:pStyle w:val="CommentText"/>
      </w:pPr>
      <w:r>
        <w:rPr>
          <w:rStyle w:val="CommentReference"/>
        </w:rPr>
        <w:annotationRef/>
      </w:r>
    </w:p>
    <w:p w14:paraId="4D28C1A1" w14:textId="77777777" w:rsidR="00AC5973" w:rsidRDefault="00AC5973" w:rsidP="00422772">
      <w:pPr>
        <w:pStyle w:val="CommentText"/>
        <w:rPr>
          <w:b/>
        </w:rPr>
      </w:pPr>
      <w:r>
        <w:rPr>
          <w:b/>
        </w:rPr>
        <w:t>INSTRUCTIONS:</w:t>
      </w:r>
    </w:p>
    <w:p w14:paraId="2F991934" w14:textId="77777777" w:rsidR="00AC5973" w:rsidRDefault="00AC5973" w:rsidP="00422772">
      <w:pPr>
        <w:pStyle w:val="CommentText"/>
        <w:rPr>
          <w:b/>
        </w:rPr>
      </w:pPr>
    </w:p>
    <w:p w14:paraId="1F689FF5" w14:textId="77777777" w:rsidR="00AC5973" w:rsidRDefault="00AC5973" w:rsidP="00422772">
      <w:pPr>
        <w:pStyle w:val="CommentText"/>
      </w:pPr>
      <w:r>
        <w:t>Remove footnote if not applicable.</w:t>
      </w:r>
    </w:p>
    <w:p w14:paraId="5C8A29D0" w14:textId="77777777" w:rsidR="00AC5973" w:rsidRPr="00280CA2" w:rsidRDefault="00AC5973" w:rsidP="00422772">
      <w:pPr>
        <w:pStyle w:val="CommentText"/>
      </w:pPr>
    </w:p>
  </w:comment>
  <w:comment w:id="788" w:author="Johnson, Kiersten (BFS/SPPM)" w:date="2020-01-10T13:42:00Z" w:initials="USAID/BFS">
    <w:p w14:paraId="3C814F58" w14:textId="47CDBB02" w:rsidR="00AC5973" w:rsidRDefault="00AC5973">
      <w:pPr>
        <w:pStyle w:val="CommentText"/>
      </w:pPr>
      <w:r>
        <w:rPr>
          <w:rStyle w:val="CommentReference"/>
        </w:rPr>
        <w:annotationRef/>
      </w:r>
    </w:p>
    <w:p w14:paraId="508E8BD6" w14:textId="77777777" w:rsidR="00AC5973" w:rsidRDefault="00AC5973" w:rsidP="00376F39">
      <w:pPr>
        <w:pStyle w:val="CommentText"/>
      </w:pPr>
    </w:p>
    <w:p w14:paraId="07977EF7" w14:textId="77777777" w:rsidR="00AC5973" w:rsidRPr="00B8735E" w:rsidRDefault="00AC5973" w:rsidP="00376F39">
      <w:pPr>
        <w:pStyle w:val="CommentText"/>
        <w:rPr>
          <w:b/>
        </w:rPr>
      </w:pPr>
      <w:r w:rsidRPr="00B8735E">
        <w:rPr>
          <w:b/>
        </w:rPr>
        <w:t>INSTRUCTIONS:</w:t>
      </w:r>
    </w:p>
    <w:p w14:paraId="59EE849F" w14:textId="77777777" w:rsidR="00AC5973" w:rsidRDefault="00AC5973" w:rsidP="00376F39">
      <w:pPr>
        <w:pStyle w:val="CommentText"/>
      </w:pPr>
    </w:p>
    <w:p w14:paraId="1D4AEFAA" w14:textId="77777777" w:rsidR="00AC5973" w:rsidRDefault="00AC5973" w:rsidP="00376F39">
      <w:pPr>
        <w:pStyle w:val="CommentText"/>
      </w:pPr>
      <w:r>
        <w:t xml:space="preserve">The indicator values and technical interpretation for this section will be provided by BFS.  </w:t>
      </w:r>
    </w:p>
    <w:p w14:paraId="49BC237F" w14:textId="77777777" w:rsidR="00AC5973" w:rsidRDefault="00AC5973" w:rsidP="00376F39">
      <w:pPr>
        <w:pStyle w:val="CommentText"/>
      </w:pPr>
    </w:p>
    <w:p w14:paraId="2E62BF20" w14:textId="5ED919B5" w:rsidR="00AC5973" w:rsidRDefault="00AC5973" w:rsidP="00376F39">
      <w:pPr>
        <w:pStyle w:val="CommentText"/>
      </w:pPr>
      <w:r>
        <w:t>Survey implementers are responsible for coordinating with USAID Activity Managers well in advance of needing this information, and for ensuring this content is incorporated into the report.</w:t>
      </w:r>
    </w:p>
    <w:p w14:paraId="2D99B107" w14:textId="77777777" w:rsidR="00AC5973" w:rsidRDefault="00AC5973">
      <w:pPr>
        <w:pStyle w:val="CommentText"/>
      </w:pPr>
    </w:p>
  </w:comment>
  <w:comment w:id="789" w:author="Johnson, Kiersten (BFS/SPPM)" w:date="2020-01-15T16:36:00Z" w:initials="USAID/BFS">
    <w:p w14:paraId="305B856E" w14:textId="77777777" w:rsidR="00AC5973" w:rsidRDefault="00AC5973" w:rsidP="00DC5385">
      <w:pPr>
        <w:pStyle w:val="CommentText"/>
      </w:pPr>
      <w:r>
        <w:rPr>
          <w:rStyle w:val="CommentReference"/>
        </w:rPr>
        <w:annotationRef/>
      </w:r>
    </w:p>
    <w:p w14:paraId="421A8ED3" w14:textId="77777777" w:rsidR="00AC5973" w:rsidRDefault="00AC5973" w:rsidP="00DC5385">
      <w:pPr>
        <w:pStyle w:val="CommentText"/>
      </w:pPr>
    </w:p>
    <w:p w14:paraId="0FE60188" w14:textId="77777777" w:rsidR="00AC5973" w:rsidRPr="00DC5385" w:rsidRDefault="00AC5973" w:rsidP="00DC5385">
      <w:pPr>
        <w:pStyle w:val="CommentText"/>
        <w:rPr>
          <w:b/>
        </w:rPr>
      </w:pPr>
      <w:r w:rsidRPr="00DC5385">
        <w:rPr>
          <w:b/>
        </w:rPr>
        <w:t>INSTRUCTIONS:</w:t>
      </w:r>
    </w:p>
    <w:p w14:paraId="05D57FD3" w14:textId="77777777" w:rsidR="00AC5973" w:rsidRDefault="00AC5973" w:rsidP="00DC5385">
      <w:pPr>
        <w:pStyle w:val="CommentText"/>
      </w:pPr>
    </w:p>
    <w:p w14:paraId="24A04CCB" w14:textId="44A13933" w:rsidR="00AC5973" w:rsidRDefault="00AC5973">
      <w:pPr>
        <w:pStyle w:val="CommentText"/>
      </w:pPr>
      <w:r>
        <w:t>Insert correct map of country with shading to indicate the location of the Feed the Future Zone of Influence.</w:t>
      </w:r>
    </w:p>
  </w:comment>
  <w:comment w:id="790" w:author="Johnson, Kiersten (BFS/SPPM)" w:date="2020-01-15T16:36:00Z" w:initials="USAID/BFS">
    <w:p w14:paraId="79DD94E6" w14:textId="44A62787" w:rsidR="00AC5973" w:rsidRDefault="00AC5973">
      <w:pPr>
        <w:pStyle w:val="CommentText"/>
      </w:pPr>
      <w:r>
        <w:rPr>
          <w:rStyle w:val="CommentReference"/>
        </w:rPr>
        <w:annotationRef/>
      </w:r>
    </w:p>
    <w:p w14:paraId="35473624" w14:textId="77777777" w:rsidR="00AC5973" w:rsidRDefault="00AC5973">
      <w:pPr>
        <w:pStyle w:val="CommentText"/>
      </w:pPr>
    </w:p>
    <w:p w14:paraId="7BFDFC39" w14:textId="77777777" w:rsidR="00AC5973" w:rsidRPr="00DC5385" w:rsidRDefault="00AC5973">
      <w:pPr>
        <w:pStyle w:val="CommentText"/>
        <w:rPr>
          <w:b/>
        </w:rPr>
      </w:pPr>
      <w:r w:rsidRPr="00DC5385">
        <w:rPr>
          <w:b/>
        </w:rPr>
        <w:t>INSTRUCTIONS:</w:t>
      </w:r>
    </w:p>
    <w:p w14:paraId="0429CF16" w14:textId="77777777" w:rsidR="00AC5973" w:rsidRDefault="00AC5973">
      <w:pPr>
        <w:pStyle w:val="CommentText"/>
      </w:pPr>
    </w:p>
    <w:p w14:paraId="58CBC988" w14:textId="080CAE92" w:rsidR="00AC5973" w:rsidRDefault="00AC5973">
      <w:pPr>
        <w:pStyle w:val="CommentText"/>
      </w:pPr>
      <w:r>
        <w:t>I</w:t>
      </w:r>
      <w:r w:rsidRPr="00DC5385">
        <w:t>ndicate whether other selected VCC crops share the same season of production as the primary crop selected to define the production season of interest</w:t>
      </w:r>
      <w:r>
        <w:t>.</w:t>
      </w:r>
    </w:p>
  </w:comment>
  <w:comment w:id="791" w:author="Johnson, Kiersten (BFS/SPPM)" w:date="2020-01-15T16:36:00Z" w:initials="USAID/BFS">
    <w:p w14:paraId="500B5A13" w14:textId="77777777" w:rsidR="00AC5973" w:rsidRDefault="00AC5973" w:rsidP="00DC5385">
      <w:pPr>
        <w:pStyle w:val="CommentText"/>
      </w:pPr>
      <w:r>
        <w:rPr>
          <w:rStyle w:val="CommentReference"/>
        </w:rPr>
        <w:annotationRef/>
      </w:r>
    </w:p>
    <w:p w14:paraId="5E8B65F0" w14:textId="77777777" w:rsidR="00AC5973" w:rsidRDefault="00AC5973" w:rsidP="00DC5385">
      <w:pPr>
        <w:pStyle w:val="CommentText"/>
        <w:rPr>
          <w:b/>
          <w:bCs/>
        </w:rPr>
      </w:pPr>
    </w:p>
    <w:p w14:paraId="24D29CA1" w14:textId="77777777" w:rsidR="00AC5973" w:rsidRPr="002D7D4C" w:rsidRDefault="00AC5973" w:rsidP="00DC5385">
      <w:pPr>
        <w:pStyle w:val="CommentText"/>
        <w:rPr>
          <w:b/>
          <w:bCs/>
        </w:rPr>
      </w:pPr>
      <w:r w:rsidRPr="002D7D4C">
        <w:rPr>
          <w:b/>
          <w:bCs/>
        </w:rPr>
        <w:t>INSTRUCTIONS:</w:t>
      </w:r>
    </w:p>
    <w:p w14:paraId="3ECF8A4E" w14:textId="77777777" w:rsidR="00AC5973" w:rsidRDefault="00AC5973" w:rsidP="00DC5385">
      <w:pPr>
        <w:pStyle w:val="CommentText"/>
      </w:pPr>
    </w:p>
    <w:p w14:paraId="67A570CC" w14:textId="75743403" w:rsidR="00AC5973" w:rsidRDefault="00AC5973">
      <w:pPr>
        <w:pStyle w:val="CommentText"/>
      </w:pPr>
      <w:r>
        <w:t>Select appropriate characterization for the SPI value.</w:t>
      </w:r>
    </w:p>
  </w:comment>
  <w:comment w:id="792" w:author="Johnson, Kiersten (BFS/SPPM)" w:date="2020-01-15T16:36:00Z" w:initials="USAID/BFS">
    <w:p w14:paraId="3F3F147C" w14:textId="77777777" w:rsidR="00AC5973" w:rsidRDefault="00AC5973" w:rsidP="00DC5385">
      <w:pPr>
        <w:pStyle w:val="CommentText"/>
      </w:pPr>
      <w:r>
        <w:rPr>
          <w:rStyle w:val="CommentReference"/>
        </w:rPr>
        <w:annotationRef/>
      </w:r>
    </w:p>
    <w:p w14:paraId="7201AAF1" w14:textId="77777777" w:rsidR="00AC5973" w:rsidRDefault="00AC5973" w:rsidP="00DC5385">
      <w:pPr>
        <w:pStyle w:val="CommentText"/>
      </w:pPr>
      <w:r>
        <w:rPr>
          <w:rStyle w:val="CommentReference"/>
        </w:rPr>
        <w:annotationRef/>
      </w:r>
    </w:p>
    <w:p w14:paraId="4507CDD8" w14:textId="77777777" w:rsidR="00AC5973" w:rsidRPr="007F26A3" w:rsidRDefault="00AC5973" w:rsidP="00DC5385">
      <w:pPr>
        <w:pStyle w:val="CommentText"/>
        <w:rPr>
          <w:b/>
          <w:bCs/>
        </w:rPr>
      </w:pPr>
      <w:r w:rsidRPr="007F26A3">
        <w:rPr>
          <w:b/>
          <w:bCs/>
        </w:rPr>
        <w:t>INSTRUCTIONS:</w:t>
      </w:r>
    </w:p>
    <w:p w14:paraId="5770BFB1" w14:textId="77777777" w:rsidR="00AC5973" w:rsidRDefault="00AC5973" w:rsidP="00DC5385">
      <w:pPr>
        <w:pStyle w:val="CommentText"/>
      </w:pPr>
    </w:p>
    <w:p w14:paraId="3185CBAF" w14:textId="0D55DCA5" w:rsidR="00AC5973" w:rsidRDefault="00AC5973">
      <w:pPr>
        <w:pStyle w:val="CommentText"/>
      </w:pPr>
      <w:r>
        <w:t>Add appropriate interpretation.</w:t>
      </w:r>
    </w:p>
  </w:comment>
  <w:comment w:id="793" w:author="Johnson, Kiersten (BFS/SPPM)" w:date="2020-01-15T16:37:00Z" w:initials="USAID/BFS">
    <w:p w14:paraId="578CEF87" w14:textId="77777777" w:rsidR="00AC5973" w:rsidRDefault="00AC5973" w:rsidP="00DC5385">
      <w:pPr>
        <w:pStyle w:val="CommentText"/>
      </w:pPr>
      <w:r>
        <w:rPr>
          <w:rStyle w:val="CommentReference"/>
        </w:rPr>
        <w:annotationRef/>
      </w:r>
    </w:p>
    <w:p w14:paraId="54CDEC60" w14:textId="77777777" w:rsidR="00AC5973" w:rsidRDefault="00AC5973" w:rsidP="00DC5385">
      <w:pPr>
        <w:pStyle w:val="CommentText"/>
      </w:pPr>
    </w:p>
    <w:p w14:paraId="7AF21303" w14:textId="77777777" w:rsidR="00AC5973" w:rsidRPr="00210D56" w:rsidRDefault="00AC5973" w:rsidP="00DC5385">
      <w:pPr>
        <w:pStyle w:val="CommentText"/>
        <w:rPr>
          <w:b/>
          <w:bCs/>
        </w:rPr>
      </w:pPr>
      <w:r w:rsidRPr="00210D56">
        <w:rPr>
          <w:b/>
          <w:bCs/>
        </w:rPr>
        <w:t>INSTRUCTIONS:</w:t>
      </w:r>
    </w:p>
    <w:p w14:paraId="33D048C3" w14:textId="77777777" w:rsidR="00AC5973" w:rsidRDefault="00AC5973" w:rsidP="00DC5385">
      <w:pPr>
        <w:pStyle w:val="CommentText"/>
      </w:pPr>
    </w:p>
    <w:p w14:paraId="6BEDAF2D" w14:textId="58841F41" w:rsidR="00AC5973" w:rsidRDefault="00AC5973" w:rsidP="00DC5385">
      <w:pPr>
        <w:pStyle w:val="CommentText"/>
      </w:pPr>
      <w:r w:rsidRPr="00210D56">
        <w:t>Select appropriate characterization for the number of heat stress days.</w:t>
      </w:r>
    </w:p>
  </w:comment>
  <w:comment w:id="794" w:author="Johnson, Kiersten (BFS/SPPM)" w:date="2020-01-15T16:37:00Z" w:initials="USAID/BFS">
    <w:p w14:paraId="72D339D2" w14:textId="77777777" w:rsidR="00AC5973" w:rsidRDefault="00AC5973" w:rsidP="00DC5385">
      <w:pPr>
        <w:pStyle w:val="CommentText"/>
      </w:pPr>
      <w:r>
        <w:rPr>
          <w:rStyle w:val="CommentReference"/>
        </w:rPr>
        <w:annotationRef/>
      </w:r>
    </w:p>
    <w:p w14:paraId="2C5E251A" w14:textId="77777777" w:rsidR="00AC5973" w:rsidRDefault="00AC5973" w:rsidP="00DC5385">
      <w:pPr>
        <w:pStyle w:val="CommentText"/>
      </w:pPr>
      <w:r>
        <w:rPr>
          <w:rStyle w:val="CommentReference"/>
        </w:rPr>
        <w:annotationRef/>
      </w:r>
    </w:p>
    <w:p w14:paraId="32C21B01" w14:textId="77777777" w:rsidR="00AC5973" w:rsidRPr="007F26A3" w:rsidRDefault="00AC5973" w:rsidP="00DC5385">
      <w:pPr>
        <w:pStyle w:val="CommentText"/>
        <w:rPr>
          <w:b/>
          <w:bCs/>
        </w:rPr>
      </w:pPr>
      <w:r w:rsidRPr="007F26A3">
        <w:rPr>
          <w:b/>
          <w:bCs/>
        </w:rPr>
        <w:t>INSTRUCTIONS:</w:t>
      </w:r>
    </w:p>
    <w:p w14:paraId="5B92D6EB" w14:textId="77777777" w:rsidR="00AC5973" w:rsidRDefault="00AC5973" w:rsidP="00DC5385">
      <w:pPr>
        <w:pStyle w:val="CommentText"/>
      </w:pPr>
    </w:p>
    <w:p w14:paraId="7BDFEC86" w14:textId="2B4BE23E" w:rsidR="00AC5973" w:rsidRDefault="00AC5973" w:rsidP="00DC5385">
      <w:pPr>
        <w:pStyle w:val="CommentText"/>
      </w:pPr>
      <w:r>
        <w:t>Add appropriate interpretation.</w:t>
      </w:r>
    </w:p>
  </w:comment>
  <w:comment w:id="795" w:author="Johnson, Kiersten (BFS/SPPM)" w:date="2020-01-15T16:38:00Z" w:initials="USAID/BFS">
    <w:p w14:paraId="0C13AA9E" w14:textId="77777777" w:rsidR="00AC5973" w:rsidRDefault="00AC5973" w:rsidP="00DC5385">
      <w:pPr>
        <w:pStyle w:val="CommentText"/>
      </w:pPr>
      <w:r>
        <w:rPr>
          <w:rStyle w:val="CommentReference"/>
        </w:rPr>
        <w:annotationRef/>
      </w:r>
    </w:p>
    <w:p w14:paraId="69852259" w14:textId="77777777" w:rsidR="00AC5973" w:rsidRDefault="00AC5973" w:rsidP="00DC5385">
      <w:pPr>
        <w:pStyle w:val="CommentText"/>
      </w:pPr>
    </w:p>
    <w:p w14:paraId="33839DF4" w14:textId="77777777" w:rsidR="00AC5973" w:rsidRPr="002D7D4C" w:rsidRDefault="00AC5973" w:rsidP="00DC5385">
      <w:pPr>
        <w:pStyle w:val="CommentText"/>
        <w:rPr>
          <w:b/>
          <w:bCs/>
        </w:rPr>
      </w:pPr>
      <w:r w:rsidRPr="002D7D4C">
        <w:rPr>
          <w:b/>
          <w:bCs/>
        </w:rPr>
        <w:t>INSTRUCTIONS:</w:t>
      </w:r>
    </w:p>
    <w:p w14:paraId="5B4F6983" w14:textId="77777777" w:rsidR="00AC5973" w:rsidRDefault="00AC5973" w:rsidP="00DC5385">
      <w:pPr>
        <w:pStyle w:val="CommentText"/>
      </w:pPr>
    </w:p>
    <w:p w14:paraId="4A276779" w14:textId="108FB88F" w:rsidR="00AC5973" w:rsidRDefault="00AC5973" w:rsidP="00DC5385">
      <w:pPr>
        <w:pStyle w:val="CommentText"/>
      </w:pPr>
      <w:r>
        <w:t>Select above or below, or delete (if average) as appropriate to the value being reported.</w:t>
      </w:r>
    </w:p>
  </w:comment>
  <w:comment w:id="796" w:author="Johnson, Kiersten (BFS/SPPM)" w:date="2020-01-15T16:38:00Z" w:initials="USAID/BFS">
    <w:p w14:paraId="6FF1ECB3" w14:textId="77777777" w:rsidR="00AC5973" w:rsidRDefault="00AC5973" w:rsidP="00DC5385">
      <w:pPr>
        <w:pStyle w:val="CommentText"/>
      </w:pPr>
      <w:r>
        <w:rPr>
          <w:rStyle w:val="CommentReference"/>
        </w:rPr>
        <w:annotationRef/>
      </w:r>
      <w:r>
        <w:rPr>
          <w:rStyle w:val="CommentReference"/>
        </w:rPr>
        <w:annotationRef/>
      </w:r>
    </w:p>
    <w:p w14:paraId="2F127DD9" w14:textId="77777777" w:rsidR="00AC5973" w:rsidRDefault="00AC5973" w:rsidP="00DC5385">
      <w:pPr>
        <w:pStyle w:val="CommentText"/>
      </w:pPr>
    </w:p>
    <w:p w14:paraId="7372BA2E" w14:textId="77777777" w:rsidR="00AC5973" w:rsidRPr="007F26A3" w:rsidRDefault="00AC5973" w:rsidP="00DC5385">
      <w:pPr>
        <w:pStyle w:val="CommentText"/>
        <w:rPr>
          <w:b/>
          <w:bCs/>
        </w:rPr>
      </w:pPr>
      <w:r w:rsidRPr="007F26A3">
        <w:rPr>
          <w:b/>
          <w:bCs/>
        </w:rPr>
        <w:t>INSTRUCTIONS:</w:t>
      </w:r>
    </w:p>
    <w:p w14:paraId="135D7A70" w14:textId="77777777" w:rsidR="00AC5973" w:rsidRDefault="00AC5973" w:rsidP="00DC5385">
      <w:pPr>
        <w:pStyle w:val="CommentText"/>
      </w:pPr>
    </w:p>
    <w:p w14:paraId="042EDA9B" w14:textId="77777777" w:rsidR="00AC5973" w:rsidRDefault="00AC5973" w:rsidP="00DC5385">
      <w:pPr>
        <w:pStyle w:val="CommentText"/>
      </w:pPr>
      <w:r>
        <w:t>Add appropriate interpretation.</w:t>
      </w:r>
    </w:p>
    <w:p w14:paraId="14851D77" w14:textId="77777777" w:rsidR="00AC5973" w:rsidRDefault="00AC5973" w:rsidP="00DC5385">
      <w:pPr>
        <w:pStyle w:val="CommentText"/>
      </w:pPr>
    </w:p>
    <w:p w14:paraId="071AC39F" w14:textId="28CF57DF" w:rsidR="00AC5973" w:rsidRDefault="00AC5973">
      <w:pPr>
        <w:pStyle w:val="CommentText"/>
      </w:pPr>
    </w:p>
  </w:comment>
  <w:comment w:id="797" w:author="Johnson, Kiersten (BFS/SPPM)" w:date="2020-01-15T16:38:00Z" w:initials="USAID/BFS">
    <w:p w14:paraId="0EA82E4F" w14:textId="77777777" w:rsidR="00AC5973" w:rsidRDefault="00AC5973" w:rsidP="00DC5385">
      <w:pPr>
        <w:pStyle w:val="CommentText"/>
      </w:pPr>
      <w:r>
        <w:rPr>
          <w:rStyle w:val="CommentReference"/>
        </w:rPr>
        <w:annotationRef/>
      </w:r>
    </w:p>
    <w:p w14:paraId="65053635" w14:textId="77777777" w:rsidR="00AC5973" w:rsidRDefault="00AC5973" w:rsidP="00DC5385">
      <w:pPr>
        <w:pStyle w:val="CommentText"/>
      </w:pPr>
    </w:p>
    <w:p w14:paraId="13FD8139"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7F5325BE" w14:textId="77777777" w:rsidR="00AC5973" w:rsidRDefault="00AC5973" w:rsidP="00DC5385">
      <w:pPr>
        <w:pStyle w:val="CommentText"/>
      </w:pPr>
    </w:p>
    <w:p w14:paraId="26FC1E48" w14:textId="33DBF983" w:rsidR="00AC5973" w:rsidRDefault="00AC5973" w:rsidP="00DC5385">
      <w:pPr>
        <w:pStyle w:val="CommentText"/>
      </w:pPr>
      <w:r>
        <w:t>Provide appropriate technical interpretation of the graphs and their relevance to agriculture in the Feed the Future Zone of Influence.</w:t>
      </w:r>
    </w:p>
  </w:comment>
  <w:comment w:id="800" w:author="Johnson, Kiersten (BFS/SPPM)" w:date="2020-01-15T16:39:00Z" w:initials="USAID/BFS">
    <w:p w14:paraId="6FED061B" w14:textId="77777777" w:rsidR="00AC5973" w:rsidRDefault="00AC5973" w:rsidP="00DC5385">
      <w:pPr>
        <w:pStyle w:val="CommentText"/>
        <w:rPr>
          <w:b/>
          <w:bCs/>
        </w:rPr>
      </w:pPr>
      <w:r>
        <w:rPr>
          <w:rStyle w:val="CommentReference"/>
        </w:rPr>
        <w:annotationRef/>
      </w:r>
    </w:p>
    <w:p w14:paraId="731026AD" w14:textId="77777777" w:rsidR="00AC5973" w:rsidRDefault="00AC5973" w:rsidP="00DC5385">
      <w:pPr>
        <w:pStyle w:val="CommentText"/>
        <w:rPr>
          <w:b/>
          <w:bCs/>
        </w:rPr>
      </w:pPr>
    </w:p>
    <w:p w14:paraId="4DA8B834" w14:textId="77777777" w:rsidR="00AC5973" w:rsidRDefault="00AC5973" w:rsidP="00DC5385">
      <w:pPr>
        <w:pStyle w:val="CommentText"/>
      </w:pPr>
      <w:r w:rsidRPr="00FF33B8">
        <w:rPr>
          <w:b/>
          <w:bCs/>
        </w:rPr>
        <w:t>INSTRUCTION</w:t>
      </w:r>
      <w:r w:rsidRPr="0039638C">
        <w:rPr>
          <w:b/>
          <w:bCs/>
        </w:rPr>
        <w:t>S:</w:t>
      </w:r>
    </w:p>
    <w:p w14:paraId="5CAF7862" w14:textId="77777777" w:rsidR="00AC5973" w:rsidRDefault="00AC5973" w:rsidP="00DC5385">
      <w:pPr>
        <w:pStyle w:val="CommentText"/>
      </w:pPr>
    </w:p>
    <w:p w14:paraId="4716A6F8" w14:textId="67517613" w:rsidR="00AC5973" w:rsidRDefault="00AC5973">
      <w:pPr>
        <w:pStyle w:val="CommentText"/>
      </w:pPr>
      <w:r>
        <w:t>Replace with ZOI-specific graphs.</w:t>
      </w:r>
    </w:p>
  </w:comment>
  <w:comment w:id="801" w:author="Johnson, Kiersten (BFS/SPPM)" w:date="2020-01-15T16:39:00Z" w:initials="USAID/BFS">
    <w:p w14:paraId="7A224A61" w14:textId="77777777" w:rsidR="00AC5973" w:rsidRDefault="00AC5973" w:rsidP="00DC5385">
      <w:pPr>
        <w:pStyle w:val="CommentText"/>
      </w:pPr>
      <w:r>
        <w:rPr>
          <w:rStyle w:val="CommentReference"/>
        </w:rPr>
        <w:annotationRef/>
      </w:r>
    </w:p>
    <w:p w14:paraId="108C5F3B" w14:textId="77777777" w:rsidR="00AC5973" w:rsidRDefault="00AC5973" w:rsidP="00DC5385">
      <w:pPr>
        <w:pStyle w:val="CommentText"/>
      </w:pPr>
    </w:p>
    <w:p w14:paraId="742E14CD"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26E0E96C" w14:textId="77777777" w:rsidR="00AC5973" w:rsidRDefault="00AC5973" w:rsidP="00DC5385">
      <w:pPr>
        <w:pStyle w:val="CommentText"/>
      </w:pPr>
    </w:p>
    <w:p w14:paraId="7FDF58B8" w14:textId="1D678BC2" w:rsidR="00AC5973" w:rsidRDefault="00AC5973" w:rsidP="00DC5385">
      <w:pPr>
        <w:pStyle w:val="CommentText"/>
      </w:pPr>
      <w:r>
        <w:t>Adapt as required.</w:t>
      </w:r>
    </w:p>
  </w:comment>
  <w:comment w:id="803" w:author="USAID/BFS" w:date="2019-10-17T16:35:00Z" w:initials="USAID/BFS">
    <w:p w14:paraId="7B627DD0" w14:textId="77777777" w:rsidR="00AC5973" w:rsidRDefault="00AC5973" w:rsidP="000C5FEC">
      <w:pPr>
        <w:pStyle w:val="CommentText"/>
      </w:pPr>
      <w:r>
        <w:rPr>
          <w:rStyle w:val="CommentReference"/>
        </w:rPr>
        <w:annotationRef/>
      </w:r>
    </w:p>
    <w:p w14:paraId="0C81887B" w14:textId="77777777" w:rsidR="00AC5973" w:rsidRDefault="00AC5973" w:rsidP="000C5FEC">
      <w:pPr>
        <w:pStyle w:val="CommentText"/>
        <w:rPr>
          <w:b/>
        </w:rPr>
      </w:pPr>
      <w:r>
        <w:rPr>
          <w:b/>
        </w:rPr>
        <w:t>INSTRUCTIONS:</w:t>
      </w:r>
    </w:p>
    <w:p w14:paraId="605D8A28" w14:textId="77777777" w:rsidR="00AC5973" w:rsidRDefault="00AC5973" w:rsidP="000C5FEC">
      <w:pPr>
        <w:pStyle w:val="CommentText"/>
        <w:rPr>
          <w:b/>
        </w:rPr>
      </w:pPr>
    </w:p>
    <w:p w14:paraId="29DBB2C6" w14:textId="60D66AC2" w:rsidR="00AC5973" w:rsidRDefault="00AC5973" w:rsidP="000C5FEC">
      <w:pPr>
        <w:pStyle w:val="CommentText"/>
      </w:pPr>
      <w:r>
        <w:t>Remove this section if fishpond aquaculture is not a targeted value chain in the current ZOI Survey country.</w:t>
      </w:r>
    </w:p>
    <w:p w14:paraId="1BE3D0FE" w14:textId="77777777" w:rsidR="00AC5973" w:rsidRDefault="00AC5973" w:rsidP="000C5FEC">
      <w:pPr>
        <w:pStyle w:val="CommentText"/>
      </w:pPr>
    </w:p>
  </w:comment>
  <w:comment w:id="805" w:author="USAID/BFS" w:date="2019-10-17T16:35:00Z" w:initials="USAID/BFS">
    <w:p w14:paraId="0BCD3919" w14:textId="77777777" w:rsidR="00AC5973" w:rsidRDefault="00AC5973" w:rsidP="00422772">
      <w:pPr>
        <w:pStyle w:val="CommentText"/>
        <w:rPr>
          <w:b/>
        </w:rPr>
      </w:pPr>
    </w:p>
    <w:p w14:paraId="5B14254F" w14:textId="77777777" w:rsidR="00AC5973" w:rsidRDefault="00AC5973" w:rsidP="00422772">
      <w:pPr>
        <w:pStyle w:val="CommentText"/>
        <w:rPr>
          <w:b/>
        </w:rPr>
      </w:pPr>
      <w:r>
        <w:rPr>
          <w:rStyle w:val="CommentReference"/>
        </w:rPr>
        <w:annotationRef/>
      </w:r>
      <w:r>
        <w:rPr>
          <w:b/>
        </w:rPr>
        <w:t>INSTRUCTIONS:</w:t>
      </w:r>
    </w:p>
    <w:p w14:paraId="2EE82E81" w14:textId="77777777" w:rsidR="00AC5973" w:rsidRDefault="00AC5973" w:rsidP="00422772">
      <w:pPr>
        <w:pStyle w:val="CommentText"/>
        <w:rPr>
          <w:b/>
        </w:rPr>
      </w:pPr>
    </w:p>
    <w:p w14:paraId="1C4CC66F" w14:textId="77777777" w:rsidR="00AC5973" w:rsidRDefault="00AC5973" w:rsidP="00422772">
      <w:pPr>
        <w:pStyle w:val="CommentText"/>
      </w:pPr>
      <w:r>
        <w:t>Discuss why fishpond aquaculture is a targeted value chain and how Feed the Future supports fishpond aquaculture</w:t>
      </w:r>
      <w:r w:rsidRPr="0020579A">
        <w:t xml:space="preserve"> </w:t>
      </w:r>
      <w:r>
        <w:t>in the country.</w:t>
      </w:r>
    </w:p>
    <w:p w14:paraId="159BFA73" w14:textId="77777777" w:rsidR="00AC5973" w:rsidRDefault="00AC5973" w:rsidP="00422772">
      <w:pPr>
        <w:pStyle w:val="CommentText"/>
      </w:pPr>
    </w:p>
  </w:comment>
  <w:comment w:id="808" w:author="USAID/BFS" w:date="2019-10-17T16:35:00Z" w:initials="USAID/BFS">
    <w:p w14:paraId="4865534F" w14:textId="77777777" w:rsidR="00AC5973" w:rsidRDefault="00AC5973" w:rsidP="00422772">
      <w:pPr>
        <w:pStyle w:val="CommentText"/>
      </w:pPr>
      <w:r>
        <w:rPr>
          <w:rStyle w:val="CommentReference"/>
        </w:rPr>
        <w:annotationRef/>
      </w:r>
    </w:p>
    <w:p w14:paraId="7239E65F" w14:textId="77777777" w:rsidR="00AC5973" w:rsidRDefault="00AC5973" w:rsidP="00422772">
      <w:pPr>
        <w:pStyle w:val="CommentText"/>
        <w:rPr>
          <w:b/>
        </w:rPr>
      </w:pPr>
      <w:r>
        <w:rPr>
          <w:b/>
        </w:rPr>
        <w:t>INSTRUCTIONS:</w:t>
      </w:r>
    </w:p>
    <w:p w14:paraId="3247C133" w14:textId="77777777" w:rsidR="00AC5973" w:rsidRDefault="00AC5973" w:rsidP="00422772">
      <w:pPr>
        <w:pStyle w:val="CommentText"/>
        <w:rPr>
          <w:b/>
        </w:rPr>
      </w:pPr>
    </w:p>
    <w:p w14:paraId="05CB9095" w14:textId="77777777" w:rsidR="00AC5973" w:rsidRDefault="00AC5973" w:rsidP="00422772">
      <w:pPr>
        <w:pStyle w:val="CommentText"/>
      </w:pPr>
      <w:r>
        <w:t>Remove footnote if not applicable.</w:t>
      </w:r>
    </w:p>
    <w:p w14:paraId="0DD55121" w14:textId="77777777" w:rsidR="00AC5973" w:rsidRPr="00280CA2" w:rsidRDefault="00AC5973" w:rsidP="00422772">
      <w:pPr>
        <w:pStyle w:val="CommentText"/>
      </w:pPr>
    </w:p>
  </w:comment>
  <w:comment w:id="810" w:author="USAID/BFS" w:date="2019-10-17T14:08:00Z" w:initials="USAID/BFS">
    <w:p w14:paraId="6D764971" w14:textId="77777777" w:rsidR="00AC5973" w:rsidRDefault="00AC5973" w:rsidP="00422772">
      <w:pPr>
        <w:pStyle w:val="CommentText"/>
      </w:pPr>
      <w:r>
        <w:rPr>
          <w:rStyle w:val="CommentReference"/>
        </w:rPr>
        <w:annotationRef/>
      </w:r>
    </w:p>
    <w:p w14:paraId="6DEC5F6C" w14:textId="77777777" w:rsidR="00AC5973" w:rsidRDefault="00AC5973" w:rsidP="00422772">
      <w:pPr>
        <w:pStyle w:val="CommentText"/>
        <w:rPr>
          <w:b/>
        </w:rPr>
      </w:pPr>
      <w:r>
        <w:rPr>
          <w:b/>
        </w:rPr>
        <w:t>INSTRUCTIONS:</w:t>
      </w:r>
    </w:p>
    <w:p w14:paraId="20159751" w14:textId="77777777" w:rsidR="00AC5973" w:rsidRDefault="00AC5973" w:rsidP="00422772">
      <w:pPr>
        <w:pStyle w:val="CommentText"/>
        <w:rPr>
          <w:b/>
        </w:rPr>
      </w:pPr>
    </w:p>
    <w:p w14:paraId="775AB33F" w14:textId="77777777" w:rsidR="00AC5973" w:rsidRDefault="00AC5973" w:rsidP="00422772">
      <w:pPr>
        <w:pStyle w:val="CommentText"/>
      </w:pPr>
      <w:r>
        <w:t>Remove footnote if not applicable.</w:t>
      </w:r>
    </w:p>
    <w:p w14:paraId="321804B4" w14:textId="77777777" w:rsidR="00AC5973" w:rsidRPr="00280CA2" w:rsidRDefault="00AC5973" w:rsidP="00422772">
      <w:pPr>
        <w:pStyle w:val="CommentText"/>
      </w:pPr>
    </w:p>
  </w:comment>
  <w:comment w:id="811" w:author="USAID/BFS" w:date="2019-10-17T14:08:00Z" w:initials="USAID/BFS">
    <w:p w14:paraId="6D9B7A42" w14:textId="77777777" w:rsidR="00AC5973" w:rsidRDefault="00AC5973" w:rsidP="00422772">
      <w:pPr>
        <w:pStyle w:val="CommentText"/>
      </w:pPr>
      <w:r>
        <w:rPr>
          <w:rStyle w:val="CommentReference"/>
        </w:rPr>
        <w:annotationRef/>
      </w:r>
    </w:p>
    <w:p w14:paraId="00AE3848" w14:textId="77777777" w:rsidR="00AC5973" w:rsidRDefault="00AC5973" w:rsidP="00422772">
      <w:pPr>
        <w:pStyle w:val="CommentText"/>
        <w:rPr>
          <w:b/>
        </w:rPr>
      </w:pPr>
      <w:r>
        <w:rPr>
          <w:b/>
        </w:rPr>
        <w:t>INSTRUCTIONS:</w:t>
      </w:r>
    </w:p>
    <w:p w14:paraId="36B1D0D6" w14:textId="77777777" w:rsidR="00AC5973" w:rsidRDefault="00AC5973" w:rsidP="00422772">
      <w:pPr>
        <w:pStyle w:val="CommentText"/>
        <w:rPr>
          <w:b/>
        </w:rPr>
      </w:pPr>
    </w:p>
    <w:p w14:paraId="5EA581CD" w14:textId="5F70DB8E" w:rsidR="00AC5973" w:rsidRDefault="00AC5973" w:rsidP="00422772">
      <w:pPr>
        <w:pStyle w:val="CommentText"/>
      </w:pPr>
      <w:r>
        <w:t>Remove footnote if not applicable.</w:t>
      </w:r>
    </w:p>
    <w:p w14:paraId="07A3CDBA" w14:textId="77777777" w:rsidR="00AC5973" w:rsidRDefault="00AC5973" w:rsidP="00422772">
      <w:pPr>
        <w:pStyle w:val="CommentText"/>
      </w:pPr>
    </w:p>
  </w:comment>
  <w:comment w:id="813" w:author="USAID/BFS" w:date="2019-10-17T14:08:00Z" w:initials="USAID/BFS">
    <w:p w14:paraId="4997579C" w14:textId="77777777" w:rsidR="00AC5973" w:rsidRDefault="00AC5973" w:rsidP="00422772">
      <w:pPr>
        <w:pStyle w:val="CommentText"/>
      </w:pPr>
      <w:r>
        <w:rPr>
          <w:rStyle w:val="CommentReference"/>
        </w:rPr>
        <w:annotationRef/>
      </w:r>
    </w:p>
    <w:p w14:paraId="4E08E8FE" w14:textId="77777777" w:rsidR="00AC5973" w:rsidRDefault="00AC5973" w:rsidP="00422772">
      <w:pPr>
        <w:pStyle w:val="CommentText"/>
        <w:rPr>
          <w:b/>
        </w:rPr>
      </w:pPr>
      <w:r>
        <w:rPr>
          <w:b/>
        </w:rPr>
        <w:t>INSTRUCTIONS:</w:t>
      </w:r>
    </w:p>
    <w:p w14:paraId="46DF32A3" w14:textId="77777777" w:rsidR="00AC5973" w:rsidRDefault="00AC5973" w:rsidP="00422772">
      <w:pPr>
        <w:pStyle w:val="CommentText"/>
        <w:rPr>
          <w:b/>
        </w:rPr>
      </w:pPr>
    </w:p>
    <w:p w14:paraId="7BA6734C" w14:textId="77777777" w:rsidR="00AC5973" w:rsidRDefault="00AC5973" w:rsidP="00422772">
      <w:pPr>
        <w:pStyle w:val="CommentText"/>
      </w:pPr>
      <w:r>
        <w:t>Remove this sentence if there were no Feed the Future-promoted improved management practices or technologies in the ZOI at the time of the survey.</w:t>
      </w:r>
    </w:p>
    <w:p w14:paraId="50264671" w14:textId="77777777" w:rsidR="00AC5973" w:rsidRDefault="00AC5973" w:rsidP="00422772">
      <w:pPr>
        <w:pStyle w:val="CommentText"/>
      </w:pPr>
    </w:p>
  </w:comment>
  <w:comment w:id="815" w:author="USAID/BFS" w:date="2019-10-17T14:09:00Z" w:initials="USAID/BFS">
    <w:p w14:paraId="3BA233E1" w14:textId="77777777" w:rsidR="00AC5973" w:rsidRDefault="00AC5973" w:rsidP="00422772">
      <w:pPr>
        <w:pStyle w:val="CommentText"/>
      </w:pPr>
      <w:r>
        <w:rPr>
          <w:rStyle w:val="CommentReference"/>
        </w:rPr>
        <w:annotationRef/>
      </w:r>
    </w:p>
    <w:p w14:paraId="58AD0F96" w14:textId="77777777" w:rsidR="00AC5973" w:rsidRDefault="00AC5973" w:rsidP="00422772">
      <w:pPr>
        <w:pStyle w:val="CommentText"/>
        <w:rPr>
          <w:b/>
        </w:rPr>
      </w:pPr>
      <w:r>
        <w:rPr>
          <w:b/>
        </w:rPr>
        <w:t>INSTRUCTIONS:</w:t>
      </w:r>
    </w:p>
    <w:p w14:paraId="023BC6F6" w14:textId="77777777" w:rsidR="00AC5973" w:rsidRDefault="00AC5973" w:rsidP="00422772">
      <w:pPr>
        <w:pStyle w:val="CommentText"/>
        <w:rPr>
          <w:b/>
        </w:rPr>
      </w:pPr>
    </w:p>
    <w:p w14:paraId="4A4C7A32" w14:textId="5E7946B4" w:rsidR="00AC5973" w:rsidRDefault="00AC5973" w:rsidP="00422772">
      <w:pPr>
        <w:pStyle w:val="CommentText"/>
      </w:pPr>
      <w:r>
        <w:t xml:space="preserve">Remove footnote if not applicable. </w:t>
      </w:r>
    </w:p>
    <w:p w14:paraId="6D9A5502" w14:textId="77777777" w:rsidR="00AC5973" w:rsidRPr="00280CA2" w:rsidRDefault="00AC5973" w:rsidP="00422772">
      <w:pPr>
        <w:pStyle w:val="CommentText"/>
      </w:pPr>
    </w:p>
  </w:comment>
  <w:comment w:id="817" w:author="USAID/BFS" w:date="2019-10-17T14:09:00Z" w:initials="USAID/BFS">
    <w:p w14:paraId="72F8BE29" w14:textId="77777777" w:rsidR="00AC5973" w:rsidRDefault="00AC5973" w:rsidP="00422772">
      <w:pPr>
        <w:pStyle w:val="CommentText"/>
      </w:pPr>
      <w:r>
        <w:rPr>
          <w:rStyle w:val="CommentReference"/>
        </w:rPr>
        <w:annotationRef/>
      </w:r>
    </w:p>
    <w:p w14:paraId="4BA40E40" w14:textId="77777777" w:rsidR="00AC5973" w:rsidRDefault="00AC5973" w:rsidP="00422772">
      <w:pPr>
        <w:pStyle w:val="CommentText"/>
        <w:rPr>
          <w:b/>
        </w:rPr>
      </w:pPr>
      <w:r>
        <w:rPr>
          <w:b/>
        </w:rPr>
        <w:t>INSTRUCTIONS:</w:t>
      </w:r>
    </w:p>
    <w:p w14:paraId="6FC381B1" w14:textId="77777777" w:rsidR="00AC5973" w:rsidRDefault="00AC5973" w:rsidP="00422772">
      <w:pPr>
        <w:pStyle w:val="CommentText"/>
        <w:rPr>
          <w:b/>
        </w:rPr>
      </w:pPr>
    </w:p>
    <w:p w14:paraId="3A535857" w14:textId="77777777" w:rsidR="00AC5973" w:rsidRDefault="00AC5973" w:rsidP="00422772">
      <w:pPr>
        <w:pStyle w:val="CommentText"/>
      </w:pPr>
      <w:r>
        <w:t>Remove footnote if not applicable.</w:t>
      </w:r>
    </w:p>
    <w:p w14:paraId="54BC23F6" w14:textId="77777777" w:rsidR="00AC5973" w:rsidRDefault="00AC5973" w:rsidP="00422772">
      <w:pPr>
        <w:pStyle w:val="CommentText"/>
      </w:pPr>
    </w:p>
  </w:comment>
  <w:comment w:id="819" w:author="USAID/BFS" w:date="2019-10-17T16:35:00Z" w:initials="USAID/BFS">
    <w:p w14:paraId="2A70D0F5" w14:textId="77777777" w:rsidR="00AC5973" w:rsidRDefault="00AC5973" w:rsidP="00422772">
      <w:pPr>
        <w:pStyle w:val="CommentText"/>
      </w:pPr>
      <w:r>
        <w:rPr>
          <w:rStyle w:val="CommentReference"/>
        </w:rPr>
        <w:annotationRef/>
      </w:r>
    </w:p>
    <w:p w14:paraId="450D0831" w14:textId="77777777" w:rsidR="00AC5973" w:rsidRDefault="00AC5973" w:rsidP="00422772">
      <w:pPr>
        <w:pStyle w:val="CommentText"/>
        <w:rPr>
          <w:b/>
        </w:rPr>
      </w:pPr>
      <w:r>
        <w:rPr>
          <w:b/>
        </w:rPr>
        <w:t>INSTRUCTIONS:</w:t>
      </w:r>
    </w:p>
    <w:p w14:paraId="20001AB1" w14:textId="77777777" w:rsidR="00AC5973" w:rsidRDefault="00AC5973" w:rsidP="00422772">
      <w:pPr>
        <w:pStyle w:val="CommentText"/>
        <w:rPr>
          <w:b/>
        </w:rPr>
      </w:pPr>
    </w:p>
    <w:p w14:paraId="3F0CB871" w14:textId="77777777" w:rsidR="00AC5973" w:rsidRDefault="00AC5973" w:rsidP="00422772">
      <w:pPr>
        <w:pStyle w:val="CommentText"/>
      </w:pPr>
      <w:r>
        <w:t>Remove footnote if not applicable.</w:t>
      </w:r>
    </w:p>
    <w:p w14:paraId="4B9622F3" w14:textId="77777777" w:rsidR="00AC5973" w:rsidRPr="00280CA2" w:rsidRDefault="00AC5973" w:rsidP="00422772">
      <w:pPr>
        <w:pStyle w:val="CommentText"/>
      </w:pPr>
    </w:p>
  </w:comment>
  <w:comment w:id="820" w:author="USAID/BFS" w:date="2019-10-17T16:35:00Z" w:initials="USAID/BFS">
    <w:p w14:paraId="660C8D1B" w14:textId="77777777" w:rsidR="00AC5973" w:rsidRDefault="00AC5973" w:rsidP="00422772">
      <w:pPr>
        <w:pStyle w:val="CommentText"/>
      </w:pPr>
      <w:r>
        <w:rPr>
          <w:rStyle w:val="CommentReference"/>
        </w:rPr>
        <w:annotationRef/>
      </w:r>
    </w:p>
    <w:p w14:paraId="0A8E3EA5" w14:textId="77777777" w:rsidR="00AC5973" w:rsidRDefault="00AC5973" w:rsidP="00422772">
      <w:pPr>
        <w:pStyle w:val="CommentText"/>
        <w:rPr>
          <w:b/>
        </w:rPr>
      </w:pPr>
      <w:r>
        <w:rPr>
          <w:b/>
        </w:rPr>
        <w:t>INSTRUCTIONS:</w:t>
      </w:r>
    </w:p>
    <w:p w14:paraId="0E0600C2" w14:textId="77777777" w:rsidR="00AC5973" w:rsidRDefault="00AC5973" w:rsidP="00422772">
      <w:pPr>
        <w:pStyle w:val="CommentText"/>
        <w:rPr>
          <w:b/>
        </w:rPr>
      </w:pPr>
    </w:p>
    <w:p w14:paraId="1757CA87" w14:textId="77777777" w:rsidR="00AC5973" w:rsidRDefault="00AC5973" w:rsidP="00422772">
      <w:pPr>
        <w:pStyle w:val="CommentText"/>
      </w:pPr>
      <w:r>
        <w:t>Remove footnote if not applicable.</w:t>
      </w:r>
    </w:p>
    <w:p w14:paraId="59C79473" w14:textId="77777777" w:rsidR="00AC5973" w:rsidRDefault="00AC5973" w:rsidP="00422772">
      <w:pPr>
        <w:pStyle w:val="CommentText"/>
      </w:pPr>
    </w:p>
  </w:comment>
  <w:comment w:id="822" w:author="USAID/BFS" w:date="2019-10-17T16:36:00Z" w:initials="USAID/BFS">
    <w:p w14:paraId="1E014B6D" w14:textId="77777777" w:rsidR="00AC5973" w:rsidRDefault="00AC5973" w:rsidP="00422772">
      <w:pPr>
        <w:pStyle w:val="CommentText"/>
      </w:pPr>
      <w:r>
        <w:rPr>
          <w:rStyle w:val="CommentReference"/>
        </w:rPr>
        <w:annotationRef/>
      </w:r>
    </w:p>
    <w:p w14:paraId="32B758C9" w14:textId="77777777" w:rsidR="00AC5973" w:rsidRDefault="00AC5973" w:rsidP="00422772">
      <w:pPr>
        <w:pStyle w:val="CommentText"/>
        <w:rPr>
          <w:b/>
        </w:rPr>
      </w:pPr>
      <w:r>
        <w:rPr>
          <w:b/>
        </w:rPr>
        <w:t>INSTRUCTIONS:</w:t>
      </w:r>
    </w:p>
    <w:p w14:paraId="3ED5D5BC" w14:textId="77777777" w:rsidR="00AC5973" w:rsidRDefault="00AC5973" w:rsidP="00422772">
      <w:pPr>
        <w:pStyle w:val="CommentText"/>
        <w:rPr>
          <w:b/>
        </w:rPr>
      </w:pPr>
    </w:p>
    <w:p w14:paraId="2C756869" w14:textId="77777777" w:rsidR="00AC5973" w:rsidRDefault="00AC5973" w:rsidP="00422772">
      <w:pPr>
        <w:pStyle w:val="CommentText"/>
      </w:pPr>
      <w:r>
        <w:t>Remove footnote if not applicable.</w:t>
      </w:r>
    </w:p>
    <w:p w14:paraId="5896E741" w14:textId="77777777" w:rsidR="00AC5973" w:rsidRPr="00280CA2" w:rsidRDefault="00AC5973" w:rsidP="00422772">
      <w:pPr>
        <w:pStyle w:val="CommentText"/>
      </w:pPr>
    </w:p>
  </w:comment>
  <w:comment w:id="823" w:author="USAID/BFS" w:date="2019-10-17T16:36:00Z" w:initials="USAID/BFS">
    <w:p w14:paraId="2F335931" w14:textId="77777777" w:rsidR="00AC5973" w:rsidRDefault="00AC5973" w:rsidP="00422772">
      <w:pPr>
        <w:pStyle w:val="CommentText"/>
      </w:pPr>
      <w:r>
        <w:rPr>
          <w:rStyle w:val="CommentReference"/>
        </w:rPr>
        <w:annotationRef/>
      </w:r>
    </w:p>
    <w:p w14:paraId="5FF1667E" w14:textId="77777777" w:rsidR="00AC5973" w:rsidRDefault="00AC5973" w:rsidP="00422772">
      <w:pPr>
        <w:pStyle w:val="CommentText"/>
        <w:rPr>
          <w:b/>
        </w:rPr>
      </w:pPr>
      <w:r>
        <w:rPr>
          <w:b/>
        </w:rPr>
        <w:t>INSTRUCTIONS:</w:t>
      </w:r>
    </w:p>
    <w:p w14:paraId="4AF5EABB" w14:textId="77777777" w:rsidR="00AC5973" w:rsidRDefault="00AC5973" w:rsidP="00422772">
      <w:pPr>
        <w:pStyle w:val="CommentText"/>
        <w:rPr>
          <w:b/>
        </w:rPr>
      </w:pPr>
    </w:p>
    <w:p w14:paraId="573AE48B" w14:textId="77777777" w:rsidR="00AC5973" w:rsidRDefault="00AC5973" w:rsidP="00422772">
      <w:pPr>
        <w:pStyle w:val="CommentText"/>
      </w:pPr>
      <w:r>
        <w:t>Remove footnote if not applicable.</w:t>
      </w:r>
    </w:p>
    <w:p w14:paraId="30327C89" w14:textId="77777777" w:rsidR="00AC5973" w:rsidRDefault="00AC5973" w:rsidP="00422772">
      <w:pPr>
        <w:pStyle w:val="CommentText"/>
      </w:pPr>
    </w:p>
  </w:comment>
  <w:comment w:id="825" w:author="USAID/BFS" w:date="2019-10-17T14:16:00Z" w:initials="USAID/BFS">
    <w:p w14:paraId="095E95D2" w14:textId="77777777" w:rsidR="00AC5973" w:rsidRDefault="00AC5973" w:rsidP="00422772">
      <w:pPr>
        <w:pStyle w:val="CommentText"/>
      </w:pPr>
      <w:r>
        <w:rPr>
          <w:rStyle w:val="CommentReference"/>
        </w:rPr>
        <w:annotationRef/>
      </w:r>
    </w:p>
    <w:p w14:paraId="0CA64D4B" w14:textId="77777777" w:rsidR="00AC5973" w:rsidRDefault="00AC5973" w:rsidP="00422772">
      <w:pPr>
        <w:pStyle w:val="CommentText"/>
        <w:rPr>
          <w:b/>
        </w:rPr>
      </w:pPr>
      <w:r>
        <w:rPr>
          <w:b/>
        </w:rPr>
        <w:t>INSTRUCTIONS:</w:t>
      </w:r>
    </w:p>
    <w:p w14:paraId="62EFEBF8" w14:textId="77777777" w:rsidR="00AC5973" w:rsidRDefault="00AC5973" w:rsidP="00422772">
      <w:pPr>
        <w:pStyle w:val="CommentText"/>
        <w:rPr>
          <w:b/>
        </w:rPr>
      </w:pPr>
    </w:p>
    <w:p w14:paraId="293C6C00" w14:textId="77777777" w:rsidR="00AC5973" w:rsidRDefault="00AC5973" w:rsidP="00422772">
      <w:pPr>
        <w:pStyle w:val="CommentText"/>
      </w:pPr>
      <w:r>
        <w:t>Remove footnote if not applicable.</w:t>
      </w:r>
    </w:p>
    <w:p w14:paraId="6332EFA7" w14:textId="77777777" w:rsidR="00AC5973" w:rsidRPr="00280CA2" w:rsidRDefault="00AC5973" w:rsidP="00422772">
      <w:pPr>
        <w:pStyle w:val="CommentText"/>
      </w:pPr>
    </w:p>
  </w:comment>
  <w:comment w:id="826" w:author="USAID/BFS" w:date="2019-10-17T14:16:00Z" w:initials="USAID/BFS">
    <w:p w14:paraId="0E080CDA" w14:textId="77777777" w:rsidR="00AC5973" w:rsidRDefault="00AC5973" w:rsidP="00422772">
      <w:pPr>
        <w:pStyle w:val="CommentText"/>
      </w:pPr>
      <w:r>
        <w:rPr>
          <w:rStyle w:val="CommentReference"/>
        </w:rPr>
        <w:annotationRef/>
      </w:r>
    </w:p>
    <w:p w14:paraId="65E1BA4B" w14:textId="77777777" w:rsidR="00AC5973" w:rsidRDefault="00AC5973" w:rsidP="00422772">
      <w:pPr>
        <w:pStyle w:val="CommentText"/>
        <w:rPr>
          <w:b/>
        </w:rPr>
      </w:pPr>
      <w:r>
        <w:rPr>
          <w:b/>
        </w:rPr>
        <w:t>INSTRUCTIONS:</w:t>
      </w:r>
    </w:p>
    <w:p w14:paraId="1FB4CACE" w14:textId="77777777" w:rsidR="00AC5973" w:rsidRDefault="00AC5973" w:rsidP="00422772">
      <w:pPr>
        <w:pStyle w:val="CommentText"/>
        <w:rPr>
          <w:b/>
        </w:rPr>
      </w:pPr>
    </w:p>
    <w:p w14:paraId="75D50877" w14:textId="77777777" w:rsidR="00AC5973" w:rsidRDefault="00AC5973" w:rsidP="00422772">
      <w:pPr>
        <w:pStyle w:val="CommentText"/>
      </w:pPr>
      <w:r>
        <w:t>Remove footnote if not applicable.</w:t>
      </w:r>
    </w:p>
    <w:p w14:paraId="3420BD8C" w14:textId="77777777" w:rsidR="00AC5973" w:rsidRDefault="00AC5973" w:rsidP="00422772">
      <w:pPr>
        <w:pStyle w:val="CommentText"/>
      </w:pPr>
    </w:p>
  </w:comment>
  <w:comment w:id="828" w:author="USAID/BFS" w:date="2019-10-17T14:17:00Z" w:initials="USAID/BFS">
    <w:p w14:paraId="08B2AFF3" w14:textId="77777777" w:rsidR="00AC5973" w:rsidRDefault="00AC5973" w:rsidP="00422772">
      <w:pPr>
        <w:pStyle w:val="CommentText"/>
      </w:pPr>
      <w:r>
        <w:rPr>
          <w:rStyle w:val="CommentReference"/>
        </w:rPr>
        <w:annotationRef/>
      </w:r>
    </w:p>
    <w:p w14:paraId="4A14B459" w14:textId="77777777" w:rsidR="00AC5973" w:rsidRDefault="00AC5973" w:rsidP="00422772">
      <w:pPr>
        <w:pStyle w:val="CommentText"/>
        <w:rPr>
          <w:b/>
        </w:rPr>
      </w:pPr>
      <w:r>
        <w:rPr>
          <w:b/>
        </w:rPr>
        <w:t>INSTRUCTIONS:</w:t>
      </w:r>
    </w:p>
    <w:p w14:paraId="1757A795" w14:textId="77777777" w:rsidR="00AC5973" w:rsidRDefault="00AC5973" w:rsidP="00422772">
      <w:pPr>
        <w:pStyle w:val="CommentText"/>
        <w:rPr>
          <w:b/>
        </w:rPr>
      </w:pPr>
    </w:p>
    <w:p w14:paraId="18C4AC2A" w14:textId="77777777" w:rsidR="00AC5973" w:rsidRDefault="00AC5973" w:rsidP="00422772">
      <w:pPr>
        <w:pStyle w:val="CommentText"/>
      </w:pPr>
      <w:r>
        <w:t>Remove footnote if not applicable.</w:t>
      </w:r>
    </w:p>
    <w:p w14:paraId="0D58A1D3" w14:textId="77777777" w:rsidR="00AC5973" w:rsidRPr="00280CA2" w:rsidRDefault="00AC5973" w:rsidP="00422772">
      <w:pPr>
        <w:pStyle w:val="CommentText"/>
      </w:pPr>
    </w:p>
  </w:comment>
  <w:comment w:id="829" w:author="USAID/BFS" w:date="2019-10-17T14:17:00Z" w:initials="USAID/BFS">
    <w:p w14:paraId="4C0D811A" w14:textId="77777777" w:rsidR="00AC5973" w:rsidRDefault="00AC5973" w:rsidP="00422772">
      <w:pPr>
        <w:pStyle w:val="CommentText"/>
      </w:pPr>
      <w:r>
        <w:rPr>
          <w:rStyle w:val="CommentReference"/>
        </w:rPr>
        <w:annotationRef/>
      </w:r>
    </w:p>
    <w:p w14:paraId="3D1EA4FA" w14:textId="77777777" w:rsidR="00AC5973" w:rsidRDefault="00AC5973" w:rsidP="00422772">
      <w:pPr>
        <w:pStyle w:val="CommentText"/>
        <w:rPr>
          <w:b/>
        </w:rPr>
      </w:pPr>
      <w:r>
        <w:rPr>
          <w:b/>
        </w:rPr>
        <w:t>INSTRUCTIONS:</w:t>
      </w:r>
    </w:p>
    <w:p w14:paraId="5BABDF30" w14:textId="77777777" w:rsidR="00AC5973" w:rsidRDefault="00AC5973" w:rsidP="00422772">
      <w:pPr>
        <w:pStyle w:val="CommentText"/>
        <w:rPr>
          <w:b/>
        </w:rPr>
      </w:pPr>
    </w:p>
    <w:p w14:paraId="6B9E2281" w14:textId="77777777" w:rsidR="00AC5973" w:rsidRDefault="00AC5973" w:rsidP="00422772">
      <w:pPr>
        <w:pStyle w:val="CommentText"/>
      </w:pPr>
      <w:r>
        <w:t>Remove footnote if not applicable.</w:t>
      </w:r>
    </w:p>
    <w:p w14:paraId="1C44C4A4" w14:textId="77777777" w:rsidR="00AC5973" w:rsidRDefault="00AC5973" w:rsidP="00422772">
      <w:pPr>
        <w:pStyle w:val="CommentText"/>
      </w:pPr>
    </w:p>
  </w:comment>
  <w:comment w:id="831" w:author="USAID/BFS" w:date="2019-10-17T16:36:00Z" w:initials="USAID/BFS">
    <w:p w14:paraId="2C9EA88C" w14:textId="77777777" w:rsidR="00AC5973" w:rsidRDefault="00AC5973" w:rsidP="00422772">
      <w:pPr>
        <w:pStyle w:val="CommentText"/>
      </w:pPr>
      <w:r>
        <w:rPr>
          <w:rStyle w:val="CommentReference"/>
        </w:rPr>
        <w:annotationRef/>
      </w:r>
    </w:p>
    <w:p w14:paraId="5DB4DC19" w14:textId="77777777" w:rsidR="00AC5973" w:rsidRDefault="00AC5973" w:rsidP="00422772">
      <w:pPr>
        <w:pStyle w:val="CommentText"/>
        <w:rPr>
          <w:b/>
        </w:rPr>
      </w:pPr>
      <w:r>
        <w:rPr>
          <w:b/>
        </w:rPr>
        <w:t>INSTRUCTIONS:</w:t>
      </w:r>
    </w:p>
    <w:p w14:paraId="7E6C91BB" w14:textId="77777777" w:rsidR="00AC5973" w:rsidRDefault="00AC5973" w:rsidP="00422772">
      <w:pPr>
        <w:pStyle w:val="CommentText"/>
        <w:rPr>
          <w:b/>
        </w:rPr>
      </w:pPr>
    </w:p>
    <w:p w14:paraId="261FAD4B" w14:textId="77777777" w:rsidR="00AC5973" w:rsidRDefault="00AC5973" w:rsidP="00422772">
      <w:pPr>
        <w:pStyle w:val="CommentText"/>
      </w:pPr>
      <w:r>
        <w:t>Remove footnote if not applicable.</w:t>
      </w:r>
    </w:p>
    <w:p w14:paraId="1BE05808" w14:textId="77777777" w:rsidR="00AC5973" w:rsidRPr="00280CA2" w:rsidRDefault="00AC5973" w:rsidP="00422772">
      <w:pPr>
        <w:pStyle w:val="CommentText"/>
      </w:pPr>
    </w:p>
  </w:comment>
  <w:comment w:id="832" w:author="USAID/BFS" w:date="2019-10-17T16:36:00Z" w:initials="USAID/BFS">
    <w:p w14:paraId="2847E18D" w14:textId="77777777" w:rsidR="00AC5973" w:rsidRDefault="00AC5973" w:rsidP="00422772">
      <w:pPr>
        <w:pStyle w:val="CommentText"/>
      </w:pPr>
      <w:r>
        <w:rPr>
          <w:rStyle w:val="CommentReference"/>
        </w:rPr>
        <w:annotationRef/>
      </w:r>
    </w:p>
    <w:p w14:paraId="68A4A6C0" w14:textId="77777777" w:rsidR="00AC5973" w:rsidRDefault="00AC5973" w:rsidP="00422772">
      <w:pPr>
        <w:pStyle w:val="CommentText"/>
        <w:rPr>
          <w:b/>
        </w:rPr>
      </w:pPr>
      <w:r>
        <w:rPr>
          <w:b/>
        </w:rPr>
        <w:t>INSTRUCTIONS:</w:t>
      </w:r>
    </w:p>
    <w:p w14:paraId="0F9E0D5D" w14:textId="77777777" w:rsidR="00AC5973" w:rsidRDefault="00AC5973" w:rsidP="00422772">
      <w:pPr>
        <w:pStyle w:val="CommentText"/>
        <w:rPr>
          <w:b/>
        </w:rPr>
      </w:pPr>
    </w:p>
    <w:p w14:paraId="3D7354B2" w14:textId="77777777" w:rsidR="00AC5973" w:rsidRDefault="00AC5973" w:rsidP="00422772">
      <w:pPr>
        <w:pStyle w:val="CommentText"/>
      </w:pPr>
      <w:r>
        <w:t>Remove footnote if not applicable.</w:t>
      </w:r>
    </w:p>
    <w:p w14:paraId="089DF098" w14:textId="77777777" w:rsidR="00AC5973" w:rsidRDefault="00AC5973" w:rsidP="00422772">
      <w:pPr>
        <w:pStyle w:val="CommentText"/>
      </w:pPr>
    </w:p>
  </w:comment>
  <w:comment w:id="834" w:author="USAID/BFS" w:date="2019-10-17T14:32:00Z" w:initials="USAID/BFS">
    <w:p w14:paraId="0C84F514" w14:textId="77777777" w:rsidR="00AC5973" w:rsidRDefault="00AC5973" w:rsidP="00422772">
      <w:pPr>
        <w:pStyle w:val="CommentText"/>
      </w:pPr>
      <w:r>
        <w:rPr>
          <w:rStyle w:val="CommentReference"/>
        </w:rPr>
        <w:annotationRef/>
      </w:r>
    </w:p>
    <w:p w14:paraId="63BAAD85" w14:textId="77777777" w:rsidR="00AC5973" w:rsidRDefault="00AC5973" w:rsidP="00422772">
      <w:pPr>
        <w:pStyle w:val="CommentText"/>
        <w:rPr>
          <w:b/>
        </w:rPr>
      </w:pPr>
      <w:r>
        <w:rPr>
          <w:b/>
        </w:rPr>
        <w:t>INSTRUCTIONS:</w:t>
      </w:r>
    </w:p>
    <w:p w14:paraId="0B9FBC6F" w14:textId="77777777" w:rsidR="00AC5973" w:rsidRDefault="00AC5973" w:rsidP="00422772">
      <w:pPr>
        <w:pStyle w:val="CommentText"/>
        <w:rPr>
          <w:b/>
        </w:rPr>
      </w:pPr>
    </w:p>
    <w:p w14:paraId="0A0C9E22" w14:textId="77777777" w:rsidR="00AC5973" w:rsidRDefault="00AC5973" w:rsidP="00422772">
      <w:pPr>
        <w:pStyle w:val="CommentText"/>
      </w:pPr>
      <w:r>
        <w:t>Remove footnote if not applicable.</w:t>
      </w:r>
    </w:p>
    <w:p w14:paraId="3FAA6A40" w14:textId="77777777" w:rsidR="00AC5973" w:rsidRPr="00280CA2" w:rsidRDefault="00AC5973" w:rsidP="00422772">
      <w:pPr>
        <w:pStyle w:val="CommentText"/>
      </w:pPr>
    </w:p>
  </w:comment>
  <w:comment w:id="835" w:author="USAID/BFS" w:date="2019-10-17T14:32:00Z" w:initials="USAID/BFS">
    <w:p w14:paraId="211B2D7C" w14:textId="77777777" w:rsidR="00AC5973" w:rsidRDefault="00AC5973" w:rsidP="00422772">
      <w:pPr>
        <w:pStyle w:val="CommentText"/>
      </w:pPr>
      <w:r>
        <w:rPr>
          <w:rStyle w:val="CommentReference"/>
        </w:rPr>
        <w:annotationRef/>
      </w:r>
    </w:p>
    <w:p w14:paraId="2AACAB31" w14:textId="77777777" w:rsidR="00AC5973" w:rsidRDefault="00AC5973" w:rsidP="00422772">
      <w:pPr>
        <w:pStyle w:val="CommentText"/>
        <w:rPr>
          <w:b/>
        </w:rPr>
      </w:pPr>
      <w:r>
        <w:rPr>
          <w:b/>
        </w:rPr>
        <w:t>INSTRUCTIONS:</w:t>
      </w:r>
    </w:p>
    <w:p w14:paraId="3D3032AB" w14:textId="77777777" w:rsidR="00AC5973" w:rsidRDefault="00AC5973" w:rsidP="00422772">
      <w:pPr>
        <w:pStyle w:val="CommentText"/>
        <w:rPr>
          <w:b/>
        </w:rPr>
      </w:pPr>
    </w:p>
    <w:p w14:paraId="7D14A8FA" w14:textId="77777777" w:rsidR="00AC5973" w:rsidRDefault="00AC5973" w:rsidP="00422772">
      <w:pPr>
        <w:pStyle w:val="CommentText"/>
      </w:pPr>
      <w:r>
        <w:t>Remove footnote if not applicable.</w:t>
      </w:r>
    </w:p>
    <w:p w14:paraId="07BAECF3" w14:textId="77777777" w:rsidR="00AC5973" w:rsidRDefault="00AC5973" w:rsidP="00422772">
      <w:pPr>
        <w:pStyle w:val="CommentText"/>
      </w:pPr>
    </w:p>
  </w:comment>
  <w:comment w:id="837" w:author="USAID/BFS" w:date="2019-10-17T14:32:00Z" w:initials="USAID/BFS">
    <w:p w14:paraId="1CA37D60" w14:textId="77777777" w:rsidR="00AC5973" w:rsidRDefault="00AC5973" w:rsidP="00422772">
      <w:pPr>
        <w:pStyle w:val="CommentText"/>
      </w:pPr>
      <w:r>
        <w:rPr>
          <w:rStyle w:val="CommentReference"/>
        </w:rPr>
        <w:annotationRef/>
      </w:r>
    </w:p>
    <w:p w14:paraId="470D9DC6" w14:textId="77777777" w:rsidR="00AC5973" w:rsidRDefault="00AC5973" w:rsidP="00422772">
      <w:pPr>
        <w:pStyle w:val="CommentText"/>
        <w:rPr>
          <w:b/>
        </w:rPr>
      </w:pPr>
      <w:r>
        <w:rPr>
          <w:b/>
        </w:rPr>
        <w:t>INSTRUCTIONS:</w:t>
      </w:r>
    </w:p>
    <w:p w14:paraId="706A7CDC" w14:textId="77777777" w:rsidR="00AC5973" w:rsidRDefault="00AC5973" w:rsidP="00422772">
      <w:pPr>
        <w:pStyle w:val="CommentText"/>
        <w:rPr>
          <w:b/>
        </w:rPr>
      </w:pPr>
    </w:p>
    <w:p w14:paraId="4044EC26" w14:textId="77777777" w:rsidR="00AC5973" w:rsidRDefault="00AC5973" w:rsidP="00422772">
      <w:pPr>
        <w:pStyle w:val="CommentText"/>
      </w:pPr>
      <w:r>
        <w:t>Remove footnote if not applicable.</w:t>
      </w:r>
    </w:p>
    <w:p w14:paraId="2920D5A2" w14:textId="77777777" w:rsidR="00AC5973" w:rsidRPr="00280CA2" w:rsidRDefault="00AC5973" w:rsidP="00422772">
      <w:pPr>
        <w:pStyle w:val="CommentText"/>
      </w:pPr>
    </w:p>
  </w:comment>
  <w:comment w:id="838" w:author="USAID/BFS" w:date="2019-10-17T14:32:00Z" w:initials="USAID/BFS">
    <w:p w14:paraId="2F243AC2" w14:textId="77777777" w:rsidR="00AC5973" w:rsidRDefault="00AC5973" w:rsidP="00422772">
      <w:pPr>
        <w:pStyle w:val="CommentText"/>
      </w:pPr>
      <w:r>
        <w:rPr>
          <w:rStyle w:val="CommentReference"/>
        </w:rPr>
        <w:annotationRef/>
      </w:r>
    </w:p>
    <w:p w14:paraId="1BEEECDC" w14:textId="77777777" w:rsidR="00AC5973" w:rsidRDefault="00AC5973" w:rsidP="00422772">
      <w:pPr>
        <w:pStyle w:val="CommentText"/>
        <w:rPr>
          <w:b/>
        </w:rPr>
      </w:pPr>
      <w:r>
        <w:rPr>
          <w:b/>
        </w:rPr>
        <w:t>INSTRUCTIONS:</w:t>
      </w:r>
    </w:p>
    <w:p w14:paraId="3801793B" w14:textId="77777777" w:rsidR="00AC5973" w:rsidRDefault="00AC5973" w:rsidP="00422772">
      <w:pPr>
        <w:pStyle w:val="CommentText"/>
        <w:rPr>
          <w:b/>
        </w:rPr>
      </w:pPr>
    </w:p>
    <w:p w14:paraId="2B94A6F3" w14:textId="77777777" w:rsidR="00AC5973" w:rsidRDefault="00AC5973" w:rsidP="00422772">
      <w:pPr>
        <w:pStyle w:val="CommentText"/>
      </w:pPr>
      <w:r>
        <w:t>Remove footnote if not applicable.</w:t>
      </w:r>
    </w:p>
    <w:p w14:paraId="6BB079E5" w14:textId="77777777" w:rsidR="00AC5973" w:rsidRDefault="00AC5973" w:rsidP="00422772">
      <w:pPr>
        <w:pStyle w:val="CommentText"/>
      </w:pPr>
    </w:p>
  </w:comment>
  <w:comment w:id="840" w:author="USAID/BFS" w:date="2019-10-17T14:33:00Z" w:initials="USAID/BFS">
    <w:p w14:paraId="00D57BF1" w14:textId="77777777" w:rsidR="00AC5973" w:rsidRDefault="00AC5973" w:rsidP="00422772">
      <w:pPr>
        <w:pStyle w:val="CommentText"/>
      </w:pPr>
      <w:r>
        <w:rPr>
          <w:rStyle w:val="CommentReference"/>
        </w:rPr>
        <w:annotationRef/>
      </w:r>
    </w:p>
    <w:p w14:paraId="190080DA" w14:textId="77777777" w:rsidR="00AC5973" w:rsidRDefault="00AC5973" w:rsidP="00422772">
      <w:pPr>
        <w:pStyle w:val="CommentText"/>
        <w:rPr>
          <w:b/>
        </w:rPr>
      </w:pPr>
      <w:r>
        <w:rPr>
          <w:b/>
        </w:rPr>
        <w:t>INSTRUCTIONS:</w:t>
      </w:r>
    </w:p>
    <w:p w14:paraId="435BFCCB" w14:textId="77777777" w:rsidR="00AC5973" w:rsidRDefault="00AC5973" w:rsidP="00422772">
      <w:pPr>
        <w:pStyle w:val="CommentText"/>
        <w:rPr>
          <w:b/>
        </w:rPr>
      </w:pPr>
    </w:p>
    <w:p w14:paraId="3AFDD5AB" w14:textId="77777777" w:rsidR="00AC5973" w:rsidRDefault="00AC5973" w:rsidP="00422772">
      <w:pPr>
        <w:pStyle w:val="CommentText"/>
      </w:pPr>
      <w:r>
        <w:t>Remove footnote if not applicable.</w:t>
      </w:r>
    </w:p>
    <w:p w14:paraId="6508B352" w14:textId="77777777" w:rsidR="00AC5973" w:rsidRPr="00280CA2" w:rsidRDefault="00AC5973" w:rsidP="00422772">
      <w:pPr>
        <w:pStyle w:val="CommentText"/>
      </w:pPr>
    </w:p>
  </w:comment>
  <w:comment w:id="841" w:author="USAID/BFS" w:date="2019-10-17T14:33:00Z" w:initials="USAID/BFS">
    <w:p w14:paraId="36FAE214" w14:textId="77777777" w:rsidR="00AC5973" w:rsidRDefault="00AC5973" w:rsidP="00422772">
      <w:pPr>
        <w:pStyle w:val="CommentText"/>
      </w:pPr>
      <w:r>
        <w:rPr>
          <w:rStyle w:val="CommentReference"/>
        </w:rPr>
        <w:annotationRef/>
      </w:r>
    </w:p>
    <w:p w14:paraId="51BFF4C1" w14:textId="77777777" w:rsidR="00AC5973" w:rsidRDefault="00AC5973" w:rsidP="00422772">
      <w:pPr>
        <w:pStyle w:val="CommentText"/>
        <w:rPr>
          <w:b/>
        </w:rPr>
      </w:pPr>
      <w:r>
        <w:rPr>
          <w:b/>
        </w:rPr>
        <w:t>INSTRUCTIONS:</w:t>
      </w:r>
    </w:p>
    <w:p w14:paraId="4C1D61A3" w14:textId="77777777" w:rsidR="00AC5973" w:rsidRDefault="00AC5973" w:rsidP="00422772">
      <w:pPr>
        <w:pStyle w:val="CommentText"/>
        <w:rPr>
          <w:b/>
        </w:rPr>
      </w:pPr>
    </w:p>
    <w:p w14:paraId="1E3775AC" w14:textId="77777777" w:rsidR="00AC5973" w:rsidRDefault="00AC5973" w:rsidP="00422772">
      <w:pPr>
        <w:pStyle w:val="CommentText"/>
      </w:pPr>
      <w:r>
        <w:t>Remove footnote if not applicable.</w:t>
      </w:r>
    </w:p>
    <w:p w14:paraId="19D4381E" w14:textId="77777777" w:rsidR="00AC5973" w:rsidRDefault="00AC5973" w:rsidP="00422772">
      <w:pPr>
        <w:pStyle w:val="CommentText"/>
      </w:pPr>
    </w:p>
  </w:comment>
  <w:comment w:id="843" w:author="USAID/BFS" w:date="2019-10-17T14:34:00Z" w:initials="USAID/BFS">
    <w:p w14:paraId="50A9F796" w14:textId="77777777" w:rsidR="00AC5973" w:rsidRDefault="00AC5973" w:rsidP="00422772">
      <w:pPr>
        <w:pStyle w:val="CommentText"/>
      </w:pPr>
      <w:r>
        <w:rPr>
          <w:rStyle w:val="CommentReference"/>
        </w:rPr>
        <w:annotationRef/>
      </w:r>
    </w:p>
    <w:p w14:paraId="238C26DC" w14:textId="77777777" w:rsidR="00AC5973" w:rsidRDefault="00AC5973" w:rsidP="00422772">
      <w:pPr>
        <w:pStyle w:val="CommentText"/>
        <w:rPr>
          <w:b/>
        </w:rPr>
      </w:pPr>
      <w:r>
        <w:rPr>
          <w:b/>
        </w:rPr>
        <w:t>INSTRUCTIONS:</w:t>
      </w:r>
    </w:p>
    <w:p w14:paraId="52BB98F1" w14:textId="77777777" w:rsidR="00AC5973" w:rsidRDefault="00AC5973" w:rsidP="00422772">
      <w:pPr>
        <w:pStyle w:val="CommentText"/>
        <w:rPr>
          <w:b/>
        </w:rPr>
      </w:pPr>
    </w:p>
    <w:p w14:paraId="01E73949" w14:textId="77777777" w:rsidR="00AC5973" w:rsidRDefault="00AC5973" w:rsidP="00422772">
      <w:pPr>
        <w:pStyle w:val="CommentText"/>
      </w:pPr>
      <w:r>
        <w:t>Remove footnote if not applicable.</w:t>
      </w:r>
    </w:p>
    <w:p w14:paraId="7D799CE1" w14:textId="77777777" w:rsidR="00AC5973" w:rsidRPr="00280CA2" w:rsidRDefault="00AC5973" w:rsidP="00422772">
      <w:pPr>
        <w:pStyle w:val="CommentText"/>
      </w:pPr>
    </w:p>
  </w:comment>
  <w:comment w:id="844" w:author="USAID/BFS" w:date="2019-10-17T14:34:00Z" w:initials="USAID/BFS">
    <w:p w14:paraId="1E8D4FEE" w14:textId="77777777" w:rsidR="00AC5973" w:rsidRDefault="00AC5973" w:rsidP="00422772">
      <w:pPr>
        <w:pStyle w:val="CommentText"/>
      </w:pPr>
      <w:r>
        <w:rPr>
          <w:rStyle w:val="CommentReference"/>
        </w:rPr>
        <w:annotationRef/>
      </w:r>
    </w:p>
    <w:p w14:paraId="2E402FF6" w14:textId="77777777" w:rsidR="00AC5973" w:rsidRDefault="00AC5973" w:rsidP="00422772">
      <w:pPr>
        <w:pStyle w:val="CommentText"/>
        <w:rPr>
          <w:b/>
        </w:rPr>
      </w:pPr>
      <w:r>
        <w:rPr>
          <w:b/>
        </w:rPr>
        <w:t>INSTRUCTIONS:</w:t>
      </w:r>
    </w:p>
    <w:p w14:paraId="6F7CBA52" w14:textId="77777777" w:rsidR="00AC5973" w:rsidRDefault="00AC5973" w:rsidP="00422772">
      <w:pPr>
        <w:pStyle w:val="CommentText"/>
        <w:rPr>
          <w:b/>
        </w:rPr>
      </w:pPr>
    </w:p>
    <w:p w14:paraId="1F04C058" w14:textId="77777777" w:rsidR="00AC5973" w:rsidRDefault="00AC5973" w:rsidP="00422772">
      <w:pPr>
        <w:pStyle w:val="CommentText"/>
      </w:pPr>
      <w:r>
        <w:t>Remove footnote if not applicable.</w:t>
      </w:r>
    </w:p>
    <w:p w14:paraId="3D84569B" w14:textId="77777777" w:rsidR="00AC5973" w:rsidRDefault="00AC5973" w:rsidP="00422772">
      <w:pPr>
        <w:pStyle w:val="CommentText"/>
      </w:pPr>
    </w:p>
  </w:comment>
  <w:comment w:id="846" w:author="USAID/BFS" w:date="2019-10-17T14:37:00Z" w:initials="USAID/BFS">
    <w:p w14:paraId="1453C0D2" w14:textId="77777777" w:rsidR="00AC5973" w:rsidRDefault="00AC5973" w:rsidP="00422772">
      <w:pPr>
        <w:pStyle w:val="CommentText"/>
      </w:pPr>
      <w:r>
        <w:rPr>
          <w:rStyle w:val="CommentReference"/>
        </w:rPr>
        <w:annotationRef/>
      </w:r>
    </w:p>
    <w:p w14:paraId="6C18EB63" w14:textId="77777777" w:rsidR="00AC5973" w:rsidRDefault="00AC5973" w:rsidP="00422772">
      <w:pPr>
        <w:pStyle w:val="CommentText"/>
        <w:rPr>
          <w:b/>
        </w:rPr>
      </w:pPr>
      <w:r>
        <w:rPr>
          <w:b/>
        </w:rPr>
        <w:t>INSTRUCTIONS:</w:t>
      </w:r>
    </w:p>
    <w:p w14:paraId="130B3086" w14:textId="77777777" w:rsidR="00AC5973" w:rsidRDefault="00AC5973" w:rsidP="00422772">
      <w:pPr>
        <w:pStyle w:val="CommentText"/>
        <w:rPr>
          <w:b/>
        </w:rPr>
      </w:pPr>
    </w:p>
    <w:p w14:paraId="2F514C63" w14:textId="77777777" w:rsidR="00AC5973" w:rsidRDefault="00AC5973" w:rsidP="00422772">
      <w:pPr>
        <w:pStyle w:val="CommentText"/>
      </w:pPr>
      <w:r>
        <w:t>Remove footnote if not applicable.</w:t>
      </w:r>
    </w:p>
    <w:p w14:paraId="18FB3D52" w14:textId="77777777" w:rsidR="00AC5973" w:rsidRPr="00280CA2" w:rsidRDefault="00AC5973" w:rsidP="00422772">
      <w:pPr>
        <w:pStyle w:val="CommentText"/>
      </w:pPr>
    </w:p>
  </w:comment>
  <w:comment w:id="847" w:author="USAID/BFS" w:date="2019-10-17T14:37:00Z" w:initials="USAID/BFS">
    <w:p w14:paraId="5CEC4549" w14:textId="77777777" w:rsidR="00AC5973" w:rsidRDefault="00AC5973" w:rsidP="00422772">
      <w:pPr>
        <w:pStyle w:val="CommentText"/>
      </w:pPr>
      <w:r>
        <w:rPr>
          <w:rStyle w:val="CommentReference"/>
        </w:rPr>
        <w:annotationRef/>
      </w:r>
    </w:p>
    <w:p w14:paraId="6F2ADAC2" w14:textId="77777777" w:rsidR="00AC5973" w:rsidRDefault="00AC5973" w:rsidP="00422772">
      <w:pPr>
        <w:pStyle w:val="CommentText"/>
        <w:rPr>
          <w:b/>
        </w:rPr>
      </w:pPr>
      <w:r>
        <w:rPr>
          <w:b/>
        </w:rPr>
        <w:t>INSTRUCTIONS:</w:t>
      </w:r>
    </w:p>
    <w:p w14:paraId="5A172B21" w14:textId="77777777" w:rsidR="00AC5973" w:rsidRDefault="00AC5973" w:rsidP="00422772">
      <w:pPr>
        <w:pStyle w:val="CommentText"/>
        <w:rPr>
          <w:b/>
        </w:rPr>
      </w:pPr>
    </w:p>
    <w:p w14:paraId="45DE6522" w14:textId="77777777" w:rsidR="00AC5973" w:rsidRDefault="00AC5973" w:rsidP="00422772">
      <w:pPr>
        <w:pStyle w:val="CommentText"/>
      </w:pPr>
      <w:r>
        <w:t>Remove footnote if not applicable.</w:t>
      </w:r>
    </w:p>
    <w:p w14:paraId="796C316D" w14:textId="77777777" w:rsidR="00AC5973" w:rsidRDefault="00AC5973" w:rsidP="00422772">
      <w:pPr>
        <w:pStyle w:val="CommentText"/>
      </w:pPr>
    </w:p>
  </w:comment>
  <w:comment w:id="849" w:author="USAID/BFS" w:date="2019-10-15T16:44:00Z" w:initials="USAID/BFS">
    <w:p w14:paraId="7FDAA283" w14:textId="77777777" w:rsidR="00AC5973" w:rsidRDefault="00AC5973" w:rsidP="00422772">
      <w:pPr>
        <w:pStyle w:val="CommentText"/>
      </w:pPr>
      <w:r>
        <w:rPr>
          <w:rStyle w:val="CommentReference"/>
        </w:rPr>
        <w:annotationRef/>
      </w:r>
    </w:p>
    <w:p w14:paraId="019981A4" w14:textId="77777777" w:rsidR="00AC5973" w:rsidRDefault="00AC5973" w:rsidP="00422772">
      <w:pPr>
        <w:pStyle w:val="CommentText"/>
        <w:rPr>
          <w:b/>
        </w:rPr>
      </w:pPr>
      <w:r>
        <w:rPr>
          <w:b/>
        </w:rPr>
        <w:t>INSTRUCTIONS:</w:t>
      </w:r>
    </w:p>
    <w:p w14:paraId="790F2267" w14:textId="77777777" w:rsidR="00AC5973" w:rsidRDefault="00AC5973" w:rsidP="00422772">
      <w:pPr>
        <w:pStyle w:val="CommentText"/>
        <w:rPr>
          <w:b/>
        </w:rPr>
      </w:pPr>
    </w:p>
    <w:p w14:paraId="54A7C19A" w14:textId="77777777" w:rsidR="00AC5973" w:rsidRPr="00280CA2" w:rsidRDefault="00AC5973" w:rsidP="00422772">
      <w:pPr>
        <w:pStyle w:val="CommentText"/>
      </w:pPr>
      <w:r>
        <w:t>Remove footnote if not applicable.</w:t>
      </w:r>
    </w:p>
  </w:comment>
  <w:comment w:id="850" w:author="USAID/BFS" w:date="2019-10-15T16:44:00Z" w:initials="USAID/BFS">
    <w:p w14:paraId="42BB23CF" w14:textId="77777777" w:rsidR="00AC5973" w:rsidRDefault="00AC5973" w:rsidP="00422772">
      <w:pPr>
        <w:pStyle w:val="CommentText"/>
      </w:pPr>
      <w:r>
        <w:rPr>
          <w:rStyle w:val="CommentReference"/>
        </w:rPr>
        <w:annotationRef/>
      </w:r>
    </w:p>
    <w:p w14:paraId="2059A780" w14:textId="77777777" w:rsidR="00AC5973" w:rsidRDefault="00AC5973" w:rsidP="00422772">
      <w:pPr>
        <w:pStyle w:val="CommentText"/>
        <w:rPr>
          <w:b/>
        </w:rPr>
      </w:pPr>
      <w:r>
        <w:rPr>
          <w:b/>
        </w:rPr>
        <w:t>INSTRUCTIONS:</w:t>
      </w:r>
    </w:p>
    <w:p w14:paraId="2A7B912C" w14:textId="77777777" w:rsidR="00AC5973" w:rsidRDefault="00AC5973" w:rsidP="00422772">
      <w:pPr>
        <w:pStyle w:val="CommentText"/>
        <w:rPr>
          <w:b/>
        </w:rPr>
      </w:pPr>
    </w:p>
    <w:p w14:paraId="617D1D40" w14:textId="77777777" w:rsidR="00AC5973" w:rsidRDefault="00AC5973" w:rsidP="00422772">
      <w:pPr>
        <w:pStyle w:val="CommentText"/>
      </w:pPr>
      <w:r>
        <w:t>Remove footnote if not applicable.</w:t>
      </w:r>
    </w:p>
  </w:comment>
  <w:comment w:id="852" w:author="USAID/BFS" w:date="2019-10-18T11:09:00Z" w:initials="USAID/BFS">
    <w:p w14:paraId="17D7F90B" w14:textId="77777777" w:rsidR="00AC5973" w:rsidRDefault="00AC5973" w:rsidP="00422772">
      <w:pPr>
        <w:pStyle w:val="CommentText"/>
      </w:pPr>
      <w:r>
        <w:rPr>
          <w:rStyle w:val="CommentReference"/>
        </w:rPr>
        <w:annotationRef/>
      </w:r>
    </w:p>
    <w:p w14:paraId="5379D7D6" w14:textId="77777777" w:rsidR="00AC5973" w:rsidRDefault="00AC5973" w:rsidP="00422772">
      <w:pPr>
        <w:pStyle w:val="CommentText"/>
        <w:rPr>
          <w:b/>
        </w:rPr>
      </w:pPr>
      <w:r>
        <w:rPr>
          <w:b/>
        </w:rPr>
        <w:t>INSTRUCTIONS:</w:t>
      </w:r>
    </w:p>
    <w:p w14:paraId="045A1978" w14:textId="77777777" w:rsidR="00AC5973" w:rsidRDefault="00AC5973" w:rsidP="00422772">
      <w:pPr>
        <w:pStyle w:val="CommentText"/>
        <w:rPr>
          <w:b/>
        </w:rPr>
      </w:pPr>
    </w:p>
    <w:p w14:paraId="0F8FB337" w14:textId="77777777" w:rsidR="00AC5973" w:rsidRDefault="00AC5973" w:rsidP="00422772">
      <w:pPr>
        <w:pStyle w:val="CommentText"/>
      </w:pPr>
      <w:r>
        <w:t>Remove footnote if not applicable.</w:t>
      </w:r>
    </w:p>
    <w:p w14:paraId="06C3ECA1" w14:textId="77777777" w:rsidR="00AC5973" w:rsidRPr="00280CA2" w:rsidRDefault="00AC5973" w:rsidP="00422772">
      <w:pPr>
        <w:pStyle w:val="CommentText"/>
      </w:pPr>
    </w:p>
  </w:comment>
  <w:comment w:id="853" w:author="USAID/BFS" w:date="2019-10-18T11:09:00Z" w:initials="USAID/BFS">
    <w:p w14:paraId="16DAF550" w14:textId="77777777" w:rsidR="00AC5973" w:rsidRDefault="00AC5973" w:rsidP="00422772">
      <w:pPr>
        <w:pStyle w:val="CommentText"/>
      </w:pPr>
      <w:r>
        <w:rPr>
          <w:rStyle w:val="CommentReference"/>
        </w:rPr>
        <w:annotationRef/>
      </w:r>
    </w:p>
    <w:p w14:paraId="6901B79B" w14:textId="77777777" w:rsidR="00AC5973" w:rsidRDefault="00AC5973" w:rsidP="00422772">
      <w:pPr>
        <w:pStyle w:val="CommentText"/>
        <w:rPr>
          <w:b/>
        </w:rPr>
      </w:pPr>
      <w:r>
        <w:rPr>
          <w:b/>
        </w:rPr>
        <w:t>INSTRUCTIONS:</w:t>
      </w:r>
    </w:p>
    <w:p w14:paraId="01EDA255" w14:textId="77777777" w:rsidR="00AC5973" w:rsidRDefault="00AC5973" w:rsidP="00422772">
      <w:pPr>
        <w:pStyle w:val="CommentText"/>
        <w:rPr>
          <w:b/>
        </w:rPr>
      </w:pPr>
    </w:p>
    <w:p w14:paraId="1479555F" w14:textId="77777777" w:rsidR="00AC5973" w:rsidRDefault="00AC5973" w:rsidP="00422772">
      <w:pPr>
        <w:pStyle w:val="CommentText"/>
      </w:pPr>
      <w:r>
        <w:t>Remove footnote if not applicable.</w:t>
      </w:r>
    </w:p>
    <w:p w14:paraId="25599297" w14:textId="77777777" w:rsidR="00AC5973" w:rsidRDefault="00AC5973" w:rsidP="00422772">
      <w:pPr>
        <w:pStyle w:val="CommentText"/>
      </w:pPr>
    </w:p>
  </w:comment>
  <w:comment w:id="855" w:author="USAID/BFS" w:date="2019-10-18T11:09:00Z" w:initials="USAID/BFS">
    <w:p w14:paraId="0DCCE3BA" w14:textId="77777777" w:rsidR="00AC5973" w:rsidRDefault="00AC5973" w:rsidP="00422772">
      <w:pPr>
        <w:pStyle w:val="CommentText"/>
      </w:pPr>
      <w:r>
        <w:rPr>
          <w:rStyle w:val="CommentReference"/>
        </w:rPr>
        <w:annotationRef/>
      </w:r>
    </w:p>
    <w:p w14:paraId="08490242" w14:textId="77777777" w:rsidR="00AC5973" w:rsidRDefault="00AC5973" w:rsidP="00422772">
      <w:pPr>
        <w:pStyle w:val="CommentText"/>
        <w:rPr>
          <w:b/>
        </w:rPr>
      </w:pPr>
      <w:r>
        <w:rPr>
          <w:b/>
        </w:rPr>
        <w:t>INSTRUCTIONS:</w:t>
      </w:r>
    </w:p>
    <w:p w14:paraId="73E84D7A" w14:textId="77777777" w:rsidR="00AC5973" w:rsidRDefault="00AC5973" w:rsidP="00422772">
      <w:pPr>
        <w:pStyle w:val="CommentText"/>
        <w:rPr>
          <w:b/>
        </w:rPr>
      </w:pPr>
    </w:p>
    <w:p w14:paraId="31F147AB" w14:textId="77777777" w:rsidR="00AC5973" w:rsidRDefault="00AC5973" w:rsidP="00422772">
      <w:pPr>
        <w:pStyle w:val="CommentText"/>
      </w:pPr>
      <w:r>
        <w:t>Remove this section if there are no promoted technologies or practices.</w:t>
      </w:r>
    </w:p>
    <w:p w14:paraId="785963DF" w14:textId="77777777" w:rsidR="00AC5973" w:rsidRDefault="00AC5973" w:rsidP="00422772">
      <w:pPr>
        <w:pStyle w:val="CommentText"/>
      </w:pPr>
    </w:p>
  </w:comment>
  <w:comment w:id="856" w:author="USAID/BFS" w:date="2019-10-18T11:10:00Z" w:initials="USAID/BFS">
    <w:p w14:paraId="105738D3" w14:textId="77777777" w:rsidR="00AC5973" w:rsidRDefault="00AC5973" w:rsidP="00422772">
      <w:pPr>
        <w:pStyle w:val="CommentText"/>
        <w:rPr>
          <w:b/>
        </w:rPr>
      </w:pPr>
    </w:p>
    <w:p w14:paraId="7D2BB7FD" w14:textId="77777777" w:rsidR="00AC5973" w:rsidRDefault="00AC5973" w:rsidP="00422772">
      <w:pPr>
        <w:pStyle w:val="CommentText"/>
        <w:rPr>
          <w:b/>
        </w:rPr>
      </w:pPr>
      <w:r>
        <w:rPr>
          <w:rStyle w:val="CommentReference"/>
        </w:rPr>
        <w:annotationRef/>
      </w:r>
      <w:r>
        <w:rPr>
          <w:b/>
        </w:rPr>
        <w:t>INSTRUCTIONS:</w:t>
      </w:r>
    </w:p>
    <w:p w14:paraId="113E4DBD" w14:textId="77777777" w:rsidR="00AC5973" w:rsidRDefault="00AC5973" w:rsidP="00422772">
      <w:pPr>
        <w:pStyle w:val="CommentText"/>
      </w:pPr>
    </w:p>
    <w:p w14:paraId="1E3903A2" w14:textId="77777777" w:rsidR="00AC5973" w:rsidRDefault="00AC5973" w:rsidP="00422772">
      <w:pPr>
        <w:pStyle w:val="CommentText"/>
      </w:pPr>
      <w:r>
        <w:t>Add discussion about the improved practices promoted by the mission specific to fishpond aquaculture.</w:t>
      </w:r>
    </w:p>
    <w:p w14:paraId="18596AFC" w14:textId="77777777" w:rsidR="00AC5973" w:rsidRDefault="00AC5973" w:rsidP="00422772">
      <w:pPr>
        <w:pStyle w:val="CommentText"/>
      </w:pPr>
    </w:p>
  </w:comment>
  <w:comment w:id="858" w:author="USAID/BFS" w:date="2019-10-18T11:10:00Z" w:initials="USAID/BFS">
    <w:p w14:paraId="0C4D2BA1" w14:textId="77777777" w:rsidR="00AC5973" w:rsidRDefault="00AC5973" w:rsidP="00422772">
      <w:pPr>
        <w:pStyle w:val="CommentText"/>
      </w:pPr>
      <w:r>
        <w:rPr>
          <w:rStyle w:val="CommentReference"/>
        </w:rPr>
        <w:annotationRef/>
      </w:r>
    </w:p>
    <w:p w14:paraId="078F87CC" w14:textId="77777777" w:rsidR="00AC5973" w:rsidRDefault="00AC5973" w:rsidP="00422772">
      <w:pPr>
        <w:pStyle w:val="CommentText"/>
        <w:rPr>
          <w:b/>
        </w:rPr>
      </w:pPr>
      <w:r>
        <w:rPr>
          <w:b/>
        </w:rPr>
        <w:t>INSTRUCTIONS:</w:t>
      </w:r>
    </w:p>
    <w:p w14:paraId="28595B74" w14:textId="77777777" w:rsidR="00AC5973" w:rsidRDefault="00AC5973" w:rsidP="00422772">
      <w:pPr>
        <w:pStyle w:val="CommentText"/>
        <w:rPr>
          <w:b/>
        </w:rPr>
      </w:pPr>
    </w:p>
    <w:p w14:paraId="0716296A" w14:textId="77777777" w:rsidR="00AC5973" w:rsidRDefault="00AC5973" w:rsidP="00422772">
      <w:pPr>
        <w:pStyle w:val="CommentText"/>
      </w:pPr>
      <w:r>
        <w:t>Remove footnote if not applicable.</w:t>
      </w:r>
    </w:p>
    <w:p w14:paraId="3969FA86" w14:textId="77777777" w:rsidR="00AC5973" w:rsidRPr="00280CA2" w:rsidRDefault="00AC5973" w:rsidP="00422772">
      <w:pPr>
        <w:pStyle w:val="CommentText"/>
      </w:pPr>
    </w:p>
  </w:comment>
  <w:comment w:id="860" w:author="USAID/BFS" w:date="2019-10-18T11:10:00Z" w:initials="USAID/BFS">
    <w:p w14:paraId="783F8ACA" w14:textId="77777777" w:rsidR="00AC5973" w:rsidRDefault="00AC5973" w:rsidP="00422772">
      <w:pPr>
        <w:pStyle w:val="CommentText"/>
      </w:pPr>
      <w:r>
        <w:rPr>
          <w:rStyle w:val="CommentReference"/>
        </w:rPr>
        <w:annotationRef/>
      </w:r>
    </w:p>
    <w:p w14:paraId="38BC6BEF" w14:textId="77777777" w:rsidR="00AC5973" w:rsidRDefault="00AC5973" w:rsidP="00422772">
      <w:pPr>
        <w:pStyle w:val="CommentText"/>
        <w:rPr>
          <w:b/>
        </w:rPr>
      </w:pPr>
      <w:r>
        <w:rPr>
          <w:b/>
        </w:rPr>
        <w:t>INSTRUCTIONS:</w:t>
      </w:r>
    </w:p>
    <w:p w14:paraId="2F856FBD" w14:textId="77777777" w:rsidR="00AC5973" w:rsidRDefault="00AC5973" w:rsidP="00422772">
      <w:pPr>
        <w:pStyle w:val="CommentText"/>
        <w:rPr>
          <w:b/>
        </w:rPr>
      </w:pPr>
    </w:p>
    <w:p w14:paraId="2D1C7D2E" w14:textId="77777777" w:rsidR="00AC5973" w:rsidRDefault="00AC5973" w:rsidP="00422772">
      <w:pPr>
        <w:pStyle w:val="CommentText"/>
      </w:pPr>
      <w:r>
        <w:t>Remove footnote if not applicable.</w:t>
      </w:r>
    </w:p>
    <w:p w14:paraId="31BCAA44" w14:textId="77777777" w:rsidR="00AC5973" w:rsidRPr="00280CA2" w:rsidRDefault="00AC5973" w:rsidP="00422772">
      <w:pPr>
        <w:pStyle w:val="CommentText"/>
      </w:pPr>
    </w:p>
  </w:comment>
  <w:comment w:id="864" w:author="USAID/BFS" w:date="2019-10-18T11:19:00Z" w:initials="USAID/BFS">
    <w:p w14:paraId="38FB072F" w14:textId="77777777" w:rsidR="00AC5973" w:rsidRDefault="00AC5973" w:rsidP="00422772">
      <w:pPr>
        <w:pStyle w:val="CommentText"/>
      </w:pPr>
      <w:r>
        <w:rPr>
          <w:rStyle w:val="CommentReference"/>
        </w:rPr>
        <w:annotationRef/>
      </w:r>
    </w:p>
    <w:p w14:paraId="114F55C4" w14:textId="77777777" w:rsidR="00AC5973" w:rsidRDefault="00AC5973" w:rsidP="00422772">
      <w:pPr>
        <w:pStyle w:val="CommentText"/>
        <w:rPr>
          <w:b/>
        </w:rPr>
      </w:pPr>
      <w:r>
        <w:rPr>
          <w:b/>
        </w:rPr>
        <w:t>INSTRUCTIONS:</w:t>
      </w:r>
    </w:p>
    <w:p w14:paraId="2B9A02D1" w14:textId="77777777" w:rsidR="00AC5973" w:rsidRDefault="00AC5973" w:rsidP="00422772">
      <w:pPr>
        <w:pStyle w:val="CommentText"/>
        <w:rPr>
          <w:b/>
        </w:rPr>
      </w:pPr>
    </w:p>
    <w:p w14:paraId="4E6AD1C2" w14:textId="77777777" w:rsidR="00AC5973" w:rsidRDefault="00AC5973" w:rsidP="00422772">
      <w:pPr>
        <w:pStyle w:val="CommentText"/>
      </w:pPr>
      <w:r>
        <w:t>Remove footnote if not applicable.</w:t>
      </w:r>
    </w:p>
    <w:p w14:paraId="0DD4BDA4" w14:textId="77777777" w:rsidR="00AC5973" w:rsidRPr="00280CA2" w:rsidRDefault="00AC5973" w:rsidP="00422772">
      <w:pPr>
        <w:pStyle w:val="CommentText"/>
      </w:pPr>
    </w:p>
  </w:comment>
  <w:comment w:id="866" w:author="USAID/BFS" w:date="2019-10-18T11:21:00Z" w:initials="USAID/BFS">
    <w:p w14:paraId="41A68D9C" w14:textId="7879BBEC" w:rsidR="00AC5973" w:rsidRDefault="00AC5973">
      <w:pPr>
        <w:pStyle w:val="CommentText"/>
      </w:pPr>
      <w:r>
        <w:rPr>
          <w:rStyle w:val="CommentReference"/>
        </w:rPr>
        <w:annotationRef/>
      </w:r>
    </w:p>
    <w:p w14:paraId="712B346F" w14:textId="2DAAD540" w:rsidR="00AC5973" w:rsidRDefault="00AC5973">
      <w:pPr>
        <w:pStyle w:val="CommentText"/>
        <w:rPr>
          <w:b/>
        </w:rPr>
      </w:pPr>
      <w:r>
        <w:rPr>
          <w:b/>
        </w:rPr>
        <w:t>INSTRUCTIONS:</w:t>
      </w:r>
    </w:p>
    <w:p w14:paraId="0DC3C967" w14:textId="5582F687" w:rsidR="00AC5973" w:rsidRDefault="00AC5973">
      <w:pPr>
        <w:pStyle w:val="CommentText"/>
        <w:rPr>
          <w:b/>
        </w:rPr>
      </w:pPr>
    </w:p>
    <w:p w14:paraId="1C387DAD" w14:textId="2FC48A29" w:rsidR="00AC5973" w:rsidRDefault="00AC5973">
      <w:pPr>
        <w:pStyle w:val="CommentText"/>
      </w:pPr>
      <w:r>
        <w:t>Remove this section if dairy farming is not a targeted value chain in the current ZOI Survey country, or adapt the section if another livestock animal was included as a targeted VCC.</w:t>
      </w:r>
    </w:p>
    <w:p w14:paraId="6FBADB69" w14:textId="77777777" w:rsidR="00AC5973" w:rsidRPr="00683453" w:rsidRDefault="00AC5973">
      <w:pPr>
        <w:pStyle w:val="CommentText"/>
      </w:pPr>
    </w:p>
  </w:comment>
  <w:comment w:id="868" w:author="USAID/BFS" w:date="2019-10-18T11:21:00Z" w:initials="USAID/BFS">
    <w:p w14:paraId="402BA739" w14:textId="77777777" w:rsidR="00AC5973" w:rsidRDefault="00AC5973" w:rsidP="00422772">
      <w:pPr>
        <w:pStyle w:val="CommentText"/>
      </w:pPr>
      <w:r>
        <w:rPr>
          <w:rStyle w:val="CommentReference"/>
        </w:rPr>
        <w:annotationRef/>
      </w:r>
    </w:p>
    <w:p w14:paraId="65BB068D" w14:textId="77777777" w:rsidR="00AC5973" w:rsidRDefault="00AC5973" w:rsidP="00422772">
      <w:pPr>
        <w:pStyle w:val="CommentText"/>
        <w:rPr>
          <w:b/>
        </w:rPr>
      </w:pPr>
      <w:r>
        <w:rPr>
          <w:b/>
        </w:rPr>
        <w:t>INSTRUCTIONS:</w:t>
      </w:r>
    </w:p>
    <w:p w14:paraId="52F74F0D" w14:textId="77777777" w:rsidR="00AC5973" w:rsidRDefault="00AC5973" w:rsidP="00422772">
      <w:pPr>
        <w:pStyle w:val="CommentText"/>
        <w:rPr>
          <w:b/>
        </w:rPr>
      </w:pPr>
    </w:p>
    <w:p w14:paraId="74A07AEA" w14:textId="77777777" w:rsidR="00AC5973" w:rsidRDefault="00AC5973" w:rsidP="00422772">
      <w:pPr>
        <w:pStyle w:val="CommentText"/>
      </w:pPr>
      <w:r>
        <w:t>Discuss why dairy farming is a targeted value chain and cow milk is a VCC and how Feed the Future supports the value chain</w:t>
      </w:r>
      <w:r w:rsidRPr="0020579A">
        <w:t xml:space="preserve"> </w:t>
      </w:r>
      <w:r>
        <w:t>in the country.</w:t>
      </w:r>
    </w:p>
    <w:p w14:paraId="6E805024" w14:textId="77777777" w:rsidR="00AC5973" w:rsidRDefault="00AC5973" w:rsidP="00422772">
      <w:pPr>
        <w:pStyle w:val="CommentText"/>
      </w:pPr>
    </w:p>
  </w:comment>
  <w:comment w:id="871" w:author="USAID/BFS" w:date="2019-10-15T16:44:00Z" w:initials="USAID/BFS">
    <w:p w14:paraId="4B985101" w14:textId="77777777" w:rsidR="00AC5973" w:rsidRDefault="00AC5973" w:rsidP="00422772">
      <w:pPr>
        <w:pStyle w:val="CommentText"/>
      </w:pPr>
      <w:r>
        <w:rPr>
          <w:rStyle w:val="CommentReference"/>
        </w:rPr>
        <w:annotationRef/>
      </w:r>
    </w:p>
    <w:p w14:paraId="2D685FB7" w14:textId="77777777" w:rsidR="00AC5973" w:rsidRDefault="00AC5973" w:rsidP="00422772">
      <w:pPr>
        <w:pStyle w:val="CommentText"/>
        <w:rPr>
          <w:b/>
        </w:rPr>
      </w:pPr>
      <w:r>
        <w:rPr>
          <w:b/>
        </w:rPr>
        <w:t>INSTRUCTIONS:</w:t>
      </w:r>
    </w:p>
    <w:p w14:paraId="182CCCD8" w14:textId="77777777" w:rsidR="00AC5973" w:rsidRDefault="00AC5973" w:rsidP="00422772">
      <w:pPr>
        <w:pStyle w:val="CommentText"/>
        <w:rPr>
          <w:b/>
        </w:rPr>
      </w:pPr>
    </w:p>
    <w:p w14:paraId="09BB3A63" w14:textId="77777777" w:rsidR="00AC5973" w:rsidRPr="00280CA2" w:rsidRDefault="00AC5973" w:rsidP="00422772">
      <w:pPr>
        <w:pStyle w:val="CommentText"/>
      </w:pPr>
      <w:r>
        <w:t>Remove footnote if not applicable.</w:t>
      </w:r>
    </w:p>
  </w:comment>
  <w:comment w:id="874" w:author="USAID/BFS" w:date="2019-10-18T11:22:00Z" w:initials="USAID/BFS">
    <w:p w14:paraId="6EBB991E" w14:textId="77777777" w:rsidR="00AC5973" w:rsidRDefault="00AC5973" w:rsidP="00422772">
      <w:pPr>
        <w:pStyle w:val="CommentText"/>
      </w:pPr>
      <w:r>
        <w:rPr>
          <w:rStyle w:val="CommentReference"/>
        </w:rPr>
        <w:annotationRef/>
      </w:r>
    </w:p>
    <w:p w14:paraId="2DEDF3BC" w14:textId="77777777" w:rsidR="00AC5973" w:rsidRDefault="00AC5973" w:rsidP="00422772">
      <w:pPr>
        <w:pStyle w:val="CommentText"/>
        <w:rPr>
          <w:b/>
        </w:rPr>
      </w:pPr>
      <w:r>
        <w:rPr>
          <w:b/>
        </w:rPr>
        <w:t>INSTRUCTIONS:</w:t>
      </w:r>
    </w:p>
    <w:p w14:paraId="1CAC3310" w14:textId="77777777" w:rsidR="00AC5973" w:rsidRDefault="00AC5973" w:rsidP="00422772">
      <w:pPr>
        <w:pStyle w:val="CommentText"/>
        <w:rPr>
          <w:b/>
        </w:rPr>
      </w:pPr>
    </w:p>
    <w:p w14:paraId="152FB665" w14:textId="77777777" w:rsidR="00AC5973" w:rsidRDefault="00AC5973" w:rsidP="00422772">
      <w:pPr>
        <w:pStyle w:val="CommentText"/>
      </w:pPr>
      <w:r>
        <w:t>Remove footnote if not applicable.</w:t>
      </w:r>
    </w:p>
    <w:p w14:paraId="47F7D910" w14:textId="77777777" w:rsidR="00AC5973" w:rsidRPr="00280CA2" w:rsidRDefault="00AC5973" w:rsidP="00422772">
      <w:pPr>
        <w:pStyle w:val="CommentText"/>
      </w:pPr>
    </w:p>
  </w:comment>
  <w:comment w:id="875" w:author="USAID/BFS" w:date="2019-10-18T11:22:00Z" w:initials="USAID/BFS">
    <w:p w14:paraId="62750267" w14:textId="77777777" w:rsidR="00AC5973" w:rsidRDefault="00AC5973" w:rsidP="00422772">
      <w:pPr>
        <w:pStyle w:val="CommentText"/>
      </w:pPr>
      <w:r>
        <w:rPr>
          <w:rStyle w:val="CommentReference"/>
        </w:rPr>
        <w:annotationRef/>
      </w:r>
    </w:p>
    <w:p w14:paraId="3DEA0EB9" w14:textId="77777777" w:rsidR="00AC5973" w:rsidRDefault="00AC5973" w:rsidP="00422772">
      <w:pPr>
        <w:pStyle w:val="CommentText"/>
        <w:rPr>
          <w:b/>
        </w:rPr>
      </w:pPr>
      <w:r>
        <w:rPr>
          <w:b/>
        </w:rPr>
        <w:t>INSTRUCTIONS:</w:t>
      </w:r>
    </w:p>
    <w:p w14:paraId="574398DC" w14:textId="77777777" w:rsidR="00AC5973" w:rsidRDefault="00AC5973" w:rsidP="00422772">
      <w:pPr>
        <w:pStyle w:val="CommentText"/>
        <w:rPr>
          <w:b/>
        </w:rPr>
      </w:pPr>
    </w:p>
    <w:p w14:paraId="574C1EF7" w14:textId="77777777" w:rsidR="00AC5973" w:rsidRDefault="00AC5973" w:rsidP="00422772">
      <w:pPr>
        <w:pStyle w:val="CommentText"/>
      </w:pPr>
      <w:r>
        <w:t>Remove footnote if not applicable.</w:t>
      </w:r>
    </w:p>
    <w:p w14:paraId="0A4F09B7" w14:textId="77777777" w:rsidR="00AC5973" w:rsidRDefault="00AC5973" w:rsidP="00422772">
      <w:pPr>
        <w:pStyle w:val="CommentText"/>
      </w:pPr>
    </w:p>
  </w:comment>
  <w:comment w:id="877" w:author="USAID/BFS" w:date="2019-10-18T11:23:00Z" w:initials="USAID/BFS">
    <w:p w14:paraId="475F6DCB" w14:textId="77777777" w:rsidR="00AC5973" w:rsidRDefault="00AC5973" w:rsidP="00422772">
      <w:pPr>
        <w:pStyle w:val="CommentText"/>
      </w:pPr>
      <w:r>
        <w:rPr>
          <w:rStyle w:val="CommentReference"/>
        </w:rPr>
        <w:annotationRef/>
      </w:r>
    </w:p>
    <w:p w14:paraId="3303D154" w14:textId="77777777" w:rsidR="00AC5973" w:rsidRDefault="00AC5973" w:rsidP="00422772">
      <w:pPr>
        <w:pStyle w:val="CommentText"/>
        <w:rPr>
          <w:b/>
        </w:rPr>
      </w:pPr>
      <w:r>
        <w:rPr>
          <w:b/>
        </w:rPr>
        <w:t>INSTRUCTIONS:</w:t>
      </w:r>
    </w:p>
    <w:p w14:paraId="3482400F" w14:textId="77777777" w:rsidR="00AC5973" w:rsidRDefault="00AC5973" w:rsidP="00422772">
      <w:pPr>
        <w:pStyle w:val="CommentText"/>
        <w:rPr>
          <w:b/>
        </w:rPr>
      </w:pPr>
    </w:p>
    <w:p w14:paraId="03E0504D" w14:textId="77777777" w:rsidR="00AC5973" w:rsidRDefault="00AC5973" w:rsidP="00422772">
      <w:pPr>
        <w:pStyle w:val="CommentText"/>
      </w:pPr>
      <w:r>
        <w:t>Remove this sentence if there were no Feed the Future-promoted improved management practices or technologies in the ZOI at the time of the survey.</w:t>
      </w:r>
    </w:p>
    <w:p w14:paraId="15346F39" w14:textId="77777777" w:rsidR="00AC5973" w:rsidRDefault="00AC5973" w:rsidP="00422772">
      <w:pPr>
        <w:pStyle w:val="CommentText"/>
      </w:pPr>
    </w:p>
  </w:comment>
  <w:comment w:id="879" w:author="USAID/BFS" w:date="2019-10-18T11:23:00Z" w:initials="USAID/BFS">
    <w:p w14:paraId="4F754D13" w14:textId="77777777" w:rsidR="00AC5973" w:rsidRDefault="00AC5973" w:rsidP="00422772">
      <w:pPr>
        <w:pStyle w:val="CommentText"/>
      </w:pPr>
      <w:r>
        <w:rPr>
          <w:rStyle w:val="CommentReference"/>
        </w:rPr>
        <w:annotationRef/>
      </w:r>
    </w:p>
    <w:p w14:paraId="621AA718" w14:textId="77777777" w:rsidR="00AC5973" w:rsidRDefault="00AC5973" w:rsidP="00422772">
      <w:pPr>
        <w:pStyle w:val="CommentText"/>
        <w:rPr>
          <w:b/>
        </w:rPr>
      </w:pPr>
      <w:r>
        <w:rPr>
          <w:b/>
        </w:rPr>
        <w:t>INSTRUCTIONS:</w:t>
      </w:r>
    </w:p>
    <w:p w14:paraId="338931B7" w14:textId="77777777" w:rsidR="00AC5973" w:rsidRDefault="00AC5973" w:rsidP="00422772">
      <w:pPr>
        <w:pStyle w:val="CommentText"/>
        <w:rPr>
          <w:b/>
        </w:rPr>
      </w:pPr>
    </w:p>
    <w:p w14:paraId="314505D5" w14:textId="77777777" w:rsidR="00AC5973" w:rsidRDefault="00AC5973" w:rsidP="00422772">
      <w:pPr>
        <w:pStyle w:val="CommentText"/>
      </w:pPr>
      <w:r>
        <w:t>Remove footnote if not applicable.</w:t>
      </w:r>
    </w:p>
    <w:p w14:paraId="179BAAF6" w14:textId="77777777" w:rsidR="00AC5973" w:rsidRPr="00280CA2" w:rsidRDefault="00AC5973" w:rsidP="00422772">
      <w:pPr>
        <w:pStyle w:val="CommentText"/>
      </w:pPr>
    </w:p>
  </w:comment>
  <w:comment w:id="880" w:author="USAID/BFS" w:date="2019-10-18T11:24:00Z" w:initials="USAID/BFS">
    <w:p w14:paraId="3FFD99BD" w14:textId="77777777" w:rsidR="00AC5973" w:rsidRDefault="00AC5973" w:rsidP="00422772">
      <w:pPr>
        <w:pStyle w:val="CommentText"/>
      </w:pPr>
      <w:r>
        <w:rPr>
          <w:rStyle w:val="CommentReference"/>
        </w:rPr>
        <w:annotationRef/>
      </w:r>
    </w:p>
    <w:p w14:paraId="7EFFCDEF" w14:textId="77777777" w:rsidR="00AC5973" w:rsidRDefault="00AC5973" w:rsidP="00422772">
      <w:pPr>
        <w:pStyle w:val="CommentText"/>
        <w:rPr>
          <w:b/>
        </w:rPr>
      </w:pPr>
      <w:r>
        <w:rPr>
          <w:b/>
        </w:rPr>
        <w:t>INSTRUCTIONS:</w:t>
      </w:r>
    </w:p>
    <w:p w14:paraId="368C47B4" w14:textId="77777777" w:rsidR="00AC5973" w:rsidRDefault="00AC5973" w:rsidP="00422772">
      <w:pPr>
        <w:pStyle w:val="CommentText"/>
        <w:rPr>
          <w:b/>
        </w:rPr>
      </w:pPr>
    </w:p>
    <w:p w14:paraId="3EA7A439" w14:textId="77777777" w:rsidR="00AC5973" w:rsidRDefault="00AC5973" w:rsidP="00422772">
      <w:pPr>
        <w:pStyle w:val="CommentText"/>
      </w:pPr>
      <w:r>
        <w:t>Remove footnote if not applicable.</w:t>
      </w:r>
    </w:p>
    <w:p w14:paraId="49FA5D42" w14:textId="77777777" w:rsidR="00AC5973" w:rsidRDefault="00AC5973" w:rsidP="00422772">
      <w:pPr>
        <w:pStyle w:val="CommentText"/>
      </w:pPr>
    </w:p>
  </w:comment>
  <w:comment w:id="882" w:author="USAID/BFS" w:date="2019-10-18T11:28:00Z" w:initials="USAID/BFS">
    <w:p w14:paraId="405404C2" w14:textId="77777777" w:rsidR="00AC5973" w:rsidRDefault="00AC5973" w:rsidP="00422772">
      <w:pPr>
        <w:pStyle w:val="CommentText"/>
      </w:pPr>
      <w:r>
        <w:rPr>
          <w:rStyle w:val="CommentReference"/>
        </w:rPr>
        <w:annotationRef/>
      </w:r>
    </w:p>
    <w:p w14:paraId="72476F73" w14:textId="77777777" w:rsidR="00AC5973" w:rsidRDefault="00AC5973" w:rsidP="00422772">
      <w:pPr>
        <w:pStyle w:val="CommentText"/>
        <w:rPr>
          <w:b/>
        </w:rPr>
      </w:pPr>
      <w:r>
        <w:rPr>
          <w:b/>
        </w:rPr>
        <w:t>INSTRUCTIONS:</w:t>
      </w:r>
    </w:p>
    <w:p w14:paraId="398B7AF9" w14:textId="77777777" w:rsidR="00AC5973" w:rsidRDefault="00AC5973" w:rsidP="00422772">
      <w:pPr>
        <w:pStyle w:val="CommentText"/>
        <w:rPr>
          <w:b/>
        </w:rPr>
      </w:pPr>
    </w:p>
    <w:p w14:paraId="36F98763" w14:textId="77777777" w:rsidR="00AC5973" w:rsidRDefault="00AC5973" w:rsidP="00422772">
      <w:pPr>
        <w:pStyle w:val="CommentText"/>
      </w:pPr>
      <w:r>
        <w:t>Remove footnote if not applicable.</w:t>
      </w:r>
    </w:p>
    <w:p w14:paraId="24D8882B" w14:textId="77777777" w:rsidR="00AC5973" w:rsidRPr="00280CA2" w:rsidRDefault="00AC5973" w:rsidP="00422772">
      <w:pPr>
        <w:pStyle w:val="CommentText"/>
      </w:pPr>
    </w:p>
  </w:comment>
  <w:comment w:id="883" w:author="USAID/BFS" w:date="2019-10-18T11:28:00Z" w:initials="USAID/BFS">
    <w:p w14:paraId="1DCBAE25" w14:textId="77777777" w:rsidR="00AC5973" w:rsidRDefault="00AC5973" w:rsidP="00422772">
      <w:pPr>
        <w:pStyle w:val="CommentText"/>
      </w:pPr>
      <w:r>
        <w:rPr>
          <w:rStyle w:val="CommentReference"/>
        </w:rPr>
        <w:annotationRef/>
      </w:r>
    </w:p>
    <w:p w14:paraId="29E4785E" w14:textId="77777777" w:rsidR="00AC5973" w:rsidRDefault="00AC5973" w:rsidP="00422772">
      <w:pPr>
        <w:pStyle w:val="CommentText"/>
        <w:rPr>
          <w:b/>
        </w:rPr>
      </w:pPr>
      <w:r>
        <w:rPr>
          <w:b/>
        </w:rPr>
        <w:t>INSTRUCTIONS:</w:t>
      </w:r>
    </w:p>
    <w:p w14:paraId="3CEA6718" w14:textId="77777777" w:rsidR="00AC5973" w:rsidRDefault="00AC5973" w:rsidP="00422772">
      <w:pPr>
        <w:pStyle w:val="CommentText"/>
        <w:rPr>
          <w:b/>
        </w:rPr>
      </w:pPr>
    </w:p>
    <w:p w14:paraId="0781DF5C" w14:textId="77777777" w:rsidR="00AC5973" w:rsidRDefault="00AC5973" w:rsidP="00422772">
      <w:pPr>
        <w:pStyle w:val="CommentText"/>
      </w:pPr>
      <w:r>
        <w:t>Remove footnote if not applicable.</w:t>
      </w:r>
    </w:p>
    <w:p w14:paraId="21EC8F46" w14:textId="77777777" w:rsidR="00AC5973" w:rsidRDefault="00AC5973" w:rsidP="00422772">
      <w:pPr>
        <w:pStyle w:val="CommentText"/>
      </w:pPr>
    </w:p>
  </w:comment>
  <w:comment w:id="885" w:author="USAID/BFS" w:date="2019-10-18T11:28:00Z" w:initials="USAID/BFS">
    <w:p w14:paraId="1C628585" w14:textId="77777777" w:rsidR="00AC5973" w:rsidRDefault="00AC5973" w:rsidP="00422772">
      <w:pPr>
        <w:pStyle w:val="CommentText"/>
      </w:pPr>
      <w:r>
        <w:rPr>
          <w:rStyle w:val="CommentReference"/>
        </w:rPr>
        <w:annotationRef/>
      </w:r>
    </w:p>
    <w:p w14:paraId="0AA90288" w14:textId="77777777" w:rsidR="00AC5973" w:rsidRDefault="00AC5973" w:rsidP="00422772">
      <w:pPr>
        <w:pStyle w:val="CommentText"/>
        <w:rPr>
          <w:b/>
        </w:rPr>
      </w:pPr>
      <w:r>
        <w:rPr>
          <w:b/>
        </w:rPr>
        <w:t>INSTRUCTIONS:</w:t>
      </w:r>
    </w:p>
    <w:p w14:paraId="10D2CC43" w14:textId="77777777" w:rsidR="00AC5973" w:rsidRDefault="00AC5973" w:rsidP="00422772">
      <w:pPr>
        <w:pStyle w:val="CommentText"/>
        <w:rPr>
          <w:b/>
        </w:rPr>
      </w:pPr>
    </w:p>
    <w:p w14:paraId="01F2EA4E" w14:textId="77777777" w:rsidR="00AC5973" w:rsidRDefault="00AC5973" w:rsidP="00422772">
      <w:pPr>
        <w:pStyle w:val="CommentText"/>
      </w:pPr>
      <w:r>
        <w:t>Remove footnote if not applicable.</w:t>
      </w:r>
    </w:p>
    <w:p w14:paraId="0B412602" w14:textId="77777777" w:rsidR="00AC5973" w:rsidRPr="00280CA2" w:rsidRDefault="00AC5973" w:rsidP="00422772">
      <w:pPr>
        <w:pStyle w:val="CommentText"/>
      </w:pPr>
    </w:p>
  </w:comment>
  <w:comment w:id="886" w:author="USAID/BFS" w:date="2019-10-18T11:28:00Z" w:initials="USAID/BFS">
    <w:p w14:paraId="5F135C25" w14:textId="77777777" w:rsidR="00AC5973" w:rsidRDefault="00AC5973" w:rsidP="00422772">
      <w:pPr>
        <w:pStyle w:val="CommentText"/>
      </w:pPr>
      <w:r>
        <w:rPr>
          <w:rStyle w:val="CommentReference"/>
        </w:rPr>
        <w:annotationRef/>
      </w:r>
    </w:p>
    <w:p w14:paraId="04C2DEEC" w14:textId="77777777" w:rsidR="00AC5973" w:rsidRDefault="00AC5973" w:rsidP="00422772">
      <w:pPr>
        <w:pStyle w:val="CommentText"/>
        <w:rPr>
          <w:b/>
        </w:rPr>
      </w:pPr>
      <w:r>
        <w:rPr>
          <w:b/>
        </w:rPr>
        <w:t>INSTRUCTIONS:</w:t>
      </w:r>
    </w:p>
    <w:p w14:paraId="42EEC84B" w14:textId="77777777" w:rsidR="00AC5973" w:rsidRDefault="00AC5973" w:rsidP="00422772">
      <w:pPr>
        <w:pStyle w:val="CommentText"/>
        <w:rPr>
          <w:b/>
        </w:rPr>
      </w:pPr>
    </w:p>
    <w:p w14:paraId="5D86C6CD" w14:textId="77777777" w:rsidR="00AC5973" w:rsidRDefault="00AC5973" w:rsidP="00422772">
      <w:pPr>
        <w:pStyle w:val="CommentText"/>
      </w:pPr>
      <w:r>
        <w:t>Remove footnote if not applicable.</w:t>
      </w:r>
    </w:p>
    <w:p w14:paraId="5D5BC955" w14:textId="77777777" w:rsidR="00AC5973" w:rsidRDefault="00AC5973" w:rsidP="00422772">
      <w:pPr>
        <w:pStyle w:val="CommentText"/>
      </w:pPr>
    </w:p>
  </w:comment>
  <w:comment w:id="888" w:author="USAID/BFS" w:date="2019-10-18T11:35:00Z" w:initials="USAID/BFS">
    <w:p w14:paraId="16859359" w14:textId="77777777" w:rsidR="00AC5973" w:rsidRDefault="00AC5973" w:rsidP="00422772">
      <w:pPr>
        <w:pStyle w:val="CommentText"/>
      </w:pPr>
      <w:r>
        <w:rPr>
          <w:rStyle w:val="CommentReference"/>
        </w:rPr>
        <w:annotationRef/>
      </w:r>
    </w:p>
    <w:p w14:paraId="1D726DE3" w14:textId="77777777" w:rsidR="00AC5973" w:rsidRDefault="00AC5973" w:rsidP="00422772">
      <w:pPr>
        <w:pStyle w:val="CommentText"/>
        <w:rPr>
          <w:b/>
        </w:rPr>
      </w:pPr>
      <w:r>
        <w:rPr>
          <w:b/>
        </w:rPr>
        <w:t>INSTRUCTIONS:</w:t>
      </w:r>
    </w:p>
    <w:p w14:paraId="49EE6BEA" w14:textId="77777777" w:rsidR="00AC5973" w:rsidRDefault="00AC5973" w:rsidP="00422772">
      <w:pPr>
        <w:pStyle w:val="CommentText"/>
        <w:rPr>
          <w:b/>
        </w:rPr>
      </w:pPr>
    </w:p>
    <w:p w14:paraId="5AAED0AA" w14:textId="77777777" w:rsidR="00AC5973" w:rsidRDefault="00AC5973" w:rsidP="00422772">
      <w:pPr>
        <w:pStyle w:val="CommentText"/>
      </w:pPr>
      <w:r>
        <w:t>Remove footnote if not applicable.</w:t>
      </w:r>
    </w:p>
    <w:p w14:paraId="32733ECA" w14:textId="77777777" w:rsidR="00AC5973" w:rsidRPr="00280CA2" w:rsidRDefault="00AC5973" w:rsidP="00422772">
      <w:pPr>
        <w:pStyle w:val="CommentText"/>
      </w:pPr>
    </w:p>
  </w:comment>
  <w:comment w:id="889" w:author="USAID/BFS" w:date="2019-10-18T11:35:00Z" w:initials="USAID/BFS">
    <w:p w14:paraId="7F87EFBB" w14:textId="77777777" w:rsidR="00AC5973" w:rsidRDefault="00AC5973" w:rsidP="00422772">
      <w:pPr>
        <w:pStyle w:val="CommentText"/>
      </w:pPr>
      <w:r>
        <w:rPr>
          <w:rStyle w:val="CommentReference"/>
        </w:rPr>
        <w:annotationRef/>
      </w:r>
    </w:p>
    <w:p w14:paraId="1D04E14E" w14:textId="77777777" w:rsidR="00AC5973" w:rsidRDefault="00AC5973" w:rsidP="00422772">
      <w:pPr>
        <w:pStyle w:val="CommentText"/>
        <w:rPr>
          <w:b/>
        </w:rPr>
      </w:pPr>
      <w:r>
        <w:rPr>
          <w:b/>
        </w:rPr>
        <w:t>INSTRUCTIONS:</w:t>
      </w:r>
    </w:p>
    <w:p w14:paraId="5F44374A" w14:textId="77777777" w:rsidR="00AC5973" w:rsidRDefault="00AC5973" w:rsidP="00422772">
      <w:pPr>
        <w:pStyle w:val="CommentText"/>
        <w:rPr>
          <w:b/>
        </w:rPr>
      </w:pPr>
    </w:p>
    <w:p w14:paraId="5709F66F" w14:textId="77777777" w:rsidR="00AC5973" w:rsidRDefault="00AC5973" w:rsidP="00422772">
      <w:pPr>
        <w:pStyle w:val="CommentText"/>
      </w:pPr>
      <w:r>
        <w:t>Remove footnote if not applicable.</w:t>
      </w:r>
    </w:p>
    <w:p w14:paraId="0A3C9677" w14:textId="77777777" w:rsidR="00AC5973" w:rsidRDefault="00AC5973" w:rsidP="00422772">
      <w:pPr>
        <w:pStyle w:val="CommentText"/>
      </w:pPr>
    </w:p>
  </w:comment>
  <w:comment w:id="891" w:author="USAID/BFS" w:date="2019-10-18T14:42:00Z" w:initials="USAID/BFS">
    <w:p w14:paraId="343FF763" w14:textId="77777777" w:rsidR="00AC5973" w:rsidRDefault="00AC5973" w:rsidP="00422772">
      <w:pPr>
        <w:pStyle w:val="CommentText"/>
      </w:pPr>
      <w:r>
        <w:rPr>
          <w:rStyle w:val="CommentReference"/>
        </w:rPr>
        <w:annotationRef/>
      </w:r>
    </w:p>
    <w:p w14:paraId="15025C7F" w14:textId="77777777" w:rsidR="00AC5973" w:rsidRDefault="00AC5973" w:rsidP="00422772">
      <w:pPr>
        <w:pStyle w:val="CommentText"/>
        <w:rPr>
          <w:b/>
        </w:rPr>
      </w:pPr>
      <w:r>
        <w:rPr>
          <w:b/>
        </w:rPr>
        <w:t>INSTRUCTIONS:</w:t>
      </w:r>
    </w:p>
    <w:p w14:paraId="16A32B36" w14:textId="77777777" w:rsidR="00AC5973" w:rsidRDefault="00AC5973" w:rsidP="00422772">
      <w:pPr>
        <w:pStyle w:val="CommentText"/>
        <w:rPr>
          <w:b/>
        </w:rPr>
      </w:pPr>
    </w:p>
    <w:p w14:paraId="0CBD7D81" w14:textId="77777777" w:rsidR="00AC5973" w:rsidRDefault="00AC5973" w:rsidP="00422772">
      <w:pPr>
        <w:pStyle w:val="CommentText"/>
      </w:pPr>
      <w:r>
        <w:t>Remove footnote if not applicable.</w:t>
      </w:r>
    </w:p>
    <w:p w14:paraId="6F48316C" w14:textId="77777777" w:rsidR="00AC5973" w:rsidRPr="00280CA2" w:rsidRDefault="00AC5973" w:rsidP="00422772">
      <w:pPr>
        <w:pStyle w:val="CommentText"/>
      </w:pPr>
    </w:p>
  </w:comment>
  <w:comment w:id="892" w:author="USAID/BFS" w:date="2019-10-18T14:42:00Z" w:initials="USAID/BFS">
    <w:p w14:paraId="5C846AE5" w14:textId="77777777" w:rsidR="00AC5973" w:rsidRDefault="00AC5973" w:rsidP="00422772">
      <w:pPr>
        <w:pStyle w:val="CommentText"/>
      </w:pPr>
      <w:r>
        <w:rPr>
          <w:rStyle w:val="CommentReference"/>
        </w:rPr>
        <w:annotationRef/>
      </w:r>
    </w:p>
    <w:p w14:paraId="5F05B366" w14:textId="77777777" w:rsidR="00AC5973" w:rsidRDefault="00AC5973" w:rsidP="00422772">
      <w:pPr>
        <w:pStyle w:val="CommentText"/>
        <w:rPr>
          <w:b/>
        </w:rPr>
      </w:pPr>
      <w:r>
        <w:rPr>
          <w:b/>
        </w:rPr>
        <w:t>INSTRUCTIONS:</w:t>
      </w:r>
    </w:p>
    <w:p w14:paraId="78C03295" w14:textId="77777777" w:rsidR="00AC5973" w:rsidRDefault="00AC5973" w:rsidP="00422772">
      <w:pPr>
        <w:pStyle w:val="CommentText"/>
        <w:rPr>
          <w:b/>
        </w:rPr>
      </w:pPr>
    </w:p>
    <w:p w14:paraId="006178DE" w14:textId="77777777" w:rsidR="00AC5973" w:rsidRDefault="00AC5973" w:rsidP="00422772">
      <w:pPr>
        <w:pStyle w:val="CommentText"/>
      </w:pPr>
      <w:r>
        <w:t>Remove footnote if not applicable.</w:t>
      </w:r>
    </w:p>
    <w:p w14:paraId="3F9CF026" w14:textId="77777777" w:rsidR="00AC5973" w:rsidRDefault="00AC5973" w:rsidP="00422772">
      <w:pPr>
        <w:pStyle w:val="CommentText"/>
      </w:pPr>
    </w:p>
  </w:comment>
  <w:comment w:id="894" w:author="USAID/BFS" w:date="2019-10-18T11:36:00Z" w:initials="USAID/BFS">
    <w:p w14:paraId="36667E24" w14:textId="77777777" w:rsidR="00AC5973" w:rsidRDefault="00AC5973" w:rsidP="00422772">
      <w:pPr>
        <w:pStyle w:val="CommentText"/>
      </w:pPr>
      <w:r>
        <w:rPr>
          <w:rStyle w:val="CommentReference"/>
        </w:rPr>
        <w:annotationRef/>
      </w:r>
    </w:p>
    <w:p w14:paraId="15020C57" w14:textId="77777777" w:rsidR="00AC5973" w:rsidRDefault="00AC5973" w:rsidP="00422772">
      <w:pPr>
        <w:pStyle w:val="CommentText"/>
        <w:rPr>
          <w:b/>
        </w:rPr>
      </w:pPr>
      <w:r>
        <w:rPr>
          <w:b/>
        </w:rPr>
        <w:t>INSTRUCTIONS:</w:t>
      </w:r>
    </w:p>
    <w:p w14:paraId="0AA01EA1" w14:textId="77777777" w:rsidR="00AC5973" w:rsidRDefault="00AC5973" w:rsidP="00422772">
      <w:pPr>
        <w:pStyle w:val="CommentText"/>
        <w:rPr>
          <w:b/>
        </w:rPr>
      </w:pPr>
    </w:p>
    <w:p w14:paraId="3BC3C2BB" w14:textId="77777777" w:rsidR="00AC5973" w:rsidRDefault="00AC5973" w:rsidP="00422772">
      <w:pPr>
        <w:pStyle w:val="CommentText"/>
      </w:pPr>
      <w:r>
        <w:t>Remove footnote if not applicable.</w:t>
      </w:r>
    </w:p>
    <w:p w14:paraId="516506DB" w14:textId="77777777" w:rsidR="00AC5973" w:rsidRPr="00280CA2" w:rsidRDefault="00AC5973" w:rsidP="00422772">
      <w:pPr>
        <w:pStyle w:val="CommentText"/>
      </w:pPr>
    </w:p>
  </w:comment>
  <w:comment w:id="895" w:author="USAID/BFS" w:date="2019-10-18T11:36:00Z" w:initials="USAID/BFS">
    <w:p w14:paraId="60125B45" w14:textId="77777777" w:rsidR="00AC5973" w:rsidRDefault="00AC5973" w:rsidP="00422772">
      <w:pPr>
        <w:pStyle w:val="CommentText"/>
      </w:pPr>
      <w:r>
        <w:rPr>
          <w:rStyle w:val="CommentReference"/>
        </w:rPr>
        <w:annotationRef/>
      </w:r>
    </w:p>
    <w:p w14:paraId="3B445004" w14:textId="77777777" w:rsidR="00AC5973" w:rsidRDefault="00AC5973" w:rsidP="00422772">
      <w:pPr>
        <w:pStyle w:val="CommentText"/>
        <w:rPr>
          <w:b/>
        </w:rPr>
      </w:pPr>
      <w:r>
        <w:rPr>
          <w:b/>
        </w:rPr>
        <w:t>INSTRUCTIONS:</w:t>
      </w:r>
    </w:p>
    <w:p w14:paraId="46BE7D26" w14:textId="77777777" w:rsidR="00AC5973" w:rsidRDefault="00AC5973" w:rsidP="00422772">
      <w:pPr>
        <w:pStyle w:val="CommentText"/>
        <w:rPr>
          <w:b/>
        </w:rPr>
      </w:pPr>
    </w:p>
    <w:p w14:paraId="14D3F087" w14:textId="77777777" w:rsidR="00AC5973" w:rsidRDefault="00AC5973" w:rsidP="00422772">
      <w:pPr>
        <w:pStyle w:val="CommentText"/>
      </w:pPr>
      <w:r>
        <w:t>Remove footnote if not applicable.</w:t>
      </w:r>
    </w:p>
    <w:p w14:paraId="2BC4DF2B" w14:textId="77777777" w:rsidR="00AC5973" w:rsidRDefault="00AC5973" w:rsidP="00422772">
      <w:pPr>
        <w:pStyle w:val="CommentText"/>
      </w:pPr>
    </w:p>
  </w:comment>
  <w:comment w:id="897" w:author="USAID/BFS" w:date="2019-10-18T11:37:00Z" w:initials="USAID/BFS">
    <w:p w14:paraId="21BF16BA" w14:textId="77777777" w:rsidR="00AC5973" w:rsidRDefault="00AC5973" w:rsidP="00422772">
      <w:pPr>
        <w:pStyle w:val="CommentText"/>
      </w:pPr>
      <w:r>
        <w:rPr>
          <w:rStyle w:val="CommentReference"/>
        </w:rPr>
        <w:annotationRef/>
      </w:r>
    </w:p>
    <w:p w14:paraId="3AD7B370" w14:textId="77777777" w:rsidR="00AC5973" w:rsidRDefault="00AC5973" w:rsidP="00422772">
      <w:pPr>
        <w:pStyle w:val="CommentText"/>
        <w:rPr>
          <w:b/>
        </w:rPr>
      </w:pPr>
      <w:r>
        <w:rPr>
          <w:b/>
        </w:rPr>
        <w:t>INSTRUCTIONS:</w:t>
      </w:r>
    </w:p>
    <w:p w14:paraId="000BAFAD" w14:textId="77777777" w:rsidR="00AC5973" w:rsidRDefault="00AC5973" w:rsidP="00422772">
      <w:pPr>
        <w:pStyle w:val="CommentText"/>
        <w:rPr>
          <w:b/>
        </w:rPr>
      </w:pPr>
    </w:p>
    <w:p w14:paraId="5B5F271C" w14:textId="77777777" w:rsidR="00AC5973" w:rsidRDefault="00AC5973" w:rsidP="00422772">
      <w:pPr>
        <w:pStyle w:val="CommentText"/>
      </w:pPr>
      <w:r>
        <w:t>Remove footnote if not applicable.</w:t>
      </w:r>
    </w:p>
    <w:p w14:paraId="3AB245C5" w14:textId="77777777" w:rsidR="00AC5973" w:rsidRPr="00280CA2" w:rsidRDefault="00AC5973" w:rsidP="00422772">
      <w:pPr>
        <w:pStyle w:val="CommentText"/>
      </w:pPr>
    </w:p>
  </w:comment>
  <w:comment w:id="898" w:author="USAID/BFS" w:date="2019-10-18T11:37:00Z" w:initials="USAID/BFS">
    <w:p w14:paraId="6C6C3DE7" w14:textId="77777777" w:rsidR="00AC5973" w:rsidRDefault="00AC5973" w:rsidP="00422772">
      <w:pPr>
        <w:pStyle w:val="CommentText"/>
      </w:pPr>
      <w:r>
        <w:rPr>
          <w:rStyle w:val="CommentReference"/>
        </w:rPr>
        <w:annotationRef/>
      </w:r>
    </w:p>
    <w:p w14:paraId="0F8FC181" w14:textId="77777777" w:rsidR="00AC5973" w:rsidRDefault="00AC5973" w:rsidP="00422772">
      <w:pPr>
        <w:pStyle w:val="CommentText"/>
        <w:rPr>
          <w:b/>
        </w:rPr>
      </w:pPr>
      <w:r>
        <w:rPr>
          <w:b/>
        </w:rPr>
        <w:t>INSTRUCTIONS:</w:t>
      </w:r>
    </w:p>
    <w:p w14:paraId="18FF2BA3" w14:textId="77777777" w:rsidR="00AC5973" w:rsidRDefault="00AC5973" w:rsidP="00422772">
      <w:pPr>
        <w:pStyle w:val="CommentText"/>
        <w:rPr>
          <w:b/>
        </w:rPr>
      </w:pPr>
    </w:p>
    <w:p w14:paraId="1039C16B" w14:textId="77777777" w:rsidR="00AC5973" w:rsidRDefault="00AC5973" w:rsidP="00422772">
      <w:pPr>
        <w:pStyle w:val="CommentText"/>
      </w:pPr>
      <w:r>
        <w:t>Remove footnote if not applicable.</w:t>
      </w:r>
    </w:p>
    <w:p w14:paraId="642B658A" w14:textId="77777777" w:rsidR="00AC5973" w:rsidRDefault="00AC5973" w:rsidP="00422772">
      <w:pPr>
        <w:pStyle w:val="CommentText"/>
      </w:pPr>
    </w:p>
  </w:comment>
  <w:comment w:id="900" w:author="USAID/BFS" w:date="2019-10-18T15:30:00Z" w:initials="USAID/BFS">
    <w:p w14:paraId="12BDD800" w14:textId="77777777" w:rsidR="00AC5973" w:rsidRDefault="00AC5973" w:rsidP="00422772">
      <w:pPr>
        <w:pStyle w:val="CommentText"/>
      </w:pPr>
      <w:r>
        <w:rPr>
          <w:rStyle w:val="CommentReference"/>
        </w:rPr>
        <w:annotationRef/>
      </w:r>
    </w:p>
    <w:p w14:paraId="18143F56" w14:textId="77777777" w:rsidR="00AC5973" w:rsidRDefault="00AC5973" w:rsidP="00422772">
      <w:pPr>
        <w:pStyle w:val="CommentText"/>
        <w:rPr>
          <w:b/>
        </w:rPr>
      </w:pPr>
      <w:r>
        <w:rPr>
          <w:b/>
        </w:rPr>
        <w:t>INSTRUCTIONS:</w:t>
      </w:r>
    </w:p>
    <w:p w14:paraId="5BCE76B8" w14:textId="77777777" w:rsidR="00AC5973" w:rsidRDefault="00AC5973" w:rsidP="00422772">
      <w:pPr>
        <w:pStyle w:val="CommentText"/>
        <w:rPr>
          <w:b/>
        </w:rPr>
      </w:pPr>
    </w:p>
    <w:p w14:paraId="1AAD5EB1" w14:textId="77777777" w:rsidR="00AC5973" w:rsidRDefault="00AC5973" w:rsidP="00422772">
      <w:pPr>
        <w:pStyle w:val="CommentText"/>
      </w:pPr>
      <w:r>
        <w:t>Remove footnote if not applicable.</w:t>
      </w:r>
    </w:p>
    <w:p w14:paraId="6AB5C184" w14:textId="77777777" w:rsidR="00AC5973" w:rsidRPr="00280CA2" w:rsidRDefault="00AC5973" w:rsidP="00422772">
      <w:pPr>
        <w:pStyle w:val="CommentText"/>
      </w:pPr>
    </w:p>
  </w:comment>
  <w:comment w:id="901" w:author="USAID/BFS" w:date="2019-10-18T15:30:00Z" w:initials="USAID/BFS">
    <w:p w14:paraId="08166AB8" w14:textId="77777777" w:rsidR="00AC5973" w:rsidRDefault="00AC5973" w:rsidP="00422772">
      <w:pPr>
        <w:pStyle w:val="CommentText"/>
      </w:pPr>
      <w:r>
        <w:rPr>
          <w:rStyle w:val="CommentReference"/>
        </w:rPr>
        <w:annotationRef/>
      </w:r>
    </w:p>
    <w:p w14:paraId="5F08D415" w14:textId="77777777" w:rsidR="00AC5973" w:rsidRDefault="00AC5973" w:rsidP="00422772">
      <w:pPr>
        <w:pStyle w:val="CommentText"/>
        <w:rPr>
          <w:b/>
        </w:rPr>
      </w:pPr>
      <w:r>
        <w:rPr>
          <w:b/>
        </w:rPr>
        <w:t>INSTRUCTIONS:</w:t>
      </w:r>
    </w:p>
    <w:p w14:paraId="70BD0F27" w14:textId="77777777" w:rsidR="00AC5973" w:rsidRDefault="00AC5973" w:rsidP="00422772">
      <w:pPr>
        <w:pStyle w:val="CommentText"/>
        <w:rPr>
          <w:b/>
        </w:rPr>
      </w:pPr>
    </w:p>
    <w:p w14:paraId="1FFB5018" w14:textId="77777777" w:rsidR="00AC5973" w:rsidRDefault="00AC5973" w:rsidP="00422772">
      <w:pPr>
        <w:pStyle w:val="CommentText"/>
      </w:pPr>
      <w:r>
        <w:t>Remove footnote if not applicable.</w:t>
      </w:r>
    </w:p>
    <w:p w14:paraId="59CDCAB4" w14:textId="77777777" w:rsidR="00AC5973" w:rsidRDefault="00AC5973" w:rsidP="00422772">
      <w:pPr>
        <w:pStyle w:val="CommentText"/>
      </w:pPr>
    </w:p>
  </w:comment>
  <w:comment w:id="903" w:author="USAID/BFS" w:date="2019-10-18T11:38:00Z" w:initials="USAID/BFS">
    <w:p w14:paraId="073C6531" w14:textId="77777777" w:rsidR="00AC5973" w:rsidRDefault="00AC5973" w:rsidP="00422772">
      <w:pPr>
        <w:pStyle w:val="CommentText"/>
      </w:pPr>
      <w:r>
        <w:rPr>
          <w:rStyle w:val="CommentReference"/>
        </w:rPr>
        <w:annotationRef/>
      </w:r>
    </w:p>
    <w:p w14:paraId="3302AC51" w14:textId="77777777" w:rsidR="00AC5973" w:rsidRDefault="00AC5973" w:rsidP="00422772">
      <w:pPr>
        <w:pStyle w:val="CommentText"/>
        <w:rPr>
          <w:b/>
        </w:rPr>
      </w:pPr>
      <w:r>
        <w:rPr>
          <w:b/>
        </w:rPr>
        <w:t>INSTRUCTIONS:</w:t>
      </w:r>
    </w:p>
    <w:p w14:paraId="08997D04" w14:textId="77777777" w:rsidR="00AC5973" w:rsidRDefault="00AC5973" w:rsidP="00422772">
      <w:pPr>
        <w:pStyle w:val="CommentText"/>
        <w:rPr>
          <w:b/>
        </w:rPr>
      </w:pPr>
    </w:p>
    <w:p w14:paraId="035DB0EA" w14:textId="77777777" w:rsidR="00AC5973" w:rsidRDefault="00AC5973" w:rsidP="00422772">
      <w:pPr>
        <w:pStyle w:val="CommentText"/>
      </w:pPr>
      <w:r>
        <w:t>Remove footnote if not applicable.</w:t>
      </w:r>
    </w:p>
    <w:p w14:paraId="45F3A84D" w14:textId="77777777" w:rsidR="00AC5973" w:rsidRPr="00280CA2" w:rsidRDefault="00AC5973" w:rsidP="00422772">
      <w:pPr>
        <w:pStyle w:val="CommentText"/>
      </w:pPr>
    </w:p>
  </w:comment>
  <w:comment w:id="904" w:author="USAID/BFS" w:date="2019-10-18T11:38:00Z" w:initials="USAID/BFS">
    <w:p w14:paraId="3C58A5CC" w14:textId="77777777" w:rsidR="00AC5973" w:rsidRDefault="00AC5973" w:rsidP="00422772">
      <w:pPr>
        <w:pStyle w:val="CommentText"/>
      </w:pPr>
      <w:r>
        <w:rPr>
          <w:rStyle w:val="CommentReference"/>
        </w:rPr>
        <w:annotationRef/>
      </w:r>
    </w:p>
    <w:p w14:paraId="2FDD6411" w14:textId="77777777" w:rsidR="00AC5973" w:rsidRDefault="00AC5973" w:rsidP="00422772">
      <w:pPr>
        <w:pStyle w:val="CommentText"/>
        <w:rPr>
          <w:b/>
        </w:rPr>
      </w:pPr>
      <w:r>
        <w:rPr>
          <w:b/>
        </w:rPr>
        <w:t>INSTRUCTIONS:</w:t>
      </w:r>
    </w:p>
    <w:p w14:paraId="5B54BBA9" w14:textId="77777777" w:rsidR="00AC5973" w:rsidRDefault="00AC5973" w:rsidP="00422772">
      <w:pPr>
        <w:pStyle w:val="CommentText"/>
        <w:rPr>
          <w:b/>
        </w:rPr>
      </w:pPr>
    </w:p>
    <w:p w14:paraId="5CB03A47" w14:textId="77777777" w:rsidR="00AC5973" w:rsidRDefault="00AC5973" w:rsidP="00422772">
      <w:pPr>
        <w:pStyle w:val="CommentText"/>
      </w:pPr>
      <w:r>
        <w:t>Remove footnote if not applicable.</w:t>
      </w:r>
    </w:p>
    <w:p w14:paraId="2F8C6F1C" w14:textId="77777777" w:rsidR="00AC5973" w:rsidRDefault="00AC5973" w:rsidP="00422772">
      <w:pPr>
        <w:pStyle w:val="CommentText"/>
      </w:pPr>
    </w:p>
  </w:comment>
  <w:comment w:id="906" w:author="USAID/BFS" w:date="2019-10-18T11:53:00Z" w:initials="USAID/BFS">
    <w:p w14:paraId="6FB8A79B" w14:textId="77777777" w:rsidR="00AC5973" w:rsidRDefault="00AC5973" w:rsidP="00422772">
      <w:pPr>
        <w:pStyle w:val="CommentText"/>
      </w:pPr>
      <w:r>
        <w:rPr>
          <w:rStyle w:val="CommentReference"/>
        </w:rPr>
        <w:annotationRef/>
      </w:r>
    </w:p>
    <w:p w14:paraId="1A02E224" w14:textId="77777777" w:rsidR="00AC5973" w:rsidRDefault="00AC5973" w:rsidP="00422772">
      <w:pPr>
        <w:pStyle w:val="CommentText"/>
        <w:rPr>
          <w:b/>
        </w:rPr>
      </w:pPr>
      <w:r>
        <w:rPr>
          <w:b/>
        </w:rPr>
        <w:t>INSTRUCTIONS:</w:t>
      </w:r>
    </w:p>
    <w:p w14:paraId="7BAA4A3A" w14:textId="77777777" w:rsidR="00AC5973" w:rsidRDefault="00AC5973" w:rsidP="00422772">
      <w:pPr>
        <w:pStyle w:val="CommentText"/>
        <w:rPr>
          <w:b/>
        </w:rPr>
      </w:pPr>
    </w:p>
    <w:p w14:paraId="4EEE9A64" w14:textId="77777777" w:rsidR="00AC5973" w:rsidRDefault="00AC5973" w:rsidP="00422772">
      <w:pPr>
        <w:pStyle w:val="CommentText"/>
      </w:pPr>
      <w:r>
        <w:t>Remove footnote if not applicable.</w:t>
      </w:r>
    </w:p>
    <w:p w14:paraId="1EFEE7EF" w14:textId="77777777" w:rsidR="00AC5973" w:rsidRPr="00280CA2" w:rsidRDefault="00AC5973" w:rsidP="00422772">
      <w:pPr>
        <w:pStyle w:val="CommentText"/>
      </w:pPr>
    </w:p>
  </w:comment>
  <w:comment w:id="907" w:author="USAID/BFS" w:date="2019-10-18T11:53:00Z" w:initials="USAID/BFS">
    <w:p w14:paraId="32A5C9F7" w14:textId="77777777" w:rsidR="00AC5973" w:rsidRDefault="00AC5973" w:rsidP="00422772">
      <w:pPr>
        <w:pStyle w:val="CommentText"/>
      </w:pPr>
      <w:r>
        <w:rPr>
          <w:rStyle w:val="CommentReference"/>
        </w:rPr>
        <w:annotationRef/>
      </w:r>
    </w:p>
    <w:p w14:paraId="1D41E831" w14:textId="77777777" w:rsidR="00AC5973" w:rsidRDefault="00AC5973" w:rsidP="00422772">
      <w:pPr>
        <w:pStyle w:val="CommentText"/>
        <w:rPr>
          <w:b/>
        </w:rPr>
      </w:pPr>
      <w:r>
        <w:rPr>
          <w:b/>
        </w:rPr>
        <w:t>INSTRUCTIONS:</w:t>
      </w:r>
    </w:p>
    <w:p w14:paraId="04756304" w14:textId="77777777" w:rsidR="00AC5973" w:rsidRDefault="00AC5973" w:rsidP="00422772">
      <w:pPr>
        <w:pStyle w:val="CommentText"/>
        <w:rPr>
          <w:b/>
        </w:rPr>
      </w:pPr>
    </w:p>
    <w:p w14:paraId="2664414F" w14:textId="77777777" w:rsidR="00AC5973" w:rsidRDefault="00AC5973" w:rsidP="00422772">
      <w:pPr>
        <w:pStyle w:val="CommentText"/>
      </w:pPr>
      <w:r>
        <w:t>Remove footnote if not applicable.</w:t>
      </w:r>
    </w:p>
    <w:p w14:paraId="3414912B" w14:textId="77777777" w:rsidR="00AC5973" w:rsidRDefault="00AC5973" w:rsidP="00422772">
      <w:pPr>
        <w:pStyle w:val="CommentText"/>
      </w:pPr>
    </w:p>
  </w:comment>
  <w:comment w:id="909" w:author="USAID/BFS" w:date="2019-10-18T15:33:00Z" w:initials="USAID/BFS">
    <w:p w14:paraId="6F2A37A8" w14:textId="77777777" w:rsidR="00AC5973" w:rsidRDefault="00AC5973" w:rsidP="00422772">
      <w:pPr>
        <w:pStyle w:val="CommentText"/>
      </w:pPr>
      <w:r>
        <w:rPr>
          <w:rStyle w:val="CommentReference"/>
        </w:rPr>
        <w:annotationRef/>
      </w:r>
    </w:p>
    <w:p w14:paraId="41A61E91" w14:textId="77777777" w:rsidR="00AC5973" w:rsidRDefault="00AC5973" w:rsidP="00422772">
      <w:pPr>
        <w:pStyle w:val="CommentText"/>
        <w:rPr>
          <w:b/>
        </w:rPr>
      </w:pPr>
      <w:r>
        <w:rPr>
          <w:b/>
        </w:rPr>
        <w:t>INSTRUCTIONS:</w:t>
      </w:r>
    </w:p>
    <w:p w14:paraId="1CEF884E" w14:textId="77777777" w:rsidR="00AC5973" w:rsidRDefault="00AC5973" w:rsidP="00422772">
      <w:pPr>
        <w:pStyle w:val="CommentText"/>
        <w:rPr>
          <w:b/>
        </w:rPr>
      </w:pPr>
    </w:p>
    <w:p w14:paraId="2C4CD3D5" w14:textId="297B9442" w:rsidR="00AC5973" w:rsidRDefault="00AC5973" w:rsidP="00422772">
      <w:pPr>
        <w:pStyle w:val="CommentText"/>
      </w:pPr>
      <w:r>
        <w:t xml:space="preserve">Remove footnote if not applicable. </w:t>
      </w:r>
    </w:p>
    <w:p w14:paraId="5DC6AA2E" w14:textId="77777777" w:rsidR="00AC5973" w:rsidRPr="00280CA2" w:rsidRDefault="00AC5973" w:rsidP="00422772">
      <w:pPr>
        <w:pStyle w:val="CommentText"/>
      </w:pPr>
    </w:p>
  </w:comment>
  <w:comment w:id="910" w:author="USAID/BFS" w:date="2019-10-18T15:33:00Z" w:initials="USAID/BFS">
    <w:p w14:paraId="1A674E66" w14:textId="77777777" w:rsidR="00AC5973" w:rsidRDefault="00AC5973" w:rsidP="00422772">
      <w:pPr>
        <w:pStyle w:val="CommentText"/>
      </w:pPr>
      <w:r>
        <w:rPr>
          <w:rStyle w:val="CommentReference"/>
        </w:rPr>
        <w:annotationRef/>
      </w:r>
    </w:p>
    <w:p w14:paraId="0837657E" w14:textId="77777777" w:rsidR="00AC5973" w:rsidRDefault="00AC5973" w:rsidP="00422772">
      <w:pPr>
        <w:pStyle w:val="CommentText"/>
        <w:rPr>
          <w:b/>
        </w:rPr>
      </w:pPr>
      <w:r>
        <w:rPr>
          <w:b/>
        </w:rPr>
        <w:t>INSTRUCTIONS:</w:t>
      </w:r>
    </w:p>
    <w:p w14:paraId="503D3C5C" w14:textId="77777777" w:rsidR="00AC5973" w:rsidRDefault="00AC5973" w:rsidP="00422772">
      <w:pPr>
        <w:pStyle w:val="CommentText"/>
        <w:rPr>
          <w:b/>
        </w:rPr>
      </w:pPr>
    </w:p>
    <w:p w14:paraId="584167FE" w14:textId="77777777" w:rsidR="00AC5973" w:rsidRDefault="00AC5973" w:rsidP="00422772">
      <w:pPr>
        <w:pStyle w:val="CommentText"/>
      </w:pPr>
      <w:r>
        <w:t>Remove footnote if not applicable.</w:t>
      </w:r>
    </w:p>
    <w:p w14:paraId="04F370E3" w14:textId="77777777" w:rsidR="00AC5973" w:rsidRDefault="00AC5973" w:rsidP="00422772">
      <w:pPr>
        <w:pStyle w:val="CommentText"/>
      </w:pPr>
    </w:p>
  </w:comment>
  <w:comment w:id="912" w:author="USAID/BFS" w:date="2019-10-18T15:34:00Z" w:initials="USAID/BFS">
    <w:p w14:paraId="603F5B8E" w14:textId="77777777" w:rsidR="00AC5973" w:rsidRDefault="00AC5973" w:rsidP="00422772">
      <w:pPr>
        <w:pStyle w:val="CommentText"/>
      </w:pPr>
      <w:r>
        <w:rPr>
          <w:rStyle w:val="CommentReference"/>
        </w:rPr>
        <w:annotationRef/>
      </w:r>
    </w:p>
    <w:p w14:paraId="79A84015" w14:textId="77777777" w:rsidR="00AC5973" w:rsidRDefault="00AC5973" w:rsidP="00422772">
      <w:pPr>
        <w:pStyle w:val="CommentText"/>
        <w:rPr>
          <w:b/>
        </w:rPr>
      </w:pPr>
      <w:r>
        <w:rPr>
          <w:b/>
        </w:rPr>
        <w:t>INSTRUCTIONS:</w:t>
      </w:r>
    </w:p>
    <w:p w14:paraId="46AF5C3E" w14:textId="77777777" w:rsidR="00AC5973" w:rsidRDefault="00AC5973" w:rsidP="00422772">
      <w:pPr>
        <w:pStyle w:val="CommentText"/>
        <w:rPr>
          <w:b/>
        </w:rPr>
      </w:pPr>
    </w:p>
    <w:p w14:paraId="50727EAE" w14:textId="77777777" w:rsidR="00AC5973" w:rsidRDefault="00AC5973" w:rsidP="00422772">
      <w:pPr>
        <w:pStyle w:val="CommentText"/>
      </w:pPr>
      <w:r>
        <w:t>Remove footnote if not applicable.</w:t>
      </w:r>
    </w:p>
    <w:p w14:paraId="1EE9BFEF" w14:textId="77777777" w:rsidR="00AC5973" w:rsidRPr="00280CA2" w:rsidRDefault="00AC5973" w:rsidP="00422772">
      <w:pPr>
        <w:pStyle w:val="CommentText"/>
      </w:pPr>
    </w:p>
  </w:comment>
  <w:comment w:id="913" w:author="USAID/BFS" w:date="2019-10-18T15:34:00Z" w:initials="USAID/BFS">
    <w:p w14:paraId="5372AFFA" w14:textId="77777777" w:rsidR="00AC5973" w:rsidRDefault="00AC5973" w:rsidP="00422772">
      <w:pPr>
        <w:pStyle w:val="CommentText"/>
      </w:pPr>
      <w:r>
        <w:rPr>
          <w:rStyle w:val="CommentReference"/>
        </w:rPr>
        <w:annotationRef/>
      </w:r>
    </w:p>
    <w:p w14:paraId="71D5F0B2" w14:textId="77777777" w:rsidR="00AC5973" w:rsidRDefault="00AC5973" w:rsidP="00422772">
      <w:pPr>
        <w:pStyle w:val="CommentText"/>
        <w:rPr>
          <w:b/>
        </w:rPr>
      </w:pPr>
      <w:r>
        <w:rPr>
          <w:b/>
        </w:rPr>
        <w:t>INSTRUCTIONS:</w:t>
      </w:r>
    </w:p>
    <w:p w14:paraId="377FC591" w14:textId="77777777" w:rsidR="00AC5973" w:rsidRDefault="00AC5973" w:rsidP="00422772">
      <w:pPr>
        <w:pStyle w:val="CommentText"/>
        <w:rPr>
          <w:b/>
        </w:rPr>
      </w:pPr>
    </w:p>
    <w:p w14:paraId="3BCB0A8B" w14:textId="77777777" w:rsidR="00AC5973" w:rsidRDefault="00AC5973" w:rsidP="00422772">
      <w:pPr>
        <w:pStyle w:val="CommentText"/>
      </w:pPr>
      <w:r>
        <w:t>Remove footnote if not applicable.</w:t>
      </w:r>
    </w:p>
    <w:p w14:paraId="0874EA3A" w14:textId="77777777" w:rsidR="00AC5973" w:rsidRDefault="00AC5973" w:rsidP="00422772">
      <w:pPr>
        <w:pStyle w:val="CommentText"/>
      </w:pPr>
    </w:p>
  </w:comment>
  <w:comment w:id="915" w:author="USAID/BFS" w:date="2019-10-18T15:35:00Z" w:initials="USAID/BFS">
    <w:p w14:paraId="7760392E" w14:textId="77777777" w:rsidR="00AC5973" w:rsidRDefault="00AC5973" w:rsidP="00422772">
      <w:pPr>
        <w:pStyle w:val="CommentText"/>
      </w:pPr>
      <w:r>
        <w:rPr>
          <w:rStyle w:val="CommentReference"/>
        </w:rPr>
        <w:annotationRef/>
      </w:r>
    </w:p>
    <w:p w14:paraId="417E8CE0" w14:textId="77777777" w:rsidR="00AC5973" w:rsidRDefault="00AC5973" w:rsidP="00422772">
      <w:pPr>
        <w:pStyle w:val="CommentText"/>
        <w:rPr>
          <w:b/>
        </w:rPr>
      </w:pPr>
      <w:r>
        <w:rPr>
          <w:b/>
        </w:rPr>
        <w:t>INSTRUCTIONS:</w:t>
      </w:r>
    </w:p>
    <w:p w14:paraId="2EEF4E42" w14:textId="77777777" w:rsidR="00AC5973" w:rsidRDefault="00AC5973" w:rsidP="00422772">
      <w:pPr>
        <w:pStyle w:val="CommentText"/>
        <w:rPr>
          <w:b/>
        </w:rPr>
      </w:pPr>
    </w:p>
    <w:p w14:paraId="2D9A0E7F" w14:textId="77777777" w:rsidR="00AC5973" w:rsidRDefault="00AC5973" w:rsidP="00422772">
      <w:pPr>
        <w:pStyle w:val="CommentText"/>
      </w:pPr>
      <w:r>
        <w:t>Remove footnote if not applicable.</w:t>
      </w:r>
    </w:p>
    <w:p w14:paraId="288F2312" w14:textId="77777777" w:rsidR="00AC5973" w:rsidRPr="00280CA2" w:rsidRDefault="00AC5973" w:rsidP="00422772">
      <w:pPr>
        <w:pStyle w:val="CommentText"/>
      </w:pPr>
    </w:p>
  </w:comment>
  <w:comment w:id="916" w:author="USAID/BFS" w:date="2019-10-18T15:35:00Z" w:initials="USAID/BFS">
    <w:p w14:paraId="0A2AF3C9" w14:textId="77777777" w:rsidR="00AC5973" w:rsidRDefault="00AC5973" w:rsidP="00422772">
      <w:pPr>
        <w:pStyle w:val="CommentText"/>
      </w:pPr>
      <w:r>
        <w:rPr>
          <w:rStyle w:val="CommentReference"/>
        </w:rPr>
        <w:annotationRef/>
      </w:r>
    </w:p>
    <w:p w14:paraId="2CD70ABC" w14:textId="77777777" w:rsidR="00AC5973" w:rsidRDefault="00AC5973" w:rsidP="00422772">
      <w:pPr>
        <w:pStyle w:val="CommentText"/>
        <w:rPr>
          <w:b/>
        </w:rPr>
      </w:pPr>
      <w:r>
        <w:rPr>
          <w:b/>
        </w:rPr>
        <w:t>INSTRUCTIONS:</w:t>
      </w:r>
    </w:p>
    <w:p w14:paraId="50C3A849" w14:textId="77777777" w:rsidR="00AC5973" w:rsidRDefault="00AC5973" w:rsidP="00422772">
      <w:pPr>
        <w:pStyle w:val="CommentText"/>
        <w:rPr>
          <w:b/>
        </w:rPr>
      </w:pPr>
    </w:p>
    <w:p w14:paraId="7D1BD820" w14:textId="77777777" w:rsidR="00AC5973" w:rsidRDefault="00AC5973" w:rsidP="00422772">
      <w:pPr>
        <w:pStyle w:val="CommentText"/>
      </w:pPr>
      <w:r>
        <w:t>Remove footnote if not applicable.</w:t>
      </w:r>
    </w:p>
    <w:p w14:paraId="16412004" w14:textId="77777777" w:rsidR="00AC5973" w:rsidRDefault="00AC5973" w:rsidP="00422772">
      <w:pPr>
        <w:pStyle w:val="CommentText"/>
      </w:pPr>
    </w:p>
  </w:comment>
  <w:comment w:id="918" w:author="USAID/BFS" w:date="2019-10-18T15:36:00Z" w:initials="USAID/BFS">
    <w:p w14:paraId="303F3B23" w14:textId="77777777" w:rsidR="00AC5973" w:rsidRDefault="00AC5973" w:rsidP="00422772">
      <w:pPr>
        <w:pStyle w:val="CommentText"/>
      </w:pPr>
      <w:r>
        <w:rPr>
          <w:rStyle w:val="CommentReference"/>
        </w:rPr>
        <w:annotationRef/>
      </w:r>
    </w:p>
    <w:p w14:paraId="04CC7CC5" w14:textId="77777777" w:rsidR="00AC5973" w:rsidRDefault="00AC5973" w:rsidP="00422772">
      <w:pPr>
        <w:pStyle w:val="CommentText"/>
        <w:rPr>
          <w:b/>
        </w:rPr>
      </w:pPr>
      <w:r>
        <w:rPr>
          <w:b/>
        </w:rPr>
        <w:t>INSTRUCTIONS:</w:t>
      </w:r>
    </w:p>
    <w:p w14:paraId="33DB36E2" w14:textId="77777777" w:rsidR="00AC5973" w:rsidRDefault="00AC5973" w:rsidP="00422772">
      <w:pPr>
        <w:pStyle w:val="CommentText"/>
        <w:rPr>
          <w:b/>
        </w:rPr>
      </w:pPr>
    </w:p>
    <w:p w14:paraId="7BD5411B" w14:textId="77777777" w:rsidR="00AC5973" w:rsidRDefault="00AC5973" w:rsidP="00422772">
      <w:pPr>
        <w:pStyle w:val="CommentText"/>
      </w:pPr>
      <w:r>
        <w:t>Remove footnote if not applicable.</w:t>
      </w:r>
    </w:p>
    <w:p w14:paraId="41A1C59F" w14:textId="77777777" w:rsidR="00AC5973" w:rsidRPr="00280CA2" w:rsidRDefault="00AC5973" w:rsidP="00422772">
      <w:pPr>
        <w:pStyle w:val="CommentText"/>
      </w:pPr>
    </w:p>
  </w:comment>
  <w:comment w:id="920" w:author="USAID/BFS" w:date="2019-10-18T15:37:00Z" w:initials="USAID/BFS">
    <w:p w14:paraId="3F2FB42D" w14:textId="77777777" w:rsidR="00AC5973" w:rsidRDefault="00AC5973" w:rsidP="00422772">
      <w:pPr>
        <w:pStyle w:val="CommentText"/>
      </w:pPr>
      <w:r>
        <w:rPr>
          <w:rStyle w:val="CommentReference"/>
        </w:rPr>
        <w:annotationRef/>
      </w:r>
    </w:p>
    <w:p w14:paraId="241FF67F" w14:textId="77777777" w:rsidR="00AC5973" w:rsidRDefault="00AC5973" w:rsidP="00422772">
      <w:pPr>
        <w:pStyle w:val="CommentText"/>
        <w:rPr>
          <w:b/>
        </w:rPr>
      </w:pPr>
      <w:r>
        <w:rPr>
          <w:b/>
        </w:rPr>
        <w:t>INSTRUCTIONS:</w:t>
      </w:r>
    </w:p>
    <w:p w14:paraId="794018EF" w14:textId="77777777" w:rsidR="00AC5973" w:rsidRDefault="00AC5973" w:rsidP="00422772">
      <w:pPr>
        <w:pStyle w:val="CommentText"/>
        <w:rPr>
          <w:b/>
        </w:rPr>
      </w:pPr>
    </w:p>
    <w:p w14:paraId="2B098EDF" w14:textId="77777777" w:rsidR="00AC5973" w:rsidRDefault="00AC5973" w:rsidP="00422772">
      <w:pPr>
        <w:pStyle w:val="CommentText"/>
      </w:pPr>
      <w:r>
        <w:t>Remove footnote if not applicable.</w:t>
      </w:r>
    </w:p>
    <w:p w14:paraId="76272F51" w14:textId="77777777" w:rsidR="00AC5973" w:rsidRPr="00280CA2" w:rsidRDefault="00AC5973" w:rsidP="00422772">
      <w:pPr>
        <w:pStyle w:val="CommentText"/>
      </w:pPr>
    </w:p>
  </w:comment>
  <w:comment w:id="922" w:author="USAID/BFS" w:date="2019-10-18T15:47:00Z" w:initials="USAID/BFS">
    <w:p w14:paraId="28BAD934" w14:textId="77777777" w:rsidR="00AC5973" w:rsidRDefault="00AC5973" w:rsidP="00422772">
      <w:pPr>
        <w:pStyle w:val="CommentText"/>
      </w:pPr>
      <w:r>
        <w:rPr>
          <w:rStyle w:val="CommentReference"/>
        </w:rPr>
        <w:annotationRef/>
      </w:r>
    </w:p>
    <w:p w14:paraId="232B71B7" w14:textId="77777777" w:rsidR="00AC5973" w:rsidRDefault="00AC5973" w:rsidP="00422772">
      <w:pPr>
        <w:pStyle w:val="CommentText"/>
        <w:rPr>
          <w:b/>
        </w:rPr>
      </w:pPr>
      <w:r>
        <w:rPr>
          <w:b/>
        </w:rPr>
        <w:t>INSTRUCTIONS:</w:t>
      </w:r>
    </w:p>
    <w:p w14:paraId="54B63A71" w14:textId="77777777" w:rsidR="00AC5973" w:rsidRDefault="00AC5973" w:rsidP="00422772">
      <w:pPr>
        <w:pStyle w:val="CommentText"/>
        <w:rPr>
          <w:b/>
        </w:rPr>
      </w:pPr>
    </w:p>
    <w:p w14:paraId="6DECED65" w14:textId="77777777" w:rsidR="00AC5973" w:rsidRDefault="00AC5973" w:rsidP="00422772">
      <w:pPr>
        <w:pStyle w:val="CommentText"/>
      </w:pPr>
      <w:r>
        <w:t>Remove footnote if not applicable.</w:t>
      </w:r>
    </w:p>
    <w:p w14:paraId="437DFF3B" w14:textId="77777777" w:rsidR="00AC5973" w:rsidRPr="00280CA2" w:rsidRDefault="00AC5973" w:rsidP="00422772">
      <w:pPr>
        <w:pStyle w:val="CommentText"/>
      </w:pPr>
    </w:p>
  </w:comment>
  <w:comment w:id="924" w:author="USAID/BFS" w:date="2019-10-18T15:47:00Z" w:initials="USAID/BFS">
    <w:p w14:paraId="355C2E8F" w14:textId="77777777" w:rsidR="00AC5973" w:rsidRDefault="00AC5973" w:rsidP="00422772">
      <w:pPr>
        <w:pStyle w:val="CommentText"/>
      </w:pPr>
      <w:r>
        <w:rPr>
          <w:rStyle w:val="CommentReference"/>
        </w:rPr>
        <w:annotationRef/>
      </w:r>
    </w:p>
    <w:p w14:paraId="2C72E8F6" w14:textId="77777777" w:rsidR="00AC5973" w:rsidRDefault="00AC5973" w:rsidP="00422772">
      <w:pPr>
        <w:pStyle w:val="CommentText"/>
        <w:rPr>
          <w:b/>
        </w:rPr>
      </w:pPr>
      <w:r>
        <w:rPr>
          <w:b/>
        </w:rPr>
        <w:t>INSTRUCTIONS:</w:t>
      </w:r>
    </w:p>
    <w:p w14:paraId="4F5FE402" w14:textId="77777777" w:rsidR="00AC5973" w:rsidRDefault="00AC5973" w:rsidP="00422772">
      <w:pPr>
        <w:pStyle w:val="CommentText"/>
        <w:rPr>
          <w:b/>
        </w:rPr>
      </w:pPr>
    </w:p>
    <w:p w14:paraId="2CBAF4DF" w14:textId="77777777" w:rsidR="00AC5973" w:rsidRDefault="00AC5973" w:rsidP="00422772">
      <w:pPr>
        <w:pStyle w:val="CommentText"/>
      </w:pPr>
      <w:r>
        <w:t>Remove footnote if not applicable.</w:t>
      </w:r>
    </w:p>
    <w:p w14:paraId="04325B5D" w14:textId="77777777" w:rsidR="00AC5973" w:rsidRPr="00280CA2" w:rsidRDefault="00AC5973" w:rsidP="00422772">
      <w:pPr>
        <w:pStyle w:val="CommentText"/>
      </w:pPr>
    </w:p>
  </w:comment>
  <w:comment w:id="925" w:author="USAID/BFS" w:date="2019-10-18T15:47:00Z" w:initials="USAID/BFS">
    <w:p w14:paraId="1B50E82E" w14:textId="77777777" w:rsidR="00AC5973" w:rsidRDefault="00AC5973" w:rsidP="00422772">
      <w:pPr>
        <w:pStyle w:val="CommentText"/>
      </w:pPr>
      <w:r>
        <w:rPr>
          <w:rStyle w:val="CommentReference"/>
        </w:rPr>
        <w:annotationRef/>
      </w:r>
    </w:p>
    <w:p w14:paraId="09E7E609" w14:textId="77777777" w:rsidR="00AC5973" w:rsidRDefault="00AC5973" w:rsidP="00422772">
      <w:pPr>
        <w:pStyle w:val="CommentText"/>
        <w:rPr>
          <w:b/>
        </w:rPr>
      </w:pPr>
      <w:r>
        <w:rPr>
          <w:b/>
        </w:rPr>
        <w:t>INSTRUCTIONS:</w:t>
      </w:r>
    </w:p>
    <w:p w14:paraId="20709906" w14:textId="77777777" w:rsidR="00AC5973" w:rsidRDefault="00AC5973" w:rsidP="00422772">
      <w:pPr>
        <w:pStyle w:val="CommentText"/>
        <w:rPr>
          <w:b/>
        </w:rPr>
      </w:pPr>
    </w:p>
    <w:p w14:paraId="1AAB4609" w14:textId="77777777" w:rsidR="00AC5973" w:rsidRDefault="00AC5973" w:rsidP="00422772">
      <w:pPr>
        <w:pStyle w:val="CommentText"/>
      </w:pPr>
      <w:r>
        <w:t>Remove footnote if not applicable.</w:t>
      </w:r>
    </w:p>
    <w:p w14:paraId="1AE7A3A7" w14:textId="77777777" w:rsidR="00AC5973" w:rsidRDefault="00AC5973" w:rsidP="00422772">
      <w:pPr>
        <w:pStyle w:val="CommentText"/>
      </w:pPr>
    </w:p>
  </w:comment>
  <w:comment w:id="927" w:author="USAID/BFS" w:date="2019-10-18T15:47:00Z" w:initials="USAID/BFS">
    <w:p w14:paraId="37AA8C5B" w14:textId="77777777" w:rsidR="00AC5973" w:rsidRDefault="00AC5973" w:rsidP="00422772">
      <w:pPr>
        <w:pStyle w:val="CommentText"/>
      </w:pPr>
      <w:r>
        <w:rPr>
          <w:rStyle w:val="CommentReference"/>
        </w:rPr>
        <w:annotationRef/>
      </w:r>
    </w:p>
    <w:p w14:paraId="24D744AB" w14:textId="77777777" w:rsidR="00AC5973" w:rsidRDefault="00AC5973" w:rsidP="00422772">
      <w:pPr>
        <w:pStyle w:val="CommentText"/>
        <w:rPr>
          <w:b/>
        </w:rPr>
      </w:pPr>
      <w:r>
        <w:rPr>
          <w:b/>
        </w:rPr>
        <w:t>INSTRUCTIONS:</w:t>
      </w:r>
    </w:p>
    <w:p w14:paraId="71722424" w14:textId="77777777" w:rsidR="00AC5973" w:rsidRDefault="00AC5973" w:rsidP="00422772">
      <w:pPr>
        <w:pStyle w:val="CommentText"/>
        <w:rPr>
          <w:b/>
        </w:rPr>
      </w:pPr>
    </w:p>
    <w:p w14:paraId="42E178FB" w14:textId="77777777" w:rsidR="00AC5973" w:rsidRDefault="00AC5973" w:rsidP="00422772">
      <w:pPr>
        <w:pStyle w:val="CommentText"/>
      </w:pPr>
      <w:r>
        <w:t>Remove footnote if not applicable.</w:t>
      </w:r>
    </w:p>
    <w:p w14:paraId="2682D501" w14:textId="77777777" w:rsidR="00AC5973" w:rsidRPr="00280CA2" w:rsidRDefault="00AC5973" w:rsidP="00422772">
      <w:pPr>
        <w:pStyle w:val="CommentText"/>
      </w:pPr>
    </w:p>
  </w:comment>
  <w:comment w:id="928" w:author="USAID/BFS" w:date="2019-10-18T15:46:00Z" w:initials="USAID/BFS">
    <w:p w14:paraId="5EEB116B" w14:textId="77777777" w:rsidR="00AC5973" w:rsidRDefault="00AC5973" w:rsidP="00422772">
      <w:pPr>
        <w:pStyle w:val="CommentText"/>
      </w:pPr>
      <w:r>
        <w:rPr>
          <w:rStyle w:val="CommentReference"/>
        </w:rPr>
        <w:annotationRef/>
      </w:r>
    </w:p>
    <w:p w14:paraId="7B0826B6" w14:textId="77777777" w:rsidR="00AC5973" w:rsidRDefault="00AC5973" w:rsidP="00422772">
      <w:pPr>
        <w:pStyle w:val="CommentText"/>
        <w:rPr>
          <w:b/>
        </w:rPr>
      </w:pPr>
      <w:r>
        <w:rPr>
          <w:b/>
        </w:rPr>
        <w:t>INSTRUCTIONS:</w:t>
      </w:r>
    </w:p>
    <w:p w14:paraId="02C20317" w14:textId="77777777" w:rsidR="00AC5973" w:rsidRDefault="00AC5973" w:rsidP="00422772">
      <w:pPr>
        <w:pStyle w:val="CommentText"/>
        <w:rPr>
          <w:b/>
        </w:rPr>
      </w:pPr>
    </w:p>
    <w:p w14:paraId="67FD3D47" w14:textId="77777777" w:rsidR="00AC5973" w:rsidRDefault="00AC5973" w:rsidP="00422772">
      <w:pPr>
        <w:pStyle w:val="CommentText"/>
      </w:pPr>
      <w:r>
        <w:t>Remove footnote if not applicable.</w:t>
      </w:r>
    </w:p>
    <w:p w14:paraId="71BACE22" w14:textId="77777777" w:rsidR="00AC5973" w:rsidRDefault="00AC5973" w:rsidP="00422772">
      <w:pPr>
        <w:pStyle w:val="CommentText"/>
      </w:pPr>
    </w:p>
  </w:comment>
  <w:comment w:id="930" w:author="USAID/BFS" w:date="2019-10-18T15:46:00Z" w:initials="USAID/BFS">
    <w:p w14:paraId="7924C846" w14:textId="77777777" w:rsidR="00AC5973" w:rsidRDefault="00AC5973" w:rsidP="00422772">
      <w:pPr>
        <w:pStyle w:val="CommentText"/>
        <w:rPr>
          <w:b/>
        </w:rPr>
      </w:pPr>
    </w:p>
    <w:p w14:paraId="13242376" w14:textId="77777777" w:rsidR="00AC5973" w:rsidRDefault="00AC5973" w:rsidP="00422772">
      <w:pPr>
        <w:pStyle w:val="CommentText"/>
        <w:rPr>
          <w:b/>
        </w:rPr>
      </w:pPr>
      <w:r>
        <w:rPr>
          <w:rStyle w:val="CommentReference"/>
        </w:rPr>
        <w:annotationRef/>
      </w:r>
      <w:r>
        <w:rPr>
          <w:b/>
        </w:rPr>
        <w:t>INSTRUCTIONS:</w:t>
      </w:r>
    </w:p>
    <w:p w14:paraId="6C712D6C" w14:textId="77777777" w:rsidR="00AC5973" w:rsidRDefault="00AC5973" w:rsidP="00422772">
      <w:pPr>
        <w:pStyle w:val="CommentText"/>
      </w:pPr>
    </w:p>
    <w:p w14:paraId="4CE873FB" w14:textId="77777777" w:rsidR="00AC5973" w:rsidRDefault="00AC5973" w:rsidP="00422772">
      <w:pPr>
        <w:pStyle w:val="CommentText"/>
      </w:pPr>
      <w:r>
        <w:t>Remove this section if there are no promoted improved management practices and technologies in the ZOI.</w:t>
      </w:r>
    </w:p>
    <w:p w14:paraId="1D2A102A" w14:textId="77777777" w:rsidR="00AC5973" w:rsidRDefault="00AC5973" w:rsidP="00422772">
      <w:pPr>
        <w:pStyle w:val="CommentText"/>
      </w:pPr>
    </w:p>
  </w:comment>
  <w:comment w:id="931" w:author="USAID/BFS" w:date="2019-10-18T15:46:00Z" w:initials="USAID/BFS">
    <w:p w14:paraId="0CB645D2" w14:textId="77777777" w:rsidR="00AC5973" w:rsidRDefault="00AC5973">
      <w:pPr>
        <w:pStyle w:val="CommentText"/>
      </w:pPr>
      <w:r>
        <w:rPr>
          <w:rStyle w:val="CommentReference"/>
        </w:rPr>
        <w:annotationRef/>
      </w:r>
    </w:p>
    <w:p w14:paraId="47A13067" w14:textId="77777777" w:rsidR="00AC5973" w:rsidRDefault="00AC5973" w:rsidP="00422772">
      <w:pPr>
        <w:pStyle w:val="CommentText"/>
        <w:rPr>
          <w:b/>
        </w:rPr>
      </w:pPr>
      <w:r>
        <w:rPr>
          <w:b/>
        </w:rPr>
        <w:t>INSTRUCTIONS:</w:t>
      </w:r>
    </w:p>
    <w:p w14:paraId="0DCAB238" w14:textId="77777777" w:rsidR="00AC5973" w:rsidRDefault="00AC5973" w:rsidP="00422772">
      <w:pPr>
        <w:pStyle w:val="CommentText"/>
      </w:pPr>
    </w:p>
    <w:p w14:paraId="3423B6CE" w14:textId="77777777" w:rsidR="00AC5973" w:rsidRDefault="00AC5973" w:rsidP="00422772">
      <w:pPr>
        <w:pStyle w:val="CommentText"/>
      </w:pPr>
      <w:r>
        <w:t>Add discussion about the improved practices promoted by the mission specific to maize.</w:t>
      </w:r>
    </w:p>
    <w:p w14:paraId="7177D4C2" w14:textId="77777777" w:rsidR="00AC5973" w:rsidRDefault="00AC5973" w:rsidP="00422772">
      <w:pPr>
        <w:pStyle w:val="CommentText"/>
      </w:pPr>
    </w:p>
  </w:comment>
  <w:comment w:id="933" w:author="USAID/BFS" w:date="2019-10-18T15:46:00Z" w:initials="USAID/BFS">
    <w:p w14:paraId="5928D9F8" w14:textId="77777777" w:rsidR="00AC5973" w:rsidRDefault="00AC5973" w:rsidP="00422772">
      <w:pPr>
        <w:pStyle w:val="CommentText"/>
      </w:pPr>
      <w:r>
        <w:rPr>
          <w:rStyle w:val="CommentReference"/>
        </w:rPr>
        <w:annotationRef/>
      </w:r>
    </w:p>
    <w:p w14:paraId="0F3EF6D5" w14:textId="77777777" w:rsidR="00AC5973" w:rsidRDefault="00AC5973" w:rsidP="00422772">
      <w:pPr>
        <w:pStyle w:val="CommentText"/>
        <w:rPr>
          <w:b/>
        </w:rPr>
      </w:pPr>
      <w:r>
        <w:rPr>
          <w:b/>
        </w:rPr>
        <w:t>INSTRUCTIONS:</w:t>
      </w:r>
    </w:p>
    <w:p w14:paraId="7D9006E4" w14:textId="77777777" w:rsidR="00AC5973" w:rsidRDefault="00AC5973" w:rsidP="00422772">
      <w:pPr>
        <w:pStyle w:val="CommentText"/>
        <w:rPr>
          <w:b/>
        </w:rPr>
      </w:pPr>
    </w:p>
    <w:p w14:paraId="19655DE7" w14:textId="77777777" w:rsidR="00AC5973" w:rsidRDefault="00AC5973" w:rsidP="00422772">
      <w:pPr>
        <w:pStyle w:val="CommentText"/>
      </w:pPr>
      <w:r>
        <w:t>Remove footnote if not applicable.</w:t>
      </w:r>
    </w:p>
    <w:p w14:paraId="22069466" w14:textId="77777777" w:rsidR="00AC5973" w:rsidRPr="00280CA2" w:rsidRDefault="00AC5973" w:rsidP="00422772">
      <w:pPr>
        <w:pStyle w:val="CommentText"/>
      </w:pPr>
    </w:p>
  </w:comment>
  <w:comment w:id="935" w:author="USAID/BFS" w:date="2019-10-18T15:46:00Z" w:initials="USAID/BFS">
    <w:p w14:paraId="60D0312C" w14:textId="77777777" w:rsidR="00AC5973" w:rsidRDefault="00AC5973" w:rsidP="00422772">
      <w:pPr>
        <w:pStyle w:val="CommentText"/>
      </w:pPr>
      <w:r>
        <w:rPr>
          <w:rStyle w:val="CommentReference"/>
        </w:rPr>
        <w:annotationRef/>
      </w:r>
    </w:p>
    <w:p w14:paraId="2DFB3F0D" w14:textId="77777777" w:rsidR="00AC5973" w:rsidRDefault="00AC5973" w:rsidP="00422772">
      <w:pPr>
        <w:pStyle w:val="CommentText"/>
        <w:rPr>
          <w:b/>
        </w:rPr>
      </w:pPr>
      <w:r>
        <w:rPr>
          <w:b/>
        </w:rPr>
        <w:t>INSTRUCTIONS:</w:t>
      </w:r>
    </w:p>
    <w:p w14:paraId="1AAE95F0" w14:textId="77777777" w:rsidR="00AC5973" w:rsidRDefault="00AC5973" w:rsidP="00422772">
      <w:pPr>
        <w:pStyle w:val="CommentText"/>
        <w:rPr>
          <w:b/>
        </w:rPr>
      </w:pPr>
    </w:p>
    <w:p w14:paraId="36BAE537" w14:textId="77777777" w:rsidR="00AC5973" w:rsidRDefault="00AC5973" w:rsidP="00422772">
      <w:pPr>
        <w:pStyle w:val="CommentText"/>
      </w:pPr>
      <w:r>
        <w:t>Remove footnote if not applicable.</w:t>
      </w:r>
    </w:p>
    <w:p w14:paraId="52F1D1B3" w14:textId="77777777" w:rsidR="00AC5973" w:rsidRPr="00280CA2" w:rsidRDefault="00AC5973" w:rsidP="00422772">
      <w:pPr>
        <w:pStyle w:val="CommentText"/>
      </w:pPr>
    </w:p>
  </w:comment>
  <w:comment w:id="938" w:author="USAID/BFS" w:date="2019-10-18T15:48:00Z" w:initials="USAID/BFS">
    <w:p w14:paraId="10B4DB11" w14:textId="77777777" w:rsidR="00AC5973" w:rsidRDefault="00AC5973" w:rsidP="00422772">
      <w:pPr>
        <w:pStyle w:val="CommentText"/>
      </w:pPr>
      <w:r>
        <w:rPr>
          <w:rStyle w:val="CommentReference"/>
        </w:rPr>
        <w:annotationRef/>
      </w:r>
    </w:p>
    <w:p w14:paraId="0544DB51" w14:textId="77777777" w:rsidR="00AC5973" w:rsidRDefault="00AC5973" w:rsidP="00422772">
      <w:pPr>
        <w:pStyle w:val="CommentText"/>
        <w:rPr>
          <w:b/>
        </w:rPr>
      </w:pPr>
      <w:r>
        <w:rPr>
          <w:b/>
        </w:rPr>
        <w:t>INSTRUCTIONS:</w:t>
      </w:r>
    </w:p>
    <w:p w14:paraId="3D9E787C" w14:textId="77777777" w:rsidR="00AC5973" w:rsidRDefault="00AC5973" w:rsidP="00422772">
      <w:pPr>
        <w:pStyle w:val="CommentText"/>
        <w:rPr>
          <w:b/>
        </w:rPr>
      </w:pPr>
    </w:p>
    <w:p w14:paraId="03810085" w14:textId="77777777" w:rsidR="00AC5973" w:rsidRDefault="00AC5973" w:rsidP="00422772">
      <w:pPr>
        <w:pStyle w:val="CommentText"/>
      </w:pPr>
      <w:r>
        <w:t>Remove footnote if not applicable.</w:t>
      </w:r>
    </w:p>
    <w:p w14:paraId="1DB0D001" w14:textId="77777777" w:rsidR="00AC5973" w:rsidRPr="00280CA2" w:rsidRDefault="00AC5973" w:rsidP="00422772">
      <w:pPr>
        <w:pStyle w:val="CommentText"/>
      </w:pPr>
    </w:p>
  </w:comment>
  <w:comment w:id="940" w:author="USAID/BFS" w:date="2019-10-18T15:48:00Z" w:initials="USAID/BFS">
    <w:p w14:paraId="06FDAF22" w14:textId="77777777" w:rsidR="00AC5973" w:rsidRDefault="00AC5973">
      <w:pPr>
        <w:pStyle w:val="CommentText"/>
      </w:pPr>
      <w:r>
        <w:rPr>
          <w:rStyle w:val="CommentReference"/>
        </w:rPr>
        <w:annotationRef/>
      </w:r>
    </w:p>
    <w:p w14:paraId="4D346366" w14:textId="77777777" w:rsidR="00AC5973" w:rsidRDefault="00AC5973">
      <w:pPr>
        <w:pStyle w:val="CommentText"/>
        <w:rPr>
          <w:b/>
        </w:rPr>
      </w:pPr>
      <w:r>
        <w:rPr>
          <w:b/>
        </w:rPr>
        <w:t>INSTRUCTIONS:</w:t>
      </w:r>
    </w:p>
    <w:p w14:paraId="6DD614CC" w14:textId="77777777" w:rsidR="00AC5973" w:rsidRDefault="00AC5973">
      <w:pPr>
        <w:pStyle w:val="CommentText"/>
        <w:rPr>
          <w:b/>
        </w:rPr>
      </w:pPr>
    </w:p>
    <w:p w14:paraId="48E8C0A8" w14:textId="77777777" w:rsidR="00AC5973" w:rsidRDefault="00AC5973">
      <w:pPr>
        <w:pStyle w:val="CommentText"/>
      </w:pPr>
      <w:r>
        <w:t>Remove this section if there are no promoted improved management practices or technologies in the ZOI.</w:t>
      </w:r>
    </w:p>
    <w:p w14:paraId="2433D243" w14:textId="77777777" w:rsidR="00AC5973" w:rsidRDefault="00AC5973">
      <w:pPr>
        <w:pStyle w:val="CommentText"/>
      </w:pPr>
    </w:p>
    <w:p w14:paraId="73161706" w14:textId="7F16968A" w:rsidR="00AC5973" w:rsidRDefault="00AC5973">
      <w:pPr>
        <w:pStyle w:val="CommentText"/>
      </w:pPr>
      <w:r>
        <w:t>However, this section can still be included if there are trends or differences that are important to highlight looking across the VCCs included in the ZOI Survey. But remove the existing narrative and Table 1.4.1. and Table 1.4.2 and create your own narrative and tables.</w:t>
      </w:r>
    </w:p>
    <w:p w14:paraId="317E3458" w14:textId="77777777" w:rsidR="00AC5973" w:rsidRDefault="00AC5973">
      <w:pPr>
        <w:pStyle w:val="CommentText"/>
      </w:pPr>
    </w:p>
    <w:p w14:paraId="51AAF4DA" w14:textId="77777777" w:rsidR="00AC5973" w:rsidRDefault="00AC5973" w:rsidP="00422772">
      <w:r>
        <w:t>If applicable, assess whether any practices differed between food crops and crops more likely to be grown for cash (e.g., maize vs. coffee) in this section, if not already incorporated into the individual crop sections.</w:t>
      </w:r>
    </w:p>
    <w:p w14:paraId="23286E90" w14:textId="77777777" w:rsidR="00AC5973" w:rsidRPr="00CC4507" w:rsidRDefault="00AC5973" w:rsidP="00422772"/>
  </w:comment>
  <w:comment w:id="941" w:author="USAID/BFS" w:date="2019-10-18T15:48:00Z" w:initials="USAID/BFS">
    <w:p w14:paraId="268023B7" w14:textId="77777777" w:rsidR="00AC5973" w:rsidRDefault="00AC5973" w:rsidP="00422772">
      <w:pPr>
        <w:pStyle w:val="CommentText"/>
        <w:rPr>
          <w:b/>
        </w:rPr>
      </w:pPr>
      <w:r>
        <w:rPr>
          <w:rStyle w:val="CommentReference"/>
        </w:rPr>
        <w:annotationRef/>
      </w:r>
    </w:p>
    <w:p w14:paraId="1CE6F920" w14:textId="77777777" w:rsidR="00AC5973" w:rsidRDefault="00AC5973" w:rsidP="00422772">
      <w:pPr>
        <w:pStyle w:val="CommentText"/>
        <w:rPr>
          <w:b/>
        </w:rPr>
      </w:pPr>
      <w:r>
        <w:rPr>
          <w:b/>
        </w:rPr>
        <w:t>INSTRUCTIONS:</w:t>
      </w:r>
    </w:p>
    <w:p w14:paraId="63F00BB4" w14:textId="77777777" w:rsidR="00AC5973" w:rsidRDefault="00AC5973" w:rsidP="00422772">
      <w:pPr>
        <w:pStyle w:val="CommentText"/>
      </w:pPr>
    </w:p>
    <w:p w14:paraId="0AFDD262" w14:textId="77777777" w:rsidR="00AC5973" w:rsidRDefault="00AC5973" w:rsidP="00422772">
      <w:pPr>
        <w:pStyle w:val="CommentText"/>
      </w:pPr>
      <w:r>
        <w:t>Add discussion about the improved practices promoted by the mission across all targeted value chain commodities included in the ZOI Survey.</w:t>
      </w:r>
    </w:p>
    <w:p w14:paraId="612646A1" w14:textId="77777777" w:rsidR="00AC5973" w:rsidRDefault="00AC5973" w:rsidP="00422772">
      <w:pPr>
        <w:pStyle w:val="CommentText"/>
      </w:pPr>
    </w:p>
  </w:comment>
  <w:comment w:id="943" w:author="USAID/BFS" w:date="2019-10-18T16:03:00Z" w:initials="USAID/BFS">
    <w:p w14:paraId="467CB2D9" w14:textId="77777777" w:rsidR="00AC5973" w:rsidRDefault="00AC5973" w:rsidP="00422772">
      <w:pPr>
        <w:pStyle w:val="CommentText"/>
      </w:pPr>
      <w:r>
        <w:rPr>
          <w:rStyle w:val="CommentReference"/>
        </w:rPr>
        <w:annotationRef/>
      </w:r>
    </w:p>
    <w:p w14:paraId="38E5FFFB" w14:textId="77777777" w:rsidR="00AC5973" w:rsidRDefault="00AC5973" w:rsidP="00422772">
      <w:pPr>
        <w:pStyle w:val="CommentText"/>
        <w:rPr>
          <w:b/>
        </w:rPr>
      </w:pPr>
      <w:r>
        <w:rPr>
          <w:b/>
        </w:rPr>
        <w:t>INSTRUCTIONS:</w:t>
      </w:r>
    </w:p>
    <w:p w14:paraId="6A9A0F28" w14:textId="77777777" w:rsidR="00AC5973" w:rsidRDefault="00AC5973" w:rsidP="00422772">
      <w:pPr>
        <w:pStyle w:val="CommentText"/>
        <w:rPr>
          <w:b/>
        </w:rPr>
      </w:pPr>
    </w:p>
    <w:p w14:paraId="33445C9B" w14:textId="77777777" w:rsidR="00AC5973" w:rsidRDefault="00AC5973" w:rsidP="00422772">
      <w:pPr>
        <w:pStyle w:val="CommentText"/>
      </w:pPr>
      <w:r>
        <w:t>Remove footnote if not applicable.</w:t>
      </w:r>
    </w:p>
    <w:p w14:paraId="73505C95" w14:textId="77777777" w:rsidR="00AC5973" w:rsidRPr="00280CA2" w:rsidRDefault="00AC5973" w:rsidP="00422772">
      <w:pPr>
        <w:pStyle w:val="CommentText"/>
      </w:pPr>
    </w:p>
  </w:comment>
  <w:comment w:id="944" w:author="USAID/BFS" w:date="2019-10-23T13:28:00Z" w:initials="USAID/BFS">
    <w:p w14:paraId="730E5B69" w14:textId="666D2574" w:rsidR="00AC5973" w:rsidRDefault="00AC5973">
      <w:pPr>
        <w:pStyle w:val="CommentText"/>
      </w:pPr>
      <w:r>
        <w:rPr>
          <w:rStyle w:val="CommentReference"/>
        </w:rPr>
        <w:annotationRef/>
      </w:r>
    </w:p>
    <w:p w14:paraId="0442C4E3" w14:textId="7F6FDE12" w:rsidR="00AC5973" w:rsidRDefault="00AC5973">
      <w:pPr>
        <w:pStyle w:val="CommentText"/>
        <w:rPr>
          <w:b/>
        </w:rPr>
      </w:pPr>
      <w:r>
        <w:rPr>
          <w:b/>
        </w:rPr>
        <w:t>INSTRUCTIONS:</w:t>
      </w:r>
    </w:p>
    <w:p w14:paraId="01A76841" w14:textId="50FD957F" w:rsidR="00AC5973" w:rsidRDefault="00AC5973">
      <w:pPr>
        <w:pStyle w:val="CommentText"/>
        <w:rPr>
          <w:b/>
        </w:rPr>
      </w:pPr>
    </w:p>
    <w:p w14:paraId="2B5D01A1" w14:textId="54A62B20" w:rsidR="00AC5973" w:rsidRPr="00E200E8" w:rsidRDefault="00AC5973">
      <w:pPr>
        <w:pStyle w:val="CommentText"/>
      </w:pPr>
      <w:r>
        <w:t>Adjust VCCs to reflect VCCs included in the ZOI Survey.</w:t>
      </w:r>
    </w:p>
  </w:comment>
  <w:comment w:id="946" w:author="USAID/BFS" w:date="2019-10-21T10:09:00Z" w:initials="USAID/BFS">
    <w:p w14:paraId="60A16F70" w14:textId="77777777" w:rsidR="00AC5973" w:rsidRDefault="00AC5973" w:rsidP="00422772">
      <w:pPr>
        <w:pStyle w:val="CommentText"/>
      </w:pPr>
      <w:r>
        <w:rPr>
          <w:rStyle w:val="CommentReference"/>
        </w:rPr>
        <w:annotationRef/>
      </w:r>
    </w:p>
    <w:p w14:paraId="2C3D0051" w14:textId="77777777" w:rsidR="00AC5973" w:rsidRDefault="00AC5973" w:rsidP="00422772">
      <w:pPr>
        <w:pStyle w:val="CommentText"/>
        <w:rPr>
          <w:b/>
        </w:rPr>
      </w:pPr>
      <w:r>
        <w:rPr>
          <w:b/>
        </w:rPr>
        <w:t>INSTRUCTIONS:</w:t>
      </w:r>
    </w:p>
    <w:p w14:paraId="3B41FB18" w14:textId="77777777" w:rsidR="00AC5973" w:rsidRDefault="00AC5973" w:rsidP="00422772">
      <w:pPr>
        <w:pStyle w:val="CommentText"/>
        <w:rPr>
          <w:b/>
        </w:rPr>
      </w:pPr>
    </w:p>
    <w:p w14:paraId="6D4A8F1F" w14:textId="77777777" w:rsidR="00AC5973" w:rsidRDefault="00AC5973" w:rsidP="00422772">
      <w:pPr>
        <w:pStyle w:val="CommentText"/>
      </w:pPr>
      <w:r>
        <w:t>Remove footnote if not applicable.</w:t>
      </w:r>
    </w:p>
    <w:p w14:paraId="1B4BC4E8" w14:textId="77777777" w:rsidR="00AC5973" w:rsidRPr="00280CA2" w:rsidRDefault="00AC5973" w:rsidP="00422772">
      <w:pPr>
        <w:pStyle w:val="CommentText"/>
      </w:pPr>
    </w:p>
  </w:comment>
  <w:comment w:id="948" w:author="USAID/BFS" w:date="2019-10-23T13:29:00Z" w:initials="USAID/BFS">
    <w:p w14:paraId="023AB532" w14:textId="77777777" w:rsidR="00AC5973" w:rsidRDefault="00AC5973" w:rsidP="00E200E8">
      <w:pPr>
        <w:pStyle w:val="CommentText"/>
      </w:pPr>
      <w:r>
        <w:rPr>
          <w:rStyle w:val="CommentReference"/>
        </w:rPr>
        <w:annotationRef/>
      </w:r>
    </w:p>
    <w:p w14:paraId="2145F411" w14:textId="77777777" w:rsidR="00AC5973" w:rsidRDefault="00AC5973" w:rsidP="00E200E8">
      <w:pPr>
        <w:pStyle w:val="CommentText"/>
        <w:rPr>
          <w:b/>
        </w:rPr>
      </w:pPr>
      <w:r>
        <w:rPr>
          <w:b/>
        </w:rPr>
        <w:t>INSTRUCTIONS:</w:t>
      </w:r>
    </w:p>
    <w:p w14:paraId="13B0ECCC" w14:textId="77777777" w:rsidR="00AC5973" w:rsidRDefault="00AC5973" w:rsidP="00E200E8">
      <w:pPr>
        <w:pStyle w:val="CommentText"/>
        <w:rPr>
          <w:b/>
        </w:rPr>
      </w:pPr>
    </w:p>
    <w:p w14:paraId="5359666C" w14:textId="05791692" w:rsidR="00AC5973" w:rsidRDefault="00AC5973" w:rsidP="00E200E8">
      <w:pPr>
        <w:pStyle w:val="CommentText"/>
      </w:pPr>
      <w:r>
        <w:t>Adjust VCCs to reflect VCCs included in the ZOI Survey.</w:t>
      </w:r>
    </w:p>
  </w:comment>
  <w:comment w:id="951" w:author="USAID/BFS" w:date="2019-10-18T16:03:00Z" w:initials="USAID/BFS">
    <w:p w14:paraId="14A9EF3C" w14:textId="77777777" w:rsidR="00AC5973" w:rsidRDefault="00AC5973" w:rsidP="00455863">
      <w:pPr>
        <w:pStyle w:val="CommentText"/>
        <w:rPr>
          <w:b/>
        </w:rPr>
      </w:pPr>
      <w:r>
        <w:rPr>
          <w:rStyle w:val="CommentReference"/>
        </w:rPr>
        <w:annotationRef/>
      </w:r>
    </w:p>
    <w:p w14:paraId="564B94E8" w14:textId="77777777" w:rsidR="00AC5973" w:rsidRDefault="00AC5973" w:rsidP="00455863">
      <w:pPr>
        <w:pStyle w:val="CommentText"/>
        <w:rPr>
          <w:b/>
        </w:rPr>
      </w:pPr>
      <w:r>
        <w:rPr>
          <w:b/>
        </w:rPr>
        <w:t>INSTRUCTIONS:</w:t>
      </w:r>
    </w:p>
    <w:p w14:paraId="2C9C6665" w14:textId="77777777" w:rsidR="00AC5973" w:rsidRDefault="00AC5973" w:rsidP="00455863">
      <w:pPr>
        <w:pStyle w:val="CommentText"/>
        <w:rPr>
          <w:b/>
        </w:rPr>
      </w:pPr>
    </w:p>
    <w:p w14:paraId="0710E991" w14:textId="77777777" w:rsidR="00AC5973" w:rsidRDefault="00AC5973" w:rsidP="00455863">
      <w:pPr>
        <w:pStyle w:val="CommentText"/>
      </w:pPr>
      <w:r>
        <w:t>Revise if this is not true and state why the survey did not occur during the post-harvest season.</w:t>
      </w:r>
    </w:p>
    <w:p w14:paraId="0C19C75F" w14:textId="77777777" w:rsidR="00AC5973" w:rsidRDefault="00AC5973" w:rsidP="00455863">
      <w:pPr>
        <w:pStyle w:val="CommentText"/>
      </w:pPr>
    </w:p>
  </w:comment>
  <w:comment w:id="952" w:author="USAID/BFS" w:date="2019-10-18T16:03:00Z" w:initials="USAID/BFS">
    <w:p w14:paraId="4BD987E0" w14:textId="77777777" w:rsidR="00AC5973" w:rsidRDefault="00AC5973" w:rsidP="00372281">
      <w:pPr>
        <w:pStyle w:val="CommentText"/>
        <w:rPr>
          <w:b/>
        </w:rPr>
      </w:pPr>
      <w:r>
        <w:rPr>
          <w:rStyle w:val="CommentReference"/>
        </w:rPr>
        <w:annotationRef/>
      </w:r>
    </w:p>
    <w:p w14:paraId="733E6D5F" w14:textId="77777777" w:rsidR="00AC5973" w:rsidRPr="00372281" w:rsidRDefault="00AC5973" w:rsidP="00372281">
      <w:pPr>
        <w:pStyle w:val="CommentText"/>
        <w:rPr>
          <w:b/>
        </w:rPr>
      </w:pPr>
      <w:r>
        <w:rPr>
          <w:rStyle w:val="CommentReference"/>
        </w:rPr>
        <w:annotationRef/>
      </w:r>
      <w:r w:rsidRPr="00372281">
        <w:rPr>
          <w:b/>
        </w:rPr>
        <w:t>INSTRUCTION</w:t>
      </w:r>
      <w:r>
        <w:rPr>
          <w:b/>
        </w:rPr>
        <w:t>S</w:t>
      </w:r>
      <w:r w:rsidRPr="00372281">
        <w:rPr>
          <w:b/>
        </w:rPr>
        <w:t xml:space="preserve"> </w:t>
      </w:r>
    </w:p>
    <w:p w14:paraId="3CF6BCEA" w14:textId="77777777" w:rsidR="00AC5973" w:rsidRDefault="00AC5973" w:rsidP="00372281">
      <w:pPr>
        <w:pStyle w:val="CommentText"/>
      </w:pPr>
    </w:p>
    <w:p w14:paraId="038AD02E" w14:textId="05A759AB" w:rsidR="00AC5973" w:rsidRDefault="00AC5973" w:rsidP="00372281">
      <w:pPr>
        <w:pStyle w:val="CommentText"/>
      </w:pPr>
      <w:r>
        <w:t>Insert reference(s) used to describe food insecurity in the current ZOI Survey country.</w:t>
      </w:r>
    </w:p>
    <w:p w14:paraId="5402324B" w14:textId="77777777" w:rsidR="00AC5973" w:rsidRDefault="00AC5973" w:rsidP="00372281">
      <w:pPr>
        <w:pStyle w:val="CommentText"/>
      </w:pPr>
    </w:p>
  </w:comment>
  <w:comment w:id="959" w:author="USAID/BFS" w:date="2019-10-21T10:09:00Z" w:initials="USAID/BFS">
    <w:p w14:paraId="7ED86AB8" w14:textId="77777777" w:rsidR="00AC5973" w:rsidRDefault="00AC5973" w:rsidP="004C0556">
      <w:pPr>
        <w:pStyle w:val="CommentText"/>
      </w:pPr>
      <w:r>
        <w:rPr>
          <w:rStyle w:val="CommentReference"/>
        </w:rPr>
        <w:annotationRef/>
      </w:r>
    </w:p>
    <w:p w14:paraId="4F831E43" w14:textId="77777777" w:rsidR="00AC5973" w:rsidRDefault="00AC5973" w:rsidP="004C0556">
      <w:pPr>
        <w:pStyle w:val="CommentText"/>
        <w:rPr>
          <w:b/>
        </w:rPr>
      </w:pPr>
      <w:r>
        <w:rPr>
          <w:b/>
        </w:rPr>
        <w:t>INSTRUCTIONS:</w:t>
      </w:r>
    </w:p>
    <w:p w14:paraId="742CCF45" w14:textId="77777777" w:rsidR="00AC5973" w:rsidRDefault="00AC5973" w:rsidP="004C0556">
      <w:pPr>
        <w:pStyle w:val="CommentText"/>
      </w:pPr>
    </w:p>
    <w:p w14:paraId="76188F96" w14:textId="77777777" w:rsidR="00AC5973" w:rsidRDefault="00AC5973" w:rsidP="004C0556">
      <w:pPr>
        <w:pStyle w:val="CommentText"/>
      </w:pPr>
      <w:r>
        <w:t>Remove this footnote if not applicable.</w:t>
      </w:r>
    </w:p>
    <w:p w14:paraId="44CDBAE4" w14:textId="77777777" w:rsidR="00AC5973" w:rsidRPr="00964BCD" w:rsidRDefault="00AC5973" w:rsidP="004C0556">
      <w:pPr>
        <w:pStyle w:val="CommentText"/>
      </w:pPr>
    </w:p>
  </w:comment>
  <w:comment w:id="962" w:author="USAID/BFS" w:date="2019-10-21T10:09:00Z" w:initials="USAID/BFS">
    <w:p w14:paraId="2C71B116" w14:textId="77777777" w:rsidR="00A84EFA" w:rsidRDefault="00A84EFA" w:rsidP="00A84EFA">
      <w:pPr>
        <w:pStyle w:val="CommentText"/>
      </w:pPr>
      <w:r>
        <w:rPr>
          <w:rStyle w:val="CommentReference"/>
        </w:rPr>
        <w:annotationRef/>
      </w:r>
    </w:p>
    <w:p w14:paraId="20A363C6" w14:textId="77777777" w:rsidR="00A84EFA" w:rsidRDefault="00A84EFA" w:rsidP="00A84EFA">
      <w:pPr>
        <w:pStyle w:val="CommentText"/>
        <w:rPr>
          <w:b/>
        </w:rPr>
      </w:pPr>
      <w:r>
        <w:rPr>
          <w:b/>
        </w:rPr>
        <w:t>INSTRUCTIONS:</w:t>
      </w:r>
    </w:p>
    <w:p w14:paraId="3737610C" w14:textId="77777777" w:rsidR="00A84EFA" w:rsidRPr="000C031D" w:rsidRDefault="00A84EFA" w:rsidP="00A84EFA">
      <w:pPr>
        <w:pStyle w:val="CommentText"/>
        <w:rPr>
          <w:b/>
        </w:rPr>
      </w:pPr>
    </w:p>
    <w:p w14:paraId="6292D316" w14:textId="77777777" w:rsidR="00A84EFA" w:rsidRDefault="00A84EFA" w:rsidP="00A84EFA">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35B8E901" w14:textId="77777777" w:rsidR="00A84EFA" w:rsidRDefault="00A84EFA" w:rsidP="00A84EFA">
      <w:pPr>
        <w:pStyle w:val="CommentText"/>
      </w:pPr>
    </w:p>
  </w:comment>
  <w:comment w:id="963" w:author="USAID/BFS" w:date="2019-10-21T10:09:00Z" w:initials="USAID/BFS">
    <w:p w14:paraId="06BEE184" w14:textId="77777777" w:rsidR="00A84EFA" w:rsidRDefault="00A84EFA" w:rsidP="00A84EFA">
      <w:pPr>
        <w:pStyle w:val="CommentText"/>
      </w:pPr>
      <w:r>
        <w:rPr>
          <w:rStyle w:val="CommentReference"/>
        </w:rPr>
        <w:annotationRef/>
      </w:r>
    </w:p>
    <w:p w14:paraId="63DE2EC3" w14:textId="77777777" w:rsidR="00A84EFA" w:rsidRDefault="00A84EFA" w:rsidP="00A84EFA">
      <w:pPr>
        <w:pStyle w:val="CommentText"/>
        <w:rPr>
          <w:b/>
        </w:rPr>
      </w:pPr>
      <w:r>
        <w:rPr>
          <w:b/>
        </w:rPr>
        <w:t>INSTRUCTIONS:</w:t>
      </w:r>
    </w:p>
    <w:p w14:paraId="5DB4D650" w14:textId="77777777" w:rsidR="00A84EFA" w:rsidRDefault="00A84EFA" w:rsidP="00A84EFA">
      <w:pPr>
        <w:pStyle w:val="CommentText"/>
        <w:rPr>
          <w:b/>
        </w:rPr>
      </w:pPr>
    </w:p>
    <w:p w14:paraId="7D8EB558" w14:textId="77777777" w:rsidR="00A84EFA" w:rsidRDefault="00A84EFA" w:rsidP="00A84EFA">
      <w:pPr>
        <w:pStyle w:val="CommentText"/>
      </w:pPr>
      <w:r>
        <w:t>Update VCCs listed to include all crop VCCs included in the ZOI Survey.</w:t>
      </w:r>
    </w:p>
    <w:p w14:paraId="66CFDB97" w14:textId="77777777" w:rsidR="00A84EFA" w:rsidRPr="00945543" w:rsidRDefault="00A84EFA" w:rsidP="00A84EFA">
      <w:pPr>
        <w:pStyle w:val="CommentText"/>
      </w:pPr>
    </w:p>
  </w:comment>
  <w:comment w:id="964" w:author="USAID/BFS" w:date="2019-10-21T10:09:00Z" w:initials="USAID/BFS">
    <w:p w14:paraId="72D99BAB" w14:textId="77777777" w:rsidR="00AC5973" w:rsidRDefault="00AC5973" w:rsidP="004C0556">
      <w:pPr>
        <w:pStyle w:val="CommentText"/>
      </w:pPr>
      <w:r>
        <w:rPr>
          <w:rStyle w:val="CommentReference"/>
        </w:rPr>
        <w:annotationRef/>
      </w:r>
    </w:p>
    <w:p w14:paraId="2135D4F3" w14:textId="77777777" w:rsidR="00AC5973" w:rsidRDefault="00AC5973" w:rsidP="004C0556">
      <w:pPr>
        <w:pStyle w:val="CommentText"/>
        <w:rPr>
          <w:b/>
        </w:rPr>
      </w:pPr>
      <w:r>
        <w:rPr>
          <w:b/>
        </w:rPr>
        <w:t>INSTRUCTIONS:</w:t>
      </w:r>
    </w:p>
    <w:p w14:paraId="2937426C" w14:textId="77777777" w:rsidR="00AC5973" w:rsidRDefault="00AC5973" w:rsidP="004C0556">
      <w:pPr>
        <w:pStyle w:val="CommentText"/>
      </w:pPr>
    </w:p>
    <w:p w14:paraId="47FC0266" w14:textId="77777777" w:rsidR="00AC5973" w:rsidRDefault="00AC5973" w:rsidP="004C0556">
      <w:pPr>
        <w:pStyle w:val="CommentText"/>
      </w:pPr>
      <w:r>
        <w:t>Remove this footnote if not applicable.</w:t>
      </w:r>
    </w:p>
    <w:p w14:paraId="1F7E6F5A" w14:textId="77777777" w:rsidR="00AC5973" w:rsidRPr="00964BCD" w:rsidRDefault="00AC5973" w:rsidP="004C0556">
      <w:pPr>
        <w:pStyle w:val="CommentText"/>
      </w:pPr>
    </w:p>
  </w:comment>
  <w:comment w:id="973" w:author="USAID/BFS" w:date="2019-10-21T10:11:00Z" w:initials="USAID/BFS">
    <w:p w14:paraId="02259A70" w14:textId="77777777" w:rsidR="00AC5973" w:rsidRDefault="00AC5973" w:rsidP="004C0556">
      <w:pPr>
        <w:pStyle w:val="CommentText"/>
      </w:pPr>
      <w:r>
        <w:rPr>
          <w:rStyle w:val="CommentReference"/>
        </w:rPr>
        <w:annotationRef/>
      </w:r>
    </w:p>
    <w:p w14:paraId="77A2743B" w14:textId="77777777" w:rsidR="00AC5973" w:rsidRDefault="00AC5973" w:rsidP="004C0556">
      <w:pPr>
        <w:pStyle w:val="CommentText"/>
        <w:rPr>
          <w:b/>
        </w:rPr>
      </w:pPr>
      <w:r>
        <w:rPr>
          <w:b/>
        </w:rPr>
        <w:t>INSTRUCTIONS:</w:t>
      </w:r>
    </w:p>
    <w:p w14:paraId="2E51E875" w14:textId="77777777" w:rsidR="00AC5973" w:rsidRDefault="00AC5973" w:rsidP="004C0556">
      <w:pPr>
        <w:pStyle w:val="CommentText"/>
      </w:pPr>
    </w:p>
    <w:p w14:paraId="174FA600" w14:textId="77777777" w:rsidR="00AC5973" w:rsidRDefault="00AC5973" w:rsidP="004C0556">
      <w:pPr>
        <w:pStyle w:val="CommentText"/>
      </w:pPr>
      <w:r>
        <w:t>Remove this footnote if not applicable.</w:t>
      </w:r>
    </w:p>
    <w:p w14:paraId="5082869E" w14:textId="77777777" w:rsidR="00AC5973" w:rsidRPr="00964BCD" w:rsidRDefault="00AC5973" w:rsidP="004C0556">
      <w:pPr>
        <w:pStyle w:val="CommentText"/>
      </w:pPr>
    </w:p>
  </w:comment>
  <w:comment w:id="976" w:author="USAID/BFS" w:date="2019-10-21T10:09:00Z" w:initials="USAID/BFS">
    <w:p w14:paraId="40695D46" w14:textId="77777777" w:rsidR="00BD6F3B" w:rsidRDefault="00BD6F3B" w:rsidP="00BD6F3B">
      <w:pPr>
        <w:pStyle w:val="CommentText"/>
      </w:pPr>
      <w:r>
        <w:rPr>
          <w:rStyle w:val="CommentReference"/>
        </w:rPr>
        <w:annotationRef/>
      </w:r>
    </w:p>
    <w:p w14:paraId="252C2C56" w14:textId="77777777" w:rsidR="00BD6F3B" w:rsidRDefault="00BD6F3B" w:rsidP="00BD6F3B">
      <w:pPr>
        <w:pStyle w:val="CommentText"/>
        <w:rPr>
          <w:b/>
        </w:rPr>
      </w:pPr>
      <w:r>
        <w:rPr>
          <w:b/>
        </w:rPr>
        <w:t>INSTRUCTIONS:</w:t>
      </w:r>
    </w:p>
    <w:p w14:paraId="2AAD93EB" w14:textId="77777777" w:rsidR="00BD6F3B" w:rsidRPr="000C031D" w:rsidRDefault="00BD6F3B" w:rsidP="00BD6F3B">
      <w:pPr>
        <w:pStyle w:val="CommentText"/>
        <w:rPr>
          <w:b/>
        </w:rPr>
      </w:pPr>
    </w:p>
    <w:p w14:paraId="60106C72" w14:textId="77777777" w:rsidR="00BD6F3B" w:rsidRDefault="00BD6F3B" w:rsidP="00BD6F3B">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711D3597" w14:textId="77777777" w:rsidR="00BD6F3B" w:rsidRDefault="00BD6F3B" w:rsidP="00BD6F3B">
      <w:pPr>
        <w:pStyle w:val="CommentText"/>
      </w:pPr>
    </w:p>
  </w:comment>
  <w:comment w:id="977" w:author="USAID/BFS" w:date="2019-10-21T10:09:00Z" w:initials="USAID/BFS">
    <w:p w14:paraId="17188395" w14:textId="77777777" w:rsidR="00EE4913" w:rsidRDefault="00EE4913" w:rsidP="00EE4913">
      <w:pPr>
        <w:pStyle w:val="CommentText"/>
      </w:pPr>
      <w:r>
        <w:rPr>
          <w:rStyle w:val="CommentReference"/>
        </w:rPr>
        <w:annotationRef/>
      </w:r>
    </w:p>
    <w:p w14:paraId="227CB5FC" w14:textId="77777777" w:rsidR="00EE4913" w:rsidRDefault="00EE4913" w:rsidP="00EE4913">
      <w:pPr>
        <w:pStyle w:val="CommentText"/>
        <w:rPr>
          <w:b/>
        </w:rPr>
      </w:pPr>
      <w:r>
        <w:rPr>
          <w:b/>
        </w:rPr>
        <w:t>INSTRUCTIONS:</w:t>
      </w:r>
    </w:p>
    <w:p w14:paraId="255E49A2" w14:textId="77777777" w:rsidR="00EE4913" w:rsidRDefault="00EE4913" w:rsidP="00EE4913">
      <w:pPr>
        <w:pStyle w:val="CommentText"/>
        <w:rPr>
          <w:b/>
        </w:rPr>
      </w:pPr>
    </w:p>
    <w:p w14:paraId="2D3B9176" w14:textId="77777777" w:rsidR="00EE4913" w:rsidRDefault="00EE4913" w:rsidP="00EE4913">
      <w:pPr>
        <w:pStyle w:val="CommentText"/>
      </w:pPr>
      <w:r>
        <w:t>Update VCCs listed to include all crop VCCs included in the ZOI Survey.</w:t>
      </w:r>
    </w:p>
    <w:p w14:paraId="61482BE4" w14:textId="77777777" w:rsidR="00EE4913" w:rsidRPr="00945543" w:rsidRDefault="00EE4913" w:rsidP="00EE4913">
      <w:pPr>
        <w:pStyle w:val="CommentText"/>
      </w:pPr>
    </w:p>
  </w:comment>
  <w:comment w:id="978" w:author="USAID/BFS" w:date="2019-10-21T10:12:00Z" w:initials="USAID/BFS">
    <w:p w14:paraId="78AEAAF6" w14:textId="77777777" w:rsidR="00AC5973" w:rsidRDefault="00AC5973" w:rsidP="004C0556">
      <w:pPr>
        <w:pStyle w:val="CommentText"/>
      </w:pPr>
      <w:r>
        <w:rPr>
          <w:rStyle w:val="CommentReference"/>
        </w:rPr>
        <w:annotationRef/>
      </w:r>
    </w:p>
    <w:p w14:paraId="5FE18531" w14:textId="77777777" w:rsidR="00AC5973" w:rsidRDefault="00AC5973" w:rsidP="004C0556">
      <w:pPr>
        <w:pStyle w:val="CommentText"/>
        <w:rPr>
          <w:b/>
        </w:rPr>
      </w:pPr>
      <w:r>
        <w:rPr>
          <w:b/>
        </w:rPr>
        <w:t>INSTRUCTIONS:</w:t>
      </w:r>
    </w:p>
    <w:p w14:paraId="69BFA34E" w14:textId="77777777" w:rsidR="00AC5973" w:rsidRDefault="00AC5973" w:rsidP="004C0556">
      <w:pPr>
        <w:pStyle w:val="CommentText"/>
      </w:pPr>
    </w:p>
    <w:p w14:paraId="77E8E6DC" w14:textId="77777777" w:rsidR="00AC5973" w:rsidRDefault="00AC5973" w:rsidP="004C0556">
      <w:pPr>
        <w:pStyle w:val="CommentText"/>
      </w:pPr>
      <w:r>
        <w:t>Remove this footnote if not applicable.</w:t>
      </w:r>
    </w:p>
    <w:p w14:paraId="2A0ECC98" w14:textId="77777777" w:rsidR="00AC5973" w:rsidRPr="00964BCD" w:rsidRDefault="00AC5973" w:rsidP="004C0556">
      <w:pPr>
        <w:pStyle w:val="CommentText"/>
      </w:pPr>
    </w:p>
  </w:comment>
  <w:comment w:id="986" w:author="USAID/BFS" w:date="2019-10-21T10:13:00Z" w:initials="USAID/BFS">
    <w:p w14:paraId="547503AC" w14:textId="77777777" w:rsidR="00AC5973" w:rsidRDefault="00AC5973" w:rsidP="004C0556">
      <w:pPr>
        <w:pStyle w:val="CommentText"/>
      </w:pPr>
      <w:r>
        <w:rPr>
          <w:rStyle w:val="CommentReference"/>
        </w:rPr>
        <w:annotationRef/>
      </w:r>
    </w:p>
    <w:p w14:paraId="281AB873" w14:textId="77777777" w:rsidR="00AC5973" w:rsidRDefault="00AC5973" w:rsidP="004C0556">
      <w:pPr>
        <w:pStyle w:val="CommentText"/>
        <w:rPr>
          <w:b/>
        </w:rPr>
      </w:pPr>
      <w:r>
        <w:rPr>
          <w:b/>
        </w:rPr>
        <w:t>INSTRUCTIONS:</w:t>
      </w:r>
    </w:p>
    <w:p w14:paraId="2422DAE3" w14:textId="77777777" w:rsidR="00AC5973" w:rsidRDefault="00AC5973" w:rsidP="004C0556">
      <w:pPr>
        <w:pStyle w:val="CommentText"/>
      </w:pPr>
    </w:p>
    <w:p w14:paraId="6833F866" w14:textId="77777777" w:rsidR="00AC5973" w:rsidRDefault="00AC5973" w:rsidP="004C0556">
      <w:pPr>
        <w:pStyle w:val="CommentText"/>
      </w:pPr>
      <w:r>
        <w:t>Remove this footnote if not applicable.</w:t>
      </w:r>
    </w:p>
    <w:p w14:paraId="14CBBA70" w14:textId="77777777" w:rsidR="00AC5973" w:rsidRPr="00964BCD" w:rsidRDefault="00AC5973" w:rsidP="004C0556">
      <w:pPr>
        <w:pStyle w:val="CommentText"/>
      </w:pPr>
    </w:p>
  </w:comment>
  <w:comment w:id="996" w:author="USAID/BFS" w:date="2019-10-21T10:14:00Z" w:initials="USAID/BFS">
    <w:p w14:paraId="0B6B1B8D" w14:textId="77777777" w:rsidR="00AC5973" w:rsidRDefault="00AC5973" w:rsidP="004C0556">
      <w:pPr>
        <w:pStyle w:val="CommentText"/>
      </w:pPr>
      <w:r>
        <w:rPr>
          <w:rStyle w:val="CommentReference"/>
        </w:rPr>
        <w:annotationRef/>
      </w:r>
    </w:p>
    <w:p w14:paraId="270CAF9D" w14:textId="77777777" w:rsidR="00AC5973" w:rsidRDefault="00AC5973" w:rsidP="004C0556">
      <w:pPr>
        <w:pStyle w:val="CommentText"/>
        <w:rPr>
          <w:b/>
        </w:rPr>
      </w:pPr>
      <w:r>
        <w:rPr>
          <w:b/>
        </w:rPr>
        <w:t>INSTRUCTIONS:</w:t>
      </w:r>
    </w:p>
    <w:p w14:paraId="2CB9E723" w14:textId="77777777" w:rsidR="00AC5973" w:rsidRDefault="00AC5973" w:rsidP="004C0556">
      <w:pPr>
        <w:pStyle w:val="CommentText"/>
      </w:pPr>
    </w:p>
    <w:p w14:paraId="72E50008" w14:textId="77777777" w:rsidR="00AC5973" w:rsidRDefault="00AC5973" w:rsidP="004C0556">
      <w:pPr>
        <w:pStyle w:val="CommentText"/>
      </w:pPr>
      <w:r>
        <w:t>Remove this footnote if not applicable.</w:t>
      </w:r>
    </w:p>
    <w:p w14:paraId="66BC1EA5" w14:textId="77777777" w:rsidR="00AC5973" w:rsidRPr="00964BCD" w:rsidRDefault="00AC5973" w:rsidP="004C0556">
      <w:pPr>
        <w:pStyle w:val="CommentText"/>
      </w:pPr>
    </w:p>
  </w:comment>
  <w:comment w:id="1004" w:author="USAID/BFS" w:date="2019-10-21T10:15:00Z" w:initials="USAID/BFS">
    <w:p w14:paraId="3DD6ACFA" w14:textId="77777777" w:rsidR="00AC5973" w:rsidRDefault="00AC5973" w:rsidP="00703945">
      <w:pPr>
        <w:pStyle w:val="CommentText"/>
      </w:pPr>
      <w:r>
        <w:rPr>
          <w:rStyle w:val="CommentReference"/>
        </w:rPr>
        <w:annotationRef/>
      </w:r>
    </w:p>
    <w:p w14:paraId="6FB6CC35" w14:textId="77777777" w:rsidR="00AC5973" w:rsidRDefault="00AC5973" w:rsidP="00703945">
      <w:pPr>
        <w:pStyle w:val="CommentText"/>
        <w:rPr>
          <w:b/>
        </w:rPr>
      </w:pPr>
      <w:r>
        <w:rPr>
          <w:b/>
        </w:rPr>
        <w:t>INSTRUCTIONS:</w:t>
      </w:r>
    </w:p>
    <w:p w14:paraId="52C501D7" w14:textId="77777777" w:rsidR="00AC5973" w:rsidRDefault="00AC5973" w:rsidP="00703945">
      <w:pPr>
        <w:pStyle w:val="CommentText"/>
      </w:pPr>
    </w:p>
    <w:p w14:paraId="6AE48738" w14:textId="77777777" w:rsidR="00AC5973" w:rsidRDefault="00AC5973" w:rsidP="00703945">
      <w:pPr>
        <w:pStyle w:val="CommentText"/>
      </w:pPr>
      <w:r>
        <w:t>Remove this footnote if not applicable.</w:t>
      </w:r>
    </w:p>
    <w:p w14:paraId="59F0967A" w14:textId="77777777" w:rsidR="00AC5973" w:rsidRPr="00964BCD" w:rsidRDefault="00AC5973" w:rsidP="00703945">
      <w:pPr>
        <w:pStyle w:val="CommentText"/>
      </w:pPr>
    </w:p>
  </w:comment>
  <w:comment w:id="1006" w:author="USAID/BFS" w:date="2019-10-21T10:16:00Z" w:initials="USAID/BFS">
    <w:p w14:paraId="5FE9A9DE" w14:textId="77777777" w:rsidR="00AC5973" w:rsidRDefault="00AC5973" w:rsidP="00703945">
      <w:pPr>
        <w:pStyle w:val="CommentText"/>
      </w:pPr>
      <w:r>
        <w:rPr>
          <w:rStyle w:val="CommentReference"/>
        </w:rPr>
        <w:annotationRef/>
      </w:r>
    </w:p>
    <w:p w14:paraId="222696BF" w14:textId="77777777" w:rsidR="00AC5973" w:rsidRDefault="00AC5973" w:rsidP="00703945">
      <w:pPr>
        <w:pStyle w:val="CommentText"/>
        <w:rPr>
          <w:b/>
        </w:rPr>
      </w:pPr>
      <w:r>
        <w:rPr>
          <w:b/>
        </w:rPr>
        <w:t>INSTRUCTIONS:</w:t>
      </w:r>
    </w:p>
    <w:p w14:paraId="3D71E2D9" w14:textId="77777777" w:rsidR="00AC5973" w:rsidRDefault="00AC5973" w:rsidP="00703945">
      <w:pPr>
        <w:pStyle w:val="CommentText"/>
      </w:pPr>
    </w:p>
    <w:p w14:paraId="551860EB" w14:textId="77777777" w:rsidR="00AC5973" w:rsidRDefault="00AC5973" w:rsidP="00703945">
      <w:pPr>
        <w:pStyle w:val="CommentText"/>
      </w:pPr>
      <w:r>
        <w:t>Remove this footnote if not applicable.</w:t>
      </w:r>
    </w:p>
    <w:p w14:paraId="7DC9ADCB" w14:textId="77777777" w:rsidR="00AC5973" w:rsidRPr="00964BCD" w:rsidRDefault="00AC5973" w:rsidP="00703945">
      <w:pPr>
        <w:pStyle w:val="CommentText"/>
      </w:pPr>
    </w:p>
  </w:comment>
  <w:comment w:id="1020" w:author="USAID/BFS" w:date="2019-10-21T10:29:00Z" w:initials="USAID/BFS">
    <w:p w14:paraId="7A92D287" w14:textId="77777777" w:rsidR="00AC5973" w:rsidRDefault="00AC5973" w:rsidP="00703945">
      <w:pPr>
        <w:pStyle w:val="CommentText"/>
      </w:pPr>
      <w:r>
        <w:rPr>
          <w:rStyle w:val="CommentReference"/>
        </w:rPr>
        <w:annotationRef/>
      </w:r>
    </w:p>
    <w:p w14:paraId="6DA3865E" w14:textId="77777777" w:rsidR="00AC5973" w:rsidRDefault="00AC5973" w:rsidP="00703945">
      <w:pPr>
        <w:pStyle w:val="CommentText"/>
        <w:rPr>
          <w:b/>
        </w:rPr>
      </w:pPr>
      <w:r>
        <w:rPr>
          <w:b/>
        </w:rPr>
        <w:t>INSTRUCTIONS:</w:t>
      </w:r>
    </w:p>
    <w:p w14:paraId="3566B1C5" w14:textId="77777777" w:rsidR="00AC5973" w:rsidRDefault="00AC5973" w:rsidP="00703945">
      <w:pPr>
        <w:pStyle w:val="CommentText"/>
      </w:pPr>
    </w:p>
    <w:p w14:paraId="3FBEA284" w14:textId="77777777" w:rsidR="00AC5973" w:rsidRDefault="00AC5973" w:rsidP="00703945">
      <w:pPr>
        <w:pStyle w:val="CommentText"/>
      </w:pPr>
      <w:r>
        <w:t>Remove this footnote if not applicable.</w:t>
      </w:r>
    </w:p>
    <w:p w14:paraId="3554360E" w14:textId="77777777" w:rsidR="00AC5973" w:rsidRPr="00964BCD" w:rsidRDefault="00AC5973" w:rsidP="00703945">
      <w:pPr>
        <w:pStyle w:val="CommentText"/>
      </w:pPr>
    </w:p>
  </w:comment>
  <w:comment w:id="1032" w:author="USAID/BFS" w:date="2019-10-21T10:30:00Z" w:initials="USAID/BFS">
    <w:p w14:paraId="7C628B7C" w14:textId="77777777" w:rsidR="00AC5973" w:rsidRDefault="00AC5973" w:rsidP="00703945">
      <w:pPr>
        <w:pStyle w:val="CommentText"/>
      </w:pPr>
      <w:r>
        <w:rPr>
          <w:rStyle w:val="CommentReference"/>
        </w:rPr>
        <w:annotationRef/>
      </w:r>
    </w:p>
    <w:p w14:paraId="6B8E08C8" w14:textId="77777777" w:rsidR="00AC5973" w:rsidRDefault="00AC5973" w:rsidP="00703945">
      <w:pPr>
        <w:pStyle w:val="CommentText"/>
        <w:rPr>
          <w:b/>
        </w:rPr>
      </w:pPr>
      <w:r>
        <w:rPr>
          <w:b/>
        </w:rPr>
        <w:t>INSTRUCTIONS:</w:t>
      </w:r>
    </w:p>
    <w:p w14:paraId="42F3E0DC" w14:textId="77777777" w:rsidR="00AC5973" w:rsidRDefault="00AC5973" w:rsidP="00703945">
      <w:pPr>
        <w:pStyle w:val="CommentText"/>
      </w:pPr>
    </w:p>
    <w:p w14:paraId="210629AC" w14:textId="77777777" w:rsidR="00AC5973" w:rsidRDefault="00AC5973" w:rsidP="00703945">
      <w:pPr>
        <w:pStyle w:val="CommentText"/>
      </w:pPr>
      <w:r>
        <w:t>Remove this footnote if not applicable.</w:t>
      </w:r>
    </w:p>
    <w:p w14:paraId="7AAA82FC" w14:textId="77777777" w:rsidR="00AC5973" w:rsidRPr="00964BCD" w:rsidRDefault="00AC5973" w:rsidP="00703945">
      <w:pPr>
        <w:pStyle w:val="CommentText"/>
      </w:pPr>
    </w:p>
  </w:comment>
  <w:comment w:id="1039" w:author="USAID/BFS" w:date="2019-10-21T10:31:00Z" w:initials="USAID/BFS">
    <w:p w14:paraId="03A41D5E" w14:textId="77777777" w:rsidR="00AC5973" w:rsidRDefault="00AC5973" w:rsidP="00703945">
      <w:pPr>
        <w:pStyle w:val="CommentText"/>
      </w:pPr>
      <w:r>
        <w:rPr>
          <w:rStyle w:val="CommentReference"/>
        </w:rPr>
        <w:annotationRef/>
      </w:r>
    </w:p>
    <w:p w14:paraId="4A074968" w14:textId="77777777" w:rsidR="00AC5973" w:rsidRDefault="00AC5973" w:rsidP="00703945">
      <w:pPr>
        <w:pStyle w:val="CommentText"/>
        <w:rPr>
          <w:b/>
        </w:rPr>
      </w:pPr>
      <w:r>
        <w:rPr>
          <w:b/>
        </w:rPr>
        <w:t>INSTRUCTIONS:</w:t>
      </w:r>
    </w:p>
    <w:p w14:paraId="149805B5" w14:textId="77777777" w:rsidR="00AC5973" w:rsidRDefault="00AC5973" w:rsidP="00703945">
      <w:pPr>
        <w:pStyle w:val="CommentText"/>
      </w:pPr>
    </w:p>
    <w:p w14:paraId="271FABF3" w14:textId="77777777" w:rsidR="00AC5973" w:rsidRDefault="00AC5973" w:rsidP="00703945">
      <w:pPr>
        <w:pStyle w:val="CommentText"/>
      </w:pPr>
      <w:r>
        <w:t>Remove this footnote if not applicable.</w:t>
      </w:r>
    </w:p>
    <w:p w14:paraId="7A6FFDD2" w14:textId="77777777" w:rsidR="00AC5973" w:rsidRPr="00964BCD" w:rsidRDefault="00AC5973" w:rsidP="00703945">
      <w:pPr>
        <w:pStyle w:val="CommentText"/>
      </w:pPr>
    </w:p>
  </w:comment>
  <w:comment w:id="1043" w:author="USAID/BFS" w:date="2019-10-15T16:44:00Z" w:initials="USAID/BFS">
    <w:p w14:paraId="48913BDA" w14:textId="793CEC99" w:rsidR="00AC5973" w:rsidRDefault="00AC5973">
      <w:pPr>
        <w:pStyle w:val="CommentText"/>
      </w:pPr>
      <w:r>
        <w:rPr>
          <w:rStyle w:val="CommentReference"/>
        </w:rPr>
        <w:annotationRef/>
      </w:r>
    </w:p>
    <w:p w14:paraId="314DAE48" w14:textId="44DA2CA0" w:rsidR="00AC5973" w:rsidRDefault="00AC5973">
      <w:pPr>
        <w:pStyle w:val="CommentText"/>
      </w:pPr>
      <w:r>
        <w:rPr>
          <w:b/>
        </w:rPr>
        <w:t>INSTRUCTIONS:</w:t>
      </w:r>
    </w:p>
    <w:p w14:paraId="00EEC075" w14:textId="7D46D13F" w:rsidR="00AC5973" w:rsidRDefault="00AC5973">
      <w:pPr>
        <w:pStyle w:val="CommentText"/>
      </w:pPr>
    </w:p>
    <w:p w14:paraId="20D652B4" w14:textId="59212775" w:rsidR="00AC5973" w:rsidRDefault="00AC5973">
      <w:pPr>
        <w:pStyle w:val="CommentText"/>
      </w:pPr>
      <w:r>
        <w:t>If there are any country-specific modules included in the current ZOI Survey that were not incorporated into other chapters, please develop this chapter to present the information collected.</w:t>
      </w:r>
    </w:p>
    <w:p w14:paraId="67F394FC" w14:textId="77777777" w:rsidR="00AC5973" w:rsidRDefault="00AC5973">
      <w:pPr>
        <w:pStyle w:val="CommentText"/>
      </w:pPr>
    </w:p>
    <w:p w14:paraId="4A538294" w14:textId="2E0D48FF" w:rsidR="00AC5973" w:rsidRPr="00633C90" w:rsidRDefault="00AC5973">
      <w:pPr>
        <w:pStyle w:val="CommentText"/>
      </w:pPr>
      <w:r>
        <w:t xml:space="preserve">Remove this chapter if not relevant for the current ZOI Survey. </w:t>
      </w:r>
    </w:p>
  </w:comment>
  <w:comment w:id="1050" w:author="USAID/BFS" w:date="2019-10-15T16:44:00Z" w:initials="USAID/BFS">
    <w:p w14:paraId="1FB96ACC" w14:textId="26262F46" w:rsidR="00AC5973" w:rsidRDefault="00AC5973">
      <w:pPr>
        <w:pStyle w:val="CommentText"/>
      </w:pPr>
      <w:r>
        <w:rPr>
          <w:rStyle w:val="CommentReference"/>
        </w:rPr>
        <w:annotationRef/>
      </w:r>
    </w:p>
    <w:p w14:paraId="21F06793" w14:textId="03DA55BE" w:rsidR="00AC5973" w:rsidRDefault="00AC5973">
      <w:pPr>
        <w:pStyle w:val="CommentText"/>
        <w:rPr>
          <w:b/>
        </w:rPr>
      </w:pPr>
      <w:r>
        <w:rPr>
          <w:b/>
        </w:rPr>
        <w:t>INSTRUCTIONS:</w:t>
      </w:r>
    </w:p>
    <w:p w14:paraId="6A1813DE" w14:textId="26483385" w:rsidR="00AC5973" w:rsidRDefault="00AC5973">
      <w:pPr>
        <w:pStyle w:val="CommentText"/>
        <w:rPr>
          <w:b/>
        </w:rPr>
      </w:pPr>
    </w:p>
    <w:p w14:paraId="3AED4E8E" w14:textId="3961ED6D" w:rsidR="00AC5973" w:rsidRPr="00CC5C6D" w:rsidRDefault="00AC5973">
      <w:pPr>
        <w:pStyle w:val="CommentText"/>
      </w:pPr>
      <w:r>
        <w:t>Update this reference if the reference in body of report was made country-specific for the current ZOI Survey.</w:t>
      </w:r>
    </w:p>
  </w:comment>
  <w:comment w:id="1056" w:author="USAID/BFS" w:date="2019-10-18T15:40:00Z" w:initials="USAID/BFS">
    <w:p w14:paraId="30D65128" w14:textId="77777777" w:rsidR="00AC5973" w:rsidRDefault="00AC5973" w:rsidP="00437AFB">
      <w:pPr>
        <w:pStyle w:val="CommentText"/>
      </w:pPr>
      <w:r>
        <w:rPr>
          <w:rStyle w:val="CommentReference"/>
        </w:rPr>
        <w:annotationRef/>
      </w:r>
    </w:p>
    <w:p w14:paraId="1F875D0B" w14:textId="641C6833" w:rsidR="00AC5973" w:rsidRPr="00437AFB" w:rsidRDefault="00AC5973" w:rsidP="00437AFB">
      <w:pPr>
        <w:pStyle w:val="CommentText"/>
        <w:rPr>
          <w:b/>
        </w:rPr>
      </w:pPr>
      <w:r w:rsidRPr="00437AFB">
        <w:rPr>
          <w:b/>
        </w:rPr>
        <w:t>INSTRUCTIONS:</w:t>
      </w:r>
    </w:p>
    <w:p w14:paraId="270927A5" w14:textId="77777777" w:rsidR="00AC5973" w:rsidRDefault="00AC5973" w:rsidP="00437AFB">
      <w:pPr>
        <w:pStyle w:val="CommentText"/>
      </w:pPr>
    </w:p>
    <w:p w14:paraId="194900DB" w14:textId="6DF44B3C" w:rsidR="00AC5973" w:rsidRDefault="00AC5973" w:rsidP="00437AFB">
      <w:pPr>
        <w:pStyle w:val="CommentText"/>
      </w:pPr>
      <w:r>
        <w:t>If there are no improved management practices or technologies being promoted in the ZOI, do not report this indicator.</w:t>
      </w:r>
    </w:p>
    <w:p w14:paraId="6048A7AA" w14:textId="77777777" w:rsidR="00AC5973" w:rsidRDefault="00AC5973" w:rsidP="00437AFB">
      <w:pPr>
        <w:pStyle w:val="CommentText"/>
      </w:pPr>
    </w:p>
  </w:comment>
  <w:comment w:id="1057" w:author="USAID/BFS" w:date="2019-10-18T15:40:00Z" w:initials="USAID/BFS">
    <w:p w14:paraId="0FE7F65A" w14:textId="27CB6DA2" w:rsidR="00AC5973" w:rsidRDefault="00AC5973">
      <w:pPr>
        <w:pStyle w:val="CommentText"/>
      </w:pPr>
      <w:r>
        <w:rPr>
          <w:rStyle w:val="CommentReference"/>
        </w:rPr>
        <w:annotationRef/>
      </w:r>
    </w:p>
    <w:p w14:paraId="4C093161" w14:textId="77777777" w:rsidR="00AC5973" w:rsidRPr="00437AFB" w:rsidRDefault="00AC5973" w:rsidP="00437AFB">
      <w:pPr>
        <w:pStyle w:val="CommentText"/>
        <w:rPr>
          <w:b/>
        </w:rPr>
      </w:pPr>
      <w:r w:rsidRPr="00437AFB">
        <w:rPr>
          <w:b/>
        </w:rPr>
        <w:t>INSTRUCTIONS:</w:t>
      </w:r>
    </w:p>
    <w:p w14:paraId="17B83746" w14:textId="77777777" w:rsidR="00AC5973" w:rsidRDefault="00AC5973" w:rsidP="00437AFB">
      <w:pPr>
        <w:pStyle w:val="CommentText"/>
      </w:pPr>
    </w:p>
    <w:p w14:paraId="4239981F" w14:textId="112D3486" w:rsidR="00AC5973" w:rsidRDefault="00AC5973" w:rsidP="00437AFB">
      <w:pPr>
        <w:pStyle w:val="CommentText"/>
      </w:pPr>
      <w:r>
        <w:t>Discuss with the monitoring and evaluation manager how to classify promoted improved practices or technologies. Include only categories that are relevant to improved management practices or technologies promoted in the ZOI of the country.</w:t>
      </w:r>
    </w:p>
    <w:p w14:paraId="31D1FFA2" w14:textId="77777777" w:rsidR="00AC5973" w:rsidRDefault="00AC5973" w:rsidP="00437AFB">
      <w:pPr>
        <w:pStyle w:val="CommentText"/>
      </w:pPr>
    </w:p>
  </w:comment>
  <w:comment w:id="1058" w:author="USAID/BFS" w:date="2019-10-18T15:40:00Z" w:initials="USAID/BFS">
    <w:p w14:paraId="23A98DB7" w14:textId="77777777" w:rsidR="00AC5973" w:rsidRDefault="00AC5973" w:rsidP="00437AFB">
      <w:pPr>
        <w:pStyle w:val="CommentText"/>
        <w:rPr>
          <w:b/>
        </w:rPr>
      </w:pPr>
      <w:r>
        <w:rPr>
          <w:rStyle w:val="CommentReference"/>
        </w:rPr>
        <w:annotationRef/>
      </w:r>
    </w:p>
    <w:p w14:paraId="0508C8EF" w14:textId="61EB8711" w:rsidR="00AC5973" w:rsidRPr="00437AFB" w:rsidRDefault="00AC5973" w:rsidP="00437AFB">
      <w:pPr>
        <w:pStyle w:val="CommentText"/>
        <w:rPr>
          <w:b/>
        </w:rPr>
      </w:pPr>
      <w:r w:rsidRPr="00437AFB">
        <w:rPr>
          <w:b/>
        </w:rPr>
        <w:t>INSTRUCTIONS:</w:t>
      </w:r>
    </w:p>
    <w:p w14:paraId="3D112542" w14:textId="77777777" w:rsidR="00AC5973" w:rsidRDefault="00AC5973" w:rsidP="00437AFB">
      <w:pPr>
        <w:pStyle w:val="CommentText"/>
      </w:pPr>
    </w:p>
    <w:p w14:paraId="55CF23CD" w14:textId="41E60A33" w:rsidR="00AC5973" w:rsidRDefault="00AC5973" w:rsidP="00437AFB">
      <w:pPr>
        <w:pStyle w:val="CommentText"/>
        <w:numPr>
          <w:ilvl w:val="0"/>
          <w:numId w:val="53"/>
        </w:numPr>
      </w:pPr>
      <w:r>
        <w:t>Replace "Maize" with the (first) crop VCC included in the ZOI Survey if not maize.</w:t>
      </w:r>
    </w:p>
    <w:p w14:paraId="3122162D" w14:textId="023F1B8D" w:rsidR="00433398" w:rsidRDefault="00433398" w:rsidP="00433398">
      <w:pPr>
        <w:pStyle w:val="CommentText"/>
      </w:pPr>
    </w:p>
    <w:p w14:paraId="6600D235" w14:textId="1D01AA8D" w:rsidR="00433398" w:rsidRDefault="00433398" w:rsidP="00437AFB">
      <w:pPr>
        <w:pStyle w:val="CommentText"/>
        <w:numPr>
          <w:ilvl w:val="0"/>
          <w:numId w:val="53"/>
        </w:numPr>
      </w:pPr>
      <w:r>
        <w:t>Replace units (mt/ha) if units other than metric tons per hectare are presented</w:t>
      </w:r>
      <w:r w:rsidR="004B0A47">
        <w:t xml:space="preserve"> for crop VCCs. Replace [yield units] with the units being presented for </w:t>
      </w:r>
      <w:r w:rsidR="009C7510">
        <w:t>non-crop VCCs included in the table.</w:t>
      </w:r>
      <w:r>
        <w:t>.</w:t>
      </w:r>
    </w:p>
    <w:p w14:paraId="5E551F57" w14:textId="77777777" w:rsidR="00AC5973" w:rsidRDefault="00AC5973" w:rsidP="00EE1023">
      <w:pPr>
        <w:pStyle w:val="CommentText"/>
      </w:pPr>
    </w:p>
    <w:p w14:paraId="069D4C9D" w14:textId="5AD50FE4" w:rsidR="00AC5973" w:rsidRDefault="00AC5973" w:rsidP="00437AFB">
      <w:pPr>
        <w:pStyle w:val="CommentText"/>
        <w:numPr>
          <w:ilvl w:val="0"/>
          <w:numId w:val="53"/>
        </w:numPr>
      </w:pPr>
      <w:r>
        <w:t>Repeat maize rows for each additional crop VCC included in the ZOI Survey.</w:t>
      </w:r>
    </w:p>
    <w:p w14:paraId="55E12A39" w14:textId="77777777" w:rsidR="00AC5973" w:rsidRDefault="00AC5973" w:rsidP="00EE1023">
      <w:pPr>
        <w:pStyle w:val="ListParagraph"/>
      </w:pPr>
    </w:p>
    <w:p w14:paraId="5B90CE0B" w14:textId="2D243F6A" w:rsidR="00AC5973" w:rsidRDefault="00AC5973" w:rsidP="00437AFB">
      <w:pPr>
        <w:pStyle w:val="CommentText"/>
        <w:numPr>
          <w:ilvl w:val="0"/>
          <w:numId w:val="53"/>
        </w:numPr>
      </w:pPr>
      <w:r>
        <w:t>Remove rows for fishponds were not a VCC included in the ZOI Survey.</w:t>
      </w:r>
    </w:p>
    <w:p w14:paraId="1E5773DD" w14:textId="77777777" w:rsidR="00AC5973" w:rsidRDefault="00AC5973" w:rsidP="00EE1023">
      <w:pPr>
        <w:pStyle w:val="ListParagraph"/>
      </w:pPr>
    </w:p>
    <w:p w14:paraId="5D3D5FE0" w14:textId="7BD8B437" w:rsidR="00AC5973" w:rsidRDefault="00AC5973" w:rsidP="00437AFB">
      <w:pPr>
        <w:pStyle w:val="CommentText"/>
        <w:numPr>
          <w:ilvl w:val="0"/>
          <w:numId w:val="53"/>
        </w:numPr>
      </w:pPr>
      <w:r>
        <w:t xml:space="preserve">Replace "Dairy cows" with the (first) livestock VCC included in the ZOI Survey if not dairy cows. </w:t>
      </w:r>
    </w:p>
    <w:p w14:paraId="1C04B310" w14:textId="77777777" w:rsidR="00AC5973" w:rsidRDefault="00AC5973" w:rsidP="00EE1023">
      <w:pPr>
        <w:pStyle w:val="CommentText"/>
      </w:pPr>
    </w:p>
    <w:p w14:paraId="69D803B7" w14:textId="2915F12F" w:rsidR="00AC5973" w:rsidRDefault="00AC5973" w:rsidP="00437AFB">
      <w:pPr>
        <w:pStyle w:val="CommentText"/>
        <w:numPr>
          <w:ilvl w:val="0"/>
          <w:numId w:val="53"/>
        </w:numPr>
      </w:pPr>
      <w:r>
        <w:t>Repeat dairy cow rows for each additional livestock VCC included in the ZOI Survey.</w:t>
      </w:r>
    </w:p>
    <w:p w14:paraId="7B56351D" w14:textId="77777777" w:rsidR="00AC5973" w:rsidRDefault="00AC5973" w:rsidP="00EE1023">
      <w:pPr>
        <w:pStyle w:val="CommentText"/>
      </w:pPr>
    </w:p>
  </w:comment>
  <w:comment w:id="1059" w:author="USAID/BFS" w:date="2019-10-18T15:41:00Z" w:initials="USAID/BFS">
    <w:p w14:paraId="043D2445" w14:textId="77777777" w:rsidR="00AC5973" w:rsidRDefault="00AC5973" w:rsidP="00703945">
      <w:pPr>
        <w:pStyle w:val="CommentText"/>
      </w:pPr>
      <w:r>
        <w:rPr>
          <w:rStyle w:val="CommentReference"/>
        </w:rPr>
        <w:annotationRef/>
      </w:r>
    </w:p>
    <w:p w14:paraId="38A51627" w14:textId="77777777" w:rsidR="00AC5973" w:rsidRDefault="00AC5973" w:rsidP="00703945">
      <w:pPr>
        <w:pStyle w:val="CommentText"/>
        <w:rPr>
          <w:b/>
        </w:rPr>
      </w:pPr>
      <w:r>
        <w:rPr>
          <w:b/>
        </w:rPr>
        <w:t>INSTRUCTIONS:</w:t>
      </w:r>
    </w:p>
    <w:p w14:paraId="304F9AA7" w14:textId="77777777" w:rsidR="00AC5973" w:rsidRDefault="00AC5973" w:rsidP="00703945">
      <w:pPr>
        <w:pStyle w:val="CommentText"/>
      </w:pPr>
    </w:p>
    <w:p w14:paraId="78ECD341" w14:textId="77777777" w:rsidR="00AC5973" w:rsidRDefault="00AC5973" w:rsidP="00703945">
      <w:pPr>
        <w:pStyle w:val="CommentText"/>
      </w:pPr>
      <w:r>
        <w:t>Remove this footnote if not applicable.</w:t>
      </w:r>
    </w:p>
    <w:p w14:paraId="0BF78695" w14:textId="77777777" w:rsidR="00AC5973" w:rsidRPr="00964BCD" w:rsidRDefault="00AC5973" w:rsidP="00703945">
      <w:pPr>
        <w:pStyle w:val="CommentText"/>
      </w:pPr>
    </w:p>
  </w:comment>
  <w:comment w:id="1063" w:author="USAID/BFS" w:date="2019-10-18T15:41:00Z" w:initials="USAID/BFS">
    <w:p w14:paraId="36C0EDE3" w14:textId="77777777" w:rsidR="00AC5973" w:rsidRDefault="00AC5973" w:rsidP="00703945">
      <w:pPr>
        <w:pStyle w:val="CommentText"/>
      </w:pPr>
      <w:r>
        <w:rPr>
          <w:rStyle w:val="CommentReference"/>
        </w:rPr>
        <w:annotationRef/>
      </w:r>
    </w:p>
    <w:p w14:paraId="2272E7F2" w14:textId="77777777" w:rsidR="00AC5973" w:rsidRDefault="00AC5973" w:rsidP="00703945">
      <w:pPr>
        <w:pStyle w:val="CommentText"/>
        <w:rPr>
          <w:b/>
        </w:rPr>
      </w:pPr>
      <w:r>
        <w:rPr>
          <w:b/>
        </w:rPr>
        <w:t>INSTRUCTIONS:</w:t>
      </w:r>
    </w:p>
    <w:p w14:paraId="2D38F785" w14:textId="77777777" w:rsidR="00AC5973" w:rsidRDefault="00AC5973" w:rsidP="00703945">
      <w:pPr>
        <w:pStyle w:val="CommentText"/>
      </w:pPr>
    </w:p>
    <w:p w14:paraId="7D7C8387" w14:textId="77777777" w:rsidR="00AC5973" w:rsidRDefault="00AC5973" w:rsidP="00703945">
      <w:pPr>
        <w:pStyle w:val="CommentText"/>
      </w:pPr>
      <w:r>
        <w:t>Remove this footnote if not applicable.</w:t>
      </w:r>
    </w:p>
    <w:p w14:paraId="31F2C56A" w14:textId="77777777" w:rsidR="00AC5973" w:rsidRPr="00964BCD" w:rsidRDefault="00AC5973" w:rsidP="00703945">
      <w:pPr>
        <w:pStyle w:val="CommentText"/>
      </w:pPr>
    </w:p>
  </w:comment>
  <w:comment w:id="1066" w:author="USAID/BFS" w:date="2019-10-15T16:44:00Z" w:initials="USAID/BFS">
    <w:p w14:paraId="6273AC36" w14:textId="77777777" w:rsidR="00AC5973" w:rsidRDefault="00AC5973" w:rsidP="000E5D7C">
      <w:pPr>
        <w:pStyle w:val="CommentText"/>
      </w:pPr>
      <w:r>
        <w:rPr>
          <w:rStyle w:val="CommentReference"/>
        </w:rPr>
        <w:annotationRef/>
      </w:r>
    </w:p>
    <w:p w14:paraId="0AA28BF5" w14:textId="77777777" w:rsidR="00AC5973" w:rsidRDefault="00AC5973" w:rsidP="000E5D7C">
      <w:pPr>
        <w:pStyle w:val="CommentText"/>
        <w:rPr>
          <w:b/>
        </w:rPr>
      </w:pPr>
      <w:r>
        <w:rPr>
          <w:b/>
        </w:rPr>
        <w:t>INSTRUCTIONS:</w:t>
      </w:r>
    </w:p>
    <w:p w14:paraId="18DFDE8B" w14:textId="77777777" w:rsidR="00AC5973" w:rsidRDefault="00AC5973" w:rsidP="000E5D7C">
      <w:pPr>
        <w:pStyle w:val="CommentText"/>
      </w:pPr>
    </w:p>
    <w:p w14:paraId="5F69383C" w14:textId="77777777" w:rsidR="00AC5973" w:rsidRDefault="00AC5973" w:rsidP="000E5D7C">
      <w:pPr>
        <w:pStyle w:val="CommentText"/>
      </w:pPr>
      <w:r>
        <w:t>Remove this footnote if not applicable.</w:t>
      </w:r>
    </w:p>
    <w:p w14:paraId="629F4969" w14:textId="77777777" w:rsidR="00AC5973" w:rsidRPr="00964BCD" w:rsidRDefault="00AC5973" w:rsidP="000E5D7C">
      <w:pPr>
        <w:pStyle w:val="CommentText"/>
      </w:pPr>
    </w:p>
  </w:comment>
  <w:comment w:id="1076" w:author="USAID/BFS" w:date="2019-10-18T15:42:00Z" w:initials="USAID/BFS">
    <w:p w14:paraId="6EF595E5" w14:textId="77777777" w:rsidR="00AC5973" w:rsidRDefault="00AC5973" w:rsidP="00E1306E">
      <w:pPr>
        <w:pStyle w:val="CommentText"/>
        <w:rPr>
          <w:b/>
        </w:rPr>
      </w:pPr>
      <w:r>
        <w:rPr>
          <w:rStyle w:val="CommentReference"/>
        </w:rPr>
        <w:annotationRef/>
      </w:r>
    </w:p>
    <w:p w14:paraId="5E8465F4" w14:textId="77777777" w:rsidR="00AC5973" w:rsidRPr="00DB6F4F" w:rsidRDefault="00AC5973" w:rsidP="00E1306E">
      <w:pPr>
        <w:pStyle w:val="CommentText"/>
        <w:rPr>
          <w:b/>
        </w:rPr>
      </w:pPr>
      <w:r>
        <w:rPr>
          <w:rStyle w:val="CommentReference"/>
        </w:rPr>
        <w:annotationRef/>
      </w:r>
      <w:r>
        <w:rPr>
          <w:b/>
        </w:rPr>
        <w:t>INSTRUCTIONS</w:t>
      </w:r>
      <w:r>
        <w:t xml:space="preserve">: </w:t>
      </w:r>
    </w:p>
    <w:p w14:paraId="184833E9" w14:textId="77777777" w:rsidR="00AC5973" w:rsidRDefault="00AC5973" w:rsidP="00E1306E">
      <w:pPr>
        <w:pStyle w:val="CommentText"/>
      </w:pPr>
    </w:p>
    <w:p w14:paraId="24FC2532" w14:textId="77777777" w:rsidR="00AC5973" w:rsidRDefault="00AC5973" w:rsidP="00E1306E">
      <w:pPr>
        <w:pStyle w:val="CommentText"/>
      </w:pPr>
      <w:r>
        <w:t>The methodology followed for the current ZOI Survey may have differed from the template language in this appendix. Adjust appendix as appropriate for the current ZOI Survey.</w:t>
      </w:r>
    </w:p>
    <w:p w14:paraId="782BC7CD" w14:textId="77777777" w:rsidR="00AC5973" w:rsidRDefault="00AC5973" w:rsidP="00E1306E">
      <w:pPr>
        <w:pStyle w:val="CommentText"/>
      </w:pPr>
    </w:p>
    <w:p w14:paraId="7A9310E4" w14:textId="429CFF1B" w:rsidR="00AC5973" w:rsidRDefault="00AC5973" w:rsidP="00E1306E">
      <w:pPr>
        <w:pStyle w:val="CommentText"/>
      </w:pPr>
      <w:r>
        <w:t>Refer to the Feed the Future Survey Population-Based Survey Sampling Guide by DM Stukel, April 2018 and the country-adapted Feed the Future ZOI Survey Data Processing Manual for details on the sampling and weighting.</w:t>
      </w:r>
    </w:p>
    <w:p w14:paraId="7A86B396" w14:textId="77777777" w:rsidR="00AC5973" w:rsidRDefault="00AC5973" w:rsidP="00E1306E">
      <w:pPr>
        <w:pStyle w:val="CommentText"/>
      </w:pPr>
    </w:p>
  </w:comment>
  <w:comment w:id="1078" w:author="USAID/BFS" w:date="2019-10-18T15:43:00Z" w:initials="USAID/BFS">
    <w:p w14:paraId="18F74FA2" w14:textId="77777777" w:rsidR="00AC5973" w:rsidRDefault="00AC5973">
      <w:pPr>
        <w:pStyle w:val="CommentText"/>
      </w:pPr>
      <w:r>
        <w:rPr>
          <w:rStyle w:val="CommentReference"/>
        </w:rPr>
        <w:annotationRef/>
      </w:r>
    </w:p>
    <w:p w14:paraId="62B6C407" w14:textId="77777777" w:rsidR="00AC5973" w:rsidRDefault="00AC5973">
      <w:pPr>
        <w:pStyle w:val="CommentText"/>
        <w:rPr>
          <w:b/>
        </w:rPr>
      </w:pPr>
      <w:r>
        <w:rPr>
          <w:b/>
        </w:rPr>
        <w:t>INSTRUCTIONS</w:t>
      </w:r>
    </w:p>
    <w:p w14:paraId="188B3A01" w14:textId="77777777" w:rsidR="00AC5973" w:rsidRPr="0028725B" w:rsidRDefault="00AC5973">
      <w:pPr>
        <w:pStyle w:val="CommentText"/>
        <w:rPr>
          <w:b/>
        </w:rPr>
      </w:pPr>
    </w:p>
    <w:p w14:paraId="303CFCB3" w14:textId="77777777" w:rsidR="00AC5973" w:rsidRDefault="00AC5973">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p w14:paraId="1CA4740F" w14:textId="77777777" w:rsidR="00AC5973" w:rsidRDefault="00AC5973">
      <w:pPr>
        <w:pStyle w:val="CommentText"/>
      </w:pPr>
    </w:p>
  </w:comment>
  <w:comment w:id="1080" w:author="USAID/BFS" w:date="2019-10-18T15:43:00Z" w:initials="USAID/BFS">
    <w:p w14:paraId="66B1A43F" w14:textId="77777777" w:rsidR="00AC5973" w:rsidRDefault="00AC5973" w:rsidP="0097548D">
      <w:pPr>
        <w:pStyle w:val="CommentText"/>
      </w:pPr>
      <w:r>
        <w:rPr>
          <w:rStyle w:val="CommentReference"/>
        </w:rPr>
        <w:annotationRef/>
      </w:r>
    </w:p>
    <w:p w14:paraId="47F6FCFF" w14:textId="77777777" w:rsidR="00AC5973" w:rsidRDefault="00AC5973" w:rsidP="0097548D">
      <w:pPr>
        <w:pStyle w:val="CommentText"/>
        <w:rPr>
          <w:b/>
        </w:rPr>
      </w:pPr>
      <w:r>
        <w:rPr>
          <w:b/>
        </w:rPr>
        <w:t>INSTRUCTIONS:</w:t>
      </w:r>
    </w:p>
    <w:p w14:paraId="6954A2FE" w14:textId="77777777" w:rsidR="00AC5973" w:rsidRDefault="00AC5973" w:rsidP="0097548D">
      <w:pPr>
        <w:pStyle w:val="CommentText"/>
        <w:rPr>
          <w:b/>
        </w:rPr>
      </w:pPr>
    </w:p>
    <w:p w14:paraId="6EFDDABD" w14:textId="77777777" w:rsidR="00AC5973" w:rsidRDefault="00AC5973" w:rsidP="0097548D">
      <w:pPr>
        <w:pStyle w:val="CommentText"/>
      </w:pPr>
      <w:r>
        <w:t>Customize these items to reflect the value chains included in the current ZOI Survey. Specify a separate weight for each value chain included in the survey.</w:t>
      </w:r>
    </w:p>
    <w:p w14:paraId="6C0532F2" w14:textId="77777777" w:rsidR="00AC5973" w:rsidRDefault="00AC5973" w:rsidP="0097548D">
      <w:pPr>
        <w:pStyle w:val="CommentText"/>
      </w:pPr>
    </w:p>
  </w:comment>
  <w:comment w:id="1082" w:author="USAID/BFS" w:date="2019-10-18T15:43:00Z" w:initials="USAID/BFS">
    <w:p w14:paraId="499A8880" w14:textId="1EA9EE59" w:rsidR="00AC5973" w:rsidRDefault="00AC5973">
      <w:pPr>
        <w:pStyle w:val="CommentText"/>
      </w:pPr>
      <w:r>
        <w:rPr>
          <w:rStyle w:val="CommentReference"/>
        </w:rPr>
        <w:annotationRef/>
      </w:r>
    </w:p>
    <w:p w14:paraId="78299648" w14:textId="1E2753BD" w:rsidR="00AC5973" w:rsidRDefault="00AC5973">
      <w:pPr>
        <w:pStyle w:val="CommentText"/>
        <w:rPr>
          <w:b/>
        </w:rPr>
      </w:pPr>
      <w:r>
        <w:rPr>
          <w:b/>
        </w:rPr>
        <w:t>INSTRUCTIONS:</w:t>
      </w:r>
    </w:p>
    <w:p w14:paraId="65C42E8F" w14:textId="6B21C512" w:rsidR="00AC5973" w:rsidRDefault="00AC5973">
      <w:pPr>
        <w:pStyle w:val="CommentText"/>
        <w:rPr>
          <w:b/>
        </w:rPr>
      </w:pPr>
    </w:p>
    <w:p w14:paraId="09922A1B" w14:textId="1A80CB03" w:rsidR="00AC5973" w:rsidRDefault="00AC5973">
      <w:pPr>
        <w:pStyle w:val="CommentText"/>
      </w:pPr>
      <w:r>
        <w:t>Update this appendix to detail the data source, data preparation methods, currency conversions, and poverty thresholds used in the poverty analysis for the current ZOI Survey.</w:t>
      </w:r>
    </w:p>
    <w:p w14:paraId="1E806367" w14:textId="77777777" w:rsidR="00AC5973" w:rsidRPr="000C5FEC" w:rsidRDefault="00AC5973">
      <w:pPr>
        <w:pStyle w:val="CommentText"/>
      </w:pPr>
    </w:p>
  </w:comment>
  <w:comment w:id="1085" w:author="USAID/BFS" w:date="2019-10-15T16:44:00Z" w:initials="USAID/BFS">
    <w:p w14:paraId="6BC05FE8" w14:textId="0A98CADE" w:rsidR="00AC5973" w:rsidRDefault="00AC5973">
      <w:pPr>
        <w:pStyle w:val="CommentText"/>
      </w:pPr>
      <w:r>
        <w:rPr>
          <w:rStyle w:val="CommentReference"/>
        </w:rPr>
        <w:annotationRef/>
      </w:r>
    </w:p>
    <w:p w14:paraId="22AB5495" w14:textId="4C25873B" w:rsidR="00AC5973" w:rsidRDefault="00AC5973">
      <w:pPr>
        <w:pStyle w:val="CommentText"/>
        <w:rPr>
          <w:b/>
        </w:rPr>
      </w:pPr>
      <w:r>
        <w:rPr>
          <w:b/>
        </w:rPr>
        <w:t>INSTRUCTIONS:</w:t>
      </w:r>
    </w:p>
    <w:p w14:paraId="56C1C616" w14:textId="4D7C7523" w:rsidR="00AC5973" w:rsidRDefault="00AC5973">
      <w:pPr>
        <w:pStyle w:val="CommentText"/>
        <w:rPr>
          <w:b/>
        </w:rPr>
      </w:pPr>
    </w:p>
    <w:p w14:paraId="3392D32B" w14:textId="305B9B22" w:rsidR="00AC5973" w:rsidRDefault="00AC5973" w:rsidP="00F53CC2">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3AA6985B" w14:textId="77777777" w:rsidR="00AC5973" w:rsidRPr="00F53CC2" w:rsidRDefault="00AC5973">
      <w:pPr>
        <w:pStyle w:val="CommentText"/>
        <w:rPr>
          <w:b/>
        </w:rPr>
      </w:pPr>
    </w:p>
  </w:comment>
  <w:comment w:id="1084" w:author="USAID/BFS" w:date="2019-10-18T15:43:00Z" w:initials="USAID/BFS">
    <w:p w14:paraId="5469AD7E" w14:textId="77777777" w:rsidR="00AC5973" w:rsidRDefault="00AC5973" w:rsidP="00F53CC2">
      <w:pPr>
        <w:pStyle w:val="CommentText"/>
        <w:rPr>
          <w:b/>
        </w:rPr>
      </w:pPr>
    </w:p>
    <w:p w14:paraId="6B136B81" w14:textId="2EFDA9D9" w:rsidR="00AC5973" w:rsidRDefault="00AC5973" w:rsidP="00F53CC2">
      <w:pPr>
        <w:pStyle w:val="CommentText"/>
        <w:rPr>
          <w:b/>
        </w:rPr>
      </w:pPr>
      <w:r>
        <w:rPr>
          <w:rStyle w:val="CommentReference"/>
        </w:rPr>
        <w:annotationRef/>
      </w:r>
      <w:r>
        <w:rPr>
          <w:b/>
        </w:rPr>
        <w:t>INSTRUCTIONS:</w:t>
      </w:r>
    </w:p>
    <w:p w14:paraId="63102C1F" w14:textId="77777777" w:rsidR="00AC5973" w:rsidRDefault="00AC5973" w:rsidP="00F53CC2">
      <w:pPr>
        <w:pStyle w:val="CommentText"/>
        <w:rPr>
          <w:b/>
        </w:rPr>
      </w:pPr>
    </w:p>
    <w:p w14:paraId="29093422" w14:textId="52D5D07B" w:rsidR="00AC5973" w:rsidRDefault="00AC5973" w:rsidP="00F53CC2">
      <w:pPr>
        <w:pStyle w:val="CommentText"/>
      </w:pPr>
      <w:r>
        <w:t xml:space="preserve">Describe the data source used for the calculating the ZOI Survey poverty indicators. </w:t>
      </w:r>
    </w:p>
    <w:p w14:paraId="3E723910" w14:textId="77777777" w:rsidR="00AC5973" w:rsidRDefault="00AC5973" w:rsidP="00F53CC2">
      <w:pPr>
        <w:pStyle w:val="CommentText"/>
      </w:pPr>
    </w:p>
  </w:comment>
  <w:comment w:id="1087" w:author="USAID/BFS" w:date="2019-10-18T15:43:00Z" w:initials="USAID/BFS">
    <w:p w14:paraId="5FE69D38" w14:textId="77777777" w:rsidR="00AC5973" w:rsidRDefault="00AC5973" w:rsidP="00F53CC2">
      <w:pPr>
        <w:pStyle w:val="CommentText"/>
      </w:pPr>
      <w:r>
        <w:rPr>
          <w:rStyle w:val="CommentReference"/>
        </w:rPr>
        <w:annotationRef/>
      </w:r>
    </w:p>
    <w:p w14:paraId="2D2A6109" w14:textId="77777777" w:rsidR="00AC5973" w:rsidRDefault="00AC5973" w:rsidP="00F53CC2">
      <w:pPr>
        <w:pStyle w:val="CommentText"/>
        <w:rPr>
          <w:b/>
        </w:rPr>
      </w:pPr>
      <w:r>
        <w:rPr>
          <w:b/>
        </w:rPr>
        <w:t>INSTRUCTIONS:</w:t>
      </w:r>
    </w:p>
    <w:p w14:paraId="4DD95B21" w14:textId="77777777" w:rsidR="00AC5973" w:rsidRDefault="00AC5973" w:rsidP="00F53CC2">
      <w:pPr>
        <w:pStyle w:val="CommentText"/>
        <w:rPr>
          <w:b/>
        </w:rPr>
      </w:pPr>
    </w:p>
    <w:p w14:paraId="3F040210" w14:textId="77777777" w:rsidR="00AC5973" w:rsidRDefault="00AC5973" w:rsidP="00F53CC2">
      <w:pPr>
        <w:pStyle w:val="Bulletedlist"/>
        <w:numPr>
          <w:ilvl w:val="0"/>
          <w:numId w:val="68"/>
        </w:numPr>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2689D80F" w14:textId="17D00531" w:rsidR="00AC5973" w:rsidRDefault="00AC5973" w:rsidP="00EE1023">
      <w:pPr>
        <w:pStyle w:val="Bulletedlist"/>
        <w:numPr>
          <w:ilvl w:val="0"/>
          <w:numId w:val="0"/>
        </w:numPr>
        <w:tabs>
          <w:tab w:val="left" w:pos="720"/>
        </w:tabs>
      </w:pPr>
      <w:r>
        <w:t xml:space="preserve"> </w:t>
      </w:r>
    </w:p>
    <w:p w14:paraId="11326D7A" w14:textId="77777777" w:rsidR="00AC5973" w:rsidRDefault="00AC5973" w:rsidP="00F53CC2">
      <w:pPr>
        <w:pStyle w:val="Bulletedlist"/>
        <w:numPr>
          <w:ilvl w:val="0"/>
          <w:numId w:val="68"/>
        </w:numPr>
        <w:tabs>
          <w:tab w:val="left" w:pos="720"/>
        </w:tabs>
      </w:pPr>
      <w:r>
        <w:t xml:space="preserve">Indicate the approach used to account for the depreciation of value of durable goods. </w:t>
      </w:r>
    </w:p>
    <w:p w14:paraId="70648F28" w14:textId="77777777" w:rsidR="00AC5973" w:rsidRDefault="00AC5973" w:rsidP="00EE1023">
      <w:pPr>
        <w:pStyle w:val="ListParagraph"/>
      </w:pPr>
    </w:p>
    <w:p w14:paraId="569E935F" w14:textId="77777777" w:rsidR="00AC5973" w:rsidRDefault="00AC5973" w:rsidP="00F53CC2">
      <w:pPr>
        <w:pStyle w:val="Bulletedlist"/>
        <w:numPr>
          <w:ilvl w:val="0"/>
          <w:numId w:val="68"/>
        </w:numPr>
        <w:tabs>
          <w:tab w:val="left" w:pos="720"/>
        </w:tabs>
      </w:pPr>
      <w:r>
        <w:t>Indicate the method used for calculating a housing rental value.</w:t>
      </w:r>
    </w:p>
    <w:p w14:paraId="1C888A3E" w14:textId="77777777" w:rsidR="00AC5973" w:rsidRDefault="00AC5973" w:rsidP="00F53CC2">
      <w:pPr>
        <w:pStyle w:val="CommentText"/>
      </w:pPr>
    </w:p>
  </w:comment>
  <w:comment w:id="1088" w:author="USAID/BFS" w:date="2019-10-18T15:43:00Z" w:initials="USAID/BFS">
    <w:p w14:paraId="3D2C2120" w14:textId="77777777" w:rsidR="00AC5973" w:rsidRDefault="00AC5973" w:rsidP="00F53CC2">
      <w:pPr>
        <w:pStyle w:val="CommentText"/>
      </w:pPr>
      <w:r>
        <w:rPr>
          <w:rStyle w:val="CommentReference"/>
        </w:rPr>
        <w:annotationRef/>
      </w:r>
    </w:p>
    <w:p w14:paraId="60FF8FBB" w14:textId="77777777" w:rsidR="00AC5973" w:rsidRDefault="00AC5973" w:rsidP="00F53CC2">
      <w:pPr>
        <w:pStyle w:val="CommentText"/>
        <w:rPr>
          <w:b/>
        </w:rPr>
      </w:pPr>
      <w:r>
        <w:rPr>
          <w:b/>
        </w:rPr>
        <w:t>INSTRUCTIONS:</w:t>
      </w:r>
    </w:p>
    <w:p w14:paraId="4739E13C" w14:textId="77777777" w:rsidR="00AC5973" w:rsidRDefault="00AC5973" w:rsidP="00F53CC2">
      <w:pPr>
        <w:pStyle w:val="CommentText"/>
        <w:rPr>
          <w:b/>
        </w:rPr>
      </w:pPr>
    </w:p>
    <w:p w14:paraId="12828EA5" w14:textId="77777777" w:rsidR="00AC5973" w:rsidRDefault="00AC5973" w:rsidP="00F53CC2">
      <w:pPr>
        <w:pStyle w:val="Bulletedlist"/>
        <w:numPr>
          <w:ilvl w:val="0"/>
          <w:numId w:val="66"/>
        </w:numPr>
        <w:tabs>
          <w:tab w:val="left" w:pos="720"/>
        </w:tabs>
      </w:pPr>
      <w:r>
        <w:t>Indicate how missing data were handled.</w:t>
      </w:r>
    </w:p>
    <w:p w14:paraId="5CD4D316" w14:textId="77777777" w:rsidR="00AC5973" w:rsidRDefault="00AC5973" w:rsidP="00EE1023">
      <w:pPr>
        <w:pStyle w:val="Bulletedlist"/>
        <w:numPr>
          <w:ilvl w:val="0"/>
          <w:numId w:val="0"/>
        </w:numPr>
        <w:tabs>
          <w:tab w:val="left" w:pos="720"/>
        </w:tabs>
      </w:pPr>
    </w:p>
    <w:p w14:paraId="35A70D3C" w14:textId="77777777" w:rsidR="00AC5973" w:rsidRDefault="00AC5973" w:rsidP="00F53CC2">
      <w:pPr>
        <w:pStyle w:val="Bulletedlist"/>
        <w:numPr>
          <w:ilvl w:val="0"/>
          <w:numId w:val="66"/>
        </w:numPr>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64B38099" w14:textId="77777777" w:rsidR="00AC5973" w:rsidRDefault="00AC5973" w:rsidP="00F53CC2">
      <w:pPr>
        <w:pStyle w:val="Bulletedlist"/>
        <w:numPr>
          <w:ilvl w:val="0"/>
          <w:numId w:val="66"/>
        </w:numPr>
        <w:tabs>
          <w:tab w:val="left" w:pos="720"/>
        </w:tabs>
      </w:pPr>
      <w:r>
        <w:t>Indicate whether imputations were used.</w:t>
      </w:r>
    </w:p>
    <w:p w14:paraId="55596A90" w14:textId="77777777" w:rsidR="00AC5973" w:rsidRDefault="00AC5973" w:rsidP="00F53CC2">
      <w:pPr>
        <w:pStyle w:val="CommentText"/>
      </w:pPr>
    </w:p>
  </w:comment>
  <w:comment w:id="1089" w:author="USAID/BFS" w:date="2019-10-15T16:44:00Z" w:initials="USAID/BFS">
    <w:p w14:paraId="6259EF40" w14:textId="77777777" w:rsidR="00AC5973" w:rsidRDefault="00AC5973" w:rsidP="00F53CC2">
      <w:pPr>
        <w:pStyle w:val="CommentText"/>
      </w:pPr>
      <w:r>
        <w:rPr>
          <w:rStyle w:val="CommentReference"/>
        </w:rPr>
        <w:annotationRef/>
      </w:r>
    </w:p>
    <w:p w14:paraId="2F3C5B65" w14:textId="77777777" w:rsidR="00AC5973" w:rsidRDefault="00AC5973" w:rsidP="00F53CC2">
      <w:pPr>
        <w:pStyle w:val="CommentText"/>
        <w:rPr>
          <w:b/>
        </w:rPr>
      </w:pPr>
      <w:r>
        <w:rPr>
          <w:b/>
        </w:rPr>
        <w:t>INSTRUCTIONS:</w:t>
      </w:r>
    </w:p>
    <w:p w14:paraId="398AEFCF" w14:textId="77777777" w:rsidR="00AC5973" w:rsidRDefault="00AC5973" w:rsidP="00F53CC2">
      <w:pPr>
        <w:pStyle w:val="CommentText"/>
        <w:rPr>
          <w:b/>
        </w:rPr>
      </w:pPr>
    </w:p>
    <w:p w14:paraId="221EA1EE" w14:textId="77777777" w:rsidR="00AC5973" w:rsidRDefault="00AC5973" w:rsidP="00F53CC2">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0C36F71D" w14:textId="77777777" w:rsidR="00AC5973" w:rsidRDefault="00AC5973" w:rsidP="00F53CC2">
      <w:pPr>
        <w:pStyle w:val="CommentText"/>
      </w:pPr>
    </w:p>
  </w:comment>
  <w:comment w:id="1090" w:author="USAID/BFS" w:date="2019-10-15T16:44:00Z" w:initials="USAID/BFS">
    <w:p w14:paraId="33B2CA3C" w14:textId="77777777" w:rsidR="00AC5973" w:rsidRDefault="00AC5973" w:rsidP="00F53CC2">
      <w:pPr>
        <w:pStyle w:val="CommentText"/>
      </w:pPr>
      <w:r>
        <w:rPr>
          <w:rStyle w:val="CommentReference"/>
        </w:rPr>
        <w:annotationRef/>
      </w:r>
    </w:p>
    <w:p w14:paraId="6D052A33" w14:textId="77777777" w:rsidR="00AC5973" w:rsidRDefault="00AC5973" w:rsidP="00F53CC2">
      <w:pPr>
        <w:pStyle w:val="CommentText"/>
        <w:rPr>
          <w:b/>
        </w:rPr>
      </w:pPr>
      <w:r>
        <w:rPr>
          <w:b/>
        </w:rPr>
        <w:t>INSTRUCTIONS:</w:t>
      </w:r>
    </w:p>
    <w:p w14:paraId="7A30CE86" w14:textId="77777777" w:rsidR="00AC5973" w:rsidRDefault="00AC5973" w:rsidP="00F53CC2">
      <w:pPr>
        <w:pStyle w:val="CommentText"/>
        <w:rPr>
          <w:b/>
        </w:rPr>
      </w:pPr>
    </w:p>
    <w:p w14:paraId="3D6FEF61" w14:textId="77777777" w:rsidR="00AC5973" w:rsidRDefault="00AC5973" w:rsidP="00F53CC2">
      <w:pPr>
        <w:pStyle w:val="BodyText1"/>
      </w:pPr>
      <w:r>
        <w:t>Describe any other adjustments made in the analysis. For example, consumption expenditures may be deflated to compensate for elevated spending during a holiday.</w:t>
      </w:r>
    </w:p>
  </w:comment>
  <w:comment w:id="1092" w:author="USAID/BFS" w:date="2019-10-15T16:44:00Z" w:initials="USAID/BFS">
    <w:p w14:paraId="0A3F2A18" w14:textId="77777777" w:rsidR="00AC5973" w:rsidRDefault="00AC5973" w:rsidP="00F53CC2">
      <w:pPr>
        <w:pStyle w:val="CommentText"/>
        <w:rPr>
          <w:b/>
        </w:rPr>
      </w:pPr>
      <w:r>
        <w:rPr>
          <w:rStyle w:val="CommentReference"/>
        </w:rPr>
        <w:annotationRef/>
      </w:r>
    </w:p>
    <w:p w14:paraId="343E83A1" w14:textId="77777777" w:rsidR="00AC5973" w:rsidRDefault="00AC5973" w:rsidP="00F53CC2">
      <w:pPr>
        <w:pStyle w:val="CommentText"/>
        <w:rPr>
          <w:b/>
        </w:rPr>
      </w:pPr>
      <w:r>
        <w:rPr>
          <w:b/>
        </w:rPr>
        <w:t>INSTRUCTIONS:</w:t>
      </w:r>
    </w:p>
    <w:p w14:paraId="5D4C9812" w14:textId="77777777" w:rsidR="00AC5973" w:rsidRDefault="00AC5973" w:rsidP="00F53CC2">
      <w:pPr>
        <w:pStyle w:val="CommentText"/>
        <w:rPr>
          <w:b/>
        </w:rPr>
      </w:pPr>
    </w:p>
    <w:p w14:paraId="5E72C98C" w14:textId="77777777" w:rsidR="00AC5973" w:rsidRDefault="00AC5973" w:rsidP="00F53CC2">
      <w:pPr>
        <w:pStyle w:val="Bulletedlist"/>
        <w:numPr>
          <w:ilvl w:val="0"/>
          <w:numId w:val="66"/>
        </w:numPr>
        <w:tabs>
          <w:tab w:val="left" w:pos="720"/>
        </w:tabs>
      </w:pPr>
      <w:r>
        <w:t>Document the 2011 purchasing power parity (PPP) factors and consumer price indices used to adjust for inflation.</w:t>
      </w:r>
    </w:p>
    <w:p w14:paraId="74AAE5FC" w14:textId="77777777" w:rsidR="00AC5973" w:rsidRDefault="00AC5973" w:rsidP="00F53CC2">
      <w:pPr>
        <w:pStyle w:val="Bulletedlist"/>
        <w:numPr>
          <w:ilvl w:val="0"/>
          <w:numId w:val="66"/>
        </w:numPr>
        <w:tabs>
          <w:tab w:val="left" w:pos="720"/>
        </w:tabs>
      </w:pPr>
      <w:r>
        <w:t xml:space="preserve">World Bank consumer price index values are now normalized such that 2010=100. </w:t>
      </w:r>
    </w:p>
    <w:p w14:paraId="5B45E47D" w14:textId="77777777" w:rsidR="00AC5973" w:rsidRDefault="00AC5973" w:rsidP="00F53CC2">
      <w:pPr>
        <w:pStyle w:val="CommentText"/>
        <w:rPr>
          <w:b/>
        </w:rPr>
      </w:pPr>
    </w:p>
  </w:comment>
  <w:comment w:id="1094" w:author="USAID/BFS" w:date="2019-10-15T16:44:00Z" w:initials="USAID/BFS">
    <w:p w14:paraId="235B77A3" w14:textId="77777777" w:rsidR="00AC5973" w:rsidRDefault="00AC5973" w:rsidP="00F53CC2">
      <w:pPr>
        <w:pStyle w:val="Bulletedlist"/>
        <w:numPr>
          <w:ilvl w:val="0"/>
          <w:numId w:val="0"/>
        </w:numPr>
        <w:tabs>
          <w:tab w:val="left" w:pos="720"/>
        </w:tabs>
      </w:pPr>
      <w:r>
        <w:rPr>
          <w:rStyle w:val="CommentReference"/>
        </w:rPr>
        <w:annotationRef/>
      </w:r>
    </w:p>
    <w:p w14:paraId="07097518" w14:textId="77777777" w:rsidR="00AC5973" w:rsidRDefault="00AC5973" w:rsidP="00F53CC2">
      <w:pPr>
        <w:pStyle w:val="Bulletedlist"/>
        <w:numPr>
          <w:ilvl w:val="0"/>
          <w:numId w:val="0"/>
        </w:numPr>
        <w:tabs>
          <w:tab w:val="left" w:pos="720"/>
        </w:tabs>
        <w:rPr>
          <w:b/>
        </w:rPr>
      </w:pPr>
      <w:r>
        <w:rPr>
          <w:b/>
        </w:rPr>
        <w:t>INSTRUCTIONS:</w:t>
      </w:r>
    </w:p>
    <w:p w14:paraId="10DDDB22" w14:textId="77777777" w:rsidR="00AC5973" w:rsidRDefault="00AC5973" w:rsidP="00F53CC2">
      <w:pPr>
        <w:pStyle w:val="ListParagraph"/>
      </w:pPr>
    </w:p>
    <w:p w14:paraId="2A2C70C8" w14:textId="77777777" w:rsidR="00AC5973" w:rsidRDefault="00AC5973" w:rsidP="00F53CC2">
      <w:pPr>
        <w:pStyle w:val="Bulletedlist"/>
        <w:numPr>
          <w:ilvl w:val="0"/>
          <w:numId w:val="66"/>
        </w:numPr>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05EF82CD" w14:textId="77777777" w:rsidR="00AC5973" w:rsidRDefault="00AC5973" w:rsidP="00F53CC2">
      <w:pPr>
        <w:pStyle w:val="Bulletedlist"/>
        <w:numPr>
          <w:ilvl w:val="0"/>
          <w:numId w:val="66"/>
        </w:numPr>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5079934A" w14:textId="77777777" w:rsidR="00AC5973" w:rsidRDefault="00AC5973" w:rsidP="00F53CC2">
      <w:pPr>
        <w:pStyle w:val="CommentText"/>
      </w:pPr>
    </w:p>
  </w:comment>
  <w:comment w:id="1096" w:author="USAID/BFS" w:date="2019-10-18T15:44:00Z" w:initials="USAID/BFS">
    <w:p w14:paraId="2C13F593" w14:textId="77777777" w:rsidR="00AC5973" w:rsidRDefault="00AC5973" w:rsidP="00344D17">
      <w:pPr>
        <w:pStyle w:val="CommentText"/>
      </w:pPr>
      <w:r>
        <w:rPr>
          <w:rStyle w:val="CommentReference"/>
        </w:rPr>
        <w:annotationRef/>
      </w:r>
    </w:p>
    <w:p w14:paraId="14C0C10D" w14:textId="77777777" w:rsidR="00AC5973" w:rsidRDefault="00AC5973" w:rsidP="00344D17">
      <w:pPr>
        <w:pStyle w:val="CommentText"/>
        <w:rPr>
          <w:b/>
        </w:rPr>
      </w:pPr>
      <w:r>
        <w:rPr>
          <w:b/>
        </w:rPr>
        <w:t>INSTRUCTIONS:</w:t>
      </w:r>
    </w:p>
    <w:p w14:paraId="41BACF7D" w14:textId="77777777" w:rsidR="00AC5973" w:rsidRDefault="00AC5973" w:rsidP="00344D17">
      <w:pPr>
        <w:pStyle w:val="CommentText"/>
        <w:rPr>
          <w:b/>
        </w:rPr>
      </w:pPr>
    </w:p>
    <w:p w14:paraId="6BB2DFDC" w14:textId="4C38B157" w:rsidR="00AC5973" w:rsidRDefault="00AC5973" w:rsidP="00344D17">
      <w:pPr>
        <w:pStyle w:val="CommentText"/>
      </w:pPr>
      <w:r>
        <w:t>Adapt list of assets to align with the country-specific ZOI survey questionnaire used. Some of the items may have been adapted for the country—particularly the lists of farm animals and household possessions.</w:t>
      </w:r>
    </w:p>
    <w:p w14:paraId="4CFDA87F" w14:textId="36B6B7FE" w:rsidR="00AC5973" w:rsidRDefault="00AC5973" w:rsidP="00344D17">
      <w:pPr>
        <w:pStyle w:val="CommentText"/>
      </w:pPr>
    </w:p>
  </w:comment>
  <w:comment w:id="1103" w:author="USAID/BFS" w:date="2019-10-29T16:55:00Z" w:initials="KZ">
    <w:p w14:paraId="0DE1C7CF" w14:textId="77777777" w:rsidR="00AC5973" w:rsidRDefault="00AC5973" w:rsidP="00980380">
      <w:pPr>
        <w:pStyle w:val="CommentText"/>
      </w:pPr>
      <w:r>
        <w:rPr>
          <w:rStyle w:val="CommentReference"/>
        </w:rPr>
        <w:annotationRef/>
      </w:r>
    </w:p>
    <w:p w14:paraId="29BB0BC5" w14:textId="77777777" w:rsidR="00AC5973" w:rsidRDefault="00AC5973" w:rsidP="00980380">
      <w:pPr>
        <w:pStyle w:val="CommentText"/>
        <w:rPr>
          <w:b/>
          <w:bCs/>
        </w:rPr>
      </w:pPr>
      <w:r>
        <w:rPr>
          <w:b/>
          <w:bCs/>
        </w:rPr>
        <w:t>INSTRUCTIONS:</w:t>
      </w:r>
    </w:p>
    <w:p w14:paraId="07BF478E" w14:textId="77777777" w:rsidR="00AC5973" w:rsidRDefault="00AC5973" w:rsidP="00980380">
      <w:pPr>
        <w:pStyle w:val="CommentText"/>
        <w:rPr>
          <w:b/>
          <w:bCs/>
        </w:rPr>
      </w:pPr>
    </w:p>
    <w:p w14:paraId="5028D4E6" w14:textId="77777777" w:rsidR="00AC5973" w:rsidRPr="00481527" w:rsidRDefault="00AC5973" w:rsidP="00980380">
      <w:pPr>
        <w:pStyle w:val="CommentText"/>
      </w:pPr>
      <w:r>
        <w:t>Adapt the appendix introduction to reflect was actually done for the ZOI Survey.</w:t>
      </w:r>
    </w:p>
  </w:comment>
  <w:comment w:id="1104" w:author="USAID/BFS" w:date="2019-10-30T10:40:00Z" w:initials="KZ">
    <w:p w14:paraId="714E3D29" w14:textId="77777777" w:rsidR="00AC5973" w:rsidRDefault="00AC5973">
      <w:pPr>
        <w:pStyle w:val="CommentText"/>
      </w:pPr>
      <w:r>
        <w:rPr>
          <w:rStyle w:val="CommentReference"/>
        </w:rPr>
        <w:annotationRef/>
      </w:r>
    </w:p>
    <w:p w14:paraId="590A9CC9" w14:textId="77777777" w:rsidR="00AC5973" w:rsidRDefault="00AC5973">
      <w:pPr>
        <w:pStyle w:val="CommentText"/>
        <w:rPr>
          <w:b/>
          <w:bCs/>
        </w:rPr>
      </w:pPr>
      <w:r>
        <w:rPr>
          <w:b/>
          <w:bCs/>
        </w:rPr>
        <w:t>INSTRUCTIONS:</w:t>
      </w:r>
    </w:p>
    <w:p w14:paraId="71AF77C6" w14:textId="77777777" w:rsidR="00AC5973" w:rsidRDefault="00AC5973">
      <w:pPr>
        <w:pStyle w:val="CommentText"/>
        <w:rPr>
          <w:b/>
          <w:bCs/>
        </w:rPr>
      </w:pPr>
    </w:p>
    <w:p w14:paraId="11D2A3A7" w14:textId="2CF7B1A0" w:rsidR="00AC5973" w:rsidRPr="00CC545C" w:rsidRDefault="00AC5973">
      <w:pPr>
        <w:pStyle w:val="CommentText"/>
      </w:pPr>
      <w:r>
        <w:t>Add additional field check tables to this appendix to reflect the data quality of the agriculture modules and any country-specific modules included in the ZOI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8B7852" w15:done="0"/>
  <w15:commentEx w15:paraId="30F5F042" w15:done="0"/>
  <w15:commentEx w15:paraId="75F3155F" w15:done="0"/>
  <w15:commentEx w15:paraId="482E3D64" w15:done="0"/>
  <w15:commentEx w15:paraId="5CDA7200" w15:done="0"/>
  <w15:commentEx w15:paraId="67124835" w15:done="0"/>
  <w15:commentEx w15:paraId="3EB5FF5C" w15:done="0"/>
  <w15:commentEx w15:paraId="436906A6" w15:done="0"/>
  <w15:commentEx w15:paraId="2F30EFA3" w15:done="0"/>
  <w15:commentEx w15:paraId="0366182F" w15:done="0"/>
  <w15:commentEx w15:paraId="660EE007" w15:done="0"/>
  <w15:commentEx w15:paraId="7A061ADB" w15:done="0"/>
  <w15:commentEx w15:paraId="63B55464" w15:done="0"/>
  <w15:commentEx w15:paraId="3E737717" w15:done="0"/>
  <w15:commentEx w15:paraId="76A64E12" w15:done="0"/>
  <w15:commentEx w15:paraId="687FB605" w15:done="0"/>
  <w15:commentEx w15:paraId="32AB1FD3" w15:done="0"/>
  <w15:commentEx w15:paraId="69F0B62B" w15:done="0"/>
  <w15:commentEx w15:paraId="52898BA0" w15:done="0"/>
  <w15:commentEx w15:paraId="0F0737A9" w15:done="0"/>
  <w15:commentEx w15:paraId="22EEFAD4" w15:done="0"/>
  <w15:commentEx w15:paraId="451965D7" w15:done="0"/>
  <w15:commentEx w15:paraId="7A64C63D" w15:done="0"/>
  <w15:commentEx w15:paraId="071609E6" w15:done="0"/>
  <w15:commentEx w15:paraId="73867A11" w15:done="0"/>
  <w15:commentEx w15:paraId="0FDDA6EE" w15:done="0"/>
  <w15:commentEx w15:paraId="4559B8AD" w15:done="0"/>
  <w15:commentEx w15:paraId="1E0E91E0" w15:done="0"/>
  <w15:commentEx w15:paraId="67011920" w15:done="0"/>
  <w15:commentEx w15:paraId="302DC987" w15:done="0"/>
  <w15:commentEx w15:paraId="6EAC835F" w15:done="0"/>
  <w15:commentEx w15:paraId="3594B450" w15:done="0"/>
  <w15:commentEx w15:paraId="24D6227A" w15:done="0"/>
  <w15:commentEx w15:paraId="45F56BC0" w15:done="0"/>
  <w15:commentEx w15:paraId="6B38C16E" w15:done="0"/>
  <w15:commentEx w15:paraId="6C7B13FE" w15:done="0"/>
  <w15:commentEx w15:paraId="477B159C" w15:done="0"/>
  <w15:commentEx w15:paraId="5204B355" w15:done="0"/>
  <w15:commentEx w15:paraId="59401D6B" w15:done="0"/>
  <w15:commentEx w15:paraId="68FBBEE1" w15:done="0"/>
  <w15:commentEx w15:paraId="01C19C27" w15:done="0"/>
  <w15:commentEx w15:paraId="5AC43BAC" w15:done="0"/>
  <w15:commentEx w15:paraId="3FACBFD1" w15:done="0"/>
  <w15:commentEx w15:paraId="614784A6" w15:done="0"/>
  <w15:commentEx w15:paraId="0FB8B856" w15:done="0"/>
  <w15:commentEx w15:paraId="08101E48" w15:done="0"/>
  <w15:commentEx w15:paraId="6108BC3E" w15:done="0"/>
  <w15:commentEx w15:paraId="57EE4DCD" w15:done="0"/>
  <w15:commentEx w15:paraId="0629CF7E" w15:done="0"/>
  <w15:commentEx w15:paraId="36DB755D" w15:done="0"/>
  <w15:commentEx w15:paraId="667A7A2E" w15:done="0"/>
  <w15:commentEx w15:paraId="4E645FB9" w15:done="0"/>
  <w15:commentEx w15:paraId="3973379C" w15:done="0"/>
  <w15:commentEx w15:paraId="724DCBEB" w15:done="0"/>
  <w15:commentEx w15:paraId="48BE67B9" w15:done="0"/>
  <w15:commentEx w15:paraId="3D451E4B" w15:done="0"/>
  <w15:commentEx w15:paraId="1F897AF5" w15:done="0"/>
  <w15:commentEx w15:paraId="57D0365B" w15:done="0"/>
  <w15:commentEx w15:paraId="6542A4F0" w15:done="0"/>
  <w15:commentEx w15:paraId="66FBF24A" w15:done="0"/>
  <w15:commentEx w15:paraId="1C5C1B41" w15:done="0"/>
  <w15:commentEx w15:paraId="148E5047" w15:done="0"/>
  <w15:commentEx w15:paraId="2FADDE51" w15:done="0"/>
  <w15:commentEx w15:paraId="10880C2E" w15:done="0"/>
  <w15:commentEx w15:paraId="4E47EA38" w15:done="0"/>
  <w15:commentEx w15:paraId="37F1584F" w15:done="0"/>
  <w15:commentEx w15:paraId="24E95220" w15:done="0"/>
  <w15:commentEx w15:paraId="26006307" w15:done="0"/>
  <w15:commentEx w15:paraId="0621FD20" w15:done="0"/>
  <w15:commentEx w15:paraId="27D181D6" w15:done="0"/>
  <w15:commentEx w15:paraId="2B6EA3DE" w15:done="0"/>
  <w15:commentEx w15:paraId="4F470F50" w15:done="0"/>
  <w15:commentEx w15:paraId="3A53F345" w15:done="0"/>
  <w15:commentEx w15:paraId="0C0A9702" w15:done="0"/>
  <w15:commentEx w15:paraId="3EAF3843" w15:done="0"/>
  <w15:commentEx w15:paraId="630E452B" w15:done="0"/>
  <w15:commentEx w15:paraId="3288A65F" w15:done="0"/>
  <w15:commentEx w15:paraId="43B1336F" w15:done="0"/>
  <w15:commentEx w15:paraId="1BC5D657" w15:done="0"/>
  <w15:commentEx w15:paraId="5EA84B6D" w15:done="0"/>
  <w15:commentEx w15:paraId="79626AE9" w15:done="0"/>
  <w15:commentEx w15:paraId="4FAC7670" w15:done="0"/>
  <w15:commentEx w15:paraId="750276A5" w15:done="0"/>
  <w15:commentEx w15:paraId="7A8E99A4" w15:done="0"/>
  <w15:commentEx w15:paraId="303B78AF" w15:done="0"/>
  <w15:commentEx w15:paraId="7491AA23" w15:done="0"/>
  <w15:commentEx w15:paraId="2E90E43B" w15:done="0"/>
  <w15:commentEx w15:paraId="2BAE6538" w15:done="0"/>
  <w15:commentEx w15:paraId="5C6DD495" w15:done="0"/>
  <w15:commentEx w15:paraId="079083C7" w15:done="0"/>
  <w15:commentEx w15:paraId="60822EC1" w15:done="0"/>
  <w15:commentEx w15:paraId="7D4879DA" w15:done="0"/>
  <w15:commentEx w15:paraId="607794EF" w15:done="0"/>
  <w15:commentEx w15:paraId="66996E83" w15:done="0"/>
  <w15:commentEx w15:paraId="273181B1" w15:done="0"/>
  <w15:commentEx w15:paraId="31491E92" w15:done="0"/>
  <w15:commentEx w15:paraId="4E1C22B0" w15:done="0"/>
  <w15:commentEx w15:paraId="5D269483" w15:done="0"/>
  <w15:commentEx w15:paraId="2C1C5EC0" w15:done="0"/>
  <w15:commentEx w15:paraId="576BBA93" w15:done="0"/>
  <w15:commentEx w15:paraId="3DC107F6" w15:done="0"/>
  <w15:commentEx w15:paraId="2A113899" w15:done="0"/>
  <w15:commentEx w15:paraId="36F92974" w15:done="0"/>
  <w15:commentEx w15:paraId="0FB807F5" w15:done="0"/>
  <w15:commentEx w15:paraId="5A29339F" w15:done="0"/>
  <w15:commentEx w15:paraId="79AE3A98" w15:done="0"/>
  <w15:commentEx w15:paraId="6834F5ED" w15:done="0"/>
  <w15:commentEx w15:paraId="09E1BFDC" w15:done="0"/>
  <w15:commentEx w15:paraId="02C58294" w15:done="0"/>
  <w15:commentEx w15:paraId="6E2F09C8" w15:done="0"/>
  <w15:commentEx w15:paraId="329A865C" w15:done="0"/>
  <w15:commentEx w15:paraId="6D2140A0" w15:done="0"/>
  <w15:commentEx w15:paraId="26D9C58D" w15:done="0"/>
  <w15:commentEx w15:paraId="0B7C7044" w15:done="0"/>
  <w15:commentEx w15:paraId="2FB925B9" w15:done="0"/>
  <w15:commentEx w15:paraId="6CE8FDC0" w15:done="0"/>
  <w15:commentEx w15:paraId="3FEBA377" w15:done="0"/>
  <w15:commentEx w15:paraId="4DEAE000" w15:done="0"/>
  <w15:commentEx w15:paraId="5BF510A2" w15:done="0"/>
  <w15:commentEx w15:paraId="7DC72576" w15:done="0"/>
  <w15:commentEx w15:paraId="65577D05" w15:done="0"/>
  <w15:commentEx w15:paraId="68641C6E" w15:done="0"/>
  <w15:commentEx w15:paraId="50A3A0D1" w15:done="0"/>
  <w15:commentEx w15:paraId="305D4F23" w15:done="0"/>
  <w15:commentEx w15:paraId="62562922" w15:done="0"/>
  <w15:commentEx w15:paraId="5515166A" w15:done="0"/>
  <w15:commentEx w15:paraId="39A2B941" w15:done="0"/>
  <w15:commentEx w15:paraId="06B1CA0F" w15:done="0"/>
  <w15:commentEx w15:paraId="6DA15AD8" w15:done="0"/>
  <w15:commentEx w15:paraId="16F237E8" w15:done="0"/>
  <w15:commentEx w15:paraId="63A38C37" w15:done="0"/>
  <w15:commentEx w15:paraId="4B7E2DF2" w15:done="0"/>
  <w15:commentEx w15:paraId="6BC71D46" w15:done="0"/>
  <w15:commentEx w15:paraId="5E00B770" w15:done="0"/>
  <w15:commentEx w15:paraId="5C8A29D0" w15:done="0"/>
  <w15:commentEx w15:paraId="2D99B107" w15:done="0"/>
  <w15:commentEx w15:paraId="24A04CCB" w15:done="0"/>
  <w15:commentEx w15:paraId="58CBC988" w15:done="0"/>
  <w15:commentEx w15:paraId="67A570CC" w15:done="0"/>
  <w15:commentEx w15:paraId="3185CBAF" w15:done="0"/>
  <w15:commentEx w15:paraId="6BEDAF2D" w15:done="0"/>
  <w15:commentEx w15:paraId="7BDFEC86" w15:done="0"/>
  <w15:commentEx w15:paraId="4A276779" w15:done="0"/>
  <w15:commentEx w15:paraId="071AC39F" w15:done="0"/>
  <w15:commentEx w15:paraId="26FC1E48" w15:done="0"/>
  <w15:commentEx w15:paraId="4716A6F8" w15:done="0"/>
  <w15:commentEx w15:paraId="7FDF58B8" w15:done="0"/>
  <w15:commentEx w15:paraId="1BE3D0FE" w15:done="0"/>
  <w15:commentEx w15:paraId="159BFA73" w15:done="0"/>
  <w15:commentEx w15:paraId="0DD55121" w15:done="0"/>
  <w15:commentEx w15:paraId="321804B4" w15:done="0"/>
  <w15:commentEx w15:paraId="07A3CDBA" w15:done="0"/>
  <w15:commentEx w15:paraId="50264671" w15:done="0"/>
  <w15:commentEx w15:paraId="6D9A5502" w15:done="0"/>
  <w15:commentEx w15:paraId="54BC23F6" w15:done="0"/>
  <w15:commentEx w15:paraId="4B9622F3" w15:done="0"/>
  <w15:commentEx w15:paraId="59C79473" w15:done="0"/>
  <w15:commentEx w15:paraId="5896E741" w15:done="0"/>
  <w15:commentEx w15:paraId="30327C89" w15:done="0"/>
  <w15:commentEx w15:paraId="6332EFA7" w15:done="0"/>
  <w15:commentEx w15:paraId="3420BD8C" w15:done="0"/>
  <w15:commentEx w15:paraId="0D58A1D3" w15:done="0"/>
  <w15:commentEx w15:paraId="1C44C4A4" w15:done="0"/>
  <w15:commentEx w15:paraId="1BE05808" w15:done="0"/>
  <w15:commentEx w15:paraId="089DF098" w15:done="0"/>
  <w15:commentEx w15:paraId="3FAA6A40" w15:done="0"/>
  <w15:commentEx w15:paraId="07BAECF3" w15:done="0"/>
  <w15:commentEx w15:paraId="2920D5A2" w15:done="0"/>
  <w15:commentEx w15:paraId="6BB079E5" w15:done="0"/>
  <w15:commentEx w15:paraId="6508B352" w15:done="0"/>
  <w15:commentEx w15:paraId="19D4381E" w15:done="0"/>
  <w15:commentEx w15:paraId="7D799CE1" w15:done="0"/>
  <w15:commentEx w15:paraId="3D84569B" w15:done="0"/>
  <w15:commentEx w15:paraId="18FB3D52" w15:done="0"/>
  <w15:commentEx w15:paraId="796C316D" w15:done="0"/>
  <w15:commentEx w15:paraId="54A7C19A" w15:done="0"/>
  <w15:commentEx w15:paraId="617D1D40" w15:done="0"/>
  <w15:commentEx w15:paraId="06C3ECA1" w15:done="0"/>
  <w15:commentEx w15:paraId="25599297" w15:done="0"/>
  <w15:commentEx w15:paraId="785963DF" w15:done="0"/>
  <w15:commentEx w15:paraId="18596AFC" w15:done="0"/>
  <w15:commentEx w15:paraId="3969FA86" w15:done="0"/>
  <w15:commentEx w15:paraId="31BCAA44" w15:done="0"/>
  <w15:commentEx w15:paraId="0DD4BDA4" w15:done="0"/>
  <w15:commentEx w15:paraId="6FBADB69" w15:done="0"/>
  <w15:commentEx w15:paraId="6E805024" w15:done="0"/>
  <w15:commentEx w15:paraId="09BB3A63" w15:done="0"/>
  <w15:commentEx w15:paraId="47F7D910" w15:done="0"/>
  <w15:commentEx w15:paraId="0A4F09B7" w15:done="0"/>
  <w15:commentEx w15:paraId="15346F39" w15:done="0"/>
  <w15:commentEx w15:paraId="179BAAF6" w15:done="0"/>
  <w15:commentEx w15:paraId="49FA5D42" w15:done="0"/>
  <w15:commentEx w15:paraId="24D8882B" w15:done="0"/>
  <w15:commentEx w15:paraId="21EC8F46" w15:done="0"/>
  <w15:commentEx w15:paraId="0B412602" w15:done="0"/>
  <w15:commentEx w15:paraId="5D5BC955" w15:done="0"/>
  <w15:commentEx w15:paraId="32733ECA" w15:done="0"/>
  <w15:commentEx w15:paraId="0A3C9677" w15:done="0"/>
  <w15:commentEx w15:paraId="6F48316C" w15:done="0"/>
  <w15:commentEx w15:paraId="3F9CF026" w15:done="0"/>
  <w15:commentEx w15:paraId="516506DB" w15:done="0"/>
  <w15:commentEx w15:paraId="2BC4DF2B" w15:done="0"/>
  <w15:commentEx w15:paraId="3AB245C5" w15:done="0"/>
  <w15:commentEx w15:paraId="642B658A" w15:done="0"/>
  <w15:commentEx w15:paraId="6AB5C184" w15:done="0"/>
  <w15:commentEx w15:paraId="59CDCAB4" w15:done="0"/>
  <w15:commentEx w15:paraId="45F3A84D" w15:done="0"/>
  <w15:commentEx w15:paraId="2F8C6F1C" w15:done="0"/>
  <w15:commentEx w15:paraId="1EFEE7EF" w15:done="0"/>
  <w15:commentEx w15:paraId="3414912B" w15:done="0"/>
  <w15:commentEx w15:paraId="5DC6AA2E" w15:done="0"/>
  <w15:commentEx w15:paraId="04F370E3" w15:done="0"/>
  <w15:commentEx w15:paraId="1EE9BFEF" w15:done="0"/>
  <w15:commentEx w15:paraId="0874EA3A" w15:done="0"/>
  <w15:commentEx w15:paraId="288F2312" w15:done="0"/>
  <w15:commentEx w15:paraId="16412004" w15:done="0"/>
  <w15:commentEx w15:paraId="41A1C59F" w15:done="0"/>
  <w15:commentEx w15:paraId="76272F51" w15:done="0"/>
  <w15:commentEx w15:paraId="437DFF3B" w15:done="0"/>
  <w15:commentEx w15:paraId="04325B5D" w15:done="0"/>
  <w15:commentEx w15:paraId="1AE7A3A7" w15:done="0"/>
  <w15:commentEx w15:paraId="2682D501" w15:done="0"/>
  <w15:commentEx w15:paraId="71BACE22" w15:done="0"/>
  <w15:commentEx w15:paraId="1D2A102A" w15:done="0"/>
  <w15:commentEx w15:paraId="7177D4C2" w15:done="0"/>
  <w15:commentEx w15:paraId="22069466" w15:done="0"/>
  <w15:commentEx w15:paraId="52F1D1B3" w15:done="0"/>
  <w15:commentEx w15:paraId="1DB0D001" w15:done="0"/>
  <w15:commentEx w15:paraId="23286E90" w15:done="0"/>
  <w15:commentEx w15:paraId="612646A1" w15:done="0"/>
  <w15:commentEx w15:paraId="73505C95" w15:done="0"/>
  <w15:commentEx w15:paraId="2B5D01A1" w15:done="0"/>
  <w15:commentEx w15:paraId="1B4BC4E8" w15:done="0"/>
  <w15:commentEx w15:paraId="5359666C" w15:done="0"/>
  <w15:commentEx w15:paraId="0C19C75F" w15:done="0"/>
  <w15:commentEx w15:paraId="5402324B" w15:done="0"/>
  <w15:commentEx w15:paraId="44CDBAE4" w15:done="0"/>
  <w15:commentEx w15:paraId="35B8E901" w15:done="0"/>
  <w15:commentEx w15:paraId="66CFDB97" w15:done="0"/>
  <w15:commentEx w15:paraId="1F7E6F5A" w15:done="0"/>
  <w15:commentEx w15:paraId="5082869E" w15:done="0"/>
  <w15:commentEx w15:paraId="711D3597" w15:done="0"/>
  <w15:commentEx w15:paraId="61482BE4" w15:done="0"/>
  <w15:commentEx w15:paraId="2A0ECC98" w15:done="0"/>
  <w15:commentEx w15:paraId="14CBBA70" w15:done="0"/>
  <w15:commentEx w15:paraId="66BC1EA5" w15:done="0"/>
  <w15:commentEx w15:paraId="59F0967A" w15:done="0"/>
  <w15:commentEx w15:paraId="7DC9ADCB" w15:done="0"/>
  <w15:commentEx w15:paraId="3554360E" w15:done="0"/>
  <w15:commentEx w15:paraId="7AAA82FC" w15:done="0"/>
  <w15:commentEx w15:paraId="7A6FFDD2" w15:done="0"/>
  <w15:commentEx w15:paraId="4A538294" w15:done="0"/>
  <w15:commentEx w15:paraId="3AED4E8E" w15:done="0"/>
  <w15:commentEx w15:paraId="6048A7AA" w15:done="0"/>
  <w15:commentEx w15:paraId="31D1FFA2" w15:done="0"/>
  <w15:commentEx w15:paraId="7B56351D" w15:done="0"/>
  <w15:commentEx w15:paraId="0BF78695" w15:done="0"/>
  <w15:commentEx w15:paraId="31F2C56A" w15:done="0"/>
  <w15:commentEx w15:paraId="629F4969" w15:done="0"/>
  <w15:commentEx w15:paraId="7A86B396" w15:done="0"/>
  <w15:commentEx w15:paraId="1CA4740F" w15:done="0"/>
  <w15:commentEx w15:paraId="6C0532F2" w15:done="0"/>
  <w15:commentEx w15:paraId="1E806367" w15:done="0"/>
  <w15:commentEx w15:paraId="3AA6985B" w15:done="0"/>
  <w15:commentEx w15:paraId="3E723910" w15:done="0"/>
  <w15:commentEx w15:paraId="1C888A3E" w15:done="0"/>
  <w15:commentEx w15:paraId="55596A90" w15:done="0"/>
  <w15:commentEx w15:paraId="0C36F71D" w15:done="0"/>
  <w15:commentEx w15:paraId="3D6FEF61" w15:done="0"/>
  <w15:commentEx w15:paraId="5B45E47D" w15:done="0"/>
  <w15:commentEx w15:paraId="5079934A" w15:done="0"/>
  <w15:commentEx w15:paraId="4CFDA87F" w15:done="0"/>
  <w15:commentEx w15:paraId="5028D4E6" w15:done="0"/>
  <w15:commentEx w15:paraId="11D2A3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55AA5" w16cex:dateUtc="2020-07-24T17:03:00Z"/>
  <w16cex:commentExtensible w16cex:durableId="22C559A2" w16cex:dateUtc="2020-07-24T16:54:00Z"/>
  <w16cex:commentExtensible w16cex:durableId="22C559A3" w16cex:dateUtc="2020-07-24T16:59:00Z"/>
  <w16cex:commentExtensible w16cex:durableId="22C55A5B" w16cex:dateUtc="2020-07-24T17:02:00Z"/>
  <w16cex:commentExtensible w16cex:durableId="22C557C3" w16cex:dateUtc="2020-07-24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8B7852" w16cid:durableId="2163D4B2"/>
  <w16cid:commentId w16cid:paraId="30F5F042" w16cid:durableId="21670175"/>
  <w16cid:commentId w16cid:paraId="75F3155F" w16cid:durableId="2163D4B4"/>
  <w16cid:commentId w16cid:paraId="482E3D64" w16cid:durableId="21670177"/>
  <w16cid:commentId w16cid:paraId="5CDA7200" w16cid:durableId="2163D4B6"/>
  <w16cid:commentId w16cid:paraId="67124835" w16cid:durableId="2163D4B7"/>
  <w16cid:commentId w16cid:paraId="3EB5FF5C" w16cid:durableId="2163D4B8"/>
  <w16cid:commentId w16cid:paraId="436906A6" w16cid:durableId="2163D4B9"/>
  <w16cid:commentId w16cid:paraId="2F30EFA3" w16cid:durableId="2163D4BA"/>
  <w16cid:commentId w16cid:paraId="0366182F" w16cid:durableId="2163D4BB"/>
  <w16cid:commentId w16cid:paraId="660EE007" w16cid:durableId="2167017E"/>
  <w16cid:commentId w16cid:paraId="7A061ADB" w16cid:durableId="227F7B48"/>
  <w16cid:commentId w16cid:paraId="63B55464" w16cid:durableId="2167017F"/>
  <w16cid:commentId w16cid:paraId="3E737717" w16cid:durableId="21670180"/>
  <w16cid:commentId w16cid:paraId="76A64E12" w16cid:durableId="2163D4BF"/>
  <w16cid:commentId w16cid:paraId="687FB605" w16cid:durableId="2163D4C0"/>
  <w16cid:commentId w16cid:paraId="32AB1FD3" w16cid:durableId="2163D4C1"/>
  <w16cid:commentId w16cid:paraId="69F0B62B" w16cid:durableId="2163D4C2"/>
  <w16cid:commentId w16cid:paraId="52898BA0" w16cid:durableId="2163D4C3"/>
  <w16cid:commentId w16cid:paraId="0F0737A9" w16cid:durableId="2163D4C4"/>
  <w16cid:commentId w16cid:paraId="22EEFAD4" w16cid:durableId="2163D4C5"/>
  <w16cid:commentId w16cid:paraId="451965D7" w16cid:durableId="2163D4C6"/>
  <w16cid:commentId w16cid:paraId="7A64C63D" w16cid:durableId="2163D4C7"/>
  <w16cid:commentId w16cid:paraId="071609E6" w16cid:durableId="2163D4C8"/>
  <w16cid:commentId w16cid:paraId="73867A11" w16cid:durableId="2163D4C9"/>
  <w16cid:commentId w16cid:paraId="0FDDA6EE" w16cid:durableId="2163D4CA"/>
  <w16cid:commentId w16cid:paraId="4559B8AD" w16cid:durableId="2163D4CB"/>
  <w16cid:commentId w16cid:paraId="1E0E91E0" w16cid:durableId="2163D4CC"/>
  <w16cid:commentId w16cid:paraId="67011920" w16cid:durableId="2163D4CD"/>
  <w16cid:commentId w16cid:paraId="302DC987" w16cid:durableId="2163D4CE"/>
  <w16cid:commentId w16cid:paraId="6EAC835F" w16cid:durableId="21670191"/>
  <w16cid:commentId w16cid:paraId="3594B450" w16cid:durableId="2163D4D2"/>
  <w16cid:commentId w16cid:paraId="24D6227A" w16cid:durableId="2163D4D3"/>
  <w16cid:commentId w16cid:paraId="45F56BC0" w16cid:durableId="2163D4D4"/>
  <w16cid:commentId w16cid:paraId="6B38C16E" w16cid:durableId="21670195"/>
  <w16cid:commentId w16cid:paraId="6C7B13FE" w16cid:durableId="2163D4D6"/>
  <w16cid:commentId w16cid:paraId="477B159C" w16cid:durableId="2163D4D7"/>
  <w16cid:commentId w16cid:paraId="5204B355" w16cid:durableId="2163D4D8"/>
  <w16cid:commentId w16cid:paraId="59401D6B" w16cid:durableId="2163D4D9"/>
  <w16cid:commentId w16cid:paraId="68FBBEE1" w16cid:durableId="2163D4DA"/>
  <w16cid:commentId w16cid:paraId="01C19C27" w16cid:durableId="2163D4DB"/>
  <w16cid:commentId w16cid:paraId="5AC43BAC" w16cid:durableId="2163D4DC"/>
  <w16cid:commentId w16cid:paraId="3FACBFD1" w16cid:durableId="2163D4DD"/>
  <w16cid:commentId w16cid:paraId="614784A6" w16cid:durableId="2163D4DE"/>
  <w16cid:commentId w16cid:paraId="0FB8B856" w16cid:durableId="2163D4DF"/>
  <w16cid:commentId w16cid:paraId="08101E48" w16cid:durableId="2163D4E0"/>
  <w16cid:commentId w16cid:paraId="6108BC3E" w16cid:durableId="2163D4E1"/>
  <w16cid:commentId w16cid:paraId="57EE4DCD" w16cid:durableId="2163D4E2"/>
  <w16cid:commentId w16cid:paraId="0629CF7E" w16cid:durableId="2163D4E3"/>
  <w16cid:commentId w16cid:paraId="36DB755D" w16cid:durableId="22C55AA5"/>
  <w16cid:commentId w16cid:paraId="667A7A2E" w16cid:durableId="22C559A2"/>
  <w16cid:commentId w16cid:paraId="4E645FB9" w16cid:durableId="22C559A3"/>
  <w16cid:commentId w16cid:paraId="3973379C" w16cid:durableId="22C55A5B"/>
  <w16cid:commentId w16cid:paraId="724DCBEB" w16cid:durableId="2163D4E4"/>
  <w16cid:commentId w16cid:paraId="48BE67B9" w16cid:durableId="2163D4E5"/>
  <w16cid:commentId w16cid:paraId="3D451E4B" w16cid:durableId="2163D4E6"/>
  <w16cid:commentId w16cid:paraId="1F897AF5" w16cid:durableId="2163D4E7"/>
  <w16cid:commentId w16cid:paraId="57D0365B" w16cid:durableId="2163D4E8"/>
  <w16cid:commentId w16cid:paraId="6542A4F0" w16cid:durableId="2163D4EB"/>
  <w16cid:commentId w16cid:paraId="66FBF24A" w16cid:durableId="216701AA"/>
  <w16cid:commentId w16cid:paraId="1C5C1B41" w16cid:durableId="2163D4F1"/>
  <w16cid:commentId w16cid:paraId="148E5047" w16cid:durableId="2163D4F2"/>
  <w16cid:commentId w16cid:paraId="2FADDE51" w16cid:durableId="2163D4F3"/>
  <w16cid:commentId w16cid:paraId="10880C2E" w16cid:durableId="2163D4F6"/>
  <w16cid:commentId w16cid:paraId="4E47EA38" w16cid:durableId="2163D4F7"/>
  <w16cid:commentId w16cid:paraId="37F1584F" w16cid:durableId="2163D4F8"/>
  <w16cid:commentId w16cid:paraId="24E95220" w16cid:durableId="2163D4F9"/>
  <w16cid:commentId w16cid:paraId="26006307" w16cid:durableId="2163D4FA"/>
  <w16cid:commentId w16cid:paraId="0621FD20" w16cid:durableId="2163D4FB"/>
  <w16cid:commentId w16cid:paraId="27D181D6" w16cid:durableId="2163D4FC"/>
  <w16cid:commentId w16cid:paraId="2B6EA3DE" w16cid:durableId="2163D4FD"/>
  <w16cid:commentId w16cid:paraId="4F470F50" w16cid:durableId="2163D4FE"/>
  <w16cid:commentId w16cid:paraId="3A53F345" w16cid:durableId="2163D501"/>
  <w16cid:commentId w16cid:paraId="0C0A9702" w16cid:durableId="2163D502"/>
  <w16cid:commentId w16cid:paraId="3EAF3843" w16cid:durableId="2163D503"/>
  <w16cid:commentId w16cid:paraId="630E452B" w16cid:durableId="2163D504"/>
  <w16cid:commentId w16cid:paraId="3288A65F" w16cid:durableId="2163D505"/>
  <w16cid:commentId w16cid:paraId="43B1336F" w16cid:durableId="2163D50A"/>
  <w16cid:commentId w16cid:paraId="1BC5D657" w16cid:durableId="2163D511"/>
  <w16cid:commentId w16cid:paraId="5EA84B6D" w16cid:durableId="2163D512"/>
  <w16cid:commentId w16cid:paraId="79626AE9" w16cid:durableId="2163D513"/>
  <w16cid:commentId w16cid:paraId="4FAC7670" w16cid:durableId="2163D514"/>
  <w16cid:commentId w16cid:paraId="750276A5" w16cid:durableId="2163D515"/>
  <w16cid:commentId w16cid:paraId="7A8E99A4" w16cid:durableId="2163D516"/>
  <w16cid:commentId w16cid:paraId="303B78AF" w16cid:durableId="2163D517"/>
  <w16cid:commentId w16cid:paraId="7491AA23" w16cid:durableId="2163D518"/>
  <w16cid:commentId w16cid:paraId="2E90E43B" w16cid:durableId="216701C5"/>
  <w16cid:commentId w16cid:paraId="2BAE6538" w16cid:durableId="2163D51A"/>
  <w16cid:commentId w16cid:paraId="5C6DD495" w16cid:durableId="2163D51C"/>
  <w16cid:commentId w16cid:paraId="079083C7" w16cid:durableId="216701C8"/>
  <w16cid:commentId w16cid:paraId="60822EC1" w16cid:durableId="2163D51E"/>
  <w16cid:commentId w16cid:paraId="7D4879DA" w16cid:durableId="2163D51F"/>
  <w16cid:commentId w16cid:paraId="607794EF" w16cid:durableId="2163D520"/>
  <w16cid:commentId w16cid:paraId="66996E83" w16cid:durableId="2163D521"/>
  <w16cid:commentId w16cid:paraId="273181B1" w16cid:durableId="2163D522"/>
  <w16cid:commentId w16cid:paraId="31491E92" w16cid:durableId="2163D524"/>
  <w16cid:commentId w16cid:paraId="4E1C22B0" w16cid:durableId="216701CF"/>
  <w16cid:commentId w16cid:paraId="5D269483" w16cid:durableId="2163D526"/>
  <w16cid:commentId w16cid:paraId="2C1C5EC0" w16cid:durableId="2163D527"/>
  <w16cid:commentId w16cid:paraId="576BBA93" w16cid:durableId="2163D528"/>
  <w16cid:commentId w16cid:paraId="3DC107F6" w16cid:durableId="2163D529"/>
  <w16cid:commentId w16cid:paraId="2A113899" w16cid:durableId="2163D52A"/>
  <w16cid:commentId w16cid:paraId="36F92974" w16cid:durableId="2163D52B"/>
  <w16cid:commentId w16cid:paraId="0FB807F5" w16cid:durableId="2163D52C"/>
  <w16cid:commentId w16cid:paraId="5A29339F" w16cid:durableId="2163D52D"/>
  <w16cid:commentId w16cid:paraId="79AE3A98" w16cid:durableId="2163D532"/>
  <w16cid:commentId w16cid:paraId="6834F5ED" w16cid:durableId="228B1908"/>
  <w16cid:commentId w16cid:paraId="09E1BFDC" w16cid:durableId="2163D533"/>
  <w16cid:commentId w16cid:paraId="02C58294" w16cid:durableId="2163D536"/>
  <w16cid:commentId w16cid:paraId="6E2F09C8" w16cid:durableId="2163D537"/>
  <w16cid:commentId w16cid:paraId="329A865C" w16cid:durableId="2163D53A"/>
  <w16cid:commentId w16cid:paraId="6D2140A0" w16cid:durableId="2163D53B"/>
  <w16cid:commentId w16cid:paraId="26D9C58D" w16cid:durableId="2163D53C"/>
  <w16cid:commentId w16cid:paraId="0B7C7044" w16cid:durableId="2163D53D"/>
  <w16cid:commentId w16cid:paraId="2FB925B9" w16cid:durableId="2163D53E"/>
  <w16cid:commentId w16cid:paraId="6CE8FDC0" w16cid:durableId="2163D53F"/>
  <w16cid:commentId w16cid:paraId="3FEBA377" w16cid:durableId="2163D540"/>
  <w16cid:commentId w16cid:paraId="4DEAE000" w16cid:durableId="2163D541"/>
  <w16cid:commentId w16cid:paraId="5BF510A2" w16cid:durableId="2163D542"/>
  <w16cid:commentId w16cid:paraId="7DC72576" w16cid:durableId="2163D543"/>
  <w16cid:commentId w16cid:paraId="65577D05" w16cid:durableId="2163D544"/>
  <w16cid:commentId w16cid:paraId="68641C6E" w16cid:durableId="2163D545"/>
  <w16cid:commentId w16cid:paraId="50A3A0D1" w16cid:durableId="2163D546"/>
  <w16cid:commentId w16cid:paraId="305D4F23" w16cid:durableId="2163D547"/>
  <w16cid:commentId w16cid:paraId="62562922" w16cid:durableId="2163D54C"/>
  <w16cid:commentId w16cid:paraId="5515166A" w16cid:durableId="2163D54D"/>
  <w16cid:commentId w16cid:paraId="39A2B941" w16cid:durableId="2163D54E"/>
  <w16cid:commentId w16cid:paraId="06B1CA0F" w16cid:durableId="2163D54F"/>
  <w16cid:commentId w16cid:paraId="6DA15AD8" w16cid:durableId="2163D550"/>
  <w16cid:commentId w16cid:paraId="16F237E8" w16cid:durableId="2163D551"/>
  <w16cid:commentId w16cid:paraId="63A38C37" w16cid:durableId="2163D552"/>
  <w16cid:commentId w16cid:paraId="4B7E2DF2" w16cid:durableId="22C557C3"/>
  <w16cid:commentId w16cid:paraId="6BC71D46" w16cid:durableId="2163D553"/>
  <w16cid:commentId w16cid:paraId="5E00B770" w16cid:durableId="2163D558"/>
  <w16cid:commentId w16cid:paraId="5C8A29D0" w16cid:durableId="2163D559"/>
  <w16cid:commentId w16cid:paraId="2D99B107" w16cid:durableId="21C37E8F"/>
  <w16cid:commentId w16cid:paraId="24A04CCB" w16cid:durableId="2279069C"/>
  <w16cid:commentId w16cid:paraId="58CBC988" w16cid:durableId="2279069D"/>
  <w16cid:commentId w16cid:paraId="67A570CC" w16cid:durableId="2279069E"/>
  <w16cid:commentId w16cid:paraId="3185CBAF" w16cid:durableId="2279069F"/>
  <w16cid:commentId w16cid:paraId="6BEDAF2D" w16cid:durableId="227906A0"/>
  <w16cid:commentId w16cid:paraId="7BDFEC86" w16cid:durableId="227906A1"/>
  <w16cid:commentId w16cid:paraId="4A276779" w16cid:durableId="227906A2"/>
  <w16cid:commentId w16cid:paraId="071AC39F" w16cid:durableId="227906A3"/>
  <w16cid:commentId w16cid:paraId="26FC1E48" w16cid:durableId="227906A4"/>
  <w16cid:commentId w16cid:paraId="4716A6F8" w16cid:durableId="227906A5"/>
  <w16cid:commentId w16cid:paraId="7FDF58B8" w16cid:durableId="227906A6"/>
  <w16cid:commentId w16cid:paraId="1BE3D0FE" w16cid:durableId="2163D565"/>
  <w16cid:commentId w16cid:paraId="159BFA73" w16cid:durableId="2163D566"/>
  <w16cid:commentId w16cid:paraId="0DD55121" w16cid:durableId="2163D567"/>
  <w16cid:commentId w16cid:paraId="321804B4" w16cid:durableId="2163D56A"/>
  <w16cid:commentId w16cid:paraId="07A3CDBA" w16cid:durableId="2163D56B"/>
  <w16cid:commentId w16cid:paraId="50264671" w16cid:durableId="2163D56C"/>
  <w16cid:commentId w16cid:paraId="6D9A5502" w16cid:durableId="2163D56D"/>
  <w16cid:commentId w16cid:paraId="54BC23F6" w16cid:durableId="2163D56E"/>
  <w16cid:commentId w16cid:paraId="4B9622F3" w16cid:durableId="2163D56F"/>
  <w16cid:commentId w16cid:paraId="59C79473" w16cid:durableId="2163D570"/>
  <w16cid:commentId w16cid:paraId="5896E741" w16cid:durableId="2163D571"/>
  <w16cid:commentId w16cid:paraId="30327C89" w16cid:durableId="2163D572"/>
  <w16cid:commentId w16cid:paraId="6332EFA7" w16cid:durableId="2163D575"/>
  <w16cid:commentId w16cid:paraId="3420BD8C" w16cid:durableId="2163D576"/>
  <w16cid:commentId w16cid:paraId="0D58A1D3" w16cid:durableId="2163D579"/>
  <w16cid:commentId w16cid:paraId="1C44C4A4" w16cid:durableId="2163D57A"/>
  <w16cid:commentId w16cid:paraId="1BE05808" w16cid:durableId="2163D57B"/>
  <w16cid:commentId w16cid:paraId="089DF098" w16cid:durableId="2163D57C"/>
  <w16cid:commentId w16cid:paraId="3FAA6A40" w16cid:durableId="2163D57E"/>
  <w16cid:commentId w16cid:paraId="07BAECF3" w16cid:durableId="2163D57F"/>
  <w16cid:commentId w16cid:paraId="2920D5A2" w16cid:durableId="2163D580"/>
  <w16cid:commentId w16cid:paraId="6BB079E5" w16cid:durableId="2163D581"/>
  <w16cid:commentId w16cid:paraId="6508B352" w16cid:durableId="2163D582"/>
  <w16cid:commentId w16cid:paraId="19D4381E" w16cid:durableId="2163D583"/>
  <w16cid:commentId w16cid:paraId="7D799CE1" w16cid:durableId="2163D584"/>
  <w16cid:commentId w16cid:paraId="3D84569B" w16cid:durableId="2163D585"/>
  <w16cid:commentId w16cid:paraId="18FB3D52" w16cid:durableId="2163D586"/>
  <w16cid:commentId w16cid:paraId="796C316D" w16cid:durableId="2163D587"/>
  <w16cid:commentId w16cid:paraId="54A7C19A" w16cid:durableId="2163D588"/>
  <w16cid:commentId w16cid:paraId="617D1D40" w16cid:durableId="2163D589"/>
  <w16cid:commentId w16cid:paraId="06C3ECA1" w16cid:durableId="2163D58A"/>
  <w16cid:commentId w16cid:paraId="25599297" w16cid:durableId="2163D58B"/>
  <w16cid:commentId w16cid:paraId="785963DF" w16cid:durableId="2163D58C"/>
  <w16cid:commentId w16cid:paraId="18596AFC" w16cid:durableId="2163D58D"/>
  <w16cid:commentId w16cid:paraId="3969FA86" w16cid:durableId="2163D58E"/>
  <w16cid:commentId w16cid:paraId="31BCAA44" w16cid:durableId="2163D58F"/>
  <w16cid:commentId w16cid:paraId="0DD4BDA4" w16cid:durableId="2163D590"/>
  <w16cid:commentId w16cid:paraId="6FBADB69" w16cid:durableId="2163D596"/>
  <w16cid:commentId w16cid:paraId="6E805024" w16cid:durableId="2163D597"/>
  <w16cid:commentId w16cid:paraId="09BB3A63" w16cid:durableId="2163D598"/>
  <w16cid:commentId w16cid:paraId="47F7D910" w16cid:durableId="2163D59B"/>
  <w16cid:commentId w16cid:paraId="0A4F09B7" w16cid:durableId="2163D59C"/>
  <w16cid:commentId w16cid:paraId="15346F39" w16cid:durableId="2163D59D"/>
  <w16cid:commentId w16cid:paraId="179BAAF6" w16cid:durableId="2163D59E"/>
  <w16cid:commentId w16cid:paraId="49FA5D42" w16cid:durableId="2163D59F"/>
  <w16cid:commentId w16cid:paraId="24D8882B" w16cid:durableId="2163D5A0"/>
  <w16cid:commentId w16cid:paraId="21EC8F46" w16cid:durableId="2163D5A1"/>
  <w16cid:commentId w16cid:paraId="0B412602" w16cid:durableId="2163D5A2"/>
  <w16cid:commentId w16cid:paraId="5D5BC955" w16cid:durableId="2163D5A3"/>
  <w16cid:commentId w16cid:paraId="32733ECA" w16cid:durableId="2163D5A4"/>
  <w16cid:commentId w16cid:paraId="0A3C9677" w16cid:durableId="2163D5A5"/>
  <w16cid:commentId w16cid:paraId="6F48316C" w16cid:durableId="2163D5A6"/>
  <w16cid:commentId w16cid:paraId="3F9CF026" w16cid:durableId="2163D5A7"/>
  <w16cid:commentId w16cid:paraId="516506DB" w16cid:durableId="2163D5A8"/>
  <w16cid:commentId w16cid:paraId="2BC4DF2B" w16cid:durableId="2163D5A9"/>
  <w16cid:commentId w16cid:paraId="3AB245C5" w16cid:durableId="2163D5AA"/>
  <w16cid:commentId w16cid:paraId="642B658A" w16cid:durableId="2163D5AB"/>
  <w16cid:commentId w16cid:paraId="6AB5C184" w16cid:durableId="2163D5AC"/>
  <w16cid:commentId w16cid:paraId="59CDCAB4" w16cid:durableId="2163D5AD"/>
  <w16cid:commentId w16cid:paraId="45F3A84D" w16cid:durableId="2163D5AE"/>
  <w16cid:commentId w16cid:paraId="2F8C6F1C" w16cid:durableId="2163D5AF"/>
  <w16cid:commentId w16cid:paraId="1EFEE7EF" w16cid:durableId="2163D5B0"/>
  <w16cid:commentId w16cid:paraId="3414912B" w16cid:durableId="2163D5B1"/>
  <w16cid:commentId w16cid:paraId="5DC6AA2E" w16cid:durableId="2163D5B2"/>
  <w16cid:commentId w16cid:paraId="04F370E3" w16cid:durableId="2163D5B3"/>
  <w16cid:commentId w16cid:paraId="1EE9BFEF" w16cid:durableId="2163D5B4"/>
  <w16cid:commentId w16cid:paraId="0874EA3A" w16cid:durableId="2163D5B5"/>
  <w16cid:commentId w16cid:paraId="288F2312" w16cid:durableId="2163D5B6"/>
  <w16cid:commentId w16cid:paraId="16412004" w16cid:durableId="2163D5B7"/>
  <w16cid:commentId w16cid:paraId="41A1C59F" w16cid:durableId="2163D5B8"/>
  <w16cid:commentId w16cid:paraId="76272F51" w16cid:durableId="2163D5B9"/>
  <w16cid:commentId w16cid:paraId="437DFF3B" w16cid:durableId="2163D5BA"/>
  <w16cid:commentId w16cid:paraId="04325B5D" w16cid:durableId="2163D5BB"/>
  <w16cid:commentId w16cid:paraId="1AE7A3A7" w16cid:durableId="2163D5BC"/>
  <w16cid:commentId w16cid:paraId="2682D501" w16cid:durableId="2163D5BD"/>
  <w16cid:commentId w16cid:paraId="71BACE22" w16cid:durableId="2163D5BE"/>
  <w16cid:commentId w16cid:paraId="1D2A102A" w16cid:durableId="2163D5BF"/>
  <w16cid:commentId w16cid:paraId="7177D4C2" w16cid:durableId="2163D5C0"/>
  <w16cid:commentId w16cid:paraId="22069466" w16cid:durableId="2163D5C1"/>
  <w16cid:commentId w16cid:paraId="52F1D1B3" w16cid:durableId="2163D5C2"/>
  <w16cid:commentId w16cid:paraId="1DB0D001" w16cid:durableId="2163D5C3"/>
  <w16cid:commentId w16cid:paraId="23286E90" w16cid:durableId="2163D5C4"/>
  <w16cid:commentId w16cid:paraId="612646A1" w16cid:durableId="2163D5C5"/>
  <w16cid:commentId w16cid:paraId="73505C95" w16cid:durableId="2163D5C6"/>
  <w16cid:commentId w16cid:paraId="2B5D01A1" w16cid:durableId="2163D5C7"/>
  <w16cid:commentId w16cid:paraId="1B4BC4E8" w16cid:durableId="2163D5C8"/>
  <w16cid:commentId w16cid:paraId="5359666C" w16cid:durableId="2163D5C9"/>
  <w16cid:commentId w16cid:paraId="0C19C75F" w16cid:durableId="2163D5CC"/>
  <w16cid:commentId w16cid:paraId="5402324B" w16cid:durableId="2163D5CD"/>
  <w16cid:commentId w16cid:paraId="44CDBAE4" w16cid:durableId="2163D5CE"/>
  <w16cid:commentId w16cid:paraId="35B8E901" w16cid:durableId="2163D5CF"/>
  <w16cid:commentId w16cid:paraId="66CFDB97" w16cid:durableId="2163D5D0"/>
  <w16cid:commentId w16cid:paraId="1F7E6F5A" w16cid:durableId="2163D5D1"/>
  <w16cid:commentId w16cid:paraId="5082869E" w16cid:durableId="2163D5D2"/>
  <w16cid:commentId w16cid:paraId="711D3597" w16cid:durableId="234D5739"/>
  <w16cid:commentId w16cid:paraId="61482BE4" w16cid:durableId="234D5857"/>
  <w16cid:commentId w16cid:paraId="2A0ECC98" w16cid:durableId="2163D5D4"/>
  <w16cid:commentId w16cid:paraId="14CBBA70" w16cid:durableId="2163D5D5"/>
  <w16cid:commentId w16cid:paraId="66BC1EA5" w16cid:durableId="2163D5D6"/>
  <w16cid:commentId w16cid:paraId="59F0967A" w16cid:durableId="2163D5D7"/>
  <w16cid:commentId w16cid:paraId="7DC9ADCB" w16cid:durableId="2163D5D8"/>
  <w16cid:commentId w16cid:paraId="3554360E" w16cid:durableId="2163D5D9"/>
  <w16cid:commentId w16cid:paraId="7AAA82FC" w16cid:durableId="2163D5DA"/>
  <w16cid:commentId w16cid:paraId="7A6FFDD2" w16cid:durableId="2163D5DB"/>
  <w16cid:commentId w16cid:paraId="4A538294" w16cid:durableId="2163D5DC"/>
  <w16cid:commentId w16cid:paraId="3AED4E8E" w16cid:durableId="2163D5DD"/>
  <w16cid:commentId w16cid:paraId="6048A7AA" w16cid:durableId="2163D5DE"/>
  <w16cid:commentId w16cid:paraId="31D1FFA2" w16cid:durableId="2163D5DF"/>
  <w16cid:commentId w16cid:paraId="7B56351D" w16cid:durableId="2163D5E0"/>
  <w16cid:commentId w16cid:paraId="0BF78695" w16cid:durableId="2163D5E1"/>
  <w16cid:commentId w16cid:paraId="31F2C56A" w16cid:durableId="2163D5E2"/>
  <w16cid:commentId w16cid:paraId="629F4969" w16cid:durableId="2163D5E7"/>
  <w16cid:commentId w16cid:paraId="7A86B396" w16cid:durableId="2163D5E8"/>
  <w16cid:commentId w16cid:paraId="1CA4740F" w16cid:durableId="2163D5E9"/>
  <w16cid:commentId w16cid:paraId="6C0532F2" w16cid:durableId="2163D5EA"/>
  <w16cid:commentId w16cid:paraId="1E806367" w16cid:durableId="2163D5EB"/>
  <w16cid:commentId w16cid:paraId="3AA6985B" w16cid:durableId="2163D5EC"/>
  <w16cid:commentId w16cid:paraId="3E723910" w16cid:durableId="2163D5ED"/>
  <w16cid:commentId w16cid:paraId="1C888A3E" w16cid:durableId="2163D5EE"/>
  <w16cid:commentId w16cid:paraId="55596A90" w16cid:durableId="2163D5EF"/>
  <w16cid:commentId w16cid:paraId="0C36F71D" w16cid:durableId="2163D5F0"/>
  <w16cid:commentId w16cid:paraId="3D6FEF61" w16cid:durableId="2163D5F1"/>
  <w16cid:commentId w16cid:paraId="5B45E47D" w16cid:durableId="2163D5F2"/>
  <w16cid:commentId w16cid:paraId="5079934A" w16cid:durableId="2163D5F3"/>
  <w16cid:commentId w16cid:paraId="4CFDA87F" w16cid:durableId="2163D5F4"/>
  <w16cid:commentId w16cid:paraId="5028D4E6" w16cid:durableId="2162ED80"/>
  <w16cid:commentId w16cid:paraId="11D2A3A7" w16cid:durableId="2163E7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AE21F" w14:textId="77777777" w:rsidR="000E717A" w:rsidRDefault="000E717A" w:rsidP="00EE0A33">
      <w:pPr>
        <w:spacing w:line="240" w:lineRule="auto"/>
      </w:pPr>
      <w:r>
        <w:separator/>
      </w:r>
    </w:p>
    <w:p w14:paraId="6001846B" w14:textId="77777777" w:rsidR="000E717A" w:rsidRDefault="000E717A"/>
  </w:endnote>
  <w:endnote w:type="continuationSeparator" w:id="0">
    <w:p w14:paraId="3D99CA77" w14:textId="77777777" w:rsidR="000E717A" w:rsidRDefault="000E717A" w:rsidP="00EE0A33">
      <w:pPr>
        <w:spacing w:line="240" w:lineRule="auto"/>
      </w:pPr>
      <w:r>
        <w:continuationSeparator/>
      </w:r>
    </w:p>
    <w:p w14:paraId="4FF91125" w14:textId="77777777" w:rsidR="000E717A" w:rsidRDefault="000E717A"/>
  </w:endnote>
  <w:endnote w:type="continuationNotice" w:id="1">
    <w:p w14:paraId="06B1A7E7" w14:textId="77777777" w:rsidR="000E717A" w:rsidRDefault="000E717A">
      <w:pPr>
        <w:spacing w:line="240" w:lineRule="auto"/>
      </w:pPr>
    </w:p>
    <w:p w14:paraId="6882F127" w14:textId="77777777" w:rsidR="000E717A" w:rsidRDefault="000E71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Segoe UI Semilight"/>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PKWLST+ArialNarrow">
    <w:altName w:val="Arial Narrow"/>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BC05B" w14:textId="77777777" w:rsidR="00AC5973" w:rsidRDefault="00AC5973" w:rsidP="00BA1DE9">
    <w:pPr>
      <w:pStyle w:val="BodyText1"/>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D5E40" w14:textId="597F7D1F"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27</w:t>
    </w:r>
    <w:r w:rsidRPr="00D923E7">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9B955" w14:textId="4F840527"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28</w:t>
    </w:r>
    <w:r w:rsidRPr="00D923E7">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043D5" w14:textId="5871A2CD"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29</w:t>
    </w:r>
    <w:r w:rsidRPr="00D923E7">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210F6" w14:textId="27A9F0D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30</w:t>
    </w:r>
    <w:r w:rsidRPr="00D923E7">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44B4" w14:textId="301565B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31</w:t>
    </w:r>
    <w:r w:rsidRPr="00D923E7">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DF7EC" w14:textId="7722405A"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32</w:t>
    </w:r>
    <w:r w:rsidRPr="00D923E7">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6D0BF" w14:textId="576B19C4"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33</w:t>
    </w:r>
    <w:r w:rsidRPr="00D923E7">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A92B1" w14:textId="716D4E20"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34</w:t>
    </w:r>
    <w:r w:rsidRPr="00D923E7">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E0D8B" w14:textId="0B1ECA7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35</w:t>
    </w:r>
    <w:r w:rsidRPr="00D923E7">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3E083" w14:textId="28E93CF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36</w:t>
    </w:r>
    <w:r w:rsidRPr="00D923E7">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B0710" w14:textId="77135FFD" w:rsidR="00AC5973" w:rsidRPr="00347F47" w:rsidRDefault="00AC5973" w:rsidP="002420C4">
    <w:pPr>
      <w:pStyle w:val="BodyText1"/>
      <w:pBdr>
        <w:top w:val="single" w:sz="8" w:space="1" w:color="D37D28"/>
      </w:pBdr>
      <w:tabs>
        <w:tab w:val="right" w:pos="93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i</w:t>
    </w:r>
    <w:r w:rsidRPr="00D923E7">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9271" w14:textId="251C0A22"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38</w:t>
    </w:r>
    <w:r w:rsidRPr="00D923E7">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ABFDC" w14:textId="3AE56E55" w:rsidR="00AC5973" w:rsidRPr="00BA1DE9" w:rsidRDefault="00AC5973" w:rsidP="00BA1DE9">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68</w:t>
    </w:r>
    <w:r w:rsidRPr="00D923E7">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7EEAE" w14:textId="4CD4D4D0"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115</w:t>
    </w:r>
    <w:r w:rsidRPr="00D923E7">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8D185" w14:textId="516A0165" w:rsidR="00AC5973" w:rsidRPr="008D33E8" w:rsidRDefault="00AC5973" w:rsidP="009D212B">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133</w:t>
    </w:r>
    <w:r w:rsidRPr="00D923E7">
      <w:rPr>
        <w:b/>
        <w:noProof/>
        <w:sz w:val="18"/>
        <w:szCs w:val="1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05B0C" w14:textId="6AEFB5D0" w:rsidR="00AC5973" w:rsidRPr="008D33E8" w:rsidRDefault="00AC5973" w:rsidP="007734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150</w:t>
    </w:r>
    <w:r w:rsidRPr="00D923E7">
      <w:rPr>
        <w:b/>
        <w:noProof/>
        <w:sz w:val="18"/>
        <w:szCs w:val="1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D4577" w14:textId="0079C375"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159</w:t>
    </w:r>
    <w:r w:rsidRPr="00D923E7">
      <w:rPr>
        <w:b/>
        <w:noProof/>
        <w:sz w:val="18"/>
        <w:szCs w:val="1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7C78F" w14:textId="32BA4541" w:rsidR="00AC5973" w:rsidRPr="008D33E8" w:rsidRDefault="00AC5973" w:rsidP="00AB39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164</w:t>
    </w:r>
    <w:r w:rsidRPr="00D923E7">
      <w:rPr>
        <w:b/>
        <w:noProof/>
        <w:sz w:val="18"/>
        <w:szCs w:val="1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C4BE1" w14:textId="548E32D3"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166</w:t>
    </w:r>
    <w:r w:rsidRPr="001A3F40">
      <w:rPr>
        <w:b/>
        <w:noProof/>
        <w:sz w:val="18"/>
        <w:szCs w:val="18"/>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BA20F" w14:textId="708F2C2E" w:rsidR="00AC5973" w:rsidRPr="001A3F40" w:rsidRDefault="00AC5973" w:rsidP="00EF3B58">
    <w:pPr>
      <w:pBdr>
        <w:top w:val="single" w:sz="8" w:space="1" w:color="D37D28"/>
      </w:pBdr>
      <w:tabs>
        <w:tab w:val="right" w:pos="93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169</w:t>
    </w:r>
    <w:r w:rsidRPr="001A3F40">
      <w:rPr>
        <w:b/>
        <w:noProof/>
        <w:sz w:val="18"/>
        <w:szCs w:val="18"/>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6D14B" w14:textId="3866F0F0"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171</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08FEC" w14:textId="5F8DCC09" w:rsidR="00AC5973" w:rsidRPr="00347F47" w:rsidRDefault="00AC5973" w:rsidP="002420C4">
    <w:pPr>
      <w:pStyle w:val="BodyText1"/>
      <w:pBdr>
        <w:top w:val="single" w:sz="8" w:space="1" w:color="D37D28"/>
      </w:pBdr>
      <w:tabs>
        <w:tab w:val="right" w:pos="129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17</w:t>
    </w:r>
    <w:r w:rsidRPr="00D923E7">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4A34A" w14:textId="1527B82C"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18</w:t>
    </w:r>
    <w:r w:rsidRPr="00D923E7">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A6DAA" w14:textId="04B1DE66"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19</w:t>
    </w:r>
    <w:r w:rsidRPr="00D923E7">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1178C" w14:textId="75F328E0" w:rsidR="00AC5973" w:rsidRPr="00FE6F1E" w:rsidRDefault="00AC5973" w:rsidP="002420C4">
    <w:pPr>
      <w:pStyle w:val="BodyText1"/>
      <w:pBdr>
        <w:top w:val="single" w:sz="8" w:space="1" w:color="D37D28"/>
      </w:pBdr>
      <w:tabs>
        <w:tab w:val="right" w:pos="129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20</w:t>
    </w:r>
    <w:r w:rsidRPr="00D923E7">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0A3FC" w14:textId="4E4C3F97" w:rsidR="00AC5973" w:rsidRPr="00FE6F1E" w:rsidRDefault="00AC5973" w:rsidP="002420C4">
    <w:pPr>
      <w:pStyle w:val="BodyText1"/>
      <w:pBdr>
        <w:top w:val="single" w:sz="8" w:space="1" w:color="D37D28"/>
      </w:pBdr>
      <w:tabs>
        <w:tab w:val="right" w:pos="93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23</w:t>
    </w:r>
    <w:r w:rsidRPr="00D923E7">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B8CA7" w14:textId="00F7624C"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24</w:t>
    </w:r>
    <w:r w:rsidRPr="00D923E7">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4DB79" w14:textId="08A857FD"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25</w:t>
    </w:r>
    <w:r w:rsidRPr="00D923E7">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AB67B1" w14:textId="77777777" w:rsidR="000E717A" w:rsidRDefault="000E717A" w:rsidP="0004454B">
      <w:pPr>
        <w:spacing w:line="240" w:lineRule="auto"/>
      </w:pPr>
      <w:r>
        <w:separator/>
      </w:r>
    </w:p>
  </w:footnote>
  <w:footnote w:type="continuationSeparator" w:id="0">
    <w:p w14:paraId="5856A2C1" w14:textId="77777777" w:rsidR="000E717A" w:rsidRDefault="000E717A" w:rsidP="00EE0A33">
      <w:pPr>
        <w:spacing w:line="240" w:lineRule="auto"/>
      </w:pPr>
      <w:r>
        <w:continuationSeparator/>
      </w:r>
    </w:p>
    <w:p w14:paraId="0EAEAE31" w14:textId="77777777" w:rsidR="000E717A" w:rsidRDefault="000E717A"/>
  </w:footnote>
  <w:footnote w:type="continuationNotice" w:id="1">
    <w:p w14:paraId="3C55DEAE" w14:textId="77777777" w:rsidR="000E717A" w:rsidRDefault="000E717A">
      <w:pPr>
        <w:spacing w:line="240" w:lineRule="auto"/>
      </w:pPr>
    </w:p>
    <w:p w14:paraId="454C81E4" w14:textId="77777777" w:rsidR="000E717A" w:rsidRDefault="000E717A"/>
  </w:footnote>
  <w:footnote w:id="2">
    <w:p w14:paraId="4D4B978C" w14:textId="77777777" w:rsidR="00AC5973" w:rsidRDefault="00AC5973" w:rsidP="000D259B">
      <w:pPr>
        <w:pStyle w:val="FootnoteText"/>
      </w:pPr>
      <w:r>
        <w:rPr>
          <w:rStyle w:val="FootnoteReference"/>
        </w:rPr>
        <w:footnoteRef/>
      </w:r>
      <w:r>
        <w:t xml:space="preserve"> Text in brackets indicates the Feed the Future indicator number. See the </w:t>
      </w:r>
      <w:hyperlink r:id="rId1" w:history="1">
        <w:r w:rsidRPr="00A35840">
          <w:rPr>
            <w:rStyle w:val="Hyperlink"/>
          </w:rPr>
          <w:t>Feed the Future Indicator Handbook</w:t>
        </w:r>
      </w:hyperlink>
      <w:r>
        <w:t>.</w:t>
      </w:r>
    </w:p>
  </w:footnote>
  <w:footnote w:id="3">
    <w:p w14:paraId="66205B0F" w14:textId="1EE71357" w:rsidR="00AC5973" w:rsidRDefault="00AC5973">
      <w:pPr>
        <w:pStyle w:val="FootnoteText"/>
      </w:pPr>
      <w:r>
        <w:rPr>
          <w:rStyle w:val="FootnoteReference"/>
        </w:rPr>
        <w:footnoteRef/>
      </w:r>
      <w:r>
        <w:t xml:space="preserve"> Agroclimatology, or agricultural climatology, refers to the interaction between climate and agriculture (Wagner-Riddle, 2005).</w:t>
      </w:r>
    </w:p>
  </w:footnote>
  <w:footnote w:id="4">
    <w:p w14:paraId="27387952" w14:textId="7D8CB0B0" w:rsidR="00AC5973" w:rsidRDefault="00AC5973">
      <w:pPr>
        <w:pStyle w:val="FootnoteText"/>
      </w:pPr>
      <w:r>
        <w:rPr>
          <w:rStyle w:val="FootnoteReference"/>
        </w:rPr>
        <w:footnoteRef/>
      </w:r>
      <w:r>
        <w:t xml:space="preserve"> Current agroclimatology data for specific countries can be found on FEWS NET (FEWS, n.d.).</w:t>
      </w:r>
    </w:p>
  </w:footnote>
  <w:footnote w:id="5">
    <w:p w14:paraId="63ED0CCD" w14:textId="74F76923" w:rsidR="00AC5973" w:rsidRDefault="00AC5973">
      <w:pPr>
        <w:pStyle w:val="FootnoteText"/>
      </w:pPr>
      <w:r>
        <w:rPr>
          <w:rStyle w:val="FootnoteReference"/>
        </w:rPr>
        <w:footnoteRef/>
      </w:r>
      <w:r>
        <w:t xml:space="preserve"> Survey methodological requirements and supporting documentation for Feed the Future Zone of Influence Surveys are available online at </w:t>
      </w:r>
      <w:hyperlink r:id="rId2" w:history="1">
        <w:r w:rsidRPr="00B56AFD">
          <w:rPr>
            <w:rStyle w:val="Hyperlink"/>
          </w:rPr>
          <w:t>https://www.agrilinks.org/post/feed-future-zoi-survey-methods</w:t>
        </w:r>
      </w:hyperlink>
      <w:r>
        <w:t xml:space="preserve">. </w:t>
      </w:r>
    </w:p>
  </w:footnote>
  <w:footnote w:id="6">
    <w:p w14:paraId="6E099E02" w14:textId="77777777" w:rsidR="00984D53" w:rsidRDefault="00984D53" w:rsidP="00984D53">
      <w:pPr>
        <w:pStyle w:val="FootnoteText"/>
      </w:pPr>
      <w:r>
        <w:rPr>
          <w:rStyle w:val="FootnoteReference"/>
        </w:rPr>
        <w:footnoteRef/>
      </w:r>
      <w:r>
        <w:t xml:space="preserve"> Footnotes contain definitions of symbols, abbreviations, and acronyms included in the table, information about significance tests, and notes about specific estimates or denominators, such as inclusion or exclusion criteria.</w:t>
      </w:r>
    </w:p>
  </w:footnote>
  <w:footnote w:id="7">
    <w:p w14:paraId="01FFA286" w14:textId="77777777" w:rsidR="00984D53" w:rsidRDefault="00984D53" w:rsidP="00984D53">
      <w:pPr>
        <w:pStyle w:val="FootnoteText"/>
      </w:pPr>
      <w:r>
        <w:rPr>
          <w:rStyle w:val="FootnoteReference"/>
        </w:rPr>
        <w:footnoteRef/>
      </w:r>
      <w:r>
        <w:t xml:space="preserve"> Each of these disaggregates is defined in </w:t>
      </w:r>
      <w:r w:rsidRPr="00612801">
        <w:t>Section 2.</w:t>
      </w:r>
      <w:r>
        <w:t>2</w:t>
      </w:r>
      <w:r w:rsidRPr="00612801">
        <w:t>.1</w:t>
      </w:r>
      <w:r>
        <w:t>.</w:t>
      </w:r>
    </w:p>
  </w:footnote>
  <w:footnote w:id="8">
    <w:p w14:paraId="470AA274" w14:textId="77777777" w:rsidR="00984D53" w:rsidRDefault="00984D53" w:rsidP="00984D53">
      <w:pPr>
        <w:pStyle w:val="FootnoteText"/>
      </w:pPr>
      <w:r>
        <w:rPr>
          <w:rStyle w:val="FootnoteReference"/>
        </w:rPr>
        <w:footnoteRef/>
      </w:r>
      <w:r>
        <w:t xml:space="preserve"> Sample-weighted estimates are population-representative estimates obtained by applying a sampling weight that accounts for the survey sampling design and non-response among eligible respondents. The unweighted number of households is the sampled number of households included in the denominator of the indicator estimate calculation.</w:t>
      </w:r>
    </w:p>
  </w:footnote>
  <w:footnote w:id="9">
    <w:p w14:paraId="7E0729AF" w14:textId="77777777" w:rsidR="00984D53" w:rsidRDefault="00984D53" w:rsidP="00984D53">
      <w:pPr>
        <w:pStyle w:val="FootnoteText"/>
      </w:pPr>
      <w:r>
        <w:rPr>
          <w:rStyle w:val="FootnoteReference"/>
        </w:rPr>
        <w:footnoteRef/>
      </w:r>
      <w:r>
        <w:t xml:space="preserve"> In tables with disaggregates as columns, a “panel” refers to a set of columns that have all data for a disaggregate. A panel commonly includes an estimate column for each disaggregate category and a significance column. In some tables, the panel may also include a sample size column. There will always be a panel with a single column for the overall estimate of each outcome in the table.  </w:t>
      </w:r>
    </w:p>
  </w:footnote>
  <w:footnote w:id="10">
    <w:p w14:paraId="7C3B0895" w14:textId="77777777" w:rsidR="00AC5973" w:rsidRPr="00CE3AE2" w:rsidRDefault="00AC5973" w:rsidP="00EF3B58">
      <w:pPr>
        <w:pStyle w:val="FootnoteText"/>
      </w:pPr>
      <w:r w:rsidRPr="00CE3AE2">
        <w:rPr>
          <w:rStyle w:val="FootnoteReference"/>
        </w:rPr>
        <w:footnoteRef/>
      </w:r>
      <w:r w:rsidRPr="00CE3AE2">
        <w:t xml:space="preserve"> </w:t>
      </w:r>
      <w:r w:rsidRPr="00CE3AE2">
        <w:rPr>
          <w:shd w:val="clear" w:color="auto" w:fill="FFFFFF"/>
        </w:rPr>
        <w:t>Smith &amp; Pillarisetti, 2015</w:t>
      </w:r>
    </w:p>
  </w:footnote>
  <w:footnote w:id="11">
    <w:p w14:paraId="5E2E7AF5" w14:textId="0245B2B3" w:rsidR="00AC5973" w:rsidRDefault="00AC5973">
      <w:pPr>
        <w:pStyle w:val="FootnoteText"/>
      </w:pPr>
      <w:r>
        <w:rPr>
          <w:rStyle w:val="FootnoteReference"/>
        </w:rPr>
        <w:footnoteRef/>
      </w:r>
      <w:r>
        <w:t xml:space="preserve"> </w:t>
      </w:r>
      <w:r w:rsidRPr="00D35479">
        <w:rPr>
          <w:rFonts w:cs="Calibri"/>
        </w:rPr>
        <w:t>UNSTATS, n.d.</w:t>
      </w:r>
    </w:p>
  </w:footnote>
  <w:footnote w:id="12">
    <w:p w14:paraId="3361C10A" w14:textId="581C1600"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13">
    <w:p w14:paraId="4837754F" w14:textId="02A62AB1"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14">
    <w:p w14:paraId="129C43A3" w14:textId="77777777" w:rsidR="00AC5973" w:rsidRDefault="00AC5973" w:rsidP="00A66C41">
      <w:pPr>
        <w:pStyle w:val="FootnoteText"/>
      </w:pPr>
      <w:r>
        <w:rPr>
          <w:rStyle w:val="FootnoteReference"/>
        </w:rPr>
        <w:footnoteRef/>
      </w:r>
      <w:r>
        <w:t xml:space="preserve"> WHO/UNICEF. JMP Methodology. 2017 Update &amp; SDG Baselines. March 2018. Available at </w:t>
      </w:r>
      <w:hyperlink r:id="rId3" w:history="1">
        <w:r>
          <w:rPr>
            <w:rStyle w:val="Hyperlink"/>
          </w:rPr>
          <w:t>https://washdata.org/sites/default/files/JMP%20methodology-Apr-2018-5.pdf</w:t>
        </w:r>
      </w:hyperlink>
      <w:r>
        <w:t xml:space="preserve"> </w:t>
      </w:r>
    </w:p>
  </w:footnote>
  <w:footnote w:id="15">
    <w:p w14:paraId="127100E6" w14:textId="77777777" w:rsidR="00AC5973" w:rsidRPr="004476A8" w:rsidRDefault="00AC5973" w:rsidP="00212D30">
      <w:pPr>
        <w:pStyle w:val="FootnoteText"/>
      </w:pPr>
      <w:r>
        <w:rPr>
          <w:rStyle w:val="FootnoteReference"/>
        </w:rPr>
        <w:footnoteRef/>
      </w:r>
      <w:r w:rsidRPr="004476A8">
        <w:t xml:space="preserve"> Ejemot-Nwadiaro, Ehiri, Arikpo, Meremikwu, &amp; Critchley, 2015</w:t>
      </w:r>
    </w:p>
  </w:footnote>
  <w:footnote w:id="16">
    <w:p w14:paraId="0D26713D" w14:textId="12569A1C" w:rsidR="00AC5973" w:rsidRPr="00F013CD" w:rsidRDefault="00AC5973">
      <w:pPr>
        <w:pStyle w:val="FootnoteText"/>
      </w:pPr>
      <w:r w:rsidRPr="00F013CD">
        <w:rPr>
          <w:rStyle w:val="FootnoteReference"/>
        </w:rPr>
        <w:footnoteRef/>
      </w:r>
      <w:r w:rsidRPr="00F013CD">
        <w:t xml:space="preserve"> Feed the Future ZOI Survey Methods Toolkit. Available at: </w:t>
      </w:r>
      <w:hyperlink r:id="rId4" w:history="1">
        <w:r w:rsidRPr="00F013CD">
          <w:rPr>
            <w:rStyle w:val="Hyperlink"/>
          </w:rPr>
          <w:t>https://www.agrilinks.org/post/feed-future-zoi-survey-methods</w:t>
        </w:r>
      </w:hyperlink>
      <w:r w:rsidRPr="00F013CD">
        <w:t xml:space="preserve"> </w:t>
      </w:r>
    </w:p>
  </w:footnote>
  <w:footnote w:id="17">
    <w:p w14:paraId="273066C5" w14:textId="1944F3BE" w:rsidR="00AC5973" w:rsidRPr="00F013CD" w:rsidRDefault="00AC5973" w:rsidP="004513E8">
      <w:pPr>
        <w:pStyle w:val="FootnoteText"/>
      </w:pPr>
      <w:r w:rsidRPr="00F013CD">
        <w:rPr>
          <w:rStyle w:val="FootnoteReference"/>
        </w:rPr>
        <w:footnoteRef/>
      </w:r>
      <w:r w:rsidRPr="00F013CD">
        <w:t xml:space="preserve"> Deaton, 2008</w:t>
      </w:r>
    </w:p>
  </w:footnote>
  <w:footnote w:id="18">
    <w:p w14:paraId="1A041B3A" w14:textId="07B58CFB" w:rsidR="00AC5973" w:rsidRDefault="00AC5973" w:rsidP="00B76D5C">
      <w:pPr>
        <w:pStyle w:val="Normal1"/>
        <w:spacing w:after="0" w:line="240" w:lineRule="auto"/>
      </w:pPr>
      <w:r w:rsidRPr="00FE6F1E">
        <w:rPr>
          <w:rStyle w:val="FootnoteReference"/>
          <w:sz w:val="20"/>
          <w:szCs w:val="20"/>
        </w:rPr>
        <w:footnoteRef/>
      </w:r>
      <w:r w:rsidRPr="00FE6F1E">
        <w:rPr>
          <w:sz w:val="20"/>
          <w:szCs w:val="20"/>
        </w:rPr>
        <w:t xml:space="preserve"> </w:t>
      </w:r>
      <w:r w:rsidRPr="00F013CD">
        <w:rPr>
          <w:rFonts w:ascii="Gill Sans MT" w:eastAsia="Arial" w:hAnsi="Gill Sans MT" w:cs="Arial"/>
          <w:sz w:val="20"/>
          <w:szCs w:val="20"/>
        </w:rPr>
        <w:t xml:space="preserve">Guidelines on constructing the consumption aggregate can be found in: Deaton, A. and S. Zaidi (2002), </w:t>
      </w:r>
      <w:hyperlink r:id="rId5">
        <w:r w:rsidRPr="00F013CD">
          <w:rPr>
            <w:rFonts w:ascii="Gill Sans MT" w:eastAsia="Arial" w:hAnsi="Gill Sans MT" w:cs="Arial"/>
            <w:sz w:val="20"/>
            <w:szCs w:val="20"/>
          </w:rPr>
          <w:t>A Guide to Aggregating Consumption Expenditures, Living Standards Measurement Study</w:t>
        </w:r>
      </w:hyperlink>
      <w:r w:rsidRPr="00F013CD">
        <w:rPr>
          <w:rFonts w:ascii="Gill Sans MT" w:eastAsia="Arial" w:hAnsi="Gill Sans MT" w:cs="Arial"/>
          <w:sz w:val="20"/>
          <w:szCs w:val="20"/>
        </w:rPr>
        <w:t xml:space="preserve">, Working Paper 135. Available at: </w:t>
      </w:r>
      <w:hyperlink r:id="rId6" w:history="1">
        <w:r w:rsidRPr="00F013CD">
          <w:rPr>
            <w:rStyle w:val="Hyperlink"/>
            <w:rFonts w:ascii="Gill Sans MT" w:eastAsia="Arial" w:hAnsi="Gill Sans MT" w:cs="Arial"/>
            <w:sz w:val="20"/>
            <w:szCs w:val="20"/>
          </w:rPr>
          <w:t xml:space="preserve">http://siteresources.worldbank.org/INTPA/Resources/429966-1092778639630/deatonZaidi.pdf </w:t>
        </w:r>
      </w:hyperlink>
      <w:r w:rsidRPr="00FE6F1E">
        <w:rPr>
          <w:rFonts w:asciiTheme="majorHAnsi" w:eastAsia="Cabin" w:hAnsiTheme="majorHAnsi" w:cs="Cabin"/>
          <w:sz w:val="20"/>
          <w:szCs w:val="20"/>
        </w:rPr>
        <w:t xml:space="preserve"> </w:t>
      </w:r>
    </w:p>
  </w:footnote>
  <w:footnote w:id="19">
    <w:p w14:paraId="59E3EEC0" w14:textId="06877A91" w:rsidR="00AC5973" w:rsidRPr="00DF4DE5" w:rsidRDefault="00AC5973" w:rsidP="00CB3A6A">
      <w:pPr>
        <w:pStyle w:val="FootnoteText"/>
      </w:pPr>
      <w:r w:rsidRPr="00DF4DE5">
        <w:rPr>
          <w:rStyle w:val="FootnoteReference"/>
        </w:rPr>
        <w:footnoteRef/>
      </w:r>
      <w:r w:rsidRPr="00DF4DE5">
        <w:t xml:space="preserve"> Adjustments are made according to PPP conversions. These conversions are established by the World Bank to allow currencies to be compared across countries in terms of how much an individual can buy in a specific country. The $1.</w:t>
      </w:r>
      <w:r>
        <w:t>90</w:t>
      </w:r>
      <w:r w:rsidRPr="00DF4DE5">
        <w:t xml:space="preserve"> in </w:t>
      </w:r>
      <w:r>
        <w:t>2011</w:t>
      </w:r>
      <w:r w:rsidRPr="00DF4DE5">
        <w:t xml:space="preserve"> PPP means that $1.</w:t>
      </w:r>
      <w:r>
        <w:t>90</w:t>
      </w:r>
      <w:r w:rsidRPr="00DF4DE5">
        <w:t xml:space="preserve"> could buy the same amount of</w:t>
      </w:r>
      <w:r>
        <w:t xml:space="preserve"> </w:t>
      </w:r>
      <w:r w:rsidRPr="00DF4DE5">
        <w:t>goods in another country as $1.</w:t>
      </w:r>
      <w:r>
        <w:t>90</w:t>
      </w:r>
      <w:r w:rsidRPr="00DF4DE5">
        <w:t xml:space="preserve"> could in the United States in 20</w:t>
      </w:r>
      <w:r>
        <w:t>11</w:t>
      </w:r>
      <w:r w:rsidRPr="00DF4DE5">
        <w:t>.</w:t>
      </w:r>
    </w:p>
  </w:footnote>
  <w:footnote w:id="20">
    <w:p w14:paraId="184B26AD" w14:textId="7C3AEB21" w:rsidR="00AC5973" w:rsidRDefault="00AC5973" w:rsidP="00E05E8D">
      <w:pPr>
        <w:pStyle w:val="FootnoteText"/>
      </w:pPr>
      <w:r>
        <w:rPr>
          <w:rStyle w:val="FootnoteReference"/>
        </w:rPr>
        <w:footnoteRef/>
      </w:r>
      <w:r>
        <w:t xml:space="preserve"> World Bank. 2015. </w:t>
      </w:r>
      <w:r w:rsidRPr="00A92353">
        <w:t>Poverty &amp; Equality Data FAQs</w:t>
      </w:r>
      <w:r>
        <w:t xml:space="preserve">. </w:t>
      </w:r>
      <w:hyperlink r:id="rId7" w:history="1">
        <w:r w:rsidRPr="003E6B59">
          <w:rPr>
            <w:rStyle w:val="Hyperlink"/>
          </w:rPr>
          <w:t>http://go.worldbank.org/PYLADRLUN0</w:t>
        </w:r>
      </w:hyperlink>
      <w:r>
        <w:t>.</w:t>
      </w:r>
    </w:p>
  </w:footnote>
  <w:footnote w:id="21">
    <w:p w14:paraId="2B834643" w14:textId="3C8A15EE" w:rsidR="00AC5973" w:rsidRPr="00093BF5" w:rsidRDefault="00AC5973" w:rsidP="00093BF5">
      <w:pPr>
        <w:pStyle w:val="FootnoteText"/>
      </w:pPr>
      <w:r>
        <w:rPr>
          <w:rStyle w:val="FootnoteReference"/>
        </w:rPr>
        <w:footnoteRef/>
      </w:r>
      <w:r>
        <w:t xml:space="preserve"> </w:t>
      </w:r>
      <w:r w:rsidRPr="00093BF5">
        <w:t xml:space="preserve">This indicator differs from the </w:t>
      </w:r>
      <w:r>
        <w:t>d</w:t>
      </w:r>
      <w:r w:rsidRPr="00093BF5">
        <w:t xml:space="preserve">epth of </w:t>
      </w:r>
      <w:r>
        <w:t>p</w:t>
      </w:r>
      <w:r w:rsidRPr="00093BF5">
        <w:t>overty indicator used by the World Bank and used previously by Feed the Future. As modified, this indicator only tracks the depth of poverty of households under the poverty threshold, rather than including all households and assigning non-poor households a shortfall of zero. Including the poor and non-poor households means the depth of poverty can decrease either because poor households have crossed the poverty threshold or because poor households have become less poor. One of the limitations of removing the non-poor households from the calculation is that it is possible that the depth of poverty of the poor may increase over time</w:t>
      </w:r>
      <w:r>
        <w:t>,</w:t>
      </w:r>
      <w:r w:rsidRPr="00093BF5">
        <w:t xml:space="preserve"> </w:t>
      </w:r>
      <w:r>
        <w:t>because</w:t>
      </w:r>
      <w:r w:rsidRPr="00093BF5">
        <w:t xml:space="preserve"> previously poor households cross the poverty threshold, leaving only households that may have started with deeper levels of poverty. Changes in this indicator must be analyzed in conjunction with changes in the prevalence of poverty indicator to capture that dynamic.</w:t>
      </w:r>
    </w:p>
  </w:footnote>
  <w:footnote w:id="22">
    <w:p w14:paraId="1631A08E" w14:textId="0547809E" w:rsidR="00AC5973" w:rsidRDefault="00AC5973" w:rsidP="00A96558">
      <w:pPr>
        <w:pStyle w:val="FootnoteText"/>
      </w:pPr>
      <w:r>
        <w:rPr>
          <w:rStyle w:val="FootnoteReference"/>
        </w:rPr>
        <w:footnoteRef/>
      </w:r>
      <w:r>
        <w:t xml:space="preserve"> </w:t>
      </w:r>
      <w:r w:rsidRPr="00401C01">
        <w:t>Diwakar, Albert, Vizamos, &amp; Shepherd,</w:t>
      </w:r>
      <w:r>
        <w:t xml:space="preserve"> </w:t>
      </w:r>
      <w:r w:rsidRPr="00401C01">
        <w:t>2019</w:t>
      </w:r>
    </w:p>
  </w:footnote>
  <w:footnote w:id="23">
    <w:p w14:paraId="32F9FD7A" w14:textId="5F9E1B1D" w:rsidR="00AC5973" w:rsidRDefault="00AC5973" w:rsidP="002F3D1C">
      <w:pPr>
        <w:pStyle w:val="FootnoteText"/>
      </w:pPr>
      <w:r>
        <w:rPr>
          <w:rStyle w:val="FootnoteReference"/>
        </w:rPr>
        <w:footnoteRef/>
      </w:r>
      <w:r>
        <w:t xml:space="preserve"> </w:t>
      </w:r>
      <w:r w:rsidRPr="00DF4DE5">
        <w:t>The average</w:t>
      </w:r>
      <w:r>
        <w:t xml:space="preserve"> value of consumption of a </w:t>
      </w:r>
      <w:r w:rsidRPr="00DF4DE5">
        <w:rPr>
          <w:i/>
        </w:rPr>
        <w:t>poor</w:t>
      </w:r>
      <w:r w:rsidRPr="00DF4DE5">
        <w:t xml:space="preserve"> person</w:t>
      </w:r>
      <w:r>
        <w:t xml:space="preserve"> is calculated as follows: (70 ÷ 100) * $1.90/day = $1.33/day. </w:t>
      </w:r>
    </w:p>
  </w:footnote>
  <w:footnote w:id="24">
    <w:p w14:paraId="3B7E0A43" w14:textId="72EC3D2C" w:rsidR="00AC5973" w:rsidRDefault="00AC5973" w:rsidP="002F3D1C">
      <w:pPr>
        <w:pStyle w:val="FootnoteText"/>
      </w:pPr>
      <w:r>
        <w:rPr>
          <w:rStyle w:val="FootnoteReference"/>
        </w:rPr>
        <w:footnoteRef/>
      </w:r>
      <w:r>
        <w:t xml:space="preserve"> The average daily cost of raising the income or consumption expenditures of the poor up to the poverty threshold is calculated as follows: (33 ÷ </w:t>
      </w:r>
      <w:r w:rsidRPr="004932B7">
        <w:t>100</w:t>
      </w:r>
      <w:r>
        <w:t xml:space="preserve">) * ($1.90/day–$1.33/day) * </w:t>
      </w:r>
      <w:r w:rsidRPr="004932B7">
        <w:rPr>
          <w:highlight w:val="yellow"/>
        </w:rPr>
        <w:t>3,500,000</w:t>
      </w:r>
      <w:r>
        <w:t xml:space="preserve"> = $658,350/day. The </w:t>
      </w:r>
      <w:r w:rsidR="00A6241C">
        <w:t>prevalence of poverty</w:t>
      </w:r>
      <w:r>
        <w:t xml:space="preserve"> in the ZOI is </w:t>
      </w:r>
      <w:r>
        <w:rPr>
          <w:highlight w:val="yellow"/>
        </w:rPr>
        <w:t>33</w:t>
      </w:r>
      <w:r w:rsidRPr="004932B7">
        <w:rPr>
          <w:highlight w:val="yellow"/>
        </w:rPr>
        <w:t xml:space="preserve"> percent</w:t>
      </w:r>
      <w:r>
        <w:t xml:space="preserve">; the poverty threshold is $1.90/day, the average consumption among the poor is $1.33/day, and the population is </w:t>
      </w:r>
      <w:r w:rsidRPr="004932B7">
        <w:rPr>
          <w:highlight w:val="yellow"/>
        </w:rPr>
        <w:t>3.5 million</w:t>
      </w:r>
      <w:r>
        <w:t>.</w:t>
      </w:r>
    </w:p>
  </w:footnote>
  <w:footnote w:id="25">
    <w:p w14:paraId="28502B7F" w14:textId="1A093428" w:rsidR="00AC5973" w:rsidRDefault="00AC5973">
      <w:pPr>
        <w:pStyle w:val="FootnoteText"/>
      </w:pPr>
      <w:r>
        <w:rPr>
          <w:rStyle w:val="FootnoteReference"/>
        </w:rPr>
        <w:footnoteRef/>
      </w:r>
      <w:r>
        <w:t xml:space="preserve"> </w:t>
      </w:r>
      <w:r>
        <w:rPr>
          <w:color w:val="333333"/>
          <w:shd w:val="clear" w:color="auto" w:fill="FFFFFF"/>
        </w:rPr>
        <w:t>Boukary, Diaw, &amp; Wünscher, 2016</w:t>
      </w:r>
    </w:p>
  </w:footnote>
  <w:footnote w:id="26">
    <w:p w14:paraId="2B8A87BE" w14:textId="718C0078" w:rsidR="00AC5973" w:rsidRDefault="00AC5973" w:rsidP="00A96558">
      <w:pPr>
        <w:pStyle w:val="FootnoteText"/>
      </w:pPr>
      <w:r>
        <w:rPr>
          <w:rStyle w:val="FootnoteReference"/>
        </w:rPr>
        <w:footnoteRef/>
      </w:r>
      <w:r>
        <w:t xml:space="preserve"> </w:t>
      </w:r>
      <w:r>
        <w:rPr>
          <w:color w:val="333333"/>
          <w:shd w:val="clear" w:color="auto" w:fill="FFFFFF"/>
        </w:rPr>
        <w:t>Phadera, Michelson, Winter-Nelson, &amp; Goldsmith, 2019</w:t>
      </w:r>
    </w:p>
  </w:footnote>
  <w:footnote w:id="27">
    <w:p w14:paraId="65CA8394" w14:textId="0E431398" w:rsidR="00AC5973" w:rsidRDefault="00AC5973" w:rsidP="00A96558">
      <w:pPr>
        <w:pStyle w:val="FootnoteText"/>
      </w:pPr>
      <w:r>
        <w:rPr>
          <w:rStyle w:val="FootnoteReference"/>
        </w:rPr>
        <w:footnoteRef/>
      </w:r>
      <w:r>
        <w:t xml:space="preserve"> </w:t>
      </w:r>
      <w:r>
        <w:rPr>
          <w:color w:val="333333"/>
          <w:shd w:val="clear" w:color="auto" w:fill="FFFFFF"/>
        </w:rPr>
        <w:t>Chakraborty, Fry, Behl, &amp; Longfield, 2016</w:t>
      </w:r>
    </w:p>
  </w:footnote>
  <w:footnote w:id="28">
    <w:p w14:paraId="0647CFBF" w14:textId="225B9E5E" w:rsidR="00AC5973" w:rsidRDefault="00AC5973" w:rsidP="00A96558">
      <w:pPr>
        <w:pStyle w:val="FootnoteText"/>
      </w:pPr>
      <w:r>
        <w:rPr>
          <w:rStyle w:val="FootnoteReference"/>
        </w:rPr>
        <w:footnoteRef/>
      </w:r>
      <w:r>
        <w:t xml:space="preserve"> </w:t>
      </w:r>
      <w:r>
        <w:rPr>
          <w:color w:val="333333"/>
          <w:shd w:val="clear" w:color="auto" w:fill="FFFFFF"/>
        </w:rPr>
        <w:t>Dekker, 2006</w:t>
      </w:r>
    </w:p>
  </w:footnote>
  <w:footnote w:id="29">
    <w:p w14:paraId="39996DDC" w14:textId="537A7177" w:rsidR="00AC5973" w:rsidRDefault="00AC5973" w:rsidP="00A96558">
      <w:pPr>
        <w:pStyle w:val="FootnoteText"/>
      </w:pPr>
      <w:r>
        <w:rPr>
          <w:rStyle w:val="FootnoteReference"/>
        </w:rPr>
        <w:footnoteRef/>
      </w:r>
      <w:r>
        <w:t xml:space="preserve"> </w:t>
      </w:r>
      <w:r>
        <w:rPr>
          <w:color w:val="333333"/>
          <w:shd w:val="clear" w:color="auto" w:fill="FFFFFF"/>
        </w:rPr>
        <w:t>Filmer &amp; Pritchett, 2001</w:t>
      </w:r>
    </w:p>
  </w:footnote>
  <w:footnote w:id="30">
    <w:p w14:paraId="6421DBEC" w14:textId="5B2D675A" w:rsidR="00AC5973" w:rsidRDefault="00AC5973">
      <w:pPr>
        <w:pStyle w:val="FootnoteText"/>
      </w:pPr>
      <w:r>
        <w:rPr>
          <w:rStyle w:val="FootnoteReference"/>
        </w:rPr>
        <w:footnoteRef/>
      </w:r>
      <w:r>
        <w:t xml:space="preserve"> The reference country quintile cutoffs and anchoring points are calculated only once but used for the CWI indicator across all ZOI Surveys.</w:t>
      </w:r>
    </w:p>
  </w:footnote>
  <w:footnote w:id="31">
    <w:p w14:paraId="01D514C2" w14:textId="28EAD7AD" w:rsidR="00AC5973" w:rsidRDefault="00AC5973" w:rsidP="005F0A5F">
      <w:pPr>
        <w:pStyle w:val="FootnoteText"/>
      </w:pPr>
      <w:r>
        <w:rPr>
          <w:rStyle w:val="FootnoteReference"/>
        </w:rPr>
        <w:footnoteRef/>
      </w:r>
      <w:r>
        <w:t xml:space="preserve"> USAID, 2012 </w:t>
      </w:r>
    </w:p>
  </w:footnote>
  <w:footnote w:id="32">
    <w:p w14:paraId="668A1ACF" w14:textId="77777777" w:rsidR="00AC5973" w:rsidRDefault="00AC5973" w:rsidP="005F0A5F">
      <w:pPr>
        <w:pStyle w:val="FootnoteText"/>
      </w:pPr>
      <w:r>
        <w:rPr>
          <w:rStyle w:val="FootnoteReference"/>
        </w:rPr>
        <w:footnoteRef/>
      </w:r>
      <w:r>
        <w:t xml:space="preserve"> Resilience resources can be found on REAL (FSNNETWORK, n.d.). </w:t>
      </w:r>
    </w:p>
  </w:footnote>
  <w:footnote w:id="33">
    <w:p w14:paraId="5B336A37" w14:textId="1FF07A74" w:rsidR="00AC5973" w:rsidRPr="00A42461" w:rsidRDefault="00AC5973" w:rsidP="005F0A5F">
      <w:pPr>
        <w:pStyle w:val="FootnoteText"/>
      </w:pPr>
      <w:r w:rsidRPr="00A42461">
        <w:rPr>
          <w:rStyle w:val="FootnoteReference"/>
        </w:rPr>
        <w:footnoteRef/>
      </w:r>
      <w:r w:rsidRPr="00A42461">
        <w:t xml:space="preserve"> Mercy Corps</w:t>
      </w:r>
      <w:r>
        <w:t>,</w:t>
      </w:r>
      <w:r w:rsidRPr="00A42461">
        <w:t xml:space="preserve"> n.d.</w:t>
      </w:r>
    </w:p>
  </w:footnote>
  <w:footnote w:id="34">
    <w:p w14:paraId="5E7EA9DA" w14:textId="1264EF4E" w:rsidR="00AC5973" w:rsidRPr="00A42461" w:rsidRDefault="00AC5973" w:rsidP="005F0A5F">
      <w:pPr>
        <w:pStyle w:val="FootnoteText"/>
      </w:pPr>
      <w:r w:rsidRPr="00A42461">
        <w:rPr>
          <w:rStyle w:val="FootnoteReference"/>
        </w:rPr>
        <w:footnoteRef/>
      </w:r>
      <w:r w:rsidRPr="00A42461">
        <w:t xml:space="preserve"> Oxfam International</w:t>
      </w:r>
      <w:r>
        <w:t>,</w:t>
      </w:r>
      <w:r w:rsidRPr="00A42461">
        <w:t xml:space="preserve"> 2017</w:t>
      </w:r>
    </w:p>
  </w:footnote>
  <w:footnote w:id="35">
    <w:p w14:paraId="3C470349" w14:textId="56FF8BA8" w:rsidR="00AC5973" w:rsidRPr="00A42461" w:rsidRDefault="00AC5973" w:rsidP="005F0A5F">
      <w:pPr>
        <w:pStyle w:val="FootnoteText"/>
      </w:pPr>
      <w:r w:rsidRPr="00A42461">
        <w:rPr>
          <w:rStyle w:val="FootnoteReference"/>
        </w:rPr>
        <w:footnoteRef/>
      </w:r>
      <w:r w:rsidRPr="00A42461">
        <w:t xml:space="preserve"> Vaughan, 2018</w:t>
      </w:r>
    </w:p>
  </w:footnote>
  <w:footnote w:id="36">
    <w:p w14:paraId="0B55E15D" w14:textId="4DC603E9" w:rsidR="00AC5973" w:rsidRPr="00A42461" w:rsidRDefault="00AC5973" w:rsidP="005F0A5F">
      <w:pPr>
        <w:pStyle w:val="FootnoteText"/>
      </w:pPr>
      <w:r w:rsidRPr="00A42461">
        <w:rPr>
          <w:rStyle w:val="FootnoteReference"/>
        </w:rPr>
        <w:footnoteRef/>
      </w:r>
      <w:r w:rsidRPr="00A42461">
        <w:t xml:space="preserve"> WHO Europe</w:t>
      </w:r>
      <w:r>
        <w:t xml:space="preserve">, </w:t>
      </w:r>
      <w:r w:rsidRPr="00A42461">
        <w:t>2017</w:t>
      </w:r>
    </w:p>
  </w:footnote>
  <w:footnote w:id="37">
    <w:p w14:paraId="78B35817" w14:textId="11ED4274" w:rsidR="00AC5973" w:rsidRDefault="00AC5973" w:rsidP="005F0A5F">
      <w:pPr>
        <w:pStyle w:val="FootnoteText"/>
      </w:pPr>
      <w:r w:rsidRPr="00A42461">
        <w:rPr>
          <w:rStyle w:val="FootnoteReference"/>
        </w:rPr>
        <w:footnoteRef/>
      </w:r>
      <w:r w:rsidRPr="00A42461">
        <w:t xml:space="preserve"> </w:t>
      </w:r>
      <w:r w:rsidRPr="00A42461">
        <w:rPr>
          <w:rFonts w:eastAsia="Times New Roman" w:cs="Times New Roman"/>
          <w:color w:val="auto"/>
        </w:rPr>
        <w:t xml:space="preserve">To </w:t>
      </w:r>
      <w:r>
        <w:rPr>
          <w:rFonts w:eastAsia="Times New Roman" w:cs="Times New Roman"/>
          <w:color w:val="auto"/>
        </w:rPr>
        <w:t>understand</w:t>
      </w:r>
      <w:r w:rsidRPr="00A42461">
        <w:rPr>
          <w:rFonts w:eastAsia="Times New Roman" w:cs="Times New Roman"/>
          <w:color w:val="auto"/>
        </w:rPr>
        <w:t xml:space="preserve"> whether these resilience capacities actually strengthen resilience, a resilience analysis needs to be done</w:t>
      </w:r>
      <w:r>
        <w:rPr>
          <w:rFonts w:eastAsia="Times New Roman" w:cs="Times New Roman"/>
          <w:color w:val="auto"/>
        </w:rPr>
        <w:t xml:space="preserve">. More information about resilience analyses can be found in the Food Security and Nutrition Network resource library at: </w:t>
      </w:r>
      <w:hyperlink r:id="rId8" w:history="1">
        <w:r>
          <w:rPr>
            <w:rStyle w:val="Hyperlink"/>
          </w:rPr>
          <w:t>https://www.fsnnetwork.org/resilience-and-resilience-capacities-measurement-options</w:t>
        </w:r>
      </w:hyperlink>
      <w:r>
        <w:t>.</w:t>
      </w:r>
      <w:r w:rsidRPr="00A42461">
        <w:rPr>
          <w:rFonts w:eastAsia="Times New Roman" w:cs="Times New Roman"/>
          <w:color w:val="auto"/>
        </w:rPr>
        <w:t>).</w:t>
      </w:r>
    </w:p>
  </w:footnote>
  <w:footnote w:id="38">
    <w:p w14:paraId="13476A1C" w14:textId="470C4F0E"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Pr>
          <w:rFonts w:ascii="Gill Sans MT" w:hAnsi="Gill Sans MT" w:cs="PKWLST+ArialNarrow"/>
          <w:sz w:val="20"/>
          <w:szCs w:val="20"/>
        </w:rPr>
        <w:t>Beck, 2015</w:t>
      </w:r>
    </w:p>
  </w:footnote>
  <w:footnote w:id="39">
    <w:p w14:paraId="35BE8279" w14:textId="1DECBABF"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sidRPr="00D76B94">
        <w:rPr>
          <w:rFonts w:ascii="Gill Sans MT" w:hAnsi="Gill Sans MT" w:cs="PKWLST+ArialNarrow"/>
          <w:sz w:val="20"/>
          <w:szCs w:val="20"/>
        </w:rPr>
        <w:t>World Bank FINDEX</w:t>
      </w:r>
      <w:r>
        <w:rPr>
          <w:rFonts w:ascii="Gill Sans MT" w:hAnsi="Gill Sans MT" w:cs="PKWLST+ArialNarrow"/>
          <w:sz w:val="20"/>
          <w:szCs w:val="20"/>
        </w:rPr>
        <w:t>:</w:t>
      </w:r>
      <w:r w:rsidRPr="00D76B94">
        <w:rPr>
          <w:rFonts w:ascii="Gill Sans MT" w:hAnsi="Gill Sans MT" w:cs="PKWLST+ArialNarrow"/>
          <w:sz w:val="20"/>
          <w:szCs w:val="20"/>
        </w:rPr>
        <w:t xml:space="preserve"> </w:t>
      </w:r>
      <w:hyperlink r:id="rId9" w:history="1">
        <w:r w:rsidRPr="001000B4">
          <w:rPr>
            <w:rStyle w:val="Hyperlink"/>
            <w:rFonts w:ascii="Gill Sans MT" w:hAnsi="Gill Sans MT" w:cs="PKWLST+ArialNarrow"/>
            <w:sz w:val="20"/>
            <w:szCs w:val="20"/>
          </w:rPr>
          <w:t>http://www.worldbank.org/en/programs/globalfindex</w:t>
        </w:r>
      </w:hyperlink>
      <w:r>
        <w:rPr>
          <w:rFonts w:ascii="Gill Sans MT" w:hAnsi="Gill Sans MT" w:cs="PKWLST+ArialNarrow"/>
          <w:sz w:val="20"/>
          <w:szCs w:val="20"/>
        </w:rPr>
        <w:t xml:space="preserve"> </w:t>
      </w:r>
      <w:r w:rsidRPr="00D76B94">
        <w:rPr>
          <w:rFonts w:ascii="Gill Sans MT" w:hAnsi="Gill Sans MT" w:cs="PKWLST+ArialNarrow"/>
          <w:sz w:val="20"/>
          <w:szCs w:val="20"/>
        </w:rPr>
        <w:t xml:space="preserve"> </w:t>
      </w:r>
    </w:p>
  </w:footnote>
  <w:footnote w:id="40">
    <w:p w14:paraId="13D0A712" w14:textId="19C7F0AA" w:rsidR="00AC5973" w:rsidRDefault="00AC5973">
      <w:pPr>
        <w:pStyle w:val="FootnoteText"/>
      </w:pPr>
      <w:r>
        <w:rPr>
          <w:rStyle w:val="FootnoteReference"/>
        </w:rPr>
        <w:footnoteRef/>
      </w:r>
      <w:r>
        <w:t xml:space="preserve"> Cull, 2017</w:t>
      </w:r>
    </w:p>
  </w:footnote>
  <w:footnote w:id="41">
    <w:p w14:paraId="62A60594" w14:textId="67475CFB" w:rsidR="00AC5973" w:rsidRDefault="00AC5973">
      <w:pPr>
        <w:pStyle w:val="FootnoteText"/>
      </w:pPr>
      <w:r>
        <w:rPr>
          <w:rStyle w:val="FootnoteReference"/>
        </w:rPr>
        <w:footnoteRef/>
      </w:r>
      <w:r>
        <w:t xml:space="preserve"> Alkire, 2013</w:t>
      </w:r>
    </w:p>
  </w:footnote>
  <w:footnote w:id="42">
    <w:p w14:paraId="4F26CDBD" w14:textId="77777777" w:rsidR="00AC5973" w:rsidRPr="00E96549" w:rsidRDefault="00AC5973" w:rsidP="00EC02F5">
      <w:pPr>
        <w:pStyle w:val="FootnoteText"/>
      </w:pPr>
      <w:r w:rsidRPr="00E96549">
        <w:rPr>
          <w:rStyle w:val="FootnoteReference"/>
        </w:rPr>
        <w:footnoteRef/>
      </w:r>
      <w:r w:rsidRPr="00E96549">
        <w:t xml:space="preserve"> For more information, please refer to the </w:t>
      </w:r>
      <w:hyperlink r:id="rId10" w:history="1">
        <w:r w:rsidRPr="00E96549">
          <w:rPr>
            <w:rStyle w:val="Hyperlink"/>
          </w:rPr>
          <w:t>Instructional Guide for the Abbreviated Women’s Empowerment in Agriculture Index</w:t>
        </w:r>
        <w:r w:rsidRPr="00901D8B">
          <w:rPr>
            <w:rStyle w:val="Hyperlink"/>
            <w:color w:val="auto"/>
            <w:u w:val="none"/>
          </w:rPr>
          <w:t>.</w:t>
        </w:r>
      </w:hyperlink>
    </w:p>
  </w:footnote>
  <w:footnote w:id="43">
    <w:p w14:paraId="1EAFA9B3" w14:textId="1AAF3B9D" w:rsidR="00AC5973" w:rsidRPr="00E96549" w:rsidRDefault="00AC5973" w:rsidP="00EC02F5">
      <w:pPr>
        <w:pStyle w:val="FootnoteText"/>
      </w:pPr>
      <w:r w:rsidRPr="00E96549">
        <w:rPr>
          <w:rStyle w:val="FootnoteReference"/>
        </w:rPr>
        <w:footnoteRef/>
      </w:r>
      <w:r w:rsidRPr="00E96549">
        <w:t xml:space="preserve"> The only respondents to the A-WEAI survey module are primary adult decisionmakers in the household and, therefore, are not representative of the entire female and male adult populations in the ZOI. It is thus essential to remember that the A-WEAI data </w:t>
      </w:r>
      <w:r>
        <w:t>reflect</w:t>
      </w:r>
      <w:r w:rsidRPr="00E96549">
        <w:t xml:space="preserve"> only the </w:t>
      </w:r>
      <w:r>
        <w:t xml:space="preserve">primary </w:t>
      </w:r>
      <w:r w:rsidRPr="00E96549">
        <w:t>adult female and male decisionmakers when interpreting the data. However, to streamline the text of this report, the generic terms “woman</w:t>
      </w:r>
      <w:r>
        <w:t>,</w:t>
      </w:r>
      <w:r w:rsidRPr="00E96549">
        <w:t>” “female</w:t>
      </w:r>
      <w:r>
        <w:t>,</w:t>
      </w:r>
      <w:r w:rsidRPr="00E96549">
        <w:t>” “man</w:t>
      </w:r>
      <w:r>
        <w:t>,</w:t>
      </w:r>
      <w:r w:rsidRPr="00E96549">
        <w:t>” and “male” will be used henceforth. When used, they refer to the primary adult female or male decisionmakers from whom the data were collected.</w:t>
      </w:r>
    </w:p>
  </w:footnote>
  <w:footnote w:id="44">
    <w:p w14:paraId="540DE9EE" w14:textId="4638FD6D" w:rsidR="00AC5973" w:rsidRPr="00E96549" w:rsidRDefault="00AC5973" w:rsidP="00EC02F5">
      <w:pPr>
        <w:pStyle w:val="FootnoteText"/>
        <w:rPr>
          <w:lang w:val="en-GB"/>
        </w:rPr>
      </w:pPr>
      <w:r w:rsidRPr="00E96549">
        <w:rPr>
          <w:rStyle w:val="FootnoteReference"/>
        </w:rPr>
        <w:footnoteRef/>
      </w:r>
      <w:r w:rsidRPr="00E96549">
        <w:t xml:space="preserve"> The Guide to</w:t>
      </w:r>
      <w:r>
        <w:t xml:space="preserve"> Feed the Future</w:t>
      </w:r>
      <w:r w:rsidRPr="00E96549">
        <w:t xml:space="preserve"> Statistics calculates the 5DE as:  </w:t>
      </w:r>
      <w:r w:rsidRPr="00E96549">
        <w:rPr>
          <w:lang w:val="en-GB"/>
        </w:rPr>
        <w:t>5DE score = 1 – (H</w:t>
      </w:r>
      <w:r w:rsidRPr="00E96549">
        <w:rPr>
          <w:vertAlign w:val="subscript"/>
          <w:lang w:val="en-GB"/>
        </w:rPr>
        <w:t>p</w:t>
      </w:r>
      <w:r w:rsidRPr="00E96549">
        <w:rPr>
          <w:lang w:val="en-GB"/>
        </w:rPr>
        <w:t xml:space="preserve"> x A</w:t>
      </w:r>
      <w:r w:rsidRPr="00E96549">
        <w:rPr>
          <w:vertAlign w:val="subscript"/>
          <w:lang w:val="en-GB"/>
        </w:rPr>
        <w:t>p</w:t>
      </w:r>
      <w:r w:rsidRPr="00E96549">
        <w:rPr>
          <w:lang w:val="en-GB"/>
        </w:rPr>
        <w:t>), where H</w:t>
      </w:r>
      <w:r w:rsidRPr="00E96549">
        <w:rPr>
          <w:vertAlign w:val="subscript"/>
          <w:lang w:val="en-GB"/>
        </w:rPr>
        <w:t>p</w:t>
      </w:r>
      <w:r w:rsidRPr="00E96549">
        <w:rPr>
          <w:lang w:val="en-GB"/>
        </w:rPr>
        <w:t xml:space="preserve"> = </w:t>
      </w:r>
      <w:r w:rsidRPr="00E96549">
        <w:t>the number of disempowered respondents in the ZOI (respondents whose disempowerment score is greater than</w:t>
      </w:r>
      <w:r w:rsidRPr="00E96549">
        <w:rPr>
          <w:i/>
        </w:rPr>
        <w:t xml:space="preserve"> </w:t>
      </w:r>
      <w:r w:rsidRPr="00E96549">
        <w:t>0.2) divided by the total population of respondents in the ZOI with complete 5DE indicator data; and A</w:t>
      </w:r>
      <w:r w:rsidRPr="00E96549">
        <w:rPr>
          <w:vertAlign w:val="subscript"/>
        </w:rPr>
        <w:t>p</w:t>
      </w:r>
      <w:r w:rsidRPr="00E96549">
        <w:t xml:space="preserve"> =</w:t>
      </w:r>
      <w:r>
        <w:t xml:space="preserve"> </w:t>
      </w:r>
      <w:r w:rsidRPr="00E96549">
        <w:t>the average inadequacy score of disempowered women (i.e.</w:t>
      </w:r>
      <w:r>
        <w:t>,</w:t>
      </w:r>
      <w:r w:rsidRPr="00E96549">
        <w:t xml:space="preserve"> the average censored inadequacy score).</w:t>
      </w:r>
    </w:p>
  </w:footnote>
  <w:footnote w:id="45">
    <w:p w14:paraId="34D42841" w14:textId="6FEC06B2" w:rsidR="00AC5973" w:rsidRPr="00E96549" w:rsidRDefault="00AC5973" w:rsidP="00EC02F5">
      <w:pPr>
        <w:pStyle w:val="FootnoteText"/>
      </w:pPr>
      <w:r w:rsidRPr="00E96549">
        <w:rPr>
          <w:rStyle w:val="FootnoteReference"/>
        </w:rPr>
        <w:footnoteRef/>
      </w:r>
      <w:r w:rsidRPr="00E96549">
        <w:t xml:space="preserve"> In the original WEAI, an individual has to achieve adequacy in four of the five WEAI domains </w:t>
      </w:r>
      <w:r w:rsidRPr="00901D8B">
        <w:t>OR</w:t>
      </w:r>
      <w:r w:rsidRPr="00E96549">
        <w:rPr>
          <w:b/>
          <w:bCs/>
        </w:rPr>
        <w:t xml:space="preserve"> </w:t>
      </w:r>
      <w:r w:rsidRPr="00E96549">
        <w:t>in 80 percent of the weighted WEAI indicators. The A-WEAI is composed of fewer indicators, and therefore an individual must achieve adequacy in four out of five domains to reach the 80 percent threshold for empowerment.</w:t>
      </w:r>
    </w:p>
  </w:footnote>
  <w:footnote w:id="46">
    <w:p w14:paraId="4CC911E5" w14:textId="30BEE751" w:rsidR="00AC5973" w:rsidRPr="00E96549" w:rsidRDefault="00AC5973" w:rsidP="00EC02F5">
      <w:pPr>
        <w:pStyle w:val="FootnoteText"/>
      </w:pPr>
      <w:r w:rsidRPr="00E96549">
        <w:rPr>
          <w:rStyle w:val="FootnoteReference"/>
        </w:rPr>
        <w:footnoteRef/>
      </w:r>
      <w:r w:rsidRPr="00E96549">
        <w:t xml:space="preserve"> </w:t>
      </w:r>
      <w:r w:rsidRPr="006C62DC">
        <w:t>Zalisk, K., Dupuis, G., Gauthier, M., Kaur, J., Khan, N., Swindale, A. and Johnson, K.B.</w:t>
      </w:r>
      <w:r>
        <w:t>,</w:t>
      </w:r>
      <w:r w:rsidRPr="006C62DC">
        <w:t xml:space="preserve"> 2019.</w:t>
      </w:r>
      <w:r w:rsidRPr="00E96549" w:rsidDel="00945D3F">
        <w:t xml:space="preserve"> </w:t>
      </w:r>
    </w:p>
  </w:footnote>
  <w:footnote w:id="47">
    <w:p w14:paraId="58C0612C" w14:textId="4CC9BB8C" w:rsidR="00AC5973" w:rsidRPr="008E07AB" w:rsidRDefault="00AC5973" w:rsidP="00EC02F5">
      <w:pPr>
        <w:pStyle w:val="FootnoteText"/>
        <w:rPr>
          <w:sz w:val="18"/>
          <w:szCs w:val="18"/>
        </w:rPr>
      </w:pPr>
      <w:r w:rsidRPr="00E96549">
        <w:rPr>
          <w:rStyle w:val="FootnoteReference"/>
        </w:rPr>
        <w:footnoteRef/>
      </w:r>
      <w:r w:rsidRPr="00E96549">
        <w:t xml:space="preserve"> The education and maternal behavior disaggregates were selected because they were positively associated with women’s empowerment scores when data were analyzed under the Feed the Future phase one. Additional details can be found in the </w:t>
      </w:r>
      <w:hyperlink r:id="rId11" w:history="1">
        <w:r w:rsidRPr="00E96549">
          <w:rPr>
            <w:rStyle w:val="Hyperlink"/>
          </w:rPr>
          <w:t>WEAI Baseline Report</w:t>
        </w:r>
      </w:hyperlink>
      <w:r w:rsidRPr="00E96549">
        <w:t>. No clear relationship with poverty was found at baseline; however, it is important to understand how empowerment status varies for individuals in households living above or below the USD $1.90 poverty line. Further analysis should be considered on the basis of these results. All disaggregates should align with the indicator definitions presented in the Feed the Future Indicator Handbook.</w:t>
      </w:r>
    </w:p>
  </w:footnote>
  <w:footnote w:id="48">
    <w:p w14:paraId="6F89F8D2" w14:textId="722CBE73" w:rsidR="00AC5973" w:rsidRPr="00144CA8" w:rsidRDefault="00AC5973" w:rsidP="00BE3B36">
      <w:pPr>
        <w:pStyle w:val="FootnoteText"/>
      </w:pPr>
      <w:r w:rsidRPr="00144CA8">
        <w:rPr>
          <w:rStyle w:val="FootnoteReference"/>
        </w:rPr>
        <w:footnoteRef/>
      </w:r>
      <w:r w:rsidRPr="00144CA8">
        <w:t xml:space="preserve"> </w:t>
      </w:r>
      <w:r w:rsidRPr="00144CA8">
        <w:rPr>
          <w:rFonts w:eastAsia="Times New Roman" w:cs="Times New Roman"/>
        </w:rPr>
        <w:t xml:space="preserve">The censored headcount ratios present results from respondents who are disempowered </w:t>
      </w:r>
      <w:r w:rsidRPr="00144CA8">
        <w:rPr>
          <w:rFonts w:eastAsia="Times New Roman" w:cs="Times New Roman"/>
          <w:u w:val="single"/>
        </w:rPr>
        <w:t>and</w:t>
      </w:r>
      <w:r w:rsidRPr="00144CA8">
        <w:rPr>
          <w:rFonts w:eastAsia="Times New Roman" w:cs="Times New Roman"/>
        </w:rPr>
        <w:t xml:space="preserve"> have</w:t>
      </w:r>
      <w:r w:rsidRPr="00144CA8">
        <w:rPr>
          <w:rFonts w:eastAsia="Times New Roman" w:cs="Times New Roman"/>
          <w:u w:val="single"/>
        </w:rPr>
        <w:t xml:space="preserve"> </w:t>
      </w:r>
      <w:r w:rsidRPr="00144CA8">
        <w:rPr>
          <w:rFonts w:eastAsia="Times New Roman" w:cs="Times New Roman"/>
        </w:rPr>
        <w:t>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1.2.</w:t>
      </w:r>
    </w:p>
  </w:footnote>
  <w:footnote w:id="49">
    <w:p w14:paraId="60619C6F" w14:textId="77777777" w:rsidR="00AC5973" w:rsidRDefault="00AC5973" w:rsidP="00422772">
      <w:pPr>
        <w:pStyle w:val="FootnoteText"/>
      </w:pPr>
      <w:r>
        <w:rPr>
          <w:rStyle w:val="FootnoteReference"/>
        </w:rPr>
        <w:footnoteRef/>
      </w:r>
      <w:r>
        <w:t xml:space="preserve"> A smallholder </w:t>
      </w:r>
      <w:r w:rsidRPr="00437CD6">
        <w:t>is one who holds 5 hectares or less of arable land.</w:t>
      </w:r>
    </w:p>
  </w:footnote>
  <w:footnote w:id="50">
    <w:p w14:paraId="1BBB380D" w14:textId="36795096" w:rsidR="00AC5973" w:rsidRPr="00AB269F" w:rsidRDefault="00AC5973">
      <w:pPr>
        <w:pStyle w:val="FootnoteText"/>
      </w:pPr>
      <w:r w:rsidRPr="00AB269F">
        <w:rPr>
          <w:rStyle w:val="FootnoteReference"/>
        </w:rPr>
        <w:footnoteRef/>
      </w:r>
      <w:r w:rsidRPr="00AB269F">
        <w:t xml:space="preserve"> </w:t>
      </w:r>
      <w:r w:rsidRPr="00AB269F">
        <w:rPr>
          <w:shd w:val="clear" w:color="auto" w:fill="FFFFFF"/>
        </w:rPr>
        <w:t>Solh, Braun, &amp; Tadesse, 2014</w:t>
      </w:r>
    </w:p>
  </w:footnote>
  <w:footnote w:id="51">
    <w:p w14:paraId="78620982" w14:textId="671553C5" w:rsidR="00AC5973" w:rsidRPr="00AB269F" w:rsidRDefault="00AC5973">
      <w:pPr>
        <w:pStyle w:val="FootnoteText"/>
      </w:pPr>
      <w:r w:rsidRPr="00AB269F">
        <w:rPr>
          <w:rStyle w:val="FootnoteReference"/>
        </w:rPr>
        <w:footnoteRef/>
      </w:r>
      <w:r w:rsidRPr="00AB269F">
        <w:t xml:space="preserve"> </w:t>
      </w:r>
      <w:r w:rsidRPr="00AB269F">
        <w:rPr>
          <w:shd w:val="clear" w:color="auto" w:fill="FFFFFF"/>
        </w:rPr>
        <w:t>Djagba, Rodenburg, Zwart, Houndagba, &amp; Kiepe, 2014</w:t>
      </w:r>
    </w:p>
  </w:footnote>
  <w:footnote w:id="52">
    <w:p w14:paraId="6413C8AB" w14:textId="383B9F22" w:rsidR="00AC5973" w:rsidRPr="00AB269F" w:rsidRDefault="00AC5973">
      <w:pPr>
        <w:pStyle w:val="FootnoteText"/>
      </w:pPr>
      <w:r w:rsidRPr="00AB269F">
        <w:rPr>
          <w:rStyle w:val="FootnoteReference"/>
        </w:rPr>
        <w:footnoteRef/>
      </w:r>
      <w:r w:rsidRPr="00AB269F">
        <w:t xml:space="preserve"> Reeves, et al., 2016</w:t>
      </w:r>
    </w:p>
  </w:footnote>
  <w:footnote w:id="53">
    <w:p w14:paraId="1430D1A5" w14:textId="4CD340AB" w:rsidR="00AC5973" w:rsidRPr="00CB68AF" w:rsidRDefault="00AC5973" w:rsidP="00FC3F4E">
      <w:pPr>
        <w:pStyle w:val="FootnoteText"/>
      </w:pPr>
      <w:r w:rsidRPr="00CB68AF">
        <w:rPr>
          <w:rStyle w:val="FootnoteReference"/>
        </w:rPr>
        <w:footnoteRef/>
      </w:r>
      <w:r w:rsidRPr="00CB68AF">
        <w:t xml:space="preserve"> Wilkins, 2008</w:t>
      </w:r>
    </w:p>
  </w:footnote>
  <w:footnote w:id="54">
    <w:p w14:paraId="66063F7B" w14:textId="6254AAC6" w:rsidR="00AC5973" w:rsidRPr="00CB68AF" w:rsidRDefault="00AC5973">
      <w:pPr>
        <w:pStyle w:val="FootnoteText"/>
      </w:pPr>
      <w:r w:rsidRPr="00CB68AF">
        <w:rPr>
          <w:rStyle w:val="FootnoteReference"/>
        </w:rPr>
        <w:footnoteRef/>
      </w:r>
      <w:r w:rsidRPr="00CB68AF">
        <w:t xml:space="preserve"> </w:t>
      </w:r>
      <w:r w:rsidRPr="00CB68AF">
        <w:rPr>
          <w:shd w:val="clear" w:color="auto" w:fill="FFFFFF"/>
        </w:rPr>
        <w:t>Edmeades, 2015</w:t>
      </w:r>
      <w:r w:rsidRPr="00CB68AF">
        <w:rPr>
          <w:rFonts w:ascii="Georgia" w:hAnsi="Georgia"/>
          <w:shd w:val="clear" w:color="auto" w:fill="FFFFFF"/>
        </w:rPr>
        <w:t xml:space="preserve"> </w:t>
      </w:r>
    </w:p>
  </w:footnote>
  <w:footnote w:id="55">
    <w:p w14:paraId="3809854C" w14:textId="65285C72" w:rsidR="00AC5973" w:rsidRPr="00F7683B" w:rsidRDefault="00AC5973" w:rsidP="00422772">
      <w:pPr>
        <w:pStyle w:val="FootnoteText"/>
      </w:pPr>
      <w:r w:rsidRPr="00F7683B">
        <w:rPr>
          <w:rStyle w:val="FootnoteReference"/>
        </w:rPr>
        <w:footnoteRef/>
      </w:r>
      <w:r w:rsidRPr="00F7683B">
        <w:t xml:space="preserve"> </w:t>
      </w:r>
      <w:r w:rsidRPr="00F7683B">
        <w:rPr>
          <w:shd w:val="clear" w:color="auto" w:fill="FFFFFF"/>
        </w:rPr>
        <w:t>Lal, 2010</w:t>
      </w:r>
    </w:p>
  </w:footnote>
  <w:footnote w:id="56">
    <w:p w14:paraId="604B79EB" w14:textId="586F7E8B" w:rsidR="00AC5973" w:rsidRPr="00F7683B" w:rsidRDefault="00AC5973">
      <w:pPr>
        <w:pStyle w:val="FootnoteText"/>
      </w:pPr>
      <w:r w:rsidRPr="00F7683B">
        <w:rPr>
          <w:rStyle w:val="FootnoteReference"/>
        </w:rPr>
        <w:footnoteRef/>
      </w:r>
      <w:r w:rsidRPr="00F7683B">
        <w:t xml:space="preserve"> Reeves, et al., 2016</w:t>
      </w:r>
    </w:p>
  </w:footnote>
  <w:footnote w:id="57">
    <w:p w14:paraId="4A9106E2" w14:textId="4856815F" w:rsidR="00AC5973" w:rsidRPr="00F7683B" w:rsidRDefault="00AC5973">
      <w:pPr>
        <w:pStyle w:val="FootnoteText"/>
      </w:pPr>
      <w:r w:rsidRPr="00F7683B">
        <w:rPr>
          <w:rStyle w:val="FootnoteReference"/>
        </w:rPr>
        <w:footnoteRef/>
      </w:r>
      <w:r w:rsidRPr="00F7683B">
        <w:t xml:space="preserve"> </w:t>
      </w:r>
      <w:r w:rsidRPr="00F7683B">
        <w:rPr>
          <w:shd w:val="clear" w:color="auto" w:fill="FFFFFF"/>
        </w:rPr>
        <w:t>Snapp, Mafongoya, &amp; Waddington, 1998</w:t>
      </w:r>
    </w:p>
  </w:footnote>
  <w:footnote w:id="58">
    <w:p w14:paraId="38C1F620" w14:textId="39AE0269" w:rsidR="00AC5973" w:rsidRPr="00722A06" w:rsidRDefault="00AC5973">
      <w:pPr>
        <w:pStyle w:val="FootnoteText"/>
      </w:pPr>
      <w:r w:rsidRPr="00722A06">
        <w:rPr>
          <w:rStyle w:val="FootnoteReference"/>
        </w:rPr>
        <w:footnoteRef/>
      </w:r>
      <w:r w:rsidRPr="00722A06">
        <w:t xml:space="preserve"> </w:t>
      </w:r>
      <w:r w:rsidRPr="00722A06">
        <w:rPr>
          <w:color w:val="auto"/>
          <w:shd w:val="clear" w:color="auto" w:fill="FFFFFF"/>
        </w:rPr>
        <w:t>Oerke, 2005</w:t>
      </w:r>
    </w:p>
  </w:footnote>
  <w:footnote w:id="59">
    <w:p w14:paraId="040C044B" w14:textId="77777777" w:rsidR="00AC5973" w:rsidRPr="00722A06" w:rsidRDefault="00AC5973">
      <w:pPr>
        <w:pStyle w:val="FootnoteText"/>
      </w:pPr>
      <w:r w:rsidRPr="00722A06">
        <w:rPr>
          <w:rStyle w:val="FootnoteReference"/>
        </w:rPr>
        <w:footnoteRef/>
      </w:r>
      <w:r w:rsidRPr="00722A06">
        <w:t xml:space="preserve"> Reeves, et al., 2016 </w:t>
      </w:r>
    </w:p>
  </w:footnote>
  <w:footnote w:id="60">
    <w:p w14:paraId="5C0D5C7A" w14:textId="639F5B5F" w:rsidR="00AC5973" w:rsidRPr="00722A06" w:rsidRDefault="00AC5973" w:rsidP="00422772">
      <w:pPr>
        <w:pStyle w:val="FootnoteText"/>
      </w:pPr>
      <w:r w:rsidRPr="00722A06">
        <w:rPr>
          <w:rStyle w:val="FootnoteReference"/>
        </w:rPr>
        <w:footnoteRef/>
      </w:r>
      <w:r w:rsidRPr="00722A06">
        <w:t xml:space="preserve"> </w:t>
      </w:r>
      <w:r w:rsidRPr="00722A06">
        <w:rPr>
          <w:shd w:val="clear" w:color="auto" w:fill="FFFFFF"/>
        </w:rPr>
        <w:t>FAO</w:t>
      </w:r>
      <w:r>
        <w:rPr>
          <w:shd w:val="clear" w:color="auto" w:fill="FFFFFF"/>
        </w:rPr>
        <w:t>,</w:t>
      </w:r>
      <w:r w:rsidRPr="00722A06">
        <w:rPr>
          <w:shd w:val="clear" w:color="auto" w:fill="FFFFFF"/>
        </w:rPr>
        <w:t xml:space="preserve"> 2011</w:t>
      </w:r>
    </w:p>
  </w:footnote>
  <w:footnote w:id="61">
    <w:p w14:paraId="07A1AD1C" w14:textId="7381348F" w:rsidR="00AC5973" w:rsidRPr="00722A06" w:rsidRDefault="00AC5973">
      <w:pPr>
        <w:pStyle w:val="FootnoteText"/>
      </w:pPr>
      <w:r w:rsidRPr="00722A06">
        <w:rPr>
          <w:rStyle w:val="FootnoteReference"/>
        </w:rPr>
        <w:footnoteRef/>
      </w:r>
      <w:r w:rsidRPr="00722A06">
        <w:t xml:space="preserve"> </w:t>
      </w:r>
      <w:r w:rsidRPr="00722A06">
        <w:rPr>
          <w:shd w:val="clear" w:color="auto" w:fill="FFFFFF"/>
        </w:rPr>
        <w:t>Oswald &amp; Ransom, 2001</w:t>
      </w:r>
    </w:p>
  </w:footnote>
  <w:footnote w:id="62">
    <w:p w14:paraId="607AB727" w14:textId="3ECA451D" w:rsidR="00AC5973" w:rsidRPr="00722A06" w:rsidRDefault="00AC5973">
      <w:pPr>
        <w:pStyle w:val="FootnoteText"/>
      </w:pPr>
      <w:r w:rsidRPr="00722A06">
        <w:rPr>
          <w:rStyle w:val="FootnoteReference"/>
        </w:rPr>
        <w:footnoteRef/>
      </w:r>
      <w:r w:rsidRPr="00722A06">
        <w:t xml:space="preserve"> FAO, 2003</w:t>
      </w:r>
    </w:p>
  </w:footnote>
  <w:footnote w:id="63">
    <w:p w14:paraId="5ED144E8" w14:textId="70CA4A6A"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4">
    <w:p w14:paraId="1D4D6E25" w14:textId="1B95BF65"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El-Mashad, Loon, Zeeman, Bot, &amp; Lettinga, 2003</w:t>
      </w:r>
    </w:p>
  </w:footnote>
  <w:footnote w:id="65">
    <w:p w14:paraId="3E875091" w14:textId="77777777"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6">
    <w:p w14:paraId="682A9D52" w14:textId="5ADC34F8" w:rsidR="00AC5973" w:rsidRPr="007349C0" w:rsidRDefault="00AC5973" w:rsidP="00422772">
      <w:pPr>
        <w:pStyle w:val="FootnoteText"/>
      </w:pPr>
      <w:r w:rsidRPr="007349C0">
        <w:rPr>
          <w:rStyle w:val="FootnoteReference"/>
        </w:rPr>
        <w:footnoteRef/>
      </w:r>
      <w:r w:rsidRPr="007349C0">
        <w:t xml:space="preserve"> Jaja, 2016</w:t>
      </w:r>
    </w:p>
  </w:footnote>
  <w:footnote w:id="67">
    <w:p w14:paraId="45E23A0A" w14:textId="77777777" w:rsidR="00AC5973" w:rsidRPr="007349C0" w:rsidRDefault="00AC5973">
      <w:pPr>
        <w:pStyle w:val="FootnoteText"/>
      </w:pPr>
      <w:r w:rsidRPr="007349C0">
        <w:rPr>
          <w:rStyle w:val="FootnoteReference"/>
        </w:rPr>
        <w:footnoteRef/>
      </w:r>
      <w:r w:rsidRPr="007349C0">
        <w:t xml:space="preserve"> USDA-NRCS, 1999</w:t>
      </w:r>
    </w:p>
  </w:footnote>
  <w:footnote w:id="68">
    <w:p w14:paraId="3BB77EB7" w14:textId="77777777" w:rsidR="00AC5973" w:rsidRPr="005545CE" w:rsidRDefault="00AC5973">
      <w:pPr>
        <w:pStyle w:val="FootnoteText"/>
      </w:pPr>
      <w:r w:rsidRPr="005545CE">
        <w:rPr>
          <w:rStyle w:val="FootnoteReference"/>
        </w:rPr>
        <w:footnoteRef/>
      </w:r>
      <w:r w:rsidRPr="005545CE">
        <w:t xml:space="preserve"> A Guide for Preparing Soil Profile Descriptions. Soils Properties and Processes. NRE 430/EEB 489</w:t>
      </w:r>
    </w:p>
  </w:footnote>
  <w:footnote w:id="69">
    <w:p w14:paraId="0984F70B" w14:textId="61C16712" w:rsidR="00AC5973" w:rsidRPr="005545CE" w:rsidRDefault="00AC5973">
      <w:pPr>
        <w:pStyle w:val="FootnoteText"/>
      </w:pPr>
      <w:r w:rsidRPr="005545CE">
        <w:rPr>
          <w:rStyle w:val="FootnoteReference"/>
        </w:rPr>
        <w:footnoteRef/>
      </w:r>
      <w:r w:rsidRPr="005545CE">
        <w:t xml:space="preserve"> </w:t>
      </w:r>
      <w:r>
        <w:t>USDA</w:t>
      </w:r>
      <w:r w:rsidRPr="005545CE">
        <w:t>, n.d.</w:t>
      </w:r>
    </w:p>
  </w:footnote>
  <w:footnote w:id="70">
    <w:p w14:paraId="13C97A8C" w14:textId="2B315F09" w:rsidR="00AC5973" w:rsidRDefault="00AC5973">
      <w:pPr>
        <w:pStyle w:val="FootnoteText"/>
      </w:pPr>
      <w:r>
        <w:rPr>
          <w:rStyle w:val="FootnoteReference"/>
        </w:rPr>
        <w:footnoteRef/>
      </w:r>
      <w:r>
        <w:t xml:space="preserve"> National Drought Mitigation Center website: </w:t>
      </w:r>
      <w:r w:rsidRPr="00FD5DA0">
        <w:t>https://drought.unl.edu/droughtmonitoring/SPI.aspx</w:t>
      </w:r>
    </w:p>
  </w:footnote>
  <w:footnote w:id="71">
    <w:p w14:paraId="4A823285" w14:textId="77777777" w:rsidR="00AC5973" w:rsidRDefault="00AC5973" w:rsidP="004276C1">
      <w:pPr>
        <w:pStyle w:val="FootnoteText"/>
      </w:pPr>
      <w:r>
        <w:rPr>
          <w:rStyle w:val="FootnoteReference"/>
        </w:rPr>
        <w:footnoteRef/>
      </w:r>
      <w:r>
        <w:t xml:space="preserve"> From the NASA Earth Observatory website: “Satellite imagery is made up of tiny squares, each a different color or shade of grey. These squares are called pixels—short for picture elements—and represent the relative reflected light energy recorded for that part of the image. Each pixel represents a square area on an image that is a measure of the sensor's ability to resolve (see) objects of different sizes. Higher resolution (smaller pixel area) means that the sensor is able to discern smaller objects. By adding up the number of pixels in an image, you can calculate the area of a scene. For example, if you count the number of green pixels in a false color image, you can calculate the total area covered with vegetation.” </w:t>
      </w:r>
    </w:p>
    <w:p w14:paraId="13F6C33A" w14:textId="460BB742" w:rsidR="00AC5973" w:rsidRDefault="00AC5973" w:rsidP="004276C1">
      <w:pPr>
        <w:pStyle w:val="FootnoteText"/>
      </w:pPr>
      <w:r>
        <w:t xml:space="preserve">URL: </w:t>
      </w:r>
      <w:r w:rsidRPr="008B1F50">
        <w:t>https://earthobservatory.nasa.gov/features/RemoteSensing/remote_06.php</w:t>
      </w:r>
    </w:p>
  </w:footnote>
  <w:footnote w:id="72">
    <w:p w14:paraId="4D061C30" w14:textId="4CE8FF89" w:rsidR="00AC5973" w:rsidRPr="00342824" w:rsidRDefault="00AC5973">
      <w:pPr>
        <w:pStyle w:val="FootnoteText"/>
      </w:pPr>
      <w:r w:rsidRPr="00342824">
        <w:rPr>
          <w:vertAlign w:val="superscript"/>
        </w:rPr>
        <w:footnoteRef/>
      </w:r>
      <w:r w:rsidRPr="00342824">
        <w:t xml:space="preserve"> FAO, 2014</w:t>
      </w:r>
    </w:p>
    <w:p w14:paraId="4E538F9E" w14:textId="77777777" w:rsidR="00AC5973" w:rsidRDefault="00AC5973" w:rsidP="00422772">
      <w:pPr>
        <w:pStyle w:val="FootnoteText"/>
      </w:pPr>
    </w:p>
  </w:footnote>
  <w:footnote w:id="73">
    <w:p w14:paraId="6768B089" w14:textId="3DCBC7B9" w:rsidR="00AC5973" w:rsidRDefault="00AC5973">
      <w:pPr>
        <w:pStyle w:val="FootnoteText"/>
      </w:pPr>
      <w:r>
        <w:rPr>
          <w:rStyle w:val="FootnoteReference"/>
        </w:rPr>
        <w:footnoteRef/>
      </w:r>
      <w:r>
        <w:t xml:space="preserve"> For more information, see FAO training materials on fertilizing fish ponds at: </w:t>
      </w:r>
      <w:hyperlink r:id="rId12" w:history="1">
        <w:r w:rsidRPr="001000B4">
          <w:rPr>
            <w:rStyle w:val="Hyperlink"/>
          </w:rPr>
          <w:t>http://www.fao.org/tempref/FI/CDrom/FAO_Training/FAO_Training/General/x6709e/x6709e06.htm</w:t>
        </w:r>
      </w:hyperlink>
      <w:r>
        <w:t xml:space="preserve"> </w:t>
      </w:r>
    </w:p>
  </w:footnote>
  <w:footnote w:id="74">
    <w:p w14:paraId="391C9931" w14:textId="076926C4" w:rsidR="00AC5973" w:rsidRDefault="00AC5973">
      <w:pPr>
        <w:pStyle w:val="FootnoteText"/>
      </w:pPr>
      <w:r>
        <w:rPr>
          <w:rStyle w:val="FootnoteReference"/>
        </w:rPr>
        <w:footnoteRef/>
      </w:r>
      <w:r>
        <w:t xml:space="preserve"> For more information, see FAO training materials on disease prevention and treatment at: </w:t>
      </w:r>
      <w:hyperlink r:id="rId13" w:history="1">
        <w:r>
          <w:rPr>
            <w:rStyle w:val="Hyperlink"/>
          </w:rPr>
          <w:t>http://www.fao.org/fishery/static/FAO_Training/FAO_Training/General/x6709e/x6709e15.htm</w:t>
        </w:r>
      </w:hyperlink>
    </w:p>
  </w:footnote>
  <w:footnote w:id="75">
    <w:p w14:paraId="0DE21F77" w14:textId="05EEB6EB" w:rsidR="00AC5973" w:rsidRDefault="00AC5973">
      <w:pPr>
        <w:pStyle w:val="FootnoteText"/>
      </w:pPr>
      <w:r>
        <w:rPr>
          <w:rStyle w:val="FootnoteReference"/>
        </w:rPr>
        <w:footnoteRef/>
      </w:r>
      <w:r>
        <w:t xml:space="preserve"> For more information, see FAO training materials on disease prevention and treatment at: </w:t>
      </w:r>
      <w:hyperlink r:id="rId14" w:history="1">
        <w:r>
          <w:rPr>
            <w:rStyle w:val="Hyperlink"/>
          </w:rPr>
          <w:t>http://www.fao.org/fishery/static/FAO_Training/FAO_Training/General/x6709e/x6709e15.htm</w:t>
        </w:r>
      </w:hyperlink>
    </w:p>
  </w:footnote>
  <w:footnote w:id="76">
    <w:p w14:paraId="7D5C6E17" w14:textId="679A474F" w:rsidR="00AC5973" w:rsidRDefault="00AC5973">
      <w:pPr>
        <w:pStyle w:val="FootnoteText"/>
      </w:pPr>
      <w:r>
        <w:rPr>
          <w:rStyle w:val="FootnoteReference"/>
        </w:rPr>
        <w:footnoteRef/>
      </w:r>
      <w:r>
        <w:t xml:space="preserve"> For more information, see FAO training materials on improving pond water quality at: </w:t>
      </w:r>
      <w:hyperlink r:id="rId15" w:history="1">
        <w:r>
          <w:rPr>
            <w:rStyle w:val="Hyperlink"/>
          </w:rPr>
          <w:t>http://www.fao.org/tempref/FI/CDrom/FAO_Training/FAO_Training/General/x6709e/x6709e02.htm</w:t>
        </w:r>
      </w:hyperlink>
    </w:p>
  </w:footnote>
  <w:footnote w:id="77">
    <w:p w14:paraId="1DD2E77F" w14:textId="21A004C3" w:rsidR="00AC5973" w:rsidRDefault="00AC5973">
      <w:pPr>
        <w:pStyle w:val="FootnoteText"/>
      </w:pPr>
      <w:r>
        <w:rPr>
          <w:rStyle w:val="FootnoteReference"/>
        </w:rPr>
        <w:footnoteRef/>
      </w:r>
      <w:r>
        <w:t xml:space="preserve"> Francis-Floyd, 2011</w:t>
      </w:r>
    </w:p>
  </w:footnote>
  <w:footnote w:id="78">
    <w:p w14:paraId="3F07A20B" w14:textId="06939438" w:rsidR="00AC5973" w:rsidRPr="00942D37" w:rsidRDefault="00AC5973" w:rsidP="00942D37">
      <w:pPr>
        <w:rPr>
          <w:rFonts w:ascii="Calibri" w:eastAsiaTheme="minorHAnsi" w:hAnsi="Calibri"/>
          <w:color w:val="0000FF" w:themeColor="hyperlink"/>
          <w:sz w:val="20"/>
          <w:szCs w:val="20"/>
          <w:u w:val="single"/>
        </w:rPr>
      </w:pPr>
      <w:r w:rsidRPr="00942D37">
        <w:rPr>
          <w:rStyle w:val="FootnoteReference"/>
          <w:sz w:val="20"/>
          <w:szCs w:val="20"/>
        </w:rPr>
        <w:footnoteRef/>
      </w:r>
      <w:r w:rsidRPr="00942D37">
        <w:rPr>
          <w:sz w:val="20"/>
          <w:szCs w:val="20"/>
        </w:rPr>
        <w:t xml:space="preserve"> For more information</w:t>
      </w:r>
      <w:r>
        <w:rPr>
          <w:sz w:val="20"/>
          <w:szCs w:val="20"/>
        </w:rPr>
        <w:t>,</w:t>
      </w:r>
      <w:r w:rsidRPr="00942D37">
        <w:rPr>
          <w:sz w:val="20"/>
          <w:szCs w:val="20"/>
        </w:rPr>
        <w:t xml:space="preserve"> see FAO training materials on fish harvesting from ponds at: </w:t>
      </w:r>
      <w:hyperlink r:id="rId16" w:history="1">
        <w:r w:rsidRPr="00942D37">
          <w:rPr>
            <w:rStyle w:val="Hyperlink"/>
            <w:sz w:val="20"/>
            <w:szCs w:val="20"/>
          </w:rPr>
          <w:t>http://www.fao.org/tempref/FI/CDrom/FAO_Training/FAO_Training/General/x6709e/x6709e11.htm</w:t>
        </w:r>
      </w:hyperlink>
      <w:r w:rsidRPr="00942D37">
        <w:rPr>
          <w:sz w:val="20"/>
          <w:szCs w:val="20"/>
        </w:rPr>
        <w:t xml:space="preserve"> </w:t>
      </w:r>
    </w:p>
  </w:footnote>
  <w:footnote w:id="79">
    <w:p w14:paraId="12340BD1" w14:textId="1DFB321C" w:rsidR="00AC5973" w:rsidRPr="00942D37" w:rsidRDefault="00AC5973" w:rsidP="00942D37">
      <w:pPr>
        <w:rPr>
          <w:rFonts w:eastAsia="Calibri"/>
          <w:sz w:val="20"/>
          <w:szCs w:val="20"/>
          <w:vertAlign w:val="superscript"/>
        </w:rPr>
      </w:pPr>
      <w:r w:rsidRPr="00942D37">
        <w:rPr>
          <w:rStyle w:val="FootnoteReference"/>
          <w:sz w:val="20"/>
          <w:szCs w:val="20"/>
        </w:rPr>
        <w:footnoteRef/>
      </w:r>
      <w:r w:rsidRPr="00942D37">
        <w:rPr>
          <w:rStyle w:val="FootnoteReference"/>
          <w:sz w:val="20"/>
          <w:szCs w:val="20"/>
        </w:rPr>
        <w:t xml:space="preserve"> </w:t>
      </w:r>
      <w:r w:rsidRPr="00942D37">
        <w:rPr>
          <w:rStyle w:val="FootnoteReference"/>
          <w:sz w:val="20"/>
          <w:szCs w:val="20"/>
          <w:vertAlign w:val="baseline"/>
        </w:rPr>
        <w:t>For more information</w:t>
      </w:r>
      <w:r>
        <w:rPr>
          <w:sz w:val="20"/>
          <w:szCs w:val="20"/>
        </w:rPr>
        <w:t>,</w:t>
      </w:r>
      <w:r w:rsidRPr="00942D37">
        <w:rPr>
          <w:rStyle w:val="FootnoteReference"/>
          <w:sz w:val="20"/>
          <w:szCs w:val="20"/>
          <w:vertAlign w:val="baseline"/>
        </w:rPr>
        <w:t xml:space="preserve"> see FAO training materials on handling live fish at: </w:t>
      </w:r>
      <w:hyperlink r:id="rId17" w:history="1">
        <w:r w:rsidRPr="00942D37">
          <w:rPr>
            <w:rStyle w:val="Hyperlink"/>
            <w:rFonts w:eastAsia="Calibri"/>
            <w:sz w:val="20"/>
            <w:szCs w:val="20"/>
          </w:rPr>
          <w:t>http://www.fao.org/tempref/FI/CDrom/FAO_Training/FAO_Training/General/x6709e/x6709e08.ht</w:t>
        </w:r>
        <w:r w:rsidRPr="00942D37">
          <w:rPr>
            <w:rStyle w:val="Hyperlink"/>
            <w:sz w:val="20"/>
            <w:szCs w:val="20"/>
          </w:rPr>
          <w:t>m</w:t>
        </w:r>
      </w:hyperlink>
      <w:r w:rsidRPr="00942D37">
        <w:rPr>
          <w:sz w:val="20"/>
          <w:szCs w:val="20"/>
        </w:rPr>
        <w:t xml:space="preserve"> </w:t>
      </w:r>
    </w:p>
  </w:footnote>
  <w:footnote w:id="80">
    <w:p w14:paraId="6F692E5D" w14:textId="12E36617" w:rsidR="00AC5973" w:rsidRDefault="00AC5973">
      <w:pPr>
        <w:pStyle w:val="FootnoteText"/>
      </w:pPr>
      <w:r>
        <w:rPr>
          <w:rStyle w:val="FootnoteReference"/>
        </w:rPr>
        <w:footnoteRef/>
      </w:r>
      <w:r>
        <w:t xml:space="preserve"> FAO, 2019</w:t>
      </w:r>
    </w:p>
  </w:footnote>
  <w:footnote w:id="81">
    <w:p w14:paraId="31248F36" w14:textId="169777FA" w:rsidR="00AC5973" w:rsidRDefault="00AC5973">
      <w:pPr>
        <w:pStyle w:val="FootnoteText"/>
      </w:pPr>
      <w:r>
        <w:rPr>
          <w:rStyle w:val="FootnoteReference"/>
        </w:rPr>
        <w:footnoteRef/>
      </w:r>
      <w:r>
        <w:t xml:space="preserve"> For more information, see FAO training materials on a</w:t>
      </w:r>
      <w:r w:rsidRPr="009C0331">
        <w:t>rtificial ins</w:t>
      </w:r>
      <w:r>
        <w:t>emination in dairy buffalo and c</w:t>
      </w:r>
      <w:r w:rsidRPr="009C0331">
        <w:t>attle</w:t>
      </w:r>
      <w:r>
        <w:t xml:space="preserve"> at: </w:t>
      </w:r>
      <w:hyperlink r:id="rId18" w:history="1">
        <w:r>
          <w:rPr>
            <w:rStyle w:val="Hyperlink"/>
          </w:rPr>
          <w:t>http://www.fao.org/ag/againfo/resources/documents/Dairyman/Dairy/V4U6_1.htm</w:t>
        </w:r>
      </w:hyperlink>
    </w:p>
  </w:footnote>
  <w:footnote w:id="82">
    <w:p w14:paraId="6296D3F8" w14:textId="38D02B24" w:rsidR="00AC5973" w:rsidRDefault="00AC5973">
      <w:pPr>
        <w:pStyle w:val="FootnoteText"/>
      </w:pPr>
      <w:r>
        <w:rPr>
          <w:rStyle w:val="FootnoteReference"/>
        </w:rPr>
        <w:footnoteRef/>
      </w:r>
      <w:r>
        <w:t xml:space="preserve"> Oregon State University Forage Information System, 2019</w:t>
      </w:r>
    </w:p>
  </w:footnote>
  <w:footnote w:id="83">
    <w:p w14:paraId="1CC04DCB" w14:textId="2513D30E" w:rsidR="00AC5973" w:rsidRDefault="00AC5973">
      <w:pPr>
        <w:pStyle w:val="FootnoteText"/>
      </w:pPr>
      <w:r>
        <w:rPr>
          <w:rStyle w:val="FootnoteReference"/>
        </w:rPr>
        <w:footnoteRef/>
      </w:r>
      <w:r>
        <w:t xml:space="preserve"> FAO, 2019</w:t>
      </w:r>
    </w:p>
  </w:footnote>
  <w:footnote w:id="84">
    <w:p w14:paraId="6256D009" w14:textId="049484CD" w:rsidR="00AC5973" w:rsidRDefault="00AC5973">
      <w:pPr>
        <w:pStyle w:val="FootnoteText"/>
      </w:pPr>
      <w:r>
        <w:rPr>
          <w:rStyle w:val="FootnoteReference"/>
        </w:rPr>
        <w:footnoteRef/>
      </w:r>
      <w:r>
        <w:t xml:space="preserve"> FAO, 2019</w:t>
      </w:r>
    </w:p>
  </w:footnote>
  <w:footnote w:id="85">
    <w:p w14:paraId="3777E1E8" w14:textId="50B74F3D" w:rsidR="00AC5973" w:rsidRDefault="00AC5973">
      <w:pPr>
        <w:pStyle w:val="FootnoteText"/>
      </w:pPr>
      <w:r>
        <w:rPr>
          <w:rStyle w:val="FootnoteReference"/>
        </w:rPr>
        <w:footnoteRef/>
      </w:r>
      <w:r>
        <w:t xml:space="preserve"> WHO, 2018a</w:t>
      </w:r>
    </w:p>
  </w:footnote>
  <w:footnote w:id="86">
    <w:p w14:paraId="0D2245B2" w14:textId="70266F08" w:rsidR="00AC5973" w:rsidRDefault="00AC5973">
      <w:pPr>
        <w:pStyle w:val="FootnoteText"/>
      </w:pPr>
      <w:r>
        <w:rPr>
          <w:rStyle w:val="FootnoteReference"/>
        </w:rPr>
        <w:footnoteRef/>
      </w:r>
      <w:r>
        <w:t xml:space="preserve"> For more information, see FAO training materials on mastitis prevention at: </w:t>
      </w:r>
      <w:hyperlink r:id="rId19" w:history="1">
        <w:r>
          <w:rPr>
            <w:rStyle w:val="Hyperlink"/>
          </w:rPr>
          <w:t>http://www.fao.org/3/t0218e/t0218e04.htm</w:t>
        </w:r>
      </w:hyperlink>
      <w:r>
        <w:t xml:space="preserve"> </w:t>
      </w:r>
    </w:p>
  </w:footnote>
  <w:footnote w:id="87">
    <w:p w14:paraId="76D86AEB" w14:textId="77777777" w:rsidR="00AC5973" w:rsidRDefault="00AC5973" w:rsidP="00422772">
      <w:pPr>
        <w:pStyle w:val="FootnoteText"/>
      </w:pPr>
      <w:r>
        <w:rPr>
          <w:rStyle w:val="FootnoteReference"/>
        </w:rPr>
        <w:footnoteRef/>
      </w:r>
      <w:r>
        <w:t xml:space="preserve"> Looper, n.d.</w:t>
      </w:r>
    </w:p>
  </w:footnote>
  <w:footnote w:id="88">
    <w:p w14:paraId="678AAE7B" w14:textId="2367BBCA" w:rsidR="00AC5973" w:rsidRDefault="00AC5973">
      <w:pPr>
        <w:pStyle w:val="FootnoteText"/>
      </w:pPr>
      <w:r>
        <w:rPr>
          <w:rStyle w:val="FootnoteReference"/>
        </w:rPr>
        <w:footnoteRef/>
      </w:r>
      <w:r>
        <w:t xml:space="preserve"> Western Dairy Digest, 2005 </w:t>
      </w:r>
    </w:p>
  </w:footnote>
  <w:footnote w:id="89">
    <w:p w14:paraId="4E54A14A" w14:textId="5B9A32CA" w:rsidR="00AC5973" w:rsidRDefault="00AC5973">
      <w:pPr>
        <w:pStyle w:val="FootnoteText"/>
      </w:pPr>
      <w:r>
        <w:rPr>
          <w:rStyle w:val="FootnoteReference"/>
        </w:rPr>
        <w:footnoteRef/>
      </w:r>
      <w:r>
        <w:t xml:space="preserve"> For more information, see FAO training materials on milk recording at: </w:t>
      </w:r>
      <w:hyperlink r:id="rId20" w:history="1">
        <w:r>
          <w:rPr>
            <w:rStyle w:val="Hyperlink"/>
          </w:rPr>
          <w:t>http://www.fao.org/3/t1265e/t1280e05.htm</w:t>
        </w:r>
      </w:hyperlink>
      <w:r>
        <w:t xml:space="preserve"> </w:t>
      </w:r>
    </w:p>
  </w:footnote>
  <w:footnote w:id="90">
    <w:p w14:paraId="1DC58791" w14:textId="17B49B70" w:rsidR="00AC5973" w:rsidRDefault="00AC5973">
      <w:pPr>
        <w:pStyle w:val="FootnoteText"/>
      </w:pPr>
      <w:r>
        <w:rPr>
          <w:rStyle w:val="FootnoteReference"/>
        </w:rPr>
        <w:footnoteRef/>
      </w:r>
      <w:r>
        <w:t xml:space="preserve"> Coates, 2006</w:t>
      </w:r>
    </w:p>
  </w:footnote>
  <w:footnote w:id="91">
    <w:p w14:paraId="1FA636B9" w14:textId="5D9C0C0C" w:rsidR="00AC5973" w:rsidRDefault="00AC5973" w:rsidP="00772770">
      <w:pPr>
        <w:pStyle w:val="FootnoteText"/>
      </w:pPr>
      <w:r>
        <w:rPr>
          <w:rStyle w:val="FootnoteReference"/>
        </w:rPr>
        <w:footnoteRef/>
      </w:r>
      <w:r>
        <w:t xml:space="preserve"> </w:t>
      </w:r>
      <w:r>
        <w:rPr>
          <w:color w:val="333333"/>
          <w:shd w:val="clear" w:color="auto" w:fill="FFFFFF"/>
        </w:rPr>
        <w:t>Food and Agriculture Organization of the United Nations, 2019</w:t>
      </w:r>
    </w:p>
  </w:footnote>
  <w:footnote w:id="92">
    <w:p w14:paraId="468E1F96" w14:textId="46871621" w:rsidR="00AC5973" w:rsidRPr="004476A8" w:rsidRDefault="00AC5973" w:rsidP="00772770">
      <w:pPr>
        <w:pStyle w:val="FootnoteText"/>
      </w:pPr>
      <w:r>
        <w:rPr>
          <w:rStyle w:val="FootnoteReference"/>
        </w:rPr>
        <w:footnoteRef/>
      </w:r>
      <w:r w:rsidRPr="004476A8">
        <w:t xml:space="preserve"> </w:t>
      </w:r>
      <w:r w:rsidRPr="004476A8">
        <w:rPr>
          <w:color w:val="333333"/>
          <w:shd w:val="clear" w:color="auto" w:fill="FFFFFF"/>
        </w:rPr>
        <w:t>Cafiero, Viviani, &amp; Nord, 2018</w:t>
      </w:r>
    </w:p>
  </w:footnote>
  <w:footnote w:id="93">
    <w:p w14:paraId="2C827BEF" w14:textId="06BBE072" w:rsidR="00AC5973" w:rsidRPr="004476A8" w:rsidRDefault="00AC5973">
      <w:pPr>
        <w:pStyle w:val="FootnoteText"/>
      </w:pPr>
      <w:r>
        <w:rPr>
          <w:rStyle w:val="FootnoteReference"/>
        </w:rPr>
        <w:footnoteRef/>
      </w:r>
      <w:r w:rsidRPr="004476A8">
        <w:t xml:space="preserve"> Ballard, 2013</w:t>
      </w:r>
    </w:p>
  </w:footnote>
  <w:footnote w:id="94">
    <w:p w14:paraId="434905E7" w14:textId="4768CDCC" w:rsidR="00AC5973" w:rsidRPr="004476A8" w:rsidRDefault="00AC5973">
      <w:pPr>
        <w:pStyle w:val="FootnoteText"/>
      </w:pPr>
      <w:r>
        <w:rPr>
          <w:rStyle w:val="FootnoteReference"/>
        </w:rPr>
        <w:footnoteRef/>
      </w:r>
      <w:r w:rsidRPr="004476A8">
        <w:t xml:space="preserve"> </w:t>
      </w:r>
      <w:r w:rsidRPr="004476A8">
        <w:rPr>
          <w:szCs w:val="24"/>
        </w:rPr>
        <w:t>Darnton-Hill, 2005</w:t>
      </w:r>
    </w:p>
  </w:footnote>
  <w:footnote w:id="95">
    <w:p w14:paraId="3DAA4A0C" w14:textId="1AABF4D6" w:rsidR="00AC5973" w:rsidRDefault="00AC5973" w:rsidP="00A96558">
      <w:pPr>
        <w:pStyle w:val="FootnoteText"/>
      </w:pPr>
      <w:r>
        <w:rPr>
          <w:rStyle w:val="FootnoteReference"/>
        </w:rPr>
        <w:footnoteRef/>
      </w:r>
      <w:r>
        <w:t xml:space="preserve"> </w:t>
      </w:r>
      <w:r w:rsidRPr="00100C67">
        <w:t>WHO</w:t>
      </w:r>
      <w:r>
        <w:t xml:space="preserve">, </w:t>
      </w:r>
      <w:r w:rsidRPr="00100C67">
        <w:t>2018</w:t>
      </w:r>
      <w:r>
        <w:t>b</w:t>
      </w:r>
    </w:p>
  </w:footnote>
  <w:footnote w:id="96">
    <w:p w14:paraId="61DEC2C4" w14:textId="4324956B" w:rsidR="00AC5973" w:rsidRDefault="00AC5973">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97">
    <w:p w14:paraId="41574B3B" w14:textId="57FE0EB0" w:rsidR="00AC5973" w:rsidRDefault="00AC5973">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98">
    <w:p w14:paraId="73513FDD" w14:textId="51DC7488" w:rsidR="00AC5973" w:rsidRDefault="00AC5973">
      <w:pPr>
        <w:pStyle w:val="FootnoteText"/>
      </w:pPr>
      <w:r>
        <w:rPr>
          <w:rStyle w:val="FootnoteReference"/>
        </w:rPr>
        <w:footnoteRef/>
      </w:r>
      <w:r>
        <w:t xml:space="preserve"> WHO, 2018c</w:t>
      </w:r>
    </w:p>
  </w:footnote>
  <w:footnote w:id="99">
    <w:p w14:paraId="58D40EA5" w14:textId="116F677E" w:rsidR="00AC5973" w:rsidRDefault="00AC5973">
      <w:pPr>
        <w:pStyle w:val="FootnoteText"/>
      </w:pPr>
      <w:r>
        <w:rPr>
          <w:rStyle w:val="FootnoteReference"/>
        </w:rPr>
        <w:footnoteRef/>
      </w:r>
      <w:r>
        <w:t xml:space="preserve"> Leroy &amp; Frongillo, 2019</w:t>
      </w:r>
    </w:p>
  </w:footnote>
  <w:footnote w:id="100">
    <w:p w14:paraId="71613A0C" w14:textId="79E1F754" w:rsidR="00AC5973" w:rsidRPr="002B076E" w:rsidRDefault="00AC5973" w:rsidP="00A75D5B">
      <w:pPr>
        <w:pStyle w:val="FootnoteText"/>
        <w:rPr>
          <w:rStyle w:val="FootnoteReference"/>
          <w:vertAlign w:val="baseline"/>
        </w:rPr>
      </w:pPr>
      <w:r w:rsidRPr="00DF4DE5">
        <w:rPr>
          <w:rStyle w:val="FootnoteReference"/>
        </w:rPr>
        <w:footnoteRef/>
      </w:r>
      <w:r>
        <w:rPr>
          <w:rStyle w:val="FootnoteReference"/>
        </w:rPr>
        <w:t xml:space="preserve"> </w:t>
      </w:r>
      <w:r w:rsidRPr="00DF4DE5">
        <w:t>WHO</w:t>
      </w:r>
      <w:r>
        <w:t xml:space="preserve">, </w:t>
      </w:r>
      <w:r w:rsidRPr="00DF4DE5">
        <w:t>2006</w:t>
      </w:r>
    </w:p>
  </w:footnote>
  <w:footnote w:id="101">
    <w:p w14:paraId="5FC1B46F" w14:textId="0C6E0325" w:rsidR="00AC5973" w:rsidRDefault="00AC5973" w:rsidP="00A27684">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hildren 24-59 months of age</w:t>
      </w:r>
      <w:r>
        <w:t xml:space="preserve"> who are measured standing up</w:t>
      </w:r>
      <w:r w:rsidRPr="0052277F">
        <w:t>.</w:t>
      </w:r>
    </w:p>
  </w:footnote>
  <w:footnote w:id="102">
    <w:p w14:paraId="4135A5B0" w14:textId="493A23AB" w:rsidR="00AC5973" w:rsidRDefault="00AC5973">
      <w:pPr>
        <w:pStyle w:val="FootnoteText"/>
      </w:pPr>
      <w:r>
        <w:rPr>
          <w:rStyle w:val="FootnoteReference"/>
        </w:rPr>
        <w:footnoteRef/>
      </w:r>
      <w:r>
        <w:t xml:space="preserve"> </w:t>
      </w:r>
      <w:r w:rsidRPr="00DF4DE5">
        <w:t>WHO</w:t>
      </w:r>
      <w:r>
        <w:t xml:space="preserve">, </w:t>
      </w:r>
      <w:r w:rsidRPr="00DF4DE5">
        <w:t>2006</w:t>
      </w:r>
    </w:p>
  </w:footnote>
  <w:footnote w:id="103">
    <w:p w14:paraId="159A8A3C" w14:textId="66965B34" w:rsidR="00AC5973" w:rsidRPr="00B05E79" w:rsidRDefault="00AC5973" w:rsidP="00E24B60">
      <w:pPr>
        <w:pStyle w:val="BodyText"/>
        <w:rPr>
          <w:rFonts w:eastAsia="Cabin" w:cs="Cabin"/>
          <w:sz w:val="20"/>
          <w:szCs w:val="18"/>
        </w:rPr>
      </w:pPr>
      <w:r>
        <w:rPr>
          <w:rStyle w:val="FootnoteReference"/>
        </w:rPr>
        <w:footnoteRef/>
      </w:r>
      <w:r>
        <w:t xml:space="preserve"> </w:t>
      </w:r>
      <w:r w:rsidRPr="006C62DC">
        <w:rPr>
          <w:rFonts w:eastAsia="Cabin" w:cs="Cabin"/>
          <w:sz w:val="20"/>
          <w:szCs w:val="18"/>
        </w:rPr>
        <w:t>Zalisk, K., Dupuis, G., Gauthier, M., Kaur, J., Khan, N., Swindale, A. and Johnson, K.B.</w:t>
      </w:r>
      <w:r>
        <w:rPr>
          <w:rFonts w:eastAsia="Cabin" w:cs="Cabin"/>
          <w:sz w:val="20"/>
          <w:szCs w:val="18"/>
        </w:rPr>
        <w:t>,</w:t>
      </w:r>
      <w:r w:rsidRPr="006C62DC">
        <w:rPr>
          <w:rFonts w:eastAsia="Cabin" w:cs="Cabin"/>
          <w:sz w:val="20"/>
          <w:szCs w:val="18"/>
        </w:rPr>
        <w:t xml:space="preserve"> 2019. </w:t>
      </w:r>
      <w:r w:rsidRPr="006C62DC">
        <w:rPr>
          <w:rFonts w:eastAsia="Cabin" w:cs="Cabin"/>
          <w:i/>
          <w:iCs/>
          <w:sz w:val="20"/>
          <w:szCs w:val="18"/>
        </w:rPr>
        <w:t>Feed the Future Zone of Influence Surveys: Guide to Feed the Future Statistics</w:t>
      </w:r>
      <w:r w:rsidRPr="006C62DC">
        <w:rPr>
          <w:rFonts w:eastAsia="Cabin" w:cs="Cabin"/>
          <w:sz w:val="20"/>
          <w:szCs w:val="18"/>
        </w:rPr>
        <w:t>. Washington, DC: Bureau for Food Security, United States Agency for International Development.</w:t>
      </w:r>
    </w:p>
    <w:p w14:paraId="23150071" w14:textId="614ED0A1" w:rsidR="00AC5973" w:rsidRDefault="00AC5973" w:rsidP="000C59A9">
      <w:pPr>
        <w:pStyle w:val="FootnoteText"/>
      </w:pPr>
    </w:p>
  </w:footnote>
  <w:footnote w:id="104">
    <w:p w14:paraId="7627FB39" w14:textId="18B8D0E6" w:rsidR="00AC5973" w:rsidRDefault="00AC5973" w:rsidP="006C62DC">
      <w:pPr>
        <w:pStyle w:val="BodyText"/>
        <w:rPr>
          <w:rFonts w:eastAsia="Cabin" w:cs="Cabin"/>
          <w:szCs w:val="20"/>
        </w:rPr>
      </w:pPr>
      <w:r>
        <w:rPr>
          <w:rStyle w:val="FootnoteReference"/>
        </w:rPr>
        <w:footnoteRef/>
      </w:r>
      <w:r>
        <w:t xml:space="preserve"> </w:t>
      </w:r>
      <w:r w:rsidRPr="006C62DC">
        <w:rPr>
          <w:sz w:val="20"/>
          <w:szCs w:val="20"/>
        </w:rPr>
        <w:t>Zalisk, K., Dupuis, G., Gauthier, M., Kaur, J., Khan, N., Swindale, A. and Johnson, K.B.</w:t>
      </w:r>
      <w:r>
        <w:rPr>
          <w:sz w:val="20"/>
          <w:szCs w:val="20"/>
        </w:rPr>
        <w:t>,</w:t>
      </w:r>
      <w:r w:rsidRPr="006C62DC">
        <w:rPr>
          <w:sz w:val="20"/>
          <w:szCs w:val="20"/>
        </w:rPr>
        <w:t xml:space="preserve"> 2019. </w:t>
      </w:r>
      <w:r w:rsidRPr="006C62DC">
        <w:rPr>
          <w:i/>
          <w:iCs/>
          <w:sz w:val="20"/>
          <w:szCs w:val="20"/>
        </w:rPr>
        <w:t>Feed the Future Zone of Influence Surveys: Guide to Feed the Future Statistics</w:t>
      </w:r>
      <w:r w:rsidRPr="006C62DC">
        <w:rPr>
          <w:sz w:val="20"/>
          <w:szCs w:val="20"/>
        </w:rPr>
        <w:t xml:space="preserve">. </w:t>
      </w:r>
      <w:r w:rsidRPr="006C62DC">
        <w:rPr>
          <w:rFonts w:eastAsia="Cabin" w:cs="Cabin"/>
          <w:sz w:val="20"/>
          <w:szCs w:val="20"/>
        </w:rPr>
        <w:t>W</w:t>
      </w:r>
      <w:r w:rsidRPr="00B05E79">
        <w:rPr>
          <w:rFonts w:eastAsia="Cabin" w:cs="Cabin"/>
          <w:sz w:val="20"/>
          <w:szCs w:val="18"/>
        </w:rPr>
        <w:t>ashington, DC: Bureau for Food Security, United States Agency for International Development.</w:t>
      </w:r>
    </w:p>
    <w:p w14:paraId="7A083CC8" w14:textId="7C98832A" w:rsidR="00AC5973" w:rsidRDefault="00AC5973">
      <w:pPr>
        <w:pStyle w:val="FootnoteText"/>
      </w:pPr>
    </w:p>
  </w:footnote>
  <w:footnote w:id="105">
    <w:p w14:paraId="38ED424B" w14:textId="0BBE72EC" w:rsidR="00AC5973" w:rsidRPr="00B05E79" w:rsidRDefault="00AC5973" w:rsidP="00F449C6">
      <w:pPr>
        <w:pStyle w:val="BodyText"/>
        <w:rPr>
          <w:color w:val="333333"/>
          <w:shd w:val="clear" w:color="auto" w:fill="FFFFFF"/>
        </w:rPr>
      </w:pPr>
      <w:r>
        <w:rPr>
          <w:rStyle w:val="FootnoteReference"/>
        </w:rPr>
        <w:footnoteRef/>
      </w:r>
      <w:r>
        <w:t xml:space="preserve"> </w:t>
      </w:r>
      <w:r w:rsidRPr="00F449C6">
        <w:rPr>
          <w:sz w:val="20"/>
          <w:szCs w:val="22"/>
          <w:shd w:val="clear" w:color="auto" w:fill="FFFFFF"/>
        </w:rPr>
        <w:t xml:space="preserve">United States Agency for International Development (USAID). (2018b). </w:t>
      </w:r>
      <w:r w:rsidRPr="00F449C6">
        <w:rPr>
          <w:i/>
          <w:sz w:val="20"/>
          <w:szCs w:val="22"/>
          <w:shd w:val="clear" w:color="auto" w:fill="FFFFFF"/>
        </w:rPr>
        <w:t xml:space="preserve">Feed the Future ZOI Survey methods toolkit. </w:t>
      </w:r>
      <w:r w:rsidRPr="00F449C6">
        <w:rPr>
          <w:sz w:val="20"/>
          <w:szCs w:val="22"/>
          <w:shd w:val="clear" w:color="auto" w:fill="FFFFFF"/>
        </w:rPr>
        <w:t xml:space="preserve">Washington, DC: USAID. Available at: </w:t>
      </w:r>
      <w:hyperlink r:id="rId21" w:history="1">
        <w:r w:rsidRPr="00F449C6">
          <w:rPr>
            <w:rStyle w:val="Hyperlink"/>
            <w:sz w:val="20"/>
            <w:szCs w:val="20"/>
            <w:shd w:val="clear" w:color="auto" w:fill="FFFFFF"/>
          </w:rPr>
          <w:t>https://www.agrilinks.org/post/feed-future-zoi-survey-methods</w:t>
        </w:r>
      </w:hyperlink>
      <w:r w:rsidRPr="00F449C6">
        <w:rPr>
          <w:color w:val="333333"/>
          <w:sz w:val="20"/>
          <w:szCs w:val="22"/>
          <w:shd w:val="clear" w:color="auto" w:fill="FFFFFF"/>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2918"/>
    <w:multiLevelType w:val="hybridMultilevel"/>
    <w:tmpl w:val="D4149A0A"/>
    <w:lvl w:ilvl="0" w:tplc="9BB041C6">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52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568F6"/>
    <w:multiLevelType w:val="multilevel"/>
    <w:tmpl w:val="01DED98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4" w15:restartNumberingAfterBreak="0">
    <w:nsid w:val="0C9D2070"/>
    <w:multiLevelType w:val="multilevel"/>
    <w:tmpl w:val="EC0E5ED0"/>
    <w:lvl w:ilvl="0">
      <w:start w:val="7"/>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D63373D"/>
    <w:multiLevelType w:val="multilevel"/>
    <w:tmpl w:val="9DDED0D6"/>
    <w:lvl w:ilvl="0">
      <w:start w:val="2"/>
      <w:numFmt w:val="lowerLetter"/>
      <w:lvlText w:val="%1"/>
      <w:lvlJc w:val="left"/>
      <w:pPr>
        <w:ind w:left="360" w:hanging="360"/>
      </w:pPr>
      <w:rPr>
        <w:rFonts w:hint="default"/>
        <w:vertAlign w:val="superscrip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220A66"/>
    <w:multiLevelType w:val="multilevel"/>
    <w:tmpl w:val="51604A2C"/>
    <w:lvl w:ilvl="0">
      <w:start w:val="1"/>
      <w:numFmt w:val="decimal"/>
      <w:lvlText w:val="%1"/>
      <w:lvlJc w:val="left"/>
      <w:pPr>
        <w:ind w:left="360" w:hanging="360"/>
      </w:pPr>
      <w:rPr>
        <w:rFonts w:hint="default"/>
        <w:sz w:val="16"/>
        <w:szCs w:val="16"/>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A0064"/>
    <w:multiLevelType w:val="multilevel"/>
    <w:tmpl w:val="25CA1454"/>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1E24938"/>
    <w:multiLevelType w:val="hybridMultilevel"/>
    <w:tmpl w:val="2F36B080"/>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26851EB"/>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295139A"/>
    <w:multiLevelType w:val="multilevel"/>
    <w:tmpl w:val="3B7A4446"/>
    <w:lvl w:ilvl="0">
      <w:start w:val="6"/>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037B96"/>
    <w:multiLevelType w:val="hybridMultilevel"/>
    <w:tmpl w:val="F89E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11FBA"/>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8" w15:restartNumberingAfterBreak="0">
    <w:nsid w:val="24145A98"/>
    <w:multiLevelType w:val="multilevel"/>
    <w:tmpl w:val="84B0E0F4"/>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9" w15:restartNumberingAfterBreak="0">
    <w:nsid w:val="24A80D40"/>
    <w:multiLevelType w:val="hybridMultilevel"/>
    <w:tmpl w:val="F6EEA3C8"/>
    <w:lvl w:ilvl="0" w:tplc="CC3498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366181"/>
    <w:multiLevelType w:val="multilevel"/>
    <w:tmpl w:val="06E01CDC"/>
    <w:lvl w:ilvl="0">
      <w:start w:val="1"/>
      <w:numFmt w:val="decimal"/>
      <w:pStyle w:val="Heading1"/>
      <w:lvlText w:val="%1."/>
      <w:lvlJc w:val="left"/>
      <w:pPr>
        <w:ind w:left="1080" w:hanging="720"/>
      </w:pPr>
      <w:rPr>
        <w:rFonts w:hint="default"/>
        <w:sz w:val="28"/>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21" w15:restartNumberingAfterBreak="0">
    <w:nsid w:val="2F71395A"/>
    <w:multiLevelType w:val="hybridMultilevel"/>
    <w:tmpl w:val="DC9AB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6C285B"/>
    <w:multiLevelType w:val="hybridMultilevel"/>
    <w:tmpl w:val="8EC81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495D27"/>
    <w:multiLevelType w:val="singleLevel"/>
    <w:tmpl w:val="B2CA6246"/>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24" w15:restartNumberingAfterBreak="0">
    <w:nsid w:val="33020284"/>
    <w:multiLevelType w:val="multilevel"/>
    <w:tmpl w:val="DAF23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lvlText w:val="%1.%2"/>
      <w:lvlJc w:val="left"/>
      <w:pPr>
        <w:ind w:left="1155" w:hanging="1155"/>
      </w:p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391753A0"/>
    <w:multiLevelType w:val="multilevel"/>
    <w:tmpl w:val="27B49160"/>
    <w:lvl w:ilvl="0">
      <w:start w:val="7"/>
      <w:numFmt w:val="decimal"/>
      <w:lvlText w:val="%1"/>
      <w:lvlJc w:val="left"/>
      <w:pPr>
        <w:ind w:left="516" w:hanging="516"/>
      </w:pPr>
      <w:rPr>
        <w:rFonts w:hint="default"/>
      </w:rPr>
    </w:lvl>
    <w:lvl w:ilvl="1">
      <w:start w:val="1"/>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3B851C74"/>
    <w:multiLevelType w:val="hybridMultilevel"/>
    <w:tmpl w:val="A7CCACE8"/>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3BE911CC"/>
    <w:multiLevelType w:val="hybridMultilevel"/>
    <w:tmpl w:val="FD8A6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C955E0F"/>
    <w:multiLevelType w:val="multilevel"/>
    <w:tmpl w:val="01183982"/>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3E272F80"/>
    <w:multiLevelType w:val="hybridMultilevel"/>
    <w:tmpl w:val="A6A46572"/>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FFB52D7"/>
    <w:multiLevelType w:val="hybridMultilevel"/>
    <w:tmpl w:val="AADC5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466EB2"/>
    <w:multiLevelType w:val="hybridMultilevel"/>
    <w:tmpl w:val="09009C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4FA71BD"/>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46085437"/>
    <w:multiLevelType w:val="multilevel"/>
    <w:tmpl w:val="27B49160"/>
    <w:lvl w:ilvl="0">
      <w:start w:val="7"/>
      <w:numFmt w:val="decimal"/>
      <w:lvlText w:val="%1"/>
      <w:lvlJc w:val="left"/>
      <w:pPr>
        <w:ind w:left="516" w:hanging="516"/>
      </w:pPr>
      <w:rPr>
        <w:rFonts w:hint="default"/>
      </w:rPr>
    </w:lvl>
    <w:lvl w:ilvl="1">
      <w:start w:val="1"/>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467C4A1F"/>
    <w:multiLevelType w:val="multilevel"/>
    <w:tmpl w:val="9C665EA4"/>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468635F8"/>
    <w:multiLevelType w:val="hybridMultilevel"/>
    <w:tmpl w:val="05B07BF6"/>
    <w:lvl w:ilvl="0" w:tplc="4F8040B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D10A28"/>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39" w15:restartNumberingAfterBreak="0">
    <w:nsid w:val="476D6051"/>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48B759FB"/>
    <w:multiLevelType w:val="multilevel"/>
    <w:tmpl w:val="8F6452CE"/>
    <w:lvl w:ilvl="0">
      <w:start w:val="1"/>
      <w:numFmt w:val="decimal"/>
      <w:lvlText w:val="%1"/>
      <w:lvlJc w:val="left"/>
      <w:pPr>
        <w:ind w:left="525" w:hanging="525"/>
      </w:pPr>
      <w:rPr>
        <w:rFonts w:hint="default"/>
      </w:rPr>
    </w:lvl>
    <w:lvl w:ilvl="1">
      <w:start w:val="2"/>
      <w:numFmt w:val="decimal"/>
      <w:lvlText w:val="%1.%2"/>
      <w:lvlJc w:val="left"/>
      <w:pPr>
        <w:ind w:left="1605" w:hanging="525"/>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1" w15:restartNumberingAfterBreak="0">
    <w:nsid w:val="4A1E2215"/>
    <w:multiLevelType w:val="hybridMultilevel"/>
    <w:tmpl w:val="F02EB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2F410D"/>
    <w:multiLevelType w:val="multilevel"/>
    <w:tmpl w:val="BC0CC1B4"/>
    <w:lvl w:ilvl="0">
      <w:start w:val="5"/>
      <w:numFmt w:val="decimal"/>
      <w:lvlText w:val="%1"/>
      <w:lvlJc w:val="left"/>
      <w:pPr>
        <w:ind w:left="516" w:hanging="516"/>
      </w:pPr>
      <w:rPr>
        <w:rFonts w:hint="default"/>
      </w:rPr>
    </w:lvl>
    <w:lvl w:ilvl="1">
      <w:start w:val="3"/>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B456AF4"/>
    <w:multiLevelType w:val="hybridMultilevel"/>
    <w:tmpl w:val="DFF0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240E7A"/>
    <w:multiLevelType w:val="multilevel"/>
    <w:tmpl w:val="2104E696"/>
    <w:lvl w:ilvl="0">
      <w:start w:val="1"/>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4EDF73B8"/>
    <w:multiLevelType w:val="hybridMultilevel"/>
    <w:tmpl w:val="8EFE087A"/>
    <w:lvl w:ilvl="0" w:tplc="42368D92">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95251C"/>
    <w:multiLevelType w:val="hybridMultilevel"/>
    <w:tmpl w:val="9894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CA2112"/>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548B2838"/>
    <w:multiLevelType w:val="multilevel"/>
    <w:tmpl w:val="368C04E2"/>
    <w:lvl w:ilvl="0">
      <w:start w:val="8"/>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54B855BB"/>
    <w:multiLevelType w:val="multilevel"/>
    <w:tmpl w:val="461AB71E"/>
    <w:lvl w:ilvl="0">
      <w:start w:val="1"/>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56891CA8"/>
    <w:multiLevelType w:val="multilevel"/>
    <w:tmpl w:val="802C9E00"/>
    <w:lvl w:ilvl="0">
      <w:start w:val="8"/>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1" w15:restartNumberingAfterBreak="0">
    <w:nsid w:val="5722057E"/>
    <w:multiLevelType w:val="multilevel"/>
    <w:tmpl w:val="D75A28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2" w15:restartNumberingAfterBreak="0">
    <w:nsid w:val="5A390161"/>
    <w:multiLevelType w:val="multilevel"/>
    <w:tmpl w:val="1116CB7C"/>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3" w15:restartNumberingAfterBreak="0">
    <w:nsid w:val="5C5315DE"/>
    <w:multiLevelType w:val="multilevel"/>
    <w:tmpl w:val="FBF0D66C"/>
    <w:lvl w:ilvl="0">
      <w:start w:val="1"/>
      <w:numFmt w:val="decimal"/>
      <w:lvlText w:val="%1)"/>
      <w:lvlJc w:val="left"/>
      <w:pPr>
        <w:ind w:left="1170" w:hanging="360"/>
      </w:pPr>
      <w:rPr>
        <w:rFonts w:ascii="Gill Sans MT" w:eastAsia="Times New Roman" w:hAnsi="Gill Sans MT" w:cs="Arial"/>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54" w15:restartNumberingAfterBreak="0">
    <w:nsid w:val="5DCE7286"/>
    <w:multiLevelType w:val="multilevel"/>
    <w:tmpl w:val="8FBCCA52"/>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5" w15:restartNumberingAfterBreak="0">
    <w:nsid w:val="62063F61"/>
    <w:multiLevelType w:val="hybridMultilevel"/>
    <w:tmpl w:val="6B725D1C"/>
    <w:lvl w:ilvl="0" w:tplc="F2A097E4">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C94140"/>
    <w:multiLevelType w:val="multilevel"/>
    <w:tmpl w:val="0B7CE9F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7" w15:restartNumberingAfterBreak="0">
    <w:nsid w:val="692F78F7"/>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6A9C2173"/>
    <w:multiLevelType w:val="multilevel"/>
    <w:tmpl w:val="9EB647E6"/>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9" w15:restartNumberingAfterBreak="0">
    <w:nsid w:val="6E0B5E7B"/>
    <w:multiLevelType w:val="hybridMultilevel"/>
    <w:tmpl w:val="1B4CB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137D40"/>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44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61" w15:restartNumberingAfterBreak="0">
    <w:nsid w:val="757E2504"/>
    <w:multiLevelType w:val="hybridMultilevel"/>
    <w:tmpl w:val="9362B282"/>
    <w:lvl w:ilvl="0" w:tplc="D37A95AC">
      <w:start w:val="5"/>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76D664C"/>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63" w15:restartNumberingAfterBreak="0">
    <w:nsid w:val="7B565E7C"/>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64" w15:restartNumberingAfterBreak="0">
    <w:nsid w:val="7D8D55D4"/>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7E9A38E7"/>
    <w:multiLevelType w:val="multilevel"/>
    <w:tmpl w:val="5AAA9286"/>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5"/>
  </w:num>
  <w:num w:numId="2">
    <w:abstractNumId w:val="41"/>
  </w:num>
  <w:num w:numId="3">
    <w:abstractNumId w:val="59"/>
  </w:num>
  <w:num w:numId="4">
    <w:abstractNumId w:val="13"/>
  </w:num>
  <w:num w:numId="5">
    <w:abstractNumId w:val="63"/>
  </w:num>
  <w:num w:numId="6">
    <w:abstractNumId w:val="17"/>
  </w:num>
  <w:num w:numId="7">
    <w:abstractNumId w:val="1"/>
  </w:num>
  <w:num w:numId="8">
    <w:abstractNumId w:val="33"/>
  </w:num>
  <w:num w:numId="9">
    <w:abstractNumId w:val="60"/>
  </w:num>
  <w:num w:numId="10">
    <w:abstractNumId w:val="7"/>
  </w:num>
  <w:num w:numId="11">
    <w:abstractNumId w:val="38"/>
  </w:num>
  <w:num w:numId="12">
    <w:abstractNumId w:val="3"/>
  </w:num>
  <w:num w:numId="13">
    <w:abstractNumId w:val="8"/>
  </w:num>
  <w:num w:numId="14">
    <w:abstractNumId w:val="6"/>
  </w:num>
  <w:num w:numId="15">
    <w:abstractNumId w:val="23"/>
  </w:num>
  <w:num w:numId="16">
    <w:abstractNumId w:val="30"/>
  </w:num>
  <w:num w:numId="17">
    <w:abstractNumId w:val="10"/>
  </w:num>
  <w:num w:numId="18">
    <w:abstractNumId w:val="27"/>
  </w:num>
  <w:num w:numId="19">
    <w:abstractNumId w:val="20"/>
  </w:num>
  <w:num w:numId="20">
    <w:abstractNumId w:val="18"/>
  </w:num>
  <w:num w:numId="21">
    <w:abstractNumId w:val="39"/>
  </w:num>
  <w:num w:numId="22">
    <w:abstractNumId w:val="56"/>
  </w:num>
  <w:num w:numId="23">
    <w:abstractNumId w:val="65"/>
  </w:num>
  <w:num w:numId="24">
    <w:abstractNumId w:val="44"/>
  </w:num>
  <w:num w:numId="25">
    <w:abstractNumId w:val="62"/>
  </w:num>
  <w:num w:numId="26">
    <w:abstractNumId w:val="2"/>
  </w:num>
  <w:num w:numId="27">
    <w:abstractNumId w:val="42"/>
  </w:num>
  <w:num w:numId="28">
    <w:abstractNumId w:val="19"/>
  </w:num>
  <w:num w:numId="29">
    <w:abstractNumId w:val="12"/>
  </w:num>
  <w:num w:numId="30">
    <w:abstractNumId w:val="9"/>
  </w:num>
  <w:num w:numId="31">
    <w:abstractNumId w:val="50"/>
  </w:num>
  <w:num w:numId="32">
    <w:abstractNumId w:val="48"/>
  </w:num>
  <w:num w:numId="33">
    <w:abstractNumId w:val="29"/>
  </w:num>
  <w:num w:numId="34">
    <w:abstractNumId w:val="32"/>
  </w:num>
  <w:num w:numId="35">
    <w:abstractNumId w:val="61"/>
  </w:num>
  <w:num w:numId="36">
    <w:abstractNumId w:val="51"/>
  </w:num>
  <w:num w:numId="3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4"/>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num>
  <w:num w:numId="51">
    <w:abstractNumId w:val="43"/>
  </w:num>
  <w:num w:numId="52">
    <w:abstractNumId w:val="0"/>
  </w:num>
  <w:num w:numId="53">
    <w:abstractNumId w:val="28"/>
  </w:num>
  <w:num w:numId="54">
    <w:abstractNumId w:val="54"/>
  </w:num>
  <w:num w:numId="55">
    <w:abstractNumId w:val="34"/>
  </w:num>
  <w:num w:numId="56">
    <w:abstractNumId w:val="57"/>
  </w:num>
  <w:num w:numId="57">
    <w:abstractNumId w:val="40"/>
  </w:num>
  <w:num w:numId="58">
    <w:abstractNumId w:val="49"/>
  </w:num>
  <w:num w:numId="59">
    <w:abstractNumId w:val="5"/>
  </w:num>
  <w:num w:numId="60">
    <w:abstractNumId w:val="58"/>
  </w:num>
  <w:num w:numId="61">
    <w:abstractNumId w:val="52"/>
  </w:num>
  <w:num w:numId="62">
    <w:abstractNumId w:val="36"/>
  </w:num>
  <w:num w:numId="63">
    <w:abstractNumId w:val="35"/>
  </w:num>
  <w:num w:numId="64">
    <w:abstractNumId w:val="4"/>
  </w:num>
  <w:num w:numId="65">
    <w:abstractNumId w:val="46"/>
  </w:num>
  <w:num w:numId="66">
    <w:abstractNumId w:val="8"/>
  </w:num>
  <w:num w:numId="67">
    <w:abstractNumId w:val="31"/>
  </w:num>
  <w:num w:numId="68">
    <w:abstractNumId w:val="8"/>
  </w:num>
  <w:num w:numId="69">
    <w:abstractNumId w:val="55"/>
  </w:num>
  <w:num w:numId="70">
    <w:abstractNumId w:val="45"/>
  </w:num>
  <w:num w:numId="71">
    <w:abstractNumId w:val="37"/>
  </w:num>
  <w:num w:numId="72">
    <w:abstractNumId w:val="47"/>
  </w:num>
  <w:num w:numId="73">
    <w:abstractNumId w:val="11"/>
  </w:num>
  <w:num w:numId="74">
    <w:abstractNumId w:val="20"/>
  </w:num>
  <w:num w:numId="75">
    <w:abstractNumId w:val="15"/>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num>
  <w:num w:numId="78">
    <w:abstractNumId w:val="53"/>
  </w:num>
  <w:num w:numId="79">
    <w:abstractNumId w:val="22"/>
  </w:num>
  <w:num w:numId="80">
    <w:abstractNumId w:val="14"/>
  </w:num>
  <w:num w:numId="81">
    <w:abstractNumId w:val="21"/>
  </w:num>
  <w:num w:numId="82">
    <w:abstractNumId w:val="26"/>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rson w15:author="ICF">
    <w15:presenceInfo w15:providerId="None" w15:userId="I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108"/>
    <w:rsid w:val="00000D06"/>
    <w:rsid w:val="00001D6B"/>
    <w:rsid w:val="00001E44"/>
    <w:rsid w:val="00002EC1"/>
    <w:rsid w:val="0000353F"/>
    <w:rsid w:val="0000403E"/>
    <w:rsid w:val="00004D56"/>
    <w:rsid w:val="00004EEC"/>
    <w:rsid w:val="00006F4C"/>
    <w:rsid w:val="00007506"/>
    <w:rsid w:val="000079DE"/>
    <w:rsid w:val="000103EE"/>
    <w:rsid w:val="000127AC"/>
    <w:rsid w:val="000146A5"/>
    <w:rsid w:val="00014ABA"/>
    <w:rsid w:val="000157E8"/>
    <w:rsid w:val="0001603A"/>
    <w:rsid w:val="000161A3"/>
    <w:rsid w:val="000165B7"/>
    <w:rsid w:val="00016B67"/>
    <w:rsid w:val="00016E16"/>
    <w:rsid w:val="000171A3"/>
    <w:rsid w:val="000177F5"/>
    <w:rsid w:val="0002074C"/>
    <w:rsid w:val="000207D5"/>
    <w:rsid w:val="000212C7"/>
    <w:rsid w:val="00021BF7"/>
    <w:rsid w:val="00022816"/>
    <w:rsid w:val="00023D1D"/>
    <w:rsid w:val="000246EF"/>
    <w:rsid w:val="00025B22"/>
    <w:rsid w:val="00026812"/>
    <w:rsid w:val="000268C8"/>
    <w:rsid w:val="00027D17"/>
    <w:rsid w:val="0003104D"/>
    <w:rsid w:val="00031354"/>
    <w:rsid w:val="00031BE7"/>
    <w:rsid w:val="00031EDF"/>
    <w:rsid w:val="00032105"/>
    <w:rsid w:val="00032228"/>
    <w:rsid w:val="00033453"/>
    <w:rsid w:val="000336C3"/>
    <w:rsid w:val="00033DE1"/>
    <w:rsid w:val="000340A0"/>
    <w:rsid w:val="000346A8"/>
    <w:rsid w:val="00034B29"/>
    <w:rsid w:val="00034C7A"/>
    <w:rsid w:val="00035C29"/>
    <w:rsid w:val="00035E3C"/>
    <w:rsid w:val="000365BA"/>
    <w:rsid w:val="000367A5"/>
    <w:rsid w:val="00037560"/>
    <w:rsid w:val="00037776"/>
    <w:rsid w:val="0003779E"/>
    <w:rsid w:val="00040600"/>
    <w:rsid w:val="00040787"/>
    <w:rsid w:val="0004101C"/>
    <w:rsid w:val="000414FB"/>
    <w:rsid w:val="00041B6B"/>
    <w:rsid w:val="00042DB8"/>
    <w:rsid w:val="00043785"/>
    <w:rsid w:val="0004395F"/>
    <w:rsid w:val="0004454B"/>
    <w:rsid w:val="000445EB"/>
    <w:rsid w:val="00044750"/>
    <w:rsid w:val="00045200"/>
    <w:rsid w:val="00045DDA"/>
    <w:rsid w:val="000468B5"/>
    <w:rsid w:val="00046C5E"/>
    <w:rsid w:val="00046D59"/>
    <w:rsid w:val="00047165"/>
    <w:rsid w:val="000473D5"/>
    <w:rsid w:val="00050199"/>
    <w:rsid w:val="0005079F"/>
    <w:rsid w:val="00050AB4"/>
    <w:rsid w:val="0005177E"/>
    <w:rsid w:val="00051C79"/>
    <w:rsid w:val="00051D1F"/>
    <w:rsid w:val="000527ED"/>
    <w:rsid w:val="00052CA5"/>
    <w:rsid w:val="00052D93"/>
    <w:rsid w:val="00052F15"/>
    <w:rsid w:val="000532D5"/>
    <w:rsid w:val="000550AC"/>
    <w:rsid w:val="0005533E"/>
    <w:rsid w:val="0005667F"/>
    <w:rsid w:val="000566DC"/>
    <w:rsid w:val="0005679E"/>
    <w:rsid w:val="00056E28"/>
    <w:rsid w:val="000570DC"/>
    <w:rsid w:val="000571C4"/>
    <w:rsid w:val="00060AFB"/>
    <w:rsid w:val="00061003"/>
    <w:rsid w:val="000611B4"/>
    <w:rsid w:val="0006122A"/>
    <w:rsid w:val="000615F0"/>
    <w:rsid w:val="000617BA"/>
    <w:rsid w:val="000622E0"/>
    <w:rsid w:val="00062876"/>
    <w:rsid w:val="00062A4A"/>
    <w:rsid w:val="0006317E"/>
    <w:rsid w:val="0006410C"/>
    <w:rsid w:val="000643D4"/>
    <w:rsid w:val="00064587"/>
    <w:rsid w:val="0006533D"/>
    <w:rsid w:val="00066840"/>
    <w:rsid w:val="00066905"/>
    <w:rsid w:val="00066F3E"/>
    <w:rsid w:val="000677B9"/>
    <w:rsid w:val="00067ACC"/>
    <w:rsid w:val="000702BD"/>
    <w:rsid w:val="00070D72"/>
    <w:rsid w:val="00070D9F"/>
    <w:rsid w:val="00070F53"/>
    <w:rsid w:val="00071EDB"/>
    <w:rsid w:val="00072531"/>
    <w:rsid w:val="00072DB2"/>
    <w:rsid w:val="00073503"/>
    <w:rsid w:val="00073568"/>
    <w:rsid w:val="000735CE"/>
    <w:rsid w:val="00073F4E"/>
    <w:rsid w:val="00074018"/>
    <w:rsid w:val="00075733"/>
    <w:rsid w:val="00075A3A"/>
    <w:rsid w:val="00075BE2"/>
    <w:rsid w:val="00076136"/>
    <w:rsid w:val="00076643"/>
    <w:rsid w:val="0007678E"/>
    <w:rsid w:val="00076801"/>
    <w:rsid w:val="0007689E"/>
    <w:rsid w:val="00076B0D"/>
    <w:rsid w:val="00076ED3"/>
    <w:rsid w:val="00076F5C"/>
    <w:rsid w:val="00077AB2"/>
    <w:rsid w:val="00080807"/>
    <w:rsid w:val="00080AEA"/>
    <w:rsid w:val="00080DFE"/>
    <w:rsid w:val="0008166B"/>
    <w:rsid w:val="000817CD"/>
    <w:rsid w:val="0008199B"/>
    <w:rsid w:val="000833E9"/>
    <w:rsid w:val="0008379D"/>
    <w:rsid w:val="000839DF"/>
    <w:rsid w:val="00083A72"/>
    <w:rsid w:val="00083A9C"/>
    <w:rsid w:val="00083C32"/>
    <w:rsid w:val="00083DBB"/>
    <w:rsid w:val="0008498C"/>
    <w:rsid w:val="00084B45"/>
    <w:rsid w:val="00084D90"/>
    <w:rsid w:val="00087C81"/>
    <w:rsid w:val="000901AB"/>
    <w:rsid w:val="00090216"/>
    <w:rsid w:val="000903F0"/>
    <w:rsid w:val="00091644"/>
    <w:rsid w:val="00091C85"/>
    <w:rsid w:val="00092078"/>
    <w:rsid w:val="00092939"/>
    <w:rsid w:val="000933BD"/>
    <w:rsid w:val="000936B4"/>
    <w:rsid w:val="00093929"/>
    <w:rsid w:val="00093BF5"/>
    <w:rsid w:val="00094004"/>
    <w:rsid w:val="000955EE"/>
    <w:rsid w:val="000958DE"/>
    <w:rsid w:val="0009635A"/>
    <w:rsid w:val="0009664A"/>
    <w:rsid w:val="000969DF"/>
    <w:rsid w:val="00097764"/>
    <w:rsid w:val="00097BB9"/>
    <w:rsid w:val="00097D4F"/>
    <w:rsid w:val="00097E17"/>
    <w:rsid w:val="000A03EE"/>
    <w:rsid w:val="000A069B"/>
    <w:rsid w:val="000A0A63"/>
    <w:rsid w:val="000A0F5F"/>
    <w:rsid w:val="000A1487"/>
    <w:rsid w:val="000A1CA6"/>
    <w:rsid w:val="000A288E"/>
    <w:rsid w:val="000A2DFC"/>
    <w:rsid w:val="000A56D2"/>
    <w:rsid w:val="000A6DDC"/>
    <w:rsid w:val="000A7CC0"/>
    <w:rsid w:val="000B000F"/>
    <w:rsid w:val="000B1396"/>
    <w:rsid w:val="000B1496"/>
    <w:rsid w:val="000B1CDC"/>
    <w:rsid w:val="000B2D6C"/>
    <w:rsid w:val="000B2E46"/>
    <w:rsid w:val="000B3FCA"/>
    <w:rsid w:val="000B3FD7"/>
    <w:rsid w:val="000B59D2"/>
    <w:rsid w:val="000B6584"/>
    <w:rsid w:val="000B7603"/>
    <w:rsid w:val="000C031D"/>
    <w:rsid w:val="000C07EA"/>
    <w:rsid w:val="000C117E"/>
    <w:rsid w:val="000C187D"/>
    <w:rsid w:val="000C19F7"/>
    <w:rsid w:val="000C228C"/>
    <w:rsid w:val="000C2687"/>
    <w:rsid w:val="000C2A68"/>
    <w:rsid w:val="000C3242"/>
    <w:rsid w:val="000C3353"/>
    <w:rsid w:val="000C340F"/>
    <w:rsid w:val="000C3B78"/>
    <w:rsid w:val="000C3FBD"/>
    <w:rsid w:val="000C4D1B"/>
    <w:rsid w:val="000C4DB2"/>
    <w:rsid w:val="000C5950"/>
    <w:rsid w:val="000C59A9"/>
    <w:rsid w:val="000C5E44"/>
    <w:rsid w:val="000C5FEC"/>
    <w:rsid w:val="000C76BB"/>
    <w:rsid w:val="000C786E"/>
    <w:rsid w:val="000C7C1B"/>
    <w:rsid w:val="000D1D97"/>
    <w:rsid w:val="000D259B"/>
    <w:rsid w:val="000D39D8"/>
    <w:rsid w:val="000D446D"/>
    <w:rsid w:val="000D4530"/>
    <w:rsid w:val="000D5EFA"/>
    <w:rsid w:val="000D61EB"/>
    <w:rsid w:val="000D62B2"/>
    <w:rsid w:val="000D695D"/>
    <w:rsid w:val="000D7858"/>
    <w:rsid w:val="000D799C"/>
    <w:rsid w:val="000D7D0E"/>
    <w:rsid w:val="000E0D33"/>
    <w:rsid w:val="000E1C87"/>
    <w:rsid w:val="000E1D02"/>
    <w:rsid w:val="000E3701"/>
    <w:rsid w:val="000E3F29"/>
    <w:rsid w:val="000E46C0"/>
    <w:rsid w:val="000E46E3"/>
    <w:rsid w:val="000E4C55"/>
    <w:rsid w:val="000E5644"/>
    <w:rsid w:val="000E59CA"/>
    <w:rsid w:val="000E5D7C"/>
    <w:rsid w:val="000E613A"/>
    <w:rsid w:val="000E66F1"/>
    <w:rsid w:val="000E6B20"/>
    <w:rsid w:val="000E717A"/>
    <w:rsid w:val="000E718D"/>
    <w:rsid w:val="000F1B18"/>
    <w:rsid w:val="000F2B41"/>
    <w:rsid w:val="000F2CDF"/>
    <w:rsid w:val="000F32D5"/>
    <w:rsid w:val="000F3446"/>
    <w:rsid w:val="000F3A95"/>
    <w:rsid w:val="000F3B54"/>
    <w:rsid w:val="000F3CFE"/>
    <w:rsid w:val="000F3DE4"/>
    <w:rsid w:val="000F450E"/>
    <w:rsid w:val="000F5AE6"/>
    <w:rsid w:val="000F61B5"/>
    <w:rsid w:val="000F65D0"/>
    <w:rsid w:val="000F6701"/>
    <w:rsid w:val="000F69B2"/>
    <w:rsid w:val="000F6A56"/>
    <w:rsid w:val="000F6C1C"/>
    <w:rsid w:val="000F6F3F"/>
    <w:rsid w:val="000F75B2"/>
    <w:rsid w:val="00100669"/>
    <w:rsid w:val="0010090F"/>
    <w:rsid w:val="00100A3F"/>
    <w:rsid w:val="001010F3"/>
    <w:rsid w:val="00101626"/>
    <w:rsid w:val="0010266B"/>
    <w:rsid w:val="00102673"/>
    <w:rsid w:val="00102846"/>
    <w:rsid w:val="00102F04"/>
    <w:rsid w:val="00103CD7"/>
    <w:rsid w:val="00104ABC"/>
    <w:rsid w:val="00104B52"/>
    <w:rsid w:val="001056DD"/>
    <w:rsid w:val="001056E6"/>
    <w:rsid w:val="001069A1"/>
    <w:rsid w:val="00106DF3"/>
    <w:rsid w:val="00107067"/>
    <w:rsid w:val="0010718C"/>
    <w:rsid w:val="00110822"/>
    <w:rsid w:val="00110BE8"/>
    <w:rsid w:val="00110F46"/>
    <w:rsid w:val="00111756"/>
    <w:rsid w:val="00111A76"/>
    <w:rsid w:val="001129FF"/>
    <w:rsid w:val="00112AFD"/>
    <w:rsid w:val="001136C2"/>
    <w:rsid w:val="00113E7B"/>
    <w:rsid w:val="0011465A"/>
    <w:rsid w:val="00114691"/>
    <w:rsid w:val="00114F82"/>
    <w:rsid w:val="0011570D"/>
    <w:rsid w:val="00117766"/>
    <w:rsid w:val="00120055"/>
    <w:rsid w:val="0012101A"/>
    <w:rsid w:val="001225A9"/>
    <w:rsid w:val="001229DB"/>
    <w:rsid w:val="00123069"/>
    <w:rsid w:val="00123223"/>
    <w:rsid w:val="00124B6A"/>
    <w:rsid w:val="00125247"/>
    <w:rsid w:val="001257FD"/>
    <w:rsid w:val="00125E38"/>
    <w:rsid w:val="0012638F"/>
    <w:rsid w:val="00126678"/>
    <w:rsid w:val="00126902"/>
    <w:rsid w:val="001302E2"/>
    <w:rsid w:val="0013039D"/>
    <w:rsid w:val="00130A79"/>
    <w:rsid w:val="0013103B"/>
    <w:rsid w:val="0013186E"/>
    <w:rsid w:val="00131E92"/>
    <w:rsid w:val="00132322"/>
    <w:rsid w:val="001336FF"/>
    <w:rsid w:val="001339E5"/>
    <w:rsid w:val="00133A44"/>
    <w:rsid w:val="00134693"/>
    <w:rsid w:val="00134D1C"/>
    <w:rsid w:val="00134E84"/>
    <w:rsid w:val="001355EC"/>
    <w:rsid w:val="0013567F"/>
    <w:rsid w:val="00135D45"/>
    <w:rsid w:val="001372A9"/>
    <w:rsid w:val="00137FDE"/>
    <w:rsid w:val="001404D1"/>
    <w:rsid w:val="00140712"/>
    <w:rsid w:val="001410BF"/>
    <w:rsid w:val="00141681"/>
    <w:rsid w:val="001420AB"/>
    <w:rsid w:val="0014227E"/>
    <w:rsid w:val="001426D4"/>
    <w:rsid w:val="001429BF"/>
    <w:rsid w:val="00143B1A"/>
    <w:rsid w:val="00144CA8"/>
    <w:rsid w:val="00146B88"/>
    <w:rsid w:val="00147109"/>
    <w:rsid w:val="001477A2"/>
    <w:rsid w:val="00147F91"/>
    <w:rsid w:val="0015031A"/>
    <w:rsid w:val="00150B1C"/>
    <w:rsid w:val="00150D31"/>
    <w:rsid w:val="00150E16"/>
    <w:rsid w:val="00151A98"/>
    <w:rsid w:val="00151C7D"/>
    <w:rsid w:val="00152030"/>
    <w:rsid w:val="0015210C"/>
    <w:rsid w:val="00152ADF"/>
    <w:rsid w:val="00153A94"/>
    <w:rsid w:val="00153B65"/>
    <w:rsid w:val="00153DD7"/>
    <w:rsid w:val="0015471B"/>
    <w:rsid w:val="0015473C"/>
    <w:rsid w:val="00154E7C"/>
    <w:rsid w:val="00155334"/>
    <w:rsid w:val="001558AC"/>
    <w:rsid w:val="00156020"/>
    <w:rsid w:val="001564F1"/>
    <w:rsid w:val="0015653B"/>
    <w:rsid w:val="0015669A"/>
    <w:rsid w:val="00156A2D"/>
    <w:rsid w:val="001573E7"/>
    <w:rsid w:val="00157FD3"/>
    <w:rsid w:val="00161014"/>
    <w:rsid w:val="00161AAE"/>
    <w:rsid w:val="00162317"/>
    <w:rsid w:val="001625E4"/>
    <w:rsid w:val="00162BB2"/>
    <w:rsid w:val="0016336B"/>
    <w:rsid w:val="0016420F"/>
    <w:rsid w:val="0016438C"/>
    <w:rsid w:val="00164DEA"/>
    <w:rsid w:val="001651DC"/>
    <w:rsid w:val="001666E7"/>
    <w:rsid w:val="001704AC"/>
    <w:rsid w:val="00170F34"/>
    <w:rsid w:val="00171C40"/>
    <w:rsid w:val="00172019"/>
    <w:rsid w:val="00172C6A"/>
    <w:rsid w:val="00172CDA"/>
    <w:rsid w:val="001733C9"/>
    <w:rsid w:val="001742A8"/>
    <w:rsid w:val="00174396"/>
    <w:rsid w:val="001745F7"/>
    <w:rsid w:val="0017473F"/>
    <w:rsid w:val="00174A14"/>
    <w:rsid w:val="00174CCC"/>
    <w:rsid w:val="00175437"/>
    <w:rsid w:val="00175F1F"/>
    <w:rsid w:val="00176924"/>
    <w:rsid w:val="0017751C"/>
    <w:rsid w:val="001776DB"/>
    <w:rsid w:val="0017785D"/>
    <w:rsid w:val="00177AA4"/>
    <w:rsid w:val="00177EB4"/>
    <w:rsid w:val="00180C28"/>
    <w:rsid w:val="0018100B"/>
    <w:rsid w:val="001811A8"/>
    <w:rsid w:val="00181B17"/>
    <w:rsid w:val="00181F0D"/>
    <w:rsid w:val="00183DDD"/>
    <w:rsid w:val="0018461A"/>
    <w:rsid w:val="001848DF"/>
    <w:rsid w:val="00184F58"/>
    <w:rsid w:val="00186B75"/>
    <w:rsid w:val="00186C08"/>
    <w:rsid w:val="001870E7"/>
    <w:rsid w:val="00187BEE"/>
    <w:rsid w:val="00187E4B"/>
    <w:rsid w:val="00187F0B"/>
    <w:rsid w:val="00190346"/>
    <w:rsid w:val="001908E1"/>
    <w:rsid w:val="0019237E"/>
    <w:rsid w:val="001924AB"/>
    <w:rsid w:val="001930B5"/>
    <w:rsid w:val="001931EE"/>
    <w:rsid w:val="001933EA"/>
    <w:rsid w:val="001937A8"/>
    <w:rsid w:val="001947C8"/>
    <w:rsid w:val="00194D69"/>
    <w:rsid w:val="00195507"/>
    <w:rsid w:val="00195A16"/>
    <w:rsid w:val="00195C76"/>
    <w:rsid w:val="0019775A"/>
    <w:rsid w:val="00197EFE"/>
    <w:rsid w:val="001A1572"/>
    <w:rsid w:val="001A15D8"/>
    <w:rsid w:val="001A2021"/>
    <w:rsid w:val="001A2F84"/>
    <w:rsid w:val="001A4928"/>
    <w:rsid w:val="001A5089"/>
    <w:rsid w:val="001A5BAA"/>
    <w:rsid w:val="001A668B"/>
    <w:rsid w:val="001A762C"/>
    <w:rsid w:val="001A7B8F"/>
    <w:rsid w:val="001B00F8"/>
    <w:rsid w:val="001B010F"/>
    <w:rsid w:val="001B05D6"/>
    <w:rsid w:val="001B0C91"/>
    <w:rsid w:val="001B180E"/>
    <w:rsid w:val="001B1837"/>
    <w:rsid w:val="001B19A4"/>
    <w:rsid w:val="001B1B94"/>
    <w:rsid w:val="001B2263"/>
    <w:rsid w:val="001B2346"/>
    <w:rsid w:val="001B2805"/>
    <w:rsid w:val="001B34E9"/>
    <w:rsid w:val="001B44F1"/>
    <w:rsid w:val="001B4856"/>
    <w:rsid w:val="001B500D"/>
    <w:rsid w:val="001B7A91"/>
    <w:rsid w:val="001C0036"/>
    <w:rsid w:val="001C069B"/>
    <w:rsid w:val="001C07B0"/>
    <w:rsid w:val="001C1436"/>
    <w:rsid w:val="001C14E5"/>
    <w:rsid w:val="001C15AC"/>
    <w:rsid w:val="001C1E1B"/>
    <w:rsid w:val="001C2392"/>
    <w:rsid w:val="001C2E62"/>
    <w:rsid w:val="001C3950"/>
    <w:rsid w:val="001C44F2"/>
    <w:rsid w:val="001C46C2"/>
    <w:rsid w:val="001C4BAF"/>
    <w:rsid w:val="001C4EC9"/>
    <w:rsid w:val="001C5857"/>
    <w:rsid w:val="001C5E53"/>
    <w:rsid w:val="001C6331"/>
    <w:rsid w:val="001C6644"/>
    <w:rsid w:val="001C71CC"/>
    <w:rsid w:val="001C75D8"/>
    <w:rsid w:val="001C78FC"/>
    <w:rsid w:val="001C7BBF"/>
    <w:rsid w:val="001D0172"/>
    <w:rsid w:val="001D05D3"/>
    <w:rsid w:val="001D0AF8"/>
    <w:rsid w:val="001D1C7B"/>
    <w:rsid w:val="001D2EC3"/>
    <w:rsid w:val="001D3148"/>
    <w:rsid w:val="001D35E4"/>
    <w:rsid w:val="001D4A5B"/>
    <w:rsid w:val="001D4CEB"/>
    <w:rsid w:val="001D5019"/>
    <w:rsid w:val="001D54AC"/>
    <w:rsid w:val="001D5AA0"/>
    <w:rsid w:val="001D5EC2"/>
    <w:rsid w:val="001D7C89"/>
    <w:rsid w:val="001E0890"/>
    <w:rsid w:val="001E1D2A"/>
    <w:rsid w:val="001E2F59"/>
    <w:rsid w:val="001E33F9"/>
    <w:rsid w:val="001E3600"/>
    <w:rsid w:val="001E4ED4"/>
    <w:rsid w:val="001E51AF"/>
    <w:rsid w:val="001E5202"/>
    <w:rsid w:val="001E5773"/>
    <w:rsid w:val="001E6208"/>
    <w:rsid w:val="001E6230"/>
    <w:rsid w:val="001E71F6"/>
    <w:rsid w:val="001F03A5"/>
    <w:rsid w:val="001F0500"/>
    <w:rsid w:val="001F08D4"/>
    <w:rsid w:val="001F0DB7"/>
    <w:rsid w:val="001F16A0"/>
    <w:rsid w:val="001F2AAB"/>
    <w:rsid w:val="001F2C98"/>
    <w:rsid w:val="001F326E"/>
    <w:rsid w:val="001F3448"/>
    <w:rsid w:val="001F349F"/>
    <w:rsid w:val="001F4989"/>
    <w:rsid w:val="001F5162"/>
    <w:rsid w:val="001F52DC"/>
    <w:rsid w:val="001F5489"/>
    <w:rsid w:val="001F56F8"/>
    <w:rsid w:val="001F79E1"/>
    <w:rsid w:val="001F7BAE"/>
    <w:rsid w:val="001F7FB4"/>
    <w:rsid w:val="0020030B"/>
    <w:rsid w:val="002008BA"/>
    <w:rsid w:val="00201A8E"/>
    <w:rsid w:val="00201AE5"/>
    <w:rsid w:val="00203846"/>
    <w:rsid w:val="00203CF8"/>
    <w:rsid w:val="00203EF0"/>
    <w:rsid w:val="0020425D"/>
    <w:rsid w:val="002055F1"/>
    <w:rsid w:val="00205C45"/>
    <w:rsid w:val="00206323"/>
    <w:rsid w:val="00210911"/>
    <w:rsid w:val="00210D56"/>
    <w:rsid w:val="00210F45"/>
    <w:rsid w:val="00211534"/>
    <w:rsid w:val="00212D30"/>
    <w:rsid w:val="00213276"/>
    <w:rsid w:val="00214669"/>
    <w:rsid w:val="0021467E"/>
    <w:rsid w:val="00214FFB"/>
    <w:rsid w:val="00215BFB"/>
    <w:rsid w:val="00215FA8"/>
    <w:rsid w:val="002160B9"/>
    <w:rsid w:val="00216157"/>
    <w:rsid w:val="00216704"/>
    <w:rsid w:val="00216C21"/>
    <w:rsid w:val="0021713C"/>
    <w:rsid w:val="00217334"/>
    <w:rsid w:val="00220385"/>
    <w:rsid w:val="00220DDF"/>
    <w:rsid w:val="00222811"/>
    <w:rsid w:val="002232E8"/>
    <w:rsid w:val="0022342D"/>
    <w:rsid w:val="00223815"/>
    <w:rsid w:val="00223F84"/>
    <w:rsid w:val="00223FC1"/>
    <w:rsid w:val="00224797"/>
    <w:rsid w:val="00224A08"/>
    <w:rsid w:val="00224ECB"/>
    <w:rsid w:val="00224F17"/>
    <w:rsid w:val="00225849"/>
    <w:rsid w:val="00225BD0"/>
    <w:rsid w:val="002262E6"/>
    <w:rsid w:val="00226B4D"/>
    <w:rsid w:val="00226CE4"/>
    <w:rsid w:val="00227086"/>
    <w:rsid w:val="002277D8"/>
    <w:rsid w:val="00230334"/>
    <w:rsid w:val="00230B77"/>
    <w:rsid w:val="00231276"/>
    <w:rsid w:val="002316BD"/>
    <w:rsid w:val="0023226C"/>
    <w:rsid w:val="00232BE8"/>
    <w:rsid w:val="00233D5B"/>
    <w:rsid w:val="0023468F"/>
    <w:rsid w:val="00234ADB"/>
    <w:rsid w:val="0023589F"/>
    <w:rsid w:val="002359D1"/>
    <w:rsid w:val="00235CE0"/>
    <w:rsid w:val="00235F11"/>
    <w:rsid w:val="0023689B"/>
    <w:rsid w:val="00236CF2"/>
    <w:rsid w:val="00237FE0"/>
    <w:rsid w:val="002406A9"/>
    <w:rsid w:val="00240B97"/>
    <w:rsid w:val="00241FDD"/>
    <w:rsid w:val="002420C4"/>
    <w:rsid w:val="00242C39"/>
    <w:rsid w:val="0024362C"/>
    <w:rsid w:val="00243BEE"/>
    <w:rsid w:val="00244068"/>
    <w:rsid w:val="0024487E"/>
    <w:rsid w:val="00245593"/>
    <w:rsid w:val="00245896"/>
    <w:rsid w:val="00246275"/>
    <w:rsid w:val="002462FF"/>
    <w:rsid w:val="0024748F"/>
    <w:rsid w:val="002474B8"/>
    <w:rsid w:val="00247904"/>
    <w:rsid w:val="00247B32"/>
    <w:rsid w:val="00247BC2"/>
    <w:rsid w:val="0025045C"/>
    <w:rsid w:val="00250725"/>
    <w:rsid w:val="00250869"/>
    <w:rsid w:val="002510F7"/>
    <w:rsid w:val="00251975"/>
    <w:rsid w:val="002519B4"/>
    <w:rsid w:val="00251FBE"/>
    <w:rsid w:val="00252058"/>
    <w:rsid w:val="00252C6C"/>
    <w:rsid w:val="00252CA5"/>
    <w:rsid w:val="00254579"/>
    <w:rsid w:val="00254BD6"/>
    <w:rsid w:val="0025506A"/>
    <w:rsid w:val="00256CA1"/>
    <w:rsid w:val="00256D45"/>
    <w:rsid w:val="00257493"/>
    <w:rsid w:val="0025756A"/>
    <w:rsid w:val="0026045F"/>
    <w:rsid w:val="002611E7"/>
    <w:rsid w:val="002621AB"/>
    <w:rsid w:val="002628DA"/>
    <w:rsid w:val="00263AED"/>
    <w:rsid w:val="002647ED"/>
    <w:rsid w:val="002655C4"/>
    <w:rsid w:val="00265683"/>
    <w:rsid w:val="0026581B"/>
    <w:rsid w:val="00266FD1"/>
    <w:rsid w:val="00267262"/>
    <w:rsid w:val="00267318"/>
    <w:rsid w:val="002702C0"/>
    <w:rsid w:val="002705CA"/>
    <w:rsid w:val="00270987"/>
    <w:rsid w:val="002709B1"/>
    <w:rsid w:val="00270E5A"/>
    <w:rsid w:val="00272998"/>
    <w:rsid w:val="00272C73"/>
    <w:rsid w:val="00273506"/>
    <w:rsid w:val="0027424F"/>
    <w:rsid w:val="00274CF7"/>
    <w:rsid w:val="00274D32"/>
    <w:rsid w:val="00276607"/>
    <w:rsid w:val="0027690E"/>
    <w:rsid w:val="00276D03"/>
    <w:rsid w:val="00276D6D"/>
    <w:rsid w:val="00280A36"/>
    <w:rsid w:val="002815D5"/>
    <w:rsid w:val="00281626"/>
    <w:rsid w:val="002816C4"/>
    <w:rsid w:val="00281A43"/>
    <w:rsid w:val="00281A59"/>
    <w:rsid w:val="00281CDA"/>
    <w:rsid w:val="002821D6"/>
    <w:rsid w:val="002828EF"/>
    <w:rsid w:val="00282942"/>
    <w:rsid w:val="0028398E"/>
    <w:rsid w:val="00283D2E"/>
    <w:rsid w:val="00283DA3"/>
    <w:rsid w:val="002845A0"/>
    <w:rsid w:val="002860CB"/>
    <w:rsid w:val="00286306"/>
    <w:rsid w:val="0028638A"/>
    <w:rsid w:val="00286438"/>
    <w:rsid w:val="00287311"/>
    <w:rsid w:val="00287736"/>
    <w:rsid w:val="00287EB5"/>
    <w:rsid w:val="00290099"/>
    <w:rsid w:val="002908F7"/>
    <w:rsid w:val="002926ED"/>
    <w:rsid w:val="00292BBD"/>
    <w:rsid w:val="00292C31"/>
    <w:rsid w:val="002930F6"/>
    <w:rsid w:val="00293F06"/>
    <w:rsid w:val="002950DC"/>
    <w:rsid w:val="00295809"/>
    <w:rsid w:val="00295D0E"/>
    <w:rsid w:val="00295F26"/>
    <w:rsid w:val="00296105"/>
    <w:rsid w:val="002969B8"/>
    <w:rsid w:val="00296B50"/>
    <w:rsid w:val="002979CB"/>
    <w:rsid w:val="002979E2"/>
    <w:rsid w:val="00297E6B"/>
    <w:rsid w:val="002A0323"/>
    <w:rsid w:val="002A062B"/>
    <w:rsid w:val="002A08EE"/>
    <w:rsid w:val="002A0C1E"/>
    <w:rsid w:val="002A0C61"/>
    <w:rsid w:val="002A2789"/>
    <w:rsid w:val="002A302E"/>
    <w:rsid w:val="002A32A2"/>
    <w:rsid w:val="002A37F9"/>
    <w:rsid w:val="002A5714"/>
    <w:rsid w:val="002A5E3F"/>
    <w:rsid w:val="002A691A"/>
    <w:rsid w:val="002A6C4B"/>
    <w:rsid w:val="002A6EB1"/>
    <w:rsid w:val="002B05D3"/>
    <w:rsid w:val="002B076E"/>
    <w:rsid w:val="002B10D3"/>
    <w:rsid w:val="002B238C"/>
    <w:rsid w:val="002B26BF"/>
    <w:rsid w:val="002B3F2C"/>
    <w:rsid w:val="002B4F2F"/>
    <w:rsid w:val="002B4FE9"/>
    <w:rsid w:val="002B5650"/>
    <w:rsid w:val="002B6540"/>
    <w:rsid w:val="002B6FA6"/>
    <w:rsid w:val="002C0060"/>
    <w:rsid w:val="002C030B"/>
    <w:rsid w:val="002C08F4"/>
    <w:rsid w:val="002C0ACF"/>
    <w:rsid w:val="002C0BEE"/>
    <w:rsid w:val="002C1084"/>
    <w:rsid w:val="002C12E9"/>
    <w:rsid w:val="002C1C1F"/>
    <w:rsid w:val="002C331C"/>
    <w:rsid w:val="002C40C1"/>
    <w:rsid w:val="002C4D70"/>
    <w:rsid w:val="002C5C84"/>
    <w:rsid w:val="002C720C"/>
    <w:rsid w:val="002C7BB0"/>
    <w:rsid w:val="002D0F50"/>
    <w:rsid w:val="002D1B41"/>
    <w:rsid w:val="002D1DD5"/>
    <w:rsid w:val="002D2453"/>
    <w:rsid w:val="002D2AFC"/>
    <w:rsid w:val="002D3552"/>
    <w:rsid w:val="002D492D"/>
    <w:rsid w:val="002D4B25"/>
    <w:rsid w:val="002D4FE0"/>
    <w:rsid w:val="002D545F"/>
    <w:rsid w:val="002D5533"/>
    <w:rsid w:val="002D5AA4"/>
    <w:rsid w:val="002D60F3"/>
    <w:rsid w:val="002D6837"/>
    <w:rsid w:val="002D7148"/>
    <w:rsid w:val="002D7635"/>
    <w:rsid w:val="002D7D4C"/>
    <w:rsid w:val="002E067C"/>
    <w:rsid w:val="002E0C57"/>
    <w:rsid w:val="002E0ECA"/>
    <w:rsid w:val="002E29ED"/>
    <w:rsid w:val="002E2BF1"/>
    <w:rsid w:val="002E32E5"/>
    <w:rsid w:val="002E362B"/>
    <w:rsid w:val="002E4D09"/>
    <w:rsid w:val="002E51A9"/>
    <w:rsid w:val="002E5929"/>
    <w:rsid w:val="002E5B8A"/>
    <w:rsid w:val="002E7F38"/>
    <w:rsid w:val="002F074F"/>
    <w:rsid w:val="002F1610"/>
    <w:rsid w:val="002F27DA"/>
    <w:rsid w:val="002F3748"/>
    <w:rsid w:val="002F3D1C"/>
    <w:rsid w:val="002F41F9"/>
    <w:rsid w:val="002F44C0"/>
    <w:rsid w:val="002F497D"/>
    <w:rsid w:val="002F4D64"/>
    <w:rsid w:val="002F4E37"/>
    <w:rsid w:val="002F59D3"/>
    <w:rsid w:val="002F5D94"/>
    <w:rsid w:val="002F60BC"/>
    <w:rsid w:val="002F66C1"/>
    <w:rsid w:val="002F6D6F"/>
    <w:rsid w:val="002F70AD"/>
    <w:rsid w:val="002F70B2"/>
    <w:rsid w:val="002F76CB"/>
    <w:rsid w:val="0030018E"/>
    <w:rsid w:val="00300C4B"/>
    <w:rsid w:val="00301821"/>
    <w:rsid w:val="003023DC"/>
    <w:rsid w:val="003024A9"/>
    <w:rsid w:val="003024CF"/>
    <w:rsid w:val="0030310A"/>
    <w:rsid w:val="0030346D"/>
    <w:rsid w:val="0030362F"/>
    <w:rsid w:val="003036A1"/>
    <w:rsid w:val="003036CB"/>
    <w:rsid w:val="00304AE4"/>
    <w:rsid w:val="00305047"/>
    <w:rsid w:val="00305467"/>
    <w:rsid w:val="00305711"/>
    <w:rsid w:val="003066BE"/>
    <w:rsid w:val="00311B3E"/>
    <w:rsid w:val="00314358"/>
    <w:rsid w:val="00314578"/>
    <w:rsid w:val="00314E1F"/>
    <w:rsid w:val="00314F65"/>
    <w:rsid w:val="00315F8B"/>
    <w:rsid w:val="00316072"/>
    <w:rsid w:val="00316320"/>
    <w:rsid w:val="003163BF"/>
    <w:rsid w:val="00316D28"/>
    <w:rsid w:val="00316E24"/>
    <w:rsid w:val="00317481"/>
    <w:rsid w:val="00317633"/>
    <w:rsid w:val="003177CC"/>
    <w:rsid w:val="003177F0"/>
    <w:rsid w:val="003203FC"/>
    <w:rsid w:val="00320BE0"/>
    <w:rsid w:val="00320D0E"/>
    <w:rsid w:val="0032241C"/>
    <w:rsid w:val="00322BC3"/>
    <w:rsid w:val="0032310F"/>
    <w:rsid w:val="00323692"/>
    <w:rsid w:val="00323712"/>
    <w:rsid w:val="00323749"/>
    <w:rsid w:val="00323C5D"/>
    <w:rsid w:val="00324465"/>
    <w:rsid w:val="00324509"/>
    <w:rsid w:val="0032496D"/>
    <w:rsid w:val="003252E3"/>
    <w:rsid w:val="00325D7F"/>
    <w:rsid w:val="0032622B"/>
    <w:rsid w:val="00327A9B"/>
    <w:rsid w:val="00327AD7"/>
    <w:rsid w:val="00330EA2"/>
    <w:rsid w:val="00331C52"/>
    <w:rsid w:val="00331CB3"/>
    <w:rsid w:val="00332D0A"/>
    <w:rsid w:val="00333199"/>
    <w:rsid w:val="003332AD"/>
    <w:rsid w:val="00333547"/>
    <w:rsid w:val="00333BB7"/>
    <w:rsid w:val="00333FEB"/>
    <w:rsid w:val="00334836"/>
    <w:rsid w:val="003350D6"/>
    <w:rsid w:val="0033598B"/>
    <w:rsid w:val="00335B31"/>
    <w:rsid w:val="00336177"/>
    <w:rsid w:val="003369CD"/>
    <w:rsid w:val="00340BC7"/>
    <w:rsid w:val="00341D14"/>
    <w:rsid w:val="00342082"/>
    <w:rsid w:val="003425AD"/>
    <w:rsid w:val="00342824"/>
    <w:rsid w:val="00342C83"/>
    <w:rsid w:val="0034409D"/>
    <w:rsid w:val="00344805"/>
    <w:rsid w:val="00344D17"/>
    <w:rsid w:val="00345029"/>
    <w:rsid w:val="00345233"/>
    <w:rsid w:val="00345A05"/>
    <w:rsid w:val="00345A38"/>
    <w:rsid w:val="00345BE4"/>
    <w:rsid w:val="003463C6"/>
    <w:rsid w:val="00346A43"/>
    <w:rsid w:val="00347B1D"/>
    <w:rsid w:val="00347BFE"/>
    <w:rsid w:val="00347F47"/>
    <w:rsid w:val="00347FE0"/>
    <w:rsid w:val="00352C54"/>
    <w:rsid w:val="00352C9C"/>
    <w:rsid w:val="00353403"/>
    <w:rsid w:val="00354CCB"/>
    <w:rsid w:val="0035500E"/>
    <w:rsid w:val="00355F26"/>
    <w:rsid w:val="00356A99"/>
    <w:rsid w:val="00357166"/>
    <w:rsid w:val="0035773A"/>
    <w:rsid w:val="0036006C"/>
    <w:rsid w:val="00360455"/>
    <w:rsid w:val="003609FF"/>
    <w:rsid w:val="00361124"/>
    <w:rsid w:val="0036124F"/>
    <w:rsid w:val="003616B6"/>
    <w:rsid w:val="00361A4D"/>
    <w:rsid w:val="00362707"/>
    <w:rsid w:val="0036277E"/>
    <w:rsid w:val="00362ABF"/>
    <w:rsid w:val="003636E8"/>
    <w:rsid w:val="00364585"/>
    <w:rsid w:val="00364773"/>
    <w:rsid w:val="00365DB4"/>
    <w:rsid w:val="00366445"/>
    <w:rsid w:val="003679CE"/>
    <w:rsid w:val="00367D72"/>
    <w:rsid w:val="003700E4"/>
    <w:rsid w:val="00370322"/>
    <w:rsid w:val="0037096B"/>
    <w:rsid w:val="003709F0"/>
    <w:rsid w:val="00371736"/>
    <w:rsid w:val="003720B5"/>
    <w:rsid w:val="00372281"/>
    <w:rsid w:val="00372853"/>
    <w:rsid w:val="00372C71"/>
    <w:rsid w:val="00373011"/>
    <w:rsid w:val="00373034"/>
    <w:rsid w:val="00374404"/>
    <w:rsid w:val="00374BE0"/>
    <w:rsid w:val="0037615B"/>
    <w:rsid w:val="00376F39"/>
    <w:rsid w:val="00377222"/>
    <w:rsid w:val="00380CBA"/>
    <w:rsid w:val="00381077"/>
    <w:rsid w:val="00381404"/>
    <w:rsid w:val="00381434"/>
    <w:rsid w:val="0038259D"/>
    <w:rsid w:val="00382722"/>
    <w:rsid w:val="00383147"/>
    <w:rsid w:val="00383943"/>
    <w:rsid w:val="00383AA2"/>
    <w:rsid w:val="00383C15"/>
    <w:rsid w:val="0038491C"/>
    <w:rsid w:val="00384B09"/>
    <w:rsid w:val="00385805"/>
    <w:rsid w:val="003861C7"/>
    <w:rsid w:val="00387A4D"/>
    <w:rsid w:val="003904C1"/>
    <w:rsid w:val="00390596"/>
    <w:rsid w:val="003918B7"/>
    <w:rsid w:val="00391ACA"/>
    <w:rsid w:val="00391DA2"/>
    <w:rsid w:val="0039208B"/>
    <w:rsid w:val="00392345"/>
    <w:rsid w:val="00392996"/>
    <w:rsid w:val="003949BF"/>
    <w:rsid w:val="00394F70"/>
    <w:rsid w:val="003953EE"/>
    <w:rsid w:val="0039547F"/>
    <w:rsid w:val="003954C4"/>
    <w:rsid w:val="00395E0C"/>
    <w:rsid w:val="0039638C"/>
    <w:rsid w:val="00396D05"/>
    <w:rsid w:val="00397352"/>
    <w:rsid w:val="00397D74"/>
    <w:rsid w:val="003A013E"/>
    <w:rsid w:val="003A07DA"/>
    <w:rsid w:val="003A083E"/>
    <w:rsid w:val="003A09C4"/>
    <w:rsid w:val="003A0A0F"/>
    <w:rsid w:val="003A119D"/>
    <w:rsid w:val="003A22A6"/>
    <w:rsid w:val="003A27F5"/>
    <w:rsid w:val="003A2FCA"/>
    <w:rsid w:val="003A3BDB"/>
    <w:rsid w:val="003A3F5A"/>
    <w:rsid w:val="003A47AA"/>
    <w:rsid w:val="003A55B9"/>
    <w:rsid w:val="003A72DF"/>
    <w:rsid w:val="003A730C"/>
    <w:rsid w:val="003A749E"/>
    <w:rsid w:val="003A7AE7"/>
    <w:rsid w:val="003B0847"/>
    <w:rsid w:val="003B08D9"/>
    <w:rsid w:val="003B0CCB"/>
    <w:rsid w:val="003B0DB1"/>
    <w:rsid w:val="003B1521"/>
    <w:rsid w:val="003B1D4E"/>
    <w:rsid w:val="003B2080"/>
    <w:rsid w:val="003B21E8"/>
    <w:rsid w:val="003B243F"/>
    <w:rsid w:val="003B277E"/>
    <w:rsid w:val="003B2B93"/>
    <w:rsid w:val="003B3362"/>
    <w:rsid w:val="003B42C3"/>
    <w:rsid w:val="003B48AE"/>
    <w:rsid w:val="003B56A5"/>
    <w:rsid w:val="003B57F5"/>
    <w:rsid w:val="003B5E19"/>
    <w:rsid w:val="003C020F"/>
    <w:rsid w:val="003C0ED0"/>
    <w:rsid w:val="003C1EAC"/>
    <w:rsid w:val="003C31B4"/>
    <w:rsid w:val="003C63F8"/>
    <w:rsid w:val="003C6FE4"/>
    <w:rsid w:val="003C752F"/>
    <w:rsid w:val="003C7A9E"/>
    <w:rsid w:val="003D077D"/>
    <w:rsid w:val="003D186B"/>
    <w:rsid w:val="003D1D91"/>
    <w:rsid w:val="003D246D"/>
    <w:rsid w:val="003D2806"/>
    <w:rsid w:val="003D2832"/>
    <w:rsid w:val="003D2CB6"/>
    <w:rsid w:val="003D37A0"/>
    <w:rsid w:val="003D39D2"/>
    <w:rsid w:val="003D4870"/>
    <w:rsid w:val="003D4898"/>
    <w:rsid w:val="003D4D9F"/>
    <w:rsid w:val="003D68DE"/>
    <w:rsid w:val="003D6AE7"/>
    <w:rsid w:val="003D6FF6"/>
    <w:rsid w:val="003E0BF6"/>
    <w:rsid w:val="003E196F"/>
    <w:rsid w:val="003E2513"/>
    <w:rsid w:val="003E2836"/>
    <w:rsid w:val="003E3BB1"/>
    <w:rsid w:val="003E4102"/>
    <w:rsid w:val="003E4707"/>
    <w:rsid w:val="003E4766"/>
    <w:rsid w:val="003E5018"/>
    <w:rsid w:val="003E6409"/>
    <w:rsid w:val="003E7082"/>
    <w:rsid w:val="003E79E2"/>
    <w:rsid w:val="003F0E13"/>
    <w:rsid w:val="003F2491"/>
    <w:rsid w:val="003F3882"/>
    <w:rsid w:val="003F3BCD"/>
    <w:rsid w:val="003F4957"/>
    <w:rsid w:val="003F5E19"/>
    <w:rsid w:val="003F5EE1"/>
    <w:rsid w:val="003F6BE9"/>
    <w:rsid w:val="003F6FAA"/>
    <w:rsid w:val="003F7B40"/>
    <w:rsid w:val="00400115"/>
    <w:rsid w:val="004001E9"/>
    <w:rsid w:val="00400624"/>
    <w:rsid w:val="004008DD"/>
    <w:rsid w:val="004022E7"/>
    <w:rsid w:val="00402775"/>
    <w:rsid w:val="004029CD"/>
    <w:rsid w:val="0040347A"/>
    <w:rsid w:val="00403CDF"/>
    <w:rsid w:val="00404B7E"/>
    <w:rsid w:val="00405165"/>
    <w:rsid w:val="0040535B"/>
    <w:rsid w:val="00405824"/>
    <w:rsid w:val="004059FC"/>
    <w:rsid w:val="00405ACF"/>
    <w:rsid w:val="00405E37"/>
    <w:rsid w:val="00406A71"/>
    <w:rsid w:val="00407BC4"/>
    <w:rsid w:val="004103D2"/>
    <w:rsid w:val="00410F00"/>
    <w:rsid w:val="004111CF"/>
    <w:rsid w:val="00411CB2"/>
    <w:rsid w:val="00411E6A"/>
    <w:rsid w:val="00411FCD"/>
    <w:rsid w:val="00412C29"/>
    <w:rsid w:val="00413515"/>
    <w:rsid w:val="004135D3"/>
    <w:rsid w:val="00413BC7"/>
    <w:rsid w:val="00413D06"/>
    <w:rsid w:val="004144A4"/>
    <w:rsid w:val="00417565"/>
    <w:rsid w:val="00417DBC"/>
    <w:rsid w:val="00420C6B"/>
    <w:rsid w:val="00420E9B"/>
    <w:rsid w:val="00420EBC"/>
    <w:rsid w:val="00421553"/>
    <w:rsid w:val="00422772"/>
    <w:rsid w:val="00422873"/>
    <w:rsid w:val="0042298E"/>
    <w:rsid w:val="00423A49"/>
    <w:rsid w:val="00424079"/>
    <w:rsid w:val="00424AB4"/>
    <w:rsid w:val="004250C5"/>
    <w:rsid w:val="00425CA7"/>
    <w:rsid w:val="00425CAF"/>
    <w:rsid w:val="004260EF"/>
    <w:rsid w:val="004261DD"/>
    <w:rsid w:val="0042644E"/>
    <w:rsid w:val="0042673F"/>
    <w:rsid w:val="00426EC2"/>
    <w:rsid w:val="00427267"/>
    <w:rsid w:val="004276C1"/>
    <w:rsid w:val="00427B5B"/>
    <w:rsid w:val="00430647"/>
    <w:rsid w:val="00430CDA"/>
    <w:rsid w:val="0043101E"/>
    <w:rsid w:val="004312A8"/>
    <w:rsid w:val="00431693"/>
    <w:rsid w:val="00431749"/>
    <w:rsid w:val="00431DEB"/>
    <w:rsid w:val="00433398"/>
    <w:rsid w:val="0043353E"/>
    <w:rsid w:val="00433753"/>
    <w:rsid w:val="00434125"/>
    <w:rsid w:val="00435111"/>
    <w:rsid w:val="00435186"/>
    <w:rsid w:val="004378D3"/>
    <w:rsid w:val="00437AFB"/>
    <w:rsid w:val="00437C02"/>
    <w:rsid w:val="00437CD6"/>
    <w:rsid w:val="0044190C"/>
    <w:rsid w:val="00442541"/>
    <w:rsid w:val="0044442A"/>
    <w:rsid w:val="00444819"/>
    <w:rsid w:val="00445339"/>
    <w:rsid w:val="00446C9A"/>
    <w:rsid w:val="004476A8"/>
    <w:rsid w:val="0044791D"/>
    <w:rsid w:val="00447E87"/>
    <w:rsid w:val="004503C4"/>
    <w:rsid w:val="00450CE0"/>
    <w:rsid w:val="004513E8"/>
    <w:rsid w:val="004516FB"/>
    <w:rsid w:val="00453195"/>
    <w:rsid w:val="0045322D"/>
    <w:rsid w:val="004543EB"/>
    <w:rsid w:val="00454462"/>
    <w:rsid w:val="004551A0"/>
    <w:rsid w:val="00455863"/>
    <w:rsid w:val="00457273"/>
    <w:rsid w:val="00460B4A"/>
    <w:rsid w:val="00460D05"/>
    <w:rsid w:val="0046177F"/>
    <w:rsid w:val="00462587"/>
    <w:rsid w:val="00462681"/>
    <w:rsid w:val="00463116"/>
    <w:rsid w:val="00463854"/>
    <w:rsid w:val="004645DE"/>
    <w:rsid w:val="004646DD"/>
    <w:rsid w:val="004649A2"/>
    <w:rsid w:val="00464F8F"/>
    <w:rsid w:val="004651AC"/>
    <w:rsid w:val="00465C7A"/>
    <w:rsid w:val="00465CF6"/>
    <w:rsid w:val="00465D6A"/>
    <w:rsid w:val="00465EF7"/>
    <w:rsid w:val="00466B17"/>
    <w:rsid w:val="00466DD8"/>
    <w:rsid w:val="00467126"/>
    <w:rsid w:val="00467193"/>
    <w:rsid w:val="004673AA"/>
    <w:rsid w:val="00467639"/>
    <w:rsid w:val="0046790B"/>
    <w:rsid w:val="00467927"/>
    <w:rsid w:val="00467A8E"/>
    <w:rsid w:val="00467B10"/>
    <w:rsid w:val="004701EF"/>
    <w:rsid w:val="00470DBD"/>
    <w:rsid w:val="00470E50"/>
    <w:rsid w:val="004711A8"/>
    <w:rsid w:val="004715FA"/>
    <w:rsid w:val="00472314"/>
    <w:rsid w:val="004726C3"/>
    <w:rsid w:val="00472CA9"/>
    <w:rsid w:val="00472D71"/>
    <w:rsid w:val="00472E97"/>
    <w:rsid w:val="00472EE4"/>
    <w:rsid w:val="004744B2"/>
    <w:rsid w:val="00474CB2"/>
    <w:rsid w:val="0047572E"/>
    <w:rsid w:val="0047581D"/>
    <w:rsid w:val="00475AA6"/>
    <w:rsid w:val="00477C9F"/>
    <w:rsid w:val="00480F11"/>
    <w:rsid w:val="00481509"/>
    <w:rsid w:val="00481B23"/>
    <w:rsid w:val="004823E9"/>
    <w:rsid w:val="004828AC"/>
    <w:rsid w:val="004832EF"/>
    <w:rsid w:val="0048344B"/>
    <w:rsid w:val="00483705"/>
    <w:rsid w:val="00483879"/>
    <w:rsid w:val="00483E1C"/>
    <w:rsid w:val="00485274"/>
    <w:rsid w:val="00485667"/>
    <w:rsid w:val="00485C7C"/>
    <w:rsid w:val="004860DD"/>
    <w:rsid w:val="004863FA"/>
    <w:rsid w:val="00486957"/>
    <w:rsid w:val="00486D1F"/>
    <w:rsid w:val="0048711A"/>
    <w:rsid w:val="00487803"/>
    <w:rsid w:val="00487B70"/>
    <w:rsid w:val="004903CB"/>
    <w:rsid w:val="00491175"/>
    <w:rsid w:val="00491FD9"/>
    <w:rsid w:val="004930E7"/>
    <w:rsid w:val="004932B7"/>
    <w:rsid w:val="004939DE"/>
    <w:rsid w:val="00494730"/>
    <w:rsid w:val="00495674"/>
    <w:rsid w:val="00495C64"/>
    <w:rsid w:val="00495ECB"/>
    <w:rsid w:val="00496B9E"/>
    <w:rsid w:val="00497631"/>
    <w:rsid w:val="004A0595"/>
    <w:rsid w:val="004A28AE"/>
    <w:rsid w:val="004A3BA9"/>
    <w:rsid w:val="004A3DFF"/>
    <w:rsid w:val="004A457D"/>
    <w:rsid w:val="004A46C8"/>
    <w:rsid w:val="004A479E"/>
    <w:rsid w:val="004A5072"/>
    <w:rsid w:val="004A53B5"/>
    <w:rsid w:val="004A5D53"/>
    <w:rsid w:val="004A61C1"/>
    <w:rsid w:val="004A6FDF"/>
    <w:rsid w:val="004A71CE"/>
    <w:rsid w:val="004A7776"/>
    <w:rsid w:val="004A7D7A"/>
    <w:rsid w:val="004A7FD2"/>
    <w:rsid w:val="004B0A47"/>
    <w:rsid w:val="004B0B37"/>
    <w:rsid w:val="004B0C4E"/>
    <w:rsid w:val="004B12D3"/>
    <w:rsid w:val="004B1851"/>
    <w:rsid w:val="004B37D4"/>
    <w:rsid w:val="004B3A27"/>
    <w:rsid w:val="004B3E3B"/>
    <w:rsid w:val="004B4736"/>
    <w:rsid w:val="004B47DA"/>
    <w:rsid w:val="004B4A2D"/>
    <w:rsid w:val="004B51DD"/>
    <w:rsid w:val="004B6276"/>
    <w:rsid w:val="004B6484"/>
    <w:rsid w:val="004B705E"/>
    <w:rsid w:val="004B77BA"/>
    <w:rsid w:val="004B7AC5"/>
    <w:rsid w:val="004C0556"/>
    <w:rsid w:val="004C0917"/>
    <w:rsid w:val="004C0A31"/>
    <w:rsid w:val="004C0E1A"/>
    <w:rsid w:val="004C1826"/>
    <w:rsid w:val="004C2DBF"/>
    <w:rsid w:val="004C3AB2"/>
    <w:rsid w:val="004C450B"/>
    <w:rsid w:val="004C4A32"/>
    <w:rsid w:val="004C512D"/>
    <w:rsid w:val="004C549B"/>
    <w:rsid w:val="004C5DD5"/>
    <w:rsid w:val="004C6618"/>
    <w:rsid w:val="004C6BB2"/>
    <w:rsid w:val="004C6C82"/>
    <w:rsid w:val="004C6E14"/>
    <w:rsid w:val="004C70AD"/>
    <w:rsid w:val="004C7225"/>
    <w:rsid w:val="004C767A"/>
    <w:rsid w:val="004C7C57"/>
    <w:rsid w:val="004D017C"/>
    <w:rsid w:val="004D1B83"/>
    <w:rsid w:val="004D1C19"/>
    <w:rsid w:val="004D1C1F"/>
    <w:rsid w:val="004D2CE1"/>
    <w:rsid w:val="004D4014"/>
    <w:rsid w:val="004D4798"/>
    <w:rsid w:val="004D47BD"/>
    <w:rsid w:val="004D4BB9"/>
    <w:rsid w:val="004D5115"/>
    <w:rsid w:val="004D62D1"/>
    <w:rsid w:val="004D696E"/>
    <w:rsid w:val="004D6AFD"/>
    <w:rsid w:val="004D6CA5"/>
    <w:rsid w:val="004D7929"/>
    <w:rsid w:val="004D796C"/>
    <w:rsid w:val="004D7ECF"/>
    <w:rsid w:val="004D7F01"/>
    <w:rsid w:val="004E0A1A"/>
    <w:rsid w:val="004E1EA9"/>
    <w:rsid w:val="004E23BC"/>
    <w:rsid w:val="004E252A"/>
    <w:rsid w:val="004E2CC9"/>
    <w:rsid w:val="004E31EA"/>
    <w:rsid w:val="004E3646"/>
    <w:rsid w:val="004E3701"/>
    <w:rsid w:val="004E3752"/>
    <w:rsid w:val="004E3EC5"/>
    <w:rsid w:val="004E433B"/>
    <w:rsid w:val="004E52F1"/>
    <w:rsid w:val="004E53BF"/>
    <w:rsid w:val="004E5769"/>
    <w:rsid w:val="004E6C2D"/>
    <w:rsid w:val="004E6F00"/>
    <w:rsid w:val="004E7510"/>
    <w:rsid w:val="004F0E6A"/>
    <w:rsid w:val="004F16C4"/>
    <w:rsid w:val="004F23CF"/>
    <w:rsid w:val="004F3DF0"/>
    <w:rsid w:val="004F407E"/>
    <w:rsid w:val="004F4188"/>
    <w:rsid w:val="004F4391"/>
    <w:rsid w:val="004F5EAA"/>
    <w:rsid w:val="004F5F13"/>
    <w:rsid w:val="004F64F9"/>
    <w:rsid w:val="004F65B0"/>
    <w:rsid w:val="004F71B2"/>
    <w:rsid w:val="004F738E"/>
    <w:rsid w:val="004F774C"/>
    <w:rsid w:val="004F7799"/>
    <w:rsid w:val="00500D3B"/>
    <w:rsid w:val="0050153D"/>
    <w:rsid w:val="0050186C"/>
    <w:rsid w:val="005018D0"/>
    <w:rsid w:val="00501DD5"/>
    <w:rsid w:val="0050548D"/>
    <w:rsid w:val="00505681"/>
    <w:rsid w:val="00506E4D"/>
    <w:rsid w:val="0050737D"/>
    <w:rsid w:val="005102D5"/>
    <w:rsid w:val="00511697"/>
    <w:rsid w:val="00511ABC"/>
    <w:rsid w:val="00512219"/>
    <w:rsid w:val="0051295D"/>
    <w:rsid w:val="005132EF"/>
    <w:rsid w:val="0051424E"/>
    <w:rsid w:val="005142AC"/>
    <w:rsid w:val="005150A6"/>
    <w:rsid w:val="005152BF"/>
    <w:rsid w:val="00515DB9"/>
    <w:rsid w:val="0051630E"/>
    <w:rsid w:val="00516AF4"/>
    <w:rsid w:val="00517B22"/>
    <w:rsid w:val="00520902"/>
    <w:rsid w:val="00521306"/>
    <w:rsid w:val="005219CF"/>
    <w:rsid w:val="00522116"/>
    <w:rsid w:val="0052277F"/>
    <w:rsid w:val="00524D42"/>
    <w:rsid w:val="0052521F"/>
    <w:rsid w:val="00525B76"/>
    <w:rsid w:val="0052652B"/>
    <w:rsid w:val="00530193"/>
    <w:rsid w:val="0053075A"/>
    <w:rsid w:val="00530881"/>
    <w:rsid w:val="0053180C"/>
    <w:rsid w:val="00531B17"/>
    <w:rsid w:val="00531C94"/>
    <w:rsid w:val="00532FB5"/>
    <w:rsid w:val="0053309B"/>
    <w:rsid w:val="005331E2"/>
    <w:rsid w:val="00533217"/>
    <w:rsid w:val="005334D5"/>
    <w:rsid w:val="00533A19"/>
    <w:rsid w:val="00533D24"/>
    <w:rsid w:val="00533DE6"/>
    <w:rsid w:val="0053432F"/>
    <w:rsid w:val="005348BA"/>
    <w:rsid w:val="00534B3C"/>
    <w:rsid w:val="0053588C"/>
    <w:rsid w:val="00535B35"/>
    <w:rsid w:val="0053630C"/>
    <w:rsid w:val="00536940"/>
    <w:rsid w:val="00536B57"/>
    <w:rsid w:val="0053734B"/>
    <w:rsid w:val="00540198"/>
    <w:rsid w:val="005401A8"/>
    <w:rsid w:val="00540652"/>
    <w:rsid w:val="005413A0"/>
    <w:rsid w:val="00543114"/>
    <w:rsid w:val="00544C81"/>
    <w:rsid w:val="00544CC0"/>
    <w:rsid w:val="00544DD9"/>
    <w:rsid w:val="0054543E"/>
    <w:rsid w:val="00545611"/>
    <w:rsid w:val="00545F68"/>
    <w:rsid w:val="0054620E"/>
    <w:rsid w:val="00546EF2"/>
    <w:rsid w:val="00550508"/>
    <w:rsid w:val="00550AF5"/>
    <w:rsid w:val="00550C71"/>
    <w:rsid w:val="00551307"/>
    <w:rsid w:val="0055221E"/>
    <w:rsid w:val="00554145"/>
    <w:rsid w:val="0055446E"/>
    <w:rsid w:val="005545CE"/>
    <w:rsid w:val="00554A6E"/>
    <w:rsid w:val="00554D45"/>
    <w:rsid w:val="00554E57"/>
    <w:rsid w:val="00554F2B"/>
    <w:rsid w:val="005551C2"/>
    <w:rsid w:val="005552F9"/>
    <w:rsid w:val="00556F24"/>
    <w:rsid w:val="0055722C"/>
    <w:rsid w:val="00557285"/>
    <w:rsid w:val="005573E0"/>
    <w:rsid w:val="00557DEA"/>
    <w:rsid w:val="0056006B"/>
    <w:rsid w:val="00560589"/>
    <w:rsid w:val="0056085C"/>
    <w:rsid w:val="00560F12"/>
    <w:rsid w:val="00561231"/>
    <w:rsid w:val="00561B8B"/>
    <w:rsid w:val="00561D7E"/>
    <w:rsid w:val="00561D95"/>
    <w:rsid w:val="00561ED5"/>
    <w:rsid w:val="0056200B"/>
    <w:rsid w:val="00563235"/>
    <w:rsid w:val="0056354A"/>
    <w:rsid w:val="00564292"/>
    <w:rsid w:val="005647E9"/>
    <w:rsid w:val="005659F3"/>
    <w:rsid w:val="00565CA2"/>
    <w:rsid w:val="00565E0E"/>
    <w:rsid w:val="00566FEF"/>
    <w:rsid w:val="005672B6"/>
    <w:rsid w:val="00571B0C"/>
    <w:rsid w:val="00571EAD"/>
    <w:rsid w:val="00573237"/>
    <w:rsid w:val="00573301"/>
    <w:rsid w:val="00573461"/>
    <w:rsid w:val="00573A29"/>
    <w:rsid w:val="0057464E"/>
    <w:rsid w:val="00574827"/>
    <w:rsid w:val="00574C23"/>
    <w:rsid w:val="0057527C"/>
    <w:rsid w:val="00575956"/>
    <w:rsid w:val="00576221"/>
    <w:rsid w:val="0057623D"/>
    <w:rsid w:val="0057674B"/>
    <w:rsid w:val="0057684A"/>
    <w:rsid w:val="00576A08"/>
    <w:rsid w:val="00576A1D"/>
    <w:rsid w:val="00580B5D"/>
    <w:rsid w:val="00581083"/>
    <w:rsid w:val="0058154D"/>
    <w:rsid w:val="00581DF6"/>
    <w:rsid w:val="00581F73"/>
    <w:rsid w:val="00582233"/>
    <w:rsid w:val="00582DDA"/>
    <w:rsid w:val="0058335D"/>
    <w:rsid w:val="0058374D"/>
    <w:rsid w:val="00583B57"/>
    <w:rsid w:val="00584A35"/>
    <w:rsid w:val="00586512"/>
    <w:rsid w:val="00586999"/>
    <w:rsid w:val="005871AF"/>
    <w:rsid w:val="00587BEF"/>
    <w:rsid w:val="00587FD1"/>
    <w:rsid w:val="00590029"/>
    <w:rsid w:val="00590051"/>
    <w:rsid w:val="0059031C"/>
    <w:rsid w:val="005905ED"/>
    <w:rsid w:val="00590920"/>
    <w:rsid w:val="00590964"/>
    <w:rsid w:val="00590EC8"/>
    <w:rsid w:val="005919CA"/>
    <w:rsid w:val="00592482"/>
    <w:rsid w:val="00592768"/>
    <w:rsid w:val="00592FA3"/>
    <w:rsid w:val="00593313"/>
    <w:rsid w:val="0059369B"/>
    <w:rsid w:val="00594201"/>
    <w:rsid w:val="00597951"/>
    <w:rsid w:val="00597A7D"/>
    <w:rsid w:val="00597B7D"/>
    <w:rsid w:val="00597BF1"/>
    <w:rsid w:val="005A0C74"/>
    <w:rsid w:val="005A10BF"/>
    <w:rsid w:val="005A23FE"/>
    <w:rsid w:val="005A37A7"/>
    <w:rsid w:val="005A3B59"/>
    <w:rsid w:val="005A3C56"/>
    <w:rsid w:val="005A557C"/>
    <w:rsid w:val="005A5775"/>
    <w:rsid w:val="005A621A"/>
    <w:rsid w:val="005A6FFF"/>
    <w:rsid w:val="005A7F45"/>
    <w:rsid w:val="005A7F57"/>
    <w:rsid w:val="005B002B"/>
    <w:rsid w:val="005B078C"/>
    <w:rsid w:val="005B0B4A"/>
    <w:rsid w:val="005B0B77"/>
    <w:rsid w:val="005B1258"/>
    <w:rsid w:val="005B2C86"/>
    <w:rsid w:val="005B3050"/>
    <w:rsid w:val="005B490C"/>
    <w:rsid w:val="005B4D07"/>
    <w:rsid w:val="005B66A0"/>
    <w:rsid w:val="005C019C"/>
    <w:rsid w:val="005C04ED"/>
    <w:rsid w:val="005C05D0"/>
    <w:rsid w:val="005C1B05"/>
    <w:rsid w:val="005C2C27"/>
    <w:rsid w:val="005C35A7"/>
    <w:rsid w:val="005C3F6E"/>
    <w:rsid w:val="005C4385"/>
    <w:rsid w:val="005C4497"/>
    <w:rsid w:val="005C4E8E"/>
    <w:rsid w:val="005C578F"/>
    <w:rsid w:val="005C6533"/>
    <w:rsid w:val="005C746D"/>
    <w:rsid w:val="005D1CE2"/>
    <w:rsid w:val="005D1FDD"/>
    <w:rsid w:val="005D3031"/>
    <w:rsid w:val="005D31D4"/>
    <w:rsid w:val="005D354E"/>
    <w:rsid w:val="005D4B9E"/>
    <w:rsid w:val="005D4DE6"/>
    <w:rsid w:val="005D5390"/>
    <w:rsid w:val="005D5668"/>
    <w:rsid w:val="005D6670"/>
    <w:rsid w:val="005D689F"/>
    <w:rsid w:val="005D6A28"/>
    <w:rsid w:val="005D6C04"/>
    <w:rsid w:val="005D6C87"/>
    <w:rsid w:val="005D6D99"/>
    <w:rsid w:val="005D6E64"/>
    <w:rsid w:val="005D6FE7"/>
    <w:rsid w:val="005D7E63"/>
    <w:rsid w:val="005E0455"/>
    <w:rsid w:val="005E1162"/>
    <w:rsid w:val="005E1710"/>
    <w:rsid w:val="005E176B"/>
    <w:rsid w:val="005E1E3A"/>
    <w:rsid w:val="005E1FEA"/>
    <w:rsid w:val="005E2108"/>
    <w:rsid w:val="005E2E02"/>
    <w:rsid w:val="005E2F81"/>
    <w:rsid w:val="005E3079"/>
    <w:rsid w:val="005E36BC"/>
    <w:rsid w:val="005E45B6"/>
    <w:rsid w:val="005E477E"/>
    <w:rsid w:val="005E4FE3"/>
    <w:rsid w:val="005E59A7"/>
    <w:rsid w:val="005E612C"/>
    <w:rsid w:val="005E630B"/>
    <w:rsid w:val="005E695B"/>
    <w:rsid w:val="005E7203"/>
    <w:rsid w:val="005E7371"/>
    <w:rsid w:val="005E7411"/>
    <w:rsid w:val="005F058E"/>
    <w:rsid w:val="005F0A5F"/>
    <w:rsid w:val="005F0C2E"/>
    <w:rsid w:val="005F0D54"/>
    <w:rsid w:val="005F1267"/>
    <w:rsid w:val="005F169F"/>
    <w:rsid w:val="005F1C43"/>
    <w:rsid w:val="005F2634"/>
    <w:rsid w:val="005F3539"/>
    <w:rsid w:val="005F3C5D"/>
    <w:rsid w:val="005F3CBA"/>
    <w:rsid w:val="005F3E89"/>
    <w:rsid w:val="005F476E"/>
    <w:rsid w:val="005F5BB6"/>
    <w:rsid w:val="005F626F"/>
    <w:rsid w:val="005F66C6"/>
    <w:rsid w:val="005F6911"/>
    <w:rsid w:val="005F6DF5"/>
    <w:rsid w:val="005F723A"/>
    <w:rsid w:val="00600218"/>
    <w:rsid w:val="00600D16"/>
    <w:rsid w:val="00601403"/>
    <w:rsid w:val="00601C19"/>
    <w:rsid w:val="006025DF"/>
    <w:rsid w:val="006027FA"/>
    <w:rsid w:val="00602FB3"/>
    <w:rsid w:val="00604287"/>
    <w:rsid w:val="006045C0"/>
    <w:rsid w:val="00604DD9"/>
    <w:rsid w:val="00605252"/>
    <w:rsid w:val="006052C7"/>
    <w:rsid w:val="00605454"/>
    <w:rsid w:val="006057A8"/>
    <w:rsid w:val="00605B90"/>
    <w:rsid w:val="00606809"/>
    <w:rsid w:val="00606C9C"/>
    <w:rsid w:val="006075C4"/>
    <w:rsid w:val="00607F15"/>
    <w:rsid w:val="0061009C"/>
    <w:rsid w:val="0061061E"/>
    <w:rsid w:val="00610704"/>
    <w:rsid w:val="00610C33"/>
    <w:rsid w:val="00610D2E"/>
    <w:rsid w:val="00611084"/>
    <w:rsid w:val="006111B6"/>
    <w:rsid w:val="0061122E"/>
    <w:rsid w:val="006118DE"/>
    <w:rsid w:val="00611F15"/>
    <w:rsid w:val="00612208"/>
    <w:rsid w:val="00612A1F"/>
    <w:rsid w:val="00616A63"/>
    <w:rsid w:val="00616AEC"/>
    <w:rsid w:val="0061706D"/>
    <w:rsid w:val="006176D9"/>
    <w:rsid w:val="0061790F"/>
    <w:rsid w:val="006207F0"/>
    <w:rsid w:val="006212E5"/>
    <w:rsid w:val="00621E60"/>
    <w:rsid w:val="00621FBF"/>
    <w:rsid w:val="00622443"/>
    <w:rsid w:val="00622FD7"/>
    <w:rsid w:val="00623534"/>
    <w:rsid w:val="00623B01"/>
    <w:rsid w:val="00623BEA"/>
    <w:rsid w:val="00624365"/>
    <w:rsid w:val="006245DC"/>
    <w:rsid w:val="006256AF"/>
    <w:rsid w:val="00625D0E"/>
    <w:rsid w:val="006269E1"/>
    <w:rsid w:val="00626F0D"/>
    <w:rsid w:val="00627428"/>
    <w:rsid w:val="00627C27"/>
    <w:rsid w:val="00627FA8"/>
    <w:rsid w:val="00630A77"/>
    <w:rsid w:val="006313BA"/>
    <w:rsid w:val="00632798"/>
    <w:rsid w:val="00633C90"/>
    <w:rsid w:val="00633FDF"/>
    <w:rsid w:val="00634C05"/>
    <w:rsid w:val="00635327"/>
    <w:rsid w:val="0063572E"/>
    <w:rsid w:val="00635FB9"/>
    <w:rsid w:val="00637F32"/>
    <w:rsid w:val="0064006C"/>
    <w:rsid w:val="006409F1"/>
    <w:rsid w:val="00640A4C"/>
    <w:rsid w:val="006413DB"/>
    <w:rsid w:val="00641776"/>
    <w:rsid w:val="00641AD2"/>
    <w:rsid w:val="00642BE0"/>
    <w:rsid w:val="0064307A"/>
    <w:rsid w:val="0064322D"/>
    <w:rsid w:val="00643522"/>
    <w:rsid w:val="00643C1D"/>
    <w:rsid w:val="006441AF"/>
    <w:rsid w:val="006449F9"/>
    <w:rsid w:val="00645F93"/>
    <w:rsid w:val="006465A8"/>
    <w:rsid w:val="00647477"/>
    <w:rsid w:val="00647A72"/>
    <w:rsid w:val="006500BD"/>
    <w:rsid w:val="00651557"/>
    <w:rsid w:val="00651ACC"/>
    <w:rsid w:val="00651C02"/>
    <w:rsid w:val="00652507"/>
    <w:rsid w:val="00652777"/>
    <w:rsid w:val="006527B0"/>
    <w:rsid w:val="00652AB1"/>
    <w:rsid w:val="006545FD"/>
    <w:rsid w:val="00654C31"/>
    <w:rsid w:val="00654EA6"/>
    <w:rsid w:val="00655E6F"/>
    <w:rsid w:val="006573FA"/>
    <w:rsid w:val="00657627"/>
    <w:rsid w:val="0065771E"/>
    <w:rsid w:val="006578A9"/>
    <w:rsid w:val="00657CCC"/>
    <w:rsid w:val="00657D2D"/>
    <w:rsid w:val="006600F0"/>
    <w:rsid w:val="00660E03"/>
    <w:rsid w:val="00661A30"/>
    <w:rsid w:val="006625FC"/>
    <w:rsid w:val="00662CD7"/>
    <w:rsid w:val="00662F0A"/>
    <w:rsid w:val="00663048"/>
    <w:rsid w:val="006631ED"/>
    <w:rsid w:val="0066355F"/>
    <w:rsid w:val="0066599B"/>
    <w:rsid w:val="0066683D"/>
    <w:rsid w:val="0066689A"/>
    <w:rsid w:val="00666B75"/>
    <w:rsid w:val="00667368"/>
    <w:rsid w:val="006678A8"/>
    <w:rsid w:val="0066797B"/>
    <w:rsid w:val="00667A37"/>
    <w:rsid w:val="00667C28"/>
    <w:rsid w:val="00667FAF"/>
    <w:rsid w:val="0067092B"/>
    <w:rsid w:val="0067098C"/>
    <w:rsid w:val="00670A6F"/>
    <w:rsid w:val="006718BD"/>
    <w:rsid w:val="00671F87"/>
    <w:rsid w:val="0067224F"/>
    <w:rsid w:val="00672A03"/>
    <w:rsid w:val="00672D11"/>
    <w:rsid w:val="00672E5F"/>
    <w:rsid w:val="00673290"/>
    <w:rsid w:val="00673451"/>
    <w:rsid w:val="006739F5"/>
    <w:rsid w:val="00673BD9"/>
    <w:rsid w:val="0067402C"/>
    <w:rsid w:val="00674AB4"/>
    <w:rsid w:val="00675F28"/>
    <w:rsid w:val="00675F6A"/>
    <w:rsid w:val="00676E93"/>
    <w:rsid w:val="00677438"/>
    <w:rsid w:val="00677778"/>
    <w:rsid w:val="006804F6"/>
    <w:rsid w:val="00681087"/>
    <w:rsid w:val="00681A2C"/>
    <w:rsid w:val="00681CE5"/>
    <w:rsid w:val="00681D92"/>
    <w:rsid w:val="006820D6"/>
    <w:rsid w:val="0068267A"/>
    <w:rsid w:val="00683257"/>
    <w:rsid w:val="00683453"/>
    <w:rsid w:val="00683863"/>
    <w:rsid w:val="00683AF8"/>
    <w:rsid w:val="00684AEC"/>
    <w:rsid w:val="0068603D"/>
    <w:rsid w:val="00686293"/>
    <w:rsid w:val="0068762A"/>
    <w:rsid w:val="00687FD8"/>
    <w:rsid w:val="00692CC9"/>
    <w:rsid w:val="00692EB3"/>
    <w:rsid w:val="006937C7"/>
    <w:rsid w:val="00693FAC"/>
    <w:rsid w:val="00694387"/>
    <w:rsid w:val="0069500C"/>
    <w:rsid w:val="006954C7"/>
    <w:rsid w:val="00696320"/>
    <w:rsid w:val="0069655F"/>
    <w:rsid w:val="006965BF"/>
    <w:rsid w:val="0069691E"/>
    <w:rsid w:val="00696B95"/>
    <w:rsid w:val="00696D97"/>
    <w:rsid w:val="00696F5B"/>
    <w:rsid w:val="00697454"/>
    <w:rsid w:val="006979D0"/>
    <w:rsid w:val="006A0230"/>
    <w:rsid w:val="006A057B"/>
    <w:rsid w:val="006A0C91"/>
    <w:rsid w:val="006A12AF"/>
    <w:rsid w:val="006A1A84"/>
    <w:rsid w:val="006A1BF7"/>
    <w:rsid w:val="006A285C"/>
    <w:rsid w:val="006A2901"/>
    <w:rsid w:val="006A2CD3"/>
    <w:rsid w:val="006A3194"/>
    <w:rsid w:val="006A330A"/>
    <w:rsid w:val="006A5247"/>
    <w:rsid w:val="006A560A"/>
    <w:rsid w:val="006A5DB3"/>
    <w:rsid w:val="006A6271"/>
    <w:rsid w:val="006A6BE4"/>
    <w:rsid w:val="006A7051"/>
    <w:rsid w:val="006A70B8"/>
    <w:rsid w:val="006A70E2"/>
    <w:rsid w:val="006A737A"/>
    <w:rsid w:val="006A7B90"/>
    <w:rsid w:val="006B014E"/>
    <w:rsid w:val="006B0404"/>
    <w:rsid w:val="006B1972"/>
    <w:rsid w:val="006B1F8F"/>
    <w:rsid w:val="006B3848"/>
    <w:rsid w:val="006B40C6"/>
    <w:rsid w:val="006B48B0"/>
    <w:rsid w:val="006B48C7"/>
    <w:rsid w:val="006B4D0F"/>
    <w:rsid w:val="006B5858"/>
    <w:rsid w:val="006B5C57"/>
    <w:rsid w:val="006B5C66"/>
    <w:rsid w:val="006B6405"/>
    <w:rsid w:val="006B64C4"/>
    <w:rsid w:val="006B68BE"/>
    <w:rsid w:val="006B70E1"/>
    <w:rsid w:val="006B7847"/>
    <w:rsid w:val="006C0763"/>
    <w:rsid w:val="006C0E27"/>
    <w:rsid w:val="006C0F1B"/>
    <w:rsid w:val="006C1FE4"/>
    <w:rsid w:val="006C2B53"/>
    <w:rsid w:val="006C31DA"/>
    <w:rsid w:val="006C35F0"/>
    <w:rsid w:val="006C3B52"/>
    <w:rsid w:val="006C41D9"/>
    <w:rsid w:val="006C4877"/>
    <w:rsid w:val="006C516D"/>
    <w:rsid w:val="006C54EE"/>
    <w:rsid w:val="006C56D6"/>
    <w:rsid w:val="006C57F2"/>
    <w:rsid w:val="006C62DC"/>
    <w:rsid w:val="006C68B3"/>
    <w:rsid w:val="006C725B"/>
    <w:rsid w:val="006C7E21"/>
    <w:rsid w:val="006D0783"/>
    <w:rsid w:val="006D083F"/>
    <w:rsid w:val="006D165B"/>
    <w:rsid w:val="006D234F"/>
    <w:rsid w:val="006D2C0C"/>
    <w:rsid w:val="006D2CB9"/>
    <w:rsid w:val="006D32F2"/>
    <w:rsid w:val="006D466B"/>
    <w:rsid w:val="006D527C"/>
    <w:rsid w:val="006D5D9E"/>
    <w:rsid w:val="006E0146"/>
    <w:rsid w:val="006E0C25"/>
    <w:rsid w:val="006E0FA6"/>
    <w:rsid w:val="006E12FD"/>
    <w:rsid w:val="006E180E"/>
    <w:rsid w:val="006E1AFD"/>
    <w:rsid w:val="006E1CC8"/>
    <w:rsid w:val="006E2D34"/>
    <w:rsid w:val="006E3144"/>
    <w:rsid w:val="006E3279"/>
    <w:rsid w:val="006E3425"/>
    <w:rsid w:val="006E4A67"/>
    <w:rsid w:val="006E56A7"/>
    <w:rsid w:val="006E62C2"/>
    <w:rsid w:val="006E6A01"/>
    <w:rsid w:val="006E6CC9"/>
    <w:rsid w:val="006E6E0F"/>
    <w:rsid w:val="006E72DD"/>
    <w:rsid w:val="006E7B4E"/>
    <w:rsid w:val="006E7CC9"/>
    <w:rsid w:val="006F033A"/>
    <w:rsid w:val="006F1488"/>
    <w:rsid w:val="006F1B0A"/>
    <w:rsid w:val="006F252F"/>
    <w:rsid w:val="006F2702"/>
    <w:rsid w:val="006F2762"/>
    <w:rsid w:val="006F4F8F"/>
    <w:rsid w:val="006F732A"/>
    <w:rsid w:val="006F7A5F"/>
    <w:rsid w:val="00700A0D"/>
    <w:rsid w:val="0070195D"/>
    <w:rsid w:val="00701B6E"/>
    <w:rsid w:val="00701F0E"/>
    <w:rsid w:val="00701F29"/>
    <w:rsid w:val="0070212F"/>
    <w:rsid w:val="00702F20"/>
    <w:rsid w:val="00703945"/>
    <w:rsid w:val="007041C3"/>
    <w:rsid w:val="0070508B"/>
    <w:rsid w:val="0070512A"/>
    <w:rsid w:val="00705E5F"/>
    <w:rsid w:val="007062F3"/>
    <w:rsid w:val="00707B26"/>
    <w:rsid w:val="00707D28"/>
    <w:rsid w:val="00707F6C"/>
    <w:rsid w:val="00710FC0"/>
    <w:rsid w:val="007116E5"/>
    <w:rsid w:val="007120D6"/>
    <w:rsid w:val="007123BD"/>
    <w:rsid w:val="007129AF"/>
    <w:rsid w:val="00712C9C"/>
    <w:rsid w:val="00712DCF"/>
    <w:rsid w:val="00713B02"/>
    <w:rsid w:val="00713EDC"/>
    <w:rsid w:val="0071408F"/>
    <w:rsid w:val="00714D8B"/>
    <w:rsid w:val="00714FC9"/>
    <w:rsid w:val="007155AC"/>
    <w:rsid w:val="00715983"/>
    <w:rsid w:val="00715B73"/>
    <w:rsid w:val="00715F40"/>
    <w:rsid w:val="007165EA"/>
    <w:rsid w:val="007169AB"/>
    <w:rsid w:val="00716ADC"/>
    <w:rsid w:val="00717CF5"/>
    <w:rsid w:val="00720F5B"/>
    <w:rsid w:val="007212FD"/>
    <w:rsid w:val="00721758"/>
    <w:rsid w:val="007219FC"/>
    <w:rsid w:val="00722621"/>
    <w:rsid w:val="00722A06"/>
    <w:rsid w:val="00722AA2"/>
    <w:rsid w:val="00722CFA"/>
    <w:rsid w:val="00722D8F"/>
    <w:rsid w:val="00723ACE"/>
    <w:rsid w:val="007240E2"/>
    <w:rsid w:val="00724483"/>
    <w:rsid w:val="0072479D"/>
    <w:rsid w:val="00724B5F"/>
    <w:rsid w:val="00724EDB"/>
    <w:rsid w:val="00725EBB"/>
    <w:rsid w:val="0072719F"/>
    <w:rsid w:val="00727468"/>
    <w:rsid w:val="0072757C"/>
    <w:rsid w:val="0072793B"/>
    <w:rsid w:val="00727C96"/>
    <w:rsid w:val="007307B3"/>
    <w:rsid w:val="00731AC8"/>
    <w:rsid w:val="00732131"/>
    <w:rsid w:val="00732247"/>
    <w:rsid w:val="00732974"/>
    <w:rsid w:val="00732AFB"/>
    <w:rsid w:val="00732C78"/>
    <w:rsid w:val="00733272"/>
    <w:rsid w:val="00733BBC"/>
    <w:rsid w:val="00733EAA"/>
    <w:rsid w:val="007343AD"/>
    <w:rsid w:val="007349C0"/>
    <w:rsid w:val="00735570"/>
    <w:rsid w:val="0073604D"/>
    <w:rsid w:val="007364CE"/>
    <w:rsid w:val="00737734"/>
    <w:rsid w:val="0073799A"/>
    <w:rsid w:val="00740CF5"/>
    <w:rsid w:val="00741A15"/>
    <w:rsid w:val="00741C1D"/>
    <w:rsid w:val="00741D38"/>
    <w:rsid w:val="00741EE1"/>
    <w:rsid w:val="007426D9"/>
    <w:rsid w:val="007426E4"/>
    <w:rsid w:val="007427B4"/>
    <w:rsid w:val="00742FC0"/>
    <w:rsid w:val="00743B6A"/>
    <w:rsid w:val="00744923"/>
    <w:rsid w:val="00745309"/>
    <w:rsid w:val="0074600A"/>
    <w:rsid w:val="007463AA"/>
    <w:rsid w:val="0074688E"/>
    <w:rsid w:val="00746A05"/>
    <w:rsid w:val="00746E13"/>
    <w:rsid w:val="007472E6"/>
    <w:rsid w:val="007508DA"/>
    <w:rsid w:val="00751450"/>
    <w:rsid w:val="007518E8"/>
    <w:rsid w:val="00751AB8"/>
    <w:rsid w:val="00752249"/>
    <w:rsid w:val="0075266C"/>
    <w:rsid w:val="00752B66"/>
    <w:rsid w:val="00753A33"/>
    <w:rsid w:val="00753DA1"/>
    <w:rsid w:val="0075419B"/>
    <w:rsid w:val="00755219"/>
    <w:rsid w:val="007553E2"/>
    <w:rsid w:val="00756115"/>
    <w:rsid w:val="007561AB"/>
    <w:rsid w:val="0075645C"/>
    <w:rsid w:val="00756DBE"/>
    <w:rsid w:val="00756EEE"/>
    <w:rsid w:val="00757792"/>
    <w:rsid w:val="0076001F"/>
    <w:rsid w:val="00760967"/>
    <w:rsid w:val="00760E3C"/>
    <w:rsid w:val="0076107C"/>
    <w:rsid w:val="007611CC"/>
    <w:rsid w:val="00761391"/>
    <w:rsid w:val="007613BF"/>
    <w:rsid w:val="00761784"/>
    <w:rsid w:val="00761B3A"/>
    <w:rsid w:val="00761D6B"/>
    <w:rsid w:val="00761FA5"/>
    <w:rsid w:val="007636C5"/>
    <w:rsid w:val="00763702"/>
    <w:rsid w:val="007640C5"/>
    <w:rsid w:val="00764164"/>
    <w:rsid w:val="00764780"/>
    <w:rsid w:val="00765117"/>
    <w:rsid w:val="0076530D"/>
    <w:rsid w:val="00765B0D"/>
    <w:rsid w:val="00766138"/>
    <w:rsid w:val="007663FD"/>
    <w:rsid w:val="00766B27"/>
    <w:rsid w:val="00770572"/>
    <w:rsid w:val="00770F5B"/>
    <w:rsid w:val="0077175E"/>
    <w:rsid w:val="00772770"/>
    <w:rsid w:val="007733F7"/>
    <w:rsid w:val="007734F7"/>
    <w:rsid w:val="00773E71"/>
    <w:rsid w:val="00774326"/>
    <w:rsid w:val="00774588"/>
    <w:rsid w:val="0077494B"/>
    <w:rsid w:val="007759E9"/>
    <w:rsid w:val="007763E4"/>
    <w:rsid w:val="00776B02"/>
    <w:rsid w:val="00777146"/>
    <w:rsid w:val="00777A63"/>
    <w:rsid w:val="00777DFF"/>
    <w:rsid w:val="00777FFB"/>
    <w:rsid w:val="00780E5F"/>
    <w:rsid w:val="0078172F"/>
    <w:rsid w:val="007818B2"/>
    <w:rsid w:val="00781F0E"/>
    <w:rsid w:val="007823FB"/>
    <w:rsid w:val="007830BA"/>
    <w:rsid w:val="00783290"/>
    <w:rsid w:val="0078418D"/>
    <w:rsid w:val="007850FC"/>
    <w:rsid w:val="00785876"/>
    <w:rsid w:val="00785B07"/>
    <w:rsid w:val="00785C55"/>
    <w:rsid w:val="00785D76"/>
    <w:rsid w:val="007863E0"/>
    <w:rsid w:val="007864F8"/>
    <w:rsid w:val="00786855"/>
    <w:rsid w:val="0078712D"/>
    <w:rsid w:val="007875A1"/>
    <w:rsid w:val="00790B7B"/>
    <w:rsid w:val="00790ECB"/>
    <w:rsid w:val="00791012"/>
    <w:rsid w:val="007911FA"/>
    <w:rsid w:val="007919FD"/>
    <w:rsid w:val="00791B7A"/>
    <w:rsid w:val="00791F19"/>
    <w:rsid w:val="00793186"/>
    <w:rsid w:val="0079371B"/>
    <w:rsid w:val="0079410E"/>
    <w:rsid w:val="007943B4"/>
    <w:rsid w:val="00794449"/>
    <w:rsid w:val="007950B8"/>
    <w:rsid w:val="00795CFC"/>
    <w:rsid w:val="0079668C"/>
    <w:rsid w:val="007968FF"/>
    <w:rsid w:val="00796E0C"/>
    <w:rsid w:val="00796E30"/>
    <w:rsid w:val="0079790E"/>
    <w:rsid w:val="007A037C"/>
    <w:rsid w:val="007A2E23"/>
    <w:rsid w:val="007A3B49"/>
    <w:rsid w:val="007A3F9F"/>
    <w:rsid w:val="007A416A"/>
    <w:rsid w:val="007A468C"/>
    <w:rsid w:val="007A6384"/>
    <w:rsid w:val="007A6469"/>
    <w:rsid w:val="007A6858"/>
    <w:rsid w:val="007A6EBA"/>
    <w:rsid w:val="007B047E"/>
    <w:rsid w:val="007B130A"/>
    <w:rsid w:val="007B1A84"/>
    <w:rsid w:val="007B1B23"/>
    <w:rsid w:val="007B1ED6"/>
    <w:rsid w:val="007B24B2"/>
    <w:rsid w:val="007B42B8"/>
    <w:rsid w:val="007B42EC"/>
    <w:rsid w:val="007B4D6A"/>
    <w:rsid w:val="007B4E7F"/>
    <w:rsid w:val="007B50BB"/>
    <w:rsid w:val="007B51B1"/>
    <w:rsid w:val="007B535A"/>
    <w:rsid w:val="007B577C"/>
    <w:rsid w:val="007B703A"/>
    <w:rsid w:val="007B782B"/>
    <w:rsid w:val="007B792A"/>
    <w:rsid w:val="007B7E6A"/>
    <w:rsid w:val="007C02BD"/>
    <w:rsid w:val="007C04D5"/>
    <w:rsid w:val="007C1399"/>
    <w:rsid w:val="007C1CC7"/>
    <w:rsid w:val="007C3012"/>
    <w:rsid w:val="007C47D0"/>
    <w:rsid w:val="007C4BEC"/>
    <w:rsid w:val="007C6372"/>
    <w:rsid w:val="007C7290"/>
    <w:rsid w:val="007D073E"/>
    <w:rsid w:val="007D21FB"/>
    <w:rsid w:val="007D29CD"/>
    <w:rsid w:val="007D3C3F"/>
    <w:rsid w:val="007D409B"/>
    <w:rsid w:val="007D44FF"/>
    <w:rsid w:val="007D49D2"/>
    <w:rsid w:val="007D4C07"/>
    <w:rsid w:val="007D4CE6"/>
    <w:rsid w:val="007D6C0B"/>
    <w:rsid w:val="007D6FBD"/>
    <w:rsid w:val="007D721C"/>
    <w:rsid w:val="007D7379"/>
    <w:rsid w:val="007E0400"/>
    <w:rsid w:val="007E081C"/>
    <w:rsid w:val="007E0D4D"/>
    <w:rsid w:val="007E1674"/>
    <w:rsid w:val="007E1B78"/>
    <w:rsid w:val="007E1C5D"/>
    <w:rsid w:val="007E1E9E"/>
    <w:rsid w:val="007E30DD"/>
    <w:rsid w:val="007E3F93"/>
    <w:rsid w:val="007E4948"/>
    <w:rsid w:val="007E504B"/>
    <w:rsid w:val="007E6A71"/>
    <w:rsid w:val="007E6E0A"/>
    <w:rsid w:val="007E797A"/>
    <w:rsid w:val="007E7A3B"/>
    <w:rsid w:val="007E7D34"/>
    <w:rsid w:val="007E7FA5"/>
    <w:rsid w:val="007F0545"/>
    <w:rsid w:val="007F074B"/>
    <w:rsid w:val="007F183F"/>
    <w:rsid w:val="007F22B1"/>
    <w:rsid w:val="007F26A3"/>
    <w:rsid w:val="007F26A8"/>
    <w:rsid w:val="007F2B20"/>
    <w:rsid w:val="007F3CC5"/>
    <w:rsid w:val="007F48C5"/>
    <w:rsid w:val="007F5584"/>
    <w:rsid w:val="007F576D"/>
    <w:rsid w:val="007F5FA9"/>
    <w:rsid w:val="007F6112"/>
    <w:rsid w:val="007F6530"/>
    <w:rsid w:val="007F7271"/>
    <w:rsid w:val="008005E3"/>
    <w:rsid w:val="008009E3"/>
    <w:rsid w:val="00800AB4"/>
    <w:rsid w:val="00801103"/>
    <w:rsid w:val="00802207"/>
    <w:rsid w:val="00802374"/>
    <w:rsid w:val="00803823"/>
    <w:rsid w:val="00803B82"/>
    <w:rsid w:val="0080484E"/>
    <w:rsid w:val="00805241"/>
    <w:rsid w:val="00806BAD"/>
    <w:rsid w:val="00807190"/>
    <w:rsid w:val="008077EB"/>
    <w:rsid w:val="00807D92"/>
    <w:rsid w:val="00810A49"/>
    <w:rsid w:val="008110FF"/>
    <w:rsid w:val="008113FB"/>
    <w:rsid w:val="00812342"/>
    <w:rsid w:val="00812DE7"/>
    <w:rsid w:val="0081325F"/>
    <w:rsid w:val="0081361F"/>
    <w:rsid w:val="0081427D"/>
    <w:rsid w:val="0081473D"/>
    <w:rsid w:val="00814B8F"/>
    <w:rsid w:val="008170B4"/>
    <w:rsid w:val="00817580"/>
    <w:rsid w:val="0082016B"/>
    <w:rsid w:val="00820479"/>
    <w:rsid w:val="00820D16"/>
    <w:rsid w:val="00823713"/>
    <w:rsid w:val="00823DE0"/>
    <w:rsid w:val="0082431E"/>
    <w:rsid w:val="00825828"/>
    <w:rsid w:val="00826335"/>
    <w:rsid w:val="0082634D"/>
    <w:rsid w:val="00826697"/>
    <w:rsid w:val="00826C3B"/>
    <w:rsid w:val="00827998"/>
    <w:rsid w:val="00827C6B"/>
    <w:rsid w:val="0083015C"/>
    <w:rsid w:val="00830A1C"/>
    <w:rsid w:val="00831C7C"/>
    <w:rsid w:val="00832130"/>
    <w:rsid w:val="008323E9"/>
    <w:rsid w:val="00832B11"/>
    <w:rsid w:val="00832E28"/>
    <w:rsid w:val="00832FA8"/>
    <w:rsid w:val="008332B9"/>
    <w:rsid w:val="00834288"/>
    <w:rsid w:val="0083576D"/>
    <w:rsid w:val="008365D0"/>
    <w:rsid w:val="00836DA3"/>
    <w:rsid w:val="00837AC7"/>
    <w:rsid w:val="00840016"/>
    <w:rsid w:val="0084011E"/>
    <w:rsid w:val="00841C9D"/>
    <w:rsid w:val="00843016"/>
    <w:rsid w:val="00844269"/>
    <w:rsid w:val="00844DBC"/>
    <w:rsid w:val="00845301"/>
    <w:rsid w:val="008460D4"/>
    <w:rsid w:val="008473C9"/>
    <w:rsid w:val="00847DCD"/>
    <w:rsid w:val="00850210"/>
    <w:rsid w:val="008508CE"/>
    <w:rsid w:val="00851412"/>
    <w:rsid w:val="008514B8"/>
    <w:rsid w:val="0085166A"/>
    <w:rsid w:val="00852032"/>
    <w:rsid w:val="008521CF"/>
    <w:rsid w:val="0085227A"/>
    <w:rsid w:val="00852492"/>
    <w:rsid w:val="00852A91"/>
    <w:rsid w:val="00853B64"/>
    <w:rsid w:val="00854ECD"/>
    <w:rsid w:val="00855189"/>
    <w:rsid w:val="00855DEB"/>
    <w:rsid w:val="008562E5"/>
    <w:rsid w:val="00856DB9"/>
    <w:rsid w:val="0085707A"/>
    <w:rsid w:val="00857168"/>
    <w:rsid w:val="008575DA"/>
    <w:rsid w:val="00860261"/>
    <w:rsid w:val="0086107B"/>
    <w:rsid w:val="00861AB7"/>
    <w:rsid w:val="00861E7B"/>
    <w:rsid w:val="008630D2"/>
    <w:rsid w:val="008643BA"/>
    <w:rsid w:val="00864A66"/>
    <w:rsid w:val="008651A2"/>
    <w:rsid w:val="008653F3"/>
    <w:rsid w:val="00865791"/>
    <w:rsid w:val="008657C8"/>
    <w:rsid w:val="00865B11"/>
    <w:rsid w:val="00865E13"/>
    <w:rsid w:val="00865EEE"/>
    <w:rsid w:val="00866647"/>
    <w:rsid w:val="00866A1A"/>
    <w:rsid w:val="00866A4A"/>
    <w:rsid w:val="0086748A"/>
    <w:rsid w:val="008679DB"/>
    <w:rsid w:val="00867A1B"/>
    <w:rsid w:val="00867B9E"/>
    <w:rsid w:val="008702A0"/>
    <w:rsid w:val="008712B2"/>
    <w:rsid w:val="00874020"/>
    <w:rsid w:val="008759E2"/>
    <w:rsid w:val="00875D2B"/>
    <w:rsid w:val="008762FA"/>
    <w:rsid w:val="008764B4"/>
    <w:rsid w:val="00876B31"/>
    <w:rsid w:val="00876B75"/>
    <w:rsid w:val="00876BBF"/>
    <w:rsid w:val="00876F0B"/>
    <w:rsid w:val="00877668"/>
    <w:rsid w:val="00880150"/>
    <w:rsid w:val="0088019A"/>
    <w:rsid w:val="008804CA"/>
    <w:rsid w:val="00880659"/>
    <w:rsid w:val="008807BE"/>
    <w:rsid w:val="00880E9B"/>
    <w:rsid w:val="00881252"/>
    <w:rsid w:val="00881350"/>
    <w:rsid w:val="008815FE"/>
    <w:rsid w:val="00881D0A"/>
    <w:rsid w:val="00882F39"/>
    <w:rsid w:val="00883156"/>
    <w:rsid w:val="00883DE2"/>
    <w:rsid w:val="00884247"/>
    <w:rsid w:val="008844B5"/>
    <w:rsid w:val="0088553E"/>
    <w:rsid w:val="00885B7B"/>
    <w:rsid w:val="0088661A"/>
    <w:rsid w:val="0088746A"/>
    <w:rsid w:val="0088779D"/>
    <w:rsid w:val="00887A00"/>
    <w:rsid w:val="008906F4"/>
    <w:rsid w:val="008913E5"/>
    <w:rsid w:val="00891936"/>
    <w:rsid w:val="0089267A"/>
    <w:rsid w:val="008928A1"/>
    <w:rsid w:val="00892E06"/>
    <w:rsid w:val="008931FF"/>
    <w:rsid w:val="00893708"/>
    <w:rsid w:val="00894A3F"/>
    <w:rsid w:val="008957F7"/>
    <w:rsid w:val="008959A4"/>
    <w:rsid w:val="00896465"/>
    <w:rsid w:val="00896551"/>
    <w:rsid w:val="008969A3"/>
    <w:rsid w:val="008A0C4C"/>
    <w:rsid w:val="008A0CE3"/>
    <w:rsid w:val="008A15B7"/>
    <w:rsid w:val="008A17A1"/>
    <w:rsid w:val="008A1B16"/>
    <w:rsid w:val="008A1DC6"/>
    <w:rsid w:val="008A2892"/>
    <w:rsid w:val="008A2A81"/>
    <w:rsid w:val="008A37EC"/>
    <w:rsid w:val="008A38EF"/>
    <w:rsid w:val="008A4400"/>
    <w:rsid w:val="008A6624"/>
    <w:rsid w:val="008A78A4"/>
    <w:rsid w:val="008B0B4A"/>
    <w:rsid w:val="008B11B5"/>
    <w:rsid w:val="008B149A"/>
    <w:rsid w:val="008B1F50"/>
    <w:rsid w:val="008B225F"/>
    <w:rsid w:val="008B2B14"/>
    <w:rsid w:val="008B2CFD"/>
    <w:rsid w:val="008B38B5"/>
    <w:rsid w:val="008B3F86"/>
    <w:rsid w:val="008B6338"/>
    <w:rsid w:val="008B6868"/>
    <w:rsid w:val="008B79D3"/>
    <w:rsid w:val="008B7B47"/>
    <w:rsid w:val="008B7B86"/>
    <w:rsid w:val="008C1757"/>
    <w:rsid w:val="008C1F7B"/>
    <w:rsid w:val="008C29FB"/>
    <w:rsid w:val="008C2CB2"/>
    <w:rsid w:val="008C3634"/>
    <w:rsid w:val="008C38ED"/>
    <w:rsid w:val="008C4B11"/>
    <w:rsid w:val="008C4E58"/>
    <w:rsid w:val="008D002F"/>
    <w:rsid w:val="008D0151"/>
    <w:rsid w:val="008D09AC"/>
    <w:rsid w:val="008D1137"/>
    <w:rsid w:val="008D12F6"/>
    <w:rsid w:val="008D1A1F"/>
    <w:rsid w:val="008D1CE5"/>
    <w:rsid w:val="008D1FDB"/>
    <w:rsid w:val="008D2DD6"/>
    <w:rsid w:val="008D33E8"/>
    <w:rsid w:val="008D38F2"/>
    <w:rsid w:val="008D3983"/>
    <w:rsid w:val="008D3B21"/>
    <w:rsid w:val="008D4815"/>
    <w:rsid w:val="008D4CB3"/>
    <w:rsid w:val="008D4FC7"/>
    <w:rsid w:val="008D4FDE"/>
    <w:rsid w:val="008D5244"/>
    <w:rsid w:val="008D5997"/>
    <w:rsid w:val="008D6097"/>
    <w:rsid w:val="008D6640"/>
    <w:rsid w:val="008D693C"/>
    <w:rsid w:val="008D6D00"/>
    <w:rsid w:val="008D750A"/>
    <w:rsid w:val="008D7F45"/>
    <w:rsid w:val="008E053E"/>
    <w:rsid w:val="008E0AEC"/>
    <w:rsid w:val="008E12DA"/>
    <w:rsid w:val="008E295B"/>
    <w:rsid w:val="008E2D23"/>
    <w:rsid w:val="008E321E"/>
    <w:rsid w:val="008E3ACA"/>
    <w:rsid w:val="008E4288"/>
    <w:rsid w:val="008E45D6"/>
    <w:rsid w:val="008E4826"/>
    <w:rsid w:val="008E6221"/>
    <w:rsid w:val="008E719B"/>
    <w:rsid w:val="008E7C52"/>
    <w:rsid w:val="008E7DBF"/>
    <w:rsid w:val="008F01B9"/>
    <w:rsid w:val="008F08A7"/>
    <w:rsid w:val="008F1181"/>
    <w:rsid w:val="008F118C"/>
    <w:rsid w:val="008F19FD"/>
    <w:rsid w:val="008F1E2B"/>
    <w:rsid w:val="008F2080"/>
    <w:rsid w:val="008F2465"/>
    <w:rsid w:val="008F25FE"/>
    <w:rsid w:val="008F28C4"/>
    <w:rsid w:val="008F293E"/>
    <w:rsid w:val="008F2F25"/>
    <w:rsid w:val="008F39A1"/>
    <w:rsid w:val="008F3BA5"/>
    <w:rsid w:val="008F4638"/>
    <w:rsid w:val="008F46DC"/>
    <w:rsid w:val="008F4762"/>
    <w:rsid w:val="008F513F"/>
    <w:rsid w:val="008F63B8"/>
    <w:rsid w:val="008F782D"/>
    <w:rsid w:val="009003EE"/>
    <w:rsid w:val="0090145C"/>
    <w:rsid w:val="009015DE"/>
    <w:rsid w:val="009018C7"/>
    <w:rsid w:val="00901D8B"/>
    <w:rsid w:val="00901FFA"/>
    <w:rsid w:val="00904804"/>
    <w:rsid w:val="009071BE"/>
    <w:rsid w:val="009076DC"/>
    <w:rsid w:val="00907762"/>
    <w:rsid w:val="00907A3A"/>
    <w:rsid w:val="00907E4F"/>
    <w:rsid w:val="00911FAC"/>
    <w:rsid w:val="00912C3C"/>
    <w:rsid w:val="00912E1A"/>
    <w:rsid w:val="00912F00"/>
    <w:rsid w:val="009138F1"/>
    <w:rsid w:val="0091529B"/>
    <w:rsid w:val="0091545D"/>
    <w:rsid w:val="00915DD3"/>
    <w:rsid w:val="00916117"/>
    <w:rsid w:val="00916C42"/>
    <w:rsid w:val="00917578"/>
    <w:rsid w:val="00920964"/>
    <w:rsid w:val="00920C45"/>
    <w:rsid w:val="0092106E"/>
    <w:rsid w:val="009211EC"/>
    <w:rsid w:val="009212CE"/>
    <w:rsid w:val="00921473"/>
    <w:rsid w:val="00921D02"/>
    <w:rsid w:val="00921DF9"/>
    <w:rsid w:val="00922611"/>
    <w:rsid w:val="0092365A"/>
    <w:rsid w:val="00923815"/>
    <w:rsid w:val="00923D09"/>
    <w:rsid w:val="00924291"/>
    <w:rsid w:val="0092525B"/>
    <w:rsid w:val="00925519"/>
    <w:rsid w:val="00925921"/>
    <w:rsid w:val="00926945"/>
    <w:rsid w:val="00926AE6"/>
    <w:rsid w:val="00927DF4"/>
    <w:rsid w:val="00927FB3"/>
    <w:rsid w:val="009300CC"/>
    <w:rsid w:val="0093130E"/>
    <w:rsid w:val="0093138D"/>
    <w:rsid w:val="009315A8"/>
    <w:rsid w:val="00933256"/>
    <w:rsid w:val="009332EE"/>
    <w:rsid w:val="00934453"/>
    <w:rsid w:val="00934AE2"/>
    <w:rsid w:val="00934E48"/>
    <w:rsid w:val="00934E52"/>
    <w:rsid w:val="00934FE4"/>
    <w:rsid w:val="00935784"/>
    <w:rsid w:val="009364A8"/>
    <w:rsid w:val="00936986"/>
    <w:rsid w:val="00936C3F"/>
    <w:rsid w:val="0093737F"/>
    <w:rsid w:val="009379BF"/>
    <w:rsid w:val="009408D7"/>
    <w:rsid w:val="00940BCB"/>
    <w:rsid w:val="009413F8"/>
    <w:rsid w:val="00941A7A"/>
    <w:rsid w:val="00941AB9"/>
    <w:rsid w:val="0094201C"/>
    <w:rsid w:val="0094277C"/>
    <w:rsid w:val="00942BDB"/>
    <w:rsid w:val="00942D37"/>
    <w:rsid w:val="00942EB0"/>
    <w:rsid w:val="00944356"/>
    <w:rsid w:val="00944501"/>
    <w:rsid w:val="00944B8D"/>
    <w:rsid w:val="00945543"/>
    <w:rsid w:val="00945A2C"/>
    <w:rsid w:val="00945D3F"/>
    <w:rsid w:val="00946A0E"/>
    <w:rsid w:val="0094724B"/>
    <w:rsid w:val="00947EA9"/>
    <w:rsid w:val="00950641"/>
    <w:rsid w:val="009507D3"/>
    <w:rsid w:val="00950BBB"/>
    <w:rsid w:val="00951068"/>
    <w:rsid w:val="009535C8"/>
    <w:rsid w:val="00953E4B"/>
    <w:rsid w:val="00953EC3"/>
    <w:rsid w:val="00954093"/>
    <w:rsid w:val="00955348"/>
    <w:rsid w:val="00955492"/>
    <w:rsid w:val="00955BC0"/>
    <w:rsid w:val="009562EF"/>
    <w:rsid w:val="00956CE6"/>
    <w:rsid w:val="0096071C"/>
    <w:rsid w:val="009607CD"/>
    <w:rsid w:val="00961879"/>
    <w:rsid w:val="00961BD8"/>
    <w:rsid w:val="00962EE2"/>
    <w:rsid w:val="00962F8D"/>
    <w:rsid w:val="0096379B"/>
    <w:rsid w:val="009637EB"/>
    <w:rsid w:val="00963926"/>
    <w:rsid w:val="009639E5"/>
    <w:rsid w:val="00963AD0"/>
    <w:rsid w:val="00963B7B"/>
    <w:rsid w:val="0096481A"/>
    <w:rsid w:val="009649FE"/>
    <w:rsid w:val="00964BCD"/>
    <w:rsid w:val="00965EC6"/>
    <w:rsid w:val="00967921"/>
    <w:rsid w:val="00967A44"/>
    <w:rsid w:val="00970571"/>
    <w:rsid w:val="009705A9"/>
    <w:rsid w:val="009708B3"/>
    <w:rsid w:val="00970A73"/>
    <w:rsid w:val="009714E7"/>
    <w:rsid w:val="009716F2"/>
    <w:rsid w:val="0097187A"/>
    <w:rsid w:val="00971B7B"/>
    <w:rsid w:val="0097253F"/>
    <w:rsid w:val="00972CB7"/>
    <w:rsid w:val="00973622"/>
    <w:rsid w:val="00973650"/>
    <w:rsid w:val="009736F8"/>
    <w:rsid w:val="00973A51"/>
    <w:rsid w:val="00973FE1"/>
    <w:rsid w:val="00974183"/>
    <w:rsid w:val="00975068"/>
    <w:rsid w:val="0097548D"/>
    <w:rsid w:val="00975FEB"/>
    <w:rsid w:val="0097672C"/>
    <w:rsid w:val="009767B0"/>
    <w:rsid w:val="009776B4"/>
    <w:rsid w:val="00977B69"/>
    <w:rsid w:val="00980380"/>
    <w:rsid w:val="00980620"/>
    <w:rsid w:val="0098074F"/>
    <w:rsid w:val="00980EEA"/>
    <w:rsid w:val="00981DB6"/>
    <w:rsid w:val="00982429"/>
    <w:rsid w:val="00982BC3"/>
    <w:rsid w:val="00982F51"/>
    <w:rsid w:val="009831A7"/>
    <w:rsid w:val="009834F8"/>
    <w:rsid w:val="00984D53"/>
    <w:rsid w:val="00986328"/>
    <w:rsid w:val="009866FD"/>
    <w:rsid w:val="00986D52"/>
    <w:rsid w:val="00986F09"/>
    <w:rsid w:val="009872C6"/>
    <w:rsid w:val="009875C4"/>
    <w:rsid w:val="00987914"/>
    <w:rsid w:val="00987BEC"/>
    <w:rsid w:val="00987D80"/>
    <w:rsid w:val="009917FA"/>
    <w:rsid w:val="00991A8F"/>
    <w:rsid w:val="00991FDB"/>
    <w:rsid w:val="009928CB"/>
    <w:rsid w:val="00993037"/>
    <w:rsid w:val="009933B3"/>
    <w:rsid w:val="009936CB"/>
    <w:rsid w:val="00993FDB"/>
    <w:rsid w:val="009948EE"/>
    <w:rsid w:val="00994F61"/>
    <w:rsid w:val="009951F3"/>
    <w:rsid w:val="00995B92"/>
    <w:rsid w:val="00995D21"/>
    <w:rsid w:val="00995F8F"/>
    <w:rsid w:val="00996291"/>
    <w:rsid w:val="00997051"/>
    <w:rsid w:val="00997060"/>
    <w:rsid w:val="00997B69"/>
    <w:rsid w:val="009A1411"/>
    <w:rsid w:val="009A1A49"/>
    <w:rsid w:val="009A28E6"/>
    <w:rsid w:val="009A2D93"/>
    <w:rsid w:val="009A4072"/>
    <w:rsid w:val="009A43C4"/>
    <w:rsid w:val="009A4EB8"/>
    <w:rsid w:val="009A56E1"/>
    <w:rsid w:val="009A6271"/>
    <w:rsid w:val="009A6EFE"/>
    <w:rsid w:val="009A7188"/>
    <w:rsid w:val="009B07EB"/>
    <w:rsid w:val="009B0B27"/>
    <w:rsid w:val="009B164E"/>
    <w:rsid w:val="009B1BA1"/>
    <w:rsid w:val="009B2180"/>
    <w:rsid w:val="009B318D"/>
    <w:rsid w:val="009B38B6"/>
    <w:rsid w:val="009B4C64"/>
    <w:rsid w:val="009B58D0"/>
    <w:rsid w:val="009B61A2"/>
    <w:rsid w:val="009B6EFF"/>
    <w:rsid w:val="009B7FEB"/>
    <w:rsid w:val="009C029C"/>
    <w:rsid w:val="009C0408"/>
    <w:rsid w:val="009C0481"/>
    <w:rsid w:val="009C058C"/>
    <w:rsid w:val="009C0B07"/>
    <w:rsid w:val="009C111F"/>
    <w:rsid w:val="009C19CB"/>
    <w:rsid w:val="009C223E"/>
    <w:rsid w:val="009C27BF"/>
    <w:rsid w:val="009C2B33"/>
    <w:rsid w:val="009C2DE2"/>
    <w:rsid w:val="009C2E72"/>
    <w:rsid w:val="009C3DC4"/>
    <w:rsid w:val="009C489D"/>
    <w:rsid w:val="009C5A33"/>
    <w:rsid w:val="009C692F"/>
    <w:rsid w:val="009C6E1B"/>
    <w:rsid w:val="009C7510"/>
    <w:rsid w:val="009C7E86"/>
    <w:rsid w:val="009D0A06"/>
    <w:rsid w:val="009D0F8A"/>
    <w:rsid w:val="009D212B"/>
    <w:rsid w:val="009D2AE1"/>
    <w:rsid w:val="009D38B4"/>
    <w:rsid w:val="009D3A14"/>
    <w:rsid w:val="009D404A"/>
    <w:rsid w:val="009D497A"/>
    <w:rsid w:val="009D4C48"/>
    <w:rsid w:val="009D523A"/>
    <w:rsid w:val="009D716F"/>
    <w:rsid w:val="009D73C3"/>
    <w:rsid w:val="009D7E87"/>
    <w:rsid w:val="009D7F82"/>
    <w:rsid w:val="009E06A5"/>
    <w:rsid w:val="009E0854"/>
    <w:rsid w:val="009E0E3D"/>
    <w:rsid w:val="009E1201"/>
    <w:rsid w:val="009E12E9"/>
    <w:rsid w:val="009E14F9"/>
    <w:rsid w:val="009E1603"/>
    <w:rsid w:val="009E19A7"/>
    <w:rsid w:val="009E2182"/>
    <w:rsid w:val="009E25C2"/>
    <w:rsid w:val="009E3E5A"/>
    <w:rsid w:val="009E49EF"/>
    <w:rsid w:val="009E51BC"/>
    <w:rsid w:val="009E5EFA"/>
    <w:rsid w:val="009E625C"/>
    <w:rsid w:val="009E6D95"/>
    <w:rsid w:val="009E6FED"/>
    <w:rsid w:val="009E71A6"/>
    <w:rsid w:val="009E72AF"/>
    <w:rsid w:val="009E7F3A"/>
    <w:rsid w:val="009F0491"/>
    <w:rsid w:val="009F0B5F"/>
    <w:rsid w:val="009F0BA6"/>
    <w:rsid w:val="009F2B41"/>
    <w:rsid w:val="009F2EAA"/>
    <w:rsid w:val="009F3927"/>
    <w:rsid w:val="009F3B6F"/>
    <w:rsid w:val="009F3F78"/>
    <w:rsid w:val="009F415B"/>
    <w:rsid w:val="009F4405"/>
    <w:rsid w:val="009F4625"/>
    <w:rsid w:val="009F48A9"/>
    <w:rsid w:val="009F4DED"/>
    <w:rsid w:val="009F55B2"/>
    <w:rsid w:val="009F5B22"/>
    <w:rsid w:val="009F5CC1"/>
    <w:rsid w:val="009F62A4"/>
    <w:rsid w:val="009F6469"/>
    <w:rsid w:val="009F67AC"/>
    <w:rsid w:val="009F6828"/>
    <w:rsid w:val="009F7CD1"/>
    <w:rsid w:val="00A00A0D"/>
    <w:rsid w:val="00A00AA0"/>
    <w:rsid w:val="00A00EF8"/>
    <w:rsid w:val="00A017A5"/>
    <w:rsid w:val="00A02832"/>
    <w:rsid w:val="00A02BFB"/>
    <w:rsid w:val="00A035C9"/>
    <w:rsid w:val="00A03DCB"/>
    <w:rsid w:val="00A04ACF"/>
    <w:rsid w:val="00A0504E"/>
    <w:rsid w:val="00A05B4C"/>
    <w:rsid w:val="00A05EC4"/>
    <w:rsid w:val="00A05FF4"/>
    <w:rsid w:val="00A0639E"/>
    <w:rsid w:val="00A06425"/>
    <w:rsid w:val="00A07184"/>
    <w:rsid w:val="00A079DE"/>
    <w:rsid w:val="00A07D24"/>
    <w:rsid w:val="00A103A3"/>
    <w:rsid w:val="00A104CC"/>
    <w:rsid w:val="00A117CF"/>
    <w:rsid w:val="00A121FC"/>
    <w:rsid w:val="00A12617"/>
    <w:rsid w:val="00A12B91"/>
    <w:rsid w:val="00A133DE"/>
    <w:rsid w:val="00A13878"/>
    <w:rsid w:val="00A13FB9"/>
    <w:rsid w:val="00A1413E"/>
    <w:rsid w:val="00A14797"/>
    <w:rsid w:val="00A1491D"/>
    <w:rsid w:val="00A14A7B"/>
    <w:rsid w:val="00A15684"/>
    <w:rsid w:val="00A16A08"/>
    <w:rsid w:val="00A16FF8"/>
    <w:rsid w:val="00A172AC"/>
    <w:rsid w:val="00A172F5"/>
    <w:rsid w:val="00A174B6"/>
    <w:rsid w:val="00A17B37"/>
    <w:rsid w:val="00A20001"/>
    <w:rsid w:val="00A20929"/>
    <w:rsid w:val="00A20C7F"/>
    <w:rsid w:val="00A20FBB"/>
    <w:rsid w:val="00A21C9D"/>
    <w:rsid w:val="00A2258D"/>
    <w:rsid w:val="00A22DAD"/>
    <w:rsid w:val="00A2310B"/>
    <w:rsid w:val="00A231A7"/>
    <w:rsid w:val="00A23C85"/>
    <w:rsid w:val="00A248D7"/>
    <w:rsid w:val="00A2498D"/>
    <w:rsid w:val="00A25BBD"/>
    <w:rsid w:val="00A26826"/>
    <w:rsid w:val="00A2688B"/>
    <w:rsid w:val="00A27085"/>
    <w:rsid w:val="00A271EC"/>
    <w:rsid w:val="00A2751D"/>
    <w:rsid w:val="00A27684"/>
    <w:rsid w:val="00A3070B"/>
    <w:rsid w:val="00A31427"/>
    <w:rsid w:val="00A316C9"/>
    <w:rsid w:val="00A31D7C"/>
    <w:rsid w:val="00A3215D"/>
    <w:rsid w:val="00A36C93"/>
    <w:rsid w:val="00A37416"/>
    <w:rsid w:val="00A376EB"/>
    <w:rsid w:val="00A405EE"/>
    <w:rsid w:val="00A40989"/>
    <w:rsid w:val="00A414A9"/>
    <w:rsid w:val="00A41BDD"/>
    <w:rsid w:val="00A42461"/>
    <w:rsid w:val="00A429CF"/>
    <w:rsid w:val="00A43B16"/>
    <w:rsid w:val="00A44155"/>
    <w:rsid w:val="00A44933"/>
    <w:rsid w:val="00A458DC"/>
    <w:rsid w:val="00A45EF8"/>
    <w:rsid w:val="00A45F35"/>
    <w:rsid w:val="00A466C7"/>
    <w:rsid w:val="00A466FE"/>
    <w:rsid w:val="00A473F7"/>
    <w:rsid w:val="00A47BE5"/>
    <w:rsid w:val="00A50B13"/>
    <w:rsid w:val="00A50B20"/>
    <w:rsid w:val="00A5134A"/>
    <w:rsid w:val="00A5174D"/>
    <w:rsid w:val="00A52351"/>
    <w:rsid w:val="00A532E9"/>
    <w:rsid w:val="00A54F30"/>
    <w:rsid w:val="00A55212"/>
    <w:rsid w:val="00A55271"/>
    <w:rsid w:val="00A5602C"/>
    <w:rsid w:val="00A5612B"/>
    <w:rsid w:val="00A5656A"/>
    <w:rsid w:val="00A56C20"/>
    <w:rsid w:val="00A56F58"/>
    <w:rsid w:val="00A57193"/>
    <w:rsid w:val="00A572D6"/>
    <w:rsid w:val="00A5756D"/>
    <w:rsid w:val="00A579DB"/>
    <w:rsid w:val="00A60FDB"/>
    <w:rsid w:val="00A61F19"/>
    <w:rsid w:val="00A61FAE"/>
    <w:rsid w:val="00A6241C"/>
    <w:rsid w:val="00A62DA9"/>
    <w:rsid w:val="00A63882"/>
    <w:rsid w:val="00A63ED7"/>
    <w:rsid w:val="00A63F70"/>
    <w:rsid w:val="00A644F8"/>
    <w:rsid w:val="00A649A7"/>
    <w:rsid w:val="00A64C94"/>
    <w:rsid w:val="00A6575E"/>
    <w:rsid w:val="00A658E7"/>
    <w:rsid w:val="00A65FC1"/>
    <w:rsid w:val="00A663F2"/>
    <w:rsid w:val="00A666F2"/>
    <w:rsid w:val="00A66912"/>
    <w:rsid w:val="00A66C41"/>
    <w:rsid w:val="00A711E9"/>
    <w:rsid w:val="00A71880"/>
    <w:rsid w:val="00A71A06"/>
    <w:rsid w:val="00A71B4E"/>
    <w:rsid w:val="00A71CBA"/>
    <w:rsid w:val="00A72C16"/>
    <w:rsid w:val="00A74336"/>
    <w:rsid w:val="00A746B0"/>
    <w:rsid w:val="00A74A04"/>
    <w:rsid w:val="00A74DFA"/>
    <w:rsid w:val="00A75168"/>
    <w:rsid w:val="00A75922"/>
    <w:rsid w:val="00A75D5B"/>
    <w:rsid w:val="00A76C33"/>
    <w:rsid w:val="00A77201"/>
    <w:rsid w:val="00A77B05"/>
    <w:rsid w:val="00A81975"/>
    <w:rsid w:val="00A82E5F"/>
    <w:rsid w:val="00A83E19"/>
    <w:rsid w:val="00A8452B"/>
    <w:rsid w:val="00A849BF"/>
    <w:rsid w:val="00A84EFA"/>
    <w:rsid w:val="00A85941"/>
    <w:rsid w:val="00A86A16"/>
    <w:rsid w:val="00A86C7E"/>
    <w:rsid w:val="00A90B2F"/>
    <w:rsid w:val="00A90CD9"/>
    <w:rsid w:val="00A9112A"/>
    <w:rsid w:val="00A91C6E"/>
    <w:rsid w:val="00A91EAD"/>
    <w:rsid w:val="00A91F4E"/>
    <w:rsid w:val="00A92353"/>
    <w:rsid w:val="00A92E32"/>
    <w:rsid w:val="00A92EAD"/>
    <w:rsid w:val="00A932D0"/>
    <w:rsid w:val="00A936DA"/>
    <w:rsid w:val="00A93F9E"/>
    <w:rsid w:val="00A94D44"/>
    <w:rsid w:val="00A950EC"/>
    <w:rsid w:val="00A95AE0"/>
    <w:rsid w:val="00A96558"/>
    <w:rsid w:val="00A9667B"/>
    <w:rsid w:val="00A96CF8"/>
    <w:rsid w:val="00A97743"/>
    <w:rsid w:val="00A97871"/>
    <w:rsid w:val="00A978A1"/>
    <w:rsid w:val="00AA11E2"/>
    <w:rsid w:val="00AA15BD"/>
    <w:rsid w:val="00AA1C16"/>
    <w:rsid w:val="00AA2B87"/>
    <w:rsid w:val="00AA3903"/>
    <w:rsid w:val="00AA3E8F"/>
    <w:rsid w:val="00AA5368"/>
    <w:rsid w:val="00AA54A6"/>
    <w:rsid w:val="00AA5E70"/>
    <w:rsid w:val="00AA5FBC"/>
    <w:rsid w:val="00AA6013"/>
    <w:rsid w:val="00AA61B8"/>
    <w:rsid w:val="00AA6317"/>
    <w:rsid w:val="00AA6D71"/>
    <w:rsid w:val="00AA6E6F"/>
    <w:rsid w:val="00AA773C"/>
    <w:rsid w:val="00AA7903"/>
    <w:rsid w:val="00AA793F"/>
    <w:rsid w:val="00AA7D32"/>
    <w:rsid w:val="00AB052C"/>
    <w:rsid w:val="00AB0809"/>
    <w:rsid w:val="00AB1034"/>
    <w:rsid w:val="00AB1E61"/>
    <w:rsid w:val="00AB269F"/>
    <w:rsid w:val="00AB284B"/>
    <w:rsid w:val="00AB39F7"/>
    <w:rsid w:val="00AB4B7D"/>
    <w:rsid w:val="00AB50C1"/>
    <w:rsid w:val="00AB511F"/>
    <w:rsid w:val="00AB55DF"/>
    <w:rsid w:val="00AB6A32"/>
    <w:rsid w:val="00AB6A68"/>
    <w:rsid w:val="00AB7AB8"/>
    <w:rsid w:val="00AB7CF5"/>
    <w:rsid w:val="00AC223B"/>
    <w:rsid w:val="00AC270C"/>
    <w:rsid w:val="00AC2C6D"/>
    <w:rsid w:val="00AC2D76"/>
    <w:rsid w:val="00AC2FE4"/>
    <w:rsid w:val="00AC31B5"/>
    <w:rsid w:val="00AC3225"/>
    <w:rsid w:val="00AC3971"/>
    <w:rsid w:val="00AC3E74"/>
    <w:rsid w:val="00AC4197"/>
    <w:rsid w:val="00AC462F"/>
    <w:rsid w:val="00AC4C8D"/>
    <w:rsid w:val="00AC4E65"/>
    <w:rsid w:val="00AC5377"/>
    <w:rsid w:val="00AC54CB"/>
    <w:rsid w:val="00AC5524"/>
    <w:rsid w:val="00AC55F3"/>
    <w:rsid w:val="00AC5973"/>
    <w:rsid w:val="00AC5F56"/>
    <w:rsid w:val="00AC5F72"/>
    <w:rsid w:val="00AC60D1"/>
    <w:rsid w:val="00AC61F9"/>
    <w:rsid w:val="00AC62D2"/>
    <w:rsid w:val="00AC6556"/>
    <w:rsid w:val="00AC6A0E"/>
    <w:rsid w:val="00AC6C0D"/>
    <w:rsid w:val="00AC7894"/>
    <w:rsid w:val="00AC7A85"/>
    <w:rsid w:val="00AC7DA3"/>
    <w:rsid w:val="00AD0004"/>
    <w:rsid w:val="00AD01A2"/>
    <w:rsid w:val="00AD02F4"/>
    <w:rsid w:val="00AD083B"/>
    <w:rsid w:val="00AD169B"/>
    <w:rsid w:val="00AD2C37"/>
    <w:rsid w:val="00AD3CBC"/>
    <w:rsid w:val="00AD3D89"/>
    <w:rsid w:val="00AD3FB6"/>
    <w:rsid w:val="00AD52D5"/>
    <w:rsid w:val="00AD555C"/>
    <w:rsid w:val="00AD5D09"/>
    <w:rsid w:val="00AD62B8"/>
    <w:rsid w:val="00AD6BC1"/>
    <w:rsid w:val="00AD7052"/>
    <w:rsid w:val="00AE0477"/>
    <w:rsid w:val="00AE064F"/>
    <w:rsid w:val="00AE091F"/>
    <w:rsid w:val="00AE1CF4"/>
    <w:rsid w:val="00AE1D28"/>
    <w:rsid w:val="00AE264B"/>
    <w:rsid w:val="00AE27DF"/>
    <w:rsid w:val="00AE2CDC"/>
    <w:rsid w:val="00AE352D"/>
    <w:rsid w:val="00AE3C29"/>
    <w:rsid w:val="00AE3CD4"/>
    <w:rsid w:val="00AE3F62"/>
    <w:rsid w:val="00AE4899"/>
    <w:rsid w:val="00AE54EE"/>
    <w:rsid w:val="00AE588C"/>
    <w:rsid w:val="00AE5A10"/>
    <w:rsid w:val="00AE6788"/>
    <w:rsid w:val="00AF080B"/>
    <w:rsid w:val="00AF091E"/>
    <w:rsid w:val="00AF0DAA"/>
    <w:rsid w:val="00AF12FF"/>
    <w:rsid w:val="00AF19CF"/>
    <w:rsid w:val="00AF2DF6"/>
    <w:rsid w:val="00AF3EC5"/>
    <w:rsid w:val="00AF4984"/>
    <w:rsid w:val="00AF4DEB"/>
    <w:rsid w:val="00AF5C23"/>
    <w:rsid w:val="00AF656B"/>
    <w:rsid w:val="00AF6CA3"/>
    <w:rsid w:val="00AF7D00"/>
    <w:rsid w:val="00B00425"/>
    <w:rsid w:val="00B006D1"/>
    <w:rsid w:val="00B00A17"/>
    <w:rsid w:val="00B01C5C"/>
    <w:rsid w:val="00B043A6"/>
    <w:rsid w:val="00B04A13"/>
    <w:rsid w:val="00B05E79"/>
    <w:rsid w:val="00B06368"/>
    <w:rsid w:val="00B06712"/>
    <w:rsid w:val="00B06B56"/>
    <w:rsid w:val="00B06DCB"/>
    <w:rsid w:val="00B1011A"/>
    <w:rsid w:val="00B10EF8"/>
    <w:rsid w:val="00B10F2C"/>
    <w:rsid w:val="00B1113B"/>
    <w:rsid w:val="00B115A1"/>
    <w:rsid w:val="00B12C64"/>
    <w:rsid w:val="00B130D5"/>
    <w:rsid w:val="00B13332"/>
    <w:rsid w:val="00B133C0"/>
    <w:rsid w:val="00B138F8"/>
    <w:rsid w:val="00B1437C"/>
    <w:rsid w:val="00B14F92"/>
    <w:rsid w:val="00B1530C"/>
    <w:rsid w:val="00B15606"/>
    <w:rsid w:val="00B15A16"/>
    <w:rsid w:val="00B16C5C"/>
    <w:rsid w:val="00B178B8"/>
    <w:rsid w:val="00B17CD3"/>
    <w:rsid w:val="00B17F4E"/>
    <w:rsid w:val="00B20E96"/>
    <w:rsid w:val="00B217E1"/>
    <w:rsid w:val="00B21F4D"/>
    <w:rsid w:val="00B23F0E"/>
    <w:rsid w:val="00B2404B"/>
    <w:rsid w:val="00B24564"/>
    <w:rsid w:val="00B24C20"/>
    <w:rsid w:val="00B24F1A"/>
    <w:rsid w:val="00B252D5"/>
    <w:rsid w:val="00B3066F"/>
    <w:rsid w:val="00B30C7A"/>
    <w:rsid w:val="00B311BE"/>
    <w:rsid w:val="00B31BF2"/>
    <w:rsid w:val="00B31C68"/>
    <w:rsid w:val="00B31EC0"/>
    <w:rsid w:val="00B31EF9"/>
    <w:rsid w:val="00B32597"/>
    <w:rsid w:val="00B32902"/>
    <w:rsid w:val="00B339D7"/>
    <w:rsid w:val="00B33E6B"/>
    <w:rsid w:val="00B3476D"/>
    <w:rsid w:val="00B348DA"/>
    <w:rsid w:val="00B3525C"/>
    <w:rsid w:val="00B35D4A"/>
    <w:rsid w:val="00B35F02"/>
    <w:rsid w:val="00B361DB"/>
    <w:rsid w:val="00B36CFF"/>
    <w:rsid w:val="00B37CBE"/>
    <w:rsid w:val="00B40DF2"/>
    <w:rsid w:val="00B40F4F"/>
    <w:rsid w:val="00B42048"/>
    <w:rsid w:val="00B423C1"/>
    <w:rsid w:val="00B43F57"/>
    <w:rsid w:val="00B44524"/>
    <w:rsid w:val="00B452A2"/>
    <w:rsid w:val="00B4604E"/>
    <w:rsid w:val="00B469A1"/>
    <w:rsid w:val="00B47094"/>
    <w:rsid w:val="00B47758"/>
    <w:rsid w:val="00B47782"/>
    <w:rsid w:val="00B50363"/>
    <w:rsid w:val="00B50A3C"/>
    <w:rsid w:val="00B518CB"/>
    <w:rsid w:val="00B5192F"/>
    <w:rsid w:val="00B51DE9"/>
    <w:rsid w:val="00B5232B"/>
    <w:rsid w:val="00B528C6"/>
    <w:rsid w:val="00B52E44"/>
    <w:rsid w:val="00B53827"/>
    <w:rsid w:val="00B54FFC"/>
    <w:rsid w:val="00B55198"/>
    <w:rsid w:val="00B55AA4"/>
    <w:rsid w:val="00B560F2"/>
    <w:rsid w:val="00B56DAC"/>
    <w:rsid w:val="00B603D2"/>
    <w:rsid w:val="00B61F3E"/>
    <w:rsid w:val="00B61FBE"/>
    <w:rsid w:val="00B62417"/>
    <w:rsid w:val="00B62878"/>
    <w:rsid w:val="00B63270"/>
    <w:rsid w:val="00B6385A"/>
    <w:rsid w:val="00B64210"/>
    <w:rsid w:val="00B648C1"/>
    <w:rsid w:val="00B64A56"/>
    <w:rsid w:val="00B64C13"/>
    <w:rsid w:val="00B656D6"/>
    <w:rsid w:val="00B658DD"/>
    <w:rsid w:val="00B65BFC"/>
    <w:rsid w:val="00B661D8"/>
    <w:rsid w:val="00B66C89"/>
    <w:rsid w:val="00B6709A"/>
    <w:rsid w:val="00B7071E"/>
    <w:rsid w:val="00B71016"/>
    <w:rsid w:val="00B714CF"/>
    <w:rsid w:val="00B72399"/>
    <w:rsid w:val="00B7243C"/>
    <w:rsid w:val="00B72A05"/>
    <w:rsid w:val="00B72F59"/>
    <w:rsid w:val="00B7409D"/>
    <w:rsid w:val="00B748D5"/>
    <w:rsid w:val="00B74BDD"/>
    <w:rsid w:val="00B7510D"/>
    <w:rsid w:val="00B751A7"/>
    <w:rsid w:val="00B751B9"/>
    <w:rsid w:val="00B75669"/>
    <w:rsid w:val="00B75A65"/>
    <w:rsid w:val="00B76339"/>
    <w:rsid w:val="00B76BA7"/>
    <w:rsid w:val="00B76D5C"/>
    <w:rsid w:val="00B7741F"/>
    <w:rsid w:val="00B8001A"/>
    <w:rsid w:val="00B80B66"/>
    <w:rsid w:val="00B813BE"/>
    <w:rsid w:val="00B81607"/>
    <w:rsid w:val="00B82449"/>
    <w:rsid w:val="00B83716"/>
    <w:rsid w:val="00B83EE7"/>
    <w:rsid w:val="00B84372"/>
    <w:rsid w:val="00B84525"/>
    <w:rsid w:val="00B85947"/>
    <w:rsid w:val="00B85FE1"/>
    <w:rsid w:val="00B86360"/>
    <w:rsid w:val="00B86E49"/>
    <w:rsid w:val="00B8735E"/>
    <w:rsid w:val="00B87479"/>
    <w:rsid w:val="00B87865"/>
    <w:rsid w:val="00B8797F"/>
    <w:rsid w:val="00B87F08"/>
    <w:rsid w:val="00B90526"/>
    <w:rsid w:val="00B91633"/>
    <w:rsid w:val="00B92533"/>
    <w:rsid w:val="00B92B79"/>
    <w:rsid w:val="00B92C62"/>
    <w:rsid w:val="00B935C4"/>
    <w:rsid w:val="00B93FD1"/>
    <w:rsid w:val="00B944A9"/>
    <w:rsid w:val="00B9471A"/>
    <w:rsid w:val="00B948C3"/>
    <w:rsid w:val="00B94D3E"/>
    <w:rsid w:val="00B95C7A"/>
    <w:rsid w:val="00B9618B"/>
    <w:rsid w:val="00B96777"/>
    <w:rsid w:val="00B96B43"/>
    <w:rsid w:val="00B96BBC"/>
    <w:rsid w:val="00B970AF"/>
    <w:rsid w:val="00B9728C"/>
    <w:rsid w:val="00BA02BF"/>
    <w:rsid w:val="00BA05AD"/>
    <w:rsid w:val="00BA10EF"/>
    <w:rsid w:val="00BA1DE9"/>
    <w:rsid w:val="00BA1F9E"/>
    <w:rsid w:val="00BA2148"/>
    <w:rsid w:val="00BA2D39"/>
    <w:rsid w:val="00BA2EB3"/>
    <w:rsid w:val="00BA3027"/>
    <w:rsid w:val="00BA3160"/>
    <w:rsid w:val="00BA377D"/>
    <w:rsid w:val="00BA4037"/>
    <w:rsid w:val="00BA417B"/>
    <w:rsid w:val="00BA41AF"/>
    <w:rsid w:val="00BA53CC"/>
    <w:rsid w:val="00BA580B"/>
    <w:rsid w:val="00BA6926"/>
    <w:rsid w:val="00BA6974"/>
    <w:rsid w:val="00BA75EF"/>
    <w:rsid w:val="00BA7AB6"/>
    <w:rsid w:val="00BA7EB7"/>
    <w:rsid w:val="00BB04EB"/>
    <w:rsid w:val="00BB0996"/>
    <w:rsid w:val="00BB0C1C"/>
    <w:rsid w:val="00BB0F25"/>
    <w:rsid w:val="00BB1098"/>
    <w:rsid w:val="00BB1652"/>
    <w:rsid w:val="00BB1728"/>
    <w:rsid w:val="00BB1A94"/>
    <w:rsid w:val="00BB1E28"/>
    <w:rsid w:val="00BB1FE0"/>
    <w:rsid w:val="00BB2550"/>
    <w:rsid w:val="00BB3565"/>
    <w:rsid w:val="00BB38FF"/>
    <w:rsid w:val="00BB3D25"/>
    <w:rsid w:val="00BB404C"/>
    <w:rsid w:val="00BB4096"/>
    <w:rsid w:val="00BB4907"/>
    <w:rsid w:val="00BB496F"/>
    <w:rsid w:val="00BB5D9D"/>
    <w:rsid w:val="00BB6032"/>
    <w:rsid w:val="00BB629A"/>
    <w:rsid w:val="00BB6986"/>
    <w:rsid w:val="00BB69E4"/>
    <w:rsid w:val="00BB6EF9"/>
    <w:rsid w:val="00BB6F9E"/>
    <w:rsid w:val="00BB7B05"/>
    <w:rsid w:val="00BC01AD"/>
    <w:rsid w:val="00BC0F95"/>
    <w:rsid w:val="00BC2831"/>
    <w:rsid w:val="00BC2BC4"/>
    <w:rsid w:val="00BC2F1C"/>
    <w:rsid w:val="00BC32AE"/>
    <w:rsid w:val="00BC3586"/>
    <w:rsid w:val="00BC36E6"/>
    <w:rsid w:val="00BC4126"/>
    <w:rsid w:val="00BC48CE"/>
    <w:rsid w:val="00BC5053"/>
    <w:rsid w:val="00BC5225"/>
    <w:rsid w:val="00BC53A8"/>
    <w:rsid w:val="00BC59EC"/>
    <w:rsid w:val="00BC5F7B"/>
    <w:rsid w:val="00BC67F0"/>
    <w:rsid w:val="00BC736C"/>
    <w:rsid w:val="00BD010C"/>
    <w:rsid w:val="00BD0546"/>
    <w:rsid w:val="00BD09C4"/>
    <w:rsid w:val="00BD144C"/>
    <w:rsid w:val="00BD14F6"/>
    <w:rsid w:val="00BD1E2B"/>
    <w:rsid w:val="00BD23B0"/>
    <w:rsid w:val="00BD29F3"/>
    <w:rsid w:val="00BD3F21"/>
    <w:rsid w:val="00BD44C5"/>
    <w:rsid w:val="00BD47D3"/>
    <w:rsid w:val="00BD4D63"/>
    <w:rsid w:val="00BD536B"/>
    <w:rsid w:val="00BD578C"/>
    <w:rsid w:val="00BD5A2E"/>
    <w:rsid w:val="00BD6044"/>
    <w:rsid w:val="00BD635F"/>
    <w:rsid w:val="00BD642A"/>
    <w:rsid w:val="00BD6C17"/>
    <w:rsid w:val="00BD6CBA"/>
    <w:rsid w:val="00BD6F3B"/>
    <w:rsid w:val="00BD7398"/>
    <w:rsid w:val="00BE06AA"/>
    <w:rsid w:val="00BE0A66"/>
    <w:rsid w:val="00BE15A8"/>
    <w:rsid w:val="00BE253E"/>
    <w:rsid w:val="00BE29BB"/>
    <w:rsid w:val="00BE3B36"/>
    <w:rsid w:val="00BE466C"/>
    <w:rsid w:val="00BE55C9"/>
    <w:rsid w:val="00BE56C2"/>
    <w:rsid w:val="00BE6151"/>
    <w:rsid w:val="00BE6201"/>
    <w:rsid w:val="00BE6606"/>
    <w:rsid w:val="00BE6689"/>
    <w:rsid w:val="00BE70AB"/>
    <w:rsid w:val="00BE7C43"/>
    <w:rsid w:val="00BF02F3"/>
    <w:rsid w:val="00BF08F2"/>
    <w:rsid w:val="00BF0E9F"/>
    <w:rsid w:val="00BF131C"/>
    <w:rsid w:val="00BF14D1"/>
    <w:rsid w:val="00BF1612"/>
    <w:rsid w:val="00BF222C"/>
    <w:rsid w:val="00BF273B"/>
    <w:rsid w:val="00BF29CF"/>
    <w:rsid w:val="00BF2BF3"/>
    <w:rsid w:val="00BF2D5C"/>
    <w:rsid w:val="00BF2E59"/>
    <w:rsid w:val="00BF30B8"/>
    <w:rsid w:val="00BF3AE3"/>
    <w:rsid w:val="00BF3D32"/>
    <w:rsid w:val="00BF4514"/>
    <w:rsid w:val="00BF487F"/>
    <w:rsid w:val="00BF4C14"/>
    <w:rsid w:val="00BF57A6"/>
    <w:rsid w:val="00BF58C6"/>
    <w:rsid w:val="00BF7BA3"/>
    <w:rsid w:val="00C00E7E"/>
    <w:rsid w:val="00C010F1"/>
    <w:rsid w:val="00C02327"/>
    <w:rsid w:val="00C03024"/>
    <w:rsid w:val="00C048C7"/>
    <w:rsid w:val="00C0563B"/>
    <w:rsid w:val="00C056B3"/>
    <w:rsid w:val="00C06007"/>
    <w:rsid w:val="00C068D5"/>
    <w:rsid w:val="00C0695D"/>
    <w:rsid w:val="00C06CEA"/>
    <w:rsid w:val="00C10AE0"/>
    <w:rsid w:val="00C1184E"/>
    <w:rsid w:val="00C11A9B"/>
    <w:rsid w:val="00C11C0A"/>
    <w:rsid w:val="00C11FF0"/>
    <w:rsid w:val="00C1212A"/>
    <w:rsid w:val="00C132B0"/>
    <w:rsid w:val="00C13B8D"/>
    <w:rsid w:val="00C13E6F"/>
    <w:rsid w:val="00C14380"/>
    <w:rsid w:val="00C14742"/>
    <w:rsid w:val="00C147C6"/>
    <w:rsid w:val="00C149F2"/>
    <w:rsid w:val="00C156EB"/>
    <w:rsid w:val="00C16BCF"/>
    <w:rsid w:val="00C17A08"/>
    <w:rsid w:val="00C17B4A"/>
    <w:rsid w:val="00C21453"/>
    <w:rsid w:val="00C2150D"/>
    <w:rsid w:val="00C216F7"/>
    <w:rsid w:val="00C22986"/>
    <w:rsid w:val="00C22A6D"/>
    <w:rsid w:val="00C23345"/>
    <w:rsid w:val="00C23DF2"/>
    <w:rsid w:val="00C24083"/>
    <w:rsid w:val="00C24CC7"/>
    <w:rsid w:val="00C2582B"/>
    <w:rsid w:val="00C26214"/>
    <w:rsid w:val="00C265A8"/>
    <w:rsid w:val="00C26F34"/>
    <w:rsid w:val="00C30DBE"/>
    <w:rsid w:val="00C3101C"/>
    <w:rsid w:val="00C31B75"/>
    <w:rsid w:val="00C31C2C"/>
    <w:rsid w:val="00C31EF6"/>
    <w:rsid w:val="00C32083"/>
    <w:rsid w:val="00C32EE2"/>
    <w:rsid w:val="00C33118"/>
    <w:rsid w:val="00C334F1"/>
    <w:rsid w:val="00C34848"/>
    <w:rsid w:val="00C34DD4"/>
    <w:rsid w:val="00C3516D"/>
    <w:rsid w:val="00C357E2"/>
    <w:rsid w:val="00C359F1"/>
    <w:rsid w:val="00C35A71"/>
    <w:rsid w:val="00C35BFF"/>
    <w:rsid w:val="00C36285"/>
    <w:rsid w:val="00C366AD"/>
    <w:rsid w:val="00C36787"/>
    <w:rsid w:val="00C368C0"/>
    <w:rsid w:val="00C36A9D"/>
    <w:rsid w:val="00C36CC5"/>
    <w:rsid w:val="00C36F19"/>
    <w:rsid w:val="00C37736"/>
    <w:rsid w:val="00C37833"/>
    <w:rsid w:val="00C402D1"/>
    <w:rsid w:val="00C41177"/>
    <w:rsid w:val="00C41D75"/>
    <w:rsid w:val="00C42859"/>
    <w:rsid w:val="00C428BF"/>
    <w:rsid w:val="00C4375D"/>
    <w:rsid w:val="00C440D9"/>
    <w:rsid w:val="00C44769"/>
    <w:rsid w:val="00C447F7"/>
    <w:rsid w:val="00C44B37"/>
    <w:rsid w:val="00C44EB5"/>
    <w:rsid w:val="00C458C3"/>
    <w:rsid w:val="00C4623A"/>
    <w:rsid w:val="00C46BB5"/>
    <w:rsid w:val="00C4743D"/>
    <w:rsid w:val="00C47629"/>
    <w:rsid w:val="00C47EBB"/>
    <w:rsid w:val="00C5034E"/>
    <w:rsid w:val="00C503B0"/>
    <w:rsid w:val="00C508C3"/>
    <w:rsid w:val="00C52632"/>
    <w:rsid w:val="00C5309B"/>
    <w:rsid w:val="00C53606"/>
    <w:rsid w:val="00C53C55"/>
    <w:rsid w:val="00C5412F"/>
    <w:rsid w:val="00C5519F"/>
    <w:rsid w:val="00C55540"/>
    <w:rsid w:val="00C55796"/>
    <w:rsid w:val="00C56A3F"/>
    <w:rsid w:val="00C56A98"/>
    <w:rsid w:val="00C57790"/>
    <w:rsid w:val="00C600AC"/>
    <w:rsid w:val="00C606D8"/>
    <w:rsid w:val="00C60779"/>
    <w:rsid w:val="00C60BF9"/>
    <w:rsid w:val="00C60E00"/>
    <w:rsid w:val="00C615D2"/>
    <w:rsid w:val="00C61748"/>
    <w:rsid w:val="00C618B0"/>
    <w:rsid w:val="00C61B3C"/>
    <w:rsid w:val="00C61C18"/>
    <w:rsid w:val="00C62336"/>
    <w:rsid w:val="00C6234E"/>
    <w:rsid w:val="00C623BD"/>
    <w:rsid w:val="00C62AC7"/>
    <w:rsid w:val="00C62E29"/>
    <w:rsid w:val="00C639B0"/>
    <w:rsid w:val="00C63ADA"/>
    <w:rsid w:val="00C641A1"/>
    <w:rsid w:val="00C64D85"/>
    <w:rsid w:val="00C64EF1"/>
    <w:rsid w:val="00C6667A"/>
    <w:rsid w:val="00C668F4"/>
    <w:rsid w:val="00C66B03"/>
    <w:rsid w:val="00C67D2B"/>
    <w:rsid w:val="00C67F03"/>
    <w:rsid w:val="00C702DD"/>
    <w:rsid w:val="00C71F63"/>
    <w:rsid w:val="00C722A1"/>
    <w:rsid w:val="00C72D7F"/>
    <w:rsid w:val="00C73437"/>
    <w:rsid w:val="00C7446A"/>
    <w:rsid w:val="00C74BF9"/>
    <w:rsid w:val="00C75798"/>
    <w:rsid w:val="00C75A4B"/>
    <w:rsid w:val="00C75D8B"/>
    <w:rsid w:val="00C760A3"/>
    <w:rsid w:val="00C76370"/>
    <w:rsid w:val="00C80826"/>
    <w:rsid w:val="00C81D84"/>
    <w:rsid w:val="00C82BBE"/>
    <w:rsid w:val="00C8345F"/>
    <w:rsid w:val="00C838A6"/>
    <w:rsid w:val="00C8450F"/>
    <w:rsid w:val="00C84824"/>
    <w:rsid w:val="00C85682"/>
    <w:rsid w:val="00C85A0F"/>
    <w:rsid w:val="00C85F3B"/>
    <w:rsid w:val="00C865DB"/>
    <w:rsid w:val="00C86E83"/>
    <w:rsid w:val="00C87B88"/>
    <w:rsid w:val="00C9167F"/>
    <w:rsid w:val="00C937F7"/>
    <w:rsid w:val="00C93B6A"/>
    <w:rsid w:val="00C93BBA"/>
    <w:rsid w:val="00C94D86"/>
    <w:rsid w:val="00C95140"/>
    <w:rsid w:val="00C95C0E"/>
    <w:rsid w:val="00C95DE0"/>
    <w:rsid w:val="00C95EA7"/>
    <w:rsid w:val="00C969CE"/>
    <w:rsid w:val="00C97AFC"/>
    <w:rsid w:val="00C97F1B"/>
    <w:rsid w:val="00CA01CC"/>
    <w:rsid w:val="00CA15EA"/>
    <w:rsid w:val="00CA17AC"/>
    <w:rsid w:val="00CA1A05"/>
    <w:rsid w:val="00CA1B43"/>
    <w:rsid w:val="00CA23FA"/>
    <w:rsid w:val="00CA27FC"/>
    <w:rsid w:val="00CA2A81"/>
    <w:rsid w:val="00CA3891"/>
    <w:rsid w:val="00CA405A"/>
    <w:rsid w:val="00CA465A"/>
    <w:rsid w:val="00CA4905"/>
    <w:rsid w:val="00CA5171"/>
    <w:rsid w:val="00CA53C3"/>
    <w:rsid w:val="00CA6619"/>
    <w:rsid w:val="00CA7085"/>
    <w:rsid w:val="00CA76E4"/>
    <w:rsid w:val="00CA7828"/>
    <w:rsid w:val="00CA7D81"/>
    <w:rsid w:val="00CA7F3F"/>
    <w:rsid w:val="00CB02CA"/>
    <w:rsid w:val="00CB106A"/>
    <w:rsid w:val="00CB1124"/>
    <w:rsid w:val="00CB1791"/>
    <w:rsid w:val="00CB1EBD"/>
    <w:rsid w:val="00CB22B8"/>
    <w:rsid w:val="00CB2AFE"/>
    <w:rsid w:val="00CB2F3F"/>
    <w:rsid w:val="00CB32ED"/>
    <w:rsid w:val="00CB3A6A"/>
    <w:rsid w:val="00CB40A1"/>
    <w:rsid w:val="00CB53AF"/>
    <w:rsid w:val="00CB5E00"/>
    <w:rsid w:val="00CB68AF"/>
    <w:rsid w:val="00CB6BE5"/>
    <w:rsid w:val="00CB7D6E"/>
    <w:rsid w:val="00CC009B"/>
    <w:rsid w:val="00CC0A79"/>
    <w:rsid w:val="00CC2583"/>
    <w:rsid w:val="00CC2604"/>
    <w:rsid w:val="00CC2A46"/>
    <w:rsid w:val="00CC388F"/>
    <w:rsid w:val="00CC4EBD"/>
    <w:rsid w:val="00CC545C"/>
    <w:rsid w:val="00CC5672"/>
    <w:rsid w:val="00CC5C6D"/>
    <w:rsid w:val="00CC6A78"/>
    <w:rsid w:val="00CC6AED"/>
    <w:rsid w:val="00CC6D3C"/>
    <w:rsid w:val="00CC7BB9"/>
    <w:rsid w:val="00CC7F7C"/>
    <w:rsid w:val="00CC7FE8"/>
    <w:rsid w:val="00CD0F08"/>
    <w:rsid w:val="00CD0FE6"/>
    <w:rsid w:val="00CD10B3"/>
    <w:rsid w:val="00CD1ADA"/>
    <w:rsid w:val="00CD1FAF"/>
    <w:rsid w:val="00CD2829"/>
    <w:rsid w:val="00CD2B63"/>
    <w:rsid w:val="00CD317B"/>
    <w:rsid w:val="00CD31B8"/>
    <w:rsid w:val="00CD34BA"/>
    <w:rsid w:val="00CD3591"/>
    <w:rsid w:val="00CD36B4"/>
    <w:rsid w:val="00CD3737"/>
    <w:rsid w:val="00CD39A9"/>
    <w:rsid w:val="00CD4934"/>
    <w:rsid w:val="00CD4A73"/>
    <w:rsid w:val="00CD6B70"/>
    <w:rsid w:val="00CD6C46"/>
    <w:rsid w:val="00CD7203"/>
    <w:rsid w:val="00CE04DE"/>
    <w:rsid w:val="00CE07A3"/>
    <w:rsid w:val="00CE0944"/>
    <w:rsid w:val="00CE0E66"/>
    <w:rsid w:val="00CE224E"/>
    <w:rsid w:val="00CE2C36"/>
    <w:rsid w:val="00CE38A9"/>
    <w:rsid w:val="00CE38BD"/>
    <w:rsid w:val="00CE3AAE"/>
    <w:rsid w:val="00CE3AE2"/>
    <w:rsid w:val="00CE4089"/>
    <w:rsid w:val="00CE4CBD"/>
    <w:rsid w:val="00CE5004"/>
    <w:rsid w:val="00CE5225"/>
    <w:rsid w:val="00CE5432"/>
    <w:rsid w:val="00CE5514"/>
    <w:rsid w:val="00CE6DC3"/>
    <w:rsid w:val="00CE777E"/>
    <w:rsid w:val="00CE7F36"/>
    <w:rsid w:val="00CF1FBE"/>
    <w:rsid w:val="00CF21AF"/>
    <w:rsid w:val="00CF2BC0"/>
    <w:rsid w:val="00CF2F5B"/>
    <w:rsid w:val="00CF3E0B"/>
    <w:rsid w:val="00CF3E1A"/>
    <w:rsid w:val="00CF4065"/>
    <w:rsid w:val="00CF70B8"/>
    <w:rsid w:val="00CF72EA"/>
    <w:rsid w:val="00CF74C5"/>
    <w:rsid w:val="00CF7A3D"/>
    <w:rsid w:val="00CF7B1D"/>
    <w:rsid w:val="00D00096"/>
    <w:rsid w:val="00D00701"/>
    <w:rsid w:val="00D00829"/>
    <w:rsid w:val="00D009D9"/>
    <w:rsid w:val="00D00ABA"/>
    <w:rsid w:val="00D00B50"/>
    <w:rsid w:val="00D010A2"/>
    <w:rsid w:val="00D01843"/>
    <w:rsid w:val="00D01CF0"/>
    <w:rsid w:val="00D01D94"/>
    <w:rsid w:val="00D025AE"/>
    <w:rsid w:val="00D03CB7"/>
    <w:rsid w:val="00D03D11"/>
    <w:rsid w:val="00D04E51"/>
    <w:rsid w:val="00D06148"/>
    <w:rsid w:val="00D06829"/>
    <w:rsid w:val="00D06ADA"/>
    <w:rsid w:val="00D06C91"/>
    <w:rsid w:val="00D071B3"/>
    <w:rsid w:val="00D07D5A"/>
    <w:rsid w:val="00D07F6A"/>
    <w:rsid w:val="00D10972"/>
    <w:rsid w:val="00D109E6"/>
    <w:rsid w:val="00D11770"/>
    <w:rsid w:val="00D11A64"/>
    <w:rsid w:val="00D11BF2"/>
    <w:rsid w:val="00D11D38"/>
    <w:rsid w:val="00D127F3"/>
    <w:rsid w:val="00D134F8"/>
    <w:rsid w:val="00D14666"/>
    <w:rsid w:val="00D14DFD"/>
    <w:rsid w:val="00D153C9"/>
    <w:rsid w:val="00D15693"/>
    <w:rsid w:val="00D159D2"/>
    <w:rsid w:val="00D179DA"/>
    <w:rsid w:val="00D17CBB"/>
    <w:rsid w:val="00D20BD3"/>
    <w:rsid w:val="00D21A5C"/>
    <w:rsid w:val="00D21F75"/>
    <w:rsid w:val="00D22160"/>
    <w:rsid w:val="00D2243D"/>
    <w:rsid w:val="00D225B8"/>
    <w:rsid w:val="00D2290E"/>
    <w:rsid w:val="00D22DAA"/>
    <w:rsid w:val="00D22DCA"/>
    <w:rsid w:val="00D22FB0"/>
    <w:rsid w:val="00D23628"/>
    <w:rsid w:val="00D23F9D"/>
    <w:rsid w:val="00D23FF0"/>
    <w:rsid w:val="00D24102"/>
    <w:rsid w:val="00D244A1"/>
    <w:rsid w:val="00D2467F"/>
    <w:rsid w:val="00D253C8"/>
    <w:rsid w:val="00D25466"/>
    <w:rsid w:val="00D2561B"/>
    <w:rsid w:val="00D260A7"/>
    <w:rsid w:val="00D272C5"/>
    <w:rsid w:val="00D2740E"/>
    <w:rsid w:val="00D27CA8"/>
    <w:rsid w:val="00D3017C"/>
    <w:rsid w:val="00D3145E"/>
    <w:rsid w:val="00D3195E"/>
    <w:rsid w:val="00D31B6E"/>
    <w:rsid w:val="00D3298B"/>
    <w:rsid w:val="00D32CDF"/>
    <w:rsid w:val="00D32D44"/>
    <w:rsid w:val="00D33060"/>
    <w:rsid w:val="00D3401F"/>
    <w:rsid w:val="00D35479"/>
    <w:rsid w:val="00D3610A"/>
    <w:rsid w:val="00D36C8B"/>
    <w:rsid w:val="00D372EB"/>
    <w:rsid w:val="00D403CE"/>
    <w:rsid w:val="00D4127D"/>
    <w:rsid w:val="00D41A4E"/>
    <w:rsid w:val="00D41D69"/>
    <w:rsid w:val="00D423E7"/>
    <w:rsid w:val="00D42710"/>
    <w:rsid w:val="00D42BA5"/>
    <w:rsid w:val="00D42F02"/>
    <w:rsid w:val="00D4358F"/>
    <w:rsid w:val="00D441B6"/>
    <w:rsid w:val="00D44AC3"/>
    <w:rsid w:val="00D44E8E"/>
    <w:rsid w:val="00D455A1"/>
    <w:rsid w:val="00D46105"/>
    <w:rsid w:val="00D47360"/>
    <w:rsid w:val="00D4767F"/>
    <w:rsid w:val="00D47A94"/>
    <w:rsid w:val="00D505E8"/>
    <w:rsid w:val="00D50906"/>
    <w:rsid w:val="00D50DDA"/>
    <w:rsid w:val="00D51100"/>
    <w:rsid w:val="00D518D1"/>
    <w:rsid w:val="00D52155"/>
    <w:rsid w:val="00D544DB"/>
    <w:rsid w:val="00D55489"/>
    <w:rsid w:val="00D555BA"/>
    <w:rsid w:val="00D555C8"/>
    <w:rsid w:val="00D55FFE"/>
    <w:rsid w:val="00D5637A"/>
    <w:rsid w:val="00D5694F"/>
    <w:rsid w:val="00D5799E"/>
    <w:rsid w:val="00D57A23"/>
    <w:rsid w:val="00D6061A"/>
    <w:rsid w:val="00D609E0"/>
    <w:rsid w:val="00D617F0"/>
    <w:rsid w:val="00D621C0"/>
    <w:rsid w:val="00D63811"/>
    <w:rsid w:val="00D63A09"/>
    <w:rsid w:val="00D63D7A"/>
    <w:rsid w:val="00D642F7"/>
    <w:rsid w:val="00D645A7"/>
    <w:rsid w:val="00D656BD"/>
    <w:rsid w:val="00D65C55"/>
    <w:rsid w:val="00D65EC2"/>
    <w:rsid w:val="00D66798"/>
    <w:rsid w:val="00D6698D"/>
    <w:rsid w:val="00D6740E"/>
    <w:rsid w:val="00D67C86"/>
    <w:rsid w:val="00D70371"/>
    <w:rsid w:val="00D7122E"/>
    <w:rsid w:val="00D7289F"/>
    <w:rsid w:val="00D738EE"/>
    <w:rsid w:val="00D747E9"/>
    <w:rsid w:val="00D74E61"/>
    <w:rsid w:val="00D75AAE"/>
    <w:rsid w:val="00D7659B"/>
    <w:rsid w:val="00D76615"/>
    <w:rsid w:val="00D76629"/>
    <w:rsid w:val="00D76B94"/>
    <w:rsid w:val="00D76E31"/>
    <w:rsid w:val="00D778CD"/>
    <w:rsid w:val="00D800C0"/>
    <w:rsid w:val="00D8018D"/>
    <w:rsid w:val="00D80390"/>
    <w:rsid w:val="00D805CF"/>
    <w:rsid w:val="00D81288"/>
    <w:rsid w:val="00D81464"/>
    <w:rsid w:val="00D81D30"/>
    <w:rsid w:val="00D81FF8"/>
    <w:rsid w:val="00D8205A"/>
    <w:rsid w:val="00D827DD"/>
    <w:rsid w:val="00D8281A"/>
    <w:rsid w:val="00D82CB2"/>
    <w:rsid w:val="00D8373F"/>
    <w:rsid w:val="00D843B3"/>
    <w:rsid w:val="00D84D07"/>
    <w:rsid w:val="00D84D67"/>
    <w:rsid w:val="00D8695D"/>
    <w:rsid w:val="00D87EBB"/>
    <w:rsid w:val="00D90313"/>
    <w:rsid w:val="00D903CC"/>
    <w:rsid w:val="00D9087B"/>
    <w:rsid w:val="00D90C62"/>
    <w:rsid w:val="00D90F68"/>
    <w:rsid w:val="00D91101"/>
    <w:rsid w:val="00D91FA2"/>
    <w:rsid w:val="00D922B1"/>
    <w:rsid w:val="00D93CD8"/>
    <w:rsid w:val="00D94407"/>
    <w:rsid w:val="00D953F3"/>
    <w:rsid w:val="00D95934"/>
    <w:rsid w:val="00D95EC7"/>
    <w:rsid w:val="00D960E1"/>
    <w:rsid w:val="00D962C6"/>
    <w:rsid w:val="00DA0313"/>
    <w:rsid w:val="00DA14CA"/>
    <w:rsid w:val="00DA2818"/>
    <w:rsid w:val="00DA30C0"/>
    <w:rsid w:val="00DA398C"/>
    <w:rsid w:val="00DA3B38"/>
    <w:rsid w:val="00DA46DC"/>
    <w:rsid w:val="00DA51B2"/>
    <w:rsid w:val="00DA58A5"/>
    <w:rsid w:val="00DA5F36"/>
    <w:rsid w:val="00DA6883"/>
    <w:rsid w:val="00DA7088"/>
    <w:rsid w:val="00DA728A"/>
    <w:rsid w:val="00DA72C4"/>
    <w:rsid w:val="00DA7D50"/>
    <w:rsid w:val="00DB0522"/>
    <w:rsid w:val="00DB1522"/>
    <w:rsid w:val="00DB1D9A"/>
    <w:rsid w:val="00DB20E1"/>
    <w:rsid w:val="00DB2EC5"/>
    <w:rsid w:val="00DB33AD"/>
    <w:rsid w:val="00DB50B9"/>
    <w:rsid w:val="00DB5E90"/>
    <w:rsid w:val="00DB6283"/>
    <w:rsid w:val="00DB6F4F"/>
    <w:rsid w:val="00DC0C2B"/>
    <w:rsid w:val="00DC0FDA"/>
    <w:rsid w:val="00DC19D9"/>
    <w:rsid w:val="00DC1D2A"/>
    <w:rsid w:val="00DC2BCC"/>
    <w:rsid w:val="00DC2C2A"/>
    <w:rsid w:val="00DC2DA2"/>
    <w:rsid w:val="00DC3155"/>
    <w:rsid w:val="00DC4682"/>
    <w:rsid w:val="00DC5063"/>
    <w:rsid w:val="00DC5385"/>
    <w:rsid w:val="00DC53A0"/>
    <w:rsid w:val="00DC60A0"/>
    <w:rsid w:val="00DC7273"/>
    <w:rsid w:val="00DC7C8F"/>
    <w:rsid w:val="00DD0309"/>
    <w:rsid w:val="00DD0348"/>
    <w:rsid w:val="00DD16D6"/>
    <w:rsid w:val="00DD174C"/>
    <w:rsid w:val="00DD1EA1"/>
    <w:rsid w:val="00DD2110"/>
    <w:rsid w:val="00DD26FC"/>
    <w:rsid w:val="00DD29E1"/>
    <w:rsid w:val="00DD349B"/>
    <w:rsid w:val="00DD3AAF"/>
    <w:rsid w:val="00DD47E3"/>
    <w:rsid w:val="00DD4E95"/>
    <w:rsid w:val="00DD4EEA"/>
    <w:rsid w:val="00DD5041"/>
    <w:rsid w:val="00DD5C7B"/>
    <w:rsid w:val="00DD6EC4"/>
    <w:rsid w:val="00DD7558"/>
    <w:rsid w:val="00DD763D"/>
    <w:rsid w:val="00DD790C"/>
    <w:rsid w:val="00DD7945"/>
    <w:rsid w:val="00DE0215"/>
    <w:rsid w:val="00DE0483"/>
    <w:rsid w:val="00DE07E5"/>
    <w:rsid w:val="00DE08B9"/>
    <w:rsid w:val="00DE1055"/>
    <w:rsid w:val="00DE1C48"/>
    <w:rsid w:val="00DE267C"/>
    <w:rsid w:val="00DE33D2"/>
    <w:rsid w:val="00DE37A4"/>
    <w:rsid w:val="00DE4019"/>
    <w:rsid w:val="00DE47C4"/>
    <w:rsid w:val="00DE4D3E"/>
    <w:rsid w:val="00DE56A0"/>
    <w:rsid w:val="00DE5724"/>
    <w:rsid w:val="00DE5D93"/>
    <w:rsid w:val="00DE5E91"/>
    <w:rsid w:val="00DE5F41"/>
    <w:rsid w:val="00DE5F8E"/>
    <w:rsid w:val="00DE6C42"/>
    <w:rsid w:val="00DE7656"/>
    <w:rsid w:val="00DF0DC4"/>
    <w:rsid w:val="00DF0E75"/>
    <w:rsid w:val="00DF11DF"/>
    <w:rsid w:val="00DF1703"/>
    <w:rsid w:val="00DF1EC0"/>
    <w:rsid w:val="00DF1EEF"/>
    <w:rsid w:val="00DF1FB7"/>
    <w:rsid w:val="00DF339A"/>
    <w:rsid w:val="00DF367E"/>
    <w:rsid w:val="00DF3F5D"/>
    <w:rsid w:val="00DF43D4"/>
    <w:rsid w:val="00DF4452"/>
    <w:rsid w:val="00DF48F3"/>
    <w:rsid w:val="00DF4E9E"/>
    <w:rsid w:val="00DF5A53"/>
    <w:rsid w:val="00DF5F7F"/>
    <w:rsid w:val="00DF6BCD"/>
    <w:rsid w:val="00DF6CD6"/>
    <w:rsid w:val="00DF6FD0"/>
    <w:rsid w:val="00DF7273"/>
    <w:rsid w:val="00DF736A"/>
    <w:rsid w:val="00E00051"/>
    <w:rsid w:val="00E00455"/>
    <w:rsid w:val="00E007BA"/>
    <w:rsid w:val="00E012C4"/>
    <w:rsid w:val="00E01809"/>
    <w:rsid w:val="00E02652"/>
    <w:rsid w:val="00E02909"/>
    <w:rsid w:val="00E029D6"/>
    <w:rsid w:val="00E02B3E"/>
    <w:rsid w:val="00E03098"/>
    <w:rsid w:val="00E03949"/>
    <w:rsid w:val="00E039E1"/>
    <w:rsid w:val="00E03C0E"/>
    <w:rsid w:val="00E04ECF"/>
    <w:rsid w:val="00E0512C"/>
    <w:rsid w:val="00E052A7"/>
    <w:rsid w:val="00E052AF"/>
    <w:rsid w:val="00E05E8D"/>
    <w:rsid w:val="00E06261"/>
    <w:rsid w:val="00E065AD"/>
    <w:rsid w:val="00E065C8"/>
    <w:rsid w:val="00E06848"/>
    <w:rsid w:val="00E06B3A"/>
    <w:rsid w:val="00E06DC1"/>
    <w:rsid w:val="00E06E63"/>
    <w:rsid w:val="00E0783F"/>
    <w:rsid w:val="00E07BB4"/>
    <w:rsid w:val="00E106FB"/>
    <w:rsid w:val="00E107D6"/>
    <w:rsid w:val="00E1126C"/>
    <w:rsid w:val="00E114B7"/>
    <w:rsid w:val="00E11AC8"/>
    <w:rsid w:val="00E12671"/>
    <w:rsid w:val="00E1306E"/>
    <w:rsid w:val="00E13ADD"/>
    <w:rsid w:val="00E1447D"/>
    <w:rsid w:val="00E145F7"/>
    <w:rsid w:val="00E14AE8"/>
    <w:rsid w:val="00E14CD8"/>
    <w:rsid w:val="00E1521B"/>
    <w:rsid w:val="00E1601D"/>
    <w:rsid w:val="00E16046"/>
    <w:rsid w:val="00E166AA"/>
    <w:rsid w:val="00E16DCF"/>
    <w:rsid w:val="00E1723D"/>
    <w:rsid w:val="00E178F4"/>
    <w:rsid w:val="00E17D47"/>
    <w:rsid w:val="00E17F58"/>
    <w:rsid w:val="00E200E8"/>
    <w:rsid w:val="00E205F4"/>
    <w:rsid w:val="00E20C22"/>
    <w:rsid w:val="00E212F6"/>
    <w:rsid w:val="00E21920"/>
    <w:rsid w:val="00E21A16"/>
    <w:rsid w:val="00E21CA4"/>
    <w:rsid w:val="00E223C9"/>
    <w:rsid w:val="00E237E9"/>
    <w:rsid w:val="00E24203"/>
    <w:rsid w:val="00E2421A"/>
    <w:rsid w:val="00E2450B"/>
    <w:rsid w:val="00E24B0F"/>
    <w:rsid w:val="00E24B60"/>
    <w:rsid w:val="00E25319"/>
    <w:rsid w:val="00E25352"/>
    <w:rsid w:val="00E25490"/>
    <w:rsid w:val="00E2577C"/>
    <w:rsid w:val="00E259C2"/>
    <w:rsid w:val="00E25B85"/>
    <w:rsid w:val="00E2660E"/>
    <w:rsid w:val="00E26638"/>
    <w:rsid w:val="00E302EC"/>
    <w:rsid w:val="00E30EEB"/>
    <w:rsid w:val="00E31D1B"/>
    <w:rsid w:val="00E31E52"/>
    <w:rsid w:val="00E324DD"/>
    <w:rsid w:val="00E32580"/>
    <w:rsid w:val="00E32E47"/>
    <w:rsid w:val="00E33338"/>
    <w:rsid w:val="00E3336C"/>
    <w:rsid w:val="00E338A6"/>
    <w:rsid w:val="00E35680"/>
    <w:rsid w:val="00E35728"/>
    <w:rsid w:val="00E35C9A"/>
    <w:rsid w:val="00E35D41"/>
    <w:rsid w:val="00E35D7E"/>
    <w:rsid w:val="00E36CBF"/>
    <w:rsid w:val="00E36D6E"/>
    <w:rsid w:val="00E37554"/>
    <w:rsid w:val="00E37B9C"/>
    <w:rsid w:val="00E37FC0"/>
    <w:rsid w:val="00E40CB8"/>
    <w:rsid w:val="00E41238"/>
    <w:rsid w:val="00E41730"/>
    <w:rsid w:val="00E41EDA"/>
    <w:rsid w:val="00E426A8"/>
    <w:rsid w:val="00E441BB"/>
    <w:rsid w:val="00E44377"/>
    <w:rsid w:val="00E44CB3"/>
    <w:rsid w:val="00E45C83"/>
    <w:rsid w:val="00E45CED"/>
    <w:rsid w:val="00E46598"/>
    <w:rsid w:val="00E46D80"/>
    <w:rsid w:val="00E47168"/>
    <w:rsid w:val="00E50B80"/>
    <w:rsid w:val="00E510B2"/>
    <w:rsid w:val="00E516FE"/>
    <w:rsid w:val="00E51C43"/>
    <w:rsid w:val="00E51C91"/>
    <w:rsid w:val="00E52857"/>
    <w:rsid w:val="00E52BC4"/>
    <w:rsid w:val="00E531A2"/>
    <w:rsid w:val="00E538AE"/>
    <w:rsid w:val="00E53C97"/>
    <w:rsid w:val="00E55BD7"/>
    <w:rsid w:val="00E55FCF"/>
    <w:rsid w:val="00E5622E"/>
    <w:rsid w:val="00E56548"/>
    <w:rsid w:val="00E56CB9"/>
    <w:rsid w:val="00E56CCE"/>
    <w:rsid w:val="00E5708F"/>
    <w:rsid w:val="00E57EB1"/>
    <w:rsid w:val="00E57FE7"/>
    <w:rsid w:val="00E601BE"/>
    <w:rsid w:val="00E6063E"/>
    <w:rsid w:val="00E62BC4"/>
    <w:rsid w:val="00E62C69"/>
    <w:rsid w:val="00E63197"/>
    <w:rsid w:val="00E637D8"/>
    <w:rsid w:val="00E639D3"/>
    <w:rsid w:val="00E64A40"/>
    <w:rsid w:val="00E64C12"/>
    <w:rsid w:val="00E65409"/>
    <w:rsid w:val="00E65EBE"/>
    <w:rsid w:val="00E6698A"/>
    <w:rsid w:val="00E66D63"/>
    <w:rsid w:val="00E67F3D"/>
    <w:rsid w:val="00E705FD"/>
    <w:rsid w:val="00E7135B"/>
    <w:rsid w:val="00E71ADD"/>
    <w:rsid w:val="00E725F4"/>
    <w:rsid w:val="00E72D1B"/>
    <w:rsid w:val="00E73023"/>
    <w:rsid w:val="00E73C15"/>
    <w:rsid w:val="00E73FC7"/>
    <w:rsid w:val="00E740E6"/>
    <w:rsid w:val="00E74429"/>
    <w:rsid w:val="00E745F9"/>
    <w:rsid w:val="00E74902"/>
    <w:rsid w:val="00E757A9"/>
    <w:rsid w:val="00E767D4"/>
    <w:rsid w:val="00E76C27"/>
    <w:rsid w:val="00E771E1"/>
    <w:rsid w:val="00E775CA"/>
    <w:rsid w:val="00E776C8"/>
    <w:rsid w:val="00E77D88"/>
    <w:rsid w:val="00E80877"/>
    <w:rsid w:val="00E80D1E"/>
    <w:rsid w:val="00E81288"/>
    <w:rsid w:val="00E814AF"/>
    <w:rsid w:val="00E81B2D"/>
    <w:rsid w:val="00E820DC"/>
    <w:rsid w:val="00E83B1B"/>
    <w:rsid w:val="00E83B50"/>
    <w:rsid w:val="00E8473D"/>
    <w:rsid w:val="00E847A2"/>
    <w:rsid w:val="00E85231"/>
    <w:rsid w:val="00E86AF1"/>
    <w:rsid w:val="00E86D99"/>
    <w:rsid w:val="00E86E3E"/>
    <w:rsid w:val="00E86E6F"/>
    <w:rsid w:val="00E87918"/>
    <w:rsid w:val="00E9018F"/>
    <w:rsid w:val="00E918BB"/>
    <w:rsid w:val="00E92A72"/>
    <w:rsid w:val="00E92F70"/>
    <w:rsid w:val="00E9392E"/>
    <w:rsid w:val="00E93E76"/>
    <w:rsid w:val="00E9564F"/>
    <w:rsid w:val="00E96549"/>
    <w:rsid w:val="00E974B3"/>
    <w:rsid w:val="00E97645"/>
    <w:rsid w:val="00E97BDD"/>
    <w:rsid w:val="00E97BE1"/>
    <w:rsid w:val="00E97E9A"/>
    <w:rsid w:val="00EA0C5B"/>
    <w:rsid w:val="00EA0F71"/>
    <w:rsid w:val="00EA175A"/>
    <w:rsid w:val="00EA17F9"/>
    <w:rsid w:val="00EA19F6"/>
    <w:rsid w:val="00EA1D00"/>
    <w:rsid w:val="00EA1DF4"/>
    <w:rsid w:val="00EA2081"/>
    <w:rsid w:val="00EA2352"/>
    <w:rsid w:val="00EA291E"/>
    <w:rsid w:val="00EA31ED"/>
    <w:rsid w:val="00EA3AD9"/>
    <w:rsid w:val="00EA483E"/>
    <w:rsid w:val="00EA4F82"/>
    <w:rsid w:val="00EA5033"/>
    <w:rsid w:val="00EA5529"/>
    <w:rsid w:val="00EA575E"/>
    <w:rsid w:val="00EA5E8F"/>
    <w:rsid w:val="00EA5FC7"/>
    <w:rsid w:val="00EB0578"/>
    <w:rsid w:val="00EB0FB8"/>
    <w:rsid w:val="00EB181A"/>
    <w:rsid w:val="00EB223E"/>
    <w:rsid w:val="00EB3817"/>
    <w:rsid w:val="00EB441B"/>
    <w:rsid w:val="00EB4855"/>
    <w:rsid w:val="00EB4C6A"/>
    <w:rsid w:val="00EB5ABE"/>
    <w:rsid w:val="00EB5C5B"/>
    <w:rsid w:val="00EB6E89"/>
    <w:rsid w:val="00EB7763"/>
    <w:rsid w:val="00EC0248"/>
    <w:rsid w:val="00EC02F5"/>
    <w:rsid w:val="00EC0BFA"/>
    <w:rsid w:val="00EC0CFD"/>
    <w:rsid w:val="00EC0D7A"/>
    <w:rsid w:val="00EC0F70"/>
    <w:rsid w:val="00EC12EA"/>
    <w:rsid w:val="00EC153A"/>
    <w:rsid w:val="00EC17BB"/>
    <w:rsid w:val="00EC1CC1"/>
    <w:rsid w:val="00EC20B0"/>
    <w:rsid w:val="00EC3D53"/>
    <w:rsid w:val="00EC4709"/>
    <w:rsid w:val="00EC4BCE"/>
    <w:rsid w:val="00EC4E35"/>
    <w:rsid w:val="00EC5885"/>
    <w:rsid w:val="00EC5F1B"/>
    <w:rsid w:val="00EC6708"/>
    <w:rsid w:val="00EC69E0"/>
    <w:rsid w:val="00EC6C0C"/>
    <w:rsid w:val="00ED11F8"/>
    <w:rsid w:val="00ED158E"/>
    <w:rsid w:val="00ED3B36"/>
    <w:rsid w:val="00ED4A06"/>
    <w:rsid w:val="00ED4FBD"/>
    <w:rsid w:val="00ED548A"/>
    <w:rsid w:val="00ED5DC6"/>
    <w:rsid w:val="00ED5FFB"/>
    <w:rsid w:val="00ED739C"/>
    <w:rsid w:val="00ED78CE"/>
    <w:rsid w:val="00EE0959"/>
    <w:rsid w:val="00EE0A33"/>
    <w:rsid w:val="00EE0CDA"/>
    <w:rsid w:val="00EE1023"/>
    <w:rsid w:val="00EE1249"/>
    <w:rsid w:val="00EE1EF2"/>
    <w:rsid w:val="00EE255A"/>
    <w:rsid w:val="00EE2EB1"/>
    <w:rsid w:val="00EE3C27"/>
    <w:rsid w:val="00EE465F"/>
    <w:rsid w:val="00EE47B1"/>
    <w:rsid w:val="00EE4913"/>
    <w:rsid w:val="00EE4E1A"/>
    <w:rsid w:val="00EE5611"/>
    <w:rsid w:val="00EE61BA"/>
    <w:rsid w:val="00EE6737"/>
    <w:rsid w:val="00EE6A75"/>
    <w:rsid w:val="00EE7B75"/>
    <w:rsid w:val="00EF043B"/>
    <w:rsid w:val="00EF1880"/>
    <w:rsid w:val="00EF2140"/>
    <w:rsid w:val="00EF2574"/>
    <w:rsid w:val="00EF2CE0"/>
    <w:rsid w:val="00EF2EE9"/>
    <w:rsid w:val="00EF30D1"/>
    <w:rsid w:val="00EF3B58"/>
    <w:rsid w:val="00EF45CB"/>
    <w:rsid w:val="00EF4B3C"/>
    <w:rsid w:val="00EF4E71"/>
    <w:rsid w:val="00EF5BB3"/>
    <w:rsid w:val="00F00D48"/>
    <w:rsid w:val="00F013CD"/>
    <w:rsid w:val="00F01549"/>
    <w:rsid w:val="00F025D3"/>
    <w:rsid w:val="00F02897"/>
    <w:rsid w:val="00F02A12"/>
    <w:rsid w:val="00F035C5"/>
    <w:rsid w:val="00F04516"/>
    <w:rsid w:val="00F04620"/>
    <w:rsid w:val="00F05319"/>
    <w:rsid w:val="00F05C6D"/>
    <w:rsid w:val="00F05D3D"/>
    <w:rsid w:val="00F0654D"/>
    <w:rsid w:val="00F066FA"/>
    <w:rsid w:val="00F0766F"/>
    <w:rsid w:val="00F078C4"/>
    <w:rsid w:val="00F07A18"/>
    <w:rsid w:val="00F07EA6"/>
    <w:rsid w:val="00F10C78"/>
    <w:rsid w:val="00F11661"/>
    <w:rsid w:val="00F12FBE"/>
    <w:rsid w:val="00F13165"/>
    <w:rsid w:val="00F13C6D"/>
    <w:rsid w:val="00F14460"/>
    <w:rsid w:val="00F16FAB"/>
    <w:rsid w:val="00F17E29"/>
    <w:rsid w:val="00F17EC8"/>
    <w:rsid w:val="00F201B6"/>
    <w:rsid w:val="00F203DC"/>
    <w:rsid w:val="00F20946"/>
    <w:rsid w:val="00F218A2"/>
    <w:rsid w:val="00F21EFA"/>
    <w:rsid w:val="00F220A4"/>
    <w:rsid w:val="00F22492"/>
    <w:rsid w:val="00F230D1"/>
    <w:rsid w:val="00F231CC"/>
    <w:rsid w:val="00F238C3"/>
    <w:rsid w:val="00F23B40"/>
    <w:rsid w:val="00F24124"/>
    <w:rsid w:val="00F2419F"/>
    <w:rsid w:val="00F24E16"/>
    <w:rsid w:val="00F24EBA"/>
    <w:rsid w:val="00F25C8C"/>
    <w:rsid w:val="00F25FF2"/>
    <w:rsid w:val="00F26145"/>
    <w:rsid w:val="00F26622"/>
    <w:rsid w:val="00F274BD"/>
    <w:rsid w:val="00F27F4F"/>
    <w:rsid w:val="00F3045F"/>
    <w:rsid w:val="00F30493"/>
    <w:rsid w:val="00F30D3B"/>
    <w:rsid w:val="00F30EF2"/>
    <w:rsid w:val="00F312F5"/>
    <w:rsid w:val="00F31A8F"/>
    <w:rsid w:val="00F31D75"/>
    <w:rsid w:val="00F321C3"/>
    <w:rsid w:val="00F3252D"/>
    <w:rsid w:val="00F32A86"/>
    <w:rsid w:val="00F32BB7"/>
    <w:rsid w:val="00F32CC1"/>
    <w:rsid w:val="00F331C4"/>
    <w:rsid w:val="00F33232"/>
    <w:rsid w:val="00F33B13"/>
    <w:rsid w:val="00F33F8B"/>
    <w:rsid w:val="00F34026"/>
    <w:rsid w:val="00F34344"/>
    <w:rsid w:val="00F345BD"/>
    <w:rsid w:val="00F34765"/>
    <w:rsid w:val="00F347B1"/>
    <w:rsid w:val="00F34926"/>
    <w:rsid w:val="00F354C8"/>
    <w:rsid w:val="00F36040"/>
    <w:rsid w:val="00F364EA"/>
    <w:rsid w:val="00F36509"/>
    <w:rsid w:val="00F37054"/>
    <w:rsid w:val="00F379B4"/>
    <w:rsid w:val="00F400B6"/>
    <w:rsid w:val="00F408B1"/>
    <w:rsid w:val="00F41773"/>
    <w:rsid w:val="00F418AB"/>
    <w:rsid w:val="00F42E7C"/>
    <w:rsid w:val="00F438A7"/>
    <w:rsid w:val="00F43EAF"/>
    <w:rsid w:val="00F449C6"/>
    <w:rsid w:val="00F44EA4"/>
    <w:rsid w:val="00F44FDE"/>
    <w:rsid w:val="00F45BDB"/>
    <w:rsid w:val="00F45D9E"/>
    <w:rsid w:val="00F46321"/>
    <w:rsid w:val="00F46870"/>
    <w:rsid w:val="00F501F1"/>
    <w:rsid w:val="00F50D3F"/>
    <w:rsid w:val="00F50DF0"/>
    <w:rsid w:val="00F50F33"/>
    <w:rsid w:val="00F51324"/>
    <w:rsid w:val="00F5174F"/>
    <w:rsid w:val="00F5178E"/>
    <w:rsid w:val="00F51CDA"/>
    <w:rsid w:val="00F51FA9"/>
    <w:rsid w:val="00F5218E"/>
    <w:rsid w:val="00F52E72"/>
    <w:rsid w:val="00F530B7"/>
    <w:rsid w:val="00F53371"/>
    <w:rsid w:val="00F53BE9"/>
    <w:rsid w:val="00F53CC2"/>
    <w:rsid w:val="00F53DFE"/>
    <w:rsid w:val="00F55167"/>
    <w:rsid w:val="00F56A21"/>
    <w:rsid w:val="00F56DDC"/>
    <w:rsid w:val="00F573B8"/>
    <w:rsid w:val="00F573C4"/>
    <w:rsid w:val="00F5780C"/>
    <w:rsid w:val="00F578AD"/>
    <w:rsid w:val="00F57A24"/>
    <w:rsid w:val="00F57C75"/>
    <w:rsid w:val="00F60109"/>
    <w:rsid w:val="00F60258"/>
    <w:rsid w:val="00F60830"/>
    <w:rsid w:val="00F6094A"/>
    <w:rsid w:val="00F60B51"/>
    <w:rsid w:val="00F61045"/>
    <w:rsid w:val="00F6188D"/>
    <w:rsid w:val="00F62C68"/>
    <w:rsid w:val="00F630D3"/>
    <w:rsid w:val="00F63344"/>
    <w:rsid w:val="00F6364B"/>
    <w:rsid w:val="00F63707"/>
    <w:rsid w:val="00F64011"/>
    <w:rsid w:val="00F6431C"/>
    <w:rsid w:val="00F6438E"/>
    <w:rsid w:val="00F65488"/>
    <w:rsid w:val="00F654FD"/>
    <w:rsid w:val="00F65AA8"/>
    <w:rsid w:val="00F65BA2"/>
    <w:rsid w:val="00F65C21"/>
    <w:rsid w:val="00F66BA9"/>
    <w:rsid w:val="00F66FCA"/>
    <w:rsid w:val="00F6745B"/>
    <w:rsid w:val="00F67F4D"/>
    <w:rsid w:val="00F70F93"/>
    <w:rsid w:val="00F71508"/>
    <w:rsid w:val="00F71C90"/>
    <w:rsid w:val="00F71E91"/>
    <w:rsid w:val="00F723A1"/>
    <w:rsid w:val="00F72563"/>
    <w:rsid w:val="00F73F96"/>
    <w:rsid w:val="00F74484"/>
    <w:rsid w:val="00F74BF8"/>
    <w:rsid w:val="00F75B8A"/>
    <w:rsid w:val="00F7683B"/>
    <w:rsid w:val="00F76D2C"/>
    <w:rsid w:val="00F76E8F"/>
    <w:rsid w:val="00F76FDC"/>
    <w:rsid w:val="00F77BBD"/>
    <w:rsid w:val="00F807A9"/>
    <w:rsid w:val="00F81474"/>
    <w:rsid w:val="00F820B5"/>
    <w:rsid w:val="00F82D23"/>
    <w:rsid w:val="00F83789"/>
    <w:rsid w:val="00F8458E"/>
    <w:rsid w:val="00F84D7F"/>
    <w:rsid w:val="00F85A02"/>
    <w:rsid w:val="00F85B26"/>
    <w:rsid w:val="00F85D50"/>
    <w:rsid w:val="00F86542"/>
    <w:rsid w:val="00F873C9"/>
    <w:rsid w:val="00F87DFE"/>
    <w:rsid w:val="00F901E5"/>
    <w:rsid w:val="00F91215"/>
    <w:rsid w:val="00F91D24"/>
    <w:rsid w:val="00F92A51"/>
    <w:rsid w:val="00F92BAD"/>
    <w:rsid w:val="00F92BB2"/>
    <w:rsid w:val="00F92F7F"/>
    <w:rsid w:val="00F93B33"/>
    <w:rsid w:val="00F94452"/>
    <w:rsid w:val="00F954D5"/>
    <w:rsid w:val="00F957C1"/>
    <w:rsid w:val="00F96115"/>
    <w:rsid w:val="00F96EEB"/>
    <w:rsid w:val="00F9740D"/>
    <w:rsid w:val="00F97CAA"/>
    <w:rsid w:val="00FA0785"/>
    <w:rsid w:val="00FA0AB5"/>
    <w:rsid w:val="00FA1681"/>
    <w:rsid w:val="00FA27B0"/>
    <w:rsid w:val="00FA2C6A"/>
    <w:rsid w:val="00FA31ED"/>
    <w:rsid w:val="00FA3A8C"/>
    <w:rsid w:val="00FA3C9A"/>
    <w:rsid w:val="00FA4B26"/>
    <w:rsid w:val="00FA4DA9"/>
    <w:rsid w:val="00FA5F16"/>
    <w:rsid w:val="00FA61D4"/>
    <w:rsid w:val="00FA6536"/>
    <w:rsid w:val="00FA70A4"/>
    <w:rsid w:val="00FA729C"/>
    <w:rsid w:val="00FA744F"/>
    <w:rsid w:val="00FA7B80"/>
    <w:rsid w:val="00FB0912"/>
    <w:rsid w:val="00FB1D81"/>
    <w:rsid w:val="00FB21D5"/>
    <w:rsid w:val="00FB2632"/>
    <w:rsid w:val="00FB2BB5"/>
    <w:rsid w:val="00FB3509"/>
    <w:rsid w:val="00FB3F30"/>
    <w:rsid w:val="00FB414E"/>
    <w:rsid w:val="00FB4949"/>
    <w:rsid w:val="00FB5E6C"/>
    <w:rsid w:val="00FB61A2"/>
    <w:rsid w:val="00FB6B33"/>
    <w:rsid w:val="00FB6E85"/>
    <w:rsid w:val="00FB786A"/>
    <w:rsid w:val="00FB7BC6"/>
    <w:rsid w:val="00FB7F6E"/>
    <w:rsid w:val="00FC0403"/>
    <w:rsid w:val="00FC0DD2"/>
    <w:rsid w:val="00FC1103"/>
    <w:rsid w:val="00FC1320"/>
    <w:rsid w:val="00FC2F2B"/>
    <w:rsid w:val="00FC335F"/>
    <w:rsid w:val="00FC3431"/>
    <w:rsid w:val="00FC3F4E"/>
    <w:rsid w:val="00FC41B8"/>
    <w:rsid w:val="00FC445F"/>
    <w:rsid w:val="00FC46F4"/>
    <w:rsid w:val="00FC4D4E"/>
    <w:rsid w:val="00FC4FEC"/>
    <w:rsid w:val="00FC503C"/>
    <w:rsid w:val="00FC5532"/>
    <w:rsid w:val="00FC5F55"/>
    <w:rsid w:val="00FC6549"/>
    <w:rsid w:val="00FC69A0"/>
    <w:rsid w:val="00FC6B0B"/>
    <w:rsid w:val="00FC6B64"/>
    <w:rsid w:val="00FC70A6"/>
    <w:rsid w:val="00FD146F"/>
    <w:rsid w:val="00FD1A0D"/>
    <w:rsid w:val="00FD1D2A"/>
    <w:rsid w:val="00FD1E06"/>
    <w:rsid w:val="00FD2195"/>
    <w:rsid w:val="00FD2462"/>
    <w:rsid w:val="00FD2D64"/>
    <w:rsid w:val="00FD3E27"/>
    <w:rsid w:val="00FD3FAD"/>
    <w:rsid w:val="00FD4351"/>
    <w:rsid w:val="00FD43CF"/>
    <w:rsid w:val="00FD4E29"/>
    <w:rsid w:val="00FD5029"/>
    <w:rsid w:val="00FD5DA0"/>
    <w:rsid w:val="00FD5F88"/>
    <w:rsid w:val="00FD6209"/>
    <w:rsid w:val="00FD63B3"/>
    <w:rsid w:val="00FD6F59"/>
    <w:rsid w:val="00FD78FC"/>
    <w:rsid w:val="00FD7ED4"/>
    <w:rsid w:val="00FE090B"/>
    <w:rsid w:val="00FE0ADC"/>
    <w:rsid w:val="00FE14BE"/>
    <w:rsid w:val="00FE169F"/>
    <w:rsid w:val="00FE1CE1"/>
    <w:rsid w:val="00FE23DE"/>
    <w:rsid w:val="00FE295C"/>
    <w:rsid w:val="00FE2FFD"/>
    <w:rsid w:val="00FE39A9"/>
    <w:rsid w:val="00FE477B"/>
    <w:rsid w:val="00FE4AF7"/>
    <w:rsid w:val="00FE4D9A"/>
    <w:rsid w:val="00FE5E95"/>
    <w:rsid w:val="00FE67D7"/>
    <w:rsid w:val="00FE69AD"/>
    <w:rsid w:val="00FE6F1E"/>
    <w:rsid w:val="00FE7906"/>
    <w:rsid w:val="00FE7FE9"/>
    <w:rsid w:val="00FF1FDA"/>
    <w:rsid w:val="00FF2632"/>
    <w:rsid w:val="00FF2E0C"/>
    <w:rsid w:val="00FF33B8"/>
    <w:rsid w:val="00FF36EF"/>
    <w:rsid w:val="00FF3923"/>
    <w:rsid w:val="00FF3D24"/>
    <w:rsid w:val="00FF40FB"/>
    <w:rsid w:val="00FF45B6"/>
    <w:rsid w:val="00FF45F6"/>
    <w:rsid w:val="00FF49EE"/>
    <w:rsid w:val="00FF54CD"/>
    <w:rsid w:val="00FF5F8F"/>
    <w:rsid w:val="00FF5FE4"/>
    <w:rsid w:val="00FF6BF0"/>
    <w:rsid w:val="00FF7E45"/>
    <w:rsid w:val="00FF7F0D"/>
    <w:rsid w:val="22962958"/>
    <w:rsid w:val="7CE343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3AE3194"/>
  <w15:docId w15:val="{97FF81DB-E3B2-4CAA-BB20-F3B09E16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61C18"/>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E62BC4"/>
    <w:pPr>
      <w:numPr>
        <w:numId w:val="19"/>
      </w:num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820479"/>
    <w:pPr>
      <w:keepNext/>
      <w:widowControl/>
      <w:spacing w:before="120" w:after="120"/>
      <w:ind w:left="1440" w:hanging="720"/>
      <w:outlineLvl w:val="1"/>
    </w:pPr>
    <w:rPr>
      <w:rFonts w:eastAsia="Cabin" w:cs="Cabin"/>
      <w:b/>
      <w:color w:val="387990"/>
    </w:rPr>
  </w:style>
  <w:style w:type="paragraph" w:styleId="Heading3">
    <w:name w:val="heading 3"/>
    <w:basedOn w:val="Normal"/>
    <w:next w:val="Normal"/>
    <w:link w:val="Heading3Char"/>
    <w:uiPriority w:val="9"/>
    <w:qFormat/>
    <w:rsid w:val="00A13878"/>
    <w:pPr>
      <w:keepNext/>
      <w:widowControl/>
      <w:spacing w:before="240" w:after="120"/>
      <w:ind w:left="2160" w:hanging="720"/>
      <w:outlineLvl w:val="2"/>
    </w:pPr>
    <w:rPr>
      <w:rFonts w:eastAsia="Cabin" w:cs="Cabin"/>
      <w:b/>
    </w:rPr>
  </w:style>
  <w:style w:type="paragraph" w:styleId="Heading4">
    <w:name w:val="heading 4"/>
    <w:basedOn w:val="Normal"/>
    <w:next w:val="Normal"/>
    <w:link w:val="Heading4Char"/>
    <w:uiPriority w:val="9"/>
    <w:qFormat/>
    <w:rsid w:val="00E62BC4"/>
    <w:pPr>
      <w:keepNext/>
      <w:keepLines/>
      <w:spacing w:before="240" w:after="40"/>
      <w:contextualSpacing/>
      <w:outlineLvl w:val="3"/>
    </w:pPr>
    <w:rPr>
      <w:b/>
    </w:rPr>
  </w:style>
  <w:style w:type="paragraph" w:styleId="Heading5">
    <w:name w:val="heading 5"/>
    <w:basedOn w:val="Normal"/>
    <w:next w:val="Normal"/>
    <w:link w:val="Heading5Char"/>
    <w:uiPriority w:val="9"/>
    <w:qFormat/>
    <w:rsid w:val="00E62BC4"/>
    <w:pPr>
      <w:keepNext/>
      <w:keepLines/>
      <w:spacing w:before="220" w:after="40"/>
      <w:contextualSpacing/>
      <w:outlineLvl w:val="4"/>
    </w:pPr>
    <w:rPr>
      <w:b/>
    </w:rPr>
  </w:style>
  <w:style w:type="paragraph" w:styleId="Heading6">
    <w:name w:val="heading 6"/>
    <w:basedOn w:val="Normal"/>
    <w:next w:val="Normal"/>
    <w:link w:val="Heading6Char"/>
    <w:rsid w:val="00E62BC4"/>
    <w:pPr>
      <w:keepNext/>
      <w:keepLines/>
      <w:spacing w:before="200" w:after="40"/>
      <w:contextualSpacing/>
      <w:outlineLvl w:val="5"/>
    </w:pPr>
    <w:rPr>
      <w:b/>
      <w:sz w:val="20"/>
    </w:rPr>
  </w:style>
  <w:style w:type="paragraph" w:styleId="Heading7">
    <w:name w:val="heading 7"/>
    <w:basedOn w:val="Normal"/>
    <w:next w:val="Normal"/>
    <w:link w:val="Heading7Char"/>
    <w:qFormat/>
    <w:rsid w:val="00E62BC4"/>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BC4"/>
    <w:rPr>
      <w:rFonts w:ascii="Gill Sans MT" w:eastAsia="Cabin" w:hAnsi="Gill Sans MT" w:cs="Arial"/>
      <w:b/>
      <w:caps/>
      <w:color w:val="94A545"/>
      <w:sz w:val="28"/>
      <w:szCs w:val="36"/>
    </w:rPr>
  </w:style>
  <w:style w:type="character" w:customStyle="1" w:styleId="Heading2Char">
    <w:name w:val="Heading 2 Char"/>
    <w:basedOn w:val="DefaultParagraphFont"/>
    <w:link w:val="Heading2"/>
    <w:uiPriority w:val="9"/>
    <w:rsid w:val="00820479"/>
    <w:rPr>
      <w:rFonts w:ascii="Gill Sans MT" w:eastAsia="Cabin" w:hAnsi="Gill Sans MT" w:cs="Cabin"/>
      <w:b/>
      <w:color w:val="387990"/>
      <w:sz w:val="24"/>
      <w:szCs w:val="24"/>
    </w:rPr>
  </w:style>
  <w:style w:type="character" w:customStyle="1" w:styleId="Heading3Char">
    <w:name w:val="Heading 3 Char"/>
    <w:basedOn w:val="DefaultParagraphFont"/>
    <w:link w:val="Heading3"/>
    <w:uiPriority w:val="9"/>
    <w:rsid w:val="00A13878"/>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E62BC4"/>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E62BC4"/>
    <w:rPr>
      <w:rFonts w:ascii="Gill Sans MT" w:eastAsia="Arial" w:hAnsi="Gill Sans MT" w:cs="Arial"/>
      <w:b/>
      <w:color w:val="000000"/>
      <w:sz w:val="24"/>
      <w:szCs w:val="24"/>
    </w:rPr>
  </w:style>
  <w:style w:type="character" w:customStyle="1" w:styleId="Heading6Char">
    <w:name w:val="Heading 6 Char"/>
    <w:basedOn w:val="DefaultParagraphFont"/>
    <w:link w:val="Heading6"/>
    <w:rsid w:val="00EC02F5"/>
    <w:rPr>
      <w:rFonts w:ascii="Gill Sans MT" w:eastAsia="Arial" w:hAnsi="Gill Sans MT" w:cs="Arial"/>
      <w:b/>
      <w:color w:val="000000"/>
      <w:szCs w:val="24"/>
    </w:rPr>
  </w:style>
  <w:style w:type="character" w:customStyle="1" w:styleId="Heading7Char">
    <w:name w:val="Heading 7 Char"/>
    <w:basedOn w:val="DefaultParagraphFont"/>
    <w:link w:val="Heading7"/>
    <w:rsid w:val="00EC02F5"/>
    <w:rPr>
      <w:rFonts w:ascii="Gill Sans MT" w:eastAsia="Arial" w:hAnsi="Gill Sans MT" w:cs="Arial"/>
      <w:color w:val="000000"/>
      <w:sz w:val="24"/>
      <w:szCs w:val="24"/>
    </w:rPr>
  </w:style>
  <w:style w:type="paragraph" w:customStyle="1" w:styleId="C1-CtrBoldHd">
    <w:name w:val="C1-Ctr BoldHd"/>
    <w:rsid w:val="00E62BC4"/>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E62BC4"/>
    <w:pPr>
      <w:keepLines/>
      <w:jc w:val="center"/>
    </w:pPr>
  </w:style>
  <w:style w:type="paragraph" w:customStyle="1" w:styleId="C3-CtrSp12">
    <w:name w:val="C3-Ctr Sp&amp;1/2"/>
    <w:basedOn w:val="Normal"/>
    <w:rsid w:val="00E62BC4"/>
    <w:pPr>
      <w:keepLines/>
      <w:spacing w:line="360" w:lineRule="atLeast"/>
      <w:jc w:val="center"/>
    </w:pPr>
  </w:style>
  <w:style w:type="paragraph" w:customStyle="1" w:styleId="E1-Equation">
    <w:name w:val="E1-Equation"/>
    <w:basedOn w:val="Normal"/>
    <w:rsid w:val="00E62BC4"/>
    <w:pPr>
      <w:tabs>
        <w:tab w:val="center" w:pos="4680"/>
        <w:tab w:val="right" w:pos="9360"/>
      </w:tabs>
      <w:spacing w:after="200"/>
    </w:pPr>
  </w:style>
  <w:style w:type="paragraph" w:customStyle="1" w:styleId="E2-Equation">
    <w:name w:val="E2-Equation"/>
    <w:basedOn w:val="Normal"/>
    <w:rsid w:val="00E62BC4"/>
    <w:pPr>
      <w:tabs>
        <w:tab w:val="right" w:pos="1152"/>
        <w:tab w:val="center" w:pos="1440"/>
        <w:tab w:val="left" w:pos="1728"/>
      </w:tabs>
      <w:spacing w:after="200"/>
      <w:ind w:left="1728" w:hanging="1728"/>
    </w:pPr>
  </w:style>
  <w:style w:type="paragraph" w:styleId="Footer">
    <w:name w:val="footer"/>
    <w:basedOn w:val="Normal"/>
    <w:link w:val="FooterChar"/>
    <w:uiPriority w:val="99"/>
    <w:rsid w:val="00E62BC4"/>
  </w:style>
  <w:style w:type="character" w:customStyle="1" w:styleId="FooterChar">
    <w:name w:val="Footer Char"/>
    <w:link w:val="Footer"/>
    <w:uiPriority w:val="99"/>
    <w:rsid w:val="00E62BC4"/>
    <w:rPr>
      <w:rFonts w:ascii="Gill Sans MT" w:eastAsia="Arial" w:hAnsi="Gill Sans MT" w:cs="Arial"/>
      <w:color w:val="000000"/>
      <w:sz w:val="24"/>
      <w:szCs w:val="24"/>
    </w:rPr>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qFormat/>
    <w:rsid w:val="00E62BC4"/>
    <w:pPr>
      <w:spacing w:line="240" w:lineRule="auto"/>
    </w:pPr>
    <w:rPr>
      <w:sz w:val="20"/>
      <w:szCs w:val="20"/>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E62BC4"/>
    <w:rPr>
      <w:rFonts w:ascii="Gill Sans MT" w:eastAsia="Arial" w:hAnsi="Gill Sans MT" w:cs="Arial"/>
      <w:color w:val="000000"/>
    </w:rPr>
  </w:style>
  <w:style w:type="paragraph" w:styleId="Header">
    <w:name w:val="header"/>
    <w:basedOn w:val="Normal"/>
    <w:link w:val="HeaderChar"/>
    <w:uiPriority w:val="99"/>
    <w:unhideWhenUsed/>
    <w:rsid w:val="00E62BC4"/>
    <w:pPr>
      <w:tabs>
        <w:tab w:val="center" w:pos="4680"/>
        <w:tab w:val="right" w:pos="9360"/>
      </w:tabs>
      <w:spacing w:line="240" w:lineRule="auto"/>
    </w:pPr>
  </w:style>
  <w:style w:type="character" w:customStyle="1" w:styleId="HeaderChar">
    <w:name w:val="Header Char"/>
    <w:basedOn w:val="DefaultParagraphFont"/>
    <w:link w:val="Header"/>
    <w:uiPriority w:val="99"/>
    <w:rsid w:val="00E62BC4"/>
    <w:rPr>
      <w:rFonts w:ascii="Gill Sans MT" w:eastAsia="Arial" w:hAnsi="Gill Sans MT" w:cs="Arial"/>
      <w:color w:val="000000"/>
      <w:sz w:val="24"/>
      <w:szCs w:val="24"/>
    </w:rPr>
  </w:style>
  <w:style w:type="paragraph" w:customStyle="1" w:styleId="L1-FlLSp12">
    <w:name w:val="L1-FlL Sp&amp;1/2"/>
    <w:basedOn w:val="Normal"/>
    <w:uiPriority w:val="99"/>
    <w:rsid w:val="00E62BC4"/>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E62BC4"/>
    <w:pPr>
      <w:tabs>
        <w:tab w:val="left" w:pos="576"/>
      </w:tabs>
      <w:spacing w:after="240"/>
      <w:ind w:left="576" w:hanging="576"/>
    </w:pPr>
  </w:style>
  <w:style w:type="paragraph" w:customStyle="1" w:styleId="N1-1stBullet">
    <w:name w:val="N1-1st Bullet"/>
    <w:basedOn w:val="Normal"/>
    <w:rsid w:val="00E62BC4"/>
    <w:pPr>
      <w:widowControl/>
      <w:numPr>
        <w:numId w:val="14"/>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E62BC4"/>
    <w:pPr>
      <w:numPr>
        <w:numId w:val="15"/>
      </w:numPr>
      <w:spacing w:after="240"/>
    </w:pPr>
  </w:style>
  <w:style w:type="paragraph" w:customStyle="1" w:styleId="N3-3rdBullet">
    <w:name w:val="N3-3rd Bullet"/>
    <w:basedOn w:val="Normal"/>
    <w:rsid w:val="00E62BC4"/>
    <w:pPr>
      <w:numPr>
        <w:numId w:val="16"/>
      </w:numPr>
      <w:spacing w:after="240"/>
    </w:pPr>
  </w:style>
  <w:style w:type="paragraph" w:customStyle="1" w:styleId="N4-4thBullet">
    <w:name w:val="N4-4th Bullet"/>
    <w:basedOn w:val="Normal"/>
    <w:rsid w:val="00E62BC4"/>
    <w:pPr>
      <w:numPr>
        <w:numId w:val="17"/>
      </w:numPr>
      <w:spacing w:after="240"/>
    </w:pPr>
  </w:style>
  <w:style w:type="paragraph" w:customStyle="1" w:styleId="N5-5thBullet">
    <w:name w:val="N5-5th Bullet"/>
    <w:basedOn w:val="Normal"/>
    <w:rsid w:val="00E62BC4"/>
    <w:pPr>
      <w:numPr>
        <w:numId w:val="18"/>
      </w:numPr>
      <w:tabs>
        <w:tab w:val="left" w:pos="3600"/>
      </w:tabs>
      <w:spacing w:after="240"/>
    </w:pPr>
  </w:style>
  <w:style w:type="paragraph" w:customStyle="1" w:styleId="N6-DateInd">
    <w:name w:val="N6-Date Ind."/>
    <w:basedOn w:val="Normal"/>
    <w:rsid w:val="00E62BC4"/>
    <w:pPr>
      <w:tabs>
        <w:tab w:val="left" w:pos="4910"/>
      </w:tabs>
      <w:ind w:left="4910"/>
    </w:pPr>
  </w:style>
  <w:style w:type="paragraph" w:customStyle="1" w:styleId="N7-3Block">
    <w:name w:val="N7-3&quot; Block"/>
    <w:basedOn w:val="Normal"/>
    <w:rsid w:val="00E62BC4"/>
    <w:pPr>
      <w:tabs>
        <w:tab w:val="left" w:pos="1152"/>
      </w:tabs>
      <w:ind w:left="1152" w:right="1152"/>
    </w:pPr>
  </w:style>
  <w:style w:type="paragraph" w:customStyle="1" w:styleId="N8-QxQBlock">
    <w:name w:val="N8-QxQ Block"/>
    <w:basedOn w:val="Normal"/>
    <w:rsid w:val="00E62BC4"/>
    <w:pPr>
      <w:tabs>
        <w:tab w:val="left" w:pos="1152"/>
      </w:tabs>
      <w:spacing w:after="360" w:line="360" w:lineRule="atLeast"/>
      <w:ind w:left="1152" w:hanging="1152"/>
    </w:pPr>
  </w:style>
  <w:style w:type="paragraph" w:customStyle="1" w:styleId="P1-StandPara">
    <w:name w:val="P1-Stand Para"/>
    <w:basedOn w:val="Normal"/>
    <w:rsid w:val="00E62BC4"/>
    <w:pPr>
      <w:ind w:firstLine="1152"/>
    </w:pPr>
  </w:style>
  <w:style w:type="paragraph" w:customStyle="1" w:styleId="Q1-BestFinQ">
    <w:name w:val="Q1-Best/Fin Q"/>
    <w:basedOn w:val="Heading1"/>
    <w:rsid w:val="00E62BC4"/>
    <w:pPr>
      <w:spacing w:line="240" w:lineRule="atLeast"/>
    </w:pPr>
    <w:rPr>
      <w:rFonts w:cs="Times New Roman Bold"/>
      <w:color w:val="auto"/>
      <w:sz w:val="24"/>
    </w:rPr>
  </w:style>
  <w:style w:type="paragraph" w:customStyle="1" w:styleId="SH-SglSpHead">
    <w:name w:val="SH-Sgl Sp Head"/>
    <w:basedOn w:val="Heading1"/>
    <w:rsid w:val="00E62BC4"/>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E62BC4"/>
    <w:pPr>
      <w:spacing w:after="120" w:line="240" w:lineRule="auto"/>
    </w:pPr>
  </w:style>
  <w:style w:type="paragraph" w:customStyle="1" w:styleId="SP-SglSpPara">
    <w:name w:val="SP-Sgl Sp Para"/>
    <w:basedOn w:val="Normal"/>
    <w:rsid w:val="00E62BC4"/>
    <w:pPr>
      <w:tabs>
        <w:tab w:val="left" w:pos="576"/>
      </w:tabs>
      <w:ind w:firstLine="576"/>
    </w:pPr>
  </w:style>
  <w:style w:type="paragraph" w:customStyle="1" w:styleId="T0-ChapPgHd">
    <w:name w:val="T0-Chap/Pg Hd"/>
    <w:basedOn w:val="Normal"/>
    <w:rsid w:val="00E62BC4"/>
    <w:pPr>
      <w:tabs>
        <w:tab w:val="left" w:pos="8640"/>
      </w:tabs>
    </w:pPr>
    <w:rPr>
      <w:u w:val="single"/>
    </w:rPr>
  </w:style>
  <w:style w:type="paragraph" w:styleId="TOC1">
    <w:name w:val="toc 1"/>
    <w:basedOn w:val="Normal"/>
    <w:next w:val="Normal"/>
    <w:autoRedefine/>
    <w:uiPriority w:val="39"/>
    <w:unhideWhenUsed/>
    <w:rsid w:val="00FF33B8"/>
    <w:pPr>
      <w:tabs>
        <w:tab w:val="left" w:pos="450"/>
        <w:tab w:val="right" w:leader="dot" w:pos="9350"/>
      </w:tabs>
      <w:spacing w:line="240" w:lineRule="auto"/>
      <w:ind w:left="1170" w:hanging="1350"/>
      <w:contextualSpacing/>
      <w:mirrorIndents/>
    </w:pPr>
    <w:rPr>
      <w:noProof/>
      <w:sz w:val="22"/>
      <w:szCs w:val="22"/>
    </w:rPr>
  </w:style>
  <w:style w:type="paragraph" w:styleId="TOC2">
    <w:name w:val="toc 2"/>
    <w:basedOn w:val="Normal"/>
    <w:next w:val="Normal"/>
    <w:autoRedefine/>
    <w:uiPriority w:val="39"/>
    <w:unhideWhenUsed/>
    <w:rsid w:val="00FF33B8"/>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215FA8"/>
    <w:pPr>
      <w:tabs>
        <w:tab w:val="left" w:pos="1710"/>
        <w:tab w:val="right" w:leader="dot" w:pos="9350"/>
      </w:tabs>
      <w:spacing w:line="240" w:lineRule="auto"/>
      <w:ind w:left="1080"/>
      <w:contextualSpacing/>
    </w:pPr>
    <w:rPr>
      <w:noProof/>
      <w:sz w:val="22"/>
      <w:szCs w:val="22"/>
    </w:rPr>
  </w:style>
  <w:style w:type="paragraph" w:styleId="TOC4">
    <w:name w:val="toc 4"/>
    <w:basedOn w:val="Normal"/>
    <w:uiPriority w:val="39"/>
    <w:rsid w:val="00E62BC4"/>
    <w:pPr>
      <w:tabs>
        <w:tab w:val="left" w:pos="3888"/>
        <w:tab w:val="right" w:leader="dot" w:pos="8208"/>
        <w:tab w:val="left" w:pos="8640"/>
      </w:tabs>
      <w:ind w:left="3888" w:right="1800" w:hanging="864"/>
    </w:pPr>
  </w:style>
  <w:style w:type="paragraph" w:styleId="TOC5">
    <w:name w:val="toc 5"/>
    <w:basedOn w:val="Normal"/>
    <w:uiPriority w:val="39"/>
    <w:rsid w:val="00E62BC4"/>
    <w:pPr>
      <w:tabs>
        <w:tab w:val="left" w:pos="1440"/>
        <w:tab w:val="right" w:leader="dot" w:pos="8208"/>
        <w:tab w:val="left" w:pos="8640"/>
      </w:tabs>
      <w:ind w:left="1440" w:right="1800" w:hanging="1152"/>
    </w:pPr>
  </w:style>
  <w:style w:type="paragraph" w:customStyle="1" w:styleId="TT-TableTitle">
    <w:name w:val="TT-Table Title"/>
    <w:basedOn w:val="Heading4"/>
    <w:rsid w:val="00DF1EC0"/>
    <w:pPr>
      <w:widowControl/>
      <w:tabs>
        <w:tab w:val="left" w:pos="1440"/>
      </w:tabs>
      <w:spacing w:before="0" w:after="120" w:line="240" w:lineRule="atLeast"/>
    </w:pPr>
    <w:rPr>
      <w:i/>
      <w:color w:val="auto"/>
      <w:sz w:val="22"/>
    </w:rPr>
  </w:style>
  <w:style w:type="paragraph" w:customStyle="1" w:styleId="CT-ContractInformation">
    <w:name w:val="CT-Contract Information"/>
    <w:basedOn w:val="Normal"/>
    <w:rsid w:val="00E62BC4"/>
    <w:pPr>
      <w:tabs>
        <w:tab w:val="left" w:pos="2232"/>
      </w:tabs>
      <w:spacing w:line="240" w:lineRule="exact"/>
    </w:pPr>
    <w:rPr>
      <w:vanish/>
    </w:rPr>
  </w:style>
  <w:style w:type="paragraph" w:customStyle="1" w:styleId="R1-ResPara">
    <w:name w:val="R1-Res. Para"/>
    <w:basedOn w:val="Normal"/>
    <w:rsid w:val="00E62BC4"/>
    <w:pPr>
      <w:ind w:left="288"/>
    </w:pPr>
  </w:style>
  <w:style w:type="paragraph" w:customStyle="1" w:styleId="R2-ResBullet">
    <w:name w:val="R2-Res Bullet"/>
    <w:basedOn w:val="Normal"/>
    <w:rsid w:val="00E62BC4"/>
    <w:pPr>
      <w:tabs>
        <w:tab w:val="left" w:pos="720"/>
      </w:tabs>
      <w:ind w:left="720" w:hanging="432"/>
    </w:pPr>
  </w:style>
  <w:style w:type="paragraph" w:customStyle="1" w:styleId="RF-Reference">
    <w:name w:val="RF-Reference"/>
    <w:basedOn w:val="Normal"/>
    <w:rsid w:val="00E62BC4"/>
    <w:pPr>
      <w:spacing w:line="240" w:lineRule="exact"/>
      <w:ind w:left="216" w:hanging="216"/>
    </w:pPr>
  </w:style>
  <w:style w:type="paragraph" w:customStyle="1" w:styleId="RH-SglSpHead">
    <w:name w:val="RH-Sgl Sp Head"/>
    <w:basedOn w:val="Heading1"/>
    <w:next w:val="RL-FlLftSgl"/>
    <w:rsid w:val="00E62BC4"/>
    <w:pPr>
      <w:pBdr>
        <w:bottom w:val="single" w:sz="24" w:space="1" w:color="AFBED9"/>
      </w:pBdr>
      <w:spacing w:after="480" w:line="360" w:lineRule="exact"/>
      <w:ind w:left="0" w:firstLine="0"/>
    </w:pPr>
    <w:rPr>
      <w:sz w:val="34"/>
      <w:u w:color="324162"/>
    </w:rPr>
  </w:style>
  <w:style w:type="paragraph" w:customStyle="1" w:styleId="RL-FlLftSgl">
    <w:name w:val="RL-Fl Lft Sgl"/>
    <w:basedOn w:val="Heading1"/>
    <w:rsid w:val="00E62BC4"/>
    <w:pPr>
      <w:spacing w:after="0" w:line="240" w:lineRule="atLeast"/>
      <w:ind w:left="0" w:firstLine="0"/>
    </w:pPr>
    <w:rPr>
      <w:sz w:val="22"/>
    </w:rPr>
  </w:style>
  <w:style w:type="paragraph" w:customStyle="1" w:styleId="SU-FlLftUndln">
    <w:name w:val="SU-Fl Lft Undln"/>
    <w:basedOn w:val="Normal"/>
    <w:rsid w:val="00E62BC4"/>
    <w:pPr>
      <w:keepNext/>
      <w:spacing w:line="240" w:lineRule="exact"/>
    </w:pPr>
    <w:rPr>
      <w:u w:val="single"/>
    </w:rPr>
  </w:style>
  <w:style w:type="paragraph" w:customStyle="1" w:styleId="Header-1">
    <w:name w:val="Header-1"/>
    <w:basedOn w:val="Heading1"/>
    <w:rsid w:val="00E62BC4"/>
    <w:pPr>
      <w:spacing w:after="0" w:line="240" w:lineRule="atLeast"/>
      <w:ind w:left="0" w:firstLine="0"/>
      <w:jc w:val="right"/>
    </w:pPr>
    <w:rPr>
      <w:sz w:val="20"/>
    </w:rPr>
  </w:style>
  <w:style w:type="paragraph" w:customStyle="1" w:styleId="Heading0">
    <w:name w:val="Heading 0"/>
    <w:aliases w:val="H0-Chap Head"/>
    <w:basedOn w:val="Heading1"/>
    <w:rsid w:val="00E62BC4"/>
    <w:pPr>
      <w:spacing w:after="0"/>
      <w:ind w:left="0" w:firstLine="0"/>
      <w:jc w:val="right"/>
    </w:pPr>
    <w:rPr>
      <w:color w:val="F79646"/>
      <w:sz w:val="40"/>
    </w:rPr>
  </w:style>
  <w:style w:type="character" w:styleId="PageNumber">
    <w:name w:val="page number"/>
    <w:basedOn w:val="DefaultParagraphFont"/>
    <w:rsid w:val="00E62BC4"/>
  </w:style>
  <w:style w:type="paragraph" w:customStyle="1" w:styleId="R0-FLLftSglBoldItalic">
    <w:name w:val="R0-FL Lft Sgl Bold Italic"/>
    <w:basedOn w:val="Heading1"/>
    <w:rsid w:val="00E62BC4"/>
    <w:pPr>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E62BC4"/>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E62BC4"/>
    <w:pPr>
      <w:spacing w:before="0" w:after="120"/>
      <w:ind w:left="0" w:firstLine="0"/>
    </w:pPr>
  </w:style>
  <w:style w:type="paragraph" w:customStyle="1" w:styleId="TF-TblFN">
    <w:name w:val="TF-Tbl FN"/>
    <w:rsid w:val="00E62BC4"/>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62BC4"/>
    <w:pPr>
      <w:numPr>
        <w:numId w:val="0"/>
      </w:numPr>
      <w:spacing w:before="0" w:after="0" w:line="276" w:lineRule="auto"/>
      <w:jc w:val="center"/>
    </w:pPr>
    <w:rPr>
      <w:caps w:val="0"/>
      <w:color w:val="FFFFFF"/>
      <w:sz w:val="20"/>
    </w:rPr>
  </w:style>
  <w:style w:type="paragraph" w:styleId="TOC6">
    <w:name w:val="toc 6"/>
    <w:uiPriority w:val="39"/>
    <w:rsid w:val="00E62BC4"/>
    <w:pPr>
      <w:tabs>
        <w:tab w:val="right" w:leader="dot" w:pos="8208"/>
        <w:tab w:val="left" w:pos="8640"/>
      </w:tabs>
      <w:ind w:left="288" w:right="1800"/>
    </w:pPr>
    <w:rPr>
      <w:rFonts w:ascii="Gill Sans MT" w:hAnsi="Gill Sans MT"/>
      <w:sz w:val="24"/>
      <w:szCs w:val="22"/>
    </w:rPr>
  </w:style>
  <w:style w:type="paragraph" w:styleId="TOC7">
    <w:name w:val="toc 7"/>
    <w:uiPriority w:val="39"/>
    <w:rsid w:val="00E62BC4"/>
    <w:pPr>
      <w:tabs>
        <w:tab w:val="right" w:leader="dot" w:pos="8208"/>
        <w:tab w:val="left" w:pos="8640"/>
      </w:tabs>
      <w:ind w:left="1440" w:right="1800"/>
    </w:pPr>
    <w:rPr>
      <w:rFonts w:ascii="Gill Sans MT" w:hAnsi="Gill Sans MT"/>
      <w:sz w:val="24"/>
      <w:szCs w:val="22"/>
    </w:rPr>
  </w:style>
  <w:style w:type="paragraph" w:styleId="TOC8">
    <w:name w:val="toc 8"/>
    <w:uiPriority w:val="39"/>
    <w:rsid w:val="00E62BC4"/>
    <w:pPr>
      <w:tabs>
        <w:tab w:val="right" w:leader="dot" w:pos="8208"/>
        <w:tab w:val="left" w:pos="8640"/>
      </w:tabs>
      <w:ind w:left="2160" w:right="1800"/>
    </w:pPr>
    <w:rPr>
      <w:rFonts w:ascii="Gill Sans MT" w:hAnsi="Gill Sans MT"/>
      <w:sz w:val="24"/>
      <w:szCs w:val="22"/>
    </w:rPr>
  </w:style>
  <w:style w:type="paragraph" w:styleId="TOC9">
    <w:name w:val="toc 9"/>
    <w:uiPriority w:val="39"/>
    <w:rsid w:val="00E62BC4"/>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E62BC4"/>
    <w:rPr>
      <w:sz w:val="20"/>
    </w:rPr>
  </w:style>
  <w:style w:type="paragraph" w:customStyle="1" w:styleId="StyleTC-TableofContentsHeadingLeft0BottomNoborder">
    <w:name w:val="Style TC-Table of Contents Heading + Left:  0&quot; Bottom: (No border)"/>
    <w:basedOn w:val="TC-TableofContentsHeading"/>
    <w:rsid w:val="00E62BC4"/>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E62BC4"/>
    <w:rPr>
      <w:rFonts w:ascii="Gill Sans MT" w:eastAsia="Calibri" w:hAnsi="Gill Sans MT"/>
      <w:vertAlign w:val="superscript"/>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E62BC4"/>
    <w:pPr>
      <w:widowControl/>
      <w:spacing w:after="160" w:line="240" w:lineRule="exact"/>
    </w:pPr>
    <w:rPr>
      <w:rFonts w:eastAsia="Calibri" w:cs="Times New Roman"/>
      <w:color w:val="auto"/>
      <w:sz w:val="20"/>
      <w:szCs w:val="20"/>
      <w:vertAlign w:val="superscript"/>
    </w:rPr>
  </w:style>
  <w:style w:type="paragraph" w:styleId="ListParagraph">
    <w:name w:val="List Paragraph"/>
    <w:basedOn w:val="Normal"/>
    <w:link w:val="ListParagraphChar"/>
    <w:uiPriority w:val="34"/>
    <w:qFormat/>
    <w:rsid w:val="00E62BC4"/>
    <w:pPr>
      <w:ind w:left="720"/>
    </w:pPr>
  </w:style>
  <w:style w:type="character" w:customStyle="1" w:styleId="ListParagraphChar">
    <w:name w:val="List Paragraph Char"/>
    <w:basedOn w:val="DefaultParagraphFont"/>
    <w:link w:val="ListParagraph"/>
    <w:uiPriority w:val="34"/>
    <w:rsid w:val="00E62BC4"/>
    <w:rPr>
      <w:rFonts w:ascii="Gill Sans MT" w:eastAsia="Arial" w:hAnsi="Gill Sans MT" w:cs="Arial"/>
      <w:color w:val="000000"/>
      <w:sz w:val="24"/>
      <w:szCs w:val="24"/>
    </w:rPr>
  </w:style>
  <w:style w:type="character" w:styleId="Hyperlink">
    <w:name w:val="Hyperlink"/>
    <w:basedOn w:val="DefaultParagraphFont"/>
    <w:uiPriority w:val="99"/>
    <w:unhideWhenUsed/>
    <w:rsid w:val="00E62BC4"/>
    <w:rPr>
      <w:color w:val="0000FF" w:themeColor="hyperlink"/>
      <w:u w:val="single"/>
    </w:rPr>
  </w:style>
  <w:style w:type="table" w:styleId="TableGrid">
    <w:name w:val="Table Grid"/>
    <w:basedOn w:val="TableNormal"/>
    <w:uiPriority w:val="39"/>
    <w:rsid w:val="00E62BC4"/>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E62BC4"/>
    <w:rPr>
      <w:rFonts w:ascii="Gill Sans MT" w:hAnsi="Gill Sans MT"/>
    </w:rPr>
    <w:tblPr>
      <w:tblBorders>
        <w:top w:val="single" w:sz="4" w:space="0" w:color="auto"/>
        <w:bottom w:val="single" w:sz="4" w:space="0" w:color="auto"/>
      </w:tblBorders>
    </w:tblPr>
    <w:tblStylePr w:type="firstRow">
      <w:pPr>
        <w:jc w:val="center"/>
      </w:pPr>
      <w:rPr>
        <w:rFonts w:ascii="Gungsuh" w:hAnsi="Gungsuh"/>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E62BC4"/>
    <w:rPr>
      <w:color w:val="954F72"/>
      <w:u w:val="single"/>
    </w:rPr>
  </w:style>
  <w:style w:type="character" w:styleId="CommentReference">
    <w:name w:val="annotation reference"/>
    <w:basedOn w:val="DefaultParagraphFont"/>
    <w:uiPriority w:val="99"/>
    <w:unhideWhenUsed/>
    <w:rsid w:val="00E62BC4"/>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E62BC4"/>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E62BC4"/>
    <w:rPr>
      <w:rFonts w:ascii="Gill Sans MT" w:eastAsia="Arial" w:hAnsi="Gill Sans MT" w:cs="Arial"/>
      <w:color w:val="000000"/>
    </w:rPr>
  </w:style>
  <w:style w:type="paragraph" w:styleId="BalloonText">
    <w:name w:val="Balloon Text"/>
    <w:basedOn w:val="Normal"/>
    <w:link w:val="BalloonTextChar"/>
    <w:uiPriority w:val="99"/>
    <w:semiHidden/>
    <w:unhideWhenUsed/>
    <w:rsid w:val="00E62B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BC4"/>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E62BC4"/>
    <w:rPr>
      <w:b/>
      <w:bCs/>
    </w:rPr>
  </w:style>
  <w:style w:type="character" w:customStyle="1" w:styleId="CommentSubjectChar">
    <w:name w:val="Comment Subject Char"/>
    <w:basedOn w:val="CommentTextChar"/>
    <w:link w:val="CommentSubject"/>
    <w:uiPriority w:val="99"/>
    <w:semiHidden/>
    <w:rsid w:val="00E62BC4"/>
    <w:rPr>
      <w:rFonts w:ascii="Gill Sans MT" w:eastAsia="Arial" w:hAnsi="Gill Sans MT" w:cs="Arial"/>
      <w:b/>
      <w:bCs/>
      <w:color w:val="000000"/>
    </w:rPr>
  </w:style>
  <w:style w:type="paragraph" w:styleId="TOCHeading">
    <w:name w:val="TOC Heading"/>
    <w:basedOn w:val="Heading1"/>
    <w:next w:val="Normal"/>
    <w:uiPriority w:val="39"/>
    <w:unhideWhenUsed/>
    <w:qFormat/>
    <w:rsid w:val="00E62BC4"/>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E62BC4"/>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E62BC4"/>
    <w:pPr>
      <w:spacing w:line="480" w:lineRule="auto"/>
      <w:ind w:left="720" w:hanging="720"/>
    </w:pPr>
  </w:style>
  <w:style w:type="paragraph" w:styleId="Revision">
    <w:name w:val="Revision"/>
    <w:hidden/>
    <w:uiPriority w:val="99"/>
    <w:semiHidden/>
    <w:rsid w:val="00BC0F95"/>
    <w:rPr>
      <w:rFonts w:ascii="Garamond" w:hAnsi="Garamond"/>
      <w:sz w:val="24"/>
    </w:rPr>
  </w:style>
  <w:style w:type="paragraph" w:styleId="TableofFigures">
    <w:name w:val="table of figures"/>
    <w:aliases w:val="List of Tables"/>
    <w:basedOn w:val="Normal"/>
    <w:next w:val="Normal"/>
    <w:uiPriority w:val="99"/>
    <w:unhideWhenUsed/>
    <w:rsid w:val="009F5B22"/>
    <w:pPr>
      <w:spacing w:after="120" w:line="240" w:lineRule="auto"/>
      <w:ind w:left="1440" w:right="720" w:hanging="1440"/>
    </w:pPr>
    <w:rPr>
      <w:sz w:val="22"/>
    </w:rPr>
  </w:style>
  <w:style w:type="paragraph" w:styleId="NormalWeb">
    <w:name w:val="Normal (Web)"/>
    <w:basedOn w:val="Normal"/>
    <w:uiPriority w:val="99"/>
    <w:unhideWhenUsed/>
    <w:rsid w:val="00E62BC4"/>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E62BC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62BC4"/>
    <w:rPr>
      <w:rFonts w:asciiTheme="minorHAnsi" w:eastAsiaTheme="minorEastAsia" w:hAnsiTheme="minorHAnsi" w:cstheme="minorBidi"/>
      <w:sz w:val="22"/>
      <w:szCs w:val="22"/>
    </w:rPr>
  </w:style>
  <w:style w:type="paragraph" w:customStyle="1" w:styleId="Default">
    <w:name w:val="Default"/>
    <w:rsid w:val="00E62BC4"/>
    <w:pPr>
      <w:autoSpaceDE w:val="0"/>
      <w:autoSpaceDN w:val="0"/>
      <w:adjustRightInd w:val="0"/>
    </w:pPr>
    <w:rPr>
      <w:rFonts w:ascii="Gill Sans" w:hAnsi="Gill Sans" w:cs="Gill Sans"/>
      <w:color w:val="000000"/>
      <w:sz w:val="24"/>
      <w:szCs w:val="24"/>
    </w:rPr>
  </w:style>
  <w:style w:type="paragraph" w:styleId="EndnoteText">
    <w:name w:val="endnote text"/>
    <w:basedOn w:val="Normal"/>
    <w:link w:val="EndnoteTextChar"/>
    <w:uiPriority w:val="99"/>
    <w:semiHidden/>
    <w:unhideWhenUsed/>
    <w:rsid w:val="00E62BC4"/>
    <w:pPr>
      <w:spacing w:line="240" w:lineRule="auto"/>
    </w:pPr>
    <w:rPr>
      <w:sz w:val="20"/>
    </w:rPr>
  </w:style>
  <w:style w:type="character" w:customStyle="1" w:styleId="EndnoteTextChar">
    <w:name w:val="Endnote Text Char"/>
    <w:basedOn w:val="DefaultParagraphFont"/>
    <w:link w:val="EndnoteText"/>
    <w:uiPriority w:val="99"/>
    <w:semiHidden/>
    <w:rsid w:val="00E62BC4"/>
    <w:rPr>
      <w:rFonts w:ascii="Gill Sans MT" w:eastAsia="Arial" w:hAnsi="Gill Sans MT" w:cs="Arial"/>
      <w:color w:val="000000"/>
      <w:szCs w:val="24"/>
    </w:rPr>
  </w:style>
  <w:style w:type="character" w:styleId="EndnoteReference">
    <w:name w:val="endnote reference"/>
    <w:basedOn w:val="DefaultParagraphFont"/>
    <w:uiPriority w:val="99"/>
    <w:semiHidden/>
    <w:unhideWhenUsed/>
    <w:rsid w:val="00E62BC4"/>
    <w:rPr>
      <w:vertAlign w:val="superscript"/>
    </w:rPr>
  </w:style>
  <w:style w:type="paragraph" w:customStyle="1" w:styleId="CM38">
    <w:name w:val="CM38"/>
    <w:basedOn w:val="Normal"/>
    <w:next w:val="Normal"/>
    <w:uiPriority w:val="99"/>
    <w:rsid w:val="00E62BC4"/>
    <w:pPr>
      <w:autoSpaceDE w:val="0"/>
      <w:autoSpaceDN w:val="0"/>
      <w:adjustRightInd w:val="0"/>
      <w:spacing w:line="240" w:lineRule="auto"/>
    </w:pPr>
    <w:rPr>
      <w:rFonts w:eastAsiaTheme="minorHAnsi" w:cstheme="minorBidi"/>
    </w:rPr>
  </w:style>
  <w:style w:type="paragraph" w:customStyle="1" w:styleId="Normal1">
    <w:name w:val="Normal1"/>
    <w:rsid w:val="00E62BC4"/>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C36285"/>
    <w:pPr>
      <w:widowControl/>
      <w:spacing w:after="200"/>
    </w:pPr>
    <w:rPr>
      <w:rFonts w:eastAsia="Calibri" w:cs="Times New Roman"/>
      <w:color w:val="auto"/>
      <w:sz w:val="22"/>
    </w:rPr>
  </w:style>
  <w:style w:type="table" w:customStyle="1" w:styleId="PlainTable21">
    <w:name w:val="Plain Table 21"/>
    <w:basedOn w:val="TableNormal"/>
    <w:uiPriority w:val="99"/>
    <w:rsid w:val="00E62BC4"/>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uiPriority w:val="20"/>
    <w:qFormat/>
    <w:rsid w:val="00E62BC4"/>
    <w:rPr>
      <w:i/>
      <w:iCs/>
    </w:rPr>
  </w:style>
  <w:style w:type="paragraph" w:customStyle="1" w:styleId="FT-FigureTitle">
    <w:name w:val="FT - Figure Title"/>
    <w:basedOn w:val="TT-TableTitle"/>
    <w:qFormat/>
    <w:rsid w:val="00E62BC4"/>
    <w:pPr>
      <w:spacing w:line="276" w:lineRule="auto"/>
    </w:pPr>
  </w:style>
  <w:style w:type="paragraph" w:customStyle="1" w:styleId="Bulletedlist">
    <w:name w:val="Bulleted list"/>
    <w:basedOn w:val="ListParagraph"/>
    <w:rsid w:val="00E62BC4"/>
    <w:pPr>
      <w:widowControl/>
      <w:numPr>
        <w:numId w:val="13"/>
      </w:numPr>
      <w:spacing w:after="200"/>
      <w:contextualSpacing/>
    </w:pPr>
    <w:rPr>
      <w:rFonts w:eastAsia="Times New Roman"/>
      <w:sz w:val="22"/>
    </w:rPr>
  </w:style>
  <w:style w:type="paragraph" w:customStyle="1" w:styleId="1H">
    <w:name w:val="1H"/>
    <w:basedOn w:val="Normal"/>
    <w:uiPriority w:val="99"/>
    <w:rsid w:val="00E62BC4"/>
    <w:pPr>
      <w:snapToGrid w:val="0"/>
      <w:spacing w:line="240" w:lineRule="auto"/>
    </w:pPr>
    <w:rPr>
      <w:rFonts w:ascii="Times New Roman" w:eastAsia="Times New Roman" w:hAnsi="Times New Roman"/>
      <w:b/>
      <w:smallCaps/>
      <w:color w:val="auto"/>
      <w:szCs w:val="20"/>
    </w:rPr>
  </w:style>
  <w:style w:type="character" w:customStyle="1" w:styleId="2H">
    <w:name w:val="2H"/>
    <w:rsid w:val="00E62BC4"/>
  </w:style>
  <w:style w:type="paragraph" w:customStyle="1" w:styleId="AParagraph">
    <w:name w:val="A_Paragraph"/>
    <w:qFormat/>
    <w:rsid w:val="00E62BC4"/>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E62BC4"/>
    <w:pPr>
      <w:ind w:left="720" w:firstLine="0"/>
    </w:pPr>
  </w:style>
  <w:style w:type="character" w:customStyle="1" w:styleId="apple-converted-space">
    <w:name w:val="apple-converted-space"/>
    <w:basedOn w:val="DefaultParagraphFont"/>
    <w:rsid w:val="00E62BC4"/>
  </w:style>
  <w:style w:type="paragraph" w:customStyle="1" w:styleId="BodyText">
    <w:name w:val="Body  Text"/>
    <w:basedOn w:val="Normal"/>
    <w:link w:val="BodyTextChar"/>
    <w:qFormat/>
    <w:rsid w:val="00E62BC4"/>
    <w:pPr>
      <w:widowControl/>
      <w:spacing w:after="200"/>
    </w:pPr>
    <w:rPr>
      <w:sz w:val="22"/>
    </w:rPr>
  </w:style>
  <w:style w:type="character" w:customStyle="1" w:styleId="BodyTextChar">
    <w:name w:val="Body  Text Char"/>
    <w:basedOn w:val="DefaultParagraphFont"/>
    <w:link w:val="BodyText"/>
    <w:rsid w:val="00E62BC4"/>
    <w:rPr>
      <w:rFonts w:ascii="Gill Sans MT" w:eastAsia="Arial" w:hAnsi="Gill Sans MT" w:cs="Arial"/>
      <w:color w:val="000000"/>
      <w:sz w:val="22"/>
      <w:szCs w:val="24"/>
    </w:rPr>
  </w:style>
  <w:style w:type="paragraph" w:customStyle="1" w:styleId="Body1">
    <w:name w:val="Body 1"/>
    <w:basedOn w:val="Normal"/>
    <w:link w:val="Body1Char"/>
    <w:qFormat/>
    <w:rsid w:val="00E62BC4"/>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E62BC4"/>
    <w:rPr>
      <w:rFonts w:ascii="Gill Sans MT" w:hAnsi="Gill Sans MT" w:cs="Gill Sans Light"/>
      <w:color w:val="000000"/>
      <w:sz w:val="24"/>
      <w:szCs w:val="24"/>
    </w:rPr>
  </w:style>
  <w:style w:type="paragraph" w:styleId="BodyText2">
    <w:name w:val="Body Text 2"/>
    <w:basedOn w:val="Normal"/>
    <w:link w:val="BodyText2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E62BC4"/>
    <w:rPr>
      <w:rFonts w:cs="Arial"/>
      <w:smallCaps/>
      <w:sz w:val="24"/>
    </w:rPr>
  </w:style>
  <w:style w:type="paragraph" w:styleId="BodyText3">
    <w:name w:val="Body Text 3"/>
    <w:basedOn w:val="Normal"/>
    <w:link w:val="BodyText3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E62BC4"/>
    <w:rPr>
      <w:rFonts w:cs="Arial"/>
      <w:i/>
      <w:sz w:val="24"/>
    </w:rPr>
  </w:style>
  <w:style w:type="paragraph" w:styleId="BodyTextIndent">
    <w:name w:val="Body Text Indent"/>
    <w:basedOn w:val="Normal"/>
    <w:link w:val="BodyTextIndentChar"/>
    <w:uiPriority w:val="99"/>
    <w:semiHidden/>
    <w:unhideWhenUsed/>
    <w:rsid w:val="00E62BC4"/>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E62BC4"/>
    <w:rPr>
      <w:rFonts w:cs="Arial"/>
      <w:i/>
      <w:sz w:val="24"/>
    </w:rPr>
  </w:style>
  <w:style w:type="paragraph" w:styleId="BodyTextIndent2">
    <w:name w:val="Body Text Indent 2"/>
    <w:basedOn w:val="Normal"/>
    <w:link w:val="BodyTextIndent2Char"/>
    <w:uiPriority w:val="99"/>
    <w:semiHidden/>
    <w:unhideWhenUsed/>
    <w:rsid w:val="00E62BC4"/>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E62BC4"/>
    <w:rPr>
      <w:rFonts w:cs="Arial"/>
      <w:i/>
      <w:sz w:val="24"/>
    </w:rPr>
  </w:style>
  <w:style w:type="paragraph" w:styleId="BodyTextIndent3">
    <w:name w:val="Body Text Indent 3"/>
    <w:basedOn w:val="Normal"/>
    <w:link w:val="BodyTextIndent3Char"/>
    <w:uiPriority w:val="99"/>
    <w:semiHidden/>
    <w:unhideWhenUsed/>
    <w:rsid w:val="00E62BC4"/>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E62BC4"/>
    <w:rPr>
      <w:rFonts w:cs="Arial"/>
      <w:b/>
      <w:sz w:val="24"/>
    </w:rPr>
  </w:style>
  <w:style w:type="character" w:styleId="BookTitle">
    <w:name w:val="Book Title"/>
    <w:basedOn w:val="DefaultParagraphFont"/>
    <w:uiPriority w:val="33"/>
    <w:qFormat/>
    <w:rsid w:val="00E62BC4"/>
    <w:rPr>
      <w:b/>
      <w:bCs/>
      <w:i/>
      <w:iCs/>
      <w:spacing w:val="5"/>
    </w:rPr>
  </w:style>
  <w:style w:type="character" w:customStyle="1" w:styleId="BT">
    <w:name w:val="BT"/>
    <w:rsid w:val="00E62BC4"/>
    <w:rPr>
      <w:rFonts w:ascii="Arial" w:hAnsi="Arial" w:cs="Arial" w:hint="default"/>
      <w:sz w:val="21"/>
    </w:rPr>
  </w:style>
  <w:style w:type="paragraph" w:customStyle="1" w:styleId="Bullet15">
    <w:name w:val="Bullet1/.5"/>
    <w:basedOn w:val="Normal"/>
    <w:uiPriority w:val="99"/>
    <w:rsid w:val="00E62BC4"/>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E62BC4"/>
    <w:pPr>
      <w:numPr>
        <w:numId w:val="12"/>
      </w:numPr>
      <w:spacing w:after="240" w:line="240" w:lineRule="auto"/>
    </w:pPr>
    <w:rPr>
      <w:rFonts w:ascii="Times New Roman" w:hAnsi="Times New Roman"/>
    </w:rPr>
  </w:style>
  <w:style w:type="paragraph" w:customStyle="1" w:styleId="ColorfulList-Accent11">
    <w:name w:val="Colorful List - Accent 11"/>
    <w:basedOn w:val="Normal"/>
    <w:link w:val="ColorfulList-Accent1Char"/>
    <w:uiPriority w:val="99"/>
    <w:qFormat/>
    <w:rsid w:val="00E62BC4"/>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E62BC4"/>
    <w:rPr>
      <w:rFonts w:ascii="Calibri" w:hAnsi="Calibri"/>
      <w:sz w:val="24"/>
      <w:szCs w:val="24"/>
    </w:rPr>
  </w:style>
  <w:style w:type="paragraph" w:styleId="DocumentMap">
    <w:name w:val="Document Map"/>
    <w:basedOn w:val="Normal"/>
    <w:link w:val="DocumentMapChar"/>
    <w:uiPriority w:val="99"/>
    <w:semiHidden/>
    <w:unhideWhenUsed/>
    <w:rsid w:val="00E62BC4"/>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E62BC4"/>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E62BC4"/>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E62BC4"/>
    <w:rPr>
      <w:rFonts w:ascii="Gill Sans MT" w:hAnsi="Gill Sans MT" w:cs="Arial"/>
      <w:b/>
      <w:caps/>
      <w:color w:val="94A545"/>
      <w:sz w:val="28"/>
      <w:szCs w:val="36"/>
    </w:rPr>
  </w:style>
  <w:style w:type="paragraph" w:customStyle="1" w:styleId="Tabletitle">
    <w:name w:val="Table title"/>
    <w:basedOn w:val="Heading4"/>
    <w:link w:val="TabletitleChar"/>
    <w:rsid w:val="008332B9"/>
    <w:pPr>
      <w:widowControl/>
      <w:spacing w:after="120" w:line="259" w:lineRule="auto"/>
    </w:pPr>
    <w:rPr>
      <w:snapToGrid w:val="0"/>
      <w:sz w:val="22"/>
      <w:szCs w:val="22"/>
    </w:rPr>
  </w:style>
  <w:style w:type="paragraph" w:customStyle="1" w:styleId="Figuretitle">
    <w:name w:val="Figure title"/>
    <w:basedOn w:val="Tabletitle"/>
    <w:rsid w:val="00E62BC4"/>
  </w:style>
  <w:style w:type="paragraph" w:customStyle="1" w:styleId="Footnote">
    <w:name w:val="Footnote"/>
    <w:basedOn w:val="FootnoteText"/>
    <w:rsid w:val="00E62BC4"/>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E62BC4"/>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ite">
    <w:name w:val="HTML Cite"/>
    <w:basedOn w:val="DefaultParagraphFont"/>
    <w:uiPriority w:val="99"/>
    <w:semiHidden/>
    <w:unhideWhenUsed/>
    <w:rsid w:val="00E62BC4"/>
    <w:rPr>
      <w:i/>
      <w:iCs/>
    </w:rPr>
  </w:style>
  <w:style w:type="character" w:styleId="IntenseReference">
    <w:name w:val="Intense Reference"/>
    <w:basedOn w:val="DefaultParagraphFont"/>
    <w:uiPriority w:val="32"/>
    <w:qFormat/>
    <w:rsid w:val="00E62BC4"/>
    <w:rPr>
      <w:b/>
      <w:bCs/>
      <w:smallCaps/>
      <w:color w:val="4F81BD" w:themeColor="accent1"/>
      <w:spacing w:val="5"/>
    </w:rPr>
  </w:style>
  <w:style w:type="table" w:customStyle="1" w:styleId="ListTable2-Accent61">
    <w:name w:val="List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E62BC4"/>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E62BC4"/>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E62BC4"/>
    <w:pPr>
      <w:widowControl/>
      <w:spacing w:after="200"/>
      <w:ind w:left="720"/>
    </w:pPr>
    <w:rPr>
      <w:rFonts w:ascii="Calibri" w:eastAsia="Calibri" w:hAnsi="Calibri" w:cs="Calibri"/>
      <w:color w:val="auto"/>
    </w:rPr>
  </w:style>
  <w:style w:type="paragraph" w:customStyle="1" w:styleId="Pa8">
    <w:name w:val="Pa8"/>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E62BC4"/>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E62BC4"/>
    <w:rPr>
      <w:rFonts w:ascii="Calibri" w:eastAsiaTheme="minorHAnsi" w:hAnsi="Calibri" w:cs="Calibri"/>
      <w:sz w:val="24"/>
      <w:szCs w:val="24"/>
    </w:rPr>
  </w:style>
  <w:style w:type="paragraph" w:customStyle="1" w:styleId="ProposalTableHeading1">
    <w:name w:val="Proposal Table Heading 1"/>
    <w:basedOn w:val="Normal"/>
    <w:rsid w:val="00E62BC4"/>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E62BC4"/>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E62BC4"/>
  </w:style>
  <w:style w:type="character" w:styleId="Strong">
    <w:name w:val="Strong"/>
    <w:qFormat/>
    <w:rsid w:val="00E62BC4"/>
    <w:rPr>
      <w:b/>
      <w:bCs/>
    </w:rPr>
  </w:style>
  <w:style w:type="paragraph" w:customStyle="1" w:styleId="Subheader">
    <w:name w:val="Sub header"/>
    <w:basedOn w:val="Heading3"/>
    <w:link w:val="SubheaderChar"/>
    <w:qFormat/>
    <w:rsid w:val="00E62BC4"/>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E62BC4"/>
    <w:rPr>
      <w:rFonts w:ascii="Cambria" w:hAnsi="Cambria" w:cstheme="minorBidi"/>
      <w:b/>
      <w:i/>
      <w:smallCaps/>
      <w:sz w:val="24"/>
      <w:szCs w:val="24"/>
    </w:rPr>
  </w:style>
  <w:style w:type="paragraph" w:styleId="Subtitle">
    <w:name w:val="Subtitle"/>
    <w:basedOn w:val="Normal"/>
    <w:next w:val="Normal"/>
    <w:link w:val="SubtitleChar"/>
    <w:uiPriority w:val="99"/>
    <w:qFormat/>
    <w:rsid w:val="00E62BC4"/>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E62BC4"/>
    <w:rPr>
      <w:rFonts w:ascii="Georgia" w:eastAsia="Georgia" w:hAnsi="Georgia" w:cs="Georgia"/>
      <w:i/>
      <w:color w:val="666666"/>
      <w:sz w:val="48"/>
      <w:szCs w:val="24"/>
    </w:rPr>
  </w:style>
  <w:style w:type="character" w:styleId="SubtleEmphasis">
    <w:name w:val="Subtle Emphasis"/>
    <w:basedOn w:val="DefaultParagraphFont"/>
    <w:uiPriority w:val="19"/>
    <w:qFormat/>
    <w:rsid w:val="00E62BC4"/>
    <w:rPr>
      <w:i/>
      <w:iCs/>
      <w:color w:val="404040" w:themeColor="text1" w:themeTint="BF"/>
    </w:rPr>
  </w:style>
  <w:style w:type="character" w:customStyle="1" w:styleId="T">
    <w:name w:val="T"/>
    <w:rsid w:val="00E62BC4"/>
    <w:rPr>
      <w:rFonts w:ascii="Arial" w:hAnsi="Arial" w:cs="Arial" w:hint="default"/>
      <w:sz w:val="20"/>
    </w:rPr>
  </w:style>
  <w:style w:type="table" w:customStyle="1" w:styleId="TableGrid4">
    <w:name w:val="Table Grid4"/>
    <w:basedOn w:val="TableNormal"/>
    <w:rsid w:val="00E62BC4"/>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E62BC4"/>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E62BC4"/>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E62BC4"/>
    <w:pPr>
      <w:keepNext/>
      <w:keepLines/>
      <w:spacing w:before="480" w:after="120"/>
      <w:contextualSpacing/>
    </w:pPr>
    <w:rPr>
      <w:b/>
      <w:sz w:val="72"/>
    </w:rPr>
  </w:style>
  <w:style w:type="character" w:customStyle="1" w:styleId="TitleChar">
    <w:name w:val="Title Char"/>
    <w:basedOn w:val="DefaultParagraphFont"/>
    <w:link w:val="Title"/>
    <w:rsid w:val="00E62BC4"/>
    <w:rPr>
      <w:rFonts w:ascii="Gill Sans MT" w:eastAsia="Arial" w:hAnsi="Gill Sans MT" w:cs="Arial"/>
      <w:b/>
      <w:color w:val="000000"/>
      <w:sz w:val="72"/>
      <w:szCs w:val="24"/>
    </w:rPr>
  </w:style>
  <w:style w:type="paragraph" w:customStyle="1" w:styleId="Title1">
    <w:name w:val="Title1"/>
    <w:basedOn w:val="Normal"/>
    <w:next w:val="TABLETEXT"/>
    <w:rsid w:val="00E62BC4"/>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E62BC4"/>
  </w:style>
  <w:style w:type="character" w:customStyle="1" w:styleId="UnresolvedMention1">
    <w:name w:val="Unresolved Mention1"/>
    <w:basedOn w:val="DefaultParagraphFont"/>
    <w:uiPriority w:val="99"/>
    <w:semiHidden/>
    <w:unhideWhenUsed/>
    <w:rsid w:val="00E62BC4"/>
    <w:rPr>
      <w:color w:val="808080"/>
      <w:shd w:val="clear" w:color="auto" w:fill="E6E6E6"/>
    </w:rPr>
  </w:style>
  <w:style w:type="paragraph" w:customStyle="1" w:styleId="xl65">
    <w:name w:val="xl65"/>
    <w:basedOn w:val="Normal"/>
    <w:rsid w:val="00E62BC4"/>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E62BC4"/>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E62BC4"/>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E62BC4"/>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E62BC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E62BC4"/>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E62BC4"/>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E62BC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E62BC4"/>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E62BC4"/>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E62BC4"/>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E62BC4"/>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E62BC4"/>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E62BC4"/>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E62BC4"/>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E62BC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E62BC4"/>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E62BC4"/>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E62BC4"/>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E62BC4"/>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UnresolvedMention2">
    <w:name w:val="Unresolved Mention2"/>
    <w:basedOn w:val="DefaultParagraphFont"/>
    <w:uiPriority w:val="99"/>
    <w:semiHidden/>
    <w:unhideWhenUsed/>
    <w:rsid w:val="005A37A7"/>
    <w:rPr>
      <w:color w:val="808080"/>
      <w:shd w:val="clear" w:color="auto" w:fill="E6E6E6"/>
    </w:rPr>
  </w:style>
  <w:style w:type="table" w:customStyle="1" w:styleId="GridTable4-Accent5100">
    <w:name w:val="Grid Table 4 - Accent 5100"/>
    <w:basedOn w:val="TableNormal"/>
    <w:uiPriority w:val="49"/>
    <w:rsid w:val="001477A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
    <w:name w:val="Grid Table 4 - Accent 51000"/>
    <w:basedOn w:val="TableNormal"/>
    <w:uiPriority w:val="49"/>
    <w:rsid w:val="00001D6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
    <w:name w:val="Grid Table 4 - Accent 510000"/>
    <w:basedOn w:val="TableNormal"/>
    <w:uiPriority w:val="49"/>
    <w:rsid w:val="00CA1A0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
    <w:name w:val="Grid Table 4 - Accent 5100000"/>
    <w:basedOn w:val="TableNormal"/>
    <w:uiPriority w:val="49"/>
    <w:rsid w:val="00F408B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0">
    <w:name w:val="Grid Table 4 - Accent 51000000"/>
    <w:basedOn w:val="TableNormal"/>
    <w:uiPriority w:val="49"/>
    <w:rsid w:val="0046268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1">
    <w:name w:val="Grid Table 4 - Accent 511"/>
    <w:basedOn w:val="TableNormal"/>
    <w:uiPriority w:val="49"/>
    <w:rsid w:val="00EC02F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
    <w:name w:val="2"/>
    <w:basedOn w:val="TableNormal"/>
    <w:rsid w:val="00172019"/>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msonormal0">
    <w:name w:val="msonormal"/>
    <w:basedOn w:val="Normal"/>
    <w:rsid w:val="004F71B2"/>
    <w:pPr>
      <w:widowControl/>
      <w:spacing w:before="100" w:beforeAutospacing="1" w:after="100" w:afterAutospacing="1" w:line="240" w:lineRule="auto"/>
    </w:pPr>
    <w:rPr>
      <w:rFonts w:ascii="Times New Roman" w:eastAsia="Times New Roman" w:hAnsi="Times New Roman" w:cs="Times New Roman"/>
      <w:color w:val="auto"/>
    </w:rPr>
  </w:style>
  <w:style w:type="paragraph" w:customStyle="1" w:styleId="font5">
    <w:name w:val="font5"/>
    <w:basedOn w:val="Normal"/>
    <w:rsid w:val="004F71B2"/>
    <w:pPr>
      <w:widowControl/>
      <w:spacing w:before="100" w:beforeAutospacing="1" w:after="100" w:afterAutospacing="1" w:line="240" w:lineRule="auto"/>
    </w:pPr>
    <w:rPr>
      <w:rFonts w:eastAsia="Times New Roman" w:cs="Times New Roman"/>
      <w:b/>
      <w:bCs/>
      <w:color w:val="auto"/>
      <w:sz w:val="20"/>
      <w:szCs w:val="20"/>
    </w:rPr>
  </w:style>
  <w:style w:type="paragraph" w:customStyle="1" w:styleId="font6">
    <w:name w:val="font6"/>
    <w:basedOn w:val="Normal"/>
    <w:rsid w:val="004F71B2"/>
    <w:pPr>
      <w:widowControl/>
      <w:spacing w:before="100" w:beforeAutospacing="1" w:after="100" w:afterAutospacing="1" w:line="240" w:lineRule="auto"/>
    </w:pPr>
    <w:rPr>
      <w:rFonts w:ascii="Tahoma" w:eastAsia="Times New Roman" w:hAnsi="Tahoma" w:cs="Tahoma"/>
      <w:sz w:val="18"/>
      <w:szCs w:val="18"/>
    </w:rPr>
  </w:style>
  <w:style w:type="paragraph" w:customStyle="1" w:styleId="font7">
    <w:name w:val="font7"/>
    <w:basedOn w:val="Normal"/>
    <w:rsid w:val="004F71B2"/>
    <w:pPr>
      <w:widowControl/>
      <w:spacing w:before="100" w:beforeAutospacing="1" w:after="100" w:afterAutospacing="1" w:line="240" w:lineRule="auto"/>
    </w:pPr>
    <w:rPr>
      <w:rFonts w:ascii="Tahoma" w:eastAsia="Times New Roman" w:hAnsi="Tahoma" w:cs="Tahoma"/>
      <w:b/>
      <w:bCs/>
      <w:sz w:val="18"/>
      <w:szCs w:val="18"/>
    </w:rPr>
  </w:style>
  <w:style w:type="paragraph" w:customStyle="1" w:styleId="xl63">
    <w:name w:val="xl6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64">
    <w:name w:val="xl64"/>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1">
    <w:name w:val="xl91"/>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textAlignment w:val="center"/>
    </w:pPr>
    <w:rPr>
      <w:rFonts w:ascii="Times New Roman" w:eastAsia="Times New Roman" w:hAnsi="Times New Roman" w:cs="Times New Roman"/>
      <w:color w:val="auto"/>
      <w:sz w:val="20"/>
      <w:szCs w:val="20"/>
    </w:rPr>
  </w:style>
  <w:style w:type="paragraph" w:customStyle="1" w:styleId="xl92">
    <w:name w:val="xl92"/>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pPr>
    <w:rPr>
      <w:rFonts w:eastAsia="Times New Roman" w:cs="Times New Roman"/>
      <w:b/>
      <w:bCs/>
      <w:color w:val="auto"/>
      <w:sz w:val="20"/>
      <w:szCs w:val="20"/>
    </w:rPr>
  </w:style>
  <w:style w:type="paragraph" w:customStyle="1" w:styleId="xl93">
    <w:name w:val="xl9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20"/>
      <w:szCs w:val="20"/>
    </w:rPr>
  </w:style>
  <w:style w:type="paragraph" w:customStyle="1" w:styleId="xl94">
    <w:name w:val="xl94"/>
    <w:basedOn w:val="Normal"/>
    <w:rsid w:val="004F71B2"/>
    <w:pPr>
      <w:widowControl/>
      <w:pBdr>
        <w:top w:val="single" w:sz="4" w:space="0" w:color="auto"/>
        <w:bottom w:val="single" w:sz="4" w:space="0" w:color="auto"/>
      </w:pBdr>
      <w:shd w:val="clear" w:color="000000" w:fill="DBE7F3"/>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5">
    <w:name w:val="xl95"/>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6">
    <w:name w:val="xl96"/>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7">
    <w:name w:val="xl97"/>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sz w:val="20"/>
      <w:szCs w:val="20"/>
    </w:rPr>
  </w:style>
  <w:style w:type="paragraph" w:customStyle="1" w:styleId="xl98">
    <w:name w:val="xl98"/>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character" w:customStyle="1" w:styleId="doilabel">
    <w:name w:val="doi__label"/>
    <w:basedOn w:val="DefaultParagraphFont"/>
    <w:rsid w:val="00861E7B"/>
  </w:style>
  <w:style w:type="character" w:customStyle="1" w:styleId="TabletitleChar">
    <w:name w:val="Table title Char"/>
    <w:basedOn w:val="DefaultParagraphFont"/>
    <w:link w:val="Tabletitle"/>
    <w:rsid w:val="00980380"/>
    <w:rPr>
      <w:rFonts w:ascii="Gill Sans MT" w:eastAsia="Arial" w:hAnsi="Gill Sans MT" w:cs="Arial"/>
      <w:b/>
      <w:snapToGrid w:val="0"/>
      <w:color w:val="000000"/>
      <w:sz w:val="22"/>
      <w:szCs w:val="22"/>
    </w:rPr>
  </w:style>
  <w:style w:type="character" w:customStyle="1" w:styleId="UnresolvedMention3">
    <w:name w:val="Unresolved Mention3"/>
    <w:basedOn w:val="DefaultParagraphFont"/>
    <w:uiPriority w:val="99"/>
    <w:semiHidden/>
    <w:unhideWhenUsed/>
    <w:rsid w:val="00B05E79"/>
    <w:rPr>
      <w:color w:val="605E5C"/>
      <w:shd w:val="clear" w:color="auto" w:fill="E1DFDD"/>
    </w:rPr>
  </w:style>
  <w:style w:type="character" w:customStyle="1" w:styleId="UnresolvedMention4">
    <w:name w:val="Unresolved Mention4"/>
    <w:basedOn w:val="DefaultParagraphFont"/>
    <w:uiPriority w:val="99"/>
    <w:semiHidden/>
    <w:unhideWhenUsed/>
    <w:rsid w:val="006C62DC"/>
    <w:rPr>
      <w:color w:val="605E5C"/>
      <w:shd w:val="clear" w:color="auto" w:fill="E1DFDD"/>
    </w:rPr>
  </w:style>
  <w:style w:type="character" w:customStyle="1" w:styleId="UnresolvedMention5">
    <w:name w:val="Unresolved Mention5"/>
    <w:basedOn w:val="DefaultParagraphFont"/>
    <w:uiPriority w:val="99"/>
    <w:semiHidden/>
    <w:unhideWhenUsed/>
    <w:rsid w:val="00CA1B43"/>
    <w:rPr>
      <w:color w:val="605E5C"/>
      <w:shd w:val="clear" w:color="auto" w:fill="E1DFDD"/>
    </w:rPr>
  </w:style>
  <w:style w:type="character" w:styleId="UnresolvedMention">
    <w:name w:val="Unresolved Mention"/>
    <w:basedOn w:val="DefaultParagraphFont"/>
    <w:uiPriority w:val="99"/>
    <w:semiHidden/>
    <w:unhideWhenUsed/>
    <w:rsid w:val="00D46105"/>
    <w:rPr>
      <w:color w:val="605E5C"/>
      <w:shd w:val="clear" w:color="auto" w:fill="E1DFDD"/>
    </w:rPr>
  </w:style>
  <w:style w:type="paragraph" w:customStyle="1" w:styleId="gmail-msocommenttext">
    <w:name w:val="gmail-msocommenttext"/>
    <w:basedOn w:val="Normal"/>
    <w:rsid w:val="00827998"/>
    <w:pPr>
      <w:widowControl/>
      <w:spacing w:before="100" w:beforeAutospacing="1" w:after="100" w:afterAutospacing="1" w:line="240" w:lineRule="auto"/>
    </w:pPr>
    <w:rPr>
      <w:rFonts w:ascii="Calibri" w:eastAsiaTheme="minorHAnsi" w:hAnsi="Calibri" w:cs="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506135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0589745">
      <w:bodyDiv w:val="1"/>
      <w:marLeft w:val="0"/>
      <w:marRight w:val="0"/>
      <w:marTop w:val="0"/>
      <w:marBottom w:val="0"/>
      <w:divBdr>
        <w:top w:val="none" w:sz="0" w:space="0" w:color="auto"/>
        <w:left w:val="none" w:sz="0" w:space="0" w:color="auto"/>
        <w:bottom w:val="none" w:sz="0" w:space="0" w:color="auto"/>
        <w:right w:val="none" w:sz="0" w:space="0" w:color="auto"/>
      </w:divBdr>
    </w:div>
    <w:div w:id="44334538">
      <w:bodyDiv w:val="1"/>
      <w:marLeft w:val="0"/>
      <w:marRight w:val="0"/>
      <w:marTop w:val="0"/>
      <w:marBottom w:val="0"/>
      <w:divBdr>
        <w:top w:val="none" w:sz="0" w:space="0" w:color="auto"/>
        <w:left w:val="none" w:sz="0" w:space="0" w:color="auto"/>
        <w:bottom w:val="none" w:sz="0" w:space="0" w:color="auto"/>
        <w:right w:val="none" w:sz="0" w:space="0" w:color="auto"/>
      </w:divBdr>
    </w:div>
    <w:div w:id="50883831">
      <w:bodyDiv w:val="1"/>
      <w:marLeft w:val="0"/>
      <w:marRight w:val="0"/>
      <w:marTop w:val="0"/>
      <w:marBottom w:val="0"/>
      <w:divBdr>
        <w:top w:val="none" w:sz="0" w:space="0" w:color="auto"/>
        <w:left w:val="none" w:sz="0" w:space="0" w:color="auto"/>
        <w:bottom w:val="none" w:sz="0" w:space="0" w:color="auto"/>
        <w:right w:val="none" w:sz="0" w:space="0" w:color="auto"/>
      </w:divBdr>
    </w:div>
    <w:div w:id="55470180">
      <w:bodyDiv w:val="1"/>
      <w:marLeft w:val="0"/>
      <w:marRight w:val="0"/>
      <w:marTop w:val="0"/>
      <w:marBottom w:val="0"/>
      <w:divBdr>
        <w:top w:val="none" w:sz="0" w:space="0" w:color="auto"/>
        <w:left w:val="none" w:sz="0" w:space="0" w:color="auto"/>
        <w:bottom w:val="none" w:sz="0" w:space="0" w:color="auto"/>
        <w:right w:val="none" w:sz="0" w:space="0" w:color="auto"/>
      </w:divBdr>
    </w:div>
    <w:div w:id="64376155">
      <w:bodyDiv w:val="1"/>
      <w:marLeft w:val="0"/>
      <w:marRight w:val="0"/>
      <w:marTop w:val="0"/>
      <w:marBottom w:val="0"/>
      <w:divBdr>
        <w:top w:val="none" w:sz="0" w:space="0" w:color="auto"/>
        <w:left w:val="none" w:sz="0" w:space="0" w:color="auto"/>
        <w:bottom w:val="none" w:sz="0" w:space="0" w:color="auto"/>
        <w:right w:val="none" w:sz="0" w:space="0" w:color="auto"/>
      </w:divBdr>
    </w:div>
    <w:div w:id="67652789">
      <w:bodyDiv w:val="1"/>
      <w:marLeft w:val="0"/>
      <w:marRight w:val="0"/>
      <w:marTop w:val="0"/>
      <w:marBottom w:val="0"/>
      <w:divBdr>
        <w:top w:val="none" w:sz="0" w:space="0" w:color="auto"/>
        <w:left w:val="none" w:sz="0" w:space="0" w:color="auto"/>
        <w:bottom w:val="none" w:sz="0" w:space="0" w:color="auto"/>
        <w:right w:val="none" w:sz="0" w:space="0" w:color="auto"/>
      </w:divBdr>
    </w:div>
    <w:div w:id="73473482">
      <w:bodyDiv w:val="1"/>
      <w:marLeft w:val="0"/>
      <w:marRight w:val="0"/>
      <w:marTop w:val="0"/>
      <w:marBottom w:val="0"/>
      <w:divBdr>
        <w:top w:val="none" w:sz="0" w:space="0" w:color="auto"/>
        <w:left w:val="none" w:sz="0" w:space="0" w:color="auto"/>
        <w:bottom w:val="none" w:sz="0" w:space="0" w:color="auto"/>
        <w:right w:val="none" w:sz="0" w:space="0" w:color="auto"/>
      </w:divBdr>
    </w:div>
    <w:div w:id="76875608">
      <w:bodyDiv w:val="1"/>
      <w:marLeft w:val="0"/>
      <w:marRight w:val="0"/>
      <w:marTop w:val="0"/>
      <w:marBottom w:val="0"/>
      <w:divBdr>
        <w:top w:val="none" w:sz="0" w:space="0" w:color="auto"/>
        <w:left w:val="none" w:sz="0" w:space="0" w:color="auto"/>
        <w:bottom w:val="none" w:sz="0" w:space="0" w:color="auto"/>
        <w:right w:val="none" w:sz="0" w:space="0" w:color="auto"/>
      </w:divBdr>
    </w:div>
    <w:div w:id="79723200">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93331919">
      <w:bodyDiv w:val="1"/>
      <w:marLeft w:val="0"/>
      <w:marRight w:val="0"/>
      <w:marTop w:val="0"/>
      <w:marBottom w:val="0"/>
      <w:divBdr>
        <w:top w:val="none" w:sz="0" w:space="0" w:color="auto"/>
        <w:left w:val="none" w:sz="0" w:space="0" w:color="auto"/>
        <w:bottom w:val="none" w:sz="0" w:space="0" w:color="auto"/>
        <w:right w:val="none" w:sz="0" w:space="0" w:color="auto"/>
      </w:divBdr>
    </w:div>
    <w:div w:id="105854232">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0443874">
      <w:bodyDiv w:val="1"/>
      <w:marLeft w:val="0"/>
      <w:marRight w:val="0"/>
      <w:marTop w:val="0"/>
      <w:marBottom w:val="0"/>
      <w:divBdr>
        <w:top w:val="none" w:sz="0" w:space="0" w:color="auto"/>
        <w:left w:val="none" w:sz="0" w:space="0" w:color="auto"/>
        <w:bottom w:val="none" w:sz="0" w:space="0" w:color="auto"/>
        <w:right w:val="none" w:sz="0" w:space="0" w:color="auto"/>
      </w:divBdr>
    </w:div>
    <w:div w:id="110902992">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25242930">
      <w:bodyDiv w:val="1"/>
      <w:marLeft w:val="0"/>
      <w:marRight w:val="0"/>
      <w:marTop w:val="0"/>
      <w:marBottom w:val="0"/>
      <w:divBdr>
        <w:top w:val="none" w:sz="0" w:space="0" w:color="auto"/>
        <w:left w:val="none" w:sz="0" w:space="0" w:color="auto"/>
        <w:bottom w:val="none" w:sz="0" w:space="0" w:color="auto"/>
        <w:right w:val="none" w:sz="0" w:space="0" w:color="auto"/>
      </w:divBdr>
    </w:div>
    <w:div w:id="134370621">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9758156">
      <w:bodyDiv w:val="1"/>
      <w:marLeft w:val="0"/>
      <w:marRight w:val="0"/>
      <w:marTop w:val="0"/>
      <w:marBottom w:val="0"/>
      <w:divBdr>
        <w:top w:val="none" w:sz="0" w:space="0" w:color="auto"/>
        <w:left w:val="none" w:sz="0" w:space="0" w:color="auto"/>
        <w:bottom w:val="none" w:sz="0" w:space="0" w:color="auto"/>
        <w:right w:val="none" w:sz="0" w:space="0" w:color="auto"/>
      </w:divBdr>
    </w:div>
    <w:div w:id="150297490">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1238771">
      <w:bodyDiv w:val="1"/>
      <w:marLeft w:val="0"/>
      <w:marRight w:val="0"/>
      <w:marTop w:val="0"/>
      <w:marBottom w:val="0"/>
      <w:divBdr>
        <w:top w:val="none" w:sz="0" w:space="0" w:color="auto"/>
        <w:left w:val="none" w:sz="0" w:space="0" w:color="auto"/>
        <w:bottom w:val="none" w:sz="0" w:space="0" w:color="auto"/>
        <w:right w:val="none" w:sz="0" w:space="0" w:color="auto"/>
      </w:divBdr>
    </w:div>
    <w:div w:id="174225061">
      <w:bodyDiv w:val="1"/>
      <w:marLeft w:val="0"/>
      <w:marRight w:val="0"/>
      <w:marTop w:val="0"/>
      <w:marBottom w:val="0"/>
      <w:divBdr>
        <w:top w:val="none" w:sz="0" w:space="0" w:color="auto"/>
        <w:left w:val="none" w:sz="0" w:space="0" w:color="auto"/>
        <w:bottom w:val="none" w:sz="0" w:space="0" w:color="auto"/>
        <w:right w:val="none" w:sz="0" w:space="0" w:color="auto"/>
      </w:divBdr>
    </w:div>
    <w:div w:id="178782747">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7204791">
      <w:bodyDiv w:val="1"/>
      <w:marLeft w:val="0"/>
      <w:marRight w:val="0"/>
      <w:marTop w:val="0"/>
      <w:marBottom w:val="0"/>
      <w:divBdr>
        <w:top w:val="none" w:sz="0" w:space="0" w:color="auto"/>
        <w:left w:val="none" w:sz="0" w:space="0" w:color="auto"/>
        <w:bottom w:val="none" w:sz="0" w:space="0" w:color="auto"/>
        <w:right w:val="none" w:sz="0" w:space="0" w:color="auto"/>
      </w:divBdr>
    </w:div>
    <w:div w:id="211506085">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31745566">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0457571">
      <w:bodyDiv w:val="1"/>
      <w:marLeft w:val="0"/>
      <w:marRight w:val="0"/>
      <w:marTop w:val="0"/>
      <w:marBottom w:val="0"/>
      <w:divBdr>
        <w:top w:val="none" w:sz="0" w:space="0" w:color="auto"/>
        <w:left w:val="none" w:sz="0" w:space="0" w:color="auto"/>
        <w:bottom w:val="none" w:sz="0" w:space="0" w:color="auto"/>
        <w:right w:val="none" w:sz="0" w:space="0" w:color="auto"/>
      </w:divBdr>
    </w:div>
    <w:div w:id="242299673">
      <w:bodyDiv w:val="1"/>
      <w:marLeft w:val="0"/>
      <w:marRight w:val="0"/>
      <w:marTop w:val="0"/>
      <w:marBottom w:val="0"/>
      <w:divBdr>
        <w:top w:val="none" w:sz="0" w:space="0" w:color="auto"/>
        <w:left w:val="none" w:sz="0" w:space="0" w:color="auto"/>
        <w:bottom w:val="none" w:sz="0" w:space="0" w:color="auto"/>
        <w:right w:val="none" w:sz="0" w:space="0" w:color="auto"/>
      </w:divBdr>
    </w:div>
    <w:div w:id="244338514">
      <w:bodyDiv w:val="1"/>
      <w:marLeft w:val="0"/>
      <w:marRight w:val="0"/>
      <w:marTop w:val="0"/>
      <w:marBottom w:val="0"/>
      <w:divBdr>
        <w:top w:val="none" w:sz="0" w:space="0" w:color="auto"/>
        <w:left w:val="none" w:sz="0" w:space="0" w:color="auto"/>
        <w:bottom w:val="none" w:sz="0" w:space="0" w:color="auto"/>
        <w:right w:val="none" w:sz="0" w:space="0" w:color="auto"/>
      </w:divBdr>
    </w:div>
    <w:div w:id="245460928">
      <w:bodyDiv w:val="1"/>
      <w:marLeft w:val="0"/>
      <w:marRight w:val="0"/>
      <w:marTop w:val="0"/>
      <w:marBottom w:val="0"/>
      <w:divBdr>
        <w:top w:val="none" w:sz="0" w:space="0" w:color="auto"/>
        <w:left w:val="none" w:sz="0" w:space="0" w:color="auto"/>
        <w:bottom w:val="none" w:sz="0" w:space="0" w:color="auto"/>
        <w:right w:val="none" w:sz="0" w:space="0" w:color="auto"/>
      </w:divBdr>
    </w:div>
    <w:div w:id="258413224">
      <w:bodyDiv w:val="1"/>
      <w:marLeft w:val="0"/>
      <w:marRight w:val="0"/>
      <w:marTop w:val="0"/>
      <w:marBottom w:val="0"/>
      <w:divBdr>
        <w:top w:val="none" w:sz="0" w:space="0" w:color="auto"/>
        <w:left w:val="none" w:sz="0" w:space="0" w:color="auto"/>
        <w:bottom w:val="none" w:sz="0" w:space="0" w:color="auto"/>
        <w:right w:val="none" w:sz="0" w:space="0" w:color="auto"/>
      </w:divBdr>
    </w:div>
    <w:div w:id="271017520">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76568342">
      <w:bodyDiv w:val="1"/>
      <w:marLeft w:val="0"/>
      <w:marRight w:val="0"/>
      <w:marTop w:val="0"/>
      <w:marBottom w:val="0"/>
      <w:divBdr>
        <w:top w:val="none" w:sz="0" w:space="0" w:color="auto"/>
        <w:left w:val="none" w:sz="0" w:space="0" w:color="auto"/>
        <w:bottom w:val="none" w:sz="0" w:space="0" w:color="auto"/>
        <w:right w:val="none" w:sz="0" w:space="0" w:color="auto"/>
      </w:divBdr>
    </w:div>
    <w:div w:id="284393112">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17923296">
      <w:bodyDiv w:val="1"/>
      <w:marLeft w:val="0"/>
      <w:marRight w:val="0"/>
      <w:marTop w:val="0"/>
      <w:marBottom w:val="0"/>
      <w:divBdr>
        <w:top w:val="none" w:sz="0" w:space="0" w:color="auto"/>
        <w:left w:val="none" w:sz="0" w:space="0" w:color="auto"/>
        <w:bottom w:val="none" w:sz="0" w:space="0" w:color="auto"/>
        <w:right w:val="none" w:sz="0" w:space="0" w:color="auto"/>
      </w:divBdr>
    </w:div>
    <w:div w:id="320013411">
      <w:bodyDiv w:val="1"/>
      <w:marLeft w:val="0"/>
      <w:marRight w:val="0"/>
      <w:marTop w:val="0"/>
      <w:marBottom w:val="0"/>
      <w:divBdr>
        <w:top w:val="none" w:sz="0" w:space="0" w:color="auto"/>
        <w:left w:val="none" w:sz="0" w:space="0" w:color="auto"/>
        <w:bottom w:val="none" w:sz="0" w:space="0" w:color="auto"/>
        <w:right w:val="none" w:sz="0" w:space="0" w:color="auto"/>
      </w:divBdr>
    </w:div>
    <w:div w:id="321127610">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8506525">
      <w:bodyDiv w:val="1"/>
      <w:marLeft w:val="0"/>
      <w:marRight w:val="0"/>
      <w:marTop w:val="0"/>
      <w:marBottom w:val="0"/>
      <w:divBdr>
        <w:top w:val="none" w:sz="0" w:space="0" w:color="auto"/>
        <w:left w:val="none" w:sz="0" w:space="0" w:color="auto"/>
        <w:bottom w:val="none" w:sz="0" w:space="0" w:color="auto"/>
        <w:right w:val="none" w:sz="0" w:space="0" w:color="auto"/>
      </w:divBdr>
    </w:div>
    <w:div w:id="361637862">
      <w:bodyDiv w:val="1"/>
      <w:marLeft w:val="0"/>
      <w:marRight w:val="0"/>
      <w:marTop w:val="0"/>
      <w:marBottom w:val="0"/>
      <w:divBdr>
        <w:top w:val="none" w:sz="0" w:space="0" w:color="auto"/>
        <w:left w:val="none" w:sz="0" w:space="0" w:color="auto"/>
        <w:bottom w:val="none" w:sz="0" w:space="0" w:color="auto"/>
        <w:right w:val="none" w:sz="0" w:space="0" w:color="auto"/>
      </w:divBdr>
    </w:div>
    <w:div w:id="362481051">
      <w:bodyDiv w:val="1"/>
      <w:marLeft w:val="0"/>
      <w:marRight w:val="0"/>
      <w:marTop w:val="0"/>
      <w:marBottom w:val="0"/>
      <w:divBdr>
        <w:top w:val="none" w:sz="0" w:space="0" w:color="auto"/>
        <w:left w:val="none" w:sz="0" w:space="0" w:color="auto"/>
        <w:bottom w:val="none" w:sz="0" w:space="0" w:color="auto"/>
        <w:right w:val="none" w:sz="0" w:space="0" w:color="auto"/>
      </w:divBdr>
    </w:div>
    <w:div w:id="362945214">
      <w:bodyDiv w:val="1"/>
      <w:marLeft w:val="0"/>
      <w:marRight w:val="0"/>
      <w:marTop w:val="0"/>
      <w:marBottom w:val="0"/>
      <w:divBdr>
        <w:top w:val="none" w:sz="0" w:space="0" w:color="auto"/>
        <w:left w:val="none" w:sz="0" w:space="0" w:color="auto"/>
        <w:bottom w:val="none" w:sz="0" w:space="0" w:color="auto"/>
        <w:right w:val="none" w:sz="0" w:space="0" w:color="auto"/>
      </w:divBdr>
    </w:div>
    <w:div w:id="366567130">
      <w:bodyDiv w:val="1"/>
      <w:marLeft w:val="0"/>
      <w:marRight w:val="0"/>
      <w:marTop w:val="0"/>
      <w:marBottom w:val="0"/>
      <w:divBdr>
        <w:top w:val="none" w:sz="0" w:space="0" w:color="auto"/>
        <w:left w:val="none" w:sz="0" w:space="0" w:color="auto"/>
        <w:bottom w:val="none" w:sz="0" w:space="0" w:color="auto"/>
        <w:right w:val="none" w:sz="0" w:space="0" w:color="auto"/>
      </w:divBdr>
    </w:div>
    <w:div w:id="374039882">
      <w:bodyDiv w:val="1"/>
      <w:marLeft w:val="0"/>
      <w:marRight w:val="0"/>
      <w:marTop w:val="0"/>
      <w:marBottom w:val="0"/>
      <w:divBdr>
        <w:top w:val="none" w:sz="0" w:space="0" w:color="auto"/>
        <w:left w:val="none" w:sz="0" w:space="0" w:color="auto"/>
        <w:bottom w:val="none" w:sz="0" w:space="0" w:color="auto"/>
        <w:right w:val="none" w:sz="0" w:space="0" w:color="auto"/>
      </w:divBdr>
    </w:div>
    <w:div w:id="382293376">
      <w:bodyDiv w:val="1"/>
      <w:marLeft w:val="0"/>
      <w:marRight w:val="0"/>
      <w:marTop w:val="0"/>
      <w:marBottom w:val="0"/>
      <w:divBdr>
        <w:top w:val="none" w:sz="0" w:space="0" w:color="auto"/>
        <w:left w:val="none" w:sz="0" w:space="0" w:color="auto"/>
        <w:bottom w:val="none" w:sz="0" w:space="0" w:color="auto"/>
        <w:right w:val="none" w:sz="0" w:space="0" w:color="auto"/>
      </w:divBdr>
    </w:div>
    <w:div w:id="389772367">
      <w:bodyDiv w:val="1"/>
      <w:marLeft w:val="0"/>
      <w:marRight w:val="0"/>
      <w:marTop w:val="0"/>
      <w:marBottom w:val="0"/>
      <w:divBdr>
        <w:top w:val="none" w:sz="0" w:space="0" w:color="auto"/>
        <w:left w:val="none" w:sz="0" w:space="0" w:color="auto"/>
        <w:bottom w:val="none" w:sz="0" w:space="0" w:color="auto"/>
        <w:right w:val="none" w:sz="0" w:space="0" w:color="auto"/>
      </w:divBdr>
    </w:div>
    <w:div w:id="391543003">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0064003">
      <w:bodyDiv w:val="1"/>
      <w:marLeft w:val="0"/>
      <w:marRight w:val="0"/>
      <w:marTop w:val="0"/>
      <w:marBottom w:val="0"/>
      <w:divBdr>
        <w:top w:val="none" w:sz="0" w:space="0" w:color="auto"/>
        <w:left w:val="none" w:sz="0" w:space="0" w:color="auto"/>
        <w:bottom w:val="none" w:sz="0" w:space="0" w:color="auto"/>
        <w:right w:val="none" w:sz="0" w:space="0" w:color="auto"/>
      </w:divBdr>
    </w:div>
    <w:div w:id="400711702">
      <w:bodyDiv w:val="1"/>
      <w:marLeft w:val="0"/>
      <w:marRight w:val="0"/>
      <w:marTop w:val="0"/>
      <w:marBottom w:val="0"/>
      <w:divBdr>
        <w:top w:val="none" w:sz="0" w:space="0" w:color="auto"/>
        <w:left w:val="none" w:sz="0" w:space="0" w:color="auto"/>
        <w:bottom w:val="none" w:sz="0" w:space="0" w:color="auto"/>
        <w:right w:val="none" w:sz="0" w:space="0" w:color="auto"/>
      </w:divBdr>
    </w:div>
    <w:div w:id="405568787">
      <w:bodyDiv w:val="1"/>
      <w:marLeft w:val="0"/>
      <w:marRight w:val="0"/>
      <w:marTop w:val="0"/>
      <w:marBottom w:val="0"/>
      <w:divBdr>
        <w:top w:val="none" w:sz="0" w:space="0" w:color="auto"/>
        <w:left w:val="none" w:sz="0" w:space="0" w:color="auto"/>
        <w:bottom w:val="none" w:sz="0" w:space="0" w:color="auto"/>
        <w:right w:val="none" w:sz="0" w:space="0" w:color="auto"/>
      </w:divBdr>
    </w:div>
    <w:div w:id="418065657">
      <w:bodyDiv w:val="1"/>
      <w:marLeft w:val="0"/>
      <w:marRight w:val="0"/>
      <w:marTop w:val="0"/>
      <w:marBottom w:val="0"/>
      <w:divBdr>
        <w:top w:val="none" w:sz="0" w:space="0" w:color="auto"/>
        <w:left w:val="none" w:sz="0" w:space="0" w:color="auto"/>
        <w:bottom w:val="none" w:sz="0" w:space="0" w:color="auto"/>
        <w:right w:val="none" w:sz="0" w:space="0" w:color="auto"/>
      </w:divBdr>
    </w:div>
    <w:div w:id="430592632">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9029954">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56489429">
      <w:bodyDiv w:val="1"/>
      <w:marLeft w:val="0"/>
      <w:marRight w:val="0"/>
      <w:marTop w:val="0"/>
      <w:marBottom w:val="0"/>
      <w:divBdr>
        <w:top w:val="none" w:sz="0" w:space="0" w:color="auto"/>
        <w:left w:val="none" w:sz="0" w:space="0" w:color="auto"/>
        <w:bottom w:val="none" w:sz="0" w:space="0" w:color="auto"/>
        <w:right w:val="none" w:sz="0" w:space="0" w:color="auto"/>
      </w:divBdr>
    </w:div>
    <w:div w:id="472988655">
      <w:bodyDiv w:val="1"/>
      <w:marLeft w:val="0"/>
      <w:marRight w:val="0"/>
      <w:marTop w:val="0"/>
      <w:marBottom w:val="0"/>
      <w:divBdr>
        <w:top w:val="none" w:sz="0" w:space="0" w:color="auto"/>
        <w:left w:val="none" w:sz="0" w:space="0" w:color="auto"/>
        <w:bottom w:val="none" w:sz="0" w:space="0" w:color="auto"/>
        <w:right w:val="none" w:sz="0" w:space="0" w:color="auto"/>
      </w:divBdr>
    </w:div>
    <w:div w:id="475680027">
      <w:bodyDiv w:val="1"/>
      <w:marLeft w:val="0"/>
      <w:marRight w:val="0"/>
      <w:marTop w:val="0"/>
      <w:marBottom w:val="0"/>
      <w:divBdr>
        <w:top w:val="none" w:sz="0" w:space="0" w:color="auto"/>
        <w:left w:val="none" w:sz="0" w:space="0" w:color="auto"/>
        <w:bottom w:val="none" w:sz="0" w:space="0" w:color="auto"/>
        <w:right w:val="none" w:sz="0" w:space="0" w:color="auto"/>
      </w:divBdr>
    </w:div>
    <w:div w:id="481965401">
      <w:bodyDiv w:val="1"/>
      <w:marLeft w:val="0"/>
      <w:marRight w:val="0"/>
      <w:marTop w:val="0"/>
      <w:marBottom w:val="0"/>
      <w:divBdr>
        <w:top w:val="none" w:sz="0" w:space="0" w:color="auto"/>
        <w:left w:val="none" w:sz="0" w:space="0" w:color="auto"/>
        <w:bottom w:val="none" w:sz="0" w:space="0" w:color="auto"/>
        <w:right w:val="none" w:sz="0" w:space="0" w:color="auto"/>
      </w:divBdr>
    </w:div>
    <w:div w:id="501818827">
      <w:bodyDiv w:val="1"/>
      <w:marLeft w:val="0"/>
      <w:marRight w:val="0"/>
      <w:marTop w:val="0"/>
      <w:marBottom w:val="0"/>
      <w:divBdr>
        <w:top w:val="none" w:sz="0" w:space="0" w:color="auto"/>
        <w:left w:val="none" w:sz="0" w:space="0" w:color="auto"/>
        <w:bottom w:val="none" w:sz="0" w:space="0" w:color="auto"/>
        <w:right w:val="none" w:sz="0" w:space="0" w:color="auto"/>
      </w:divBdr>
    </w:div>
    <w:div w:id="501892811">
      <w:bodyDiv w:val="1"/>
      <w:marLeft w:val="0"/>
      <w:marRight w:val="0"/>
      <w:marTop w:val="0"/>
      <w:marBottom w:val="0"/>
      <w:divBdr>
        <w:top w:val="none" w:sz="0" w:space="0" w:color="auto"/>
        <w:left w:val="none" w:sz="0" w:space="0" w:color="auto"/>
        <w:bottom w:val="none" w:sz="0" w:space="0" w:color="auto"/>
        <w:right w:val="none" w:sz="0" w:space="0" w:color="auto"/>
      </w:divBdr>
    </w:div>
    <w:div w:id="503129988">
      <w:bodyDiv w:val="1"/>
      <w:marLeft w:val="0"/>
      <w:marRight w:val="0"/>
      <w:marTop w:val="0"/>
      <w:marBottom w:val="0"/>
      <w:divBdr>
        <w:top w:val="none" w:sz="0" w:space="0" w:color="auto"/>
        <w:left w:val="none" w:sz="0" w:space="0" w:color="auto"/>
        <w:bottom w:val="none" w:sz="0" w:space="0" w:color="auto"/>
        <w:right w:val="none" w:sz="0" w:space="0" w:color="auto"/>
      </w:divBdr>
    </w:div>
    <w:div w:id="503937062">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13493802">
      <w:bodyDiv w:val="1"/>
      <w:marLeft w:val="0"/>
      <w:marRight w:val="0"/>
      <w:marTop w:val="0"/>
      <w:marBottom w:val="0"/>
      <w:divBdr>
        <w:top w:val="none" w:sz="0" w:space="0" w:color="auto"/>
        <w:left w:val="none" w:sz="0" w:space="0" w:color="auto"/>
        <w:bottom w:val="none" w:sz="0" w:space="0" w:color="auto"/>
        <w:right w:val="none" w:sz="0" w:space="0" w:color="auto"/>
      </w:divBdr>
    </w:div>
    <w:div w:id="513692529">
      <w:bodyDiv w:val="1"/>
      <w:marLeft w:val="0"/>
      <w:marRight w:val="0"/>
      <w:marTop w:val="0"/>
      <w:marBottom w:val="0"/>
      <w:divBdr>
        <w:top w:val="none" w:sz="0" w:space="0" w:color="auto"/>
        <w:left w:val="none" w:sz="0" w:space="0" w:color="auto"/>
        <w:bottom w:val="none" w:sz="0" w:space="0" w:color="auto"/>
        <w:right w:val="none" w:sz="0" w:space="0" w:color="auto"/>
      </w:divBdr>
    </w:div>
    <w:div w:id="519975734">
      <w:bodyDiv w:val="1"/>
      <w:marLeft w:val="0"/>
      <w:marRight w:val="0"/>
      <w:marTop w:val="0"/>
      <w:marBottom w:val="0"/>
      <w:divBdr>
        <w:top w:val="none" w:sz="0" w:space="0" w:color="auto"/>
        <w:left w:val="none" w:sz="0" w:space="0" w:color="auto"/>
        <w:bottom w:val="none" w:sz="0" w:space="0" w:color="auto"/>
        <w:right w:val="none" w:sz="0" w:space="0" w:color="auto"/>
      </w:divBdr>
    </w:div>
    <w:div w:id="531843031">
      <w:bodyDiv w:val="1"/>
      <w:marLeft w:val="0"/>
      <w:marRight w:val="0"/>
      <w:marTop w:val="0"/>
      <w:marBottom w:val="0"/>
      <w:divBdr>
        <w:top w:val="none" w:sz="0" w:space="0" w:color="auto"/>
        <w:left w:val="none" w:sz="0" w:space="0" w:color="auto"/>
        <w:bottom w:val="none" w:sz="0" w:space="0" w:color="auto"/>
        <w:right w:val="none" w:sz="0" w:space="0" w:color="auto"/>
      </w:divBdr>
    </w:div>
    <w:div w:id="532815596">
      <w:bodyDiv w:val="1"/>
      <w:marLeft w:val="0"/>
      <w:marRight w:val="0"/>
      <w:marTop w:val="0"/>
      <w:marBottom w:val="0"/>
      <w:divBdr>
        <w:top w:val="none" w:sz="0" w:space="0" w:color="auto"/>
        <w:left w:val="none" w:sz="0" w:space="0" w:color="auto"/>
        <w:bottom w:val="none" w:sz="0" w:space="0" w:color="auto"/>
        <w:right w:val="none" w:sz="0" w:space="0" w:color="auto"/>
      </w:divBdr>
    </w:div>
    <w:div w:id="544374669">
      <w:bodyDiv w:val="1"/>
      <w:marLeft w:val="0"/>
      <w:marRight w:val="0"/>
      <w:marTop w:val="0"/>
      <w:marBottom w:val="0"/>
      <w:divBdr>
        <w:top w:val="none" w:sz="0" w:space="0" w:color="auto"/>
        <w:left w:val="none" w:sz="0" w:space="0" w:color="auto"/>
        <w:bottom w:val="none" w:sz="0" w:space="0" w:color="auto"/>
        <w:right w:val="none" w:sz="0" w:space="0" w:color="auto"/>
      </w:divBdr>
    </w:div>
    <w:div w:id="546528413">
      <w:bodyDiv w:val="1"/>
      <w:marLeft w:val="0"/>
      <w:marRight w:val="0"/>
      <w:marTop w:val="0"/>
      <w:marBottom w:val="0"/>
      <w:divBdr>
        <w:top w:val="none" w:sz="0" w:space="0" w:color="auto"/>
        <w:left w:val="none" w:sz="0" w:space="0" w:color="auto"/>
        <w:bottom w:val="none" w:sz="0" w:space="0" w:color="auto"/>
        <w:right w:val="none" w:sz="0" w:space="0" w:color="auto"/>
      </w:divBdr>
    </w:div>
    <w:div w:id="570892888">
      <w:bodyDiv w:val="1"/>
      <w:marLeft w:val="0"/>
      <w:marRight w:val="0"/>
      <w:marTop w:val="0"/>
      <w:marBottom w:val="0"/>
      <w:divBdr>
        <w:top w:val="none" w:sz="0" w:space="0" w:color="auto"/>
        <w:left w:val="none" w:sz="0" w:space="0" w:color="auto"/>
        <w:bottom w:val="none" w:sz="0" w:space="0" w:color="auto"/>
        <w:right w:val="none" w:sz="0" w:space="0" w:color="auto"/>
      </w:divBdr>
    </w:div>
    <w:div w:id="588930872">
      <w:bodyDiv w:val="1"/>
      <w:marLeft w:val="0"/>
      <w:marRight w:val="0"/>
      <w:marTop w:val="0"/>
      <w:marBottom w:val="0"/>
      <w:divBdr>
        <w:top w:val="none" w:sz="0" w:space="0" w:color="auto"/>
        <w:left w:val="none" w:sz="0" w:space="0" w:color="auto"/>
        <w:bottom w:val="none" w:sz="0" w:space="0" w:color="auto"/>
        <w:right w:val="none" w:sz="0" w:space="0" w:color="auto"/>
      </w:divBdr>
    </w:div>
    <w:div w:id="595133982">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607811599">
      <w:bodyDiv w:val="1"/>
      <w:marLeft w:val="0"/>
      <w:marRight w:val="0"/>
      <w:marTop w:val="0"/>
      <w:marBottom w:val="0"/>
      <w:divBdr>
        <w:top w:val="none" w:sz="0" w:space="0" w:color="auto"/>
        <w:left w:val="none" w:sz="0" w:space="0" w:color="auto"/>
        <w:bottom w:val="none" w:sz="0" w:space="0" w:color="auto"/>
        <w:right w:val="none" w:sz="0" w:space="0" w:color="auto"/>
      </w:divBdr>
    </w:div>
    <w:div w:id="617876194">
      <w:bodyDiv w:val="1"/>
      <w:marLeft w:val="0"/>
      <w:marRight w:val="0"/>
      <w:marTop w:val="0"/>
      <w:marBottom w:val="0"/>
      <w:divBdr>
        <w:top w:val="none" w:sz="0" w:space="0" w:color="auto"/>
        <w:left w:val="none" w:sz="0" w:space="0" w:color="auto"/>
        <w:bottom w:val="none" w:sz="0" w:space="0" w:color="auto"/>
        <w:right w:val="none" w:sz="0" w:space="0" w:color="auto"/>
      </w:divBdr>
    </w:div>
    <w:div w:id="630480876">
      <w:bodyDiv w:val="1"/>
      <w:marLeft w:val="0"/>
      <w:marRight w:val="0"/>
      <w:marTop w:val="0"/>
      <w:marBottom w:val="0"/>
      <w:divBdr>
        <w:top w:val="none" w:sz="0" w:space="0" w:color="auto"/>
        <w:left w:val="none" w:sz="0" w:space="0" w:color="auto"/>
        <w:bottom w:val="none" w:sz="0" w:space="0" w:color="auto"/>
        <w:right w:val="none" w:sz="0" w:space="0" w:color="auto"/>
      </w:divBdr>
    </w:div>
    <w:div w:id="631440940">
      <w:bodyDiv w:val="1"/>
      <w:marLeft w:val="0"/>
      <w:marRight w:val="0"/>
      <w:marTop w:val="0"/>
      <w:marBottom w:val="0"/>
      <w:divBdr>
        <w:top w:val="none" w:sz="0" w:space="0" w:color="auto"/>
        <w:left w:val="none" w:sz="0" w:space="0" w:color="auto"/>
        <w:bottom w:val="none" w:sz="0" w:space="0" w:color="auto"/>
        <w:right w:val="none" w:sz="0" w:space="0" w:color="auto"/>
      </w:divBdr>
    </w:div>
    <w:div w:id="639119764">
      <w:bodyDiv w:val="1"/>
      <w:marLeft w:val="0"/>
      <w:marRight w:val="0"/>
      <w:marTop w:val="0"/>
      <w:marBottom w:val="0"/>
      <w:divBdr>
        <w:top w:val="none" w:sz="0" w:space="0" w:color="auto"/>
        <w:left w:val="none" w:sz="0" w:space="0" w:color="auto"/>
        <w:bottom w:val="none" w:sz="0" w:space="0" w:color="auto"/>
        <w:right w:val="none" w:sz="0" w:space="0" w:color="auto"/>
      </w:divBdr>
    </w:div>
    <w:div w:id="641620818">
      <w:bodyDiv w:val="1"/>
      <w:marLeft w:val="0"/>
      <w:marRight w:val="0"/>
      <w:marTop w:val="0"/>
      <w:marBottom w:val="0"/>
      <w:divBdr>
        <w:top w:val="none" w:sz="0" w:space="0" w:color="auto"/>
        <w:left w:val="none" w:sz="0" w:space="0" w:color="auto"/>
        <w:bottom w:val="none" w:sz="0" w:space="0" w:color="auto"/>
        <w:right w:val="none" w:sz="0" w:space="0" w:color="auto"/>
      </w:divBdr>
    </w:div>
    <w:div w:id="650405690">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215734">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73453762">
      <w:bodyDiv w:val="1"/>
      <w:marLeft w:val="0"/>
      <w:marRight w:val="0"/>
      <w:marTop w:val="0"/>
      <w:marBottom w:val="0"/>
      <w:divBdr>
        <w:top w:val="none" w:sz="0" w:space="0" w:color="auto"/>
        <w:left w:val="none" w:sz="0" w:space="0" w:color="auto"/>
        <w:bottom w:val="none" w:sz="0" w:space="0" w:color="auto"/>
        <w:right w:val="none" w:sz="0" w:space="0" w:color="auto"/>
      </w:divBdr>
    </w:div>
    <w:div w:id="696350841">
      <w:bodyDiv w:val="1"/>
      <w:marLeft w:val="0"/>
      <w:marRight w:val="0"/>
      <w:marTop w:val="0"/>
      <w:marBottom w:val="0"/>
      <w:divBdr>
        <w:top w:val="none" w:sz="0" w:space="0" w:color="auto"/>
        <w:left w:val="none" w:sz="0" w:space="0" w:color="auto"/>
        <w:bottom w:val="none" w:sz="0" w:space="0" w:color="auto"/>
        <w:right w:val="none" w:sz="0" w:space="0" w:color="auto"/>
      </w:divBdr>
    </w:div>
    <w:div w:id="696547406">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09495162">
      <w:bodyDiv w:val="1"/>
      <w:marLeft w:val="0"/>
      <w:marRight w:val="0"/>
      <w:marTop w:val="0"/>
      <w:marBottom w:val="0"/>
      <w:divBdr>
        <w:top w:val="none" w:sz="0" w:space="0" w:color="auto"/>
        <w:left w:val="none" w:sz="0" w:space="0" w:color="auto"/>
        <w:bottom w:val="none" w:sz="0" w:space="0" w:color="auto"/>
        <w:right w:val="none" w:sz="0" w:space="0" w:color="auto"/>
      </w:divBdr>
    </w:div>
    <w:div w:id="717389110">
      <w:bodyDiv w:val="1"/>
      <w:marLeft w:val="0"/>
      <w:marRight w:val="0"/>
      <w:marTop w:val="0"/>
      <w:marBottom w:val="0"/>
      <w:divBdr>
        <w:top w:val="none" w:sz="0" w:space="0" w:color="auto"/>
        <w:left w:val="none" w:sz="0" w:space="0" w:color="auto"/>
        <w:bottom w:val="none" w:sz="0" w:space="0" w:color="auto"/>
        <w:right w:val="none" w:sz="0" w:space="0" w:color="auto"/>
      </w:divBdr>
    </w:div>
    <w:div w:id="730690991">
      <w:bodyDiv w:val="1"/>
      <w:marLeft w:val="0"/>
      <w:marRight w:val="0"/>
      <w:marTop w:val="0"/>
      <w:marBottom w:val="0"/>
      <w:divBdr>
        <w:top w:val="none" w:sz="0" w:space="0" w:color="auto"/>
        <w:left w:val="none" w:sz="0" w:space="0" w:color="auto"/>
        <w:bottom w:val="none" w:sz="0" w:space="0" w:color="auto"/>
        <w:right w:val="none" w:sz="0" w:space="0" w:color="auto"/>
      </w:divBdr>
    </w:div>
    <w:div w:id="752630831">
      <w:bodyDiv w:val="1"/>
      <w:marLeft w:val="0"/>
      <w:marRight w:val="0"/>
      <w:marTop w:val="0"/>
      <w:marBottom w:val="0"/>
      <w:divBdr>
        <w:top w:val="none" w:sz="0" w:space="0" w:color="auto"/>
        <w:left w:val="none" w:sz="0" w:space="0" w:color="auto"/>
        <w:bottom w:val="none" w:sz="0" w:space="0" w:color="auto"/>
        <w:right w:val="none" w:sz="0" w:space="0" w:color="auto"/>
      </w:divBdr>
    </w:div>
    <w:div w:id="758868792">
      <w:bodyDiv w:val="1"/>
      <w:marLeft w:val="0"/>
      <w:marRight w:val="0"/>
      <w:marTop w:val="0"/>
      <w:marBottom w:val="0"/>
      <w:divBdr>
        <w:top w:val="none" w:sz="0" w:space="0" w:color="auto"/>
        <w:left w:val="none" w:sz="0" w:space="0" w:color="auto"/>
        <w:bottom w:val="none" w:sz="0" w:space="0" w:color="auto"/>
        <w:right w:val="none" w:sz="0" w:space="0" w:color="auto"/>
      </w:divBdr>
    </w:div>
    <w:div w:id="759527069">
      <w:bodyDiv w:val="1"/>
      <w:marLeft w:val="0"/>
      <w:marRight w:val="0"/>
      <w:marTop w:val="0"/>
      <w:marBottom w:val="0"/>
      <w:divBdr>
        <w:top w:val="none" w:sz="0" w:space="0" w:color="auto"/>
        <w:left w:val="none" w:sz="0" w:space="0" w:color="auto"/>
        <w:bottom w:val="none" w:sz="0" w:space="0" w:color="auto"/>
        <w:right w:val="none" w:sz="0" w:space="0" w:color="auto"/>
      </w:divBdr>
    </w:div>
    <w:div w:id="761412442">
      <w:bodyDiv w:val="1"/>
      <w:marLeft w:val="0"/>
      <w:marRight w:val="0"/>
      <w:marTop w:val="0"/>
      <w:marBottom w:val="0"/>
      <w:divBdr>
        <w:top w:val="none" w:sz="0" w:space="0" w:color="auto"/>
        <w:left w:val="none" w:sz="0" w:space="0" w:color="auto"/>
        <w:bottom w:val="none" w:sz="0" w:space="0" w:color="auto"/>
        <w:right w:val="none" w:sz="0" w:space="0" w:color="auto"/>
      </w:divBdr>
    </w:div>
    <w:div w:id="795877214">
      <w:bodyDiv w:val="1"/>
      <w:marLeft w:val="0"/>
      <w:marRight w:val="0"/>
      <w:marTop w:val="0"/>
      <w:marBottom w:val="0"/>
      <w:divBdr>
        <w:top w:val="none" w:sz="0" w:space="0" w:color="auto"/>
        <w:left w:val="none" w:sz="0" w:space="0" w:color="auto"/>
        <w:bottom w:val="none" w:sz="0" w:space="0" w:color="auto"/>
        <w:right w:val="none" w:sz="0" w:space="0" w:color="auto"/>
      </w:divBdr>
    </w:div>
    <w:div w:id="798382643">
      <w:bodyDiv w:val="1"/>
      <w:marLeft w:val="0"/>
      <w:marRight w:val="0"/>
      <w:marTop w:val="0"/>
      <w:marBottom w:val="0"/>
      <w:divBdr>
        <w:top w:val="none" w:sz="0" w:space="0" w:color="auto"/>
        <w:left w:val="none" w:sz="0" w:space="0" w:color="auto"/>
        <w:bottom w:val="none" w:sz="0" w:space="0" w:color="auto"/>
        <w:right w:val="none" w:sz="0" w:space="0" w:color="auto"/>
      </w:divBdr>
    </w:div>
    <w:div w:id="817306073">
      <w:bodyDiv w:val="1"/>
      <w:marLeft w:val="0"/>
      <w:marRight w:val="0"/>
      <w:marTop w:val="0"/>
      <w:marBottom w:val="0"/>
      <w:divBdr>
        <w:top w:val="none" w:sz="0" w:space="0" w:color="auto"/>
        <w:left w:val="none" w:sz="0" w:space="0" w:color="auto"/>
        <w:bottom w:val="none" w:sz="0" w:space="0" w:color="auto"/>
        <w:right w:val="none" w:sz="0" w:space="0" w:color="auto"/>
      </w:divBdr>
    </w:div>
    <w:div w:id="824708805">
      <w:bodyDiv w:val="1"/>
      <w:marLeft w:val="0"/>
      <w:marRight w:val="0"/>
      <w:marTop w:val="0"/>
      <w:marBottom w:val="0"/>
      <w:divBdr>
        <w:top w:val="none" w:sz="0" w:space="0" w:color="auto"/>
        <w:left w:val="none" w:sz="0" w:space="0" w:color="auto"/>
        <w:bottom w:val="none" w:sz="0" w:space="0" w:color="auto"/>
        <w:right w:val="none" w:sz="0" w:space="0" w:color="auto"/>
      </w:divBdr>
    </w:div>
    <w:div w:id="835271473">
      <w:bodyDiv w:val="1"/>
      <w:marLeft w:val="0"/>
      <w:marRight w:val="0"/>
      <w:marTop w:val="0"/>
      <w:marBottom w:val="0"/>
      <w:divBdr>
        <w:top w:val="none" w:sz="0" w:space="0" w:color="auto"/>
        <w:left w:val="none" w:sz="0" w:space="0" w:color="auto"/>
        <w:bottom w:val="none" w:sz="0" w:space="0" w:color="auto"/>
        <w:right w:val="none" w:sz="0" w:space="0" w:color="auto"/>
      </w:divBdr>
    </w:div>
    <w:div w:id="844635460">
      <w:bodyDiv w:val="1"/>
      <w:marLeft w:val="0"/>
      <w:marRight w:val="0"/>
      <w:marTop w:val="0"/>
      <w:marBottom w:val="0"/>
      <w:divBdr>
        <w:top w:val="none" w:sz="0" w:space="0" w:color="auto"/>
        <w:left w:val="none" w:sz="0" w:space="0" w:color="auto"/>
        <w:bottom w:val="none" w:sz="0" w:space="0" w:color="auto"/>
        <w:right w:val="none" w:sz="0" w:space="0" w:color="auto"/>
      </w:divBdr>
    </w:div>
    <w:div w:id="876160312">
      <w:bodyDiv w:val="1"/>
      <w:marLeft w:val="0"/>
      <w:marRight w:val="0"/>
      <w:marTop w:val="0"/>
      <w:marBottom w:val="0"/>
      <w:divBdr>
        <w:top w:val="none" w:sz="0" w:space="0" w:color="auto"/>
        <w:left w:val="none" w:sz="0" w:space="0" w:color="auto"/>
        <w:bottom w:val="none" w:sz="0" w:space="0" w:color="auto"/>
        <w:right w:val="none" w:sz="0" w:space="0" w:color="auto"/>
      </w:divBdr>
    </w:div>
    <w:div w:id="876546760">
      <w:bodyDiv w:val="1"/>
      <w:marLeft w:val="0"/>
      <w:marRight w:val="0"/>
      <w:marTop w:val="0"/>
      <w:marBottom w:val="0"/>
      <w:divBdr>
        <w:top w:val="none" w:sz="0" w:space="0" w:color="auto"/>
        <w:left w:val="none" w:sz="0" w:space="0" w:color="auto"/>
        <w:bottom w:val="none" w:sz="0" w:space="0" w:color="auto"/>
        <w:right w:val="none" w:sz="0" w:space="0" w:color="auto"/>
      </w:divBdr>
    </w:div>
    <w:div w:id="876697644">
      <w:bodyDiv w:val="1"/>
      <w:marLeft w:val="0"/>
      <w:marRight w:val="0"/>
      <w:marTop w:val="0"/>
      <w:marBottom w:val="0"/>
      <w:divBdr>
        <w:top w:val="none" w:sz="0" w:space="0" w:color="auto"/>
        <w:left w:val="none" w:sz="0" w:space="0" w:color="auto"/>
        <w:bottom w:val="none" w:sz="0" w:space="0" w:color="auto"/>
        <w:right w:val="none" w:sz="0" w:space="0" w:color="auto"/>
      </w:divBdr>
    </w:div>
    <w:div w:id="881550241">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0387012">
      <w:bodyDiv w:val="1"/>
      <w:marLeft w:val="0"/>
      <w:marRight w:val="0"/>
      <w:marTop w:val="0"/>
      <w:marBottom w:val="0"/>
      <w:divBdr>
        <w:top w:val="none" w:sz="0" w:space="0" w:color="auto"/>
        <w:left w:val="none" w:sz="0" w:space="0" w:color="auto"/>
        <w:bottom w:val="none" w:sz="0" w:space="0" w:color="auto"/>
        <w:right w:val="none" w:sz="0" w:space="0" w:color="auto"/>
      </w:divBdr>
    </w:div>
    <w:div w:id="899175494">
      <w:bodyDiv w:val="1"/>
      <w:marLeft w:val="0"/>
      <w:marRight w:val="0"/>
      <w:marTop w:val="0"/>
      <w:marBottom w:val="0"/>
      <w:divBdr>
        <w:top w:val="none" w:sz="0" w:space="0" w:color="auto"/>
        <w:left w:val="none" w:sz="0" w:space="0" w:color="auto"/>
        <w:bottom w:val="none" w:sz="0" w:space="0" w:color="auto"/>
        <w:right w:val="none" w:sz="0" w:space="0" w:color="auto"/>
      </w:divBdr>
    </w:div>
    <w:div w:id="89990674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3679230">
      <w:bodyDiv w:val="1"/>
      <w:marLeft w:val="0"/>
      <w:marRight w:val="0"/>
      <w:marTop w:val="0"/>
      <w:marBottom w:val="0"/>
      <w:divBdr>
        <w:top w:val="none" w:sz="0" w:space="0" w:color="auto"/>
        <w:left w:val="none" w:sz="0" w:space="0" w:color="auto"/>
        <w:bottom w:val="none" w:sz="0" w:space="0" w:color="auto"/>
        <w:right w:val="none" w:sz="0" w:space="0" w:color="auto"/>
      </w:divBdr>
    </w:div>
    <w:div w:id="907571913">
      <w:bodyDiv w:val="1"/>
      <w:marLeft w:val="0"/>
      <w:marRight w:val="0"/>
      <w:marTop w:val="0"/>
      <w:marBottom w:val="0"/>
      <w:divBdr>
        <w:top w:val="none" w:sz="0" w:space="0" w:color="auto"/>
        <w:left w:val="none" w:sz="0" w:space="0" w:color="auto"/>
        <w:bottom w:val="none" w:sz="0" w:space="0" w:color="auto"/>
        <w:right w:val="none" w:sz="0" w:space="0" w:color="auto"/>
      </w:divBdr>
    </w:div>
    <w:div w:id="928587328">
      <w:bodyDiv w:val="1"/>
      <w:marLeft w:val="0"/>
      <w:marRight w:val="0"/>
      <w:marTop w:val="0"/>
      <w:marBottom w:val="0"/>
      <w:divBdr>
        <w:top w:val="none" w:sz="0" w:space="0" w:color="auto"/>
        <w:left w:val="none" w:sz="0" w:space="0" w:color="auto"/>
        <w:bottom w:val="none" w:sz="0" w:space="0" w:color="auto"/>
        <w:right w:val="none" w:sz="0" w:space="0" w:color="auto"/>
      </w:divBdr>
    </w:div>
    <w:div w:id="944964809">
      <w:bodyDiv w:val="1"/>
      <w:marLeft w:val="0"/>
      <w:marRight w:val="0"/>
      <w:marTop w:val="0"/>
      <w:marBottom w:val="0"/>
      <w:divBdr>
        <w:top w:val="none" w:sz="0" w:space="0" w:color="auto"/>
        <w:left w:val="none" w:sz="0" w:space="0" w:color="auto"/>
        <w:bottom w:val="none" w:sz="0" w:space="0" w:color="auto"/>
        <w:right w:val="none" w:sz="0" w:space="0" w:color="auto"/>
      </w:divBdr>
    </w:div>
    <w:div w:id="955716950">
      <w:bodyDiv w:val="1"/>
      <w:marLeft w:val="0"/>
      <w:marRight w:val="0"/>
      <w:marTop w:val="0"/>
      <w:marBottom w:val="0"/>
      <w:divBdr>
        <w:top w:val="none" w:sz="0" w:space="0" w:color="auto"/>
        <w:left w:val="none" w:sz="0" w:space="0" w:color="auto"/>
        <w:bottom w:val="none" w:sz="0" w:space="0" w:color="auto"/>
        <w:right w:val="none" w:sz="0" w:space="0" w:color="auto"/>
      </w:divBdr>
    </w:div>
    <w:div w:id="956371209">
      <w:bodyDiv w:val="1"/>
      <w:marLeft w:val="0"/>
      <w:marRight w:val="0"/>
      <w:marTop w:val="0"/>
      <w:marBottom w:val="0"/>
      <w:divBdr>
        <w:top w:val="none" w:sz="0" w:space="0" w:color="auto"/>
        <w:left w:val="none" w:sz="0" w:space="0" w:color="auto"/>
        <w:bottom w:val="none" w:sz="0" w:space="0" w:color="auto"/>
        <w:right w:val="none" w:sz="0" w:space="0" w:color="auto"/>
      </w:divBdr>
    </w:div>
    <w:div w:id="959453522">
      <w:bodyDiv w:val="1"/>
      <w:marLeft w:val="0"/>
      <w:marRight w:val="0"/>
      <w:marTop w:val="0"/>
      <w:marBottom w:val="0"/>
      <w:divBdr>
        <w:top w:val="none" w:sz="0" w:space="0" w:color="auto"/>
        <w:left w:val="none" w:sz="0" w:space="0" w:color="auto"/>
        <w:bottom w:val="none" w:sz="0" w:space="0" w:color="auto"/>
        <w:right w:val="none" w:sz="0" w:space="0" w:color="auto"/>
      </w:divBdr>
    </w:div>
    <w:div w:id="983587891">
      <w:bodyDiv w:val="1"/>
      <w:marLeft w:val="0"/>
      <w:marRight w:val="0"/>
      <w:marTop w:val="0"/>
      <w:marBottom w:val="0"/>
      <w:divBdr>
        <w:top w:val="none" w:sz="0" w:space="0" w:color="auto"/>
        <w:left w:val="none" w:sz="0" w:space="0" w:color="auto"/>
        <w:bottom w:val="none" w:sz="0" w:space="0" w:color="auto"/>
        <w:right w:val="none" w:sz="0" w:space="0" w:color="auto"/>
      </w:divBdr>
    </w:div>
    <w:div w:id="998002041">
      <w:bodyDiv w:val="1"/>
      <w:marLeft w:val="0"/>
      <w:marRight w:val="0"/>
      <w:marTop w:val="0"/>
      <w:marBottom w:val="0"/>
      <w:divBdr>
        <w:top w:val="none" w:sz="0" w:space="0" w:color="auto"/>
        <w:left w:val="none" w:sz="0" w:space="0" w:color="auto"/>
        <w:bottom w:val="none" w:sz="0" w:space="0" w:color="auto"/>
        <w:right w:val="none" w:sz="0" w:space="0" w:color="auto"/>
      </w:divBdr>
    </w:div>
    <w:div w:id="998189506">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1003170312">
      <w:bodyDiv w:val="1"/>
      <w:marLeft w:val="0"/>
      <w:marRight w:val="0"/>
      <w:marTop w:val="0"/>
      <w:marBottom w:val="0"/>
      <w:divBdr>
        <w:top w:val="none" w:sz="0" w:space="0" w:color="auto"/>
        <w:left w:val="none" w:sz="0" w:space="0" w:color="auto"/>
        <w:bottom w:val="none" w:sz="0" w:space="0" w:color="auto"/>
        <w:right w:val="none" w:sz="0" w:space="0" w:color="auto"/>
      </w:divBdr>
    </w:div>
    <w:div w:id="1017922345">
      <w:bodyDiv w:val="1"/>
      <w:marLeft w:val="0"/>
      <w:marRight w:val="0"/>
      <w:marTop w:val="0"/>
      <w:marBottom w:val="0"/>
      <w:divBdr>
        <w:top w:val="none" w:sz="0" w:space="0" w:color="auto"/>
        <w:left w:val="none" w:sz="0" w:space="0" w:color="auto"/>
        <w:bottom w:val="none" w:sz="0" w:space="0" w:color="auto"/>
        <w:right w:val="none" w:sz="0" w:space="0" w:color="auto"/>
      </w:divBdr>
    </w:div>
    <w:div w:id="1020160201">
      <w:bodyDiv w:val="1"/>
      <w:marLeft w:val="0"/>
      <w:marRight w:val="0"/>
      <w:marTop w:val="0"/>
      <w:marBottom w:val="0"/>
      <w:divBdr>
        <w:top w:val="none" w:sz="0" w:space="0" w:color="auto"/>
        <w:left w:val="none" w:sz="0" w:space="0" w:color="auto"/>
        <w:bottom w:val="none" w:sz="0" w:space="0" w:color="auto"/>
        <w:right w:val="none" w:sz="0" w:space="0" w:color="auto"/>
      </w:divBdr>
    </w:div>
    <w:div w:id="1022558810">
      <w:bodyDiv w:val="1"/>
      <w:marLeft w:val="0"/>
      <w:marRight w:val="0"/>
      <w:marTop w:val="0"/>
      <w:marBottom w:val="0"/>
      <w:divBdr>
        <w:top w:val="none" w:sz="0" w:space="0" w:color="auto"/>
        <w:left w:val="none" w:sz="0" w:space="0" w:color="auto"/>
        <w:bottom w:val="none" w:sz="0" w:space="0" w:color="auto"/>
        <w:right w:val="none" w:sz="0" w:space="0" w:color="auto"/>
      </w:divBdr>
    </w:div>
    <w:div w:id="1032539804">
      <w:bodyDiv w:val="1"/>
      <w:marLeft w:val="0"/>
      <w:marRight w:val="0"/>
      <w:marTop w:val="0"/>
      <w:marBottom w:val="0"/>
      <w:divBdr>
        <w:top w:val="none" w:sz="0" w:space="0" w:color="auto"/>
        <w:left w:val="none" w:sz="0" w:space="0" w:color="auto"/>
        <w:bottom w:val="none" w:sz="0" w:space="0" w:color="auto"/>
        <w:right w:val="none" w:sz="0" w:space="0" w:color="auto"/>
      </w:divBdr>
    </w:div>
    <w:div w:id="1035010409">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5323219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3485078">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136145191">
      <w:bodyDiv w:val="1"/>
      <w:marLeft w:val="0"/>
      <w:marRight w:val="0"/>
      <w:marTop w:val="0"/>
      <w:marBottom w:val="0"/>
      <w:divBdr>
        <w:top w:val="none" w:sz="0" w:space="0" w:color="auto"/>
        <w:left w:val="none" w:sz="0" w:space="0" w:color="auto"/>
        <w:bottom w:val="none" w:sz="0" w:space="0" w:color="auto"/>
        <w:right w:val="none" w:sz="0" w:space="0" w:color="auto"/>
      </w:divBdr>
    </w:div>
    <w:div w:id="1150361644">
      <w:bodyDiv w:val="1"/>
      <w:marLeft w:val="0"/>
      <w:marRight w:val="0"/>
      <w:marTop w:val="0"/>
      <w:marBottom w:val="0"/>
      <w:divBdr>
        <w:top w:val="none" w:sz="0" w:space="0" w:color="auto"/>
        <w:left w:val="none" w:sz="0" w:space="0" w:color="auto"/>
        <w:bottom w:val="none" w:sz="0" w:space="0" w:color="auto"/>
        <w:right w:val="none" w:sz="0" w:space="0" w:color="auto"/>
      </w:divBdr>
    </w:div>
    <w:div w:id="1153374201">
      <w:bodyDiv w:val="1"/>
      <w:marLeft w:val="0"/>
      <w:marRight w:val="0"/>
      <w:marTop w:val="0"/>
      <w:marBottom w:val="0"/>
      <w:divBdr>
        <w:top w:val="none" w:sz="0" w:space="0" w:color="auto"/>
        <w:left w:val="none" w:sz="0" w:space="0" w:color="auto"/>
        <w:bottom w:val="none" w:sz="0" w:space="0" w:color="auto"/>
        <w:right w:val="none" w:sz="0" w:space="0" w:color="auto"/>
      </w:divBdr>
    </w:div>
    <w:div w:id="1158814007">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3356047">
      <w:bodyDiv w:val="1"/>
      <w:marLeft w:val="0"/>
      <w:marRight w:val="0"/>
      <w:marTop w:val="0"/>
      <w:marBottom w:val="0"/>
      <w:divBdr>
        <w:top w:val="none" w:sz="0" w:space="0" w:color="auto"/>
        <w:left w:val="none" w:sz="0" w:space="0" w:color="auto"/>
        <w:bottom w:val="none" w:sz="0" w:space="0" w:color="auto"/>
        <w:right w:val="none" w:sz="0" w:space="0" w:color="auto"/>
      </w:divBdr>
    </w:div>
    <w:div w:id="1187452033">
      <w:bodyDiv w:val="1"/>
      <w:marLeft w:val="0"/>
      <w:marRight w:val="0"/>
      <w:marTop w:val="0"/>
      <w:marBottom w:val="0"/>
      <w:divBdr>
        <w:top w:val="none" w:sz="0" w:space="0" w:color="auto"/>
        <w:left w:val="none" w:sz="0" w:space="0" w:color="auto"/>
        <w:bottom w:val="none" w:sz="0" w:space="0" w:color="auto"/>
        <w:right w:val="none" w:sz="0" w:space="0" w:color="auto"/>
      </w:divBdr>
    </w:div>
    <w:div w:id="1212159546">
      <w:bodyDiv w:val="1"/>
      <w:marLeft w:val="0"/>
      <w:marRight w:val="0"/>
      <w:marTop w:val="0"/>
      <w:marBottom w:val="0"/>
      <w:divBdr>
        <w:top w:val="none" w:sz="0" w:space="0" w:color="auto"/>
        <w:left w:val="none" w:sz="0" w:space="0" w:color="auto"/>
        <w:bottom w:val="none" w:sz="0" w:space="0" w:color="auto"/>
        <w:right w:val="none" w:sz="0" w:space="0" w:color="auto"/>
      </w:divBdr>
    </w:div>
    <w:div w:id="1216621546">
      <w:bodyDiv w:val="1"/>
      <w:marLeft w:val="0"/>
      <w:marRight w:val="0"/>
      <w:marTop w:val="0"/>
      <w:marBottom w:val="0"/>
      <w:divBdr>
        <w:top w:val="none" w:sz="0" w:space="0" w:color="auto"/>
        <w:left w:val="none" w:sz="0" w:space="0" w:color="auto"/>
        <w:bottom w:val="none" w:sz="0" w:space="0" w:color="auto"/>
        <w:right w:val="none" w:sz="0" w:space="0" w:color="auto"/>
      </w:divBdr>
    </w:div>
    <w:div w:id="123515988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38979980">
      <w:bodyDiv w:val="1"/>
      <w:marLeft w:val="0"/>
      <w:marRight w:val="0"/>
      <w:marTop w:val="0"/>
      <w:marBottom w:val="0"/>
      <w:divBdr>
        <w:top w:val="none" w:sz="0" w:space="0" w:color="auto"/>
        <w:left w:val="none" w:sz="0" w:space="0" w:color="auto"/>
        <w:bottom w:val="none" w:sz="0" w:space="0" w:color="auto"/>
        <w:right w:val="none" w:sz="0" w:space="0" w:color="auto"/>
      </w:divBdr>
    </w:div>
    <w:div w:id="1241015145">
      <w:bodyDiv w:val="1"/>
      <w:marLeft w:val="0"/>
      <w:marRight w:val="0"/>
      <w:marTop w:val="0"/>
      <w:marBottom w:val="0"/>
      <w:divBdr>
        <w:top w:val="none" w:sz="0" w:space="0" w:color="auto"/>
        <w:left w:val="none" w:sz="0" w:space="0" w:color="auto"/>
        <w:bottom w:val="none" w:sz="0" w:space="0" w:color="auto"/>
        <w:right w:val="none" w:sz="0" w:space="0" w:color="auto"/>
      </w:divBdr>
    </w:div>
    <w:div w:id="1244726515">
      <w:bodyDiv w:val="1"/>
      <w:marLeft w:val="0"/>
      <w:marRight w:val="0"/>
      <w:marTop w:val="0"/>
      <w:marBottom w:val="0"/>
      <w:divBdr>
        <w:top w:val="none" w:sz="0" w:space="0" w:color="auto"/>
        <w:left w:val="none" w:sz="0" w:space="0" w:color="auto"/>
        <w:bottom w:val="none" w:sz="0" w:space="0" w:color="auto"/>
        <w:right w:val="none" w:sz="0" w:space="0" w:color="auto"/>
      </w:divBdr>
    </w:div>
    <w:div w:id="1286738112">
      <w:bodyDiv w:val="1"/>
      <w:marLeft w:val="0"/>
      <w:marRight w:val="0"/>
      <w:marTop w:val="0"/>
      <w:marBottom w:val="0"/>
      <w:divBdr>
        <w:top w:val="none" w:sz="0" w:space="0" w:color="auto"/>
        <w:left w:val="none" w:sz="0" w:space="0" w:color="auto"/>
        <w:bottom w:val="none" w:sz="0" w:space="0" w:color="auto"/>
        <w:right w:val="none" w:sz="0" w:space="0" w:color="auto"/>
      </w:divBdr>
    </w:div>
    <w:div w:id="129567373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7491745">
      <w:bodyDiv w:val="1"/>
      <w:marLeft w:val="0"/>
      <w:marRight w:val="0"/>
      <w:marTop w:val="0"/>
      <w:marBottom w:val="0"/>
      <w:divBdr>
        <w:top w:val="none" w:sz="0" w:space="0" w:color="auto"/>
        <w:left w:val="none" w:sz="0" w:space="0" w:color="auto"/>
        <w:bottom w:val="none" w:sz="0" w:space="0" w:color="auto"/>
        <w:right w:val="none" w:sz="0" w:space="0" w:color="auto"/>
      </w:divBdr>
    </w:div>
    <w:div w:id="1301223931">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071501">
      <w:bodyDiv w:val="1"/>
      <w:marLeft w:val="0"/>
      <w:marRight w:val="0"/>
      <w:marTop w:val="0"/>
      <w:marBottom w:val="0"/>
      <w:divBdr>
        <w:top w:val="none" w:sz="0" w:space="0" w:color="auto"/>
        <w:left w:val="none" w:sz="0" w:space="0" w:color="auto"/>
        <w:bottom w:val="none" w:sz="0" w:space="0" w:color="auto"/>
        <w:right w:val="none" w:sz="0" w:space="0" w:color="auto"/>
      </w:divBdr>
    </w:div>
    <w:div w:id="1321733170">
      <w:bodyDiv w:val="1"/>
      <w:marLeft w:val="0"/>
      <w:marRight w:val="0"/>
      <w:marTop w:val="0"/>
      <w:marBottom w:val="0"/>
      <w:divBdr>
        <w:top w:val="none" w:sz="0" w:space="0" w:color="auto"/>
        <w:left w:val="none" w:sz="0" w:space="0" w:color="auto"/>
        <w:bottom w:val="none" w:sz="0" w:space="0" w:color="auto"/>
        <w:right w:val="none" w:sz="0" w:space="0" w:color="auto"/>
      </w:divBdr>
    </w:div>
    <w:div w:id="1323317880">
      <w:bodyDiv w:val="1"/>
      <w:marLeft w:val="0"/>
      <w:marRight w:val="0"/>
      <w:marTop w:val="0"/>
      <w:marBottom w:val="0"/>
      <w:divBdr>
        <w:top w:val="none" w:sz="0" w:space="0" w:color="auto"/>
        <w:left w:val="none" w:sz="0" w:space="0" w:color="auto"/>
        <w:bottom w:val="none" w:sz="0" w:space="0" w:color="auto"/>
        <w:right w:val="none" w:sz="0" w:space="0" w:color="auto"/>
      </w:divBdr>
    </w:div>
    <w:div w:id="1329675070">
      <w:bodyDiv w:val="1"/>
      <w:marLeft w:val="0"/>
      <w:marRight w:val="0"/>
      <w:marTop w:val="0"/>
      <w:marBottom w:val="0"/>
      <w:divBdr>
        <w:top w:val="none" w:sz="0" w:space="0" w:color="auto"/>
        <w:left w:val="none" w:sz="0" w:space="0" w:color="auto"/>
        <w:bottom w:val="none" w:sz="0" w:space="0" w:color="auto"/>
        <w:right w:val="none" w:sz="0" w:space="0" w:color="auto"/>
      </w:divBdr>
    </w:div>
    <w:div w:id="1345472369">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5378250">
      <w:bodyDiv w:val="1"/>
      <w:marLeft w:val="0"/>
      <w:marRight w:val="0"/>
      <w:marTop w:val="0"/>
      <w:marBottom w:val="0"/>
      <w:divBdr>
        <w:top w:val="none" w:sz="0" w:space="0" w:color="auto"/>
        <w:left w:val="none" w:sz="0" w:space="0" w:color="auto"/>
        <w:bottom w:val="none" w:sz="0" w:space="0" w:color="auto"/>
        <w:right w:val="none" w:sz="0" w:space="0" w:color="auto"/>
      </w:divBdr>
    </w:div>
    <w:div w:id="1367102416">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74883478">
      <w:bodyDiv w:val="1"/>
      <w:marLeft w:val="0"/>
      <w:marRight w:val="0"/>
      <w:marTop w:val="0"/>
      <w:marBottom w:val="0"/>
      <w:divBdr>
        <w:top w:val="none" w:sz="0" w:space="0" w:color="auto"/>
        <w:left w:val="none" w:sz="0" w:space="0" w:color="auto"/>
        <w:bottom w:val="none" w:sz="0" w:space="0" w:color="auto"/>
        <w:right w:val="none" w:sz="0" w:space="0" w:color="auto"/>
      </w:divBdr>
    </w:div>
    <w:div w:id="1375890663">
      <w:bodyDiv w:val="1"/>
      <w:marLeft w:val="0"/>
      <w:marRight w:val="0"/>
      <w:marTop w:val="0"/>
      <w:marBottom w:val="0"/>
      <w:divBdr>
        <w:top w:val="none" w:sz="0" w:space="0" w:color="auto"/>
        <w:left w:val="none" w:sz="0" w:space="0" w:color="auto"/>
        <w:bottom w:val="none" w:sz="0" w:space="0" w:color="auto"/>
        <w:right w:val="none" w:sz="0" w:space="0" w:color="auto"/>
      </w:divBdr>
    </w:div>
    <w:div w:id="1376200112">
      <w:bodyDiv w:val="1"/>
      <w:marLeft w:val="0"/>
      <w:marRight w:val="0"/>
      <w:marTop w:val="0"/>
      <w:marBottom w:val="0"/>
      <w:divBdr>
        <w:top w:val="none" w:sz="0" w:space="0" w:color="auto"/>
        <w:left w:val="none" w:sz="0" w:space="0" w:color="auto"/>
        <w:bottom w:val="none" w:sz="0" w:space="0" w:color="auto"/>
        <w:right w:val="none" w:sz="0" w:space="0" w:color="auto"/>
      </w:divBdr>
    </w:div>
    <w:div w:id="1391341632">
      <w:bodyDiv w:val="1"/>
      <w:marLeft w:val="0"/>
      <w:marRight w:val="0"/>
      <w:marTop w:val="0"/>
      <w:marBottom w:val="0"/>
      <w:divBdr>
        <w:top w:val="none" w:sz="0" w:space="0" w:color="auto"/>
        <w:left w:val="none" w:sz="0" w:space="0" w:color="auto"/>
        <w:bottom w:val="none" w:sz="0" w:space="0" w:color="auto"/>
        <w:right w:val="none" w:sz="0" w:space="0" w:color="auto"/>
      </w:divBdr>
    </w:div>
    <w:div w:id="139408434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2965840">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36705795">
      <w:bodyDiv w:val="1"/>
      <w:marLeft w:val="0"/>
      <w:marRight w:val="0"/>
      <w:marTop w:val="0"/>
      <w:marBottom w:val="0"/>
      <w:divBdr>
        <w:top w:val="none" w:sz="0" w:space="0" w:color="auto"/>
        <w:left w:val="none" w:sz="0" w:space="0" w:color="auto"/>
        <w:bottom w:val="none" w:sz="0" w:space="0" w:color="auto"/>
        <w:right w:val="none" w:sz="0" w:space="0" w:color="auto"/>
      </w:divBdr>
    </w:div>
    <w:div w:id="1439832487">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44769000">
      <w:bodyDiv w:val="1"/>
      <w:marLeft w:val="0"/>
      <w:marRight w:val="0"/>
      <w:marTop w:val="0"/>
      <w:marBottom w:val="0"/>
      <w:divBdr>
        <w:top w:val="none" w:sz="0" w:space="0" w:color="auto"/>
        <w:left w:val="none" w:sz="0" w:space="0" w:color="auto"/>
        <w:bottom w:val="none" w:sz="0" w:space="0" w:color="auto"/>
        <w:right w:val="none" w:sz="0" w:space="0" w:color="auto"/>
      </w:divBdr>
    </w:div>
    <w:div w:id="1446851107">
      <w:bodyDiv w:val="1"/>
      <w:marLeft w:val="0"/>
      <w:marRight w:val="0"/>
      <w:marTop w:val="0"/>
      <w:marBottom w:val="0"/>
      <w:divBdr>
        <w:top w:val="none" w:sz="0" w:space="0" w:color="auto"/>
        <w:left w:val="none" w:sz="0" w:space="0" w:color="auto"/>
        <w:bottom w:val="none" w:sz="0" w:space="0" w:color="auto"/>
        <w:right w:val="none" w:sz="0" w:space="0" w:color="auto"/>
      </w:divBdr>
    </w:div>
    <w:div w:id="1447390956">
      <w:bodyDiv w:val="1"/>
      <w:marLeft w:val="0"/>
      <w:marRight w:val="0"/>
      <w:marTop w:val="0"/>
      <w:marBottom w:val="0"/>
      <w:divBdr>
        <w:top w:val="none" w:sz="0" w:space="0" w:color="auto"/>
        <w:left w:val="none" w:sz="0" w:space="0" w:color="auto"/>
        <w:bottom w:val="none" w:sz="0" w:space="0" w:color="auto"/>
        <w:right w:val="none" w:sz="0" w:space="0" w:color="auto"/>
      </w:divBdr>
    </w:div>
    <w:div w:id="1457025779">
      <w:bodyDiv w:val="1"/>
      <w:marLeft w:val="0"/>
      <w:marRight w:val="0"/>
      <w:marTop w:val="0"/>
      <w:marBottom w:val="0"/>
      <w:divBdr>
        <w:top w:val="none" w:sz="0" w:space="0" w:color="auto"/>
        <w:left w:val="none" w:sz="0" w:space="0" w:color="auto"/>
        <w:bottom w:val="none" w:sz="0" w:space="0" w:color="auto"/>
        <w:right w:val="none" w:sz="0" w:space="0" w:color="auto"/>
      </w:divBdr>
    </w:div>
    <w:div w:id="1463812931">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92405379">
      <w:bodyDiv w:val="1"/>
      <w:marLeft w:val="0"/>
      <w:marRight w:val="0"/>
      <w:marTop w:val="0"/>
      <w:marBottom w:val="0"/>
      <w:divBdr>
        <w:top w:val="none" w:sz="0" w:space="0" w:color="auto"/>
        <w:left w:val="none" w:sz="0" w:space="0" w:color="auto"/>
        <w:bottom w:val="none" w:sz="0" w:space="0" w:color="auto"/>
        <w:right w:val="none" w:sz="0" w:space="0" w:color="auto"/>
      </w:divBdr>
    </w:div>
    <w:div w:id="1497067527">
      <w:bodyDiv w:val="1"/>
      <w:marLeft w:val="0"/>
      <w:marRight w:val="0"/>
      <w:marTop w:val="0"/>
      <w:marBottom w:val="0"/>
      <w:divBdr>
        <w:top w:val="none" w:sz="0" w:space="0" w:color="auto"/>
        <w:left w:val="none" w:sz="0" w:space="0" w:color="auto"/>
        <w:bottom w:val="none" w:sz="0" w:space="0" w:color="auto"/>
        <w:right w:val="none" w:sz="0" w:space="0" w:color="auto"/>
      </w:divBdr>
    </w:div>
    <w:div w:id="1503273248">
      <w:bodyDiv w:val="1"/>
      <w:marLeft w:val="0"/>
      <w:marRight w:val="0"/>
      <w:marTop w:val="0"/>
      <w:marBottom w:val="0"/>
      <w:divBdr>
        <w:top w:val="none" w:sz="0" w:space="0" w:color="auto"/>
        <w:left w:val="none" w:sz="0" w:space="0" w:color="auto"/>
        <w:bottom w:val="none" w:sz="0" w:space="0" w:color="auto"/>
        <w:right w:val="none" w:sz="0" w:space="0" w:color="auto"/>
      </w:divBdr>
    </w:div>
    <w:div w:id="1504128596">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28447217">
      <w:bodyDiv w:val="1"/>
      <w:marLeft w:val="0"/>
      <w:marRight w:val="0"/>
      <w:marTop w:val="0"/>
      <w:marBottom w:val="0"/>
      <w:divBdr>
        <w:top w:val="none" w:sz="0" w:space="0" w:color="auto"/>
        <w:left w:val="none" w:sz="0" w:space="0" w:color="auto"/>
        <w:bottom w:val="none" w:sz="0" w:space="0" w:color="auto"/>
        <w:right w:val="none" w:sz="0" w:space="0" w:color="auto"/>
      </w:divBdr>
    </w:div>
    <w:div w:id="1542401614">
      <w:bodyDiv w:val="1"/>
      <w:marLeft w:val="0"/>
      <w:marRight w:val="0"/>
      <w:marTop w:val="0"/>
      <w:marBottom w:val="0"/>
      <w:divBdr>
        <w:top w:val="none" w:sz="0" w:space="0" w:color="auto"/>
        <w:left w:val="none" w:sz="0" w:space="0" w:color="auto"/>
        <w:bottom w:val="none" w:sz="0" w:space="0" w:color="auto"/>
        <w:right w:val="none" w:sz="0" w:space="0" w:color="auto"/>
      </w:divBdr>
    </w:div>
    <w:div w:id="1545871718">
      <w:bodyDiv w:val="1"/>
      <w:marLeft w:val="0"/>
      <w:marRight w:val="0"/>
      <w:marTop w:val="0"/>
      <w:marBottom w:val="0"/>
      <w:divBdr>
        <w:top w:val="none" w:sz="0" w:space="0" w:color="auto"/>
        <w:left w:val="none" w:sz="0" w:space="0" w:color="auto"/>
        <w:bottom w:val="none" w:sz="0" w:space="0" w:color="auto"/>
        <w:right w:val="none" w:sz="0" w:space="0" w:color="auto"/>
      </w:divBdr>
    </w:div>
    <w:div w:id="1549994068">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0021839">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594244737">
      <w:bodyDiv w:val="1"/>
      <w:marLeft w:val="0"/>
      <w:marRight w:val="0"/>
      <w:marTop w:val="0"/>
      <w:marBottom w:val="0"/>
      <w:divBdr>
        <w:top w:val="none" w:sz="0" w:space="0" w:color="auto"/>
        <w:left w:val="none" w:sz="0" w:space="0" w:color="auto"/>
        <w:bottom w:val="none" w:sz="0" w:space="0" w:color="auto"/>
        <w:right w:val="none" w:sz="0" w:space="0" w:color="auto"/>
      </w:divBdr>
    </w:div>
    <w:div w:id="1604340171">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15165730">
      <w:bodyDiv w:val="1"/>
      <w:marLeft w:val="0"/>
      <w:marRight w:val="0"/>
      <w:marTop w:val="0"/>
      <w:marBottom w:val="0"/>
      <w:divBdr>
        <w:top w:val="none" w:sz="0" w:space="0" w:color="auto"/>
        <w:left w:val="none" w:sz="0" w:space="0" w:color="auto"/>
        <w:bottom w:val="none" w:sz="0" w:space="0" w:color="auto"/>
        <w:right w:val="none" w:sz="0" w:space="0" w:color="auto"/>
      </w:divBdr>
    </w:div>
    <w:div w:id="1646473906">
      <w:bodyDiv w:val="1"/>
      <w:marLeft w:val="0"/>
      <w:marRight w:val="0"/>
      <w:marTop w:val="0"/>
      <w:marBottom w:val="0"/>
      <w:divBdr>
        <w:top w:val="none" w:sz="0" w:space="0" w:color="auto"/>
        <w:left w:val="none" w:sz="0" w:space="0" w:color="auto"/>
        <w:bottom w:val="none" w:sz="0" w:space="0" w:color="auto"/>
        <w:right w:val="none" w:sz="0" w:space="0" w:color="auto"/>
      </w:divBdr>
    </w:div>
    <w:div w:id="1649289336">
      <w:bodyDiv w:val="1"/>
      <w:marLeft w:val="0"/>
      <w:marRight w:val="0"/>
      <w:marTop w:val="0"/>
      <w:marBottom w:val="0"/>
      <w:divBdr>
        <w:top w:val="none" w:sz="0" w:space="0" w:color="auto"/>
        <w:left w:val="none" w:sz="0" w:space="0" w:color="auto"/>
        <w:bottom w:val="none" w:sz="0" w:space="0" w:color="auto"/>
        <w:right w:val="none" w:sz="0" w:space="0" w:color="auto"/>
      </w:divBdr>
    </w:div>
    <w:div w:id="165984520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6927432">
      <w:bodyDiv w:val="1"/>
      <w:marLeft w:val="0"/>
      <w:marRight w:val="0"/>
      <w:marTop w:val="0"/>
      <w:marBottom w:val="0"/>
      <w:divBdr>
        <w:top w:val="none" w:sz="0" w:space="0" w:color="auto"/>
        <w:left w:val="none" w:sz="0" w:space="0" w:color="auto"/>
        <w:bottom w:val="none" w:sz="0" w:space="0" w:color="auto"/>
        <w:right w:val="none" w:sz="0" w:space="0" w:color="auto"/>
      </w:divBdr>
    </w:div>
    <w:div w:id="1700668979">
      <w:bodyDiv w:val="1"/>
      <w:marLeft w:val="0"/>
      <w:marRight w:val="0"/>
      <w:marTop w:val="0"/>
      <w:marBottom w:val="0"/>
      <w:divBdr>
        <w:top w:val="none" w:sz="0" w:space="0" w:color="auto"/>
        <w:left w:val="none" w:sz="0" w:space="0" w:color="auto"/>
        <w:bottom w:val="none" w:sz="0" w:space="0" w:color="auto"/>
        <w:right w:val="none" w:sz="0" w:space="0" w:color="auto"/>
      </w:divBdr>
    </w:div>
    <w:div w:id="1707482910">
      <w:bodyDiv w:val="1"/>
      <w:marLeft w:val="0"/>
      <w:marRight w:val="0"/>
      <w:marTop w:val="0"/>
      <w:marBottom w:val="0"/>
      <w:divBdr>
        <w:top w:val="none" w:sz="0" w:space="0" w:color="auto"/>
        <w:left w:val="none" w:sz="0" w:space="0" w:color="auto"/>
        <w:bottom w:val="none" w:sz="0" w:space="0" w:color="auto"/>
        <w:right w:val="none" w:sz="0" w:space="0" w:color="auto"/>
      </w:divBdr>
    </w:div>
    <w:div w:id="1709065743">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31808152">
      <w:bodyDiv w:val="1"/>
      <w:marLeft w:val="0"/>
      <w:marRight w:val="0"/>
      <w:marTop w:val="0"/>
      <w:marBottom w:val="0"/>
      <w:divBdr>
        <w:top w:val="none" w:sz="0" w:space="0" w:color="auto"/>
        <w:left w:val="none" w:sz="0" w:space="0" w:color="auto"/>
        <w:bottom w:val="none" w:sz="0" w:space="0" w:color="auto"/>
        <w:right w:val="none" w:sz="0" w:space="0" w:color="auto"/>
      </w:divBdr>
    </w:div>
    <w:div w:id="1732651668">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60448601">
      <w:bodyDiv w:val="1"/>
      <w:marLeft w:val="0"/>
      <w:marRight w:val="0"/>
      <w:marTop w:val="0"/>
      <w:marBottom w:val="0"/>
      <w:divBdr>
        <w:top w:val="none" w:sz="0" w:space="0" w:color="auto"/>
        <w:left w:val="none" w:sz="0" w:space="0" w:color="auto"/>
        <w:bottom w:val="none" w:sz="0" w:space="0" w:color="auto"/>
        <w:right w:val="none" w:sz="0" w:space="0" w:color="auto"/>
      </w:divBdr>
    </w:div>
    <w:div w:id="1776365510">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4060768">
      <w:bodyDiv w:val="1"/>
      <w:marLeft w:val="0"/>
      <w:marRight w:val="0"/>
      <w:marTop w:val="0"/>
      <w:marBottom w:val="0"/>
      <w:divBdr>
        <w:top w:val="none" w:sz="0" w:space="0" w:color="auto"/>
        <w:left w:val="none" w:sz="0" w:space="0" w:color="auto"/>
        <w:bottom w:val="none" w:sz="0" w:space="0" w:color="auto"/>
        <w:right w:val="none" w:sz="0" w:space="0" w:color="auto"/>
      </w:divBdr>
    </w:div>
    <w:div w:id="1795513054">
      <w:bodyDiv w:val="1"/>
      <w:marLeft w:val="0"/>
      <w:marRight w:val="0"/>
      <w:marTop w:val="0"/>
      <w:marBottom w:val="0"/>
      <w:divBdr>
        <w:top w:val="none" w:sz="0" w:space="0" w:color="auto"/>
        <w:left w:val="none" w:sz="0" w:space="0" w:color="auto"/>
        <w:bottom w:val="none" w:sz="0" w:space="0" w:color="auto"/>
        <w:right w:val="none" w:sz="0" w:space="0" w:color="auto"/>
      </w:divBdr>
    </w:div>
    <w:div w:id="1797069010">
      <w:bodyDiv w:val="1"/>
      <w:marLeft w:val="0"/>
      <w:marRight w:val="0"/>
      <w:marTop w:val="0"/>
      <w:marBottom w:val="0"/>
      <w:divBdr>
        <w:top w:val="none" w:sz="0" w:space="0" w:color="auto"/>
        <w:left w:val="none" w:sz="0" w:space="0" w:color="auto"/>
        <w:bottom w:val="none" w:sz="0" w:space="0" w:color="auto"/>
        <w:right w:val="none" w:sz="0" w:space="0" w:color="auto"/>
      </w:divBdr>
    </w:div>
    <w:div w:id="1797218622">
      <w:bodyDiv w:val="1"/>
      <w:marLeft w:val="0"/>
      <w:marRight w:val="0"/>
      <w:marTop w:val="0"/>
      <w:marBottom w:val="0"/>
      <w:divBdr>
        <w:top w:val="none" w:sz="0" w:space="0" w:color="auto"/>
        <w:left w:val="none" w:sz="0" w:space="0" w:color="auto"/>
        <w:bottom w:val="none" w:sz="0" w:space="0" w:color="auto"/>
        <w:right w:val="none" w:sz="0" w:space="0" w:color="auto"/>
      </w:divBdr>
    </w:div>
    <w:div w:id="1804233385">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1627030">
      <w:bodyDiv w:val="1"/>
      <w:marLeft w:val="0"/>
      <w:marRight w:val="0"/>
      <w:marTop w:val="0"/>
      <w:marBottom w:val="0"/>
      <w:divBdr>
        <w:top w:val="none" w:sz="0" w:space="0" w:color="auto"/>
        <w:left w:val="none" w:sz="0" w:space="0" w:color="auto"/>
        <w:bottom w:val="none" w:sz="0" w:space="0" w:color="auto"/>
        <w:right w:val="none" w:sz="0" w:space="0" w:color="auto"/>
      </w:divBdr>
    </w:div>
    <w:div w:id="1811899939">
      <w:bodyDiv w:val="1"/>
      <w:marLeft w:val="0"/>
      <w:marRight w:val="0"/>
      <w:marTop w:val="0"/>
      <w:marBottom w:val="0"/>
      <w:divBdr>
        <w:top w:val="none" w:sz="0" w:space="0" w:color="auto"/>
        <w:left w:val="none" w:sz="0" w:space="0" w:color="auto"/>
        <w:bottom w:val="none" w:sz="0" w:space="0" w:color="auto"/>
        <w:right w:val="none" w:sz="0" w:space="0" w:color="auto"/>
      </w:divBdr>
    </w:div>
    <w:div w:id="1814634338">
      <w:bodyDiv w:val="1"/>
      <w:marLeft w:val="0"/>
      <w:marRight w:val="0"/>
      <w:marTop w:val="0"/>
      <w:marBottom w:val="0"/>
      <w:divBdr>
        <w:top w:val="none" w:sz="0" w:space="0" w:color="auto"/>
        <w:left w:val="none" w:sz="0" w:space="0" w:color="auto"/>
        <w:bottom w:val="none" w:sz="0" w:space="0" w:color="auto"/>
        <w:right w:val="none" w:sz="0" w:space="0" w:color="auto"/>
      </w:divBdr>
    </w:div>
    <w:div w:id="1818179956">
      <w:bodyDiv w:val="1"/>
      <w:marLeft w:val="0"/>
      <w:marRight w:val="0"/>
      <w:marTop w:val="0"/>
      <w:marBottom w:val="0"/>
      <w:divBdr>
        <w:top w:val="none" w:sz="0" w:space="0" w:color="auto"/>
        <w:left w:val="none" w:sz="0" w:space="0" w:color="auto"/>
        <w:bottom w:val="none" w:sz="0" w:space="0" w:color="auto"/>
        <w:right w:val="none" w:sz="0" w:space="0" w:color="auto"/>
      </w:divBdr>
    </w:div>
    <w:div w:id="1827277001">
      <w:bodyDiv w:val="1"/>
      <w:marLeft w:val="0"/>
      <w:marRight w:val="0"/>
      <w:marTop w:val="0"/>
      <w:marBottom w:val="0"/>
      <w:divBdr>
        <w:top w:val="none" w:sz="0" w:space="0" w:color="auto"/>
        <w:left w:val="none" w:sz="0" w:space="0" w:color="auto"/>
        <w:bottom w:val="none" w:sz="0" w:space="0" w:color="auto"/>
        <w:right w:val="none" w:sz="0" w:space="0" w:color="auto"/>
      </w:divBdr>
    </w:div>
    <w:div w:id="1835485114">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156509">
      <w:bodyDiv w:val="1"/>
      <w:marLeft w:val="0"/>
      <w:marRight w:val="0"/>
      <w:marTop w:val="0"/>
      <w:marBottom w:val="0"/>
      <w:divBdr>
        <w:top w:val="none" w:sz="0" w:space="0" w:color="auto"/>
        <w:left w:val="none" w:sz="0" w:space="0" w:color="auto"/>
        <w:bottom w:val="none" w:sz="0" w:space="0" w:color="auto"/>
        <w:right w:val="none" w:sz="0" w:space="0" w:color="auto"/>
      </w:divBdr>
    </w:div>
    <w:div w:id="1839728256">
      <w:bodyDiv w:val="1"/>
      <w:marLeft w:val="0"/>
      <w:marRight w:val="0"/>
      <w:marTop w:val="0"/>
      <w:marBottom w:val="0"/>
      <w:divBdr>
        <w:top w:val="none" w:sz="0" w:space="0" w:color="auto"/>
        <w:left w:val="none" w:sz="0" w:space="0" w:color="auto"/>
        <w:bottom w:val="none" w:sz="0" w:space="0" w:color="auto"/>
        <w:right w:val="none" w:sz="0" w:space="0" w:color="auto"/>
      </w:divBdr>
    </w:div>
    <w:div w:id="1842696428">
      <w:bodyDiv w:val="1"/>
      <w:marLeft w:val="0"/>
      <w:marRight w:val="0"/>
      <w:marTop w:val="0"/>
      <w:marBottom w:val="0"/>
      <w:divBdr>
        <w:top w:val="none" w:sz="0" w:space="0" w:color="auto"/>
        <w:left w:val="none" w:sz="0" w:space="0" w:color="auto"/>
        <w:bottom w:val="none" w:sz="0" w:space="0" w:color="auto"/>
        <w:right w:val="none" w:sz="0" w:space="0" w:color="auto"/>
      </w:divBdr>
    </w:div>
    <w:div w:id="184512593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68562952">
      <w:bodyDiv w:val="1"/>
      <w:marLeft w:val="0"/>
      <w:marRight w:val="0"/>
      <w:marTop w:val="0"/>
      <w:marBottom w:val="0"/>
      <w:divBdr>
        <w:top w:val="none" w:sz="0" w:space="0" w:color="auto"/>
        <w:left w:val="none" w:sz="0" w:space="0" w:color="auto"/>
        <w:bottom w:val="none" w:sz="0" w:space="0" w:color="auto"/>
        <w:right w:val="none" w:sz="0" w:space="0" w:color="auto"/>
      </w:divBdr>
    </w:div>
    <w:div w:id="1882086010">
      <w:bodyDiv w:val="1"/>
      <w:marLeft w:val="0"/>
      <w:marRight w:val="0"/>
      <w:marTop w:val="0"/>
      <w:marBottom w:val="0"/>
      <w:divBdr>
        <w:top w:val="none" w:sz="0" w:space="0" w:color="auto"/>
        <w:left w:val="none" w:sz="0" w:space="0" w:color="auto"/>
        <w:bottom w:val="none" w:sz="0" w:space="0" w:color="auto"/>
        <w:right w:val="none" w:sz="0" w:space="0" w:color="auto"/>
      </w:divBdr>
    </w:div>
    <w:div w:id="188386349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6215369">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5629440">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5333816">
      <w:bodyDiv w:val="1"/>
      <w:marLeft w:val="0"/>
      <w:marRight w:val="0"/>
      <w:marTop w:val="0"/>
      <w:marBottom w:val="0"/>
      <w:divBdr>
        <w:top w:val="none" w:sz="0" w:space="0" w:color="auto"/>
        <w:left w:val="none" w:sz="0" w:space="0" w:color="auto"/>
        <w:bottom w:val="none" w:sz="0" w:space="0" w:color="auto"/>
        <w:right w:val="none" w:sz="0" w:space="0" w:color="auto"/>
      </w:divBdr>
    </w:div>
    <w:div w:id="1929920920">
      <w:bodyDiv w:val="1"/>
      <w:marLeft w:val="0"/>
      <w:marRight w:val="0"/>
      <w:marTop w:val="0"/>
      <w:marBottom w:val="0"/>
      <w:divBdr>
        <w:top w:val="none" w:sz="0" w:space="0" w:color="auto"/>
        <w:left w:val="none" w:sz="0" w:space="0" w:color="auto"/>
        <w:bottom w:val="none" w:sz="0" w:space="0" w:color="auto"/>
        <w:right w:val="none" w:sz="0" w:space="0" w:color="auto"/>
      </w:divBdr>
    </w:div>
    <w:div w:id="1933934320">
      <w:bodyDiv w:val="1"/>
      <w:marLeft w:val="0"/>
      <w:marRight w:val="0"/>
      <w:marTop w:val="0"/>
      <w:marBottom w:val="0"/>
      <w:divBdr>
        <w:top w:val="none" w:sz="0" w:space="0" w:color="auto"/>
        <w:left w:val="none" w:sz="0" w:space="0" w:color="auto"/>
        <w:bottom w:val="none" w:sz="0" w:space="0" w:color="auto"/>
        <w:right w:val="none" w:sz="0" w:space="0" w:color="auto"/>
      </w:divBdr>
    </w:div>
    <w:div w:id="1936092646">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5745395">
      <w:bodyDiv w:val="1"/>
      <w:marLeft w:val="0"/>
      <w:marRight w:val="0"/>
      <w:marTop w:val="0"/>
      <w:marBottom w:val="0"/>
      <w:divBdr>
        <w:top w:val="none" w:sz="0" w:space="0" w:color="auto"/>
        <w:left w:val="none" w:sz="0" w:space="0" w:color="auto"/>
        <w:bottom w:val="none" w:sz="0" w:space="0" w:color="auto"/>
        <w:right w:val="none" w:sz="0" w:space="0" w:color="auto"/>
      </w:divBdr>
    </w:div>
    <w:div w:id="1982953224">
      <w:bodyDiv w:val="1"/>
      <w:marLeft w:val="0"/>
      <w:marRight w:val="0"/>
      <w:marTop w:val="0"/>
      <w:marBottom w:val="0"/>
      <w:divBdr>
        <w:top w:val="none" w:sz="0" w:space="0" w:color="auto"/>
        <w:left w:val="none" w:sz="0" w:space="0" w:color="auto"/>
        <w:bottom w:val="none" w:sz="0" w:space="0" w:color="auto"/>
        <w:right w:val="none" w:sz="0" w:space="0" w:color="auto"/>
      </w:divBdr>
    </w:div>
    <w:div w:id="1989355084">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3411351">
      <w:bodyDiv w:val="1"/>
      <w:marLeft w:val="0"/>
      <w:marRight w:val="0"/>
      <w:marTop w:val="0"/>
      <w:marBottom w:val="0"/>
      <w:divBdr>
        <w:top w:val="none" w:sz="0" w:space="0" w:color="auto"/>
        <w:left w:val="none" w:sz="0" w:space="0" w:color="auto"/>
        <w:bottom w:val="none" w:sz="0" w:space="0" w:color="auto"/>
        <w:right w:val="none" w:sz="0" w:space="0" w:color="auto"/>
      </w:divBdr>
    </w:div>
    <w:div w:id="2014336332">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57779938">
      <w:bodyDiv w:val="1"/>
      <w:marLeft w:val="0"/>
      <w:marRight w:val="0"/>
      <w:marTop w:val="0"/>
      <w:marBottom w:val="0"/>
      <w:divBdr>
        <w:top w:val="none" w:sz="0" w:space="0" w:color="auto"/>
        <w:left w:val="none" w:sz="0" w:space="0" w:color="auto"/>
        <w:bottom w:val="none" w:sz="0" w:space="0" w:color="auto"/>
        <w:right w:val="none" w:sz="0" w:space="0" w:color="auto"/>
      </w:divBdr>
    </w:div>
    <w:div w:id="2063014309">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7707033">
      <w:bodyDiv w:val="1"/>
      <w:marLeft w:val="0"/>
      <w:marRight w:val="0"/>
      <w:marTop w:val="0"/>
      <w:marBottom w:val="0"/>
      <w:divBdr>
        <w:top w:val="none" w:sz="0" w:space="0" w:color="auto"/>
        <w:left w:val="none" w:sz="0" w:space="0" w:color="auto"/>
        <w:bottom w:val="none" w:sz="0" w:space="0" w:color="auto"/>
        <w:right w:val="none" w:sz="0" w:space="0" w:color="auto"/>
      </w:divBdr>
    </w:div>
    <w:div w:id="2080203973">
      <w:bodyDiv w:val="1"/>
      <w:marLeft w:val="0"/>
      <w:marRight w:val="0"/>
      <w:marTop w:val="0"/>
      <w:marBottom w:val="0"/>
      <w:divBdr>
        <w:top w:val="none" w:sz="0" w:space="0" w:color="auto"/>
        <w:left w:val="none" w:sz="0" w:space="0" w:color="auto"/>
        <w:bottom w:val="none" w:sz="0" w:space="0" w:color="auto"/>
        <w:right w:val="none" w:sz="0" w:space="0" w:color="auto"/>
      </w:divBdr>
    </w:div>
    <w:div w:id="208287057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099129690">
      <w:bodyDiv w:val="1"/>
      <w:marLeft w:val="0"/>
      <w:marRight w:val="0"/>
      <w:marTop w:val="0"/>
      <w:marBottom w:val="0"/>
      <w:divBdr>
        <w:top w:val="none" w:sz="0" w:space="0" w:color="auto"/>
        <w:left w:val="none" w:sz="0" w:space="0" w:color="auto"/>
        <w:bottom w:val="none" w:sz="0" w:space="0" w:color="auto"/>
        <w:right w:val="none" w:sz="0" w:space="0" w:color="auto"/>
      </w:divBdr>
    </w:div>
    <w:div w:id="2102098600">
      <w:bodyDiv w:val="1"/>
      <w:marLeft w:val="0"/>
      <w:marRight w:val="0"/>
      <w:marTop w:val="0"/>
      <w:marBottom w:val="0"/>
      <w:divBdr>
        <w:top w:val="none" w:sz="0" w:space="0" w:color="auto"/>
        <w:left w:val="none" w:sz="0" w:space="0" w:color="auto"/>
        <w:bottom w:val="none" w:sz="0" w:space="0" w:color="auto"/>
        <w:right w:val="none" w:sz="0" w:space="0" w:color="auto"/>
      </w:divBdr>
    </w:div>
    <w:div w:id="2110541695">
      <w:bodyDiv w:val="1"/>
      <w:marLeft w:val="0"/>
      <w:marRight w:val="0"/>
      <w:marTop w:val="0"/>
      <w:marBottom w:val="0"/>
      <w:divBdr>
        <w:top w:val="none" w:sz="0" w:space="0" w:color="auto"/>
        <w:left w:val="none" w:sz="0" w:space="0" w:color="auto"/>
        <w:bottom w:val="none" w:sz="0" w:space="0" w:color="auto"/>
        <w:right w:val="none" w:sz="0" w:space="0" w:color="auto"/>
      </w:divBdr>
    </w:div>
    <w:div w:id="2123182214">
      <w:bodyDiv w:val="1"/>
      <w:marLeft w:val="0"/>
      <w:marRight w:val="0"/>
      <w:marTop w:val="0"/>
      <w:marBottom w:val="0"/>
      <w:divBdr>
        <w:top w:val="none" w:sz="0" w:space="0" w:color="auto"/>
        <w:left w:val="none" w:sz="0" w:space="0" w:color="auto"/>
        <w:bottom w:val="none" w:sz="0" w:space="0" w:color="auto"/>
        <w:right w:val="none" w:sz="0" w:space="0" w:color="auto"/>
      </w:divBdr>
    </w:div>
    <w:div w:id="213779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2.xml"/><Relationship Id="rId42" Type="http://schemas.openxmlformats.org/officeDocument/2006/relationships/chart" Target="charts/chart1.xml"/><Relationship Id="rId47" Type="http://schemas.openxmlformats.org/officeDocument/2006/relationships/footer" Target="footer23.xml"/><Relationship Id="rId63" Type="http://schemas.openxmlformats.org/officeDocument/2006/relationships/hyperlink" Target="http://www.fao.org/tempref/FI/CDrom/FAO_Training/FAO_Training/General/x6709e/x6709e06.htm" TargetMode="External"/><Relationship Id="rId68" Type="http://schemas.openxmlformats.org/officeDocument/2006/relationships/hyperlink" Target="https://agrilifecdn.tamu.edu/fisheries/files/2013/09/Dissolved-Oxygen-for-Fish-Production1.pdf" TargetMode="External"/><Relationship Id="rId84" Type="http://schemas.openxmlformats.org/officeDocument/2006/relationships/hyperlink" Target="http://www.feedthefuture.gov/resource/volume-6-feed-future-measuring-gender-impact-guidance" TargetMode="External"/><Relationship Id="rId89" Type="http://schemas.openxmlformats.org/officeDocument/2006/relationships/hyperlink" Target="https://www.who.int/news-room/fact-sheets/detail/rift-valley-fever" TargetMode="External"/><Relationship Id="rId16" Type="http://schemas.openxmlformats.org/officeDocument/2006/relationships/comments" Target="comments.xml"/><Relationship Id="rId11" Type="http://schemas.openxmlformats.org/officeDocument/2006/relationships/webSettings" Target="webSettings.xml"/><Relationship Id="rId32" Type="http://schemas.openxmlformats.org/officeDocument/2006/relationships/footer" Target="footer11.xml"/><Relationship Id="rId37" Type="http://schemas.openxmlformats.org/officeDocument/2006/relationships/footer" Target="footer16.xml"/><Relationship Id="rId53" Type="http://schemas.openxmlformats.org/officeDocument/2006/relationships/hyperlink" Target="http://fews.net/" TargetMode="External"/><Relationship Id="rId58" Type="http://schemas.openxmlformats.org/officeDocument/2006/relationships/hyperlink" Target="http://www.fao.org/in-action/voices-of-the-hungry/fies/en/" TargetMode="External"/><Relationship Id="rId74" Type="http://schemas.openxmlformats.org/officeDocument/2006/relationships/hyperlink" Target="https://www.cambridge.org/core/journals/journal-of-agricultural-science/article/crop-losses-to-pests/AD61661AD6D503577B3E73F2787FE7B2" TargetMode="External"/><Relationship Id="rId79" Type="http://schemas.openxmlformats.org/officeDocument/2006/relationships/hyperlink" Target="https://www.ncbi.nlm.nih.gov/books/NBK525225/" TargetMode="External"/><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hyperlink" Target="https://www.who.int/news-room/fact-sheets/detail/infant-and-young-child-feeding" TargetMode="External"/><Relationship Id="rId95" Type="http://schemas.openxmlformats.org/officeDocument/2006/relationships/hyperlink" Target="https://drive.google.com/drive/folders/1pgXHkUPJtf0og95ue_vq7cpI0z_GqVDx?usp=sharing" TargetMode="External"/><Relationship Id="rId22" Type="http://schemas.openxmlformats.org/officeDocument/2006/relationships/image" Target="media/image4.jpeg"/><Relationship Id="rId27" Type="http://schemas.openxmlformats.org/officeDocument/2006/relationships/footer" Target="footer6.xml"/><Relationship Id="rId43" Type="http://schemas.openxmlformats.org/officeDocument/2006/relationships/footer" Target="footer21.xml"/><Relationship Id="rId48" Type="http://schemas.openxmlformats.org/officeDocument/2006/relationships/hyperlink" Target="http://www.fao.org/economic/ess/ess-fs/voices/en/" TargetMode="External"/><Relationship Id="rId64" Type="http://schemas.openxmlformats.org/officeDocument/2006/relationships/hyperlink" Target="http://www.fao.org/tempref/FI/CDrom/FAO_Training/FAO_Training/General/x6709e/x6709e08.htm" TargetMode="External"/><Relationship Id="rId69" Type="http://schemas.openxmlformats.org/officeDocument/2006/relationships/hyperlink" Target="https://www.pubs.ext.vt.edu/content/dam/pubs_ext_vt_edu/CSES/CSES-162/CSES-162-PDF.pdf" TargetMode="External"/><Relationship Id="rId80" Type="http://schemas.openxmlformats.org/officeDocument/2006/relationships/hyperlink" Target="https://unstats.un.org/wiki/display/SDGeHandbook/Home" TargetMode="External"/><Relationship Id="rId85" Type="http://schemas.openxmlformats.org/officeDocument/2006/relationships/hyperlink" Target="https://www.agrilinks.org/post/feed-future-zoi-survey-methods" TargetMode="Externa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4.xml"/><Relationship Id="rId33" Type="http://schemas.openxmlformats.org/officeDocument/2006/relationships/footer" Target="footer12.xml"/><Relationship Id="rId38" Type="http://schemas.openxmlformats.org/officeDocument/2006/relationships/footer" Target="footer17.xml"/><Relationship Id="rId46" Type="http://schemas.openxmlformats.org/officeDocument/2006/relationships/footer" Target="footer22.xml"/><Relationship Id="rId59" Type="http://schemas.openxmlformats.org/officeDocument/2006/relationships/hyperlink" Target="http://www.fao.org/ag/againfo/resources/documents/Dairyman/Dairy/V4U6_1.htm" TargetMode="External"/><Relationship Id="rId67" Type="http://schemas.openxmlformats.org/officeDocument/2006/relationships/hyperlink" Target="https://www.fsnnetwork.org/resilience-and-resilience-capacities-measurement-options" TargetMode="External"/><Relationship Id="rId103" Type="http://schemas.microsoft.com/office/2011/relationships/people" Target="people.xml"/><Relationship Id="rId20" Type="http://schemas.openxmlformats.org/officeDocument/2006/relationships/footer" Target="footer1.xml"/><Relationship Id="rId41" Type="http://schemas.openxmlformats.org/officeDocument/2006/relationships/footer" Target="footer20.xml"/><Relationship Id="rId54" Type="http://schemas.openxmlformats.org/officeDocument/2006/relationships/hyperlink" Target="http://www.fao.org/fileadmin/user_upload/inpho/docs/Post_Harvest_Compendium_-_MAIZE.pdf" TargetMode="External"/><Relationship Id="rId62" Type="http://schemas.openxmlformats.org/officeDocument/2006/relationships/hyperlink" Target="http://www.fao.org/tempref/FI/CDrom/FAO_Training/FAO_Training/General/x6709e/x6709e02.htm" TargetMode="External"/><Relationship Id="rId70" Type="http://schemas.openxmlformats.org/officeDocument/2006/relationships/hyperlink" Target="https://www.uaex.edu/publications/PDF/FSA-4002.pdf" TargetMode="External"/><Relationship Id="rId75" Type="http://schemas.openxmlformats.org/officeDocument/2006/relationships/hyperlink" Target="https://forages.oregonstate.edu/nfgc/eo/onlineforagecurriculum/instructormaterials/availabletopics/grazing/role" TargetMode="External"/><Relationship Id="rId83" Type="http://schemas.openxmlformats.org/officeDocument/2006/relationships/hyperlink" Target="https://www.usaid.gov/sites/default/files/documents/1870/USAIDResiliencePolicyGuidanceDocument.pdf" TargetMode="External"/><Relationship Id="rId88" Type="http://schemas.openxmlformats.org/officeDocument/2006/relationships/hyperlink" Target="https://www.who.int/news-room/fact-sheets/detail/diarrhoeal-disease" TargetMode="External"/><Relationship Id="rId91" Type="http://schemas.openxmlformats.org/officeDocument/2006/relationships/hyperlink" Target="https://washdata.org/sites/default/files/JMP%20methodology-Apr-2018-5.pdf" TargetMode="External"/><Relationship Id="rId96"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microsoft.com/office/2018/08/relationships/commentsExtensible" Target="commentsExtensible.xml"/><Relationship Id="rId28" Type="http://schemas.openxmlformats.org/officeDocument/2006/relationships/footer" Target="footer7.xml"/><Relationship Id="rId36" Type="http://schemas.openxmlformats.org/officeDocument/2006/relationships/footer" Target="footer15.xml"/><Relationship Id="rId49" Type="http://schemas.openxmlformats.org/officeDocument/2006/relationships/hyperlink" Target="https://openknowledge.worldbank.org/bitstream/handle/10986/23546/Microfinance000al0literature0survey.pdf?sequence=1&amp;isAllowed=y" TargetMode="External"/><Relationship Id="rId57" Type="http://schemas.openxmlformats.org/officeDocument/2006/relationships/hyperlink" Target="http://www.fao.org/dairy-production-products/production/farm-practices/en/" TargetMode="External"/><Relationship Id="rId10" Type="http://schemas.openxmlformats.org/officeDocument/2006/relationships/settings" Target="settings.xml"/><Relationship Id="rId31" Type="http://schemas.openxmlformats.org/officeDocument/2006/relationships/footer" Target="footer10.xml"/><Relationship Id="rId44" Type="http://schemas.openxmlformats.org/officeDocument/2006/relationships/image" Target="media/image5.jpg"/><Relationship Id="rId52" Type="http://schemas.openxmlformats.org/officeDocument/2006/relationships/hyperlink" Target="https://reliefweb.int/sites/reliefweb.int/files/resources/usaid-report-nearpoor_clean_march_508.pdf" TargetMode="External"/><Relationship Id="rId60" Type="http://schemas.openxmlformats.org/officeDocument/2006/relationships/hyperlink" Target="http://www.fao.org/3/t1265e/t1280e05.htm" TargetMode="External"/><Relationship Id="rId65" Type="http://schemas.openxmlformats.org/officeDocument/2006/relationships/hyperlink" Target="http://www.fao.org/tempref/FI/CDrom/FAO_Training/FAO_Training/General/x6709e/x6709e11.htm" TargetMode="External"/><Relationship Id="rId73" Type="http://schemas.openxmlformats.org/officeDocument/2006/relationships/hyperlink" Target="https://www.mercycorps.org/sites/default/files/Resilience_Approach_Booklet_English_121416.pdf" TargetMode="External"/><Relationship Id="rId78" Type="http://schemas.openxmlformats.org/officeDocument/2006/relationships/hyperlink" Target="https://www.fsnnetwork.org/REAL" TargetMode="External"/><Relationship Id="rId81" Type="http://schemas.openxmlformats.org/officeDocument/2006/relationships/hyperlink" Target="https://unstats.un.org/sdgs/metadata/" TargetMode="External"/><Relationship Id="rId86" Type="http://schemas.openxmlformats.org/officeDocument/2006/relationships/hyperlink" Target="https://link.springer.com/content/pdf/bfm%3A978-1-4020-3266-0%2F1.pdf" TargetMode="External"/><Relationship Id="rId94" Type="http://schemas.openxmlformats.org/officeDocument/2006/relationships/hyperlink" Target="http://www.worldbank.org/en/programs/globalfindex" TargetMode="External"/><Relationship Id="rId99" Type="http://schemas.openxmlformats.org/officeDocument/2006/relationships/footer" Target="footer27.xml"/><Relationship Id="rId101" Type="http://schemas.openxmlformats.org/officeDocument/2006/relationships/footer" Target="footer29.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microsoft.com/office/2016/09/relationships/commentsIds" Target="commentsIds.xml"/><Relationship Id="rId39" Type="http://schemas.openxmlformats.org/officeDocument/2006/relationships/footer" Target="footer18.xml"/><Relationship Id="rId34" Type="http://schemas.openxmlformats.org/officeDocument/2006/relationships/footer" Target="footer13.xml"/><Relationship Id="rId50" Type="http://schemas.openxmlformats.org/officeDocument/2006/relationships/hyperlink" Target="http://documents.worldbank.org/curated/en/107171511360386561/pdf/WPS8252.pdf" TargetMode="External"/><Relationship Id="rId55" Type="http://schemas.openxmlformats.org/officeDocument/2006/relationships/hyperlink" Target="http://www.fao.org/dairy-production-products/production/animal-health/en/" TargetMode="External"/><Relationship Id="rId76" Type="http://schemas.openxmlformats.org/officeDocument/2006/relationships/hyperlink" Target="https://oxfamilibrary.openrepository.com/bitstream/handle/10546/620178/gd-resilience-capacities-absorb-adapt-transform-250117-en.pdf?sequence=4&amp;isAllowed=y" TargetMode="External"/><Relationship Id="rId97" Type="http://schemas.openxmlformats.org/officeDocument/2006/relationships/footer" Target="footer25.xml"/><Relationship Id="rId104"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hyperlink" Target="https://www.ifpri.org/publication/measuring-progress-toward-empowerment-womens-empowerment-agriculture-index-baseline" TargetMode="External"/><Relationship Id="rId92" Type="http://schemas.openxmlformats.org/officeDocument/2006/relationships/hyperlink" Target="http://www.euro.who.int/__data/assets/pdf_file/0005/351284/resilience-report-20171004-h1635.pdf"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footer" Target="footer3.xml"/><Relationship Id="rId40" Type="http://schemas.openxmlformats.org/officeDocument/2006/relationships/footer" Target="footer19.xml"/><Relationship Id="rId45" Type="http://schemas.openxmlformats.org/officeDocument/2006/relationships/image" Target="media/image6.jpg"/><Relationship Id="rId66" Type="http://schemas.openxmlformats.org/officeDocument/2006/relationships/hyperlink" Target="http://www.fao.org/fishery/static/FAO_Training/FAO_Training/General/x6709e/x6709e15.htm" TargetMode="External"/><Relationship Id="rId87" Type="http://schemas.openxmlformats.org/officeDocument/2006/relationships/hyperlink" Target="http://www.dairyweb.ca/Resources/WDD62/WDD6222.pdf" TargetMode="External"/><Relationship Id="rId61" Type="http://schemas.openxmlformats.org/officeDocument/2006/relationships/hyperlink" Target="http://www.fao.org/3/t0218e/t0218e04.htm" TargetMode="External"/><Relationship Id="rId82" Type="http://schemas.openxmlformats.org/officeDocument/2006/relationships/hyperlink" Target="http://www.nrcs.usda.gov/wps/portal/nrcs/detail/soils/edu/?cid=nrcs142p2_054311" TargetMode="External"/><Relationship Id="rId19" Type="http://schemas.openxmlformats.org/officeDocument/2006/relationships/image" Target="media/image3.png"/><Relationship Id="rId14" Type="http://schemas.openxmlformats.org/officeDocument/2006/relationships/image" Target="media/image1.emf"/><Relationship Id="rId30" Type="http://schemas.openxmlformats.org/officeDocument/2006/relationships/footer" Target="footer9.xml"/><Relationship Id="rId35" Type="http://schemas.openxmlformats.org/officeDocument/2006/relationships/footer" Target="footer14.xml"/><Relationship Id="rId56" Type="http://schemas.openxmlformats.org/officeDocument/2006/relationships/hyperlink" Target="http://www.fao.org/dairy-production-products/production/breeding/en/" TargetMode="External"/><Relationship Id="rId77" Type="http://schemas.openxmlformats.org/officeDocument/2006/relationships/hyperlink" Target="http://www.fao.org/3/a-i4009e.pdf" TargetMode="External"/><Relationship Id="rId100" Type="http://schemas.openxmlformats.org/officeDocument/2006/relationships/footer" Target="footer28.xml"/><Relationship Id="rId8" Type="http://schemas.openxmlformats.org/officeDocument/2006/relationships/numbering" Target="numbering.xml"/><Relationship Id="rId51" Type="http://schemas.openxmlformats.org/officeDocument/2006/relationships/hyperlink" Target="https://doi.org/10.4314/eje.v15i1.39817" TargetMode="External"/><Relationship Id="rId72" Type="http://schemas.openxmlformats.org/officeDocument/2006/relationships/hyperlink" Target="http://www.ifpri.org/publication/instructional-guide-abbreviated-womens-empowerment-agriculture-index-weai" TargetMode="External"/><Relationship Id="rId93" Type="http://schemas.openxmlformats.org/officeDocument/2006/relationships/hyperlink" Target="http://go.worldbank.org/PYLADRLUN0" TargetMode="External"/><Relationship Id="rId98" Type="http://schemas.openxmlformats.org/officeDocument/2006/relationships/footer" Target="footer26.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fsnnetwork.org/resilience-and-resilience-capacities-measurement-options" TargetMode="External"/><Relationship Id="rId13" Type="http://schemas.openxmlformats.org/officeDocument/2006/relationships/hyperlink" Target="http://www.fao.org/fishery/static/FAO_Training/FAO_Training/General/x6709e/x6709e15.htm" TargetMode="External"/><Relationship Id="rId18" Type="http://schemas.openxmlformats.org/officeDocument/2006/relationships/hyperlink" Target="http://www.fao.org/ag/againfo/resources/documents/Dairyman/Dairy/V4U6_1.htm" TargetMode="External"/><Relationship Id="rId3" Type="http://schemas.openxmlformats.org/officeDocument/2006/relationships/hyperlink" Target="https://washdata.org/sites/default/files/JMP%20methodology-Apr-2018-5.pdf" TargetMode="External"/><Relationship Id="rId21" Type="http://schemas.openxmlformats.org/officeDocument/2006/relationships/hyperlink" Target="https://www.agrilinks.org/post/feed-future-zoi-survey-methods" TargetMode="External"/><Relationship Id="rId7" Type="http://schemas.openxmlformats.org/officeDocument/2006/relationships/hyperlink" Target="http://go.worldbank.org/PYLADRLUN0" TargetMode="External"/><Relationship Id="rId12" Type="http://schemas.openxmlformats.org/officeDocument/2006/relationships/hyperlink" Target="http://www.fao.org/tempref/FI/CDrom/FAO_Training/FAO_Training/General/x6709e/x6709e06.htm" TargetMode="External"/><Relationship Id="rId17" Type="http://schemas.openxmlformats.org/officeDocument/2006/relationships/hyperlink" Target="http://www.fao.org/tempref/FI/CDrom/FAO_Training/FAO_Training/General/x6709e/x6709e08.htm" TargetMode="External"/><Relationship Id="rId2" Type="http://schemas.openxmlformats.org/officeDocument/2006/relationships/hyperlink" Target="https://www.agrilinks.org/post/feed-future-zoi-survey-methods" TargetMode="External"/><Relationship Id="rId16" Type="http://schemas.openxmlformats.org/officeDocument/2006/relationships/hyperlink" Target="http://www.fao.org/tempref/FI/CDrom/FAO_Training/FAO_Training/General/x6709e/x6709e11.htm" TargetMode="External"/><Relationship Id="rId20" Type="http://schemas.openxmlformats.org/officeDocument/2006/relationships/hyperlink" Target="http://www.fao.org/3/t1265e/t1280e05.htm" TargetMode="External"/><Relationship Id="rId1" Type="http://schemas.openxmlformats.org/officeDocument/2006/relationships/hyperlink" Target="https://www.agrilinks.org/post/feed-future-indicator-handbook" TargetMode="External"/><Relationship Id="rId6" Type="http://schemas.openxmlformats.org/officeDocument/2006/relationships/hyperlink" Target="http://siteresources.worldbank.org/INTPA/Resources/429966-1092778639630/deatonZaidi.pdf%20" TargetMode="External"/><Relationship Id="rId11" Type="http://schemas.openxmlformats.org/officeDocument/2006/relationships/hyperlink" Target="https://www.ifpri.org/publication/measuring-progress-toward-empowerment-womens-empowerment-agriculture-index-baseline" TargetMode="External"/><Relationship Id="rId5" Type="http://schemas.openxmlformats.org/officeDocument/2006/relationships/hyperlink" Target="http://siteresources.worldbank.org/INTPA/Resources/429966-1092778639630/deatonZaidi.pdf" TargetMode="External"/><Relationship Id="rId15" Type="http://schemas.openxmlformats.org/officeDocument/2006/relationships/hyperlink" Target="http://www.fao.org/tempref/FI/CDrom/FAO_Training/FAO_Training/General/x6709e/x6709e02.htm" TargetMode="External"/><Relationship Id="rId10" Type="http://schemas.openxmlformats.org/officeDocument/2006/relationships/hyperlink" Target="http://www.ifpri.org/publication/instructional-guide-abbreviated-womens-empowerment-agriculture-index-weai" TargetMode="External"/><Relationship Id="rId19" Type="http://schemas.openxmlformats.org/officeDocument/2006/relationships/hyperlink" Target="http://www.fao.org/3/t0218e/t0218e04.htm" TargetMode="External"/><Relationship Id="rId4" Type="http://schemas.openxmlformats.org/officeDocument/2006/relationships/hyperlink" Target="https://www.agrilinks.org/post/feed-future-zoi-survey-methods" TargetMode="External"/><Relationship Id="rId9" Type="http://schemas.openxmlformats.org/officeDocument/2006/relationships/hyperlink" Target="http://www.worldbank.org/en/programs/globalfindex" TargetMode="External"/><Relationship Id="rId14" Type="http://schemas.openxmlformats.org/officeDocument/2006/relationships/hyperlink" Target="http://www.fao.org/fishery/static/FAO_Training/FAO_Training/General/x6709e/x6709e15.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https://icfonline-my.sharepoint.com/personal/26167_icf_com/Documents/PEEL%20FTF/BFS%20Feedback%20and%20revisions/BL%20Report%20Template/A-WEAI%20BL%20Figure%206.1%20template%2005.21.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0196412948381454E-2"/>
          <c:y val="1.4379031636589466E-2"/>
          <c:w val="0.95405179615705926"/>
          <c:h val="0.79187151780328979"/>
        </c:manualLayout>
      </c:layout>
      <c:barChart>
        <c:barDir val="col"/>
        <c:grouping val="stacked"/>
        <c:varyColors val="0"/>
        <c:ser>
          <c:idx val="0"/>
          <c:order val="0"/>
          <c:tx>
            <c:strRef>
              <c:f>'Figure 6.1'!$A$5</c:f>
              <c:strCache>
                <c:ptCount val="1"/>
                <c:pt idx="0">
                  <c:v>Input in productive decisions</c:v>
                </c:pt>
              </c:strCache>
            </c:strRef>
          </c:tx>
          <c:spPr>
            <a:solidFill>
              <a:schemeClr val="accent2"/>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6.1'!$H$5:$I$5</c:f>
              <c:numCache>
                <c:formatCode>0.0</c:formatCode>
                <c:ptCount val="2"/>
                <c:pt idx="0">
                  <c:v>20.169526597561639</c:v>
                </c:pt>
                <c:pt idx="1">
                  <c:v>27.137469626767686</c:v>
                </c:pt>
              </c:numCache>
            </c:numRef>
          </c:val>
          <c:extLst>
            <c:ext xmlns:c16="http://schemas.microsoft.com/office/drawing/2014/chart" uri="{C3380CC4-5D6E-409C-BE32-E72D297353CC}">
              <c16:uniqueId val="{00000000-C4D5-4F22-BA33-FF92601439C9}"/>
            </c:ext>
          </c:extLst>
        </c:ser>
        <c:ser>
          <c:idx val="1"/>
          <c:order val="1"/>
          <c:tx>
            <c:strRef>
              <c:f>'Figure 6.1'!$A$6</c:f>
              <c:strCache>
                <c:ptCount val="1"/>
                <c:pt idx="0">
                  <c:v>Ownership of assets</c:v>
                </c:pt>
              </c:strCache>
            </c:strRef>
          </c:tx>
          <c:spPr>
            <a:solidFill>
              <a:schemeClr val="accent1"/>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6.1'!$H$6:$I$6</c:f>
              <c:numCache>
                <c:formatCode>0.0</c:formatCode>
                <c:ptCount val="2"/>
                <c:pt idx="0">
                  <c:v>19.511807957421841</c:v>
                </c:pt>
                <c:pt idx="1">
                  <c:v>19.188232038917981</c:v>
                </c:pt>
              </c:numCache>
            </c:numRef>
          </c:val>
          <c:extLst>
            <c:ext xmlns:c16="http://schemas.microsoft.com/office/drawing/2014/chart" uri="{C3380CC4-5D6E-409C-BE32-E72D297353CC}">
              <c16:uniqueId val="{00000001-C4D5-4F22-BA33-FF92601439C9}"/>
            </c:ext>
          </c:extLst>
        </c:ser>
        <c:ser>
          <c:idx val="2"/>
          <c:order val="2"/>
          <c:tx>
            <c:strRef>
              <c:f>'Figure 6.1'!$A$7</c:f>
              <c:strCache>
                <c:ptCount val="1"/>
                <c:pt idx="0">
                  <c:v>Access to and decisions on credit</c:v>
                </c:pt>
              </c:strCache>
            </c:strRef>
          </c:tx>
          <c:spPr>
            <a:solidFill>
              <a:schemeClr val="accent5"/>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6.1'!$H$7:$I$7</c:f>
              <c:numCache>
                <c:formatCode>0.0</c:formatCode>
                <c:ptCount val="2"/>
                <c:pt idx="0">
                  <c:v>1.8165499334035256</c:v>
                </c:pt>
                <c:pt idx="1">
                  <c:v>0.76044210346267405</c:v>
                </c:pt>
              </c:numCache>
            </c:numRef>
          </c:val>
          <c:extLst>
            <c:ext xmlns:c16="http://schemas.microsoft.com/office/drawing/2014/chart" uri="{C3380CC4-5D6E-409C-BE32-E72D297353CC}">
              <c16:uniqueId val="{00000002-C4D5-4F22-BA33-FF92601439C9}"/>
            </c:ext>
          </c:extLst>
        </c:ser>
        <c:ser>
          <c:idx val="3"/>
          <c:order val="3"/>
          <c:tx>
            <c:strRef>
              <c:f>'Figure 6.1'!$A$8</c:f>
              <c:strCache>
                <c:ptCount val="1"/>
                <c:pt idx="0">
                  <c:v>Control over use of income</c:v>
                </c:pt>
              </c:strCache>
            </c:strRef>
          </c:tx>
          <c:spPr>
            <a:solidFill>
              <a:schemeClr val="accent6"/>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6.1'!$H$8:$I$8</c:f>
              <c:numCache>
                <c:formatCode>0.0</c:formatCode>
                <c:ptCount val="2"/>
                <c:pt idx="0">
                  <c:v>28.829832893854157</c:v>
                </c:pt>
                <c:pt idx="1">
                  <c:v>28.916464178451225</c:v>
                </c:pt>
              </c:numCache>
            </c:numRef>
          </c:val>
          <c:extLst>
            <c:ext xmlns:c16="http://schemas.microsoft.com/office/drawing/2014/chart" uri="{C3380CC4-5D6E-409C-BE32-E72D297353CC}">
              <c16:uniqueId val="{00000003-C4D5-4F22-BA33-FF92601439C9}"/>
            </c:ext>
          </c:extLst>
        </c:ser>
        <c:ser>
          <c:idx val="4"/>
          <c:order val="4"/>
          <c:tx>
            <c:strRef>
              <c:f>'Figure 6.1'!$A$9</c:f>
              <c:strCache>
                <c:ptCount val="1"/>
                <c:pt idx="0">
                  <c:v>Group membership</c:v>
                </c:pt>
              </c:strCache>
            </c:strRef>
          </c:tx>
          <c:spPr>
            <a:solidFill>
              <a:schemeClr val="accent4"/>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6.1'!$H$9:$I$9</c:f>
              <c:numCache>
                <c:formatCode>0.0</c:formatCode>
                <c:ptCount val="2"/>
                <c:pt idx="0">
                  <c:v>9.7857335152236846</c:v>
                </c:pt>
                <c:pt idx="1">
                  <c:v>2.873161381850013</c:v>
                </c:pt>
              </c:numCache>
            </c:numRef>
          </c:val>
          <c:extLst>
            <c:ext xmlns:c16="http://schemas.microsoft.com/office/drawing/2014/chart" uri="{C3380CC4-5D6E-409C-BE32-E72D297353CC}">
              <c16:uniqueId val="{00000004-C4D5-4F22-BA33-FF92601439C9}"/>
            </c:ext>
          </c:extLst>
        </c:ser>
        <c:ser>
          <c:idx val="5"/>
          <c:order val="5"/>
          <c:tx>
            <c:strRef>
              <c:f>'Figure 6.1'!$A$10</c:f>
              <c:strCache>
                <c:ptCount val="1"/>
                <c:pt idx="0">
                  <c:v>Workload</c:v>
                </c:pt>
              </c:strCache>
            </c:strRef>
          </c:tx>
          <c:spPr>
            <a:solidFill>
              <a:schemeClr val="accent3"/>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6.1'!$H$10:$I$10</c:f>
              <c:numCache>
                <c:formatCode>0.0</c:formatCode>
                <c:ptCount val="2"/>
                <c:pt idx="0">
                  <c:v>19.886549102535156</c:v>
                </c:pt>
                <c:pt idx="1">
                  <c:v>21.124230670550414</c:v>
                </c:pt>
              </c:numCache>
            </c:numRef>
          </c:val>
          <c:extLst>
            <c:ext xmlns:c16="http://schemas.microsoft.com/office/drawing/2014/chart" uri="{C3380CC4-5D6E-409C-BE32-E72D297353CC}">
              <c16:uniqueId val="{00000005-C4D5-4F22-BA33-FF92601439C9}"/>
            </c:ext>
          </c:extLst>
        </c:ser>
        <c:dLbls>
          <c:showLegendKey val="0"/>
          <c:showVal val="0"/>
          <c:showCatName val="0"/>
          <c:showSerName val="0"/>
          <c:showPercent val="0"/>
          <c:showBubbleSize val="0"/>
        </c:dLbls>
        <c:gapWidth val="150"/>
        <c:overlap val="100"/>
        <c:axId val="1188953023"/>
        <c:axId val="1188954655"/>
      </c:barChart>
      <c:catAx>
        <c:axId val="118895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4655"/>
        <c:crosses val="autoZero"/>
        <c:auto val="1"/>
        <c:lblAlgn val="ctr"/>
        <c:lblOffset val="100"/>
        <c:noMultiLvlLbl val="0"/>
      </c:catAx>
      <c:valAx>
        <c:axId val="1188954655"/>
        <c:scaling>
          <c:orientation val="minMax"/>
          <c:max val="100"/>
        </c:scaling>
        <c:delete val="0"/>
        <c:axPos val="l"/>
        <c:numFmt formatCode="0.0" sourceLinked="1"/>
        <c:majorTickMark val="none"/>
        <c:minorTickMark val="none"/>
        <c:tickLblPos val="none"/>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3023"/>
        <c:crosses val="autoZero"/>
        <c:crossBetween val="between"/>
      </c:valAx>
    </c:plotArea>
    <c:legend>
      <c:legendPos val="b"/>
      <c:layout>
        <c:manualLayout>
          <c:xMode val="edge"/>
          <c:yMode val="edge"/>
          <c:x val="0.10899011217921095"/>
          <c:y val="0.88056205849579328"/>
          <c:w val="0.8230532391411689"/>
          <c:h val="0.112583856788347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showDLblsOverMax val="0"/>
    <c:extLst/>
  </c:chart>
  <c:txPr>
    <a:bodyPr/>
    <a:lstStyle/>
    <a:p>
      <a:pPr>
        <a:defRPr sz="1000">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7DFB704-E213-4B55-9029-CCCDCD6AAC8E}">
  <ds:schemaRefs>
    <ds:schemaRef ds:uri="http://schemas.openxmlformats.org/officeDocument/2006/bibliography"/>
  </ds:schemaRefs>
</ds:datastoreItem>
</file>

<file path=customXml/itemProps2.xml><?xml version="1.0" encoding="utf-8"?>
<ds:datastoreItem xmlns:ds="http://schemas.openxmlformats.org/officeDocument/2006/customXml" ds:itemID="{FCBCE04E-6B7A-4BCA-844C-C47DA8360131}"/>
</file>

<file path=customXml/itemProps3.xml><?xml version="1.0" encoding="utf-8"?>
<ds:datastoreItem xmlns:ds="http://schemas.openxmlformats.org/officeDocument/2006/customXml" ds:itemID="{144B5E34-2439-481E-934B-63054EDFB8E5}">
  <ds:schemaRefs>
    <ds:schemaRef ds:uri="http://schemas.openxmlformats.org/officeDocument/2006/bibliography"/>
  </ds:schemaRefs>
</ds:datastoreItem>
</file>

<file path=customXml/itemProps4.xml><?xml version="1.0" encoding="utf-8"?>
<ds:datastoreItem xmlns:ds="http://schemas.openxmlformats.org/officeDocument/2006/customXml" ds:itemID="{78474D03-75B2-4A1D-9E58-C76F2740DC0B}">
  <ds:schemaRefs>
    <ds:schemaRef ds:uri="http://schemas.openxmlformats.org/officeDocument/2006/bibliography"/>
  </ds:schemaRefs>
</ds:datastoreItem>
</file>

<file path=customXml/itemProps5.xml><?xml version="1.0" encoding="utf-8"?>
<ds:datastoreItem xmlns:ds="http://schemas.openxmlformats.org/officeDocument/2006/customXml" ds:itemID="{5E95C7F0-DBF2-4C47-940E-291BAC192B8E}">
  <ds:schemaRefs>
    <ds:schemaRef ds:uri="http://schemas.openxmlformats.org/officeDocument/2006/bibliography"/>
  </ds:schemaRefs>
</ds:datastoreItem>
</file>

<file path=customXml/itemProps6.xml><?xml version="1.0" encoding="utf-8"?>
<ds:datastoreItem xmlns:ds="http://schemas.openxmlformats.org/officeDocument/2006/customXml" ds:itemID="{0486C0A2-50B4-4E8E-9044-73C3BBC062BD}">
  <ds:schemaRefs>
    <ds:schemaRef ds:uri="http://schemas.microsoft.com/sharepoint/v3/contenttype/forms"/>
  </ds:schemaRefs>
</ds:datastoreItem>
</file>

<file path=customXml/itemProps7.xml><?xml version="1.0" encoding="utf-8"?>
<ds:datastoreItem xmlns:ds="http://schemas.openxmlformats.org/officeDocument/2006/customXml" ds:itemID="{C2411CC7-AE16-4286-BD6F-5BA278E1F2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6479</TotalTime>
  <Pages>203</Pages>
  <Words>63001</Words>
  <Characters>359109</Characters>
  <Application>Microsoft Office Word</Application>
  <DocSecurity>0</DocSecurity>
  <Lines>2992</Lines>
  <Paragraphs>842</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421268</CharactersWithSpaces>
  <SharedDoc>false</SharedDoc>
  <HLinks>
    <vt:vector size="678" baseType="variant">
      <vt:variant>
        <vt:i4>7798850</vt:i4>
      </vt:variant>
      <vt:variant>
        <vt:i4>906</vt:i4>
      </vt:variant>
      <vt:variant>
        <vt:i4>0</vt:i4>
      </vt:variant>
      <vt:variant>
        <vt:i4>5</vt:i4>
      </vt:variant>
      <vt:variant>
        <vt:lpwstr>http://www.euro.who.int/__data/assets/pdf_file/0005/351284/resilience-report-20171004-h1635.pdf</vt:lpwstr>
      </vt:variant>
      <vt:variant>
        <vt:lpwstr/>
      </vt:variant>
      <vt:variant>
        <vt:i4>4063330</vt:i4>
      </vt:variant>
      <vt:variant>
        <vt:i4>903</vt:i4>
      </vt:variant>
      <vt:variant>
        <vt:i4>0</vt:i4>
      </vt:variant>
      <vt:variant>
        <vt:i4>5</vt:i4>
      </vt:variant>
      <vt:variant>
        <vt:lpwstr>https://www.who.int/news-room/fact-sheets/detail/infant-and-young-child-feeding</vt:lpwstr>
      </vt:variant>
      <vt:variant>
        <vt:lpwstr/>
      </vt:variant>
      <vt:variant>
        <vt:i4>7340159</vt:i4>
      </vt:variant>
      <vt:variant>
        <vt:i4>900</vt:i4>
      </vt:variant>
      <vt:variant>
        <vt:i4>0</vt:i4>
      </vt:variant>
      <vt:variant>
        <vt:i4>5</vt:i4>
      </vt:variant>
      <vt:variant>
        <vt:lpwstr>https://www.who.int/news-room/fact-sheets/detail/diarrhoeal-disease</vt:lpwstr>
      </vt:variant>
      <vt:variant>
        <vt:lpwstr/>
      </vt:variant>
      <vt:variant>
        <vt:i4>1703958</vt:i4>
      </vt:variant>
      <vt:variant>
        <vt:i4>897</vt:i4>
      </vt:variant>
      <vt:variant>
        <vt:i4>0</vt:i4>
      </vt:variant>
      <vt:variant>
        <vt:i4>5</vt:i4>
      </vt:variant>
      <vt:variant>
        <vt:lpwstr>https://openknowledge.worldbank.org/handle/10986/2401</vt:lpwstr>
      </vt:variant>
      <vt:variant>
        <vt:lpwstr/>
      </vt:variant>
      <vt:variant>
        <vt:i4>5373956</vt:i4>
      </vt:variant>
      <vt:variant>
        <vt:i4>894</vt:i4>
      </vt:variant>
      <vt:variant>
        <vt:i4>0</vt:i4>
      </vt:variant>
      <vt:variant>
        <vt:i4>5</vt:i4>
      </vt:variant>
      <vt:variant>
        <vt:lpwstr>https://link.springer.com/content/pdf/bfm%3A978-1-4020-3266-0%2F1.pdf</vt:lpwstr>
      </vt:variant>
      <vt:variant>
        <vt:lpwstr/>
      </vt:variant>
      <vt:variant>
        <vt:i4>3211325</vt:i4>
      </vt:variant>
      <vt:variant>
        <vt:i4>891</vt:i4>
      </vt:variant>
      <vt:variant>
        <vt:i4>0</vt:i4>
      </vt:variant>
      <vt:variant>
        <vt:i4>5</vt:i4>
      </vt:variant>
      <vt:variant>
        <vt:lpwstr>https://www.usaid.gov/sites/default/files/documents/1870/USAIDResiliencePolicyGuidanceDocument.pdf</vt:lpwstr>
      </vt:variant>
      <vt:variant>
        <vt:lpwstr/>
      </vt:variant>
      <vt:variant>
        <vt:i4>524364</vt:i4>
      </vt:variant>
      <vt:variant>
        <vt:i4>888</vt:i4>
      </vt:variant>
      <vt:variant>
        <vt:i4>0</vt:i4>
      </vt:variant>
      <vt:variant>
        <vt:i4>5</vt:i4>
      </vt:variant>
      <vt:variant>
        <vt:lpwstr>https://unstats.un.org/sdgs/metadata/</vt:lpwstr>
      </vt:variant>
      <vt:variant>
        <vt:lpwstr/>
      </vt:variant>
      <vt:variant>
        <vt:i4>5439572</vt:i4>
      </vt:variant>
      <vt:variant>
        <vt:i4>885</vt:i4>
      </vt:variant>
      <vt:variant>
        <vt:i4>0</vt:i4>
      </vt:variant>
      <vt:variant>
        <vt:i4>5</vt:i4>
      </vt:variant>
      <vt:variant>
        <vt:lpwstr>http://www.ophi.org.uk/research/multidimensional-poverty/alkire-foster-method</vt:lpwstr>
      </vt:variant>
      <vt:variant>
        <vt:lpwstr/>
      </vt:variant>
      <vt:variant>
        <vt:i4>4063294</vt:i4>
      </vt:variant>
      <vt:variant>
        <vt:i4>882</vt:i4>
      </vt:variant>
      <vt:variant>
        <vt:i4>0</vt:i4>
      </vt:variant>
      <vt:variant>
        <vt:i4>5</vt:i4>
      </vt:variant>
      <vt:variant>
        <vt:lpwstr>https://www.fsnnetwork.org/REAL</vt:lpwstr>
      </vt:variant>
      <vt:variant>
        <vt:lpwstr/>
      </vt:variant>
      <vt:variant>
        <vt:i4>3801136</vt:i4>
      </vt:variant>
      <vt:variant>
        <vt:i4>879</vt:i4>
      </vt:variant>
      <vt:variant>
        <vt:i4>0</vt:i4>
      </vt:variant>
      <vt:variant>
        <vt:i4>5</vt:i4>
      </vt:variant>
      <vt:variant>
        <vt:lpwstr>https://oxfamilibrary.openrepository.com/bitstream/handle/10546/620178/gd-resilience-capacities-absorb-adapt-transform-250117-en.pdf?sequence=4&amp;isAllowed=y</vt:lpwstr>
      </vt:variant>
      <vt:variant>
        <vt:lpwstr/>
      </vt:variant>
      <vt:variant>
        <vt:i4>7864433</vt:i4>
      </vt:variant>
      <vt:variant>
        <vt:i4>876</vt:i4>
      </vt:variant>
      <vt:variant>
        <vt:i4>0</vt:i4>
      </vt:variant>
      <vt:variant>
        <vt:i4>5</vt:i4>
      </vt:variant>
      <vt:variant>
        <vt:lpwstr>https://www.mercycorps.org/sites/default/files/Resilience_Approach_Booklet_English_121416.pdf</vt:lpwstr>
      </vt:variant>
      <vt:variant>
        <vt:lpwstr/>
      </vt:variant>
      <vt:variant>
        <vt:i4>6160389</vt:i4>
      </vt:variant>
      <vt:variant>
        <vt:i4>873</vt:i4>
      </vt:variant>
      <vt:variant>
        <vt:i4>0</vt:i4>
      </vt:variant>
      <vt:variant>
        <vt:i4>5</vt:i4>
      </vt:variant>
      <vt:variant>
        <vt:lpwstr>http://fews.net/</vt:lpwstr>
      </vt:variant>
      <vt:variant>
        <vt:lpwstr/>
      </vt:variant>
      <vt:variant>
        <vt:i4>5242988</vt:i4>
      </vt:variant>
      <vt:variant>
        <vt:i4>870</vt:i4>
      </vt:variant>
      <vt:variant>
        <vt:i4>0</vt:i4>
      </vt:variant>
      <vt:variant>
        <vt:i4>5</vt:i4>
      </vt:variant>
      <vt:variant>
        <vt:lpwstr>https://reliefweb.int/sites/reliefweb.int/files/resources/usaid-report-nearpoor_clean_march_508.pdf</vt:lpwstr>
      </vt:variant>
      <vt:variant>
        <vt:lpwstr/>
      </vt:variant>
      <vt:variant>
        <vt:i4>4390930</vt:i4>
      </vt:variant>
      <vt:variant>
        <vt:i4>867</vt:i4>
      </vt:variant>
      <vt:variant>
        <vt:i4>0</vt:i4>
      </vt:variant>
      <vt:variant>
        <vt:i4>5</vt:i4>
      </vt:variant>
      <vt:variant>
        <vt:lpwstr>http://www.fao.org/economic/ess/ess-fs/voices/en/</vt:lpwstr>
      </vt:variant>
      <vt:variant>
        <vt:lpwstr/>
      </vt:variant>
      <vt:variant>
        <vt:i4>327680</vt:i4>
      </vt:variant>
      <vt:variant>
        <vt:i4>864</vt:i4>
      </vt:variant>
      <vt:variant>
        <vt:i4>0</vt:i4>
      </vt:variant>
      <vt:variant>
        <vt:i4>5</vt:i4>
      </vt:variant>
      <vt:variant>
        <vt:lpwstr>http://www.ifpri.org/publication/womens-empowerment-agriculture-index</vt:lpwstr>
      </vt:variant>
      <vt:variant>
        <vt:lpwstr/>
      </vt:variant>
      <vt:variant>
        <vt:i4>1441851</vt:i4>
      </vt:variant>
      <vt:variant>
        <vt:i4>500</vt:i4>
      </vt:variant>
      <vt:variant>
        <vt:i4>0</vt:i4>
      </vt:variant>
      <vt:variant>
        <vt:i4>5</vt:i4>
      </vt:variant>
      <vt:variant>
        <vt:lpwstr/>
      </vt:variant>
      <vt:variant>
        <vt:lpwstr>_Toc14359909</vt:lpwstr>
      </vt:variant>
      <vt:variant>
        <vt:i4>1507387</vt:i4>
      </vt:variant>
      <vt:variant>
        <vt:i4>494</vt:i4>
      </vt:variant>
      <vt:variant>
        <vt:i4>0</vt:i4>
      </vt:variant>
      <vt:variant>
        <vt:i4>5</vt:i4>
      </vt:variant>
      <vt:variant>
        <vt:lpwstr/>
      </vt:variant>
      <vt:variant>
        <vt:lpwstr>_Toc14359908</vt:lpwstr>
      </vt:variant>
      <vt:variant>
        <vt:i4>1638459</vt:i4>
      </vt:variant>
      <vt:variant>
        <vt:i4>488</vt:i4>
      </vt:variant>
      <vt:variant>
        <vt:i4>0</vt:i4>
      </vt:variant>
      <vt:variant>
        <vt:i4>5</vt:i4>
      </vt:variant>
      <vt:variant>
        <vt:lpwstr/>
      </vt:variant>
      <vt:variant>
        <vt:lpwstr>_Toc14359906</vt:lpwstr>
      </vt:variant>
      <vt:variant>
        <vt:i4>1703995</vt:i4>
      </vt:variant>
      <vt:variant>
        <vt:i4>482</vt:i4>
      </vt:variant>
      <vt:variant>
        <vt:i4>0</vt:i4>
      </vt:variant>
      <vt:variant>
        <vt:i4>5</vt:i4>
      </vt:variant>
      <vt:variant>
        <vt:lpwstr/>
      </vt:variant>
      <vt:variant>
        <vt:lpwstr>_Toc14359905</vt:lpwstr>
      </vt:variant>
      <vt:variant>
        <vt:i4>1769531</vt:i4>
      </vt:variant>
      <vt:variant>
        <vt:i4>476</vt:i4>
      </vt:variant>
      <vt:variant>
        <vt:i4>0</vt:i4>
      </vt:variant>
      <vt:variant>
        <vt:i4>5</vt:i4>
      </vt:variant>
      <vt:variant>
        <vt:lpwstr/>
      </vt:variant>
      <vt:variant>
        <vt:lpwstr>_Toc14359904</vt:lpwstr>
      </vt:variant>
      <vt:variant>
        <vt:i4>1835067</vt:i4>
      </vt:variant>
      <vt:variant>
        <vt:i4>470</vt:i4>
      </vt:variant>
      <vt:variant>
        <vt:i4>0</vt:i4>
      </vt:variant>
      <vt:variant>
        <vt:i4>5</vt:i4>
      </vt:variant>
      <vt:variant>
        <vt:lpwstr/>
      </vt:variant>
      <vt:variant>
        <vt:lpwstr>_Toc14359903</vt:lpwstr>
      </vt:variant>
      <vt:variant>
        <vt:i4>1900603</vt:i4>
      </vt:variant>
      <vt:variant>
        <vt:i4>464</vt:i4>
      </vt:variant>
      <vt:variant>
        <vt:i4>0</vt:i4>
      </vt:variant>
      <vt:variant>
        <vt:i4>5</vt:i4>
      </vt:variant>
      <vt:variant>
        <vt:lpwstr/>
      </vt:variant>
      <vt:variant>
        <vt:lpwstr>_Toc14359902</vt:lpwstr>
      </vt:variant>
      <vt:variant>
        <vt:i4>1966139</vt:i4>
      </vt:variant>
      <vt:variant>
        <vt:i4>458</vt:i4>
      </vt:variant>
      <vt:variant>
        <vt:i4>0</vt:i4>
      </vt:variant>
      <vt:variant>
        <vt:i4>5</vt:i4>
      </vt:variant>
      <vt:variant>
        <vt:lpwstr/>
      </vt:variant>
      <vt:variant>
        <vt:lpwstr>_Toc14359901</vt:lpwstr>
      </vt:variant>
      <vt:variant>
        <vt:i4>2031675</vt:i4>
      </vt:variant>
      <vt:variant>
        <vt:i4>452</vt:i4>
      </vt:variant>
      <vt:variant>
        <vt:i4>0</vt:i4>
      </vt:variant>
      <vt:variant>
        <vt:i4>5</vt:i4>
      </vt:variant>
      <vt:variant>
        <vt:lpwstr/>
      </vt:variant>
      <vt:variant>
        <vt:lpwstr>_Toc14359900</vt:lpwstr>
      </vt:variant>
      <vt:variant>
        <vt:i4>1507378</vt:i4>
      </vt:variant>
      <vt:variant>
        <vt:i4>446</vt:i4>
      </vt:variant>
      <vt:variant>
        <vt:i4>0</vt:i4>
      </vt:variant>
      <vt:variant>
        <vt:i4>5</vt:i4>
      </vt:variant>
      <vt:variant>
        <vt:lpwstr/>
      </vt:variant>
      <vt:variant>
        <vt:lpwstr>_Toc14359899</vt:lpwstr>
      </vt:variant>
      <vt:variant>
        <vt:i4>1441842</vt:i4>
      </vt:variant>
      <vt:variant>
        <vt:i4>440</vt:i4>
      </vt:variant>
      <vt:variant>
        <vt:i4>0</vt:i4>
      </vt:variant>
      <vt:variant>
        <vt:i4>5</vt:i4>
      </vt:variant>
      <vt:variant>
        <vt:lpwstr/>
      </vt:variant>
      <vt:variant>
        <vt:lpwstr>_Toc14359898</vt:lpwstr>
      </vt:variant>
      <vt:variant>
        <vt:i4>1638450</vt:i4>
      </vt:variant>
      <vt:variant>
        <vt:i4>434</vt:i4>
      </vt:variant>
      <vt:variant>
        <vt:i4>0</vt:i4>
      </vt:variant>
      <vt:variant>
        <vt:i4>5</vt:i4>
      </vt:variant>
      <vt:variant>
        <vt:lpwstr/>
      </vt:variant>
      <vt:variant>
        <vt:lpwstr>_Toc14359897</vt:lpwstr>
      </vt:variant>
      <vt:variant>
        <vt:i4>1572914</vt:i4>
      </vt:variant>
      <vt:variant>
        <vt:i4>428</vt:i4>
      </vt:variant>
      <vt:variant>
        <vt:i4>0</vt:i4>
      </vt:variant>
      <vt:variant>
        <vt:i4>5</vt:i4>
      </vt:variant>
      <vt:variant>
        <vt:lpwstr/>
      </vt:variant>
      <vt:variant>
        <vt:lpwstr>_Toc14359896</vt:lpwstr>
      </vt:variant>
      <vt:variant>
        <vt:i4>1769522</vt:i4>
      </vt:variant>
      <vt:variant>
        <vt:i4>422</vt:i4>
      </vt:variant>
      <vt:variant>
        <vt:i4>0</vt:i4>
      </vt:variant>
      <vt:variant>
        <vt:i4>5</vt:i4>
      </vt:variant>
      <vt:variant>
        <vt:lpwstr/>
      </vt:variant>
      <vt:variant>
        <vt:lpwstr>_Toc14359895</vt:lpwstr>
      </vt:variant>
      <vt:variant>
        <vt:i4>1703986</vt:i4>
      </vt:variant>
      <vt:variant>
        <vt:i4>416</vt:i4>
      </vt:variant>
      <vt:variant>
        <vt:i4>0</vt:i4>
      </vt:variant>
      <vt:variant>
        <vt:i4>5</vt:i4>
      </vt:variant>
      <vt:variant>
        <vt:lpwstr/>
      </vt:variant>
      <vt:variant>
        <vt:lpwstr>_Toc14359894</vt:lpwstr>
      </vt:variant>
      <vt:variant>
        <vt:i4>1900594</vt:i4>
      </vt:variant>
      <vt:variant>
        <vt:i4>410</vt:i4>
      </vt:variant>
      <vt:variant>
        <vt:i4>0</vt:i4>
      </vt:variant>
      <vt:variant>
        <vt:i4>5</vt:i4>
      </vt:variant>
      <vt:variant>
        <vt:lpwstr/>
      </vt:variant>
      <vt:variant>
        <vt:lpwstr>_Toc14359893</vt:lpwstr>
      </vt:variant>
      <vt:variant>
        <vt:i4>1835058</vt:i4>
      </vt:variant>
      <vt:variant>
        <vt:i4>404</vt:i4>
      </vt:variant>
      <vt:variant>
        <vt:i4>0</vt:i4>
      </vt:variant>
      <vt:variant>
        <vt:i4>5</vt:i4>
      </vt:variant>
      <vt:variant>
        <vt:lpwstr/>
      </vt:variant>
      <vt:variant>
        <vt:lpwstr>_Toc14359892</vt:lpwstr>
      </vt:variant>
      <vt:variant>
        <vt:i4>2031666</vt:i4>
      </vt:variant>
      <vt:variant>
        <vt:i4>398</vt:i4>
      </vt:variant>
      <vt:variant>
        <vt:i4>0</vt:i4>
      </vt:variant>
      <vt:variant>
        <vt:i4>5</vt:i4>
      </vt:variant>
      <vt:variant>
        <vt:lpwstr/>
      </vt:variant>
      <vt:variant>
        <vt:lpwstr>_Toc14359891</vt:lpwstr>
      </vt:variant>
      <vt:variant>
        <vt:i4>1966130</vt:i4>
      </vt:variant>
      <vt:variant>
        <vt:i4>392</vt:i4>
      </vt:variant>
      <vt:variant>
        <vt:i4>0</vt:i4>
      </vt:variant>
      <vt:variant>
        <vt:i4>5</vt:i4>
      </vt:variant>
      <vt:variant>
        <vt:lpwstr/>
      </vt:variant>
      <vt:variant>
        <vt:lpwstr>_Toc14359890</vt:lpwstr>
      </vt:variant>
      <vt:variant>
        <vt:i4>1507379</vt:i4>
      </vt:variant>
      <vt:variant>
        <vt:i4>386</vt:i4>
      </vt:variant>
      <vt:variant>
        <vt:i4>0</vt:i4>
      </vt:variant>
      <vt:variant>
        <vt:i4>5</vt:i4>
      </vt:variant>
      <vt:variant>
        <vt:lpwstr/>
      </vt:variant>
      <vt:variant>
        <vt:lpwstr>_Toc14359889</vt:lpwstr>
      </vt:variant>
      <vt:variant>
        <vt:i4>1441843</vt:i4>
      </vt:variant>
      <vt:variant>
        <vt:i4>380</vt:i4>
      </vt:variant>
      <vt:variant>
        <vt:i4>0</vt:i4>
      </vt:variant>
      <vt:variant>
        <vt:i4>5</vt:i4>
      </vt:variant>
      <vt:variant>
        <vt:lpwstr/>
      </vt:variant>
      <vt:variant>
        <vt:lpwstr>_Toc14359888</vt:lpwstr>
      </vt:variant>
      <vt:variant>
        <vt:i4>1638451</vt:i4>
      </vt:variant>
      <vt:variant>
        <vt:i4>374</vt:i4>
      </vt:variant>
      <vt:variant>
        <vt:i4>0</vt:i4>
      </vt:variant>
      <vt:variant>
        <vt:i4>5</vt:i4>
      </vt:variant>
      <vt:variant>
        <vt:lpwstr/>
      </vt:variant>
      <vt:variant>
        <vt:lpwstr>_Toc14359887</vt:lpwstr>
      </vt:variant>
      <vt:variant>
        <vt:i4>1572915</vt:i4>
      </vt:variant>
      <vt:variant>
        <vt:i4>368</vt:i4>
      </vt:variant>
      <vt:variant>
        <vt:i4>0</vt:i4>
      </vt:variant>
      <vt:variant>
        <vt:i4>5</vt:i4>
      </vt:variant>
      <vt:variant>
        <vt:lpwstr/>
      </vt:variant>
      <vt:variant>
        <vt:lpwstr>_Toc14359886</vt:lpwstr>
      </vt:variant>
      <vt:variant>
        <vt:i4>1769523</vt:i4>
      </vt:variant>
      <vt:variant>
        <vt:i4>362</vt:i4>
      </vt:variant>
      <vt:variant>
        <vt:i4>0</vt:i4>
      </vt:variant>
      <vt:variant>
        <vt:i4>5</vt:i4>
      </vt:variant>
      <vt:variant>
        <vt:lpwstr/>
      </vt:variant>
      <vt:variant>
        <vt:lpwstr>_Toc14359885</vt:lpwstr>
      </vt:variant>
      <vt:variant>
        <vt:i4>1703987</vt:i4>
      </vt:variant>
      <vt:variant>
        <vt:i4>356</vt:i4>
      </vt:variant>
      <vt:variant>
        <vt:i4>0</vt:i4>
      </vt:variant>
      <vt:variant>
        <vt:i4>5</vt:i4>
      </vt:variant>
      <vt:variant>
        <vt:lpwstr/>
      </vt:variant>
      <vt:variant>
        <vt:lpwstr>_Toc14359884</vt:lpwstr>
      </vt:variant>
      <vt:variant>
        <vt:i4>1900595</vt:i4>
      </vt:variant>
      <vt:variant>
        <vt:i4>350</vt:i4>
      </vt:variant>
      <vt:variant>
        <vt:i4>0</vt:i4>
      </vt:variant>
      <vt:variant>
        <vt:i4>5</vt:i4>
      </vt:variant>
      <vt:variant>
        <vt:lpwstr/>
      </vt:variant>
      <vt:variant>
        <vt:lpwstr>_Toc14359883</vt:lpwstr>
      </vt:variant>
      <vt:variant>
        <vt:i4>1835059</vt:i4>
      </vt:variant>
      <vt:variant>
        <vt:i4>344</vt:i4>
      </vt:variant>
      <vt:variant>
        <vt:i4>0</vt:i4>
      </vt:variant>
      <vt:variant>
        <vt:i4>5</vt:i4>
      </vt:variant>
      <vt:variant>
        <vt:lpwstr/>
      </vt:variant>
      <vt:variant>
        <vt:lpwstr>_Toc14359882</vt:lpwstr>
      </vt:variant>
      <vt:variant>
        <vt:i4>2031667</vt:i4>
      </vt:variant>
      <vt:variant>
        <vt:i4>338</vt:i4>
      </vt:variant>
      <vt:variant>
        <vt:i4>0</vt:i4>
      </vt:variant>
      <vt:variant>
        <vt:i4>5</vt:i4>
      </vt:variant>
      <vt:variant>
        <vt:lpwstr/>
      </vt:variant>
      <vt:variant>
        <vt:lpwstr>_Toc14359881</vt:lpwstr>
      </vt:variant>
      <vt:variant>
        <vt:i4>1966131</vt:i4>
      </vt:variant>
      <vt:variant>
        <vt:i4>332</vt:i4>
      </vt:variant>
      <vt:variant>
        <vt:i4>0</vt:i4>
      </vt:variant>
      <vt:variant>
        <vt:i4>5</vt:i4>
      </vt:variant>
      <vt:variant>
        <vt:lpwstr/>
      </vt:variant>
      <vt:variant>
        <vt:lpwstr>_Toc14359880</vt:lpwstr>
      </vt:variant>
      <vt:variant>
        <vt:i4>1507388</vt:i4>
      </vt:variant>
      <vt:variant>
        <vt:i4>326</vt:i4>
      </vt:variant>
      <vt:variant>
        <vt:i4>0</vt:i4>
      </vt:variant>
      <vt:variant>
        <vt:i4>5</vt:i4>
      </vt:variant>
      <vt:variant>
        <vt:lpwstr/>
      </vt:variant>
      <vt:variant>
        <vt:lpwstr>_Toc14359879</vt:lpwstr>
      </vt:variant>
      <vt:variant>
        <vt:i4>1441852</vt:i4>
      </vt:variant>
      <vt:variant>
        <vt:i4>320</vt:i4>
      </vt:variant>
      <vt:variant>
        <vt:i4>0</vt:i4>
      </vt:variant>
      <vt:variant>
        <vt:i4>5</vt:i4>
      </vt:variant>
      <vt:variant>
        <vt:lpwstr/>
      </vt:variant>
      <vt:variant>
        <vt:lpwstr>_Toc14359878</vt:lpwstr>
      </vt:variant>
      <vt:variant>
        <vt:i4>1638460</vt:i4>
      </vt:variant>
      <vt:variant>
        <vt:i4>314</vt:i4>
      </vt:variant>
      <vt:variant>
        <vt:i4>0</vt:i4>
      </vt:variant>
      <vt:variant>
        <vt:i4>5</vt:i4>
      </vt:variant>
      <vt:variant>
        <vt:lpwstr/>
      </vt:variant>
      <vt:variant>
        <vt:lpwstr>_Toc14359877</vt:lpwstr>
      </vt:variant>
      <vt:variant>
        <vt:i4>1572924</vt:i4>
      </vt:variant>
      <vt:variant>
        <vt:i4>308</vt:i4>
      </vt:variant>
      <vt:variant>
        <vt:i4>0</vt:i4>
      </vt:variant>
      <vt:variant>
        <vt:i4>5</vt:i4>
      </vt:variant>
      <vt:variant>
        <vt:lpwstr/>
      </vt:variant>
      <vt:variant>
        <vt:lpwstr>_Toc14359876</vt:lpwstr>
      </vt:variant>
      <vt:variant>
        <vt:i4>1769532</vt:i4>
      </vt:variant>
      <vt:variant>
        <vt:i4>302</vt:i4>
      </vt:variant>
      <vt:variant>
        <vt:i4>0</vt:i4>
      </vt:variant>
      <vt:variant>
        <vt:i4>5</vt:i4>
      </vt:variant>
      <vt:variant>
        <vt:lpwstr/>
      </vt:variant>
      <vt:variant>
        <vt:lpwstr>_Toc14359875</vt:lpwstr>
      </vt:variant>
      <vt:variant>
        <vt:i4>1703996</vt:i4>
      </vt:variant>
      <vt:variant>
        <vt:i4>296</vt:i4>
      </vt:variant>
      <vt:variant>
        <vt:i4>0</vt:i4>
      </vt:variant>
      <vt:variant>
        <vt:i4>5</vt:i4>
      </vt:variant>
      <vt:variant>
        <vt:lpwstr/>
      </vt:variant>
      <vt:variant>
        <vt:lpwstr>_Toc14359874</vt:lpwstr>
      </vt:variant>
      <vt:variant>
        <vt:i4>1900604</vt:i4>
      </vt:variant>
      <vt:variant>
        <vt:i4>290</vt:i4>
      </vt:variant>
      <vt:variant>
        <vt:i4>0</vt:i4>
      </vt:variant>
      <vt:variant>
        <vt:i4>5</vt:i4>
      </vt:variant>
      <vt:variant>
        <vt:lpwstr/>
      </vt:variant>
      <vt:variant>
        <vt:lpwstr>_Toc14359873</vt:lpwstr>
      </vt:variant>
      <vt:variant>
        <vt:i4>1835068</vt:i4>
      </vt:variant>
      <vt:variant>
        <vt:i4>284</vt:i4>
      </vt:variant>
      <vt:variant>
        <vt:i4>0</vt:i4>
      </vt:variant>
      <vt:variant>
        <vt:i4>5</vt:i4>
      </vt:variant>
      <vt:variant>
        <vt:lpwstr/>
      </vt:variant>
      <vt:variant>
        <vt:lpwstr>_Toc14359872</vt:lpwstr>
      </vt:variant>
      <vt:variant>
        <vt:i4>2031676</vt:i4>
      </vt:variant>
      <vt:variant>
        <vt:i4>278</vt:i4>
      </vt:variant>
      <vt:variant>
        <vt:i4>0</vt:i4>
      </vt:variant>
      <vt:variant>
        <vt:i4>5</vt:i4>
      </vt:variant>
      <vt:variant>
        <vt:lpwstr/>
      </vt:variant>
      <vt:variant>
        <vt:lpwstr>_Toc14359871</vt:lpwstr>
      </vt:variant>
      <vt:variant>
        <vt:i4>1966140</vt:i4>
      </vt:variant>
      <vt:variant>
        <vt:i4>272</vt:i4>
      </vt:variant>
      <vt:variant>
        <vt:i4>0</vt:i4>
      </vt:variant>
      <vt:variant>
        <vt:i4>5</vt:i4>
      </vt:variant>
      <vt:variant>
        <vt:lpwstr/>
      </vt:variant>
      <vt:variant>
        <vt:lpwstr>_Toc14359870</vt:lpwstr>
      </vt:variant>
      <vt:variant>
        <vt:i4>1507389</vt:i4>
      </vt:variant>
      <vt:variant>
        <vt:i4>266</vt:i4>
      </vt:variant>
      <vt:variant>
        <vt:i4>0</vt:i4>
      </vt:variant>
      <vt:variant>
        <vt:i4>5</vt:i4>
      </vt:variant>
      <vt:variant>
        <vt:lpwstr/>
      </vt:variant>
      <vt:variant>
        <vt:lpwstr>_Toc14359869</vt:lpwstr>
      </vt:variant>
      <vt:variant>
        <vt:i4>1441853</vt:i4>
      </vt:variant>
      <vt:variant>
        <vt:i4>260</vt:i4>
      </vt:variant>
      <vt:variant>
        <vt:i4>0</vt:i4>
      </vt:variant>
      <vt:variant>
        <vt:i4>5</vt:i4>
      </vt:variant>
      <vt:variant>
        <vt:lpwstr/>
      </vt:variant>
      <vt:variant>
        <vt:lpwstr>_Toc14359868</vt:lpwstr>
      </vt:variant>
      <vt:variant>
        <vt:i4>1638461</vt:i4>
      </vt:variant>
      <vt:variant>
        <vt:i4>254</vt:i4>
      </vt:variant>
      <vt:variant>
        <vt:i4>0</vt:i4>
      </vt:variant>
      <vt:variant>
        <vt:i4>5</vt:i4>
      </vt:variant>
      <vt:variant>
        <vt:lpwstr/>
      </vt:variant>
      <vt:variant>
        <vt:lpwstr>_Toc14359867</vt:lpwstr>
      </vt:variant>
      <vt:variant>
        <vt:i4>1572925</vt:i4>
      </vt:variant>
      <vt:variant>
        <vt:i4>248</vt:i4>
      </vt:variant>
      <vt:variant>
        <vt:i4>0</vt:i4>
      </vt:variant>
      <vt:variant>
        <vt:i4>5</vt:i4>
      </vt:variant>
      <vt:variant>
        <vt:lpwstr/>
      </vt:variant>
      <vt:variant>
        <vt:lpwstr>_Toc14359866</vt:lpwstr>
      </vt:variant>
      <vt:variant>
        <vt:i4>1769533</vt:i4>
      </vt:variant>
      <vt:variant>
        <vt:i4>242</vt:i4>
      </vt:variant>
      <vt:variant>
        <vt:i4>0</vt:i4>
      </vt:variant>
      <vt:variant>
        <vt:i4>5</vt:i4>
      </vt:variant>
      <vt:variant>
        <vt:lpwstr/>
      </vt:variant>
      <vt:variant>
        <vt:lpwstr>_Toc14359865</vt:lpwstr>
      </vt:variant>
      <vt:variant>
        <vt:i4>1703997</vt:i4>
      </vt:variant>
      <vt:variant>
        <vt:i4>236</vt:i4>
      </vt:variant>
      <vt:variant>
        <vt:i4>0</vt:i4>
      </vt:variant>
      <vt:variant>
        <vt:i4>5</vt:i4>
      </vt:variant>
      <vt:variant>
        <vt:lpwstr/>
      </vt:variant>
      <vt:variant>
        <vt:lpwstr>_Toc14359864</vt:lpwstr>
      </vt:variant>
      <vt:variant>
        <vt:i4>1900605</vt:i4>
      </vt:variant>
      <vt:variant>
        <vt:i4>230</vt:i4>
      </vt:variant>
      <vt:variant>
        <vt:i4>0</vt:i4>
      </vt:variant>
      <vt:variant>
        <vt:i4>5</vt:i4>
      </vt:variant>
      <vt:variant>
        <vt:lpwstr/>
      </vt:variant>
      <vt:variant>
        <vt:lpwstr>_Toc14359863</vt:lpwstr>
      </vt:variant>
      <vt:variant>
        <vt:i4>1835069</vt:i4>
      </vt:variant>
      <vt:variant>
        <vt:i4>224</vt:i4>
      </vt:variant>
      <vt:variant>
        <vt:i4>0</vt:i4>
      </vt:variant>
      <vt:variant>
        <vt:i4>5</vt:i4>
      </vt:variant>
      <vt:variant>
        <vt:lpwstr/>
      </vt:variant>
      <vt:variant>
        <vt:lpwstr>_Toc14359862</vt:lpwstr>
      </vt:variant>
      <vt:variant>
        <vt:i4>2031677</vt:i4>
      </vt:variant>
      <vt:variant>
        <vt:i4>218</vt:i4>
      </vt:variant>
      <vt:variant>
        <vt:i4>0</vt:i4>
      </vt:variant>
      <vt:variant>
        <vt:i4>5</vt:i4>
      </vt:variant>
      <vt:variant>
        <vt:lpwstr/>
      </vt:variant>
      <vt:variant>
        <vt:lpwstr>_Toc14359861</vt:lpwstr>
      </vt:variant>
      <vt:variant>
        <vt:i4>1966141</vt:i4>
      </vt:variant>
      <vt:variant>
        <vt:i4>212</vt:i4>
      </vt:variant>
      <vt:variant>
        <vt:i4>0</vt:i4>
      </vt:variant>
      <vt:variant>
        <vt:i4>5</vt:i4>
      </vt:variant>
      <vt:variant>
        <vt:lpwstr/>
      </vt:variant>
      <vt:variant>
        <vt:lpwstr>_Toc14359860</vt:lpwstr>
      </vt:variant>
      <vt:variant>
        <vt:i4>1507390</vt:i4>
      </vt:variant>
      <vt:variant>
        <vt:i4>206</vt:i4>
      </vt:variant>
      <vt:variant>
        <vt:i4>0</vt:i4>
      </vt:variant>
      <vt:variant>
        <vt:i4>5</vt:i4>
      </vt:variant>
      <vt:variant>
        <vt:lpwstr/>
      </vt:variant>
      <vt:variant>
        <vt:lpwstr>_Toc14359859</vt:lpwstr>
      </vt:variant>
      <vt:variant>
        <vt:i4>1441854</vt:i4>
      </vt:variant>
      <vt:variant>
        <vt:i4>200</vt:i4>
      </vt:variant>
      <vt:variant>
        <vt:i4>0</vt:i4>
      </vt:variant>
      <vt:variant>
        <vt:i4>5</vt:i4>
      </vt:variant>
      <vt:variant>
        <vt:lpwstr/>
      </vt:variant>
      <vt:variant>
        <vt:lpwstr>_Toc14359858</vt:lpwstr>
      </vt:variant>
      <vt:variant>
        <vt:i4>1441853</vt:i4>
      </vt:variant>
      <vt:variant>
        <vt:i4>194</vt:i4>
      </vt:variant>
      <vt:variant>
        <vt:i4>0</vt:i4>
      </vt:variant>
      <vt:variant>
        <vt:i4>5</vt:i4>
      </vt:variant>
      <vt:variant>
        <vt:lpwstr/>
      </vt:variant>
      <vt:variant>
        <vt:lpwstr>_Toc14359767</vt:lpwstr>
      </vt:variant>
      <vt:variant>
        <vt:i4>1507389</vt:i4>
      </vt:variant>
      <vt:variant>
        <vt:i4>188</vt:i4>
      </vt:variant>
      <vt:variant>
        <vt:i4>0</vt:i4>
      </vt:variant>
      <vt:variant>
        <vt:i4>5</vt:i4>
      </vt:variant>
      <vt:variant>
        <vt:lpwstr/>
      </vt:variant>
      <vt:variant>
        <vt:lpwstr>_Toc14359766</vt:lpwstr>
      </vt:variant>
      <vt:variant>
        <vt:i4>1310781</vt:i4>
      </vt:variant>
      <vt:variant>
        <vt:i4>182</vt:i4>
      </vt:variant>
      <vt:variant>
        <vt:i4>0</vt:i4>
      </vt:variant>
      <vt:variant>
        <vt:i4>5</vt:i4>
      </vt:variant>
      <vt:variant>
        <vt:lpwstr/>
      </vt:variant>
      <vt:variant>
        <vt:lpwstr>_Toc14359765</vt:lpwstr>
      </vt:variant>
      <vt:variant>
        <vt:i4>1376317</vt:i4>
      </vt:variant>
      <vt:variant>
        <vt:i4>176</vt:i4>
      </vt:variant>
      <vt:variant>
        <vt:i4>0</vt:i4>
      </vt:variant>
      <vt:variant>
        <vt:i4>5</vt:i4>
      </vt:variant>
      <vt:variant>
        <vt:lpwstr/>
      </vt:variant>
      <vt:variant>
        <vt:lpwstr>_Toc14359764</vt:lpwstr>
      </vt:variant>
      <vt:variant>
        <vt:i4>1179709</vt:i4>
      </vt:variant>
      <vt:variant>
        <vt:i4>170</vt:i4>
      </vt:variant>
      <vt:variant>
        <vt:i4>0</vt:i4>
      </vt:variant>
      <vt:variant>
        <vt:i4>5</vt:i4>
      </vt:variant>
      <vt:variant>
        <vt:lpwstr/>
      </vt:variant>
      <vt:variant>
        <vt:lpwstr>_Toc14359763</vt:lpwstr>
      </vt:variant>
      <vt:variant>
        <vt:i4>1245245</vt:i4>
      </vt:variant>
      <vt:variant>
        <vt:i4>164</vt:i4>
      </vt:variant>
      <vt:variant>
        <vt:i4>0</vt:i4>
      </vt:variant>
      <vt:variant>
        <vt:i4>5</vt:i4>
      </vt:variant>
      <vt:variant>
        <vt:lpwstr/>
      </vt:variant>
      <vt:variant>
        <vt:lpwstr>_Toc14359762</vt:lpwstr>
      </vt:variant>
      <vt:variant>
        <vt:i4>1572926</vt:i4>
      </vt:variant>
      <vt:variant>
        <vt:i4>158</vt:i4>
      </vt:variant>
      <vt:variant>
        <vt:i4>0</vt:i4>
      </vt:variant>
      <vt:variant>
        <vt:i4>5</vt:i4>
      </vt:variant>
      <vt:variant>
        <vt:lpwstr/>
      </vt:variant>
      <vt:variant>
        <vt:lpwstr>_Toc14359759</vt:lpwstr>
      </vt:variant>
      <vt:variant>
        <vt:i4>1638462</vt:i4>
      </vt:variant>
      <vt:variant>
        <vt:i4>152</vt:i4>
      </vt:variant>
      <vt:variant>
        <vt:i4>0</vt:i4>
      </vt:variant>
      <vt:variant>
        <vt:i4>5</vt:i4>
      </vt:variant>
      <vt:variant>
        <vt:lpwstr/>
      </vt:variant>
      <vt:variant>
        <vt:lpwstr>_Toc14359758</vt:lpwstr>
      </vt:variant>
      <vt:variant>
        <vt:i4>1441854</vt:i4>
      </vt:variant>
      <vt:variant>
        <vt:i4>146</vt:i4>
      </vt:variant>
      <vt:variant>
        <vt:i4>0</vt:i4>
      </vt:variant>
      <vt:variant>
        <vt:i4>5</vt:i4>
      </vt:variant>
      <vt:variant>
        <vt:lpwstr/>
      </vt:variant>
      <vt:variant>
        <vt:lpwstr>_Toc14359757</vt:lpwstr>
      </vt:variant>
      <vt:variant>
        <vt:i4>1507390</vt:i4>
      </vt:variant>
      <vt:variant>
        <vt:i4>140</vt:i4>
      </vt:variant>
      <vt:variant>
        <vt:i4>0</vt:i4>
      </vt:variant>
      <vt:variant>
        <vt:i4>5</vt:i4>
      </vt:variant>
      <vt:variant>
        <vt:lpwstr/>
      </vt:variant>
      <vt:variant>
        <vt:lpwstr>_Toc14359756</vt:lpwstr>
      </vt:variant>
      <vt:variant>
        <vt:i4>1310782</vt:i4>
      </vt:variant>
      <vt:variant>
        <vt:i4>134</vt:i4>
      </vt:variant>
      <vt:variant>
        <vt:i4>0</vt:i4>
      </vt:variant>
      <vt:variant>
        <vt:i4>5</vt:i4>
      </vt:variant>
      <vt:variant>
        <vt:lpwstr/>
      </vt:variant>
      <vt:variant>
        <vt:lpwstr>_Toc14359755</vt:lpwstr>
      </vt:variant>
      <vt:variant>
        <vt:i4>1376318</vt:i4>
      </vt:variant>
      <vt:variant>
        <vt:i4>128</vt:i4>
      </vt:variant>
      <vt:variant>
        <vt:i4>0</vt:i4>
      </vt:variant>
      <vt:variant>
        <vt:i4>5</vt:i4>
      </vt:variant>
      <vt:variant>
        <vt:lpwstr/>
      </vt:variant>
      <vt:variant>
        <vt:lpwstr>_Toc14359754</vt:lpwstr>
      </vt:variant>
      <vt:variant>
        <vt:i4>1179710</vt:i4>
      </vt:variant>
      <vt:variant>
        <vt:i4>122</vt:i4>
      </vt:variant>
      <vt:variant>
        <vt:i4>0</vt:i4>
      </vt:variant>
      <vt:variant>
        <vt:i4>5</vt:i4>
      </vt:variant>
      <vt:variant>
        <vt:lpwstr/>
      </vt:variant>
      <vt:variant>
        <vt:lpwstr>_Toc14359753</vt:lpwstr>
      </vt:variant>
      <vt:variant>
        <vt:i4>1245246</vt:i4>
      </vt:variant>
      <vt:variant>
        <vt:i4>116</vt:i4>
      </vt:variant>
      <vt:variant>
        <vt:i4>0</vt:i4>
      </vt:variant>
      <vt:variant>
        <vt:i4>5</vt:i4>
      </vt:variant>
      <vt:variant>
        <vt:lpwstr/>
      </vt:variant>
      <vt:variant>
        <vt:lpwstr>_Toc14359752</vt:lpwstr>
      </vt:variant>
      <vt:variant>
        <vt:i4>1048638</vt:i4>
      </vt:variant>
      <vt:variant>
        <vt:i4>110</vt:i4>
      </vt:variant>
      <vt:variant>
        <vt:i4>0</vt:i4>
      </vt:variant>
      <vt:variant>
        <vt:i4>5</vt:i4>
      </vt:variant>
      <vt:variant>
        <vt:lpwstr/>
      </vt:variant>
      <vt:variant>
        <vt:lpwstr>_Toc14359751</vt:lpwstr>
      </vt:variant>
      <vt:variant>
        <vt:i4>1114174</vt:i4>
      </vt:variant>
      <vt:variant>
        <vt:i4>104</vt:i4>
      </vt:variant>
      <vt:variant>
        <vt:i4>0</vt:i4>
      </vt:variant>
      <vt:variant>
        <vt:i4>5</vt:i4>
      </vt:variant>
      <vt:variant>
        <vt:lpwstr/>
      </vt:variant>
      <vt:variant>
        <vt:lpwstr>_Toc14359750</vt:lpwstr>
      </vt:variant>
      <vt:variant>
        <vt:i4>1572927</vt:i4>
      </vt:variant>
      <vt:variant>
        <vt:i4>98</vt:i4>
      </vt:variant>
      <vt:variant>
        <vt:i4>0</vt:i4>
      </vt:variant>
      <vt:variant>
        <vt:i4>5</vt:i4>
      </vt:variant>
      <vt:variant>
        <vt:lpwstr/>
      </vt:variant>
      <vt:variant>
        <vt:lpwstr>_Toc14359749</vt:lpwstr>
      </vt:variant>
      <vt:variant>
        <vt:i4>1638463</vt:i4>
      </vt:variant>
      <vt:variant>
        <vt:i4>92</vt:i4>
      </vt:variant>
      <vt:variant>
        <vt:i4>0</vt:i4>
      </vt:variant>
      <vt:variant>
        <vt:i4>5</vt:i4>
      </vt:variant>
      <vt:variant>
        <vt:lpwstr/>
      </vt:variant>
      <vt:variant>
        <vt:lpwstr>_Toc14359748</vt:lpwstr>
      </vt:variant>
      <vt:variant>
        <vt:i4>1441855</vt:i4>
      </vt:variant>
      <vt:variant>
        <vt:i4>86</vt:i4>
      </vt:variant>
      <vt:variant>
        <vt:i4>0</vt:i4>
      </vt:variant>
      <vt:variant>
        <vt:i4>5</vt:i4>
      </vt:variant>
      <vt:variant>
        <vt:lpwstr/>
      </vt:variant>
      <vt:variant>
        <vt:lpwstr>_Toc14359747</vt:lpwstr>
      </vt:variant>
      <vt:variant>
        <vt:i4>1507391</vt:i4>
      </vt:variant>
      <vt:variant>
        <vt:i4>80</vt:i4>
      </vt:variant>
      <vt:variant>
        <vt:i4>0</vt:i4>
      </vt:variant>
      <vt:variant>
        <vt:i4>5</vt:i4>
      </vt:variant>
      <vt:variant>
        <vt:lpwstr/>
      </vt:variant>
      <vt:variant>
        <vt:lpwstr>_Toc14359746</vt:lpwstr>
      </vt:variant>
      <vt:variant>
        <vt:i4>1310783</vt:i4>
      </vt:variant>
      <vt:variant>
        <vt:i4>74</vt:i4>
      </vt:variant>
      <vt:variant>
        <vt:i4>0</vt:i4>
      </vt:variant>
      <vt:variant>
        <vt:i4>5</vt:i4>
      </vt:variant>
      <vt:variant>
        <vt:lpwstr/>
      </vt:variant>
      <vt:variant>
        <vt:lpwstr>_Toc14359745</vt:lpwstr>
      </vt:variant>
      <vt:variant>
        <vt:i4>1376319</vt:i4>
      </vt:variant>
      <vt:variant>
        <vt:i4>68</vt:i4>
      </vt:variant>
      <vt:variant>
        <vt:i4>0</vt:i4>
      </vt:variant>
      <vt:variant>
        <vt:i4>5</vt:i4>
      </vt:variant>
      <vt:variant>
        <vt:lpwstr/>
      </vt:variant>
      <vt:variant>
        <vt:lpwstr>_Toc14359744</vt:lpwstr>
      </vt:variant>
      <vt:variant>
        <vt:i4>1179711</vt:i4>
      </vt:variant>
      <vt:variant>
        <vt:i4>62</vt:i4>
      </vt:variant>
      <vt:variant>
        <vt:i4>0</vt:i4>
      </vt:variant>
      <vt:variant>
        <vt:i4>5</vt:i4>
      </vt:variant>
      <vt:variant>
        <vt:lpwstr/>
      </vt:variant>
      <vt:variant>
        <vt:lpwstr>_Toc14359743</vt:lpwstr>
      </vt:variant>
      <vt:variant>
        <vt:i4>1245247</vt:i4>
      </vt:variant>
      <vt:variant>
        <vt:i4>56</vt:i4>
      </vt:variant>
      <vt:variant>
        <vt:i4>0</vt:i4>
      </vt:variant>
      <vt:variant>
        <vt:i4>5</vt:i4>
      </vt:variant>
      <vt:variant>
        <vt:lpwstr/>
      </vt:variant>
      <vt:variant>
        <vt:lpwstr>_Toc14359742</vt:lpwstr>
      </vt:variant>
      <vt:variant>
        <vt:i4>1048639</vt:i4>
      </vt:variant>
      <vt:variant>
        <vt:i4>50</vt:i4>
      </vt:variant>
      <vt:variant>
        <vt:i4>0</vt:i4>
      </vt:variant>
      <vt:variant>
        <vt:i4>5</vt:i4>
      </vt:variant>
      <vt:variant>
        <vt:lpwstr/>
      </vt:variant>
      <vt:variant>
        <vt:lpwstr>_Toc14359741</vt:lpwstr>
      </vt:variant>
      <vt:variant>
        <vt:i4>1114175</vt:i4>
      </vt:variant>
      <vt:variant>
        <vt:i4>44</vt:i4>
      </vt:variant>
      <vt:variant>
        <vt:i4>0</vt:i4>
      </vt:variant>
      <vt:variant>
        <vt:i4>5</vt:i4>
      </vt:variant>
      <vt:variant>
        <vt:lpwstr/>
      </vt:variant>
      <vt:variant>
        <vt:lpwstr>_Toc14359740</vt:lpwstr>
      </vt:variant>
      <vt:variant>
        <vt:i4>1572920</vt:i4>
      </vt:variant>
      <vt:variant>
        <vt:i4>38</vt:i4>
      </vt:variant>
      <vt:variant>
        <vt:i4>0</vt:i4>
      </vt:variant>
      <vt:variant>
        <vt:i4>5</vt:i4>
      </vt:variant>
      <vt:variant>
        <vt:lpwstr/>
      </vt:variant>
      <vt:variant>
        <vt:lpwstr>_Toc14359739</vt:lpwstr>
      </vt:variant>
      <vt:variant>
        <vt:i4>1638456</vt:i4>
      </vt:variant>
      <vt:variant>
        <vt:i4>32</vt:i4>
      </vt:variant>
      <vt:variant>
        <vt:i4>0</vt:i4>
      </vt:variant>
      <vt:variant>
        <vt:i4>5</vt:i4>
      </vt:variant>
      <vt:variant>
        <vt:lpwstr/>
      </vt:variant>
      <vt:variant>
        <vt:lpwstr>_Toc14359738</vt:lpwstr>
      </vt:variant>
      <vt:variant>
        <vt:i4>1441848</vt:i4>
      </vt:variant>
      <vt:variant>
        <vt:i4>26</vt:i4>
      </vt:variant>
      <vt:variant>
        <vt:i4>0</vt:i4>
      </vt:variant>
      <vt:variant>
        <vt:i4>5</vt:i4>
      </vt:variant>
      <vt:variant>
        <vt:lpwstr/>
      </vt:variant>
      <vt:variant>
        <vt:lpwstr>_Toc14359737</vt:lpwstr>
      </vt:variant>
      <vt:variant>
        <vt:i4>1507384</vt:i4>
      </vt:variant>
      <vt:variant>
        <vt:i4>20</vt:i4>
      </vt:variant>
      <vt:variant>
        <vt:i4>0</vt:i4>
      </vt:variant>
      <vt:variant>
        <vt:i4>5</vt:i4>
      </vt:variant>
      <vt:variant>
        <vt:lpwstr/>
      </vt:variant>
      <vt:variant>
        <vt:lpwstr>_Toc14359736</vt:lpwstr>
      </vt:variant>
      <vt:variant>
        <vt:i4>1310776</vt:i4>
      </vt:variant>
      <vt:variant>
        <vt:i4>14</vt:i4>
      </vt:variant>
      <vt:variant>
        <vt:i4>0</vt:i4>
      </vt:variant>
      <vt:variant>
        <vt:i4>5</vt:i4>
      </vt:variant>
      <vt:variant>
        <vt:lpwstr/>
      </vt:variant>
      <vt:variant>
        <vt:lpwstr>_Toc14359735</vt:lpwstr>
      </vt:variant>
      <vt:variant>
        <vt:i4>1376312</vt:i4>
      </vt:variant>
      <vt:variant>
        <vt:i4>8</vt:i4>
      </vt:variant>
      <vt:variant>
        <vt:i4>0</vt:i4>
      </vt:variant>
      <vt:variant>
        <vt:i4>5</vt:i4>
      </vt:variant>
      <vt:variant>
        <vt:lpwstr/>
      </vt:variant>
      <vt:variant>
        <vt:lpwstr>_Toc14359734</vt:lpwstr>
      </vt:variant>
      <vt:variant>
        <vt:i4>1179704</vt:i4>
      </vt:variant>
      <vt:variant>
        <vt:i4>2</vt:i4>
      </vt:variant>
      <vt:variant>
        <vt:i4>0</vt:i4>
      </vt:variant>
      <vt:variant>
        <vt:i4>5</vt:i4>
      </vt:variant>
      <vt:variant>
        <vt:lpwstr/>
      </vt:variant>
      <vt:variant>
        <vt:lpwstr>_Toc14359733</vt:lpwstr>
      </vt:variant>
      <vt:variant>
        <vt:i4>4325377</vt:i4>
      </vt:variant>
      <vt:variant>
        <vt:i4>27</vt:i4>
      </vt:variant>
      <vt:variant>
        <vt:i4>0</vt:i4>
      </vt:variant>
      <vt:variant>
        <vt:i4>5</vt:i4>
      </vt:variant>
      <vt:variant>
        <vt:lpwstr>https://www.ifpri.org/publication/measuring-progress-toward-empowerment-womens-empowerment-agriculture-index-baseline</vt:lpwstr>
      </vt:variant>
      <vt:variant>
        <vt:lpwstr/>
      </vt:variant>
      <vt:variant>
        <vt:i4>5505028</vt:i4>
      </vt:variant>
      <vt:variant>
        <vt:i4>24</vt:i4>
      </vt:variant>
      <vt:variant>
        <vt:i4>0</vt:i4>
      </vt:variant>
      <vt:variant>
        <vt:i4>5</vt:i4>
      </vt:variant>
      <vt:variant>
        <vt:lpwstr>https://www.agrilinks.org/post/feed-future-zoi-survey-methods</vt:lpwstr>
      </vt:variant>
      <vt:variant>
        <vt:lpwstr/>
      </vt:variant>
      <vt:variant>
        <vt:i4>3145765</vt:i4>
      </vt:variant>
      <vt:variant>
        <vt:i4>21</vt:i4>
      </vt:variant>
      <vt:variant>
        <vt:i4>0</vt:i4>
      </vt:variant>
      <vt:variant>
        <vt:i4>5</vt:i4>
      </vt:variant>
      <vt:variant>
        <vt:lpwstr>http://www.ifpri.org/publication/instructional-guide-abbreviated-womens-empowerment-agriculture-index-weai</vt:lpwstr>
      </vt:variant>
      <vt:variant>
        <vt:lpwstr/>
      </vt:variant>
      <vt:variant>
        <vt:i4>3211391</vt:i4>
      </vt:variant>
      <vt:variant>
        <vt:i4>18</vt:i4>
      </vt:variant>
      <vt:variant>
        <vt:i4>0</vt:i4>
      </vt:variant>
      <vt:variant>
        <vt:i4>5</vt:i4>
      </vt:variant>
      <vt:variant>
        <vt:lpwstr>http://go.worldbank.org/PYLADRLUN0</vt:lpwstr>
      </vt:variant>
      <vt:variant>
        <vt:lpwstr/>
      </vt:variant>
      <vt:variant>
        <vt:i4>3342374</vt:i4>
      </vt:variant>
      <vt:variant>
        <vt:i4>15</vt:i4>
      </vt:variant>
      <vt:variant>
        <vt:i4>0</vt:i4>
      </vt:variant>
      <vt:variant>
        <vt:i4>5</vt:i4>
      </vt:variant>
      <vt:variant>
        <vt:lpwstr>http://siteresources.worldbank.org/INTPA/Resources/429966-1092778639630/deatonZaidi.pdf</vt:lpwstr>
      </vt:variant>
      <vt:variant>
        <vt:lpwstr/>
      </vt:variant>
      <vt:variant>
        <vt:i4>3342374</vt:i4>
      </vt:variant>
      <vt:variant>
        <vt:i4>12</vt:i4>
      </vt:variant>
      <vt:variant>
        <vt:i4>0</vt:i4>
      </vt:variant>
      <vt:variant>
        <vt:i4>5</vt:i4>
      </vt:variant>
      <vt:variant>
        <vt:lpwstr>http://siteresources.worldbank.org/INTPA/Resources/429966-1092778639630/deatonZaidi.pdf</vt:lpwstr>
      </vt:variant>
      <vt:variant>
        <vt:lpwstr/>
      </vt:variant>
      <vt:variant>
        <vt:i4>5505028</vt:i4>
      </vt:variant>
      <vt:variant>
        <vt:i4>9</vt:i4>
      </vt:variant>
      <vt:variant>
        <vt:i4>0</vt:i4>
      </vt:variant>
      <vt:variant>
        <vt:i4>5</vt:i4>
      </vt:variant>
      <vt:variant>
        <vt:lpwstr>https://www.agrilinks.org/post/feed-future-zoi-survey-methods</vt:lpwstr>
      </vt:variant>
      <vt:variant>
        <vt:lpwstr/>
      </vt:variant>
      <vt:variant>
        <vt:i4>8126578</vt:i4>
      </vt:variant>
      <vt:variant>
        <vt:i4>6</vt:i4>
      </vt:variant>
      <vt:variant>
        <vt:i4>0</vt:i4>
      </vt:variant>
      <vt:variant>
        <vt:i4>5</vt:i4>
      </vt:variant>
      <vt:variant>
        <vt:lpwstr>https://washdata.org/sites/default/files/JMP methodology-Apr-2018-5.pdf</vt:lpwstr>
      </vt:variant>
      <vt:variant>
        <vt:lpwstr/>
      </vt:variant>
      <vt:variant>
        <vt:i4>5505028</vt:i4>
      </vt:variant>
      <vt:variant>
        <vt:i4>3</vt:i4>
      </vt:variant>
      <vt:variant>
        <vt:i4>0</vt:i4>
      </vt:variant>
      <vt:variant>
        <vt:i4>5</vt:i4>
      </vt:variant>
      <vt:variant>
        <vt:lpwstr>https://www.agrilinks.org/post/feed-future-zoi-survey-methods</vt:lpwstr>
      </vt:variant>
      <vt:variant>
        <vt:lpwstr/>
      </vt:variant>
      <vt:variant>
        <vt:i4>262148</vt:i4>
      </vt:variant>
      <vt:variant>
        <vt:i4>0</vt:i4>
      </vt:variant>
      <vt:variant>
        <vt:i4>0</vt:i4>
      </vt:variant>
      <vt:variant>
        <vt:i4>5</vt:i4>
      </vt:variant>
      <vt:variant>
        <vt:lpwstr>https://www.agrilinks.org/post/feed-future-indicator-handbook</vt:lpwstr>
      </vt:variant>
      <vt:variant>
        <vt:lpwstr/>
      </vt:variant>
      <vt:variant>
        <vt:i4>3145816</vt:i4>
      </vt:variant>
      <vt:variant>
        <vt:i4>9</vt:i4>
      </vt:variant>
      <vt:variant>
        <vt:i4>0</vt:i4>
      </vt:variant>
      <vt:variant>
        <vt:i4>5</vt:i4>
      </vt:variant>
      <vt:variant>
        <vt:lpwstr>https://www.ifpri.org/sites/default/files/a-weai_instructional_guide_final.pdf</vt:lpwstr>
      </vt:variant>
      <vt:variant>
        <vt:lpwstr/>
      </vt:variant>
      <vt:variant>
        <vt:i4>3145816</vt:i4>
      </vt:variant>
      <vt:variant>
        <vt:i4>6</vt:i4>
      </vt:variant>
      <vt:variant>
        <vt:i4>0</vt:i4>
      </vt:variant>
      <vt:variant>
        <vt:i4>5</vt:i4>
      </vt:variant>
      <vt:variant>
        <vt:lpwstr>https://www.ifpri.org/sites/default/files/a-weai_instructional_guide_final.pdf</vt:lpwstr>
      </vt:variant>
      <vt:variant>
        <vt:lpwstr/>
      </vt:variant>
      <vt:variant>
        <vt:i4>3145816</vt:i4>
      </vt:variant>
      <vt:variant>
        <vt:i4>3</vt:i4>
      </vt:variant>
      <vt:variant>
        <vt:i4>0</vt:i4>
      </vt:variant>
      <vt:variant>
        <vt:i4>5</vt:i4>
      </vt:variant>
      <vt:variant>
        <vt:lpwstr>https://www.ifpri.org/sites/default/files/a-weai_instructional_guide_final.pdf</vt:lpwstr>
      </vt:variant>
      <vt:variant>
        <vt:lpwstr/>
      </vt:variant>
      <vt:variant>
        <vt:i4>6815780</vt:i4>
      </vt:variant>
      <vt:variant>
        <vt:i4>0</vt:i4>
      </vt:variant>
      <vt:variant>
        <vt:i4>0</vt:i4>
      </vt:variant>
      <vt:variant>
        <vt:i4>5</vt:i4>
      </vt:variant>
      <vt:variant>
        <vt:lpwstr>https://drive.google.com/drive/folders/0B5vOFyrJZjl3RkVfZ2VEZ0lHSFk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Johnson, Kiersten (BFS/SPPM)</dc:creator>
  <cp:lastModifiedBy>Zalisk, Kirsten</cp:lastModifiedBy>
  <cp:revision>175</cp:revision>
  <cp:lastPrinted>2020-01-14T21:48:00Z</cp:lastPrinted>
  <dcterms:created xsi:type="dcterms:W3CDTF">2020-11-04T14:53:00Z</dcterms:created>
  <dcterms:modified xsi:type="dcterms:W3CDTF">2021-03-29T14:22:00Z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